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2CDBF" w14:textId="7A12E34B" w:rsidR="00E557B1" w:rsidRPr="00FD35A8" w:rsidRDefault="00E557B1" w:rsidP="00C91C76">
      <w:pPr>
        <w:pStyle w:val="A-TableFootnoteText"/>
        <w:rPr>
          <w:rFonts w:ascii="Times New Roman" w:hAnsi="Times New Roman"/>
        </w:rPr>
      </w:pPr>
      <w:bookmarkStart w:id="0" w:name="_Hlk172032575"/>
      <w:bookmarkEnd w:id="0"/>
    </w:p>
    <w:p w14:paraId="1B2C04BC" w14:textId="77777777" w:rsidR="00E557B1" w:rsidRPr="00FD35A8" w:rsidRDefault="00E557B1" w:rsidP="00E557B1">
      <w:pPr>
        <w:widowControl/>
        <w:spacing w:afterLines="50" w:after="156" w:line="300" w:lineRule="auto"/>
        <w:rPr>
          <w:rFonts w:ascii="Times New Roman" w:hAnsi="Times New Roman" w:cs="Times New Roman"/>
          <w:spacing w:val="-68"/>
          <w:kern w:val="0"/>
          <w:lang w:val="en-GB"/>
        </w:rPr>
      </w:pPr>
    </w:p>
    <w:p w14:paraId="4BAB5404" w14:textId="77777777" w:rsidR="00E557B1" w:rsidRPr="00FD35A8" w:rsidRDefault="00E557B1" w:rsidP="00E557B1">
      <w:pPr>
        <w:widowControl/>
        <w:spacing w:afterLines="50" w:after="156" w:line="300" w:lineRule="auto"/>
        <w:jc w:val="center"/>
        <w:rPr>
          <w:rFonts w:ascii="Times New Roman" w:hAnsi="Times New Roman" w:cs="Times New Roman"/>
          <w:b/>
          <w:caps/>
          <w:color w:val="000000"/>
          <w:sz w:val="44"/>
          <w:szCs w:val="44"/>
        </w:rPr>
      </w:pPr>
    </w:p>
    <w:p w14:paraId="7127FE40" w14:textId="77777777" w:rsidR="00E557B1" w:rsidRPr="00FD35A8" w:rsidRDefault="00E557B1" w:rsidP="00E557B1">
      <w:pPr>
        <w:widowControl/>
        <w:spacing w:afterLines="50" w:after="156" w:line="300" w:lineRule="auto"/>
        <w:jc w:val="center"/>
        <w:rPr>
          <w:rFonts w:ascii="Times New Roman" w:hAnsi="Times New Roman" w:cs="Times New Roman"/>
          <w:b/>
          <w:caps/>
          <w:color w:val="000000"/>
          <w:sz w:val="44"/>
          <w:szCs w:val="44"/>
        </w:rPr>
      </w:pPr>
    </w:p>
    <w:p w14:paraId="02BE6CF4" w14:textId="7F1A35B6" w:rsidR="00E557B1" w:rsidRPr="00FD35A8" w:rsidRDefault="00DE420B" w:rsidP="008364F9">
      <w:pPr>
        <w:widowControl/>
        <w:spacing w:afterLines="50" w:after="156" w:line="300" w:lineRule="auto"/>
        <w:jc w:val="center"/>
        <w:rPr>
          <w:rFonts w:ascii="Times New Roman" w:hAnsi="Times New Roman" w:cs="Times New Roman"/>
          <w:b/>
          <w:caps/>
          <w:color w:val="000000"/>
          <w:sz w:val="44"/>
          <w:szCs w:val="44"/>
        </w:rPr>
      </w:pPr>
      <w:r w:rsidRPr="00FD35A8">
        <w:rPr>
          <w:rFonts w:ascii="Times New Roman" w:hAnsi="Times New Roman" w:cs="Times New Roman"/>
          <w:b/>
          <w:caps/>
          <w:color w:val="000000"/>
          <w:sz w:val="44"/>
          <w:szCs w:val="44"/>
        </w:rPr>
        <w:t xml:space="preserve">Table Listing Figure Shells for </w:t>
      </w:r>
      <w:commentRangeStart w:id="1"/>
      <w:commentRangeStart w:id="2"/>
      <w:del w:id="3" w:author="Yali Chen" w:date="2025-12-17T09:20:00Z" w16du:dateUtc="2025-12-17T01:20:00Z">
        <w:r w:rsidR="008364F9" w:rsidRPr="00FD35A8" w:rsidDel="006811D6">
          <w:rPr>
            <w:rFonts w:ascii="Times New Roman" w:hAnsi="Times New Roman" w:cs="Times New Roman"/>
            <w:b/>
            <w:caps/>
            <w:color w:val="000000"/>
            <w:sz w:val="44"/>
            <w:szCs w:val="44"/>
          </w:rPr>
          <w:delText>1</w:delText>
        </w:r>
        <w:r w:rsidR="008364F9" w:rsidRPr="00FD35A8" w:rsidDel="006811D6">
          <w:rPr>
            <w:rFonts w:ascii="Times New Roman" w:hAnsi="Times New Roman" w:cs="Times New Roman"/>
            <w:b/>
            <w:caps/>
            <w:color w:val="000000"/>
            <w:sz w:val="44"/>
            <w:szCs w:val="44"/>
            <w:vertAlign w:val="superscript"/>
          </w:rPr>
          <w:delText>st</w:delText>
        </w:r>
        <w:commentRangeEnd w:id="1"/>
        <w:r w:rsidR="00307CF0" w:rsidRPr="00FD35A8" w:rsidDel="006811D6">
          <w:rPr>
            <w:rStyle w:val="CommentReference"/>
            <w:rFonts w:ascii="Times New Roman" w:hAnsi="Times New Roman" w:cs="Times New Roman"/>
            <w:b/>
            <w:caps/>
            <w:color w:val="000000"/>
            <w:sz w:val="44"/>
            <w:szCs w:val="44"/>
          </w:rPr>
          <w:commentReference w:id="1"/>
        </w:r>
      </w:del>
      <w:commentRangeEnd w:id="2"/>
      <w:r w:rsidR="005E4D27" w:rsidRPr="00FD35A8">
        <w:rPr>
          <w:rStyle w:val="CommentReference"/>
          <w:rFonts w:ascii="Times New Roman" w:hAnsi="Times New Roman" w:cs="Times New Roman"/>
          <w:b/>
          <w:caps/>
          <w:color w:val="000000"/>
          <w:sz w:val="44"/>
          <w:szCs w:val="44"/>
        </w:rPr>
        <w:commentReference w:id="2"/>
      </w:r>
      <w:r w:rsidRPr="00FD35A8">
        <w:rPr>
          <w:rFonts w:ascii="Times New Roman" w:hAnsi="Times New Roman" w:cs="Times New Roman"/>
          <w:b/>
          <w:caps/>
          <w:color w:val="000000"/>
          <w:sz w:val="44"/>
          <w:szCs w:val="44"/>
        </w:rPr>
        <w:t xml:space="preserve"> Data sharing</w:t>
      </w:r>
    </w:p>
    <w:p w14:paraId="5E667926" w14:textId="77777777" w:rsidR="00E557B1" w:rsidRPr="00FD35A8" w:rsidRDefault="00E557B1" w:rsidP="00E557B1">
      <w:pPr>
        <w:autoSpaceDE w:val="0"/>
        <w:autoSpaceDN w:val="0"/>
        <w:adjustRightInd w:val="0"/>
        <w:spacing w:afterLines="50" w:after="156" w:line="300" w:lineRule="auto"/>
        <w:jc w:val="center"/>
        <w:rPr>
          <w:rFonts w:ascii="Times New Roman" w:hAnsi="Times New Roman" w:cs="Times New Roman"/>
          <w:b/>
          <w:caps/>
          <w:color w:val="000000"/>
          <w:sz w:val="32"/>
          <w:szCs w:val="32"/>
        </w:rPr>
      </w:pPr>
    </w:p>
    <w:p w14:paraId="1C427C9A" w14:textId="77777777" w:rsidR="00E557B1" w:rsidRPr="00FD35A8" w:rsidRDefault="00E557B1" w:rsidP="00E557B1">
      <w:pPr>
        <w:autoSpaceDE w:val="0"/>
        <w:autoSpaceDN w:val="0"/>
        <w:adjustRightInd w:val="0"/>
        <w:spacing w:afterLines="50" w:after="156" w:line="300" w:lineRule="auto"/>
        <w:rPr>
          <w:rFonts w:ascii="Times New Roman" w:hAnsi="Times New Roman" w:cs="Times New Roman"/>
          <w:b/>
          <w:caps/>
          <w:color w:val="000000"/>
          <w:sz w:val="32"/>
          <w:szCs w:val="32"/>
        </w:rPr>
      </w:pPr>
      <w:bookmarkStart w:id="4" w:name="_Hlk24909956"/>
    </w:p>
    <w:bookmarkEnd w:id="4"/>
    <w:p w14:paraId="3DB2E99A" w14:textId="7621E6E2" w:rsidR="00E557B1" w:rsidRPr="00FD35A8" w:rsidRDefault="008C3EAA" w:rsidP="00FA5006">
      <w:pPr>
        <w:spacing w:afterLines="50" w:after="156" w:line="300" w:lineRule="auto"/>
        <w:jc w:val="center"/>
        <w:rPr>
          <w:rFonts w:ascii="Times New Roman" w:hAnsi="Times New Roman" w:cs="Times New Roman"/>
          <w:b/>
          <w:color w:val="000000"/>
          <w:sz w:val="32"/>
          <w:szCs w:val="32"/>
        </w:rPr>
      </w:pPr>
      <w:r w:rsidRPr="00FD35A8">
        <w:rPr>
          <w:rFonts w:ascii="Times New Roman" w:hAnsi="Times New Roman" w:cs="Times New Roman"/>
          <w:b/>
          <w:color w:val="000000"/>
          <w:sz w:val="32"/>
          <w:szCs w:val="32"/>
        </w:rPr>
        <w:t>An Open-Label Study to Assess the Safety and Efficacy of GC012F in Patients with Autoimmune Disease</w:t>
      </w:r>
      <w:r w:rsidR="00407B15" w:rsidRPr="00FD35A8">
        <w:rPr>
          <w:rFonts w:ascii="Times New Roman" w:hAnsi="Times New Roman" w:cs="Times New Roman"/>
          <w:b/>
          <w:color w:val="000000"/>
          <w:sz w:val="32"/>
          <w:szCs w:val="32"/>
        </w:rPr>
        <w:t>s</w:t>
      </w:r>
    </w:p>
    <w:p w14:paraId="5F6E1512" w14:textId="77777777" w:rsidR="002E34B6" w:rsidRPr="00FD35A8" w:rsidRDefault="002E34B6" w:rsidP="002E34B6">
      <w:pPr>
        <w:spacing w:line="300" w:lineRule="auto"/>
        <w:jc w:val="left"/>
        <w:rPr>
          <w:ins w:id="5" w:author="Pan, Zhemin" w:date="2025-12-13T11:19:00Z" w16du:dateUtc="2025-12-13T03:19:00Z"/>
          <w:rFonts w:ascii="Times New Roman" w:hAnsi="Times New Roman" w:cs="Times New Roman"/>
          <w:b/>
        </w:rPr>
      </w:pPr>
      <w:ins w:id="6" w:author="Pan, Zhemin" w:date="2025-12-13T11:19:00Z" w16du:dateUtc="2025-12-13T03:19:00Z">
        <w:r w:rsidRPr="00FD35A8">
          <w:rPr>
            <w:rFonts w:ascii="Times New Roman" w:hAnsi="Times New Roman" w:cs="Times New Roman"/>
            <w:b/>
          </w:rPr>
          <w:t xml:space="preserve">Note: </w:t>
        </w:r>
      </w:ins>
    </w:p>
    <w:p w14:paraId="6FA4678B" w14:textId="70E44DDA" w:rsidR="00E557B1" w:rsidRPr="00FD35A8" w:rsidRDefault="002E34B6">
      <w:pPr>
        <w:spacing w:line="300" w:lineRule="auto"/>
        <w:jc w:val="left"/>
        <w:rPr>
          <w:rFonts w:ascii="Times New Roman" w:hAnsi="Times New Roman" w:cs="Times New Roman"/>
          <w:bCs/>
          <w:color w:val="auto"/>
          <w:rPrChange w:id="7" w:author="Pan, Zhemin" w:date="2025-12-13T13:22:00Z" w16du:dateUtc="2025-12-13T05:22:00Z">
            <w:rPr>
              <w:rFonts w:ascii="Times New Roman" w:hAnsi="Times New Roman" w:cs="Times New Roman"/>
              <w:b/>
            </w:rPr>
          </w:rPrChange>
        </w:rPr>
        <w:pPrChange w:id="8" w:author="Pan, Zhemin" w:date="2025-12-13T13:22:00Z" w16du:dateUtc="2025-12-13T05:22:00Z">
          <w:pPr>
            <w:spacing w:afterLines="50" w:after="156" w:line="300" w:lineRule="auto"/>
            <w:jc w:val="left"/>
          </w:pPr>
        </w:pPrChange>
      </w:pPr>
      <w:ins w:id="9" w:author="Pan, Zhemin" w:date="2025-12-13T11:19:00Z" w16du:dateUtc="2025-12-13T03:19:00Z">
        <w:r w:rsidRPr="00FD35A8">
          <w:rPr>
            <w:rFonts w:ascii="Times New Roman" w:hAnsi="Times New Roman" w:cs="Times New Roman"/>
            <w:b/>
            <w:color w:val="FF0000"/>
          </w:rPr>
          <w:t xml:space="preserve">RED </w:t>
        </w:r>
        <w:r w:rsidRPr="00FD35A8">
          <w:rPr>
            <w:rFonts w:ascii="Times New Roman" w:hAnsi="Times New Roman" w:cs="Times New Roman"/>
            <w:bCs/>
            <w:color w:val="auto"/>
          </w:rPr>
          <w:t>– tests conducted by central lab, TPD to CC if need to include in data sharing</w:t>
        </w:r>
      </w:ins>
    </w:p>
    <w:p w14:paraId="39F5C184" w14:textId="5E0CA956" w:rsidR="000930DD" w:rsidRPr="00FD35A8" w:rsidRDefault="002256E2" w:rsidP="000930DD">
      <w:pPr>
        <w:spacing w:line="300" w:lineRule="auto"/>
        <w:jc w:val="left"/>
        <w:rPr>
          <w:rFonts w:ascii="Times New Roman" w:hAnsi="Times New Roman" w:cs="Times New Roman"/>
          <w:b/>
          <w:color w:val="FF0000"/>
        </w:rPr>
      </w:pPr>
      <w:ins w:id="10" w:author="Yali Chen" w:date="2026-01-27T11:51:00Z" w16du:dateUtc="2026-01-27T03:51:00Z">
        <w:r w:rsidRPr="002256E2">
          <w:rPr>
            <w:rFonts w:ascii="Times New Roman" w:hAnsi="Times New Roman" w:cs="Times New Roman"/>
            <w:b/>
            <w:color w:val="FF0000"/>
            <w:highlight w:val="yellow"/>
            <w:rPrChange w:id="11" w:author="Yali Chen" w:date="2026-01-27T11:51:00Z" w16du:dateUtc="2026-01-27T03:51:00Z">
              <w:rPr>
                <w:rFonts w:ascii="Times New Roman" w:hAnsi="Times New Roman" w:cs="Times New Roman"/>
                <w:b/>
                <w:color w:val="FF0000"/>
              </w:rPr>
            </w:rPrChange>
          </w:rPr>
          <w:t>RED new updated</w:t>
        </w:r>
      </w:ins>
    </w:p>
    <w:p w14:paraId="6509B331" w14:textId="77777777" w:rsidR="00E557B1" w:rsidRPr="00FD35A8" w:rsidRDefault="00E557B1" w:rsidP="000930DD">
      <w:pPr>
        <w:spacing w:line="300" w:lineRule="auto"/>
        <w:jc w:val="left"/>
        <w:rPr>
          <w:rFonts w:ascii="Times New Roman" w:hAnsi="Times New Roman" w:cs="Times New Roman"/>
          <w:b/>
        </w:rPr>
      </w:pPr>
    </w:p>
    <w:p w14:paraId="352B9B83" w14:textId="77777777" w:rsidR="00E557B1" w:rsidRPr="00FD35A8" w:rsidRDefault="00E557B1" w:rsidP="00E557B1">
      <w:pPr>
        <w:spacing w:afterLines="50" w:after="156" w:line="300" w:lineRule="auto"/>
        <w:rPr>
          <w:rFonts w:ascii="Times New Roman" w:hAnsi="Times New Roman" w:cs="Times New Roman"/>
          <w:sz w:val="22"/>
        </w:rPr>
      </w:pPr>
    </w:p>
    <w:tbl>
      <w:tblPr>
        <w:tblW w:w="0" w:type="auto"/>
        <w:jc w:val="center"/>
        <w:tblLook w:val="01E0" w:firstRow="1" w:lastRow="1" w:firstColumn="1" w:lastColumn="1" w:noHBand="0" w:noVBand="0"/>
      </w:tblPr>
      <w:tblGrid>
        <w:gridCol w:w="2880"/>
        <w:gridCol w:w="4317"/>
      </w:tblGrid>
      <w:tr w:rsidR="00E557B1" w:rsidRPr="00FD35A8" w14:paraId="24C01D22" w14:textId="77777777" w:rsidTr="00E557B1">
        <w:trPr>
          <w:trHeight w:val="516"/>
          <w:jc w:val="center"/>
        </w:trPr>
        <w:tc>
          <w:tcPr>
            <w:tcW w:w="2880" w:type="dxa"/>
            <w:vAlign w:val="center"/>
          </w:tcPr>
          <w:p w14:paraId="64F9CA80" w14:textId="72675C28" w:rsidR="00E557B1" w:rsidRPr="00FD35A8" w:rsidRDefault="00DE420B" w:rsidP="00E557B1">
            <w:pPr>
              <w:spacing w:afterLines="50" w:after="156" w:line="300" w:lineRule="auto"/>
              <w:rPr>
                <w:rFonts w:ascii="Times New Roman" w:hAnsi="Times New Roman" w:cs="Times New Roman"/>
                <w:b/>
                <w:bCs/>
                <w:snapToGrid w:val="0"/>
                <w:color w:val="000000"/>
                <w:sz w:val="24"/>
                <w:szCs w:val="24"/>
              </w:rPr>
            </w:pPr>
            <w:r w:rsidRPr="00FD35A8">
              <w:rPr>
                <w:rFonts w:ascii="Times New Roman" w:hAnsi="Times New Roman" w:cs="Times New Roman"/>
                <w:b/>
                <w:bCs/>
                <w:snapToGrid w:val="0"/>
                <w:color w:val="000000"/>
                <w:sz w:val="24"/>
                <w:szCs w:val="24"/>
              </w:rPr>
              <w:t>Protocol No.:</w:t>
            </w:r>
          </w:p>
        </w:tc>
        <w:tc>
          <w:tcPr>
            <w:tcW w:w="4317" w:type="dxa"/>
            <w:vAlign w:val="center"/>
          </w:tcPr>
          <w:p w14:paraId="5DDA8F81" w14:textId="272AB54B" w:rsidR="00E557B1" w:rsidRPr="00FD35A8" w:rsidRDefault="005D0494" w:rsidP="00E557B1">
            <w:pPr>
              <w:pStyle w:val="a0"/>
              <w:spacing w:afterLines="50" w:after="156" w:line="300" w:lineRule="auto"/>
              <w:rPr>
                <w:rFonts w:cs="Times New Roman"/>
                <w:color w:val="000000"/>
              </w:rPr>
            </w:pPr>
            <w:r w:rsidRPr="00FD35A8">
              <w:rPr>
                <w:rFonts w:cs="Times New Roman"/>
                <w:color w:val="000000"/>
              </w:rPr>
              <w:t>24105/D8318N00001</w:t>
            </w:r>
          </w:p>
        </w:tc>
      </w:tr>
      <w:tr w:rsidR="00E557B1" w:rsidRPr="00FD35A8" w14:paraId="166F67C0" w14:textId="77777777" w:rsidTr="00E557B1">
        <w:trPr>
          <w:trHeight w:val="516"/>
          <w:jc w:val="center"/>
        </w:trPr>
        <w:tc>
          <w:tcPr>
            <w:tcW w:w="2880" w:type="dxa"/>
            <w:vAlign w:val="center"/>
          </w:tcPr>
          <w:p w14:paraId="792A6FF3" w14:textId="37EB23F5" w:rsidR="00E557B1" w:rsidRPr="00FD35A8" w:rsidRDefault="00DE420B" w:rsidP="00E557B1">
            <w:pPr>
              <w:spacing w:afterLines="50" w:after="156" w:line="300" w:lineRule="auto"/>
              <w:rPr>
                <w:rFonts w:ascii="Times New Roman" w:hAnsi="Times New Roman" w:cs="Times New Roman"/>
                <w:b/>
                <w:bCs/>
                <w:snapToGrid w:val="0"/>
                <w:color w:val="000000"/>
                <w:sz w:val="24"/>
                <w:szCs w:val="24"/>
              </w:rPr>
            </w:pPr>
            <w:r w:rsidRPr="00FD35A8">
              <w:rPr>
                <w:rFonts w:ascii="Times New Roman" w:hAnsi="Times New Roman" w:cs="Times New Roman"/>
                <w:b/>
                <w:bCs/>
                <w:snapToGrid w:val="0"/>
                <w:color w:val="000000"/>
                <w:sz w:val="24"/>
                <w:szCs w:val="24"/>
              </w:rPr>
              <w:t>Sponsor</w:t>
            </w:r>
          </w:p>
        </w:tc>
        <w:tc>
          <w:tcPr>
            <w:tcW w:w="4317" w:type="dxa"/>
            <w:vAlign w:val="center"/>
          </w:tcPr>
          <w:p w14:paraId="54BDFCDD" w14:textId="7BCABAEA" w:rsidR="002B232C" w:rsidRPr="00FD35A8" w:rsidRDefault="002B232C" w:rsidP="002B232C">
            <w:pPr>
              <w:tabs>
                <w:tab w:val="left" w:pos="8805"/>
              </w:tabs>
              <w:spacing w:afterLines="50" w:after="156" w:line="300" w:lineRule="auto"/>
              <w:rPr>
                <w:rFonts w:ascii="Times New Roman" w:hAnsi="Times New Roman" w:cs="Times New Roman"/>
                <w:color w:val="000000"/>
                <w:sz w:val="24"/>
                <w:szCs w:val="24"/>
              </w:rPr>
            </w:pPr>
            <w:r w:rsidRPr="00FD35A8">
              <w:rPr>
                <w:rFonts w:ascii="Times New Roman" w:hAnsi="Times New Roman" w:cs="Times New Roman"/>
                <w:color w:val="000000"/>
                <w:sz w:val="24"/>
                <w:szCs w:val="24"/>
              </w:rPr>
              <w:t>Gracell Biotechnologies (Shanghai) Co., Ltd.,</w:t>
            </w:r>
            <w:r w:rsidR="00406E55" w:rsidRPr="00FD35A8">
              <w:rPr>
                <w:rFonts w:ascii="Times New Roman" w:hAnsi="Times New Roman" w:cs="Times New Roman"/>
                <w:color w:val="000000"/>
                <w:sz w:val="24"/>
                <w:szCs w:val="24"/>
              </w:rPr>
              <w:t xml:space="preserve"> </w:t>
            </w:r>
            <w:r w:rsidRPr="00FD35A8">
              <w:rPr>
                <w:rFonts w:ascii="Times New Roman" w:hAnsi="Times New Roman" w:cs="Times New Roman"/>
                <w:color w:val="000000"/>
                <w:sz w:val="24"/>
                <w:szCs w:val="24"/>
              </w:rPr>
              <w:t>Suzhou Gracell Biotechnologies Co.,</w:t>
            </w:r>
          </w:p>
          <w:p w14:paraId="6C15ABDE" w14:textId="7E34630C" w:rsidR="00E557B1" w:rsidRPr="00FD35A8" w:rsidRDefault="002B232C" w:rsidP="002B232C">
            <w:pPr>
              <w:tabs>
                <w:tab w:val="left" w:pos="8805"/>
              </w:tabs>
              <w:spacing w:afterLines="50" w:after="156" w:line="300" w:lineRule="auto"/>
              <w:rPr>
                <w:rFonts w:ascii="Times New Roman" w:hAnsi="Times New Roman" w:cs="Times New Roman"/>
                <w:color w:val="000000"/>
                <w:sz w:val="24"/>
                <w:szCs w:val="24"/>
              </w:rPr>
            </w:pPr>
            <w:r w:rsidRPr="00FD35A8">
              <w:rPr>
                <w:rFonts w:ascii="Times New Roman" w:hAnsi="Times New Roman" w:cs="Times New Roman"/>
                <w:color w:val="000000"/>
                <w:sz w:val="24"/>
                <w:szCs w:val="24"/>
              </w:rPr>
              <w:t>Ltd.,</w:t>
            </w:r>
            <w:r w:rsidR="0015642E" w:rsidRPr="00FD35A8">
              <w:rPr>
                <w:rFonts w:ascii="Times New Roman" w:hAnsi="Times New Roman" w:cs="Times New Roman"/>
                <w:color w:val="000000"/>
                <w:sz w:val="24"/>
                <w:szCs w:val="24"/>
              </w:rPr>
              <w:t xml:space="preserve"> </w:t>
            </w:r>
            <w:r w:rsidRPr="00FD35A8">
              <w:rPr>
                <w:rFonts w:ascii="Times New Roman" w:hAnsi="Times New Roman" w:cs="Times New Roman"/>
                <w:color w:val="000000"/>
                <w:sz w:val="24"/>
                <w:szCs w:val="24"/>
              </w:rPr>
              <w:t>AstraZeneca Global R&amp;D (China) Co., Ltd.</w:t>
            </w:r>
          </w:p>
        </w:tc>
      </w:tr>
      <w:tr w:rsidR="00E557B1" w:rsidRPr="00FD35A8" w14:paraId="6AD1334A" w14:textId="77777777" w:rsidTr="00E557B1">
        <w:trPr>
          <w:trHeight w:val="255"/>
          <w:jc w:val="center"/>
        </w:trPr>
        <w:tc>
          <w:tcPr>
            <w:tcW w:w="2880" w:type="dxa"/>
            <w:vAlign w:val="center"/>
          </w:tcPr>
          <w:p w14:paraId="4AEBED37" w14:textId="77777777" w:rsidR="00E557B1" w:rsidRPr="00FD35A8" w:rsidRDefault="00E557B1" w:rsidP="00E557B1">
            <w:pPr>
              <w:spacing w:afterLines="50" w:after="156" w:line="300" w:lineRule="auto"/>
              <w:rPr>
                <w:rFonts w:ascii="Times New Roman" w:hAnsi="Times New Roman" w:cs="Times New Roman"/>
                <w:b/>
                <w:bCs/>
                <w:snapToGrid w:val="0"/>
                <w:color w:val="000000"/>
                <w:sz w:val="24"/>
                <w:szCs w:val="24"/>
              </w:rPr>
            </w:pPr>
            <w:r w:rsidRPr="00FD35A8">
              <w:rPr>
                <w:rFonts w:ascii="Times New Roman" w:hAnsi="Times New Roman" w:cs="Times New Roman"/>
                <w:b/>
                <w:snapToGrid w:val="0"/>
                <w:color w:val="000000"/>
                <w:sz w:val="24"/>
                <w:szCs w:val="24"/>
              </w:rPr>
              <w:t>CRO</w:t>
            </w:r>
          </w:p>
        </w:tc>
        <w:tc>
          <w:tcPr>
            <w:tcW w:w="4317" w:type="dxa"/>
            <w:vAlign w:val="center"/>
          </w:tcPr>
          <w:p w14:paraId="57F84739" w14:textId="2329FECE" w:rsidR="00E557B1" w:rsidRPr="00FD35A8" w:rsidRDefault="006C38B9" w:rsidP="00E557B1">
            <w:pPr>
              <w:tabs>
                <w:tab w:val="left" w:pos="5400"/>
              </w:tabs>
              <w:spacing w:afterLines="50" w:after="156" w:line="300" w:lineRule="auto"/>
              <w:rPr>
                <w:rFonts w:ascii="Times New Roman" w:hAnsi="Times New Roman" w:cs="Times New Roman"/>
                <w:snapToGrid w:val="0"/>
                <w:color w:val="000000"/>
                <w:sz w:val="24"/>
                <w:szCs w:val="24"/>
              </w:rPr>
            </w:pPr>
            <w:r w:rsidRPr="00FD35A8">
              <w:rPr>
                <w:rFonts w:ascii="Times New Roman" w:hAnsi="Times New Roman" w:cs="Times New Roman"/>
                <w:color w:val="000000"/>
                <w:sz w:val="24"/>
                <w:szCs w:val="24"/>
              </w:rPr>
              <w:t>Clinchoice (Shanghai) Co., Ltd</w:t>
            </w:r>
          </w:p>
        </w:tc>
      </w:tr>
      <w:tr w:rsidR="00E557B1" w:rsidRPr="00FD35A8" w14:paraId="3EB4338C" w14:textId="77777777" w:rsidTr="00E557B1">
        <w:trPr>
          <w:trHeight w:val="255"/>
          <w:jc w:val="center"/>
        </w:trPr>
        <w:tc>
          <w:tcPr>
            <w:tcW w:w="2880" w:type="dxa"/>
            <w:vAlign w:val="center"/>
          </w:tcPr>
          <w:p w14:paraId="76A99910" w14:textId="4998A17D" w:rsidR="00E557B1" w:rsidRPr="00FD35A8" w:rsidRDefault="00DE420B" w:rsidP="00E557B1">
            <w:pPr>
              <w:spacing w:afterLines="50" w:after="156" w:line="300" w:lineRule="auto"/>
              <w:rPr>
                <w:rFonts w:ascii="Times New Roman" w:hAnsi="Times New Roman" w:cs="Times New Roman"/>
                <w:b/>
                <w:snapToGrid w:val="0"/>
                <w:color w:val="000000"/>
                <w:sz w:val="24"/>
                <w:szCs w:val="24"/>
              </w:rPr>
            </w:pPr>
            <w:r w:rsidRPr="00FD35A8">
              <w:rPr>
                <w:rFonts w:ascii="Times New Roman" w:hAnsi="Times New Roman" w:cs="Times New Roman"/>
                <w:b/>
                <w:snapToGrid w:val="0"/>
                <w:color w:val="000000"/>
                <w:sz w:val="24"/>
                <w:szCs w:val="24"/>
              </w:rPr>
              <w:t>Version</w:t>
            </w:r>
          </w:p>
        </w:tc>
        <w:tc>
          <w:tcPr>
            <w:tcW w:w="4317" w:type="dxa"/>
            <w:vAlign w:val="center"/>
          </w:tcPr>
          <w:p w14:paraId="6361EC54" w14:textId="4ADD60BB" w:rsidR="00E557B1" w:rsidRPr="00FD35A8" w:rsidRDefault="00E557B1" w:rsidP="00E557B1">
            <w:pPr>
              <w:pStyle w:val="a"/>
              <w:spacing w:afterLines="50" w:after="156" w:line="300" w:lineRule="auto"/>
              <w:rPr>
                <w:rFonts w:cs="Times New Roman"/>
                <w:color w:val="000000"/>
              </w:rPr>
            </w:pPr>
            <w:r w:rsidRPr="00FD35A8">
              <w:rPr>
                <w:rFonts w:cs="Times New Roman"/>
                <w:color w:val="000000"/>
              </w:rPr>
              <w:t xml:space="preserve">V </w:t>
            </w:r>
            <w:r w:rsidR="007D1BF9" w:rsidRPr="00FD35A8">
              <w:rPr>
                <w:rFonts w:cs="Times New Roman"/>
                <w:color w:val="000000"/>
              </w:rPr>
              <w:t>0.</w:t>
            </w:r>
            <w:ins w:id="12" w:author="Yali Chen" w:date="2026-01-27T10:18:00Z" w16du:dateUtc="2026-01-27T02:18:00Z">
              <w:r w:rsidR="00726A3B">
                <w:rPr>
                  <w:rFonts w:cs="Times New Roman" w:hint="eastAsia"/>
                  <w:color w:val="000000"/>
                </w:rPr>
                <w:t>4</w:t>
              </w:r>
            </w:ins>
            <w:del w:id="13" w:author="Yali Chen" w:date="2025-12-18T09:33:00Z" w16du:dateUtc="2025-12-18T01:33:00Z">
              <w:r w:rsidR="00C02F24" w:rsidRPr="00FD35A8" w:rsidDel="00A33724">
                <w:rPr>
                  <w:rFonts w:cs="Times New Roman"/>
                  <w:color w:val="000000"/>
                </w:rPr>
                <w:delText>1</w:delText>
              </w:r>
            </w:del>
          </w:p>
        </w:tc>
      </w:tr>
      <w:tr w:rsidR="00E557B1" w:rsidRPr="00FD35A8" w14:paraId="61F844D7" w14:textId="77777777" w:rsidTr="00E557B1">
        <w:trPr>
          <w:trHeight w:val="255"/>
          <w:jc w:val="center"/>
        </w:trPr>
        <w:tc>
          <w:tcPr>
            <w:tcW w:w="2880" w:type="dxa"/>
            <w:vAlign w:val="center"/>
          </w:tcPr>
          <w:p w14:paraId="222A6451" w14:textId="788E5F15" w:rsidR="00E557B1" w:rsidRPr="00FD35A8" w:rsidRDefault="00DE420B" w:rsidP="00E557B1">
            <w:pPr>
              <w:spacing w:afterLines="50" w:after="156" w:line="300" w:lineRule="auto"/>
              <w:rPr>
                <w:rFonts w:ascii="Times New Roman" w:hAnsi="Times New Roman" w:cs="Times New Roman"/>
                <w:b/>
                <w:snapToGrid w:val="0"/>
                <w:color w:val="000000"/>
                <w:sz w:val="24"/>
                <w:szCs w:val="24"/>
              </w:rPr>
            </w:pPr>
            <w:r w:rsidRPr="00FD35A8">
              <w:rPr>
                <w:rFonts w:ascii="Times New Roman" w:hAnsi="Times New Roman" w:cs="Times New Roman"/>
                <w:b/>
                <w:snapToGrid w:val="0"/>
                <w:color w:val="000000"/>
                <w:sz w:val="24"/>
                <w:szCs w:val="24"/>
              </w:rPr>
              <w:t>Date</w:t>
            </w:r>
          </w:p>
        </w:tc>
        <w:tc>
          <w:tcPr>
            <w:tcW w:w="4317" w:type="dxa"/>
            <w:vAlign w:val="center"/>
          </w:tcPr>
          <w:p w14:paraId="4F5744D3" w14:textId="3D3F27C3" w:rsidR="00E557B1" w:rsidRPr="00FD35A8" w:rsidRDefault="00EC6FBE" w:rsidP="00E557B1">
            <w:pPr>
              <w:pStyle w:val="a0"/>
              <w:spacing w:afterLines="50" w:after="156" w:line="300" w:lineRule="auto"/>
              <w:rPr>
                <w:rFonts w:cs="Times New Roman"/>
                <w:color w:val="000000"/>
              </w:rPr>
            </w:pPr>
            <w:ins w:id="14" w:author="Yali Chen" w:date="2025-12-29T16:41:00Z" w16du:dateUtc="2025-12-29T08:41:00Z">
              <w:r>
                <w:rPr>
                  <w:rFonts w:cs="Times New Roman" w:hint="eastAsia"/>
                  <w:color w:val="000000"/>
                </w:rPr>
                <w:t>2</w:t>
              </w:r>
            </w:ins>
            <w:ins w:id="15" w:author="Yali Chen" w:date="2026-01-27T10:18:00Z" w16du:dateUtc="2026-01-27T02:18:00Z">
              <w:r w:rsidR="00726A3B">
                <w:rPr>
                  <w:rFonts w:cs="Times New Roman" w:hint="eastAsia"/>
                  <w:color w:val="000000"/>
                </w:rPr>
                <w:t>7</w:t>
              </w:r>
            </w:ins>
            <w:del w:id="16" w:author="Yali Chen" w:date="2025-12-18T09:34:00Z" w16du:dateUtc="2025-12-18T01:34:00Z">
              <w:r w:rsidR="006223F0" w:rsidRPr="00FD35A8" w:rsidDel="00A33724">
                <w:rPr>
                  <w:rFonts w:cs="Times New Roman"/>
                  <w:color w:val="000000"/>
                </w:rPr>
                <w:delText>9</w:delText>
              </w:r>
            </w:del>
            <w:r w:rsidR="006F63DC" w:rsidRPr="00FD35A8">
              <w:rPr>
                <w:rFonts w:cs="Times New Roman"/>
                <w:color w:val="000000"/>
              </w:rPr>
              <w:t xml:space="preserve"> </w:t>
            </w:r>
            <w:ins w:id="17" w:author="Yali Chen" w:date="2026-01-27T10:18:00Z" w16du:dateUtc="2026-01-27T02:18:00Z">
              <w:r w:rsidR="00726A3B">
                <w:rPr>
                  <w:rFonts w:cs="Times New Roman" w:hint="eastAsia"/>
                  <w:color w:val="000000"/>
                </w:rPr>
                <w:t>Jan</w:t>
              </w:r>
            </w:ins>
            <w:del w:id="18" w:author="Yali Chen" w:date="2026-01-27T10:18:00Z" w16du:dateUtc="2026-01-27T02:18:00Z">
              <w:r w:rsidR="008364F9" w:rsidRPr="00FD35A8" w:rsidDel="00726A3B">
                <w:rPr>
                  <w:rFonts w:cs="Times New Roman"/>
                  <w:color w:val="000000"/>
                </w:rPr>
                <w:delText>Dec</w:delText>
              </w:r>
            </w:del>
            <w:r w:rsidR="008407BD" w:rsidRPr="00FD35A8">
              <w:rPr>
                <w:rFonts w:cs="Times New Roman"/>
                <w:color w:val="000000"/>
              </w:rPr>
              <w:t>, 202</w:t>
            </w:r>
            <w:ins w:id="19" w:author="Yali Chen" w:date="2026-01-27T10:18:00Z" w16du:dateUtc="2026-01-27T02:18:00Z">
              <w:r w:rsidR="00726A3B">
                <w:rPr>
                  <w:rFonts w:cs="Times New Roman" w:hint="eastAsia"/>
                  <w:color w:val="000000"/>
                </w:rPr>
                <w:t>6</w:t>
              </w:r>
            </w:ins>
            <w:del w:id="20" w:author="Yali Chen" w:date="2026-01-27T10:18:00Z" w16du:dateUtc="2026-01-27T02:18:00Z">
              <w:r w:rsidR="008407BD" w:rsidRPr="00FD35A8" w:rsidDel="00726A3B">
                <w:rPr>
                  <w:rFonts w:cs="Times New Roman"/>
                  <w:color w:val="000000"/>
                </w:rPr>
                <w:delText>5</w:delText>
              </w:r>
            </w:del>
          </w:p>
        </w:tc>
      </w:tr>
    </w:tbl>
    <w:p w14:paraId="0C75E56B" w14:textId="77777777" w:rsidR="00E557B1" w:rsidRPr="00FD35A8" w:rsidRDefault="00E557B1" w:rsidP="00E557B1">
      <w:pPr>
        <w:spacing w:afterLines="50" w:after="156" w:line="300" w:lineRule="auto"/>
        <w:rPr>
          <w:rFonts w:ascii="Times New Roman" w:hAnsi="Times New Roman" w:cs="Times New Roman"/>
          <w:sz w:val="22"/>
        </w:rPr>
      </w:pPr>
    </w:p>
    <w:p w14:paraId="1136EDE2" w14:textId="77777777" w:rsidR="00E557B1" w:rsidRPr="00FD35A8" w:rsidRDefault="00E557B1">
      <w:pPr>
        <w:widowControl/>
        <w:jc w:val="left"/>
        <w:rPr>
          <w:rFonts w:ascii="Times New Roman" w:hAnsi="Times New Roman" w:cs="Times New Roman"/>
          <w:b/>
          <w:color w:val="5B9BD5" w:themeColor="accent1"/>
          <w:sz w:val="24"/>
        </w:rPr>
        <w:sectPr w:rsidR="00E557B1" w:rsidRPr="00FD35A8" w:rsidSect="00486AB0">
          <w:headerReference w:type="default" r:id="rId16"/>
          <w:pgSz w:w="11907" w:h="16839"/>
          <w:pgMar w:top="1417" w:right="1417" w:bottom="850" w:left="1417" w:header="624" w:footer="992" w:gutter="0"/>
          <w:cols w:space="425"/>
          <w:docGrid w:type="lines" w:linePitch="312"/>
        </w:sectPr>
      </w:pPr>
    </w:p>
    <w:p w14:paraId="2CC85F9C" w14:textId="7C659A55" w:rsidR="00E31919" w:rsidRPr="00FD35A8" w:rsidRDefault="00402EEA" w:rsidP="00E31919">
      <w:pPr>
        <w:widowControl/>
        <w:tabs>
          <w:tab w:val="center" w:pos="4680"/>
          <w:tab w:val="left" w:pos="6915"/>
        </w:tabs>
        <w:spacing w:before="100" w:beforeAutospacing="1" w:after="100" w:afterAutospacing="1"/>
        <w:jc w:val="center"/>
        <w:rPr>
          <w:rFonts w:ascii="Times New Roman" w:hAnsi="Times New Roman" w:cs="Times New Roman"/>
          <w:bCs/>
          <w:color w:val="auto"/>
          <w:sz w:val="28"/>
          <w:szCs w:val="24"/>
          <w:lang w:eastAsia="ja-JP"/>
        </w:rPr>
      </w:pPr>
      <w:r w:rsidRPr="00FD35A8">
        <w:rPr>
          <w:rFonts w:ascii="Times New Roman" w:hAnsi="Times New Roman" w:cs="Times New Roman"/>
          <w:bCs/>
          <w:color w:val="auto"/>
          <w:sz w:val="28"/>
          <w:szCs w:val="24"/>
        </w:rPr>
        <w:lastRenderedPageBreak/>
        <w:t>Contents</w:t>
      </w:r>
    </w:p>
    <w:p w14:paraId="46FF5687" w14:textId="109209B6" w:rsidR="00EC6FBE" w:rsidRDefault="00E31919">
      <w:pPr>
        <w:pStyle w:val="TOC1"/>
        <w:rPr>
          <w:rFonts w:asciiTheme="minorHAnsi" w:eastAsiaTheme="minorEastAsia" w:hAnsiTheme="minorHAnsi"/>
          <w:b w:val="0"/>
          <w:bCs w:val="0"/>
          <w:noProof/>
          <w:color w:val="auto"/>
          <w:sz w:val="22"/>
          <w:szCs w:val="24"/>
          <w14:ligatures w14:val="standardContextual"/>
        </w:rPr>
      </w:pPr>
      <w:r w:rsidRPr="00FD35A8">
        <w:rPr>
          <w:rFonts w:ascii="Times New Roman" w:hAnsi="Times New Roman" w:cs="Times New Roman"/>
          <w:b w:val="0"/>
          <w:color w:val="auto"/>
          <w:szCs w:val="20"/>
          <w:lang w:eastAsia="ja-JP"/>
        </w:rPr>
        <w:fldChar w:fldCharType="begin"/>
      </w:r>
      <w:r w:rsidRPr="00FD35A8">
        <w:rPr>
          <w:rFonts w:ascii="Times New Roman" w:hAnsi="Times New Roman" w:cs="Times New Roman"/>
          <w:b w:val="0"/>
          <w:color w:val="auto"/>
          <w:szCs w:val="20"/>
          <w:lang w:eastAsia="ja-JP"/>
        </w:rPr>
        <w:instrText xml:space="preserve"> TOC \o "1-4" \h \z \u </w:instrText>
      </w:r>
      <w:r w:rsidRPr="00FD35A8">
        <w:rPr>
          <w:rFonts w:ascii="Times New Roman" w:hAnsi="Times New Roman" w:cs="Times New Roman"/>
          <w:b w:val="0"/>
          <w:color w:val="auto"/>
          <w:szCs w:val="20"/>
          <w:lang w:eastAsia="ja-JP"/>
        </w:rPr>
        <w:fldChar w:fldCharType="separate"/>
      </w:r>
      <w:hyperlink w:anchor="_Toc217918905" w:history="1">
        <w:r w:rsidR="00EC6FBE" w:rsidRPr="000178C4">
          <w:rPr>
            <w:rStyle w:val="Hyperlink"/>
            <w:rFonts w:ascii="Times New Roman" w:hAnsi="Times New Roman" w:cs="Times New Roman" w:hint="eastAsia"/>
            <w:caps/>
            <w:noProof/>
          </w:rPr>
          <w:t>Data Sharing</w:t>
        </w:r>
        <w:r w:rsidR="00EC6FBE">
          <w:rPr>
            <w:rFonts w:hint="eastAsia"/>
            <w:noProof/>
            <w:webHidden/>
          </w:rPr>
          <w:tab/>
        </w:r>
        <w:r w:rsidR="00EC6FBE">
          <w:rPr>
            <w:rFonts w:hint="eastAsia"/>
            <w:noProof/>
            <w:webHidden/>
          </w:rPr>
          <w:fldChar w:fldCharType="begin"/>
        </w:r>
        <w:r w:rsidR="00EC6FBE">
          <w:rPr>
            <w:rFonts w:hint="eastAsia"/>
            <w:noProof/>
            <w:webHidden/>
          </w:rPr>
          <w:instrText xml:space="preserve"> </w:instrText>
        </w:r>
        <w:r w:rsidR="00EC6FBE">
          <w:rPr>
            <w:noProof/>
            <w:webHidden/>
          </w:rPr>
          <w:instrText>PAGEREF _Toc217918905 \h</w:instrText>
        </w:r>
        <w:r w:rsidR="00EC6FBE">
          <w:rPr>
            <w:rFonts w:hint="eastAsia"/>
            <w:noProof/>
            <w:webHidden/>
          </w:rPr>
          <w:instrText xml:space="preserve"> </w:instrText>
        </w:r>
        <w:r w:rsidR="00EC6FBE">
          <w:rPr>
            <w:rFonts w:hint="eastAsia"/>
            <w:noProof/>
            <w:webHidden/>
          </w:rPr>
        </w:r>
        <w:r w:rsidR="00EC6FBE">
          <w:rPr>
            <w:rFonts w:hint="eastAsia"/>
            <w:noProof/>
            <w:webHidden/>
          </w:rPr>
          <w:fldChar w:fldCharType="separate"/>
        </w:r>
        <w:r w:rsidR="00EC6FBE">
          <w:rPr>
            <w:rFonts w:hint="eastAsia"/>
            <w:noProof/>
            <w:webHidden/>
          </w:rPr>
          <w:t>4</w:t>
        </w:r>
        <w:r w:rsidR="00EC6FBE">
          <w:rPr>
            <w:rFonts w:hint="eastAsia"/>
            <w:noProof/>
            <w:webHidden/>
          </w:rPr>
          <w:fldChar w:fldCharType="end"/>
        </w:r>
      </w:hyperlink>
    </w:p>
    <w:p w14:paraId="4CA75C79" w14:textId="7431C4C4" w:rsidR="00EC6FBE" w:rsidRDefault="00EC6FBE">
      <w:pPr>
        <w:pStyle w:val="TOC2"/>
        <w:rPr>
          <w:rFonts w:asciiTheme="minorHAnsi" w:eastAsiaTheme="minorEastAsia" w:hAnsiTheme="minorHAnsi" w:cstheme="minorBidi"/>
          <w:b w:val="0"/>
          <w:bCs w:val="0"/>
          <w:smallCaps w:val="0"/>
          <w:color w:val="auto"/>
          <w:sz w:val="22"/>
          <w:szCs w:val="24"/>
          <w14:ligatures w14:val="standardContextual"/>
        </w:rPr>
      </w:pPr>
      <w:hyperlink w:anchor="_Toc217918906" w:history="1">
        <w:r w:rsidRPr="000178C4">
          <w:rPr>
            <w:rStyle w:val="Hyperlink"/>
            <w:rFonts w:hint="eastAsia"/>
          </w:rPr>
          <w:t xml:space="preserve">14.1 </w:t>
        </w:r>
        <w:r w:rsidRPr="000178C4">
          <w:rPr>
            <w:rStyle w:val="Hyperlink"/>
            <w:rFonts w:eastAsia="等线" w:hint="eastAsia"/>
          </w:rPr>
          <w:t>General Information</w:t>
        </w:r>
        <w:r>
          <w:rPr>
            <w:rFonts w:hint="eastAsia"/>
            <w:webHidden/>
          </w:rPr>
          <w:tab/>
        </w:r>
        <w:r>
          <w:rPr>
            <w:rFonts w:hint="eastAsia"/>
            <w:webHidden/>
          </w:rPr>
          <w:fldChar w:fldCharType="begin"/>
        </w:r>
        <w:r>
          <w:rPr>
            <w:rFonts w:hint="eastAsia"/>
            <w:webHidden/>
          </w:rPr>
          <w:instrText xml:space="preserve"> </w:instrText>
        </w:r>
        <w:r>
          <w:rPr>
            <w:webHidden/>
          </w:rPr>
          <w:instrText>PAGEREF _Toc217918906 \h</w:instrText>
        </w:r>
        <w:r>
          <w:rPr>
            <w:rFonts w:hint="eastAsia"/>
            <w:webHidden/>
          </w:rPr>
          <w:instrText xml:space="preserve"> </w:instrText>
        </w:r>
        <w:r>
          <w:rPr>
            <w:rFonts w:hint="eastAsia"/>
            <w:webHidden/>
          </w:rPr>
        </w:r>
        <w:r>
          <w:rPr>
            <w:rFonts w:hint="eastAsia"/>
            <w:webHidden/>
          </w:rPr>
          <w:fldChar w:fldCharType="separate"/>
        </w:r>
        <w:r>
          <w:rPr>
            <w:webHidden/>
          </w:rPr>
          <w:t>4</w:t>
        </w:r>
        <w:r>
          <w:rPr>
            <w:rFonts w:hint="eastAsia"/>
            <w:webHidden/>
          </w:rPr>
          <w:fldChar w:fldCharType="end"/>
        </w:r>
      </w:hyperlink>
    </w:p>
    <w:p w14:paraId="4B936938" w14:textId="744B7D9A" w:rsidR="00EC6FBE" w:rsidRDefault="00EC6FBE">
      <w:pPr>
        <w:pStyle w:val="TOC3"/>
        <w:rPr>
          <w:rFonts w:asciiTheme="minorHAnsi" w:eastAsiaTheme="minorEastAsia" w:hAnsiTheme="minorHAnsi" w:cstheme="minorBidi"/>
          <w:color w:val="auto"/>
          <w:sz w:val="22"/>
          <w:szCs w:val="24"/>
          <w14:ligatures w14:val="standardContextual"/>
        </w:rPr>
      </w:pPr>
      <w:hyperlink w:anchor="_Toc217918907" w:history="1">
        <w:r w:rsidRPr="000178C4">
          <w:rPr>
            <w:rStyle w:val="Hyperlink"/>
            <w:rFonts w:hint="eastAsia"/>
            <w:bCs/>
          </w:rPr>
          <w:t>Listing 14.1.1 CAR-T Treatment Summary (Enrolled Subjects)</w:t>
        </w:r>
        <w:r>
          <w:rPr>
            <w:rFonts w:hint="eastAsia"/>
            <w:webHidden/>
          </w:rPr>
          <w:tab/>
        </w:r>
        <w:r>
          <w:rPr>
            <w:rFonts w:hint="eastAsia"/>
            <w:webHidden/>
          </w:rPr>
          <w:fldChar w:fldCharType="begin"/>
        </w:r>
        <w:r>
          <w:rPr>
            <w:rFonts w:hint="eastAsia"/>
            <w:webHidden/>
          </w:rPr>
          <w:instrText xml:space="preserve"> </w:instrText>
        </w:r>
        <w:r>
          <w:rPr>
            <w:webHidden/>
          </w:rPr>
          <w:instrText>PAGEREF _Toc217918907 \h</w:instrText>
        </w:r>
        <w:r>
          <w:rPr>
            <w:rFonts w:hint="eastAsia"/>
            <w:webHidden/>
          </w:rPr>
          <w:instrText xml:space="preserve"> </w:instrText>
        </w:r>
        <w:r>
          <w:rPr>
            <w:rFonts w:hint="eastAsia"/>
            <w:webHidden/>
          </w:rPr>
        </w:r>
        <w:r>
          <w:rPr>
            <w:rFonts w:hint="eastAsia"/>
            <w:webHidden/>
          </w:rPr>
          <w:fldChar w:fldCharType="separate"/>
        </w:r>
        <w:r>
          <w:rPr>
            <w:webHidden/>
          </w:rPr>
          <w:t>5</w:t>
        </w:r>
        <w:r>
          <w:rPr>
            <w:rFonts w:hint="eastAsia"/>
            <w:webHidden/>
          </w:rPr>
          <w:fldChar w:fldCharType="end"/>
        </w:r>
      </w:hyperlink>
    </w:p>
    <w:p w14:paraId="71386C52" w14:textId="1B83BCDE" w:rsidR="00EC6FBE" w:rsidRDefault="00EC6FBE">
      <w:pPr>
        <w:pStyle w:val="TOC3"/>
        <w:rPr>
          <w:rFonts w:asciiTheme="minorHAnsi" w:eastAsiaTheme="minorEastAsia" w:hAnsiTheme="minorHAnsi" w:cstheme="minorBidi"/>
          <w:color w:val="auto"/>
          <w:sz w:val="22"/>
          <w:szCs w:val="24"/>
          <w14:ligatures w14:val="standardContextual"/>
        </w:rPr>
      </w:pPr>
      <w:hyperlink w:anchor="_Toc217918908" w:history="1">
        <w:r w:rsidRPr="000178C4">
          <w:rPr>
            <w:rStyle w:val="Hyperlink"/>
            <w:rFonts w:hint="eastAsia"/>
            <w:bCs/>
          </w:rPr>
          <w:t>Listing 14.1.2.1 Baseline Characteristics (&lt;&lt;IIM Cohort&gt;&gt; Full Analysis Set)</w:t>
        </w:r>
        <w:r>
          <w:rPr>
            <w:rFonts w:hint="eastAsia"/>
            <w:webHidden/>
          </w:rPr>
          <w:tab/>
        </w:r>
        <w:r>
          <w:rPr>
            <w:rFonts w:hint="eastAsia"/>
            <w:webHidden/>
          </w:rPr>
          <w:fldChar w:fldCharType="begin"/>
        </w:r>
        <w:r>
          <w:rPr>
            <w:rFonts w:hint="eastAsia"/>
            <w:webHidden/>
          </w:rPr>
          <w:instrText xml:space="preserve"> </w:instrText>
        </w:r>
        <w:r>
          <w:rPr>
            <w:webHidden/>
          </w:rPr>
          <w:instrText>PAGEREF _Toc217918908 \h</w:instrText>
        </w:r>
        <w:r>
          <w:rPr>
            <w:rFonts w:hint="eastAsia"/>
            <w:webHidden/>
          </w:rPr>
          <w:instrText xml:space="preserve"> </w:instrText>
        </w:r>
        <w:r>
          <w:rPr>
            <w:rFonts w:hint="eastAsia"/>
            <w:webHidden/>
          </w:rPr>
        </w:r>
        <w:r>
          <w:rPr>
            <w:rFonts w:hint="eastAsia"/>
            <w:webHidden/>
          </w:rPr>
          <w:fldChar w:fldCharType="separate"/>
        </w:r>
        <w:r>
          <w:rPr>
            <w:webHidden/>
          </w:rPr>
          <w:t>6</w:t>
        </w:r>
        <w:r>
          <w:rPr>
            <w:rFonts w:hint="eastAsia"/>
            <w:webHidden/>
          </w:rPr>
          <w:fldChar w:fldCharType="end"/>
        </w:r>
      </w:hyperlink>
    </w:p>
    <w:p w14:paraId="1CA083F9" w14:textId="7039557D" w:rsidR="00EC6FBE" w:rsidRDefault="00EC6FBE">
      <w:pPr>
        <w:pStyle w:val="TOC3"/>
        <w:rPr>
          <w:rFonts w:asciiTheme="minorHAnsi" w:eastAsiaTheme="minorEastAsia" w:hAnsiTheme="minorHAnsi" w:cstheme="minorBidi"/>
          <w:color w:val="auto"/>
          <w:sz w:val="22"/>
          <w:szCs w:val="24"/>
          <w14:ligatures w14:val="standardContextual"/>
        </w:rPr>
      </w:pPr>
      <w:hyperlink w:anchor="_Toc217918909" w:history="1">
        <w:r w:rsidRPr="000178C4">
          <w:rPr>
            <w:rStyle w:val="Hyperlink"/>
            <w:rFonts w:hint="eastAsia"/>
            <w:bCs/>
          </w:rPr>
          <w:t>Listing 14.1.2.2 Baseline Characteristics (&lt;&lt;SSc Cohort&gt;&gt; Full Analysis Set)</w:t>
        </w:r>
        <w:r>
          <w:rPr>
            <w:rFonts w:hint="eastAsia"/>
            <w:webHidden/>
          </w:rPr>
          <w:tab/>
        </w:r>
        <w:r>
          <w:rPr>
            <w:rFonts w:hint="eastAsia"/>
            <w:webHidden/>
          </w:rPr>
          <w:fldChar w:fldCharType="begin"/>
        </w:r>
        <w:r>
          <w:rPr>
            <w:rFonts w:hint="eastAsia"/>
            <w:webHidden/>
          </w:rPr>
          <w:instrText xml:space="preserve"> </w:instrText>
        </w:r>
        <w:r>
          <w:rPr>
            <w:webHidden/>
          </w:rPr>
          <w:instrText>PAGEREF _Toc217918909 \h</w:instrText>
        </w:r>
        <w:r>
          <w:rPr>
            <w:rFonts w:hint="eastAsia"/>
            <w:webHidden/>
          </w:rPr>
          <w:instrText xml:space="preserve"> </w:instrText>
        </w:r>
        <w:r>
          <w:rPr>
            <w:rFonts w:hint="eastAsia"/>
            <w:webHidden/>
          </w:rPr>
        </w:r>
        <w:r>
          <w:rPr>
            <w:rFonts w:hint="eastAsia"/>
            <w:webHidden/>
          </w:rPr>
          <w:fldChar w:fldCharType="separate"/>
        </w:r>
        <w:r>
          <w:rPr>
            <w:webHidden/>
          </w:rPr>
          <w:t>8</w:t>
        </w:r>
        <w:r>
          <w:rPr>
            <w:rFonts w:hint="eastAsia"/>
            <w:webHidden/>
          </w:rPr>
          <w:fldChar w:fldCharType="end"/>
        </w:r>
      </w:hyperlink>
    </w:p>
    <w:p w14:paraId="54F39670" w14:textId="0693EBD3" w:rsidR="00EC6FBE" w:rsidRDefault="00EC6FBE">
      <w:pPr>
        <w:pStyle w:val="TOC3"/>
        <w:rPr>
          <w:rFonts w:asciiTheme="minorHAnsi" w:eastAsiaTheme="minorEastAsia" w:hAnsiTheme="minorHAnsi" w:cstheme="minorBidi"/>
          <w:color w:val="auto"/>
          <w:sz w:val="22"/>
          <w:szCs w:val="24"/>
          <w14:ligatures w14:val="standardContextual"/>
        </w:rPr>
      </w:pPr>
      <w:hyperlink w:anchor="_Toc217918910" w:history="1">
        <w:r w:rsidRPr="000178C4">
          <w:rPr>
            <w:rStyle w:val="Hyperlink"/>
            <w:rFonts w:hint="eastAsia"/>
            <w:bCs/>
          </w:rPr>
          <w:t xml:space="preserve">Listing 14.1.3.2 </w:t>
        </w:r>
        <w:r w:rsidRPr="000178C4">
          <w:rPr>
            <w:rStyle w:val="Hyperlink"/>
            <w:rFonts w:hint="eastAsia"/>
          </w:rPr>
          <w:t>Baseline Lab Values (&lt;&lt;SSc Cohort&gt;&gt; Full Analysis Set)</w:t>
        </w:r>
        <w:r>
          <w:rPr>
            <w:rFonts w:hint="eastAsia"/>
            <w:webHidden/>
          </w:rPr>
          <w:tab/>
        </w:r>
        <w:r>
          <w:rPr>
            <w:rFonts w:hint="eastAsia"/>
            <w:webHidden/>
          </w:rPr>
          <w:fldChar w:fldCharType="begin"/>
        </w:r>
        <w:r>
          <w:rPr>
            <w:rFonts w:hint="eastAsia"/>
            <w:webHidden/>
          </w:rPr>
          <w:instrText xml:space="preserve"> </w:instrText>
        </w:r>
        <w:r>
          <w:rPr>
            <w:webHidden/>
          </w:rPr>
          <w:instrText>PAGEREF _Toc217918910 \h</w:instrText>
        </w:r>
        <w:r>
          <w:rPr>
            <w:rFonts w:hint="eastAsia"/>
            <w:webHidden/>
          </w:rPr>
          <w:instrText xml:space="preserve"> </w:instrText>
        </w:r>
        <w:r>
          <w:rPr>
            <w:rFonts w:hint="eastAsia"/>
            <w:webHidden/>
          </w:rPr>
        </w:r>
        <w:r>
          <w:rPr>
            <w:rFonts w:hint="eastAsia"/>
            <w:webHidden/>
          </w:rPr>
          <w:fldChar w:fldCharType="separate"/>
        </w:r>
        <w:r>
          <w:rPr>
            <w:webHidden/>
          </w:rPr>
          <w:t>10</w:t>
        </w:r>
        <w:r>
          <w:rPr>
            <w:rFonts w:hint="eastAsia"/>
            <w:webHidden/>
          </w:rPr>
          <w:fldChar w:fldCharType="end"/>
        </w:r>
      </w:hyperlink>
    </w:p>
    <w:p w14:paraId="1FDF1C42" w14:textId="4161B784" w:rsidR="00EC6FBE" w:rsidRDefault="00EC6FBE">
      <w:pPr>
        <w:pStyle w:val="TOC3"/>
        <w:rPr>
          <w:rFonts w:asciiTheme="minorHAnsi" w:eastAsiaTheme="minorEastAsia" w:hAnsiTheme="minorHAnsi" w:cstheme="minorBidi"/>
          <w:color w:val="auto"/>
          <w:sz w:val="22"/>
          <w:szCs w:val="24"/>
          <w14:ligatures w14:val="standardContextual"/>
        </w:rPr>
      </w:pPr>
      <w:hyperlink w:anchor="_Toc217918911" w:history="1">
        <w:r w:rsidRPr="000178C4">
          <w:rPr>
            <w:rStyle w:val="Hyperlink"/>
            <w:rFonts w:hint="eastAsia"/>
            <w:bCs/>
          </w:rPr>
          <w:t xml:space="preserve">Listing 14.1.4.1 </w:t>
        </w:r>
        <w:r w:rsidRPr="000178C4">
          <w:rPr>
            <w:rStyle w:val="Hyperlink"/>
            <w:rFonts w:hint="eastAsia"/>
          </w:rPr>
          <w:t>Disease Related Treatment Prior to Apheresis (&lt;&lt;IIM Cohort&gt;&gt; Full Analysis Set)</w:t>
        </w:r>
        <w:r>
          <w:rPr>
            <w:rFonts w:hint="eastAsia"/>
            <w:webHidden/>
          </w:rPr>
          <w:tab/>
        </w:r>
        <w:r>
          <w:rPr>
            <w:rFonts w:hint="eastAsia"/>
            <w:webHidden/>
          </w:rPr>
          <w:fldChar w:fldCharType="begin"/>
        </w:r>
        <w:r>
          <w:rPr>
            <w:rFonts w:hint="eastAsia"/>
            <w:webHidden/>
          </w:rPr>
          <w:instrText xml:space="preserve"> </w:instrText>
        </w:r>
        <w:r>
          <w:rPr>
            <w:webHidden/>
          </w:rPr>
          <w:instrText>PAGEREF _Toc217918911 \h</w:instrText>
        </w:r>
        <w:r>
          <w:rPr>
            <w:rFonts w:hint="eastAsia"/>
            <w:webHidden/>
          </w:rPr>
          <w:instrText xml:space="preserve"> </w:instrText>
        </w:r>
        <w:r>
          <w:rPr>
            <w:rFonts w:hint="eastAsia"/>
            <w:webHidden/>
          </w:rPr>
        </w:r>
        <w:r>
          <w:rPr>
            <w:rFonts w:hint="eastAsia"/>
            <w:webHidden/>
          </w:rPr>
          <w:fldChar w:fldCharType="separate"/>
        </w:r>
        <w:r>
          <w:rPr>
            <w:webHidden/>
          </w:rPr>
          <w:t>11</w:t>
        </w:r>
        <w:r>
          <w:rPr>
            <w:rFonts w:hint="eastAsia"/>
            <w:webHidden/>
          </w:rPr>
          <w:fldChar w:fldCharType="end"/>
        </w:r>
      </w:hyperlink>
    </w:p>
    <w:p w14:paraId="4D4BD416" w14:textId="4EEDBE5E" w:rsidR="00EC6FBE" w:rsidRDefault="00EC6FBE">
      <w:pPr>
        <w:pStyle w:val="TOC3"/>
        <w:rPr>
          <w:rFonts w:asciiTheme="minorHAnsi" w:eastAsiaTheme="minorEastAsia" w:hAnsiTheme="minorHAnsi" w:cstheme="minorBidi"/>
          <w:color w:val="auto"/>
          <w:sz w:val="22"/>
          <w:szCs w:val="24"/>
          <w14:ligatures w14:val="standardContextual"/>
        </w:rPr>
      </w:pPr>
      <w:hyperlink w:anchor="_Toc217918912" w:history="1">
        <w:r w:rsidRPr="000178C4">
          <w:rPr>
            <w:rStyle w:val="Hyperlink"/>
            <w:rFonts w:hint="eastAsia"/>
            <w:bCs/>
          </w:rPr>
          <w:t xml:space="preserve">Listing 14.1.4.2 </w:t>
        </w:r>
        <w:r w:rsidRPr="000178C4">
          <w:rPr>
            <w:rStyle w:val="Hyperlink"/>
            <w:rFonts w:hint="eastAsia"/>
          </w:rPr>
          <w:t>Disease Related Treatment Prior to Apheresis (&lt;&lt;SSc Cohort&gt;&gt; Full Analysis Set)</w:t>
        </w:r>
        <w:r>
          <w:rPr>
            <w:rFonts w:hint="eastAsia"/>
            <w:webHidden/>
          </w:rPr>
          <w:tab/>
        </w:r>
        <w:r>
          <w:rPr>
            <w:rFonts w:hint="eastAsia"/>
            <w:webHidden/>
          </w:rPr>
          <w:fldChar w:fldCharType="begin"/>
        </w:r>
        <w:r>
          <w:rPr>
            <w:rFonts w:hint="eastAsia"/>
            <w:webHidden/>
          </w:rPr>
          <w:instrText xml:space="preserve"> </w:instrText>
        </w:r>
        <w:r>
          <w:rPr>
            <w:webHidden/>
          </w:rPr>
          <w:instrText>PAGEREF _Toc217918912 \h</w:instrText>
        </w:r>
        <w:r>
          <w:rPr>
            <w:rFonts w:hint="eastAsia"/>
            <w:webHidden/>
          </w:rPr>
          <w:instrText xml:space="preserve"> </w:instrText>
        </w:r>
        <w:r>
          <w:rPr>
            <w:rFonts w:hint="eastAsia"/>
            <w:webHidden/>
          </w:rPr>
        </w:r>
        <w:r>
          <w:rPr>
            <w:rFonts w:hint="eastAsia"/>
            <w:webHidden/>
          </w:rPr>
          <w:fldChar w:fldCharType="separate"/>
        </w:r>
        <w:r>
          <w:rPr>
            <w:webHidden/>
          </w:rPr>
          <w:t>14</w:t>
        </w:r>
        <w:r>
          <w:rPr>
            <w:rFonts w:hint="eastAsia"/>
            <w:webHidden/>
          </w:rPr>
          <w:fldChar w:fldCharType="end"/>
        </w:r>
      </w:hyperlink>
    </w:p>
    <w:p w14:paraId="71142E19" w14:textId="35A4A2B8" w:rsidR="00EC6FBE" w:rsidRDefault="00EC6FBE">
      <w:pPr>
        <w:pStyle w:val="TOC3"/>
        <w:rPr>
          <w:rFonts w:asciiTheme="minorHAnsi" w:eastAsiaTheme="minorEastAsia" w:hAnsiTheme="minorHAnsi" w:cstheme="minorBidi"/>
          <w:color w:val="auto"/>
          <w:sz w:val="22"/>
          <w:szCs w:val="24"/>
          <w14:ligatures w14:val="standardContextual"/>
        </w:rPr>
      </w:pPr>
      <w:hyperlink w:anchor="_Toc217918913" w:history="1">
        <w:r w:rsidRPr="000178C4">
          <w:rPr>
            <w:rStyle w:val="Hyperlink"/>
            <w:rFonts w:hint="eastAsia"/>
            <w:bCs/>
          </w:rPr>
          <w:t xml:space="preserve">Listing 14.1.5.1 </w:t>
        </w:r>
        <w:r w:rsidRPr="000178C4">
          <w:rPr>
            <w:rStyle w:val="Hyperlink"/>
            <w:rFonts w:hint="eastAsia"/>
          </w:rPr>
          <w:t>Bridging Therapy (&lt;&lt;IIM Cohort&gt;&gt; Full Analysis Set)</w:t>
        </w:r>
        <w:r>
          <w:rPr>
            <w:rFonts w:hint="eastAsia"/>
            <w:webHidden/>
          </w:rPr>
          <w:tab/>
        </w:r>
        <w:r>
          <w:rPr>
            <w:rFonts w:hint="eastAsia"/>
            <w:webHidden/>
          </w:rPr>
          <w:fldChar w:fldCharType="begin"/>
        </w:r>
        <w:r>
          <w:rPr>
            <w:rFonts w:hint="eastAsia"/>
            <w:webHidden/>
          </w:rPr>
          <w:instrText xml:space="preserve"> </w:instrText>
        </w:r>
        <w:r>
          <w:rPr>
            <w:webHidden/>
          </w:rPr>
          <w:instrText>PAGEREF _Toc217918913 \h</w:instrText>
        </w:r>
        <w:r>
          <w:rPr>
            <w:rFonts w:hint="eastAsia"/>
            <w:webHidden/>
          </w:rPr>
          <w:instrText xml:space="preserve"> </w:instrText>
        </w:r>
        <w:r>
          <w:rPr>
            <w:rFonts w:hint="eastAsia"/>
            <w:webHidden/>
          </w:rPr>
        </w:r>
        <w:r>
          <w:rPr>
            <w:rFonts w:hint="eastAsia"/>
            <w:webHidden/>
          </w:rPr>
          <w:fldChar w:fldCharType="separate"/>
        </w:r>
        <w:r>
          <w:rPr>
            <w:webHidden/>
          </w:rPr>
          <w:t>15</w:t>
        </w:r>
        <w:r>
          <w:rPr>
            <w:rFonts w:hint="eastAsia"/>
            <w:webHidden/>
          </w:rPr>
          <w:fldChar w:fldCharType="end"/>
        </w:r>
      </w:hyperlink>
    </w:p>
    <w:p w14:paraId="2E397AAE" w14:textId="7DE15A17" w:rsidR="00EC6FBE" w:rsidRDefault="00EC6FBE">
      <w:pPr>
        <w:pStyle w:val="TOC3"/>
        <w:rPr>
          <w:rFonts w:asciiTheme="minorHAnsi" w:eastAsiaTheme="minorEastAsia" w:hAnsiTheme="minorHAnsi" w:cstheme="minorBidi"/>
          <w:color w:val="auto"/>
          <w:sz w:val="22"/>
          <w:szCs w:val="24"/>
          <w14:ligatures w14:val="standardContextual"/>
        </w:rPr>
      </w:pPr>
      <w:hyperlink w:anchor="_Toc217918914" w:history="1">
        <w:r w:rsidRPr="000178C4">
          <w:rPr>
            <w:rStyle w:val="Hyperlink"/>
            <w:rFonts w:hint="eastAsia"/>
            <w:bCs/>
          </w:rPr>
          <w:t xml:space="preserve">Listing 14.1.5.2 </w:t>
        </w:r>
        <w:r w:rsidRPr="000178C4">
          <w:rPr>
            <w:rStyle w:val="Hyperlink"/>
            <w:rFonts w:hint="eastAsia"/>
          </w:rPr>
          <w:t>Bridging Therapy (&lt;&lt;SSc Cohort&gt;&gt; Full Analysis Set)</w:t>
        </w:r>
        <w:r>
          <w:rPr>
            <w:rFonts w:hint="eastAsia"/>
            <w:webHidden/>
          </w:rPr>
          <w:tab/>
        </w:r>
        <w:r>
          <w:rPr>
            <w:rFonts w:hint="eastAsia"/>
            <w:webHidden/>
          </w:rPr>
          <w:fldChar w:fldCharType="begin"/>
        </w:r>
        <w:r>
          <w:rPr>
            <w:rFonts w:hint="eastAsia"/>
            <w:webHidden/>
          </w:rPr>
          <w:instrText xml:space="preserve"> </w:instrText>
        </w:r>
        <w:r>
          <w:rPr>
            <w:webHidden/>
          </w:rPr>
          <w:instrText>PAGEREF _Toc217918914 \h</w:instrText>
        </w:r>
        <w:r>
          <w:rPr>
            <w:rFonts w:hint="eastAsia"/>
            <w:webHidden/>
          </w:rPr>
          <w:instrText xml:space="preserve"> </w:instrText>
        </w:r>
        <w:r>
          <w:rPr>
            <w:rFonts w:hint="eastAsia"/>
            <w:webHidden/>
          </w:rPr>
        </w:r>
        <w:r>
          <w:rPr>
            <w:rFonts w:hint="eastAsia"/>
            <w:webHidden/>
          </w:rPr>
          <w:fldChar w:fldCharType="separate"/>
        </w:r>
        <w:r>
          <w:rPr>
            <w:webHidden/>
          </w:rPr>
          <w:t>16</w:t>
        </w:r>
        <w:r>
          <w:rPr>
            <w:rFonts w:hint="eastAsia"/>
            <w:webHidden/>
          </w:rPr>
          <w:fldChar w:fldCharType="end"/>
        </w:r>
      </w:hyperlink>
    </w:p>
    <w:p w14:paraId="6E2439F4" w14:textId="3DFBC197" w:rsidR="00EC6FBE" w:rsidRDefault="00EC6FBE">
      <w:pPr>
        <w:pStyle w:val="TOC2"/>
        <w:rPr>
          <w:rFonts w:asciiTheme="minorHAnsi" w:eastAsiaTheme="minorEastAsia" w:hAnsiTheme="minorHAnsi" w:cstheme="minorBidi"/>
          <w:b w:val="0"/>
          <w:bCs w:val="0"/>
          <w:smallCaps w:val="0"/>
          <w:color w:val="auto"/>
          <w:sz w:val="22"/>
          <w:szCs w:val="24"/>
          <w14:ligatures w14:val="standardContextual"/>
        </w:rPr>
      </w:pPr>
      <w:hyperlink w:anchor="_Toc217918915" w:history="1">
        <w:r w:rsidRPr="000178C4">
          <w:rPr>
            <w:rStyle w:val="Hyperlink"/>
            <w:rFonts w:hint="eastAsia"/>
          </w:rPr>
          <w:t>14.2 Efficacy Overviews</w:t>
        </w:r>
        <w:r>
          <w:rPr>
            <w:rFonts w:hint="eastAsia"/>
            <w:webHidden/>
          </w:rPr>
          <w:tab/>
        </w:r>
        <w:r>
          <w:rPr>
            <w:rFonts w:hint="eastAsia"/>
            <w:webHidden/>
          </w:rPr>
          <w:fldChar w:fldCharType="begin"/>
        </w:r>
        <w:r>
          <w:rPr>
            <w:rFonts w:hint="eastAsia"/>
            <w:webHidden/>
          </w:rPr>
          <w:instrText xml:space="preserve"> </w:instrText>
        </w:r>
        <w:r>
          <w:rPr>
            <w:webHidden/>
          </w:rPr>
          <w:instrText>PAGEREF _Toc217918915 \h</w:instrText>
        </w:r>
        <w:r>
          <w:rPr>
            <w:rFonts w:hint="eastAsia"/>
            <w:webHidden/>
          </w:rPr>
          <w:instrText xml:space="preserve"> </w:instrText>
        </w:r>
        <w:r>
          <w:rPr>
            <w:rFonts w:hint="eastAsia"/>
            <w:webHidden/>
          </w:rPr>
        </w:r>
        <w:r>
          <w:rPr>
            <w:rFonts w:hint="eastAsia"/>
            <w:webHidden/>
          </w:rPr>
          <w:fldChar w:fldCharType="separate"/>
        </w:r>
        <w:r>
          <w:rPr>
            <w:webHidden/>
          </w:rPr>
          <w:t>17</w:t>
        </w:r>
        <w:r>
          <w:rPr>
            <w:rFonts w:hint="eastAsia"/>
            <w:webHidden/>
          </w:rPr>
          <w:fldChar w:fldCharType="end"/>
        </w:r>
      </w:hyperlink>
    </w:p>
    <w:p w14:paraId="7ED0302F" w14:textId="430EF0AC" w:rsidR="00EC6FBE" w:rsidRDefault="00EC6FBE">
      <w:pPr>
        <w:pStyle w:val="TOC3"/>
        <w:rPr>
          <w:rFonts w:asciiTheme="minorHAnsi" w:eastAsiaTheme="minorEastAsia" w:hAnsiTheme="minorHAnsi" w:cstheme="minorBidi"/>
          <w:color w:val="auto"/>
          <w:sz w:val="22"/>
          <w:szCs w:val="24"/>
          <w14:ligatures w14:val="standardContextual"/>
        </w:rPr>
      </w:pPr>
      <w:hyperlink w:anchor="_Toc217918916" w:history="1">
        <w:r w:rsidRPr="000178C4">
          <w:rPr>
            <w:rStyle w:val="Hyperlink"/>
            <w:rFonts w:hint="eastAsia"/>
            <w:bCs/>
          </w:rPr>
          <w:t>Figure 14.2.1 Line Plot of PhGA Overtime (&lt;&lt;IIM Cohort&gt;&gt; Full Analysis Set)</w:t>
        </w:r>
        <w:r>
          <w:rPr>
            <w:rFonts w:hint="eastAsia"/>
            <w:webHidden/>
          </w:rPr>
          <w:tab/>
        </w:r>
        <w:r>
          <w:rPr>
            <w:rFonts w:hint="eastAsia"/>
            <w:webHidden/>
          </w:rPr>
          <w:fldChar w:fldCharType="begin"/>
        </w:r>
        <w:r>
          <w:rPr>
            <w:rFonts w:hint="eastAsia"/>
            <w:webHidden/>
          </w:rPr>
          <w:instrText xml:space="preserve"> </w:instrText>
        </w:r>
        <w:r>
          <w:rPr>
            <w:webHidden/>
          </w:rPr>
          <w:instrText>PAGEREF _Toc217918916 \h</w:instrText>
        </w:r>
        <w:r>
          <w:rPr>
            <w:rFonts w:hint="eastAsia"/>
            <w:webHidden/>
          </w:rPr>
          <w:instrText xml:space="preserve"> </w:instrText>
        </w:r>
        <w:r>
          <w:rPr>
            <w:rFonts w:hint="eastAsia"/>
            <w:webHidden/>
          </w:rPr>
        </w:r>
        <w:r>
          <w:rPr>
            <w:rFonts w:hint="eastAsia"/>
            <w:webHidden/>
          </w:rPr>
          <w:fldChar w:fldCharType="separate"/>
        </w:r>
        <w:r>
          <w:rPr>
            <w:webHidden/>
          </w:rPr>
          <w:t>18</w:t>
        </w:r>
        <w:r>
          <w:rPr>
            <w:rFonts w:hint="eastAsia"/>
            <w:webHidden/>
          </w:rPr>
          <w:fldChar w:fldCharType="end"/>
        </w:r>
      </w:hyperlink>
    </w:p>
    <w:p w14:paraId="13D586AB" w14:textId="709B1F88" w:rsidR="00EC6FBE" w:rsidRDefault="00EC6FBE">
      <w:pPr>
        <w:pStyle w:val="TOC3"/>
        <w:rPr>
          <w:rFonts w:asciiTheme="minorHAnsi" w:eastAsiaTheme="minorEastAsia" w:hAnsiTheme="minorHAnsi" w:cstheme="minorBidi"/>
          <w:color w:val="auto"/>
          <w:sz w:val="22"/>
          <w:szCs w:val="24"/>
          <w14:ligatures w14:val="standardContextual"/>
        </w:rPr>
      </w:pPr>
      <w:hyperlink w:anchor="_Toc217918917" w:history="1">
        <w:r w:rsidRPr="000178C4">
          <w:rPr>
            <w:rStyle w:val="Hyperlink"/>
            <w:rFonts w:hint="eastAsia"/>
            <w:bCs/>
          </w:rPr>
          <w:t>Figure 14.2.2 Line Plot of PtGA Overtime (&lt;&lt;IIM Cohort&gt;&gt; Full Analysis Set)</w:t>
        </w:r>
        <w:r>
          <w:rPr>
            <w:rFonts w:hint="eastAsia"/>
            <w:webHidden/>
          </w:rPr>
          <w:tab/>
        </w:r>
        <w:r>
          <w:rPr>
            <w:rFonts w:hint="eastAsia"/>
            <w:webHidden/>
          </w:rPr>
          <w:fldChar w:fldCharType="begin"/>
        </w:r>
        <w:r>
          <w:rPr>
            <w:rFonts w:hint="eastAsia"/>
            <w:webHidden/>
          </w:rPr>
          <w:instrText xml:space="preserve"> </w:instrText>
        </w:r>
        <w:r>
          <w:rPr>
            <w:webHidden/>
          </w:rPr>
          <w:instrText>PAGEREF _Toc217918917 \h</w:instrText>
        </w:r>
        <w:r>
          <w:rPr>
            <w:rFonts w:hint="eastAsia"/>
            <w:webHidden/>
          </w:rPr>
          <w:instrText xml:space="preserve"> </w:instrText>
        </w:r>
        <w:r>
          <w:rPr>
            <w:rFonts w:hint="eastAsia"/>
            <w:webHidden/>
          </w:rPr>
        </w:r>
        <w:r>
          <w:rPr>
            <w:rFonts w:hint="eastAsia"/>
            <w:webHidden/>
          </w:rPr>
          <w:fldChar w:fldCharType="separate"/>
        </w:r>
        <w:r>
          <w:rPr>
            <w:webHidden/>
          </w:rPr>
          <w:t>19</w:t>
        </w:r>
        <w:r>
          <w:rPr>
            <w:rFonts w:hint="eastAsia"/>
            <w:webHidden/>
          </w:rPr>
          <w:fldChar w:fldCharType="end"/>
        </w:r>
      </w:hyperlink>
    </w:p>
    <w:p w14:paraId="019C10E3" w14:textId="77C0EFCD" w:rsidR="00EC6FBE" w:rsidRDefault="00EC6FBE">
      <w:pPr>
        <w:pStyle w:val="TOC3"/>
        <w:rPr>
          <w:rFonts w:asciiTheme="minorHAnsi" w:eastAsiaTheme="minorEastAsia" w:hAnsiTheme="minorHAnsi" w:cstheme="minorBidi"/>
          <w:color w:val="auto"/>
          <w:sz w:val="22"/>
          <w:szCs w:val="24"/>
          <w14:ligatures w14:val="standardContextual"/>
        </w:rPr>
      </w:pPr>
      <w:hyperlink w:anchor="_Toc217918918" w:history="1">
        <w:r w:rsidRPr="000178C4">
          <w:rPr>
            <w:rStyle w:val="Hyperlink"/>
            <w:rFonts w:hint="eastAsia"/>
            <w:bCs/>
          </w:rPr>
          <w:t>Figure 14.2.3 Line Plot of MMT-8 Overtime (&lt;&lt;IIM Cohort&gt;&gt; Full Analysis Set)</w:t>
        </w:r>
        <w:r>
          <w:rPr>
            <w:rFonts w:hint="eastAsia"/>
            <w:webHidden/>
          </w:rPr>
          <w:tab/>
        </w:r>
        <w:r>
          <w:rPr>
            <w:rFonts w:hint="eastAsia"/>
            <w:webHidden/>
          </w:rPr>
          <w:fldChar w:fldCharType="begin"/>
        </w:r>
        <w:r>
          <w:rPr>
            <w:rFonts w:hint="eastAsia"/>
            <w:webHidden/>
          </w:rPr>
          <w:instrText xml:space="preserve"> </w:instrText>
        </w:r>
        <w:r>
          <w:rPr>
            <w:webHidden/>
          </w:rPr>
          <w:instrText>PAGEREF _Toc217918918 \h</w:instrText>
        </w:r>
        <w:r>
          <w:rPr>
            <w:rFonts w:hint="eastAsia"/>
            <w:webHidden/>
          </w:rPr>
          <w:instrText xml:space="preserve"> </w:instrText>
        </w:r>
        <w:r>
          <w:rPr>
            <w:rFonts w:hint="eastAsia"/>
            <w:webHidden/>
          </w:rPr>
        </w:r>
        <w:r>
          <w:rPr>
            <w:rFonts w:hint="eastAsia"/>
            <w:webHidden/>
          </w:rPr>
          <w:fldChar w:fldCharType="separate"/>
        </w:r>
        <w:r>
          <w:rPr>
            <w:webHidden/>
          </w:rPr>
          <w:t>20</w:t>
        </w:r>
        <w:r>
          <w:rPr>
            <w:rFonts w:hint="eastAsia"/>
            <w:webHidden/>
          </w:rPr>
          <w:fldChar w:fldCharType="end"/>
        </w:r>
      </w:hyperlink>
    </w:p>
    <w:p w14:paraId="5B4081DF" w14:textId="3CA97BCE" w:rsidR="00EC6FBE" w:rsidRDefault="00EC6FBE">
      <w:pPr>
        <w:pStyle w:val="TOC3"/>
        <w:rPr>
          <w:rFonts w:asciiTheme="minorHAnsi" w:eastAsiaTheme="minorEastAsia" w:hAnsiTheme="minorHAnsi" w:cstheme="minorBidi"/>
          <w:color w:val="auto"/>
          <w:sz w:val="22"/>
          <w:szCs w:val="24"/>
          <w14:ligatures w14:val="standardContextual"/>
        </w:rPr>
      </w:pPr>
      <w:hyperlink w:anchor="_Toc217918919" w:history="1">
        <w:r w:rsidRPr="000178C4">
          <w:rPr>
            <w:rStyle w:val="Hyperlink"/>
            <w:rFonts w:hint="eastAsia"/>
            <w:bCs/>
          </w:rPr>
          <w:t>Figure 14.2.4 Line Plot of MDAAT Overtime (&lt;&lt;IIM Cohort&gt;&gt; Full Analysis Set)</w:t>
        </w:r>
        <w:r>
          <w:rPr>
            <w:rFonts w:hint="eastAsia"/>
            <w:webHidden/>
          </w:rPr>
          <w:tab/>
        </w:r>
        <w:r>
          <w:rPr>
            <w:rFonts w:hint="eastAsia"/>
            <w:webHidden/>
          </w:rPr>
          <w:fldChar w:fldCharType="begin"/>
        </w:r>
        <w:r>
          <w:rPr>
            <w:rFonts w:hint="eastAsia"/>
            <w:webHidden/>
          </w:rPr>
          <w:instrText xml:space="preserve"> </w:instrText>
        </w:r>
        <w:r>
          <w:rPr>
            <w:webHidden/>
          </w:rPr>
          <w:instrText>PAGEREF _Toc217918919 \h</w:instrText>
        </w:r>
        <w:r>
          <w:rPr>
            <w:rFonts w:hint="eastAsia"/>
            <w:webHidden/>
          </w:rPr>
          <w:instrText xml:space="preserve"> </w:instrText>
        </w:r>
        <w:r>
          <w:rPr>
            <w:rFonts w:hint="eastAsia"/>
            <w:webHidden/>
          </w:rPr>
        </w:r>
        <w:r>
          <w:rPr>
            <w:rFonts w:hint="eastAsia"/>
            <w:webHidden/>
          </w:rPr>
          <w:fldChar w:fldCharType="separate"/>
        </w:r>
        <w:r>
          <w:rPr>
            <w:webHidden/>
          </w:rPr>
          <w:t>21</w:t>
        </w:r>
        <w:r>
          <w:rPr>
            <w:rFonts w:hint="eastAsia"/>
            <w:webHidden/>
          </w:rPr>
          <w:fldChar w:fldCharType="end"/>
        </w:r>
      </w:hyperlink>
    </w:p>
    <w:p w14:paraId="54C324B3" w14:textId="79A9F283" w:rsidR="00EC6FBE" w:rsidRDefault="00EC6FBE">
      <w:pPr>
        <w:pStyle w:val="TOC3"/>
        <w:rPr>
          <w:rFonts w:asciiTheme="minorHAnsi" w:eastAsiaTheme="minorEastAsia" w:hAnsiTheme="minorHAnsi" w:cstheme="minorBidi"/>
          <w:color w:val="auto"/>
          <w:sz w:val="22"/>
          <w:szCs w:val="24"/>
          <w14:ligatures w14:val="standardContextual"/>
        </w:rPr>
      </w:pPr>
      <w:hyperlink w:anchor="_Toc217918920" w:history="1">
        <w:r w:rsidRPr="000178C4">
          <w:rPr>
            <w:rStyle w:val="Hyperlink"/>
            <w:rFonts w:hint="eastAsia"/>
            <w:bCs/>
          </w:rPr>
          <w:t>Figure 14.2.5 Line Plot of CDASI Overtime (&lt;&lt;IIM Cohort&gt;&gt; Full Analysis Set)</w:t>
        </w:r>
        <w:r>
          <w:rPr>
            <w:rFonts w:hint="eastAsia"/>
            <w:webHidden/>
          </w:rPr>
          <w:tab/>
        </w:r>
        <w:r>
          <w:rPr>
            <w:rFonts w:hint="eastAsia"/>
            <w:webHidden/>
          </w:rPr>
          <w:fldChar w:fldCharType="begin"/>
        </w:r>
        <w:r>
          <w:rPr>
            <w:rFonts w:hint="eastAsia"/>
            <w:webHidden/>
          </w:rPr>
          <w:instrText xml:space="preserve"> </w:instrText>
        </w:r>
        <w:r>
          <w:rPr>
            <w:webHidden/>
          </w:rPr>
          <w:instrText>PAGEREF _Toc217918920 \h</w:instrText>
        </w:r>
        <w:r>
          <w:rPr>
            <w:rFonts w:hint="eastAsia"/>
            <w:webHidden/>
          </w:rPr>
          <w:instrText xml:space="preserve"> </w:instrText>
        </w:r>
        <w:r>
          <w:rPr>
            <w:rFonts w:hint="eastAsia"/>
            <w:webHidden/>
          </w:rPr>
        </w:r>
        <w:r>
          <w:rPr>
            <w:rFonts w:hint="eastAsia"/>
            <w:webHidden/>
          </w:rPr>
          <w:fldChar w:fldCharType="separate"/>
        </w:r>
        <w:r>
          <w:rPr>
            <w:webHidden/>
          </w:rPr>
          <w:t>22</w:t>
        </w:r>
        <w:r>
          <w:rPr>
            <w:rFonts w:hint="eastAsia"/>
            <w:webHidden/>
          </w:rPr>
          <w:fldChar w:fldCharType="end"/>
        </w:r>
      </w:hyperlink>
    </w:p>
    <w:p w14:paraId="5D63C06A" w14:textId="5A4119B3" w:rsidR="00EC6FBE" w:rsidRDefault="00EC6FBE">
      <w:pPr>
        <w:pStyle w:val="TOC3"/>
        <w:rPr>
          <w:rFonts w:asciiTheme="minorHAnsi" w:eastAsiaTheme="minorEastAsia" w:hAnsiTheme="minorHAnsi" w:cstheme="minorBidi"/>
          <w:color w:val="auto"/>
          <w:sz w:val="22"/>
          <w:szCs w:val="24"/>
          <w14:ligatures w14:val="standardContextual"/>
        </w:rPr>
      </w:pPr>
      <w:hyperlink w:anchor="_Toc217918921" w:history="1">
        <w:r w:rsidRPr="000178C4">
          <w:rPr>
            <w:rStyle w:val="Hyperlink"/>
            <w:rFonts w:hint="eastAsia"/>
            <w:bCs/>
          </w:rPr>
          <w:t>Figure 14.2.6 Line Plot of MDI Overtime (&lt;&lt;IIM Cohort&gt;&gt; Full Analysis Set)</w:t>
        </w:r>
        <w:r>
          <w:rPr>
            <w:rFonts w:hint="eastAsia"/>
            <w:webHidden/>
          </w:rPr>
          <w:tab/>
        </w:r>
        <w:r>
          <w:rPr>
            <w:rFonts w:hint="eastAsia"/>
            <w:webHidden/>
          </w:rPr>
          <w:fldChar w:fldCharType="begin"/>
        </w:r>
        <w:r>
          <w:rPr>
            <w:rFonts w:hint="eastAsia"/>
            <w:webHidden/>
          </w:rPr>
          <w:instrText xml:space="preserve"> </w:instrText>
        </w:r>
        <w:r>
          <w:rPr>
            <w:webHidden/>
          </w:rPr>
          <w:instrText>PAGEREF _Toc217918921 \h</w:instrText>
        </w:r>
        <w:r>
          <w:rPr>
            <w:rFonts w:hint="eastAsia"/>
            <w:webHidden/>
          </w:rPr>
          <w:instrText xml:space="preserve"> </w:instrText>
        </w:r>
        <w:r>
          <w:rPr>
            <w:rFonts w:hint="eastAsia"/>
            <w:webHidden/>
          </w:rPr>
        </w:r>
        <w:r>
          <w:rPr>
            <w:rFonts w:hint="eastAsia"/>
            <w:webHidden/>
          </w:rPr>
          <w:fldChar w:fldCharType="separate"/>
        </w:r>
        <w:r>
          <w:rPr>
            <w:webHidden/>
          </w:rPr>
          <w:t>23</w:t>
        </w:r>
        <w:r>
          <w:rPr>
            <w:rFonts w:hint="eastAsia"/>
            <w:webHidden/>
          </w:rPr>
          <w:fldChar w:fldCharType="end"/>
        </w:r>
      </w:hyperlink>
    </w:p>
    <w:p w14:paraId="56D99718" w14:textId="73E722D2" w:rsidR="00EC6FBE" w:rsidRDefault="00EC6FBE">
      <w:pPr>
        <w:pStyle w:val="TOC3"/>
        <w:rPr>
          <w:rFonts w:asciiTheme="minorHAnsi" w:eastAsiaTheme="minorEastAsia" w:hAnsiTheme="minorHAnsi" w:cstheme="minorBidi"/>
          <w:color w:val="auto"/>
          <w:sz w:val="22"/>
          <w:szCs w:val="24"/>
          <w14:ligatures w14:val="standardContextual"/>
        </w:rPr>
      </w:pPr>
      <w:hyperlink w:anchor="_Toc217918922" w:history="1">
        <w:r w:rsidRPr="000178C4">
          <w:rPr>
            <w:rStyle w:val="Hyperlink"/>
            <w:rFonts w:hint="eastAsia"/>
            <w:bCs/>
          </w:rPr>
          <w:t>Figure 14.2.7 Line Plot of CK Overtime (&lt;&lt;IIM Cohort&gt;&gt; Full Analysis Set)</w:t>
        </w:r>
        <w:r>
          <w:rPr>
            <w:rFonts w:hint="eastAsia"/>
            <w:webHidden/>
          </w:rPr>
          <w:tab/>
        </w:r>
        <w:r>
          <w:rPr>
            <w:rFonts w:hint="eastAsia"/>
            <w:webHidden/>
          </w:rPr>
          <w:fldChar w:fldCharType="begin"/>
        </w:r>
        <w:r>
          <w:rPr>
            <w:rFonts w:hint="eastAsia"/>
            <w:webHidden/>
          </w:rPr>
          <w:instrText xml:space="preserve"> </w:instrText>
        </w:r>
        <w:r>
          <w:rPr>
            <w:webHidden/>
          </w:rPr>
          <w:instrText>PAGEREF _Toc217918922 \h</w:instrText>
        </w:r>
        <w:r>
          <w:rPr>
            <w:rFonts w:hint="eastAsia"/>
            <w:webHidden/>
          </w:rPr>
          <w:instrText xml:space="preserve"> </w:instrText>
        </w:r>
        <w:r>
          <w:rPr>
            <w:rFonts w:hint="eastAsia"/>
            <w:webHidden/>
          </w:rPr>
        </w:r>
        <w:r>
          <w:rPr>
            <w:rFonts w:hint="eastAsia"/>
            <w:webHidden/>
          </w:rPr>
          <w:fldChar w:fldCharType="separate"/>
        </w:r>
        <w:r>
          <w:rPr>
            <w:webHidden/>
          </w:rPr>
          <w:t>24</w:t>
        </w:r>
        <w:r>
          <w:rPr>
            <w:rFonts w:hint="eastAsia"/>
            <w:webHidden/>
          </w:rPr>
          <w:fldChar w:fldCharType="end"/>
        </w:r>
      </w:hyperlink>
    </w:p>
    <w:p w14:paraId="748665D5" w14:textId="14F8F0FA" w:rsidR="00EC6FBE" w:rsidRDefault="00EC6FBE">
      <w:pPr>
        <w:pStyle w:val="TOC3"/>
        <w:rPr>
          <w:rFonts w:asciiTheme="minorHAnsi" w:eastAsiaTheme="minorEastAsia" w:hAnsiTheme="minorHAnsi" w:cstheme="minorBidi"/>
          <w:color w:val="auto"/>
          <w:sz w:val="22"/>
          <w:szCs w:val="24"/>
          <w14:ligatures w14:val="standardContextual"/>
        </w:rPr>
      </w:pPr>
      <w:hyperlink w:anchor="_Toc217918923" w:history="1">
        <w:r w:rsidRPr="000178C4">
          <w:rPr>
            <w:rStyle w:val="Hyperlink"/>
            <w:rFonts w:hint="eastAsia"/>
            <w:bCs/>
          </w:rPr>
          <w:t>Figure 14.2.8 Line Plot of FVC Overtime (&lt;&lt;IIM Cohort&gt;&gt; Full Analysis Set)</w:t>
        </w:r>
        <w:r>
          <w:rPr>
            <w:rFonts w:hint="eastAsia"/>
            <w:webHidden/>
          </w:rPr>
          <w:tab/>
        </w:r>
        <w:r>
          <w:rPr>
            <w:rFonts w:hint="eastAsia"/>
            <w:webHidden/>
          </w:rPr>
          <w:fldChar w:fldCharType="begin"/>
        </w:r>
        <w:r>
          <w:rPr>
            <w:rFonts w:hint="eastAsia"/>
            <w:webHidden/>
          </w:rPr>
          <w:instrText xml:space="preserve"> </w:instrText>
        </w:r>
        <w:r>
          <w:rPr>
            <w:webHidden/>
          </w:rPr>
          <w:instrText>PAGEREF _Toc217918923 \h</w:instrText>
        </w:r>
        <w:r>
          <w:rPr>
            <w:rFonts w:hint="eastAsia"/>
            <w:webHidden/>
          </w:rPr>
          <w:instrText xml:space="preserve"> </w:instrText>
        </w:r>
        <w:r>
          <w:rPr>
            <w:rFonts w:hint="eastAsia"/>
            <w:webHidden/>
          </w:rPr>
        </w:r>
        <w:r>
          <w:rPr>
            <w:rFonts w:hint="eastAsia"/>
            <w:webHidden/>
          </w:rPr>
          <w:fldChar w:fldCharType="separate"/>
        </w:r>
        <w:r>
          <w:rPr>
            <w:webHidden/>
          </w:rPr>
          <w:t>25</w:t>
        </w:r>
        <w:r>
          <w:rPr>
            <w:rFonts w:hint="eastAsia"/>
            <w:webHidden/>
          </w:rPr>
          <w:fldChar w:fldCharType="end"/>
        </w:r>
      </w:hyperlink>
    </w:p>
    <w:p w14:paraId="62FD8EB8" w14:textId="40657972" w:rsidR="00EC6FBE" w:rsidRDefault="00EC6FBE">
      <w:pPr>
        <w:pStyle w:val="TOC3"/>
        <w:rPr>
          <w:rFonts w:asciiTheme="minorHAnsi" w:eastAsiaTheme="minorEastAsia" w:hAnsiTheme="minorHAnsi" w:cstheme="minorBidi"/>
          <w:color w:val="auto"/>
          <w:sz w:val="22"/>
          <w:szCs w:val="24"/>
          <w14:ligatures w14:val="standardContextual"/>
        </w:rPr>
      </w:pPr>
      <w:hyperlink w:anchor="_Toc217918924" w:history="1">
        <w:r w:rsidRPr="000178C4">
          <w:rPr>
            <w:rStyle w:val="Hyperlink"/>
            <w:rFonts w:hint="eastAsia"/>
            <w:bCs/>
          </w:rPr>
          <w:t>Figure 14.2.9 Line Plot of ppFVC Overtime (&lt;&lt;IIM Cohort&gt;&gt; Full Analysis Set)</w:t>
        </w:r>
        <w:r>
          <w:rPr>
            <w:rFonts w:hint="eastAsia"/>
            <w:webHidden/>
          </w:rPr>
          <w:tab/>
        </w:r>
        <w:r>
          <w:rPr>
            <w:rFonts w:hint="eastAsia"/>
            <w:webHidden/>
          </w:rPr>
          <w:fldChar w:fldCharType="begin"/>
        </w:r>
        <w:r>
          <w:rPr>
            <w:rFonts w:hint="eastAsia"/>
            <w:webHidden/>
          </w:rPr>
          <w:instrText xml:space="preserve"> </w:instrText>
        </w:r>
        <w:r>
          <w:rPr>
            <w:webHidden/>
          </w:rPr>
          <w:instrText>PAGEREF _Toc217918924 \h</w:instrText>
        </w:r>
        <w:r>
          <w:rPr>
            <w:rFonts w:hint="eastAsia"/>
            <w:webHidden/>
          </w:rPr>
          <w:instrText xml:space="preserve"> </w:instrText>
        </w:r>
        <w:r>
          <w:rPr>
            <w:rFonts w:hint="eastAsia"/>
            <w:webHidden/>
          </w:rPr>
        </w:r>
        <w:r>
          <w:rPr>
            <w:rFonts w:hint="eastAsia"/>
            <w:webHidden/>
          </w:rPr>
          <w:fldChar w:fldCharType="separate"/>
        </w:r>
        <w:r>
          <w:rPr>
            <w:webHidden/>
          </w:rPr>
          <w:t>26</w:t>
        </w:r>
        <w:r>
          <w:rPr>
            <w:rFonts w:hint="eastAsia"/>
            <w:webHidden/>
          </w:rPr>
          <w:fldChar w:fldCharType="end"/>
        </w:r>
      </w:hyperlink>
    </w:p>
    <w:p w14:paraId="345909E0" w14:textId="2488E4C8" w:rsidR="00EC6FBE" w:rsidRDefault="00EC6FBE">
      <w:pPr>
        <w:pStyle w:val="TOC3"/>
        <w:rPr>
          <w:rFonts w:asciiTheme="minorHAnsi" w:eastAsiaTheme="minorEastAsia" w:hAnsiTheme="minorHAnsi" w:cstheme="minorBidi"/>
          <w:color w:val="auto"/>
          <w:sz w:val="22"/>
          <w:szCs w:val="24"/>
          <w14:ligatures w14:val="standardContextual"/>
        </w:rPr>
      </w:pPr>
      <w:hyperlink w:anchor="_Toc217918925" w:history="1">
        <w:r w:rsidRPr="000178C4">
          <w:rPr>
            <w:rStyle w:val="Hyperlink"/>
            <w:rFonts w:hint="eastAsia"/>
            <w:bCs/>
          </w:rPr>
          <w:t>Figure 14.2.10 Line Plot of TIS Overtime (&lt;&lt;IIM Cohort&gt;&gt; Full Analysis Set)</w:t>
        </w:r>
        <w:r>
          <w:rPr>
            <w:rFonts w:hint="eastAsia"/>
            <w:webHidden/>
          </w:rPr>
          <w:tab/>
        </w:r>
        <w:r>
          <w:rPr>
            <w:rFonts w:hint="eastAsia"/>
            <w:webHidden/>
          </w:rPr>
          <w:fldChar w:fldCharType="begin"/>
        </w:r>
        <w:r>
          <w:rPr>
            <w:rFonts w:hint="eastAsia"/>
            <w:webHidden/>
          </w:rPr>
          <w:instrText xml:space="preserve"> </w:instrText>
        </w:r>
        <w:r>
          <w:rPr>
            <w:webHidden/>
          </w:rPr>
          <w:instrText>PAGEREF _Toc217918925 \h</w:instrText>
        </w:r>
        <w:r>
          <w:rPr>
            <w:rFonts w:hint="eastAsia"/>
            <w:webHidden/>
          </w:rPr>
          <w:instrText xml:space="preserve"> </w:instrText>
        </w:r>
        <w:r>
          <w:rPr>
            <w:rFonts w:hint="eastAsia"/>
            <w:webHidden/>
          </w:rPr>
        </w:r>
        <w:r>
          <w:rPr>
            <w:rFonts w:hint="eastAsia"/>
            <w:webHidden/>
          </w:rPr>
          <w:fldChar w:fldCharType="separate"/>
        </w:r>
        <w:r>
          <w:rPr>
            <w:webHidden/>
          </w:rPr>
          <w:t>27</w:t>
        </w:r>
        <w:r>
          <w:rPr>
            <w:rFonts w:hint="eastAsia"/>
            <w:webHidden/>
          </w:rPr>
          <w:fldChar w:fldCharType="end"/>
        </w:r>
      </w:hyperlink>
    </w:p>
    <w:p w14:paraId="56DCB8D4" w14:textId="2F92545B" w:rsidR="00EC6FBE" w:rsidRDefault="00EC6FBE">
      <w:pPr>
        <w:pStyle w:val="TOC3"/>
        <w:rPr>
          <w:rFonts w:asciiTheme="minorHAnsi" w:eastAsiaTheme="minorEastAsia" w:hAnsiTheme="minorHAnsi" w:cstheme="minorBidi"/>
          <w:color w:val="auto"/>
          <w:sz w:val="22"/>
          <w:szCs w:val="24"/>
          <w14:ligatures w14:val="standardContextual"/>
        </w:rPr>
      </w:pPr>
      <w:hyperlink w:anchor="_Toc217918926" w:history="1">
        <w:r w:rsidRPr="000178C4">
          <w:rPr>
            <w:rStyle w:val="Hyperlink"/>
            <w:rFonts w:hint="eastAsia"/>
            <w:bCs/>
          </w:rPr>
          <w:t>Figure 14.2.11 Line Plot of mRSS Overtime (&lt;&lt;SSc Cohort&gt;&gt; Full Analysis Set)</w:t>
        </w:r>
        <w:r>
          <w:rPr>
            <w:rFonts w:hint="eastAsia"/>
            <w:webHidden/>
          </w:rPr>
          <w:tab/>
        </w:r>
        <w:r>
          <w:rPr>
            <w:rFonts w:hint="eastAsia"/>
            <w:webHidden/>
          </w:rPr>
          <w:fldChar w:fldCharType="begin"/>
        </w:r>
        <w:r>
          <w:rPr>
            <w:rFonts w:hint="eastAsia"/>
            <w:webHidden/>
          </w:rPr>
          <w:instrText xml:space="preserve"> </w:instrText>
        </w:r>
        <w:r>
          <w:rPr>
            <w:webHidden/>
          </w:rPr>
          <w:instrText>PAGEREF _Toc217918926 \h</w:instrText>
        </w:r>
        <w:r>
          <w:rPr>
            <w:rFonts w:hint="eastAsia"/>
            <w:webHidden/>
          </w:rPr>
          <w:instrText xml:space="preserve"> </w:instrText>
        </w:r>
        <w:r>
          <w:rPr>
            <w:rFonts w:hint="eastAsia"/>
            <w:webHidden/>
          </w:rPr>
        </w:r>
        <w:r>
          <w:rPr>
            <w:rFonts w:hint="eastAsia"/>
            <w:webHidden/>
          </w:rPr>
          <w:fldChar w:fldCharType="separate"/>
        </w:r>
        <w:r>
          <w:rPr>
            <w:webHidden/>
          </w:rPr>
          <w:t>28</w:t>
        </w:r>
        <w:r>
          <w:rPr>
            <w:rFonts w:hint="eastAsia"/>
            <w:webHidden/>
          </w:rPr>
          <w:fldChar w:fldCharType="end"/>
        </w:r>
      </w:hyperlink>
    </w:p>
    <w:p w14:paraId="6CAB90C7" w14:textId="6CB75069" w:rsidR="00EC6FBE" w:rsidRDefault="00EC6FBE">
      <w:pPr>
        <w:pStyle w:val="TOC3"/>
        <w:rPr>
          <w:rFonts w:asciiTheme="minorHAnsi" w:eastAsiaTheme="minorEastAsia" w:hAnsiTheme="minorHAnsi" w:cstheme="minorBidi"/>
          <w:color w:val="auto"/>
          <w:sz w:val="22"/>
          <w:szCs w:val="24"/>
          <w14:ligatures w14:val="standardContextual"/>
        </w:rPr>
      </w:pPr>
      <w:hyperlink w:anchor="_Toc217918927" w:history="1">
        <w:r w:rsidRPr="000178C4">
          <w:rPr>
            <w:rStyle w:val="Hyperlink"/>
            <w:rFonts w:hint="eastAsia"/>
            <w:bCs/>
          </w:rPr>
          <w:t>Figure 14.2.12 Line Plot of FVC Overtime (&lt;&lt;SSc Cohort&gt;&gt; Full Analysis Set)</w:t>
        </w:r>
        <w:r>
          <w:rPr>
            <w:rFonts w:hint="eastAsia"/>
            <w:webHidden/>
          </w:rPr>
          <w:tab/>
        </w:r>
        <w:r>
          <w:rPr>
            <w:rFonts w:hint="eastAsia"/>
            <w:webHidden/>
          </w:rPr>
          <w:fldChar w:fldCharType="begin"/>
        </w:r>
        <w:r>
          <w:rPr>
            <w:rFonts w:hint="eastAsia"/>
            <w:webHidden/>
          </w:rPr>
          <w:instrText xml:space="preserve"> </w:instrText>
        </w:r>
        <w:r>
          <w:rPr>
            <w:webHidden/>
          </w:rPr>
          <w:instrText>PAGEREF _Toc217918927 \h</w:instrText>
        </w:r>
        <w:r>
          <w:rPr>
            <w:rFonts w:hint="eastAsia"/>
            <w:webHidden/>
          </w:rPr>
          <w:instrText xml:space="preserve"> </w:instrText>
        </w:r>
        <w:r>
          <w:rPr>
            <w:rFonts w:hint="eastAsia"/>
            <w:webHidden/>
          </w:rPr>
        </w:r>
        <w:r>
          <w:rPr>
            <w:rFonts w:hint="eastAsia"/>
            <w:webHidden/>
          </w:rPr>
          <w:fldChar w:fldCharType="separate"/>
        </w:r>
        <w:r>
          <w:rPr>
            <w:webHidden/>
          </w:rPr>
          <w:t>29</w:t>
        </w:r>
        <w:r>
          <w:rPr>
            <w:rFonts w:hint="eastAsia"/>
            <w:webHidden/>
          </w:rPr>
          <w:fldChar w:fldCharType="end"/>
        </w:r>
      </w:hyperlink>
    </w:p>
    <w:p w14:paraId="0CDE147D" w14:textId="17C702CF" w:rsidR="00EC6FBE" w:rsidRDefault="00EC6FBE">
      <w:pPr>
        <w:pStyle w:val="TOC3"/>
        <w:rPr>
          <w:rFonts w:asciiTheme="minorHAnsi" w:eastAsiaTheme="minorEastAsia" w:hAnsiTheme="minorHAnsi" w:cstheme="minorBidi"/>
          <w:color w:val="auto"/>
          <w:sz w:val="22"/>
          <w:szCs w:val="24"/>
          <w14:ligatures w14:val="standardContextual"/>
        </w:rPr>
      </w:pPr>
      <w:hyperlink w:anchor="_Toc217918928" w:history="1">
        <w:r w:rsidRPr="000178C4">
          <w:rPr>
            <w:rStyle w:val="Hyperlink"/>
            <w:rFonts w:hint="eastAsia"/>
            <w:bCs/>
          </w:rPr>
          <w:t>Figure 14.2.13 Line Plot of DL</w:t>
        </w:r>
        <w:r w:rsidRPr="000178C4">
          <w:rPr>
            <w:rStyle w:val="Hyperlink"/>
            <w:rFonts w:hint="eastAsia"/>
            <w:bCs/>
            <w:vertAlign w:val="subscript"/>
          </w:rPr>
          <w:t>CO</w:t>
        </w:r>
        <w:r w:rsidRPr="000178C4">
          <w:rPr>
            <w:rStyle w:val="Hyperlink"/>
            <w:rFonts w:hint="eastAsia"/>
            <w:bCs/>
          </w:rPr>
          <w:t xml:space="preserve"> Overtime (&lt;&lt;SSc Cohort&gt;&gt; Full Analysis Set)</w:t>
        </w:r>
        <w:r>
          <w:rPr>
            <w:rFonts w:hint="eastAsia"/>
            <w:webHidden/>
          </w:rPr>
          <w:tab/>
        </w:r>
        <w:r>
          <w:rPr>
            <w:rFonts w:hint="eastAsia"/>
            <w:webHidden/>
          </w:rPr>
          <w:fldChar w:fldCharType="begin"/>
        </w:r>
        <w:r>
          <w:rPr>
            <w:rFonts w:hint="eastAsia"/>
            <w:webHidden/>
          </w:rPr>
          <w:instrText xml:space="preserve"> </w:instrText>
        </w:r>
        <w:r>
          <w:rPr>
            <w:webHidden/>
          </w:rPr>
          <w:instrText>PAGEREF _Toc217918928 \h</w:instrText>
        </w:r>
        <w:r>
          <w:rPr>
            <w:rFonts w:hint="eastAsia"/>
            <w:webHidden/>
          </w:rPr>
          <w:instrText xml:space="preserve"> </w:instrText>
        </w:r>
        <w:r>
          <w:rPr>
            <w:rFonts w:hint="eastAsia"/>
            <w:webHidden/>
          </w:rPr>
        </w:r>
        <w:r>
          <w:rPr>
            <w:rFonts w:hint="eastAsia"/>
            <w:webHidden/>
          </w:rPr>
          <w:fldChar w:fldCharType="separate"/>
        </w:r>
        <w:r>
          <w:rPr>
            <w:webHidden/>
          </w:rPr>
          <w:t>30</w:t>
        </w:r>
        <w:r>
          <w:rPr>
            <w:rFonts w:hint="eastAsia"/>
            <w:webHidden/>
          </w:rPr>
          <w:fldChar w:fldCharType="end"/>
        </w:r>
      </w:hyperlink>
    </w:p>
    <w:p w14:paraId="3EC4ABFE" w14:textId="0BFC5511" w:rsidR="00EC6FBE" w:rsidRDefault="00EC6FBE">
      <w:pPr>
        <w:pStyle w:val="TOC3"/>
        <w:rPr>
          <w:rFonts w:asciiTheme="minorHAnsi" w:eastAsiaTheme="minorEastAsia" w:hAnsiTheme="minorHAnsi" w:cstheme="minorBidi"/>
          <w:color w:val="auto"/>
          <w:sz w:val="22"/>
          <w:szCs w:val="24"/>
          <w14:ligatures w14:val="standardContextual"/>
        </w:rPr>
      </w:pPr>
      <w:hyperlink w:anchor="_Toc217918929" w:history="1">
        <w:r w:rsidRPr="000178C4">
          <w:rPr>
            <w:rStyle w:val="Hyperlink"/>
            <w:rFonts w:hint="eastAsia"/>
            <w:bCs/>
          </w:rPr>
          <w:t>Figure 14.2.14 Line Plot of ppFVC Overtime (&lt;&lt;SSc Cohort&gt;&gt; Full Analysis Set)</w:t>
        </w:r>
        <w:r>
          <w:rPr>
            <w:rFonts w:hint="eastAsia"/>
            <w:webHidden/>
          </w:rPr>
          <w:tab/>
        </w:r>
        <w:r>
          <w:rPr>
            <w:rFonts w:hint="eastAsia"/>
            <w:webHidden/>
          </w:rPr>
          <w:fldChar w:fldCharType="begin"/>
        </w:r>
        <w:r>
          <w:rPr>
            <w:rFonts w:hint="eastAsia"/>
            <w:webHidden/>
          </w:rPr>
          <w:instrText xml:space="preserve"> </w:instrText>
        </w:r>
        <w:r>
          <w:rPr>
            <w:webHidden/>
          </w:rPr>
          <w:instrText>PAGEREF _Toc217918929 \h</w:instrText>
        </w:r>
        <w:r>
          <w:rPr>
            <w:rFonts w:hint="eastAsia"/>
            <w:webHidden/>
          </w:rPr>
          <w:instrText xml:space="preserve"> </w:instrText>
        </w:r>
        <w:r>
          <w:rPr>
            <w:rFonts w:hint="eastAsia"/>
            <w:webHidden/>
          </w:rPr>
        </w:r>
        <w:r>
          <w:rPr>
            <w:rFonts w:hint="eastAsia"/>
            <w:webHidden/>
          </w:rPr>
          <w:fldChar w:fldCharType="separate"/>
        </w:r>
        <w:r>
          <w:rPr>
            <w:webHidden/>
          </w:rPr>
          <w:t>31</w:t>
        </w:r>
        <w:r>
          <w:rPr>
            <w:rFonts w:hint="eastAsia"/>
            <w:webHidden/>
          </w:rPr>
          <w:fldChar w:fldCharType="end"/>
        </w:r>
      </w:hyperlink>
    </w:p>
    <w:p w14:paraId="1A070C0A" w14:textId="54423D4F" w:rsidR="00EC6FBE" w:rsidRDefault="00EC6FBE">
      <w:pPr>
        <w:pStyle w:val="TOC3"/>
        <w:rPr>
          <w:rFonts w:asciiTheme="minorHAnsi" w:eastAsiaTheme="minorEastAsia" w:hAnsiTheme="minorHAnsi" w:cstheme="minorBidi"/>
          <w:color w:val="auto"/>
          <w:sz w:val="22"/>
          <w:szCs w:val="24"/>
          <w14:ligatures w14:val="standardContextual"/>
        </w:rPr>
      </w:pPr>
      <w:hyperlink w:anchor="_Toc217918930" w:history="1">
        <w:r w:rsidRPr="000178C4">
          <w:rPr>
            <w:rStyle w:val="Hyperlink"/>
            <w:rFonts w:hint="eastAsia"/>
            <w:bCs/>
          </w:rPr>
          <w:t>Figure 14.2.15 Line Plot of PhGA Overtime (&lt;&lt;SSc Cohort&gt;&gt; Full Analysis Set)</w:t>
        </w:r>
        <w:r>
          <w:rPr>
            <w:rFonts w:hint="eastAsia"/>
            <w:webHidden/>
          </w:rPr>
          <w:tab/>
        </w:r>
        <w:r>
          <w:rPr>
            <w:rFonts w:hint="eastAsia"/>
            <w:webHidden/>
          </w:rPr>
          <w:fldChar w:fldCharType="begin"/>
        </w:r>
        <w:r>
          <w:rPr>
            <w:rFonts w:hint="eastAsia"/>
            <w:webHidden/>
          </w:rPr>
          <w:instrText xml:space="preserve"> </w:instrText>
        </w:r>
        <w:r>
          <w:rPr>
            <w:webHidden/>
          </w:rPr>
          <w:instrText>PAGEREF _Toc217918930 \h</w:instrText>
        </w:r>
        <w:r>
          <w:rPr>
            <w:rFonts w:hint="eastAsia"/>
            <w:webHidden/>
          </w:rPr>
          <w:instrText xml:space="preserve"> </w:instrText>
        </w:r>
        <w:r>
          <w:rPr>
            <w:rFonts w:hint="eastAsia"/>
            <w:webHidden/>
          </w:rPr>
        </w:r>
        <w:r>
          <w:rPr>
            <w:rFonts w:hint="eastAsia"/>
            <w:webHidden/>
          </w:rPr>
          <w:fldChar w:fldCharType="separate"/>
        </w:r>
        <w:r>
          <w:rPr>
            <w:webHidden/>
          </w:rPr>
          <w:t>32</w:t>
        </w:r>
        <w:r>
          <w:rPr>
            <w:rFonts w:hint="eastAsia"/>
            <w:webHidden/>
          </w:rPr>
          <w:fldChar w:fldCharType="end"/>
        </w:r>
      </w:hyperlink>
    </w:p>
    <w:p w14:paraId="1B658A2A" w14:textId="325AD13E" w:rsidR="00EC6FBE" w:rsidRDefault="00EC6FBE">
      <w:pPr>
        <w:pStyle w:val="TOC3"/>
        <w:rPr>
          <w:rFonts w:asciiTheme="minorHAnsi" w:eastAsiaTheme="minorEastAsia" w:hAnsiTheme="minorHAnsi" w:cstheme="minorBidi"/>
          <w:color w:val="auto"/>
          <w:sz w:val="22"/>
          <w:szCs w:val="24"/>
          <w14:ligatures w14:val="standardContextual"/>
        </w:rPr>
      </w:pPr>
      <w:hyperlink w:anchor="_Toc217918931" w:history="1">
        <w:r w:rsidRPr="000178C4">
          <w:rPr>
            <w:rStyle w:val="Hyperlink"/>
            <w:rFonts w:hint="eastAsia"/>
            <w:bCs/>
          </w:rPr>
          <w:t>Figure 14.2.16 Line Plot of PtGA Overtime (&lt;&lt;SSc Cohort&gt;&gt; Full Analysis Set)</w:t>
        </w:r>
        <w:r>
          <w:rPr>
            <w:rFonts w:hint="eastAsia"/>
            <w:webHidden/>
          </w:rPr>
          <w:tab/>
        </w:r>
        <w:r>
          <w:rPr>
            <w:rFonts w:hint="eastAsia"/>
            <w:webHidden/>
          </w:rPr>
          <w:fldChar w:fldCharType="begin"/>
        </w:r>
        <w:r>
          <w:rPr>
            <w:rFonts w:hint="eastAsia"/>
            <w:webHidden/>
          </w:rPr>
          <w:instrText xml:space="preserve"> </w:instrText>
        </w:r>
        <w:r>
          <w:rPr>
            <w:webHidden/>
          </w:rPr>
          <w:instrText>PAGEREF _Toc217918931 \h</w:instrText>
        </w:r>
        <w:r>
          <w:rPr>
            <w:rFonts w:hint="eastAsia"/>
            <w:webHidden/>
          </w:rPr>
          <w:instrText xml:space="preserve"> </w:instrText>
        </w:r>
        <w:r>
          <w:rPr>
            <w:rFonts w:hint="eastAsia"/>
            <w:webHidden/>
          </w:rPr>
        </w:r>
        <w:r>
          <w:rPr>
            <w:rFonts w:hint="eastAsia"/>
            <w:webHidden/>
          </w:rPr>
          <w:fldChar w:fldCharType="separate"/>
        </w:r>
        <w:r>
          <w:rPr>
            <w:webHidden/>
          </w:rPr>
          <w:t>33</w:t>
        </w:r>
        <w:r>
          <w:rPr>
            <w:rFonts w:hint="eastAsia"/>
            <w:webHidden/>
          </w:rPr>
          <w:fldChar w:fldCharType="end"/>
        </w:r>
      </w:hyperlink>
    </w:p>
    <w:p w14:paraId="21723F62" w14:textId="3CEB730F" w:rsidR="00EC6FBE" w:rsidRDefault="00EC6FBE">
      <w:pPr>
        <w:pStyle w:val="TOC3"/>
        <w:rPr>
          <w:rFonts w:asciiTheme="minorHAnsi" w:eastAsiaTheme="minorEastAsia" w:hAnsiTheme="minorHAnsi" w:cstheme="minorBidi"/>
          <w:color w:val="auto"/>
          <w:sz w:val="22"/>
          <w:szCs w:val="24"/>
          <w14:ligatures w14:val="standardContextual"/>
        </w:rPr>
      </w:pPr>
      <w:hyperlink w:anchor="_Toc217918932" w:history="1">
        <w:r w:rsidRPr="000178C4">
          <w:rPr>
            <w:rStyle w:val="Hyperlink"/>
            <w:rFonts w:hint="eastAsia"/>
            <w:bCs/>
          </w:rPr>
          <w:t>Figure 14.2.17 Line Plot of HAQ-DI Overtime (&lt;&lt;SSc Cohort&gt;&gt; Full Analysis Set)</w:t>
        </w:r>
        <w:r>
          <w:rPr>
            <w:rFonts w:hint="eastAsia"/>
            <w:webHidden/>
          </w:rPr>
          <w:tab/>
        </w:r>
        <w:r>
          <w:rPr>
            <w:rFonts w:hint="eastAsia"/>
            <w:webHidden/>
          </w:rPr>
          <w:fldChar w:fldCharType="begin"/>
        </w:r>
        <w:r>
          <w:rPr>
            <w:rFonts w:hint="eastAsia"/>
            <w:webHidden/>
          </w:rPr>
          <w:instrText xml:space="preserve"> </w:instrText>
        </w:r>
        <w:r>
          <w:rPr>
            <w:webHidden/>
          </w:rPr>
          <w:instrText>PAGEREF _Toc217918932 \h</w:instrText>
        </w:r>
        <w:r>
          <w:rPr>
            <w:rFonts w:hint="eastAsia"/>
            <w:webHidden/>
          </w:rPr>
          <w:instrText xml:space="preserve"> </w:instrText>
        </w:r>
        <w:r>
          <w:rPr>
            <w:rFonts w:hint="eastAsia"/>
            <w:webHidden/>
          </w:rPr>
        </w:r>
        <w:r>
          <w:rPr>
            <w:rFonts w:hint="eastAsia"/>
            <w:webHidden/>
          </w:rPr>
          <w:fldChar w:fldCharType="separate"/>
        </w:r>
        <w:r>
          <w:rPr>
            <w:webHidden/>
          </w:rPr>
          <w:t>34</w:t>
        </w:r>
        <w:r>
          <w:rPr>
            <w:rFonts w:hint="eastAsia"/>
            <w:webHidden/>
          </w:rPr>
          <w:fldChar w:fldCharType="end"/>
        </w:r>
      </w:hyperlink>
    </w:p>
    <w:p w14:paraId="36F64913" w14:textId="1F8A9109" w:rsidR="00EC6FBE" w:rsidRDefault="00EC6FBE">
      <w:pPr>
        <w:pStyle w:val="TOC3"/>
        <w:rPr>
          <w:rFonts w:asciiTheme="minorHAnsi" w:eastAsiaTheme="minorEastAsia" w:hAnsiTheme="minorHAnsi" w:cstheme="minorBidi"/>
          <w:color w:val="auto"/>
          <w:sz w:val="22"/>
          <w:szCs w:val="24"/>
          <w14:ligatures w14:val="standardContextual"/>
        </w:rPr>
      </w:pPr>
      <w:hyperlink w:anchor="_Toc217918933" w:history="1">
        <w:r w:rsidRPr="000178C4">
          <w:rPr>
            <w:rStyle w:val="Hyperlink"/>
            <w:rFonts w:hint="eastAsia"/>
            <w:bCs/>
          </w:rPr>
          <w:t xml:space="preserve">Listing 14.2.1 </w:t>
        </w:r>
        <w:r w:rsidRPr="000178C4">
          <w:rPr>
            <w:rStyle w:val="Hyperlink"/>
            <w:rFonts w:hint="eastAsia"/>
          </w:rPr>
          <w:t>Individual Efficacy Response Data (&lt;&lt;IIM Cohort&gt;&gt; Full Analysis Set)</w:t>
        </w:r>
        <w:r>
          <w:rPr>
            <w:rFonts w:hint="eastAsia"/>
            <w:webHidden/>
          </w:rPr>
          <w:tab/>
        </w:r>
        <w:r>
          <w:rPr>
            <w:rFonts w:hint="eastAsia"/>
            <w:webHidden/>
          </w:rPr>
          <w:fldChar w:fldCharType="begin"/>
        </w:r>
        <w:r>
          <w:rPr>
            <w:rFonts w:hint="eastAsia"/>
            <w:webHidden/>
          </w:rPr>
          <w:instrText xml:space="preserve"> </w:instrText>
        </w:r>
        <w:r>
          <w:rPr>
            <w:webHidden/>
          </w:rPr>
          <w:instrText>PAGEREF _Toc217918933 \h</w:instrText>
        </w:r>
        <w:r>
          <w:rPr>
            <w:rFonts w:hint="eastAsia"/>
            <w:webHidden/>
          </w:rPr>
          <w:instrText xml:space="preserve"> </w:instrText>
        </w:r>
        <w:r>
          <w:rPr>
            <w:rFonts w:hint="eastAsia"/>
            <w:webHidden/>
          </w:rPr>
        </w:r>
        <w:r>
          <w:rPr>
            <w:rFonts w:hint="eastAsia"/>
            <w:webHidden/>
          </w:rPr>
          <w:fldChar w:fldCharType="separate"/>
        </w:r>
        <w:r>
          <w:rPr>
            <w:webHidden/>
          </w:rPr>
          <w:t>35</w:t>
        </w:r>
        <w:r>
          <w:rPr>
            <w:rFonts w:hint="eastAsia"/>
            <w:webHidden/>
          </w:rPr>
          <w:fldChar w:fldCharType="end"/>
        </w:r>
      </w:hyperlink>
    </w:p>
    <w:p w14:paraId="215E39C4" w14:textId="48685D94" w:rsidR="00EC6FBE" w:rsidRDefault="00EC6FBE">
      <w:pPr>
        <w:pStyle w:val="TOC3"/>
        <w:rPr>
          <w:rFonts w:asciiTheme="minorHAnsi" w:eastAsiaTheme="minorEastAsia" w:hAnsiTheme="minorHAnsi" w:cstheme="minorBidi"/>
          <w:color w:val="auto"/>
          <w:sz w:val="22"/>
          <w:szCs w:val="24"/>
          <w14:ligatures w14:val="standardContextual"/>
        </w:rPr>
      </w:pPr>
      <w:hyperlink w:anchor="_Toc217918934" w:history="1">
        <w:r w:rsidRPr="000178C4">
          <w:rPr>
            <w:rStyle w:val="Hyperlink"/>
            <w:rFonts w:hint="eastAsia"/>
            <w:bCs/>
          </w:rPr>
          <w:t xml:space="preserve">Listing 14.2.2 </w:t>
        </w:r>
        <w:r w:rsidRPr="000178C4">
          <w:rPr>
            <w:rStyle w:val="Hyperlink"/>
            <w:rFonts w:hint="eastAsia"/>
          </w:rPr>
          <w:t>Individual Efficacy Response Data (&lt;&lt;SSc Cohort&gt;&gt; Full Analysis Set)</w:t>
        </w:r>
        <w:r>
          <w:rPr>
            <w:rFonts w:hint="eastAsia"/>
            <w:webHidden/>
          </w:rPr>
          <w:tab/>
        </w:r>
        <w:r>
          <w:rPr>
            <w:rFonts w:hint="eastAsia"/>
            <w:webHidden/>
          </w:rPr>
          <w:fldChar w:fldCharType="begin"/>
        </w:r>
        <w:r>
          <w:rPr>
            <w:rFonts w:hint="eastAsia"/>
            <w:webHidden/>
          </w:rPr>
          <w:instrText xml:space="preserve"> </w:instrText>
        </w:r>
        <w:r>
          <w:rPr>
            <w:webHidden/>
          </w:rPr>
          <w:instrText>PAGEREF _Toc217918934 \h</w:instrText>
        </w:r>
        <w:r>
          <w:rPr>
            <w:rFonts w:hint="eastAsia"/>
            <w:webHidden/>
          </w:rPr>
          <w:instrText xml:space="preserve"> </w:instrText>
        </w:r>
        <w:r>
          <w:rPr>
            <w:rFonts w:hint="eastAsia"/>
            <w:webHidden/>
          </w:rPr>
        </w:r>
        <w:r>
          <w:rPr>
            <w:rFonts w:hint="eastAsia"/>
            <w:webHidden/>
          </w:rPr>
          <w:fldChar w:fldCharType="separate"/>
        </w:r>
        <w:r>
          <w:rPr>
            <w:webHidden/>
          </w:rPr>
          <w:t>36</w:t>
        </w:r>
        <w:r>
          <w:rPr>
            <w:rFonts w:hint="eastAsia"/>
            <w:webHidden/>
          </w:rPr>
          <w:fldChar w:fldCharType="end"/>
        </w:r>
      </w:hyperlink>
    </w:p>
    <w:p w14:paraId="36DAE234" w14:textId="759B23CB" w:rsidR="00EC6FBE" w:rsidRDefault="00EC6FBE">
      <w:pPr>
        <w:pStyle w:val="TOC2"/>
        <w:rPr>
          <w:rFonts w:asciiTheme="minorHAnsi" w:eastAsiaTheme="minorEastAsia" w:hAnsiTheme="minorHAnsi" w:cstheme="minorBidi"/>
          <w:b w:val="0"/>
          <w:bCs w:val="0"/>
          <w:smallCaps w:val="0"/>
          <w:color w:val="auto"/>
          <w:sz w:val="22"/>
          <w:szCs w:val="24"/>
          <w14:ligatures w14:val="standardContextual"/>
        </w:rPr>
      </w:pPr>
      <w:hyperlink w:anchor="_Toc217918935" w:history="1">
        <w:r w:rsidRPr="000178C4">
          <w:rPr>
            <w:rStyle w:val="Hyperlink"/>
            <w:rFonts w:hint="eastAsia"/>
          </w:rPr>
          <w:t>14.3 Safety Overviews</w:t>
        </w:r>
        <w:r>
          <w:rPr>
            <w:rFonts w:hint="eastAsia"/>
            <w:webHidden/>
          </w:rPr>
          <w:tab/>
        </w:r>
        <w:r>
          <w:rPr>
            <w:rFonts w:hint="eastAsia"/>
            <w:webHidden/>
          </w:rPr>
          <w:fldChar w:fldCharType="begin"/>
        </w:r>
        <w:r>
          <w:rPr>
            <w:rFonts w:hint="eastAsia"/>
            <w:webHidden/>
          </w:rPr>
          <w:instrText xml:space="preserve"> </w:instrText>
        </w:r>
        <w:r>
          <w:rPr>
            <w:webHidden/>
          </w:rPr>
          <w:instrText>PAGEREF _Toc217918935 \h</w:instrText>
        </w:r>
        <w:r>
          <w:rPr>
            <w:rFonts w:hint="eastAsia"/>
            <w:webHidden/>
          </w:rPr>
          <w:instrText xml:space="preserve"> </w:instrText>
        </w:r>
        <w:r>
          <w:rPr>
            <w:rFonts w:hint="eastAsia"/>
            <w:webHidden/>
          </w:rPr>
        </w:r>
        <w:r>
          <w:rPr>
            <w:rFonts w:hint="eastAsia"/>
            <w:webHidden/>
          </w:rPr>
          <w:fldChar w:fldCharType="separate"/>
        </w:r>
        <w:r>
          <w:rPr>
            <w:webHidden/>
          </w:rPr>
          <w:t>37</w:t>
        </w:r>
        <w:r>
          <w:rPr>
            <w:rFonts w:hint="eastAsia"/>
            <w:webHidden/>
          </w:rPr>
          <w:fldChar w:fldCharType="end"/>
        </w:r>
      </w:hyperlink>
    </w:p>
    <w:p w14:paraId="0624C21B" w14:textId="67EBFC8B" w:rsidR="00EC6FBE" w:rsidRDefault="00EC6FBE">
      <w:pPr>
        <w:pStyle w:val="TOC3"/>
        <w:rPr>
          <w:rFonts w:asciiTheme="minorHAnsi" w:eastAsiaTheme="minorEastAsia" w:hAnsiTheme="minorHAnsi" w:cstheme="minorBidi"/>
          <w:color w:val="auto"/>
          <w:sz w:val="22"/>
          <w:szCs w:val="24"/>
          <w14:ligatures w14:val="standardContextual"/>
        </w:rPr>
      </w:pPr>
      <w:hyperlink w:anchor="_Toc217918936" w:history="1">
        <w:r w:rsidRPr="000178C4">
          <w:rPr>
            <w:rStyle w:val="Hyperlink"/>
            <w:rFonts w:hint="eastAsia"/>
            <w:bCs/>
          </w:rPr>
          <w:t>Table 14.3.1 Overall Summary of Adverse Events - &lt;&lt;After Cell Infusion&gt;&gt; (Safety Set)</w:t>
        </w:r>
        <w:r>
          <w:rPr>
            <w:rFonts w:hint="eastAsia"/>
            <w:webHidden/>
          </w:rPr>
          <w:tab/>
        </w:r>
        <w:r>
          <w:rPr>
            <w:rFonts w:hint="eastAsia"/>
            <w:webHidden/>
          </w:rPr>
          <w:fldChar w:fldCharType="begin"/>
        </w:r>
        <w:r>
          <w:rPr>
            <w:rFonts w:hint="eastAsia"/>
            <w:webHidden/>
          </w:rPr>
          <w:instrText xml:space="preserve"> </w:instrText>
        </w:r>
        <w:r>
          <w:rPr>
            <w:webHidden/>
          </w:rPr>
          <w:instrText>PAGEREF _Toc217918936 \h</w:instrText>
        </w:r>
        <w:r>
          <w:rPr>
            <w:rFonts w:hint="eastAsia"/>
            <w:webHidden/>
          </w:rPr>
          <w:instrText xml:space="preserve"> </w:instrText>
        </w:r>
        <w:r>
          <w:rPr>
            <w:rFonts w:hint="eastAsia"/>
            <w:webHidden/>
          </w:rPr>
        </w:r>
        <w:r>
          <w:rPr>
            <w:rFonts w:hint="eastAsia"/>
            <w:webHidden/>
          </w:rPr>
          <w:fldChar w:fldCharType="separate"/>
        </w:r>
        <w:r>
          <w:rPr>
            <w:webHidden/>
          </w:rPr>
          <w:t>38</w:t>
        </w:r>
        <w:r>
          <w:rPr>
            <w:rFonts w:hint="eastAsia"/>
            <w:webHidden/>
          </w:rPr>
          <w:fldChar w:fldCharType="end"/>
        </w:r>
      </w:hyperlink>
    </w:p>
    <w:p w14:paraId="4B3737C9" w14:textId="4E2DC801" w:rsidR="00EC6FBE" w:rsidRDefault="00EC6FBE">
      <w:pPr>
        <w:pStyle w:val="TOC3"/>
        <w:rPr>
          <w:rFonts w:asciiTheme="minorHAnsi" w:eastAsiaTheme="minorEastAsia" w:hAnsiTheme="minorHAnsi" w:cstheme="minorBidi"/>
          <w:color w:val="auto"/>
          <w:sz w:val="22"/>
          <w:szCs w:val="24"/>
          <w14:ligatures w14:val="standardContextual"/>
        </w:rPr>
      </w:pPr>
      <w:hyperlink w:anchor="_Toc217918937" w:history="1">
        <w:r w:rsidRPr="000178C4">
          <w:rPr>
            <w:rStyle w:val="Hyperlink"/>
            <w:rFonts w:hint="eastAsia"/>
            <w:bCs/>
          </w:rPr>
          <w:t>Table 14.3.2 Adverse Events by System Organ Class and Preferred Term - &lt;&lt;After Cell Infusion&gt;&gt; (Safety Set)</w:t>
        </w:r>
        <w:r>
          <w:rPr>
            <w:rFonts w:hint="eastAsia"/>
            <w:webHidden/>
          </w:rPr>
          <w:tab/>
        </w:r>
        <w:r>
          <w:rPr>
            <w:rFonts w:hint="eastAsia"/>
            <w:webHidden/>
          </w:rPr>
          <w:fldChar w:fldCharType="begin"/>
        </w:r>
        <w:r>
          <w:rPr>
            <w:rFonts w:hint="eastAsia"/>
            <w:webHidden/>
          </w:rPr>
          <w:instrText xml:space="preserve"> </w:instrText>
        </w:r>
        <w:r>
          <w:rPr>
            <w:webHidden/>
          </w:rPr>
          <w:instrText>PAGEREF _Toc217918937 \h</w:instrText>
        </w:r>
        <w:r>
          <w:rPr>
            <w:rFonts w:hint="eastAsia"/>
            <w:webHidden/>
          </w:rPr>
          <w:instrText xml:space="preserve"> </w:instrText>
        </w:r>
        <w:r>
          <w:rPr>
            <w:rFonts w:hint="eastAsia"/>
            <w:webHidden/>
          </w:rPr>
        </w:r>
        <w:r>
          <w:rPr>
            <w:rFonts w:hint="eastAsia"/>
            <w:webHidden/>
          </w:rPr>
          <w:fldChar w:fldCharType="separate"/>
        </w:r>
        <w:r>
          <w:rPr>
            <w:webHidden/>
          </w:rPr>
          <w:t>40</w:t>
        </w:r>
        <w:r>
          <w:rPr>
            <w:rFonts w:hint="eastAsia"/>
            <w:webHidden/>
          </w:rPr>
          <w:fldChar w:fldCharType="end"/>
        </w:r>
      </w:hyperlink>
    </w:p>
    <w:p w14:paraId="2063F9C8" w14:textId="45366FBE" w:rsidR="00EC6FBE" w:rsidRDefault="00EC6FBE">
      <w:pPr>
        <w:pStyle w:val="TOC3"/>
        <w:rPr>
          <w:rFonts w:asciiTheme="minorHAnsi" w:eastAsiaTheme="minorEastAsia" w:hAnsiTheme="minorHAnsi" w:cstheme="minorBidi"/>
          <w:color w:val="auto"/>
          <w:sz w:val="22"/>
          <w:szCs w:val="24"/>
          <w14:ligatures w14:val="standardContextual"/>
        </w:rPr>
      </w:pPr>
      <w:hyperlink w:anchor="_Toc217918938" w:history="1">
        <w:r w:rsidRPr="000178C4">
          <w:rPr>
            <w:rStyle w:val="Hyperlink"/>
            <w:rFonts w:hint="eastAsia"/>
            <w:bCs/>
          </w:rPr>
          <w:t>Listing 14.3.1 Adverse Events (Safety Set)</w:t>
        </w:r>
        <w:r>
          <w:rPr>
            <w:rFonts w:hint="eastAsia"/>
            <w:webHidden/>
          </w:rPr>
          <w:tab/>
        </w:r>
        <w:r>
          <w:rPr>
            <w:rFonts w:hint="eastAsia"/>
            <w:webHidden/>
          </w:rPr>
          <w:fldChar w:fldCharType="begin"/>
        </w:r>
        <w:r>
          <w:rPr>
            <w:rFonts w:hint="eastAsia"/>
            <w:webHidden/>
          </w:rPr>
          <w:instrText xml:space="preserve"> </w:instrText>
        </w:r>
        <w:r>
          <w:rPr>
            <w:webHidden/>
          </w:rPr>
          <w:instrText>PAGEREF _Toc217918938 \h</w:instrText>
        </w:r>
        <w:r>
          <w:rPr>
            <w:rFonts w:hint="eastAsia"/>
            <w:webHidden/>
          </w:rPr>
          <w:instrText xml:space="preserve"> </w:instrText>
        </w:r>
        <w:r>
          <w:rPr>
            <w:rFonts w:hint="eastAsia"/>
            <w:webHidden/>
          </w:rPr>
        </w:r>
        <w:r>
          <w:rPr>
            <w:rFonts w:hint="eastAsia"/>
            <w:webHidden/>
          </w:rPr>
          <w:fldChar w:fldCharType="separate"/>
        </w:r>
        <w:r>
          <w:rPr>
            <w:webHidden/>
          </w:rPr>
          <w:t>42</w:t>
        </w:r>
        <w:r>
          <w:rPr>
            <w:rFonts w:hint="eastAsia"/>
            <w:webHidden/>
          </w:rPr>
          <w:fldChar w:fldCharType="end"/>
        </w:r>
      </w:hyperlink>
    </w:p>
    <w:p w14:paraId="36722661" w14:textId="72499542" w:rsidR="00EC6FBE" w:rsidRDefault="00EC6FBE">
      <w:pPr>
        <w:pStyle w:val="TOC3"/>
        <w:rPr>
          <w:rFonts w:asciiTheme="minorHAnsi" w:eastAsiaTheme="minorEastAsia" w:hAnsiTheme="minorHAnsi" w:cstheme="minorBidi"/>
          <w:color w:val="auto"/>
          <w:sz w:val="22"/>
          <w:szCs w:val="24"/>
          <w14:ligatures w14:val="standardContextual"/>
        </w:rPr>
      </w:pPr>
      <w:hyperlink w:anchor="_Toc217918939" w:history="1">
        <w:r w:rsidRPr="000178C4">
          <w:rPr>
            <w:rStyle w:val="Hyperlink"/>
            <w:rFonts w:hint="eastAsia"/>
            <w:bCs/>
          </w:rPr>
          <w:t>Listing 14.3.2 Cytokine Release Syndrome (Safety Set)</w:t>
        </w:r>
        <w:r>
          <w:rPr>
            <w:rFonts w:hint="eastAsia"/>
            <w:webHidden/>
          </w:rPr>
          <w:tab/>
        </w:r>
        <w:r>
          <w:rPr>
            <w:rFonts w:hint="eastAsia"/>
            <w:webHidden/>
          </w:rPr>
          <w:fldChar w:fldCharType="begin"/>
        </w:r>
        <w:r>
          <w:rPr>
            <w:rFonts w:hint="eastAsia"/>
            <w:webHidden/>
          </w:rPr>
          <w:instrText xml:space="preserve"> </w:instrText>
        </w:r>
        <w:r>
          <w:rPr>
            <w:webHidden/>
          </w:rPr>
          <w:instrText>PAGEREF _Toc217918939 \h</w:instrText>
        </w:r>
        <w:r>
          <w:rPr>
            <w:rFonts w:hint="eastAsia"/>
            <w:webHidden/>
          </w:rPr>
          <w:instrText xml:space="preserve"> </w:instrText>
        </w:r>
        <w:r>
          <w:rPr>
            <w:rFonts w:hint="eastAsia"/>
            <w:webHidden/>
          </w:rPr>
        </w:r>
        <w:r>
          <w:rPr>
            <w:rFonts w:hint="eastAsia"/>
            <w:webHidden/>
          </w:rPr>
          <w:fldChar w:fldCharType="separate"/>
        </w:r>
        <w:r>
          <w:rPr>
            <w:webHidden/>
          </w:rPr>
          <w:t>44</w:t>
        </w:r>
        <w:r>
          <w:rPr>
            <w:rFonts w:hint="eastAsia"/>
            <w:webHidden/>
          </w:rPr>
          <w:fldChar w:fldCharType="end"/>
        </w:r>
      </w:hyperlink>
    </w:p>
    <w:p w14:paraId="54371DF8" w14:textId="112BF116" w:rsidR="00EC6FBE" w:rsidRDefault="00EC6FBE">
      <w:pPr>
        <w:pStyle w:val="TOC3"/>
        <w:rPr>
          <w:rFonts w:asciiTheme="minorHAnsi" w:eastAsiaTheme="minorEastAsia" w:hAnsiTheme="minorHAnsi" w:cstheme="minorBidi"/>
          <w:color w:val="auto"/>
          <w:sz w:val="22"/>
          <w:szCs w:val="24"/>
          <w14:ligatures w14:val="standardContextual"/>
        </w:rPr>
      </w:pPr>
      <w:hyperlink w:anchor="_Toc217918940" w:history="1">
        <w:r w:rsidRPr="000178C4">
          <w:rPr>
            <w:rStyle w:val="Hyperlink"/>
            <w:rFonts w:hint="eastAsia"/>
            <w:bCs/>
          </w:rPr>
          <w:t>Listing 14.3.3 Immune Effector Cell-associated Neurotoxicity Syndrome (Safety set)</w:t>
        </w:r>
        <w:r>
          <w:rPr>
            <w:rFonts w:hint="eastAsia"/>
            <w:webHidden/>
          </w:rPr>
          <w:tab/>
        </w:r>
        <w:r>
          <w:rPr>
            <w:rFonts w:hint="eastAsia"/>
            <w:webHidden/>
          </w:rPr>
          <w:fldChar w:fldCharType="begin"/>
        </w:r>
        <w:r>
          <w:rPr>
            <w:rFonts w:hint="eastAsia"/>
            <w:webHidden/>
          </w:rPr>
          <w:instrText xml:space="preserve"> </w:instrText>
        </w:r>
        <w:r>
          <w:rPr>
            <w:webHidden/>
          </w:rPr>
          <w:instrText>PAGEREF _Toc217918940 \h</w:instrText>
        </w:r>
        <w:r>
          <w:rPr>
            <w:rFonts w:hint="eastAsia"/>
            <w:webHidden/>
          </w:rPr>
          <w:instrText xml:space="preserve"> </w:instrText>
        </w:r>
        <w:r>
          <w:rPr>
            <w:rFonts w:hint="eastAsia"/>
            <w:webHidden/>
          </w:rPr>
        </w:r>
        <w:r>
          <w:rPr>
            <w:rFonts w:hint="eastAsia"/>
            <w:webHidden/>
          </w:rPr>
          <w:fldChar w:fldCharType="separate"/>
        </w:r>
        <w:r>
          <w:rPr>
            <w:webHidden/>
          </w:rPr>
          <w:t>46</w:t>
        </w:r>
        <w:r>
          <w:rPr>
            <w:rFonts w:hint="eastAsia"/>
            <w:webHidden/>
          </w:rPr>
          <w:fldChar w:fldCharType="end"/>
        </w:r>
      </w:hyperlink>
    </w:p>
    <w:p w14:paraId="61859EEA" w14:textId="0B77C64B" w:rsidR="00EC6FBE" w:rsidRDefault="00EC6FBE">
      <w:pPr>
        <w:pStyle w:val="TOC3"/>
        <w:rPr>
          <w:rFonts w:asciiTheme="minorHAnsi" w:eastAsiaTheme="minorEastAsia" w:hAnsiTheme="minorHAnsi" w:cstheme="minorBidi"/>
          <w:color w:val="auto"/>
          <w:sz w:val="22"/>
          <w:szCs w:val="24"/>
          <w14:ligatures w14:val="standardContextual"/>
        </w:rPr>
      </w:pPr>
      <w:hyperlink w:anchor="_Toc217918941" w:history="1">
        <w:r w:rsidRPr="000178C4">
          <w:rPr>
            <w:rStyle w:val="Hyperlink"/>
            <w:rFonts w:hint="eastAsia"/>
            <w:bCs/>
          </w:rPr>
          <w:t>Listing 14.3.4 Treatment for CRS/ICANS (Safety set)</w:t>
        </w:r>
        <w:r>
          <w:rPr>
            <w:rFonts w:hint="eastAsia"/>
            <w:webHidden/>
          </w:rPr>
          <w:tab/>
        </w:r>
        <w:r>
          <w:rPr>
            <w:rFonts w:hint="eastAsia"/>
            <w:webHidden/>
          </w:rPr>
          <w:fldChar w:fldCharType="begin"/>
        </w:r>
        <w:r>
          <w:rPr>
            <w:rFonts w:hint="eastAsia"/>
            <w:webHidden/>
          </w:rPr>
          <w:instrText xml:space="preserve"> </w:instrText>
        </w:r>
        <w:r>
          <w:rPr>
            <w:webHidden/>
          </w:rPr>
          <w:instrText>PAGEREF _Toc217918941 \h</w:instrText>
        </w:r>
        <w:r>
          <w:rPr>
            <w:rFonts w:hint="eastAsia"/>
            <w:webHidden/>
          </w:rPr>
          <w:instrText xml:space="preserve"> </w:instrText>
        </w:r>
        <w:r>
          <w:rPr>
            <w:rFonts w:hint="eastAsia"/>
            <w:webHidden/>
          </w:rPr>
        </w:r>
        <w:r>
          <w:rPr>
            <w:rFonts w:hint="eastAsia"/>
            <w:webHidden/>
          </w:rPr>
          <w:fldChar w:fldCharType="separate"/>
        </w:r>
        <w:r>
          <w:rPr>
            <w:webHidden/>
          </w:rPr>
          <w:t>48</w:t>
        </w:r>
        <w:r>
          <w:rPr>
            <w:rFonts w:hint="eastAsia"/>
            <w:webHidden/>
          </w:rPr>
          <w:fldChar w:fldCharType="end"/>
        </w:r>
      </w:hyperlink>
    </w:p>
    <w:p w14:paraId="5E2E5F75" w14:textId="2BACEE9C" w:rsidR="00EC6FBE" w:rsidRDefault="00EC6FBE">
      <w:pPr>
        <w:pStyle w:val="TOC3"/>
        <w:rPr>
          <w:rFonts w:asciiTheme="minorHAnsi" w:eastAsiaTheme="minorEastAsia" w:hAnsiTheme="minorHAnsi" w:cstheme="minorBidi"/>
          <w:color w:val="auto"/>
          <w:sz w:val="22"/>
          <w:szCs w:val="24"/>
          <w14:ligatures w14:val="standardContextual"/>
        </w:rPr>
      </w:pPr>
      <w:hyperlink w:anchor="_Toc217918942" w:history="1">
        <w:r w:rsidRPr="000178C4">
          <w:rPr>
            <w:rStyle w:val="Hyperlink"/>
            <w:rFonts w:hint="eastAsia"/>
            <w:bCs/>
          </w:rPr>
          <w:t>Listing 14.3.5 Individual Laboratory Measurement (Safety set)</w:t>
        </w:r>
        <w:r>
          <w:rPr>
            <w:rFonts w:hint="eastAsia"/>
            <w:webHidden/>
          </w:rPr>
          <w:tab/>
        </w:r>
        <w:r>
          <w:rPr>
            <w:rFonts w:hint="eastAsia"/>
            <w:webHidden/>
          </w:rPr>
          <w:fldChar w:fldCharType="begin"/>
        </w:r>
        <w:r>
          <w:rPr>
            <w:rFonts w:hint="eastAsia"/>
            <w:webHidden/>
          </w:rPr>
          <w:instrText xml:space="preserve"> </w:instrText>
        </w:r>
        <w:r>
          <w:rPr>
            <w:webHidden/>
          </w:rPr>
          <w:instrText>PAGEREF _Toc217918942 \h</w:instrText>
        </w:r>
        <w:r>
          <w:rPr>
            <w:rFonts w:hint="eastAsia"/>
            <w:webHidden/>
          </w:rPr>
          <w:instrText xml:space="preserve"> </w:instrText>
        </w:r>
        <w:r>
          <w:rPr>
            <w:rFonts w:hint="eastAsia"/>
            <w:webHidden/>
          </w:rPr>
        </w:r>
        <w:r>
          <w:rPr>
            <w:rFonts w:hint="eastAsia"/>
            <w:webHidden/>
          </w:rPr>
          <w:fldChar w:fldCharType="separate"/>
        </w:r>
        <w:r>
          <w:rPr>
            <w:webHidden/>
          </w:rPr>
          <w:t>49</w:t>
        </w:r>
        <w:r>
          <w:rPr>
            <w:rFonts w:hint="eastAsia"/>
            <w:webHidden/>
          </w:rPr>
          <w:fldChar w:fldCharType="end"/>
        </w:r>
      </w:hyperlink>
    </w:p>
    <w:p w14:paraId="3410ED49" w14:textId="5DA222F2" w:rsidR="00EC6FBE" w:rsidRDefault="00EC6FBE">
      <w:pPr>
        <w:pStyle w:val="TOC2"/>
        <w:rPr>
          <w:rFonts w:asciiTheme="minorHAnsi" w:eastAsiaTheme="minorEastAsia" w:hAnsiTheme="minorHAnsi" w:cstheme="minorBidi"/>
          <w:b w:val="0"/>
          <w:bCs w:val="0"/>
          <w:smallCaps w:val="0"/>
          <w:color w:val="auto"/>
          <w:sz w:val="22"/>
          <w:szCs w:val="24"/>
          <w14:ligatures w14:val="standardContextual"/>
        </w:rPr>
      </w:pPr>
      <w:hyperlink w:anchor="_Toc217918943" w:history="1">
        <w:r w:rsidRPr="000178C4">
          <w:rPr>
            <w:rStyle w:val="Hyperlink"/>
            <w:rFonts w:hint="eastAsia"/>
          </w:rPr>
          <w:t>14.4 Pharmacokinetics Part</w:t>
        </w:r>
        <w:r>
          <w:rPr>
            <w:rFonts w:hint="eastAsia"/>
            <w:webHidden/>
          </w:rPr>
          <w:tab/>
        </w:r>
        <w:r>
          <w:rPr>
            <w:rFonts w:hint="eastAsia"/>
            <w:webHidden/>
          </w:rPr>
          <w:fldChar w:fldCharType="begin"/>
        </w:r>
        <w:r>
          <w:rPr>
            <w:rFonts w:hint="eastAsia"/>
            <w:webHidden/>
          </w:rPr>
          <w:instrText xml:space="preserve"> </w:instrText>
        </w:r>
        <w:r>
          <w:rPr>
            <w:webHidden/>
          </w:rPr>
          <w:instrText>PAGEREF _Toc217918943 \h</w:instrText>
        </w:r>
        <w:r>
          <w:rPr>
            <w:rFonts w:hint="eastAsia"/>
            <w:webHidden/>
          </w:rPr>
          <w:instrText xml:space="preserve"> </w:instrText>
        </w:r>
        <w:r>
          <w:rPr>
            <w:rFonts w:hint="eastAsia"/>
            <w:webHidden/>
          </w:rPr>
        </w:r>
        <w:r>
          <w:rPr>
            <w:rFonts w:hint="eastAsia"/>
            <w:webHidden/>
          </w:rPr>
          <w:fldChar w:fldCharType="separate"/>
        </w:r>
        <w:r>
          <w:rPr>
            <w:webHidden/>
          </w:rPr>
          <w:t>52</w:t>
        </w:r>
        <w:r>
          <w:rPr>
            <w:rFonts w:hint="eastAsia"/>
            <w:webHidden/>
          </w:rPr>
          <w:fldChar w:fldCharType="end"/>
        </w:r>
      </w:hyperlink>
    </w:p>
    <w:p w14:paraId="086BE4F0" w14:textId="5D79447B" w:rsidR="00EC6FBE" w:rsidRDefault="00EC6FBE">
      <w:pPr>
        <w:pStyle w:val="TOC2"/>
        <w:rPr>
          <w:rFonts w:asciiTheme="minorHAnsi" w:eastAsiaTheme="minorEastAsia" w:hAnsiTheme="minorHAnsi" w:cstheme="minorBidi"/>
          <w:b w:val="0"/>
          <w:bCs w:val="0"/>
          <w:smallCaps w:val="0"/>
          <w:color w:val="auto"/>
          <w:sz w:val="22"/>
          <w:szCs w:val="24"/>
          <w14:ligatures w14:val="standardContextual"/>
        </w:rPr>
      </w:pPr>
      <w:hyperlink w:anchor="_Toc217918944" w:history="1">
        <w:r w:rsidRPr="000178C4">
          <w:rPr>
            <w:rStyle w:val="Hyperlink"/>
            <w:rFonts w:hint="eastAsia"/>
          </w:rPr>
          <w:t>14.5 Pharmacodynamics Part</w:t>
        </w:r>
        <w:r>
          <w:rPr>
            <w:rFonts w:hint="eastAsia"/>
            <w:webHidden/>
          </w:rPr>
          <w:tab/>
        </w:r>
        <w:r>
          <w:rPr>
            <w:rFonts w:hint="eastAsia"/>
            <w:webHidden/>
          </w:rPr>
          <w:fldChar w:fldCharType="begin"/>
        </w:r>
        <w:r>
          <w:rPr>
            <w:rFonts w:hint="eastAsia"/>
            <w:webHidden/>
          </w:rPr>
          <w:instrText xml:space="preserve"> </w:instrText>
        </w:r>
        <w:r>
          <w:rPr>
            <w:webHidden/>
          </w:rPr>
          <w:instrText>PAGEREF _Toc217918944 \h</w:instrText>
        </w:r>
        <w:r>
          <w:rPr>
            <w:rFonts w:hint="eastAsia"/>
            <w:webHidden/>
          </w:rPr>
          <w:instrText xml:space="preserve"> </w:instrText>
        </w:r>
        <w:r>
          <w:rPr>
            <w:rFonts w:hint="eastAsia"/>
            <w:webHidden/>
          </w:rPr>
        </w:r>
        <w:r>
          <w:rPr>
            <w:rFonts w:hint="eastAsia"/>
            <w:webHidden/>
          </w:rPr>
          <w:fldChar w:fldCharType="separate"/>
        </w:r>
        <w:r>
          <w:rPr>
            <w:webHidden/>
          </w:rPr>
          <w:t>53</w:t>
        </w:r>
        <w:r>
          <w:rPr>
            <w:rFonts w:hint="eastAsia"/>
            <w:webHidden/>
          </w:rPr>
          <w:fldChar w:fldCharType="end"/>
        </w:r>
      </w:hyperlink>
    </w:p>
    <w:p w14:paraId="2E3A6F61" w14:textId="424D8A34" w:rsidR="00EC6FBE" w:rsidRDefault="00EC6FBE">
      <w:pPr>
        <w:pStyle w:val="TOC2"/>
        <w:rPr>
          <w:rFonts w:asciiTheme="minorHAnsi" w:eastAsiaTheme="minorEastAsia" w:hAnsiTheme="minorHAnsi" w:cstheme="minorBidi"/>
          <w:b w:val="0"/>
          <w:bCs w:val="0"/>
          <w:smallCaps w:val="0"/>
          <w:color w:val="auto"/>
          <w:sz w:val="22"/>
          <w:szCs w:val="24"/>
          <w14:ligatures w14:val="standardContextual"/>
        </w:rPr>
      </w:pPr>
      <w:hyperlink w:anchor="_Toc217918945" w:history="1">
        <w:r w:rsidRPr="000178C4">
          <w:rPr>
            <w:rStyle w:val="Hyperlink"/>
            <w:rFonts w:hint="eastAsia"/>
          </w:rPr>
          <w:t>14.6 ADA</w:t>
        </w:r>
        <w:r>
          <w:rPr>
            <w:rFonts w:hint="eastAsia"/>
            <w:webHidden/>
          </w:rPr>
          <w:tab/>
        </w:r>
        <w:r>
          <w:rPr>
            <w:rFonts w:hint="eastAsia"/>
            <w:webHidden/>
          </w:rPr>
          <w:fldChar w:fldCharType="begin"/>
        </w:r>
        <w:r>
          <w:rPr>
            <w:rFonts w:hint="eastAsia"/>
            <w:webHidden/>
          </w:rPr>
          <w:instrText xml:space="preserve"> </w:instrText>
        </w:r>
        <w:r>
          <w:rPr>
            <w:webHidden/>
          </w:rPr>
          <w:instrText>PAGEREF _Toc217918945 \h</w:instrText>
        </w:r>
        <w:r>
          <w:rPr>
            <w:rFonts w:hint="eastAsia"/>
            <w:webHidden/>
          </w:rPr>
          <w:instrText xml:space="preserve"> </w:instrText>
        </w:r>
        <w:r>
          <w:rPr>
            <w:rFonts w:hint="eastAsia"/>
            <w:webHidden/>
          </w:rPr>
        </w:r>
        <w:r>
          <w:rPr>
            <w:rFonts w:hint="eastAsia"/>
            <w:webHidden/>
          </w:rPr>
          <w:fldChar w:fldCharType="separate"/>
        </w:r>
        <w:r>
          <w:rPr>
            <w:webHidden/>
          </w:rPr>
          <w:t>54</w:t>
        </w:r>
        <w:r>
          <w:rPr>
            <w:rFonts w:hint="eastAsia"/>
            <w:webHidden/>
          </w:rPr>
          <w:fldChar w:fldCharType="end"/>
        </w:r>
      </w:hyperlink>
    </w:p>
    <w:p w14:paraId="2B2BD20D" w14:textId="12CFABD1" w:rsidR="005974DC" w:rsidRPr="00FD35A8" w:rsidRDefault="00E31919" w:rsidP="00497633">
      <w:pPr>
        <w:pStyle w:val="TOC3"/>
        <w:rPr>
          <w:bCs/>
        </w:rPr>
        <w:sectPr w:rsidR="005974DC" w:rsidRPr="00FD35A8" w:rsidSect="00486AB0">
          <w:headerReference w:type="default" r:id="rId17"/>
          <w:footerReference w:type="default" r:id="rId18"/>
          <w:pgSz w:w="11907" w:h="16839"/>
          <w:pgMar w:top="1417" w:right="1417" w:bottom="850" w:left="1417" w:header="624" w:footer="992" w:gutter="0"/>
          <w:pgNumType w:start="2"/>
          <w:cols w:space="425"/>
          <w:docGrid w:type="lines" w:linePitch="312"/>
        </w:sectPr>
      </w:pPr>
      <w:r w:rsidRPr="00FD35A8">
        <w:rPr>
          <w:bCs/>
          <w:caps/>
          <w:color w:val="auto"/>
          <w:szCs w:val="20"/>
          <w:lang w:eastAsia="ja-JP"/>
        </w:rPr>
        <w:fldChar w:fldCharType="end"/>
      </w:r>
    </w:p>
    <w:p w14:paraId="10C477AD" w14:textId="7CB5EDF0" w:rsidR="0011032C" w:rsidRPr="00FD35A8" w:rsidRDefault="00F513AE" w:rsidP="0011032C">
      <w:pPr>
        <w:keepNext/>
        <w:widowControl/>
        <w:spacing w:before="120" w:after="120"/>
        <w:outlineLvl w:val="0"/>
        <w:rPr>
          <w:rFonts w:ascii="Times New Roman" w:hAnsi="Times New Roman" w:cs="Times New Roman"/>
          <w:b/>
          <w:caps/>
          <w:noProof/>
          <w:color w:val="auto"/>
          <w:sz w:val="28"/>
          <w:szCs w:val="28"/>
        </w:rPr>
      </w:pPr>
      <w:bookmarkStart w:id="21" w:name="_Toc217918905"/>
      <w:bookmarkStart w:id="22" w:name="_Toc126922012"/>
      <w:r w:rsidRPr="00FD35A8">
        <w:rPr>
          <w:rFonts w:ascii="Times New Roman" w:hAnsi="Times New Roman" w:cs="Times New Roman"/>
          <w:b/>
          <w:caps/>
          <w:noProof/>
          <w:color w:val="auto"/>
          <w:sz w:val="28"/>
          <w:szCs w:val="28"/>
        </w:rPr>
        <w:t>Data Sharing</w:t>
      </w:r>
      <w:bookmarkEnd w:id="21"/>
    </w:p>
    <w:p w14:paraId="6930BE12" w14:textId="4BF7603D" w:rsidR="0011032C" w:rsidRPr="00FD35A8" w:rsidRDefault="009A1BA1" w:rsidP="0011032C">
      <w:pPr>
        <w:keepNext/>
        <w:widowControl/>
        <w:spacing w:before="120" w:after="120"/>
        <w:jc w:val="left"/>
        <w:outlineLvl w:val="1"/>
        <w:rPr>
          <w:rFonts w:ascii="Times New Roman" w:eastAsia="等线" w:hAnsi="Times New Roman" w:cs="Times New Roman"/>
          <w:b/>
          <w:bCs/>
          <w:color w:val="auto"/>
          <w:sz w:val="22"/>
          <w14:ligatures w14:val="standardContextual"/>
        </w:rPr>
      </w:pPr>
      <w:bookmarkStart w:id="23" w:name="_Toc104490402"/>
      <w:bookmarkStart w:id="24" w:name="_Toc131178399"/>
      <w:bookmarkStart w:id="25" w:name="_Toc217918906"/>
      <w:r w:rsidRPr="00FD35A8">
        <w:rPr>
          <w:rFonts w:ascii="Times New Roman" w:hAnsi="Times New Roman" w:cs="Times New Roman"/>
          <w:b/>
          <w:bCs/>
          <w:smallCaps/>
          <w:color w:val="auto"/>
          <w:sz w:val="22"/>
        </w:rPr>
        <w:t>14.</w:t>
      </w:r>
      <w:r w:rsidR="0011032C" w:rsidRPr="00FD35A8">
        <w:rPr>
          <w:rFonts w:ascii="Times New Roman" w:hAnsi="Times New Roman" w:cs="Times New Roman"/>
          <w:b/>
          <w:bCs/>
          <w:smallCaps/>
          <w:color w:val="auto"/>
          <w:sz w:val="22"/>
        </w:rPr>
        <w:t xml:space="preserve">1 </w:t>
      </w:r>
      <w:bookmarkEnd w:id="23"/>
      <w:bookmarkEnd w:id="24"/>
      <w:r w:rsidRPr="00FD35A8">
        <w:rPr>
          <w:rFonts w:ascii="Times New Roman" w:eastAsia="等线" w:hAnsi="Times New Roman" w:cs="Times New Roman"/>
          <w:b/>
          <w:bCs/>
          <w:color w:val="auto"/>
          <w:sz w:val="22"/>
          <w14:ligatures w14:val="standardContextual"/>
        </w:rPr>
        <w:t>General Information</w:t>
      </w:r>
      <w:bookmarkEnd w:id="25"/>
    </w:p>
    <w:p w14:paraId="11976FC6" w14:textId="21AE6840" w:rsidR="00372405" w:rsidRPr="00FD35A8" w:rsidRDefault="00372405" w:rsidP="00EB7ECF">
      <w:pPr>
        <w:pStyle w:val="tabletext1"/>
        <w:ind w:left="0" w:firstLine="227"/>
        <w:rPr>
          <w:rStyle w:val="Heading3Char1"/>
          <w:rFonts w:eastAsia="等线"/>
          <w:b w:val="0"/>
          <w:i/>
          <w:iCs/>
          <w:kern w:val="0"/>
          <w:sz w:val="18"/>
          <w:szCs w:val="20"/>
          <w:lang w:eastAsia="zh-CN"/>
        </w:rPr>
      </w:pPr>
      <w:r w:rsidRPr="00FD35A8">
        <w:rPr>
          <w:rStyle w:val="Heading3Char1"/>
          <w:rFonts w:eastAsia="宋体"/>
          <w:b w:val="0"/>
          <w:bCs/>
          <w:i/>
          <w:iCs/>
          <w:color w:val="000000"/>
          <w:sz w:val="20"/>
          <w:szCs w:val="20"/>
          <w:lang w:eastAsia="zh-CN"/>
        </w:rPr>
        <w:br w:type="page"/>
      </w:r>
    </w:p>
    <w:p w14:paraId="7C77DAA7" w14:textId="5EBD3728" w:rsidR="0017346A" w:rsidRPr="00FD35A8" w:rsidRDefault="002F6028" w:rsidP="0017346A">
      <w:pPr>
        <w:pStyle w:val="TFLshelltitle1"/>
        <w:rPr>
          <w:rFonts w:eastAsia="宋体"/>
          <w:bCs/>
          <w:color w:val="000000"/>
          <w:kern w:val="2"/>
          <w:szCs w:val="20"/>
          <w:lang w:eastAsia="zh-CN"/>
        </w:rPr>
      </w:pPr>
      <w:bookmarkStart w:id="26" w:name="_Toc217918907"/>
      <w:r w:rsidRPr="00FD35A8">
        <w:rPr>
          <w:rStyle w:val="Heading3Char1"/>
          <w:rFonts w:eastAsia="宋体"/>
          <w:b/>
          <w:bCs/>
          <w:color w:val="000000"/>
          <w:sz w:val="20"/>
          <w:szCs w:val="20"/>
          <w:lang w:eastAsia="zh-CN"/>
        </w:rPr>
        <w:t>Listing</w:t>
      </w:r>
      <w:r w:rsidR="00A4768A" w:rsidRPr="00FD35A8">
        <w:rPr>
          <w:rStyle w:val="Heading3Char1"/>
          <w:rFonts w:eastAsia="宋体"/>
          <w:b/>
          <w:bCs/>
          <w:color w:val="000000"/>
          <w:sz w:val="20"/>
          <w:szCs w:val="20"/>
          <w:lang w:eastAsia="zh-CN"/>
        </w:rPr>
        <w:t xml:space="preserve"> </w:t>
      </w:r>
      <w:r w:rsidR="00C80E70" w:rsidRPr="00FD35A8">
        <w:rPr>
          <w:rStyle w:val="Heading3Char1"/>
          <w:rFonts w:eastAsia="宋体"/>
          <w:b/>
          <w:bCs/>
          <w:color w:val="000000"/>
          <w:sz w:val="20"/>
          <w:szCs w:val="20"/>
          <w:lang w:eastAsia="zh-CN"/>
        </w:rPr>
        <w:t>14.</w:t>
      </w:r>
      <w:r w:rsidR="00A4768A" w:rsidRPr="00FD35A8">
        <w:rPr>
          <w:rStyle w:val="Heading3Char1"/>
          <w:rFonts w:eastAsia="宋体"/>
          <w:b/>
          <w:bCs/>
          <w:color w:val="000000"/>
          <w:sz w:val="20"/>
          <w:szCs w:val="20"/>
          <w:lang w:eastAsia="zh-CN"/>
        </w:rPr>
        <w:t>1.1</w:t>
      </w:r>
      <w:r w:rsidR="008378F0" w:rsidRPr="00FD35A8">
        <w:rPr>
          <w:rStyle w:val="Heading3Char1"/>
          <w:rFonts w:eastAsia="宋体"/>
          <w:b/>
          <w:bCs/>
          <w:color w:val="000000"/>
          <w:sz w:val="20"/>
          <w:szCs w:val="20"/>
          <w:lang w:eastAsia="zh-CN"/>
        </w:rPr>
        <w:t xml:space="preserve"> </w:t>
      </w:r>
      <w:bookmarkEnd w:id="22"/>
      <w:r w:rsidR="005D2EE8" w:rsidRPr="00FD35A8">
        <w:rPr>
          <w:rStyle w:val="Heading3Char1"/>
          <w:rFonts w:eastAsia="宋体"/>
          <w:b/>
          <w:bCs/>
          <w:color w:val="000000"/>
          <w:sz w:val="20"/>
          <w:szCs w:val="20"/>
          <w:lang w:eastAsia="zh-CN"/>
        </w:rPr>
        <w:t xml:space="preserve">CAR-T Treatment Summary (Enrolled </w:t>
      </w:r>
      <w:r w:rsidR="00344C28" w:rsidRPr="00FD35A8">
        <w:rPr>
          <w:rStyle w:val="Heading3Char1"/>
          <w:rFonts w:eastAsia="宋体"/>
          <w:b/>
          <w:bCs/>
          <w:color w:val="000000"/>
          <w:sz w:val="20"/>
          <w:szCs w:val="20"/>
          <w:lang w:eastAsia="zh-CN"/>
        </w:rPr>
        <w:t>S</w:t>
      </w:r>
      <w:r w:rsidR="005D2EE8" w:rsidRPr="00FD35A8">
        <w:rPr>
          <w:rStyle w:val="Heading3Char1"/>
          <w:rFonts w:eastAsia="宋体"/>
          <w:b/>
          <w:bCs/>
          <w:color w:val="000000"/>
          <w:sz w:val="20"/>
          <w:szCs w:val="20"/>
          <w:lang w:eastAsia="zh-CN"/>
        </w:rPr>
        <w:t>ubjects)</w:t>
      </w:r>
      <w:bookmarkEnd w:id="26"/>
      <w:r w:rsidR="00056E56" w:rsidRPr="00FD35A8">
        <w:rPr>
          <w:rStyle w:val="Heading3Char1"/>
          <w:rFonts w:eastAsia="宋体"/>
          <w:b/>
          <w:bCs/>
          <w:color w:val="000000"/>
          <w:sz w:val="20"/>
          <w:szCs w:val="20"/>
          <w:lang w:eastAsia="zh-CN"/>
        </w:rPr>
        <w:t xml:space="preserve"> </w:t>
      </w:r>
      <w:bookmarkStart w:id="27" w:name="_Toc126922013"/>
    </w:p>
    <w:tbl>
      <w:tblPr>
        <w:tblStyle w:val="TableGrid"/>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55"/>
        <w:gridCol w:w="1620"/>
        <w:gridCol w:w="772"/>
        <w:gridCol w:w="5411"/>
        <w:gridCol w:w="1252"/>
        <w:gridCol w:w="1874"/>
        <w:gridCol w:w="1119"/>
        <w:gridCol w:w="1167"/>
      </w:tblGrid>
      <w:tr w:rsidR="009C7C4D" w:rsidRPr="00FD35A8" w14:paraId="50F741EC" w14:textId="77777777" w:rsidTr="71178383">
        <w:trPr>
          <w:trHeight w:val="420"/>
        </w:trPr>
        <w:tc>
          <w:tcPr>
            <w:tcW w:w="0" w:type="auto"/>
            <w:tcBorders>
              <w:top w:val="single" w:sz="4" w:space="0" w:color="auto"/>
              <w:left w:val="nil"/>
              <w:bottom w:val="single" w:sz="8" w:space="0" w:color="auto"/>
              <w:right w:val="nil"/>
            </w:tcBorders>
            <w:shd w:val="clear" w:color="auto" w:fill="FFFFFF" w:themeFill="background1"/>
            <w:vAlign w:val="center"/>
          </w:tcPr>
          <w:p w14:paraId="6E356ACA" w14:textId="019B0587" w:rsidR="00EC51CC" w:rsidRPr="00FD35A8" w:rsidRDefault="00EC51CC" w:rsidP="0018331D">
            <w:pPr>
              <w:widowControl/>
              <w:jc w:val="center"/>
              <w:rPr>
                <w:rFonts w:ascii="Times New Roman" w:hAnsi="Times New Roman"/>
                <w:lang w:eastAsia="zh-CN"/>
              </w:rPr>
            </w:pPr>
            <w:r w:rsidRPr="00FD35A8">
              <w:rPr>
                <w:rFonts w:ascii="Times New Roman" w:hAnsi="Times New Roman"/>
                <w:lang w:eastAsia="zh-CN"/>
              </w:rPr>
              <w:t xml:space="preserve">Subject </w:t>
            </w:r>
            <w:r w:rsidR="009C7C4D" w:rsidRPr="00FD35A8">
              <w:rPr>
                <w:rFonts w:ascii="Times New Roman" w:hAnsi="Times New Roman"/>
                <w:lang w:eastAsia="zh-CN"/>
              </w:rPr>
              <w:t>I</w:t>
            </w:r>
            <w:r w:rsidRPr="00FD35A8">
              <w:rPr>
                <w:rFonts w:ascii="Times New Roman" w:hAnsi="Times New Roman"/>
                <w:lang w:eastAsia="zh-CN"/>
              </w:rPr>
              <w:t>dentifier</w:t>
            </w:r>
          </w:p>
        </w:tc>
        <w:tc>
          <w:tcPr>
            <w:tcW w:w="0" w:type="auto"/>
            <w:tcBorders>
              <w:top w:val="single" w:sz="4" w:space="0" w:color="auto"/>
              <w:left w:val="nil"/>
              <w:bottom w:val="single" w:sz="8" w:space="0" w:color="auto"/>
              <w:right w:val="nil"/>
            </w:tcBorders>
            <w:shd w:val="clear" w:color="auto" w:fill="FFFFFF" w:themeFill="background1"/>
            <w:vAlign w:val="center"/>
          </w:tcPr>
          <w:p w14:paraId="124EA80B" w14:textId="64801B02" w:rsidR="00EC51CC" w:rsidRPr="00FD35A8" w:rsidRDefault="00EC51CC" w:rsidP="0018331D">
            <w:pPr>
              <w:widowControl/>
              <w:jc w:val="center"/>
              <w:rPr>
                <w:rFonts w:ascii="Times New Roman" w:hAnsi="Times New Roman"/>
                <w:lang w:eastAsia="zh-CN"/>
              </w:rPr>
            </w:pPr>
            <w:r w:rsidRPr="00FD35A8">
              <w:rPr>
                <w:rFonts w:ascii="Times New Roman" w:hAnsi="Times New Roman"/>
                <w:lang w:eastAsia="zh-CN"/>
              </w:rPr>
              <w:t>Treatment Group</w:t>
            </w:r>
          </w:p>
        </w:tc>
        <w:tc>
          <w:tcPr>
            <w:tcW w:w="0" w:type="auto"/>
            <w:tcBorders>
              <w:top w:val="single" w:sz="4" w:space="0" w:color="auto"/>
              <w:left w:val="nil"/>
              <w:bottom w:val="single" w:sz="8" w:space="0" w:color="auto"/>
              <w:right w:val="nil"/>
            </w:tcBorders>
            <w:vAlign w:val="center"/>
          </w:tcPr>
          <w:p w14:paraId="6E916DC2" w14:textId="0487680D" w:rsidR="00EC51CC" w:rsidRPr="00FD35A8" w:rsidRDefault="00EC51CC" w:rsidP="0018331D">
            <w:pPr>
              <w:widowControl/>
              <w:jc w:val="center"/>
              <w:rPr>
                <w:rFonts w:ascii="Times New Roman" w:hAnsi="Times New Roman"/>
                <w:lang w:eastAsia="zh-CN"/>
              </w:rPr>
            </w:pPr>
            <w:r w:rsidRPr="00FD35A8">
              <w:rPr>
                <w:rFonts w:ascii="Times New Roman" w:hAnsi="Times New Roman"/>
                <w:lang w:eastAsia="zh-CN"/>
              </w:rPr>
              <w:t>Cohort</w:t>
            </w:r>
          </w:p>
        </w:tc>
        <w:tc>
          <w:tcPr>
            <w:tcW w:w="0" w:type="auto"/>
            <w:tcBorders>
              <w:top w:val="single" w:sz="4" w:space="0" w:color="auto"/>
              <w:left w:val="nil"/>
              <w:bottom w:val="single" w:sz="8" w:space="0" w:color="auto"/>
              <w:right w:val="nil"/>
            </w:tcBorders>
            <w:shd w:val="clear" w:color="auto" w:fill="FFFFFF" w:themeFill="background1"/>
            <w:vAlign w:val="center"/>
          </w:tcPr>
          <w:p w14:paraId="5C2C9B6B" w14:textId="0CC5B96D" w:rsidR="00EC51CC" w:rsidRPr="00556E25" w:rsidRDefault="3B23DCF2" w:rsidP="0018331D">
            <w:pPr>
              <w:widowControl/>
              <w:jc w:val="center"/>
              <w:rPr>
                <w:rFonts w:ascii="Times New Roman" w:hAnsi="Times New Roman"/>
                <w:color w:val="EE0000"/>
                <w:highlight w:val="yellow"/>
                <w:lang w:eastAsia="zh-CN"/>
                <w:rPrChange w:id="28" w:author="Yali Chen" w:date="2026-01-27T11:41:00Z" w16du:dateUtc="2026-01-27T03:41:00Z">
                  <w:rPr>
                    <w:rFonts w:ascii="Times New Roman" w:hAnsi="Times New Roman"/>
                    <w:lang w:eastAsia="zh-CN"/>
                  </w:rPr>
                </w:rPrChange>
              </w:rPr>
            </w:pPr>
            <w:r w:rsidRPr="00556E25">
              <w:rPr>
                <w:rFonts w:ascii="Times New Roman" w:hAnsi="Times New Roman"/>
                <w:color w:val="EE0000"/>
                <w:highlight w:val="yellow"/>
                <w:rPrChange w:id="29" w:author="Yali Chen" w:date="2026-01-27T11:41:00Z" w16du:dateUtc="2026-01-27T03:41:00Z">
                  <w:rPr>
                    <w:rFonts w:ascii="Times New Roman" w:hAnsi="Times New Roman"/>
                    <w:highlight w:val="red"/>
                  </w:rPr>
                </w:rPrChange>
              </w:rPr>
              <w:t>Date of Sign / Re-sign Informed Consent (ICF Version, Protocol Version)</w:t>
            </w:r>
            <w:r w:rsidRPr="00556E25">
              <w:rPr>
                <w:rFonts w:ascii="Times New Roman" w:hAnsi="Times New Roman"/>
                <w:color w:val="EE0000"/>
                <w:highlight w:val="yellow"/>
                <w:rPrChange w:id="30" w:author="Yali Chen" w:date="2026-01-27T11:41:00Z" w16du:dateUtc="2026-01-27T03:41:00Z">
                  <w:rPr>
                    <w:rFonts w:ascii="Times New Roman" w:hAnsi="Times New Roman"/>
                  </w:rPr>
                </w:rPrChange>
              </w:rPr>
              <w:t xml:space="preserve"> </w:t>
            </w:r>
            <w:r w:rsidR="0BF9582E" w:rsidRPr="00556E25">
              <w:rPr>
                <w:rFonts w:ascii="Times New Roman" w:hAnsi="Times New Roman"/>
                <w:color w:val="EE0000"/>
                <w:highlight w:val="yellow"/>
                <w:rPrChange w:id="31" w:author="Yali Chen" w:date="2026-01-27T11:41:00Z" w16du:dateUtc="2026-01-27T03:41:00Z">
                  <w:rPr>
                    <w:rFonts w:ascii="Times New Roman" w:hAnsi="Times New Roman"/>
                    <w:color w:val="FF0000"/>
                  </w:rPr>
                </w:rPrChange>
              </w:rPr>
              <w:t>To team</w:t>
            </w:r>
            <w:r w:rsidR="0BF9582E" w:rsidRPr="00556E25">
              <w:rPr>
                <w:rFonts w:ascii="Times New Roman" w:hAnsi="Times New Roman" w:hint="eastAsia"/>
                <w:color w:val="EE0000"/>
                <w:highlight w:val="yellow"/>
                <w:rPrChange w:id="32" w:author="Yali Chen" w:date="2026-01-27T11:41:00Z" w16du:dateUtc="2026-01-27T03:41:00Z">
                  <w:rPr>
                    <w:rFonts w:ascii="Times New Roman" w:hAnsi="Times New Roman" w:hint="eastAsia"/>
                    <w:color w:val="FF0000"/>
                  </w:rPr>
                </w:rPrChange>
              </w:rPr>
              <w:t>：可能签了不止一次</w:t>
            </w:r>
            <w:r w:rsidR="0BF9582E" w:rsidRPr="00556E25">
              <w:rPr>
                <w:rFonts w:ascii="Times New Roman" w:hAnsi="Times New Roman"/>
                <w:color w:val="EE0000"/>
                <w:highlight w:val="yellow"/>
                <w:rPrChange w:id="33" w:author="Yali Chen" w:date="2026-01-27T11:41:00Z" w16du:dateUtc="2026-01-27T03:41:00Z">
                  <w:rPr>
                    <w:rFonts w:ascii="Times New Roman" w:hAnsi="Times New Roman"/>
                    <w:color w:val="FF0000"/>
                  </w:rPr>
                </w:rPrChange>
              </w:rPr>
              <w:t>ICF</w:t>
            </w:r>
          </w:p>
        </w:tc>
        <w:tc>
          <w:tcPr>
            <w:tcW w:w="0" w:type="auto"/>
            <w:tcBorders>
              <w:top w:val="single" w:sz="4" w:space="0" w:color="auto"/>
              <w:left w:val="nil"/>
              <w:bottom w:val="single" w:sz="8" w:space="0" w:color="auto"/>
              <w:right w:val="nil"/>
            </w:tcBorders>
            <w:shd w:val="clear" w:color="auto" w:fill="FFFFFF" w:themeFill="background1"/>
            <w:vAlign w:val="center"/>
          </w:tcPr>
          <w:p w14:paraId="36534019" w14:textId="1E3C7F69" w:rsidR="00EC51CC" w:rsidRPr="00FD35A8" w:rsidRDefault="00EC51CC" w:rsidP="0018331D">
            <w:pPr>
              <w:widowControl/>
              <w:jc w:val="center"/>
              <w:rPr>
                <w:rFonts w:ascii="Times New Roman" w:hAnsi="Times New Roman"/>
                <w:lang w:eastAsia="zh-CN"/>
              </w:rPr>
            </w:pPr>
            <w:r w:rsidRPr="00FD35A8">
              <w:rPr>
                <w:rFonts w:ascii="Times New Roman" w:hAnsi="Times New Roman"/>
                <w:lang w:eastAsia="zh-CN"/>
              </w:rPr>
              <w:t>Apheresis Date</w:t>
            </w:r>
          </w:p>
        </w:tc>
        <w:tc>
          <w:tcPr>
            <w:tcW w:w="0" w:type="auto"/>
            <w:tcBorders>
              <w:top w:val="single" w:sz="4" w:space="0" w:color="auto"/>
              <w:left w:val="nil"/>
              <w:bottom w:val="single" w:sz="8" w:space="0" w:color="auto"/>
              <w:right w:val="nil"/>
            </w:tcBorders>
            <w:shd w:val="clear" w:color="auto" w:fill="FFFFFF" w:themeFill="background1"/>
            <w:vAlign w:val="center"/>
          </w:tcPr>
          <w:p w14:paraId="32CECBF6" w14:textId="28374815" w:rsidR="00EC51CC" w:rsidRPr="00FD35A8" w:rsidRDefault="00EC51CC" w:rsidP="0018331D">
            <w:pPr>
              <w:widowControl/>
              <w:jc w:val="center"/>
              <w:rPr>
                <w:rFonts w:ascii="Times New Roman" w:hAnsi="Times New Roman"/>
                <w:lang w:eastAsia="zh-CN"/>
              </w:rPr>
            </w:pPr>
            <w:r w:rsidRPr="00FD35A8">
              <w:rPr>
                <w:rFonts w:ascii="Times New Roman" w:hAnsi="Times New Roman"/>
                <w:lang w:eastAsia="zh-CN"/>
              </w:rPr>
              <w:t xml:space="preserve">Lymphodepletion </w:t>
            </w:r>
            <w:r w:rsidR="00666E93" w:rsidRPr="00FD35A8">
              <w:rPr>
                <w:rFonts w:ascii="Times New Roman" w:hAnsi="Times New Roman"/>
                <w:lang w:eastAsia="zh-CN"/>
              </w:rPr>
              <w:t>D</w:t>
            </w:r>
            <w:r w:rsidRPr="00FD35A8">
              <w:rPr>
                <w:rFonts w:ascii="Times New Roman" w:hAnsi="Times New Roman"/>
                <w:lang w:eastAsia="zh-CN"/>
              </w:rPr>
              <w:t>ate</w:t>
            </w:r>
          </w:p>
        </w:tc>
        <w:tc>
          <w:tcPr>
            <w:tcW w:w="0" w:type="auto"/>
            <w:tcBorders>
              <w:top w:val="single" w:sz="4" w:space="0" w:color="auto"/>
              <w:left w:val="nil"/>
              <w:bottom w:val="single" w:sz="8" w:space="0" w:color="auto"/>
              <w:right w:val="nil"/>
            </w:tcBorders>
            <w:shd w:val="clear" w:color="auto" w:fill="FFFFFF" w:themeFill="background1"/>
            <w:vAlign w:val="center"/>
          </w:tcPr>
          <w:p w14:paraId="42735DC8" w14:textId="28CB13F8" w:rsidR="00EC51CC" w:rsidRPr="00FD35A8" w:rsidRDefault="00EC51CC" w:rsidP="0018331D">
            <w:pPr>
              <w:widowControl/>
              <w:jc w:val="center"/>
              <w:rPr>
                <w:rFonts w:ascii="Times New Roman" w:hAnsi="Times New Roman"/>
                <w:lang w:eastAsia="zh-CN"/>
              </w:rPr>
            </w:pPr>
            <w:r w:rsidRPr="00FD35A8">
              <w:rPr>
                <w:rFonts w:ascii="Times New Roman" w:hAnsi="Times New Roman"/>
                <w:lang w:eastAsia="zh-CN"/>
              </w:rPr>
              <w:t>Infusion Date</w:t>
            </w:r>
          </w:p>
        </w:tc>
        <w:tc>
          <w:tcPr>
            <w:tcW w:w="0" w:type="auto"/>
            <w:tcBorders>
              <w:top w:val="single" w:sz="4" w:space="0" w:color="auto"/>
              <w:left w:val="nil"/>
              <w:bottom w:val="single" w:sz="8" w:space="0" w:color="auto"/>
              <w:right w:val="nil"/>
            </w:tcBorders>
            <w:shd w:val="clear" w:color="auto" w:fill="FFFFFF" w:themeFill="background1"/>
            <w:vAlign w:val="center"/>
          </w:tcPr>
          <w:p w14:paraId="5EE18B16" w14:textId="4AEB125E" w:rsidR="00EC51CC" w:rsidRPr="00E438BA" w:rsidRDefault="00EC51CC" w:rsidP="0018331D">
            <w:pPr>
              <w:widowControl/>
              <w:jc w:val="center"/>
              <w:rPr>
                <w:rFonts w:ascii="Times New Roman" w:hAnsi="Times New Roman"/>
                <w:highlight w:val="green"/>
                <w:lang w:eastAsia="zh-CN"/>
              </w:rPr>
            </w:pPr>
            <w:r w:rsidRPr="00E438BA">
              <w:rPr>
                <w:rFonts w:ascii="Times New Roman" w:hAnsi="Times New Roman"/>
                <w:highlight w:val="green"/>
                <w:lang w:eastAsia="zh-CN"/>
              </w:rPr>
              <w:t>End of DLT Date</w:t>
            </w:r>
          </w:p>
        </w:tc>
      </w:tr>
      <w:tr w:rsidR="009C7C4D" w:rsidRPr="00FD35A8" w14:paraId="38364273" w14:textId="77777777" w:rsidTr="71178383">
        <w:trPr>
          <w:trHeight w:val="270"/>
        </w:trPr>
        <w:tc>
          <w:tcPr>
            <w:tcW w:w="0" w:type="auto"/>
            <w:tcBorders>
              <w:top w:val="nil"/>
              <w:left w:val="nil"/>
              <w:bottom w:val="nil"/>
              <w:right w:val="nil"/>
            </w:tcBorders>
            <w:vAlign w:val="center"/>
          </w:tcPr>
          <w:p w14:paraId="38A8E715" w14:textId="766C5245" w:rsidR="00EC51CC" w:rsidRPr="00FD35A8" w:rsidRDefault="00EC51CC" w:rsidP="0018331D">
            <w:pPr>
              <w:widowControl/>
              <w:jc w:val="center"/>
              <w:rPr>
                <w:rFonts w:ascii="Times New Roman" w:hAnsi="Times New Roman"/>
                <w:lang w:eastAsia="zh-CN"/>
              </w:rPr>
            </w:pPr>
            <w:r w:rsidRPr="00FD35A8">
              <w:rPr>
                <w:rFonts w:ascii="Times New Roman" w:hAnsi="Times New Roman"/>
                <w:lang w:eastAsia="zh-CN"/>
              </w:rPr>
              <w:t>E1301001</w:t>
            </w:r>
          </w:p>
        </w:tc>
        <w:tc>
          <w:tcPr>
            <w:tcW w:w="0" w:type="auto"/>
            <w:tcBorders>
              <w:top w:val="nil"/>
              <w:left w:val="nil"/>
              <w:bottom w:val="nil"/>
              <w:right w:val="nil"/>
            </w:tcBorders>
            <w:vAlign w:val="center"/>
          </w:tcPr>
          <w:p w14:paraId="42B5DD21" w14:textId="59ABCBF7" w:rsidR="00EC51CC" w:rsidRPr="00FD35A8" w:rsidRDefault="00DD7567" w:rsidP="0018331D">
            <w:pPr>
              <w:widowControl/>
              <w:jc w:val="center"/>
              <w:rPr>
                <w:rFonts w:ascii="Times New Roman" w:hAnsi="Times New Roman"/>
                <w:lang w:eastAsia="zh-CN"/>
              </w:rPr>
            </w:pPr>
            <w:r w:rsidRPr="00FD35A8">
              <w:rPr>
                <w:rFonts w:ascii="Times New Roman" w:hAnsi="Times New Roman"/>
              </w:rPr>
              <w:t>3.0×10</w:t>
            </w:r>
            <w:r w:rsidRPr="00FD35A8">
              <w:rPr>
                <w:rFonts w:ascii="Times New Roman" w:hAnsi="Times New Roman"/>
                <w:vertAlign w:val="superscript"/>
              </w:rPr>
              <w:t>5</w:t>
            </w:r>
            <w:r w:rsidRPr="00FD35A8">
              <w:rPr>
                <w:rFonts w:ascii="Times New Roman" w:hAnsi="Times New Roman"/>
              </w:rPr>
              <w:t xml:space="preserve"> CAR-T</w:t>
            </w:r>
            <w:r w:rsidR="00737386" w:rsidRPr="00FD35A8">
              <w:rPr>
                <w:rFonts w:ascii="Times New Roman" w:hAnsi="Times New Roman"/>
                <w:lang w:eastAsia="zh-CN"/>
              </w:rPr>
              <w:t xml:space="preserve"> cell</w:t>
            </w:r>
            <w:r w:rsidRPr="00FD35A8">
              <w:rPr>
                <w:rFonts w:ascii="Times New Roman" w:hAnsi="Times New Roman"/>
              </w:rPr>
              <w:t>/kg</w:t>
            </w:r>
          </w:p>
        </w:tc>
        <w:tc>
          <w:tcPr>
            <w:tcW w:w="0" w:type="auto"/>
            <w:tcBorders>
              <w:top w:val="nil"/>
              <w:left w:val="nil"/>
              <w:bottom w:val="nil"/>
              <w:right w:val="nil"/>
            </w:tcBorders>
            <w:vAlign w:val="center"/>
          </w:tcPr>
          <w:p w14:paraId="55F12649" w14:textId="520722F0" w:rsidR="00EC51CC" w:rsidRPr="00FD35A8" w:rsidRDefault="00EC51CC" w:rsidP="0018331D">
            <w:pPr>
              <w:widowControl/>
              <w:jc w:val="center"/>
              <w:rPr>
                <w:rFonts w:ascii="Times New Roman" w:hAnsi="Times New Roman"/>
                <w:lang w:eastAsia="zh-CN"/>
              </w:rPr>
            </w:pPr>
            <w:r w:rsidRPr="00FD35A8">
              <w:rPr>
                <w:rFonts w:ascii="Times New Roman" w:hAnsi="Times New Roman"/>
                <w:lang w:eastAsia="zh-CN"/>
              </w:rPr>
              <w:t>SSc</w:t>
            </w:r>
          </w:p>
        </w:tc>
        <w:tc>
          <w:tcPr>
            <w:tcW w:w="0" w:type="auto"/>
            <w:tcBorders>
              <w:top w:val="nil"/>
              <w:left w:val="nil"/>
              <w:bottom w:val="nil"/>
              <w:right w:val="nil"/>
            </w:tcBorders>
            <w:vAlign w:val="center"/>
          </w:tcPr>
          <w:p w14:paraId="1F569C8F" w14:textId="3119F715" w:rsidR="00EC51CC" w:rsidRPr="00556E25" w:rsidRDefault="6FF71692" w:rsidP="71178383">
            <w:pPr>
              <w:widowControl/>
              <w:jc w:val="center"/>
              <w:rPr>
                <w:rFonts w:ascii="Times New Roman" w:hAnsi="Times New Roman"/>
                <w:color w:val="EE0000"/>
                <w:highlight w:val="yellow"/>
                <w:lang w:eastAsia="zh-CN"/>
                <w:rPrChange w:id="34" w:author="Yali Chen" w:date="2026-01-27T11:41:00Z" w16du:dateUtc="2026-01-27T03:41:00Z">
                  <w:rPr>
                    <w:rFonts w:ascii="Times New Roman" w:hAnsi="Times New Roman"/>
                    <w:highlight w:val="red"/>
                    <w:lang w:eastAsia="zh-CN"/>
                  </w:rPr>
                </w:rPrChange>
              </w:rPr>
            </w:pPr>
            <w:r w:rsidRPr="00556E25">
              <w:rPr>
                <w:rFonts w:ascii="Times New Roman" w:hAnsi="Times New Roman"/>
                <w:color w:val="EE0000"/>
                <w:highlight w:val="yellow"/>
                <w:rPrChange w:id="35" w:author="Yali Chen" w:date="2026-01-27T11:41:00Z" w16du:dateUtc="2026-01-27T03:41:00Z">
                  <w:rPr>
                    <w:rFonts w:ascii="Times New Roman" w:hAnsi="Times New Roman"/>
                    <w:highlight w:val="red"/>
                  </w:rPr>
                </w:rPrChange>
              </w:rPr>
              <w:t>xxxx-xx-xx (x, x) /  xxxx-xx-xx (x, x) / …</w:t>
            </w:r>
          </w:p>
        </w:tc>
        <w:tc>
          <w:tcPr>
            <w:tcW w:w="0" w:type="auto"/>
            <w:tcBorders>
              <w:top w:val="nil"/>
              <w:left w:val="nil"/>
              <w:bottom w:val="nil"/>
              <w:right w:val="nil"/>
            </w:tcBorders>
            <w:vAlign w:val="center"/>
          </w:tcPr>
          <w:p w14:paraId="58C0CBDA" w14:textId="79CEC633" w:rsidR="00EC51CC" w:rsidRPr="00FD35A8" w:rsidRDefault="00EC51CC" w:rsidP="0018331D">
            <w:pPr>
              <w:widowControl/>
              <w:jc w:val="center"/>
              <w:rPr>
                <w:rFonts w:ascii="Times New Roman" w:hAnsi="Times New Roman"/>
                <w:lang w:eastAsia="zh-CN"/>
              </w:rPr>
            </w:pPr>
            <w:r w:rsidRPr="00FD35A8">
              <w:rPr>
                <w:rFonts w:ascii="Times New Roman" w:hAnsi="Times New Roman"/>
                <w:lang w:eastAsia="zh-CN"/>
              </w:rPr>
              <w:t>XX-XX-XX</w:t>
            </w:r>
          </w:p>
        </w:tc>
        <w:tc>
          <w:tcPr>
            <w:tcW w:w="0" w:type="auto"/>
            <w:tcBorders>
              <w:top w:val="nil"/>
              <w:left w:val="nil"/>
              <w:bottom w:val="nil"/>
              <w:right w:val="nil"/>
            </w:tcBorders>
            <w:vAlign w:val="center"/>
          </w:tcPr>
          <w:p w14:paraId="775942FB" w14:textId="06516FA7" w:rsidR="00EC51CC" w:rsidRPr="00FD35A8" w:rsidRDefault="00EC51CC" w:rsidP="0018331D">
            <w:pPr>
              <w:widowControl/>
              <w:jc w:val="center"/>
              <w:rPr>
                <w:rFonts w:ascii="Times New Roman" w:hAnsi="Times New Roman"/>
                <w:lang w:eastAsia="zh-CN"/>
              </w:rPr>
            </w:pPr>
            <w:r w:rsidRPr="00FD35A8">
              <w:rPr>
                <w:rFonts w:ascii="Times New Roman" w:hAnsi="Times New Roman"/>
                <w:lang w:eastAsia="zh-CN"/>
              </w:rPr>
              <w:t>XX-XX-XX</w:t>
            </w:r>
          </w:p>
        </w:tc>
        <w:tc>
          <w:tcPr>
            <w:tcW w:w="0" w:type="auto"/>
            <w:tcBorders>
              <w:top w:val="nil"/>
              <w:left w:val="nil"/>
              <w:bottom w:val="nil"/>
              <w:right w:val="nil"/>
            </w:tcBorders>
            <w:vAlign w:val="center"/>
          </w:tcPr>
          <w:p w14:paraId="366BA0C1" w14:textId="75F5C53E" w:rsidR="00EC51CC" w:rsidRPr="00FD35A8" w:rsidRDefault="00EC51CC" w:rsidP="0018331D">
            <w:pPr>
              <w:widowControl/>
              <w:jc w:val="center"/>
              <w:rPr>
                <w:rFonts w:ascii="Times New Roman" w:hAnsi="Times New Roman"/>
                <w:lang w:eastAsia="zh-CN"/>
              </w:rPr>
            </w:pPr>
            <w:r w:rsidRPr="00FD35A8">
              <w:rPr>
                <w:rFonts w:ascii="Times New Roman" w:hAnsi="Times New Roman"/>
                <w:lang w:eastAsia="zh-CN"/>
              </w:rPr>
              <w:t>XX-XX-XX</w:t>
            </w:r>
          </w:p>
        </w:tc>
        <w:tc>
          <w:tcPr>
            <w:tcW w:w="0" w:type="auto"/>
            <w:tcBorders>
              <w:top w:val="nil"/>
              <w:left w:val="nil"/>
              <w:bottom w:val="nil"/>
              <w:right w:val="nil"/>
            </w:tcBorders>
            <w:vAlign w:val="center"/>
          </w:tcPr>
          <w:p w14:paraId="5A02D278" w14:textId="4A1C9D8B" w:rsidR="00EC51CC" w:rsidRPr="00E438BA" w:rsidRDefault="00EC51CC" w:rsidP="0018331D">
            <w:pPr>
              <w:widowControl/>
              <w:jc w:val="center"/>
              <w:rPr>
                <w:rFonts w:ascii="Times New Roman" w:hAnsi="Times New Roman"/>
                <w:highlight w:val="green"/>
                <w:lang w:eastAsia="zh-CN"/>
              </w:rPr>
            </w:pPr>
            <w:r w:rsidRPr="00E438BA">
              <w:rPr>
                <w:rFonts w:ascii="Times New Roman" w:hAnsi="Times New Roman"/>
                <w:highlight w:val="green"/>
                <w:lang w:eastAsia="zh-CN"/>
              </w:rPr>
              <w:t>XX-XX-XX</w:t>
            </w:r>
          </w:p>
        </w:tc>
      </w:tr>
      <w:tr w:rsidR="009C7C4D" w:rsidRPr="00FD35A8" w14:paraId="1CA2218E" w14:textId="77777777" w:rsidTr="71178383">
        <w:trPr>
          <w:trHeight w:val="288"/>
        </w:trPr>
        <w:tc>
          <w:tcPr>
            <w:tcW w:w="0" w:type="auto"/>
            <w:tcBorders>
              <w:top w:val="nil"/>
              <w:left w:val="nil"/>
              <w:bottom w:val="nil"/>
              <w:right w:val="nil"/>
            </w:tcBorders>
            <w:vAlign w:val="center"/>
          </w:tcPr>
          <w:p w14:paraId="14A000B5" w14:textId="349D0F49" w:rsidR="00737386" w:rsidRPr="00FD35A8" w:rsidRDefault="00737386" w:rsidP="00737386">
            <w:pPr>
              <w:widowControl/>
              <w:jc w:val="center"/>
              <w:rPr>
                <w:rFonts w:ascii="Times New Roman" w:hAnsi="Times New Roman"/>
                <w:lang w:eastAsia="zh-CN"/>
              </w:rPr>
            </w:pPr>
            <w:r w:rsidRPr="00FD35A8">
              <w:rPr>
                <w:rFonts w:ascii="Times New Roman" w:hAnsi="Times New Roman"/>
                <w:lang w:eastAsia="zh-CN"/>
              </w:rPr>
              <w:t>E1301002</w:t>
            </w:r>
          </w:p>
        </w:tc>
        <w:tc>
          <w:tcPr>
            <w:tcW w:w="0" w:type="auto"/>
            <w:tcBorders>
              <w:top w:val="nil"/>
              <w:left w:val="nil"/>
              <w:bottom w:val="nil"/>
              <w:right w:val="nil"/>
            </w:tcBorders>
          </w:tcPr>
          <w:p w14:paraId="5947EBCE" w14:textId="3C771AED" w:rsidR="00737386" w:rsidRPr="00FD35A8" w:rsidRDefault="00737386" w:rsidP="00737386">
            <w:pPr>
              <w:widowControl/>
              <w:jc w:val="center"/>
              <w:rPr>
                <w:rFonts w:ascii="Times New Roman" w:hAnsi="Times New Roman"/>
                <w:lang w:eastAsia="zh-CN"/>
              </w:rPr>
            </w:pPr>
            <w:r w:rsidRPr="00FD35A8">
              <w:rPr>
                <w:rFonts w:ascii="Times New Roman" w:hAnsi="Times New Roman"/>
              </w:rPr>
              <w:t>3.0×10</w:t>
            </w:r>
            <w:r w:rsidRPr="00FD35A8">
              <w:rPr>
                <w:rFonts w:ascii="Times New Roman" w:hAnsi="Times New Roman"/>
                <w:vertAlign w:val="superscript"/>
              </w:rPr>
              <w:t>5</w:t>
            </w:r>
            <w:r w:rsidRPr="00FD35A8">
              <w:rPr>
                <w:rFonts w:ascii="Times New Roman" w:hAnsi="Times New Roman"/>
              </w:rPr>
              <w:t xml:space="preserve"> CAR-T</w:t>
            </w:r>
            <w:r w:rsidRPr="00FD35A8">
              <w:rPr>
                <w:rFonts w:ascii="Times New Roman" w:hAnsi="Times New Roman"/>
                <w:lang w:eastAsia="zh-CN"/>
              </w:rPr>
              <w:t xml:space="preserve"> cell</w:t>
            </w:r>
            <w:r w:rsidRPr="00FD35A8">
              <w:rPr>
                <w:rFonts w:ascii="Times New Roman" w:hAnsi="Times New Roman"/>
              </w:rPr>
              <w:t>/kg</w:t>
            </w:r>
          </w:p>
        </w:tc>
        <w:tc>
          <w:tcPr>
            <w:tcW w:w="0" w:type="auto"/>
            <w:tcBorders>
              <w:top w:val="nil"/>
              <w:left w:val="nil"/>
              <w:bottom w:val="nil"/>
              <w:right w:val="nil"/>
            </w:tcBorders>
            <w:vAlign w:val="center"/>
          </w:tcPr>
          <w:p w14:paraId="372E25B0" w14:textId="13875E00" w:rsidR="00737386" w:rsidRPr="00FD35A8" w:rsidRDefault="00737386" w:rsidP="00737386">
            <w:pPr>
              <w:widowControl/>
              <w:jc w:val="center"/>
              <w:rPr>
                <w:rFonts w:ascii="Times New Roman" w:hAnsi="Times New Roman"/>
                <w:lang w:eastAsia="zh-CN"/>
              </w:rPr>
            </w:pPr>
            <w:r w:rsidRPr="00FD35A8">
              <w:rPr>
                <w:rFonts w:ascii="Times New Roman" w:hAnsi="Times New Roman"/>
                <w:lang w:eastAsia="zh-CN"/>
              </w:rPr>
              <w:t>IIM</w:t>
            </w:r>
          </w:p>
        </w:tc>
        <w:tc>
          <w:tcPr>
            <w:tcW w:w="0" w:type="auto"/>
            <w:tcBorders>
              <w:top w:val="nil"/>
              <w:left w:val="nil"/>
              <w:bottom w:val="nil"/>
              <w:right w:val="nil"/>
            </w:tcBorders>
            <w:vAlign w:val="center"/>
          </w:tcPr>
          <w:p w14:paraId="0068A157" w14:textId="009B637E" w:rsidR="00737386" w:rsidRPr="00556E25" w:rsidRDefault="54556AE2" w:rsidP="71178383">
            <w:pPr>
              <w:widowControl/>
              <w:jc w:val="center"/>
              <w:rPr>
                <w:rFonts w:ascii="Times New Roman" w:hAnsi="Times New Roman"/>
                <w:color w:val="EE0000"/>
                <w:highlight w:val="yellow"/>
                <w:lang w:eastAsia="zh-CN"/>
                <w:rPrChange w:id="36" w:author="Yali Chen" w:date="2026-01-27T11:41:00Z" w16du:dateUtc="2026-01-27T03:41:00Z">
                  <w:rPr>
                    <w:rFonts w:ascii="Times New Roman" w:hAnsi="Times New Roman"/>
                    <w:highlight w:val="red"/>
                    <w:lang w:eastAsia="zh-CN"/>
                  </w:rPr>
                </w:rPrChange>
              </w:rPr>
            </w:pPr>
            <w:r w:rsidRPr="00556E25">
              <w:rPr>
                <w:rFonts w:ascii="Times New Roman" w:hAnsi="Times New Roman"/>
                <w:color w:val="EE0000"/>
                <w:highlight w:val="yellow"/>
                <w:rPrChange w:id="37" w:author="Yali Chen" w:date="2026-01-27T11:41:00Z" w16du:dateUtc="2026-01-27T03:41:00Z">
                  <w:rPr>
                    <w:rFonts w:ascii="Times New Roman" w:hAnsi="Times New Roman"/>
                    <w:highlight w:val="red"/>
                  </w:rPr>
                </w:rPrChange>
              </w:rPr>
              <w:t>xxxx-xx-xx (x, x) /  xxxx-xx-xx (x, x) / …</w:t>
            </w:r>
          </w:p>
        </w:tc>
        <w:tc>
          <w:tcPr>
            <w:tcW w:w="0" w:type="auto"/>
            <w:tcBorders>
              <w:top w:val="nil"/>
              <w:left w:val="nil"/>
              <w:bottom w:val="nil"/>
              <w:right w:val="nil"/>
            </w:tcBorders>
            <w:vAlign w:val="center"/>
          </w:tcPr>
          <w:p w14:paraId="49023642" w14:textId="3F1B8D6B" w:rsidR="00737386" w:rsidRPr="00FD35A8" w:rsidRDefault="00737386" w:rsidP="00737386">
            <w:pPr>
              <w:widowControl/>
              <w:jc w:val="center"/>
              <w:rPr>
                <w:rFonts w:ascii="Times New Roman" w:hAnsi="Times New Roman"/>
                <w:lang w:eastAsia="zh-CN"/>
              </w:rPr>
            </w:pPr>
            <w:r w:rsidRPr="00FD35A8">
              <w:rPr>
                <w:rFonts w:ascii="Times New Roman" w:hAnsi="Times New Roman"/>
                <w:lang w:eastAsia="zh-CN"/>
              </w:rPr>
              <w:t>XX-XX-XX</w:t>
            </w:r>
          </w:p>
        </w:tc>
        <w:tc>
          <w:tcPr>
            <w:tcW w:w="0" w:type="auto"/>
            <w:tcBorders>
              <w:top w:val="nil"/>
              <w:left w:val="nil"/>
              <w:bottom w:val="nil"/>
              <w:right w:val="nil"/>
            </w:tcBorders>
            <w:vAlign w:val="center"/>
          </w:tcPr>
          <w:p w14:paraId="74E86FE5" w14:textId="60C5688B" w:rsidR="00737386" w:rsidRPr="00FD35A8" w:rsidRDefault="00737386" w:rsidP="00737386">
            <w:pPr>
              <w:widowControl/>
              <w:jc w:val="center"/>
              <w:rPr>
                <w:rFonts w:ascii="Times New Roman" w:hAnsi="Times New Roman"/>
                <w:lang w:eastAsia="zh-CN"/>
              </w:rPr>
            </w:pPr>
            <w:r w:rsidRPr="00FD35A8">
              <w:rPr>
                <w:rFonts w:ascii="Times New Roman" w:hAnsi="Times New Roman"/>
                <w:lang w:eastAsia="zh-CN"/>
              </w:rPr>
              <w:t>XX-XX-XX</w:t>
            </w:r>
          </w:p>
        </w:tc>
        <w:tc>
          <w:tcPr>
            <w:tcW w:w="0" w:type="auto"/>
            <w:tcBorders>
              <w:top w:val="nil"/>
              <w:left w:val="nil"/>
              <w:bottom w:val="nil"/>
              <w:right w:val="nil"/>
            </w:tcBorders>
            <w:vAlign w:val="center"/>
          </w:tcPr>
          <w:p w14:paraId="14199E54" w14:textId="768BC57D" w:rsidR="00737386" w:rsidRPr="00FD35A8" w:rsidRDefault="00737386" w:rsidP="00737386">
            <w:pPr>
              <w:widowControl/>
              <w:jc w:val="center"/>
              <w:rPr>
                <w:rFonts w:ascii="Times New Roman" w:hAnsi="Times New Roman"/>
                <w:lang w:eastAsia="zh-CN"/>
              </w:rPr>
            </w:pPr>
            <w:r w:rsidRPr="00FD35A8">
              <w:rPr>
                <w:rFonts w:ascii="Times New Roman" w:hAnsi="Times New Roman"/>
                <w:lang w:eastAsia="zh-CN"/>
              </w:rPr>
              <w:t>XX-XX-XX</w:t>
            </w:r>
          </w:p>
        </w:tc>
        <w:tc>
          <w:tcPr>
            <w:tcW w:w="0" w:type="auto"/>
            <w:tcBorders>
              <w:top w:val="nil"/>
              <w:left w:val="nil"/>
              <w:bottom w:val="nil"/>
              <w:right w:val="nil"/>
            </w:tcBorders>
            <w:vAlign w:val="center"/>
          </w:tcPr>
          <w:p w14:paraId="35DBB2FD" w14:textId="68AD8B06" w:rsidR="00737386" w:rsidRPr="00E438BA" w:rsidRDefault="00737386" w:rsidP="00737386">
            <w:pPr>
              <w:widowControl/>
              <w:jc w:val="center"/>
              <w:rPr>
                <w:rFonts w:ascii="Times New Roman" w:hAnsi="Times New Roman"/>
                <w:highlight w:val="green"/>
                <w:lang w:eastAsia="zh-CN"/>
              </w:rPr>
            </w:pPr>
            <w:r w:rsidRPr="00E438BA">
              <w:rPr>
                <w:rFonts w:ascii="Times New Roman" w:hAnsi="Times New Roman"/>
                <w:highlight w:val="green"/>
                <w:lang w:eastAsia="zh-CN"/>
              </w:rPr>
              <w:t>XX-XX-XX</w:t>
            </w:r>
          </w:p>
        </w:tc>
      </w:tr>
      <w:tr w:rsidR="009C7C4D" w:rsidRPr="00FD35A8" w14:paraId="40B04F21" w14:textId="77777777" w:rsidTr="71178383">
        <w:trPr>
          <w:trHeight w:val="277"/>
        </w:trPr>
        <w:tc>
          <w:tcPr>
            <w:tcW w:w="0" w:type="auto"/>
            <w:tcBorders>
              <w:top w:val="nil"/>
              <w:left w:val="nil"/>
              <w:bottom w:val="nil"/>
              <w:right w:val="nil"/>
            </w:tcBorders>
            <w:vAlign w:val="center"/>
          </w:tcPr>
          <w:p w14:paraId="12EE1031" w14:textId="64BB57E5" w:rsidR="00737386" w:rsidRPr="00FD35A8" w:rsidRDefault="00737386" w:rsidP="00737386">
            <w:pPr>
              <w:widowControl/>
              <w:jc w:val="center"/>
              <w:rPr>
                <w:rFonts w:ascii="Times New Roman" w:hAnsi="Times New Roman"/>
                <w:lang w:eastAsia="zh-CN"/>
              </w:rPr>
            </w:pPr>
            <w:r w:rsidRPr="00FD35A8">
              <w:rPr>
                <w:rFonts w:ascii="Times New Roman" w:hAnsi="Times New Roman"/>
                <w:lang w:eastAsia="zh-CN"/>
              </w:rPr>
              <w:t>E1301003</w:t>
            </w:r>
          </w:p>
        </w:tc>
        <w:tc>
          <w:tcPr>
            <w:tcW w:w="0" w:type="auto"/>
            <w:tcBorders>
              <w:top w:val="nil"/>
              <w:left w:val="nil"/>
              <w:bottom w:val="nil"/>
              <w:right w:val="nil"/>
            </w:tcBorders>
          </w:tcPr>
          <w:p w14:paraId="51EFE5D7" w14:textId="76600634" w:rsidR="00737386" w:rsidRPr="00FD35A8" w:rsidRDefault="00737386" w:rsidP="00737386">
            <w:pPr>
              <w:widowControl/>
              <w:jc w:val="center"/>
              <w:rPr>
                <w:rFonts w:ascii="Times New Roman" w:hAnsi="Times New Roman"/>
                <w:lang w:eastAsia="zh-CN"/>
              </w:rPr>
            </w:pPr>
            <w:r w:rsidRPr="00FD35A8">
              <w:rPr>
                <w:rFonts w:ascii="Times New Roman" w:hAnsi="Times New Roman"/>
              </w:rPr>
              <w:t>3.0×10</w:t>
            </w:r>
            <w:r w:rsidRPr="00FD35A8">
              <w:rPr>
                <w:rFonts w:ascii="Times New Roman" w:hAnsi="Times New Roman"/>
                <w:vertAlign w:val="superscript"/>
              </w:rPr>
              <w:t>5</w:t>
            </w:r>
            <w:r w:rsidRPr="00FD35A8">
              <w:rPr>
                <w:rFonts w:ascii="Times New Roman" w:hAnsi="Times New Roman"/>
              </w:rPr>
              <w:t xml:space="preserve"> CAR-T</w:t>
            </w:r>
            <w:r w:rsidRPr="00FD35A8">
              <w:rPr>
                <w:rFonts w:ascii="Times New Roman" w:hAnsi="Times New Roman"/>
                <w:lang w:eastAsia="zh-CN"/>
              </w:rPr>
              <w:t xml:space="preserve"> cell</w:t>
            </w:r>
            <w:r w:rsidRPr="00FD35A8">
              <w:rPr>
                <w:rFonts w:ascii="Times New Roman" w:hAnsi="Times New Roman"/>
              </w:rPr>
              <w:t>/kg</w:t>
            </w:r>
          </w:p>
        </w:tc>
        <w:tc>
          <w:tcPr>
            <w:tcW w:w="0" w:type="auto"/>
            <w:tcBorders>
              <w:top w:val="nil"/>
              <w:left w:val="nil"/>
              <w:bottom w:val="nil"/>
              <w:right w:val="nil"/>
            </w:tcBorders>
            <w:vAlign w:val="center"/>
          </w:tcPr>
          <w:p w14:paraId="7B51523A" w14:textId="27452A4B" w:rsidR="00737386" w:rsidRPr="00FD35A8" w:rsidRDefault="00737386" w:rsidP="00737386">
            <w:pPr>
              <w:widowControl/>
              <w:jc w:val="center"/>
              <w:rPr>
                <w:rFonts w:ascii="Times New Roman" w:hAnsi="Times New Roman"/>
                <w:lang w:eastAsia="zh-CN"/>
              </w:rPr>
            </w:pPr>
            <w:r w:rsidRPr="00FD35A8">
              <w:rPr>
                <w:rFonts w:ascii="Times New Roman" w:hAnsi="Times New Roman"/>
                <w:lang w:eastAsia="zh-CN"/>
              </w:rPr>
              <w:t>SSc</w:t>
            </w:r>
          </w:p>
        </w:tc>
        <w:tc>
          <w:tcPr>
            <w:tcW w:w="0" w:type="auto"/>
            <w:tcBorders>
              <w:top w:val="nil"/>
              <w:left w:val="nil"/>
              <w:bottom w:val="nil"/>
              <w:right w:val="nil"/>
            </w:tcBorders>
            <w:vAlign w:val="center"/>
          </w:tcPr>
          <w:p w14:paraId="79CC7533" w14:textId="577B49EE" w:rsidR="00737386" w:rsidRPr="00556E25" w:rsidRDefault="34ECFDA8" w:rsidP="71178383">
            <w:pPr>
              <w:widowControl/>
              <w:jc w:val="center"/>
              <w:rPr>
                <w:rFonts w:ascii="Times New Roman" w:hAnsi="Times New Roman"/>
                <w:color w:val="EE0000"/>
                <w:highlight w:val="yellow"/>
                <w:lang w:eastAsia="zh-CN"/>
                <w:rPrChange w:id="38" w:author="Yali Chen" w:date="2026-01-27T11:41:00Z" w16du:dateUtc="2026-01-27T03:41:00Z">
                  <w:rPr>
                    <w:rFonts w:ascii="Times New Roman" w:hAnsi="Times New Roman"/>
                    <w:highlight w:val="red"/>
                    <w:lang w:eastAsia="zh-CN"/>
                  </w:rPr>
                </w:rPrChange>
              </w:rPr>
            </w:pPr>
            <w:r w:rsidRPr="00556E25">
              <w:rPr>
                <w:rFonts w:ascii="Times New Roman" w:hAnsi="Times New Roman"/>
                <w:color w:val="EE0000"/>
                <w:highlight w:val="yellow"/>
                <w:rPrChange w:id="39" w:author="Yali Chen" w:date="2026-01-27T11:41:00Z" w16du:dateUtc="2026-01-27T03:41:00Z">
                  <w:rPr>
                    <w:rFonts w:ascii="Times New Roman" w:hAnsi="Times New Roman"/>
                    <w:highlight w:val="red"/>
                  </w:rPr>
                </w:rPrChange>
              </w:rPr>
              <w:t>xxxx-xx-xx (x, x) /  xxxx-xx-xx (x, x) / …</w:t>
            </w:r>
          </w:p>
        </w:tc>
        <w:tc>
          <w:tcPr>
            <w:tcW w:w="0" w:type="auto"/>
            <w:tcBorders>
              <w:top w:val="nil"/>
              <w:left w:val="nil"/>
              <w:bottom w:val="nil"/>
              <w:right w:val="nil"/>
            </w:tcBorders>
            <w:vAlign w:val="center"/>
          </w:tcPr>
          <w:p w14:paraId="33B928BA" w14:textId="5412E9BB" w:rsidR="00737386" w:rsidRPr="00FD35A8" w:rsidRDefault="00737386" w:rsidP="00737386">
            <w:pPr>
              <w:widowControl/>
              <w:jc w:val="center"/>
              <w:rPr>
                <w:rFonts w:ascii="Times New Roman" w:hAnsi="Times New Roman"/>
                <w:lang w:eastAsia="zh-CN"/>
              </w:rPr>
            </w:pPr>
            <w:r w:rsidRPr="00FD35A8">
              <w:rPr>
                <w:rFonts w:ascii="Times New Roman" w:hAnsi="Times New Roman"/>
                <w:lang w:eastAsia="zh-CN"/>
              </w:rPr>
              <w:t>XX-XX-XX</w:t>
            </w:r>
          </w:p>
        </w:tc>
        <w:tc>
          <w:tcPr>
            <w:tcW w:w="0" w:type="auto"/>
            <w:tcBorders>
              <w:top w:val="nil"/>
              <w:left w:val="nil"/>
              <w:bottom w:val="nil"/>
              <w:right w:val="nil"/>
            </w:tcBorders>
            <w:vAlign w:val="center"/>
          </w:tcPr>
          <w:p w14:paraId="615C4381" w14:textId="58B3D759" w:rsidR="00737386" w:rsidRPr="00FD35A8" w:rsidRDefault="00737386" w:rsidP="00737386">
            <w:pPr>
              <w:widowControl/>
              <w:jc w:val="center"/>
              <w:rPr>
                <w:rFonts w:ascii="Times New Roman" w:hAnsi="Times New Roman"/>
                <w:lang w:eastAsia="zh-CN"/>
              </w:rPr>
            </w:pPr>
            <w:r w:rsidRPr="00FD35A8">
              <w:rPr>
                <w:rFonts w:ascii="Times New Roman" w:hAnsi="Times New Roman"/>
                <w:lang w:eastAsia="zh-CN"/>
              </w:rPr>
              <w:t>XX-XX-XX</w:t>
            </w:r>
          </w:p>
        </w:tc>
        <w:tc>
          <w:tcPr>
            <w:tcW w:w="0" w:type="auto"/>
            <w:tcBorders>
              <w:top w:val="nil"/>
              <w:left w:val="nil"/>
              <w:bottom w:val="nil"/>
              <w:right w:val="nil"/>
            </w:tcBorders>
            <w:vAlign w:val="center"/>
          </w:tcPr>
          <w:p w14:paraId="2B96A732" w14:textId="2AA5A8A8" w:rsidR="00737386" w:rsidRPr="00FD35A8" w:rsidRDefault="00737386" w:rsidP="00737386">
            <w:pPr>
              <w:widowControl/>
              <w:jc w:val="center"/>
              <w:rPr>
                <w:rFonts w:ascii="Times New Roman" w:hAnsi="Times New Roman"/>
                <w:lang w:eastAsia="zh-CN"/>
              </w:rPr>
            </w:pPr>
            <w:r w:rsidRPr="00FD35A8">
              <w:rPr>
                <w:rFonts w:ascii="Times New Roman" w:hAnsi="Times New Roman"/>
                <w:lang w:eastAsia="zh-CN"/>
              </w:rPr>
              <w:t>XX-XX-XX</w:t>
            </w:r>
          </w:p>
        </w:tc>
        <w:tc>
          <w:tcPr>
            <w:tcW w:w="0" w:type="auto"/>
            <w:tcBorders>
              <w:top w:val="nil"/>
              <w:left w:val="nil"/>
              <w:bottom w:val="nil"/>
              <w:right w:val="nil"/>
            </w:tcBorders>
            <w:vAlign w:val="center"/>
          </w:tcPr>
          <w:p w14:paraId="4D990241" w14:textId="3DEA1376" w:rsidR="00737386" w:rsidRPr="00E438BA" w:rsidRDefault="00737386" w:rsidP="00737386">
            <w:pPr>
              <w:widowControl/>
              <w:jc w:val="center"/>
              <w:rPr>
                <w:rFonts w:ascii="Times New Roman" w:hAnsi="Times New Roman"/>
                <w:highlight w:val="green"/>
                <w:lang w:eastAsia="zh-CN"/>
              </w:rPr>
            </w:pPr>
            <w:r w:rsidRPr="00E438BA">
              <w:rPr>
                <w:rFonts w:ascii="Times New Roman" w:hAnsi="Times New Roman"/>
                <w:highlight w:val="green"/>
                <w:lang w:eastAsia="zh-CN"/>
              </w:rPr>
              <w:t>XX-XX-XX</w:t>
            </w:r>
          </w:p>
        </w:tc>
      </w:tr>
      <w:tr w:rsidR="00737386" w:rsidRPr="00FD35A8" w14:paraId="6F420440" w14:textId="77777777" w:rsidTr="71178383">
        <w:trPr>
          <w:trHeight w:val="295"/>
        </w:trPr>
        <w:tc>
          <w:tcPr>
            <w:tcW w:w="0" w:type="auto"/>
            <w:tcBorders>
              <w:top w:val="nil"/>
              <w:left w:val="nil"/>
              <w:bottom w:val="nil"/>
              <w:right w:val="nil"/>
            </w:tcBorders>
            <w:vAlign w:val="center"/>
          </w:tcPr>
          <w:p w14:paraId="46D86B92" w14:textId="703E3729" w:rsidR="00737386" w:rsidRPr="00FD35A8" w:rsidRDefault="00737386" w:rsidP="00737386">
            <w:pPr>
              <w:widowControl/>
              <w:jc w:val="center"/>
              <w:rPr>
                <w:rFonts w:ascii="Times New Roman" w:hAnsi="Times New Roman"/>
                <w:lang w:eastAsia="zh-CN"/>
              </w:rPr>
            </w:pPr>
            <w:r w:rsidRPr="00FD35A8">
              <w:rPr>
                <w:rFonts w:ascii="Times New Roman" w:hAnsi="Times New Roman"/>
                <w:lang w:eastAsia="zh-CN"/>
              </w:rPr>
              <w:t>E1301004</w:t>
            </w:r>
          </w:p>
        </w:tc>
        <w:tc>
          <w:tcPr>
            <w:tcW w:w="0" w:type="auto"/>
            <w:tcBorders>
              <w:top w:val="nil"/>
              <w:left w:val="nil"/>
              <w:bottom w:val="nil"/>
              <w:right w:val="nil"/>
            </w:tcBorders>
          </w:tcPr>
          <w:p w14:paraId="77A39DEC" w14:textId="552BBB24" w:rsidR="00737386" w:rsidRPr="00FD35A8" w:rsidRDefault="00737386" w:rsidP="00737386">
            <w:pPr>
              <w:widowControl/>
              <w:jc w:val="center"/>
              <w:rPr>
                <w:rFonts w:ascii="Times New Roman" w:hAnsi="Times New Roman"/>
                <w:lang w:eastAsia="zh-CN"/>
              </w:rPr>
            </w:pPr>
            <w:r w:rsidRPr="00FD35A8">
              <w:rPr>
                <w:rFonts w:ascii="Times New Roman" w:hAnsi="Times New Roman"/>
              </w:rPr>
              <w:t>3.0×10</w:t>
            </w:r>
            <w:r w:rsidRPr="00FD35A8">
              <w:rPr>
                <w:rFonts w:ascii="Times New Roman" w:hAnsi="Times New Roman"/>
                <w:vertAlign w:val="superscript"/>
              </w:rPr>
              <w:t>5</w:t>
            </w:r>
            <w:r w:rsidRPr="00FD35A8">
              <w:rPr>
                <w:rFonts w:ascii="Times New Roman" w:hAnsi="Times New Roman"/>
              </w:rPr>
              <w:t xml:space="preserve"> CAR-T</w:t>
            </w:r>
            <w:r w:rsidRPr="00FD35A8">
              <w:rPr>
                <w:rFonts w:ascii="Times New Roman" w:hAnsi="Times New Roman"/>
                <w:lang w:eastAsia="zh-CN"/>
              </w:rPr>
              <w:t xml:space="preserve"> cell</w:t>
            </w:r>
            <w:r w:rsidRPr="00FD35A8">
              <w:rPr>
                <w:rFonts w:ascii="Times New Roman" w:hAnsi="Times New Roman"/>
              </w:rPr>
              <w:t>/kg</w:t>
            </w:r>
          </w:p>
        </w:tc>
        <w:tc>
          <w:tcPr>
            <w:tcW w:w="0" w:type="auto"/>
            <w:tcBorders>
              <w:top w:val="nil"/>
              <w:left w:val="nil"/>
              <w:bottom w:val="nil"/>
              <w:right w:val="nil"/>
            </w:tcBorders>
            <w:vAlign w:val="center"/>
          </w:tcPr>
          <w:p w14:paraId="5AEE576D" w14:textId="3E36C9AB" w:rsidR="00737386" w:rsidRPr="00FD35A8" w:rsidRDefault="00737386" w:rsidP="00737386">
            <w:pPr>
              <w:widowControl/>
              <w:spacing w:line="276" w:lineRule="auto"/>
              <w:jc w:val="center"/>
              <w:rPr>
                <w:rFonts w:ascii="Times New Roman" w:hAnsi="Times New Roman"/>
                <w:lang w:eastAsia="zh-CN"/>
              </w:rPr>
            </w:pPr>
            <w:r w:rsidRPr="00FD35A8">
              <w:rPr>
                <w:rFonts w:ascii="Times New Roman" w:hAnsi="Times New Roman"/>
                <w:lang w:eastAsia="zh-CN"/>
              </w:rPr>
              <w:t>SSc</w:t>
            </w:r>
          </w:p>
        </w:tc>
        <w:tc>
          <w:tcPr>
            <w:tcW w:w="0" w:type="auto"/>
            <w:tcBorders>
              <w:top w:val="nil"/>
              <w:left w:val="nil"/>
              <w:bottom w:val="nil"/>
              <w:right w:val="nil"/>
            </w:tcBorders>
            <w:vAlign w:val="center"/>
          </w:tcPr>
          <w:p w14:paraId="049CD1A2" w14:textId="3B3379B0" w:rsidR="00737386" w:rsidRPr="00556E25" w:rsidRDefault="20381488" w:rsidP="71178383">
            <w:pPr>
              <w:widowControl/>
              <w:spacing w:line="276" w:lineRule="auto"/>
              <w:jc w:val="center"/>
              <w:rPr>
                <w:rFonts w:ascii="Times New Roman" w:hAnsi="Times New Roman"/>
                <w:color w:val="EE0000"/>
                <w:highlight w:val="yellow"/>
                <w:lang w:eastAsia="zh-CN"/>
                <w:rPrChange w:id="40" w:author="Yali Chen" w:date="2026-01-27T11:41:00Z" w16du:dateUtc="2026-01-27T03:41:00Z">
                  <w:rPr>
                    <w:rFonts w:ascii="Times New Roman" w:hAnsi="Times New Roman"/>
                    <w:highlight w:val="red"/>
                    <w:lang w:eastAsia="zh-CN"/>
                  </w:rPr>
                </w:rPrChange>
              </w:rPr>
            </w:pPr>
            <w:r w:rsidRPr="00556E25">
              <w:rPr>
                <w:rFonts w:ascii="Times New Roman" w:hAnsi="Times New Roman"/>
                <w:color w:val="EE0000"/>
                <w:highlight w:val="yellow"/>
                <w:rPrChange w:id="41" w:author="Yali Chen" w:date="2026-01-27T11:41:00Z" w16du:dateUtc="2026-01-27T03:41:00Z">
                  <w:rPr>
                    <w:rFonts w:ascii="Times New Roman" w:hAnsi="Times New Roman"/>
                    <w:highlight w:val="red"/>
                  </w:rPr>
                </w:rPrChange>
              </w:rPr>
              <w:t>xxxx-xx-xx (x, x) /  xxxx-xx-xx (x, x) / …</w:t>
            </w:r>
          </w:p>
        </w:tc>
        <w:tc>
          <w:tcPr>
            <w:tcW w:w="0" w:type="auto"/>
            <w:tcBorders>
              <w:top w:val="nil"/>
              <w:left w:val="nil"/>
              <w:bottom w:val="nil"/>
              <w:right w:val="nil"/>
            </w:tcBorders>
            <w:vAlign w:val="center"/>
          </w:tcPr>
          <w:p w14:paraId="0F22EFF3" w14:textId="35D37AD0" w:rsidR="00737386" w:rsidRPr="00FD35A8" w:rsidRDefault="00737386" w:rsidP="00737386">
            <w:pPr>
              <w:widowControl/>
              <w:spacing w:line="276" w:lineRule="auto"/>
              <w:jc w:val="center"/>
              <w:rPr>
                <w:rFonts w:ascii="Times New Roman" w:hAnsi="Times New Roman"/>
                <w:lang w:eastAsia="zh-CN"/>
              </w:rPr>
            </w:pPr>
            <w:r w:rsidRPr="00FD35A8">
              <w:rPr>
                <w:rFonts w:ascii="Times New Roman" w:hAnsi="Times New Roman"/>
                <w:lang w:eastAsia="zh-CN"/>
              </w:rPr>
              <w:t>XX-XX-XX</w:t>
            </w:r>
          </w:p>
        </w:tc>
        <w:tc>
          <w:tcPr>
            <w:tcW w:w="0" w:type="auto"/>
            <w:tcBorders>
              <w:top w:val="nil"/>
              <w:left w:val="nil"/>
              <w:bottom w:val="nil"/>
              <w:right w:val="nil"/>
            </w:tcBorders>
            <w:vAlign w:val="center"/>
          </w:tcPr>
          <w:p w14:paraId="4A5BE451" w14:textId="6D597790" w:rsidR="00737386" w:rsidRPr="00FD35A8" w:rsidRDefault="00737386" w:rsidP="00737386">
            <w:pPr>
              <w:widowControl/>
              <w:spacing w:line="276" w:lineRule="auto"/>
              <w:jc w:val="center"/>
              <w:rPr>
                <w:rFonts w:ascii="Times New Roman" w:hAnsi="Times New Roman"/>
                <w:lang w:eastAsia="zh-CN"/>
              </w:rPr>
            </w:pPr>
            <w:r w:rsidRPr="00FD35A8">
              <w:rPr>
                <w:rFonts w:ascii="Times New Roman" w:hAnsi="Times New Roman"/>
                <w:lang w:eastAsia="zh-CN"/>
              </w:rPr>
              <w:t>XX-XX-XX</w:t>
            </w:r>
          </w:p>
        </w:tc>
        <w:tc>
          <w:tcPr>
            <w:tcW w:w="0" w:type="auto"/>
            <w:tcBorders>
              <w:top w:val="nil"/>
              <w:left w:val="nil"/>
              <w:bottom w:val="nil"/>
              <w:right w:val="nil"/>
            </w:tcBorders>
            <w:vAlign w:val="center"/>
          </w:tcPr>
          <w:p w14:paraId="4252C341" w14:textId="45525FB5" w:rsidR="00737386" w:rsidRPr="00FD35A8" w:rsidRDefault="00737386" w:rsidP="00737386">
            <w:pPr>
              <w:widowControl/>
              <w:spacing w:line="276" w:lineRule="auto"/>
              <w:jc w:val="center"/>
              <w:rPr>
                <w:rFonts w:ascii="Times New Roman" w:hAnsi="Times New Roman"/>
                <w:lang w:eastAsia="zh-CN"/>
              </w:rPr>
            </w:pPr>
            <w:r w:rsidRPr="00FD35A8">
              <w:rPr>
                <w:rFonts w:ascii="Times New Roman" w:hAnsi="Times New Roman"/>
                <w:lang w:eastAsia="zh-CN"/>
              </w:rPr>
              <w:t>XX-XX-XX</w:t>
            </w:r>
          </w:p>
        </w:tc>
        <w:tc>
          <w:tcPr>
            <w:tcW w:w="0" w:type="auto"/>
            <w:tcBorders>
              <w:top w:val="nil"/>
              <w:left w:val="nil"/>
              <w:bottom w:val="nil"/>
              <w:right w:val="nil"/>
            </w:tcBorders>
            <w:vAlign w:val="center"/>
          </w:tcPr>
          <w:p w14:paraId="7C19678E" w14:textId="08D8A917" w:rsidR="00737386" w:rsidRPr="00E438BA" w:rsidRDefault="00737386" w:rsidP="00737386">
            <w:pPr>
              <w:widowControl/>
              <w:spacing w:line="276" w:lineRule="auto"/>
              <w:jc w:val="center"/>
              <w:rPr>
                <w:rFonts w:ascii="Times New Roman" w:hAnsi="Times New Roman"/>
                <w:highlight w:val="green"/>
                <w:lang w:eastAsia="zh-CN"/>
              </w:rPr>
            </w:pPr>
            <w:r w:rsidRPr="00E438BA">
              <w:rPr>
                <w:rFonts w:ascii="Times New Roman" w:hAnsi="Times New Roman"/>
                <w:highlight w:val="green"/>
                <w:lang w:eastAsia="zh-CN"/>
              </w:rPr>
              <w:t>XX-XX-XX</w:t>
            </w:r>
          </w:p>
        </w:tc>
      </w:tr>
      <w:tr w:rsidR="009C7C4D" w:rsidRPr="00FD35A8" w14:paraId="5956F1D1" w14:textId="77777777" w:rsidTr="71178383">
        <w:trPr>
          <w:trHeight w:val="295"/>
        </w:trPr>
        <w:tc>
          <w:tcPr>
            <w:tcW w:w="0" w:type="auto"/>
            <w:tcBorders>
              <w:top w:val="nil"/>
              <w:left w:val="nil"/>
              <w:bottom w:val="single" w:sz="4" w:space="0" w:color="auto"/>
              <w:right w:val="nil"/>
            </w:tcBorders>
            <w:vAlign w:val="center"/>
          </w:tcPr>
          <w:p w14:paraId="52AA060F" w14:textId="77777777" w:rsidR="00EC51CC" w:rsidRPr="00FD35A8" w:rsidRDefault="00EC51CC" w:rsidP="006921A2">
            <w:pPr>
              <w:widowControl/>
              <w:spacing w:line="276" w:lineRule="auto"/>
              <w:jc w:val="center"/>
              <w:rPr>
                <w:rFonts w:ascii="Times New Roman" w:eastAsia="Times New Roman" w:hAnsi="Times New Roman"/>
                <w:lang w:eastAsia="ja-JP"/>
              </w:rPr>
            </w:pPr>
          </w:p>
        </w:tc>
        <w:tc>
          <w:tcPr>
            <w:tcW w:w="0" w:type="auto"/>
            <w:tcBorders>
              <w:top w:val="nil"/>
              <w:left w:val="nil"/>
              <w:bottom w:val="single" w:sz="4" w:space="0" w:color="auto"/>
              <w:right w:val="nil"/>
            </w:tcBorders>
            <w:vAlign w:val="center"/>
          </w:tcPr>
          <w:p w14:paraId="5FB73C32" w14:textId="77777777" w:rsidR="00EC51CC" w:rsidRPr="00FD35A8" w:rsidRDefault="00EC51CC" w:rsidP="006921A2">
            <w:pPr>
              <w:widowControl/>
              <w:spacing w:line="276" w:lineRule="auto"/>
              <w:jc w:val="center"/>
              <w:rPr>
                <w:rFonts w:ascii="Times New Roman" w:eastAsia="Times New Roman" w:hAnsi="Times New Roman"/>
                <w:lang w:eastAsia="ja-JP"/>
              </w:rPr>
            </w:pPr>
          </w:p>
        </w:tc>
        <w:tc>
          <w:tcPr>
            <w:tcW w:w="0" w:type="auto"/>
            <w:tcBorders>
              <w:left w:val="nil"/>
              <w:bottom w:val="single" w:sz="4" w:space="0" w:color="auto"/>
              <w:right w:val="nil"/>
            </w:tcBorders>
            <w:vAlign w:val="center"/>
          </w:tcPr>
          <w:p w14:paraId="138D46B3" w14:textId="77777777" w:rsidR="00EC51CC" w:rsidRPr="00FD35A8" w:rsidRDefault="00EC51CC" w:rsidP="006921A2">
            <w:pPr>
              <w:widowControl/>
              <w:spacing w:line="276" w:lineRule="auto"/>
              <w:jc w:val="center"/>
              <w:rPr>
                <w:rFonts w:ascii="Times New Roman" w:eastAsia="Times New Roman" w:hAnsi="Times New Roman"/>
                <w:lang w:eastAsia="ja-JP"/>
              </w:rPr>
            </w:pPr>
          </w:p>
        </w:tc>
        <w:tc>
          <w:tcPr>
            <w:tcW w:w="0" w:type="auto"/>
            <w:tcBorders>
              <w:left w:val="nil"/>
              <w:bottom w:val="single" w:sz="4" w:space="0" w:color="auto"/>
              <w:right w:val="nil"/>
            </w:tcBorders>
            <w:vAlign w:val="center"/>
          </w:tcPr>
          <w:p w14:paraId="2DDDF029" w14:textId="77777777" w:rsidR="00EC51CC" w:rsidRPr="00FD35A8" w:rsidRDefault="00EC51CC" w:rsidP="006921A2">
            <w:pPr>
              <w:widowControl/>
              <w:spacing w:line="276" w:lineRule="auto"/>
              <w:jc w:val="center"/>
              <w:rPr>
                <w:rFonts w:ascii="Times New Roman" w:eastAsia="Times New Roman" w:hAnsi="Times New Roman"/>
                <w:lang w:eastAsia="ja-JP"/>
              </w:rPr>
            </w:pPr>
          </w:p>
        </w:tc>
        <w:tc>
          <w:tcPr>
            <w:tcW w:w="0" w:type="auto"/>
            <w:tcBorders>
              <w:left w:val="nil"/>
              <w:bottom w:val="single" w:sz="4" w:space="0" w:color="auto"/>
              <w:right w:val="nil"/>
            </w:tcBorders>
            <w:vAlign w:val="center"/>
          </w:tcPr>
          <w:p w14:paraId="36531209" w14:textId="77777777" w:rsidR="00EC51CC" w:rsidRPr="00FD35A8" w:rsidRDefault="00EC51CC" w:rsidP="006921A2">
            <w:pPr>
              <w:widowControl/>
              <w:spacing w:line="276" w:lineRule="auto"/>
              <w:jc w:val="center"/>
              <w:rPr>
                <w:rFonts w:ascii="Times New Roman" w:eastAsia="Times New Roman" w:hAnsi="Times New Roman"/>
                <w:lang w:eastAsia="ja-JP"/>
              </w:rPr>
            </w:pPr>
          </w:p>
        </w:tc>
        <w:tc>
          <w:tcPr>
            <w:tcW w:w="0" w:type="auto"/>
            <w:tcBorders>
              <w:left w:val="nil"/>
              <w:bottom w:val="single" w:sz="4" w:space="0" w:color="auto"/>
              <w:right w:val="nil"/>
            </w:tcBorders>
            <w:vAlign w:val="center"/>
          </w:tcPr>
          <w:p w14:paraId="2BE7C581" w14:textId="77777777" w:rsidR="00EC51CC" w:rsidRPr="00FD35A8" w:rsidRDefault="00EC51CC" w:rsidP="006921A2">
            <w:pPr>
              <w:widowControl/>
              <w:spacing w:line="276" w:lineRule="auto"/>
              <w:jc w:val="center"/>
              <w:rPr>
                <w:rFonts w:ascii="Times New Roman" w:eastAsia="Times New Roman" w:hAnsi="Times New Roman"/>
                <w:lang w:eastAsia="ja-JP"/>
              </w:rPr>
            </w:pPr>
          </w:p>
        </w:tc>
        <w:tc>
          <w:tcPr>
            <w:tcW w:w="0" w:type="auto"/>
            <w:tcBorders>
              <w:left w:val="nil"/>
              <w:bottom w:val="single" w:sz="4" w:space="0" w:color="auto"/>
              <w:right w:val="nil"/>
            </w:tcBorders>
            <w:vAlign w:val="center"/>
          </w:tcPr>
          <w:p w14:paraId="75909E5B" w14:textId="77777777" w:rsidR="00EC51CC" w:rsidRPr="00FD35A8" w:rsidRDefault="00EC51CC" w:rsidP="006921A2">
            <w:pPr>
              <w:widowControl/>
              <w:spacing w:line="276" w:lineRule="auto"/>
              <w:jc w:val="center"/>
              <w:rPr>
                <w:rFonts w:ascii="Times New Roman" w:eastAsia="Times New Roman" w:hAnsi="Times New Roman"/>
                <w:lang w:eastAsia="ja-JP"/>
              </w:rPr>
            </w:pPr>
          </w:p>
        </w:tc>
        <w:tc>
          <w:tcPr>
            <w:tcW w:w="0" w:type="auto"/>
            <w:tcBorders>
              <w:left w:val="nil"/>
              <w:bottom w:val="single" w:sz="4" w:space="0" w:color="auto"/>
              <w:right w:val="nil"/>
            </w:tcBorders>
            <w:vAlign w:val="center"/>
          </w:tcPr>
          <w:p w14:paraId="4818079D" w14:textId="77777777" w:rsidR="00EC51CC" w:rsidRPr="00E438BA" w:rsidRDefault="00EC51CC" w:rsidP="006921A2">
            <w:pPr>
              <w:widowControl/>
              <w:spacing w:line="276" w:lineRule="auto"/>
              <w:jc w:val="center"/>
              <w:rPr>
                <w:rFonts w:ascii="Times New Roman" w:eastAsia="Times New Roman" w:hAnsi="Times New Roman"/>
                <w:highlight w:val="green"/>
                <w:lang w:eastAsia="ja-JP"/>
              </w:rPr>
            </w:pPr>
          </w:p>
        </w:tc>
      </w:tr>
    </w:tbl>
    <w:p w14:paraId="3C9F8C25" w14:textId="77777777" w:rsidR="00050A36" w:rsidRPr="00FD35A8" w:rsidRDefault="003B3713" w:rsidP="0017346A">
      <w:pPr>
        <w:rPr>
          <w:rFonts w:ascii="Times New Roman" w:hAnsi="Times New Roman" w:cs="Times New Roman"/>
          <w:szCs w:val="20"/>
        </w:rPr>
      </w:pPr>
      <w:r w:rsidRPr="00FD35A8">
        <w:rPr>
          <w:rFonts w:ascii="Times New Roman" w:hAnsi="Times New Roman" w:cs="Times New Roman"/>
          <w:szCs w:val="20"/>
        </w:rPr>
        <w:t>Note</w:t>
      </w:r>
      <w:r w:rsidR="00050A36" w:rsidRPr="00FD35A8">
        <w:rPr>
          <w:rFonts w:ascii="Times New Roman" w:hAnsi="Times New Roman" w:cs="Times New Roman"/>
          <w:szCs w:val="20"/>
        </w:rPr>
        <w:t>:</w:t>
      </w:r>
    </w:p>
    <w:p w14:paraId="7787B65D" w14:textId="18C44534" w:rsidR="0017346A" w:rsidRPr="00FD35A8" w:rsidRDefault="0B4E7EF0" w:rsidP="6DF3A601">
      <w:pPr>
        <w:rPr>
          <w:ins w:id="42" w:author="Yali Chen" w:date="2025-12-18T11:28:00Z" w16du:dateUtc="2025-12-18T03:28:00Z"/>
          <w:rFonts w:ascii="Times New Roman" w:hAnsi="Times New Roman" w:cs="Times New Roman"/>
        </w:rPr>
      </w:pPr>
      <w:r w:rsidRPr="6DF3A601">
        <w:rPr>
          <w:rFonts w:ascii="Times New Roman" w:hAnsi="Times New Roman" w:cs="Times New Roman"/>
        </w:rPr>
        <w:t>ICF: Informed Consent Form</w:t>
      </w:r>
      <w:r w:rsidR="66C90663" w:rsidRPr="6DF3A601">
        <w:rPr>
          <w:rFonts w:ascii="Times New Roman" w:hAnsi="Times New Roman" w:cs="Times New Roman"/>
        </w:rPr>
        <w:t xml:space="preserve">, </w:t>
      </w:r>
      <w:r w:rsidRPr="6DF3A601">
        <w:rPr>
          <w:rFonts w:ascii="Times New Roman" w:hAnsi="Times New Roman" w:cs="Times New Roman"/>
        </w:rPr>
        <w:t xml:space="preserve">DLT: </w:t>
      </w:r>
      <w:commentRangeStart w:id="43"/>
      <w:commentRangeStart w:id="44"/>
      <w:commentRangeStart w:id="45"/>
      <w:r w:rsidRPr="6DF3A601">
        <w:rPr>
          <w:rFonts w:ascii="Times New Roman" w:hAnsi="Times New Roman" w:cs="Times New Roman"/>
        </w:rPr>
        <w:t>Dose</w:t>
      </w:r>
      <w:commentRangeEnd w:id="43"/>
      <w:r w:rsidR="005B21A3" w:rsidRPr="6DF3A601">
        <w:rPr>
          <w:rStyle w:val="CommentReference"/>
          <w:rFonts w:ascii="Times New Roman" w:hAnsi="Times New Roman" w:cs="Times New Roman"/>
          <w:sz w:val="20"/>
          <w:szCs w:val="22"/>
        </w:rPr>
        <w:commentReference w:id="43"/>
      </w:r>
      <w:commentRangeEnd w:id="44"/>
      <w:r w:rsidR="005B21A3" w:rsidRPr="6DF3A601">
        <w:rPr>
          <w:rStyle w:val="CommentReference"/>
          <w:rFonts w:ascii="Times New Roman" w:hAnsi="Times New Roman" w:cs="Times New Roman"/>
          <w:sz w:val="20"/>
          <w:szCs w:val="22"/>
        </w:rPr>
        <w:commentReference w:id="44"/>
      </w:r>
      <w:commentRangeEnd w:id="45"/>
      <w:r w:rsidR="005B21A3" w:rsidRPr="6DF3A601">
        <w:rPr>
          <w:rStyle w:val="CommentReference"/>
          <w:rFonts w:ascii="Times New Roman" w:hAnsi="Times New Roman" w:cs="Times New Roman"/>
          <w:sz w:val="20"/>
          <w:szCs w:val="22"/>
        </w:rPr>
        <w:commentReference w:id="45"/>
      </w:r>
      <w:r w:rsidRPr="6DF3A601">
        <w:rPr>
          <w:rFonts w:ascii="Times New Roman" w:hAnsi="Times New Roman" w:cs="Times New Roman"/>
        </w:rPr>
        <w:t>-Limiting Toxicity</w:t>
      </w:r>
    </w:p>
    <w:p w14:paraId="5EC4AB69" w14:textId="77777777" w:rsidR="00E45B49" w:rsidRPr="00FD35A8" w:rsidRDefault="00E45B49" w:rsidP="00FC2392">
      <w:pPr>
        <w:rPr>
          <w:ins w:id="46" w:author="Yali Chen" w:date="2025-12-18T11:35:00Z" w16du:dateUtc="2025-12-18T03:35:00Z"/>
          <w:rFonts w:ascii="Times New Roman" w:hAnsi="Times New Roman" w:cs="Times New Roman"/>
          <w:i/>
          <w:iCs/>
          <w:szCs w:val="20"/>
          <w:rPrChange w:id="47" w:author="Yali Chen" w:date="2025-12-18T11:39:00Z" w16du:dateUtc="2025-12-18T03:39:00Z">
            <w:rPr>
              <w:ins w:id="48" w:author="Yali Chen" w:date="2025-12-18T11:35:00Z" w16du:dateUtc="2025-12-18T03:35:00Z"/>
              <w:rFonts w:ascii="Times New Roman" w:hAnsi="Times New Roman" w:cs="Times New Roman"/>
              <w:szCs w:val="20"/>
            </w:rPr>
          </w:rPrChange>
        </w:rPr>
      </w:pPr>
      <w:ins w:id="49" w:author="Yali Chen" w:date="2025-12-18T11:35:00Z" w16du:dateUtc="2025-12-18T03:35:00Z">
        <w:r w:rsidRPr="00FD35A8">
          <w:rPr>
            <w:rFonts w:ascii="Times New Roman" w:hAnsi="Times New Roman" w:cs="Times New Roman"/>
            <w:i/>
            <w:iCs/>
            <w:szCs w:val="20"/>
            <w:rPrChange w:id="50" w:author="Yali Chen" w:date="2025-12-18T11:39:00Z" w16du:dateUtc="2025-12-18T03:39:00Z">
              <w:rPr>
                <w:rFonts w:ascii="Times New Roman" w:hAnsi="Times New Roman" w:cs="Times New Roman"/>
                <w:szCs w:val="20"/>
              </w:rPr>
            </w:rPrChange>
          </w:rPr>
          <w:t xml:space="preserve">Programming note: </w:t>
        </w:r>
      </w:ins>
    </w:p>
    <w:p w14:paraId="43AE73BD" w14:textId="292897CB" w:rsidR="00E45B49" w:rsidRPr="00FD35A8" w:rsidRDefault="00E45B49" w:rsidP="00FC2392">
      <w:pPr>
        <w:rPr>
          <w:ins w:id="51" w:author="Yali Chen" w:date="2025-12-18T11:35:00Z" w16du:dateUtc="2025-12-18T03:35:00Z"/>
          <w:rFonts w:ascii="Times New Roman" w:hAnsi="Times New Roman" w:cs="Times New Roman"/>
          <w:i/>
          <w:iCs/>
          <w:szCs w:val="20"/>
          <w:rPrChange w:id="52" w:author="Yali Chen" w:date="2025-12-18T11:39:00Z" w16du:dateUtc="2025-12-18T03:39:00Z">
            <w:rPr>
              <w:ins w:id="53" w:author="Yali Chen" w:date="2025-12-18T11:35:00Z" w16du:dateUtc="2025-12-18T03:35:00Z"/>
              <w:rFonts w:ascii="Times New Roman" w:hAnsi="Times New Roman" w:cs="Times New Roman"/>
              <w:szCs w:val="20"/>
            </w:rPr>
          </w:rPrChange>
        </w:rPr>
      </w:pPr>
      <w:ins w:id="54" w:author="Yali Chen" w:date="2025-12-18T11:35:00Z" w16du:dateUtc="2025-12-18T03:35:00Z">
        <w:r w:rsidRPr="00FD35A8">
          <w:rPr>
            <w:rFonts w:ascii="Times New Roman" w:hAnsi="Times New Roman" w:cs="Times New Roman"/>
            <w:i/>
            <w:iCs/>
            <w:szCs w:val="20"/>
            <w:rPrChange w:id="55" w:author="Yali Chen" w:date="2025-12-18T11:39:00Z" w16du:dateUtc="2025-12-18T03:39:00Z">
              <w:rPr>
                <w:rFonts w:ascii="Times New Roman" w:hAnsi="Times New Roman" w:cs="Times New Roman"/>
                <w:szCs w:val="20"/>
              </w:rPr>
            </w:rPrChange>
          </w:rPr>
          <w:t>Apheresis date is the first start date of Apheresis.</w:t>
        </w:r>
      </w:ins>
    </w:p>
    <w:p w14:paraId="609F261B" w14:textId="329CC7EC" w:rsidR="00FC2392" w:rsidRPr="00FD35A8" w:rsidRDefault="00FA1DBA" w:rsidP="00FC2392">
      <w:pPr>
        <w:rPr>
          <w:ins w:id="56" w:author="Yali Chen" w:date="2025-12-18T11:28:00Z" w16du:dateUtc="2025-12-18T03:28:00Z"/>
          <w:rFonts w:ascii="Times New Roman" w:hAnsi="Times New Roman" w:cs="Times New Roman"/>
          <w:i/>
          <w:iCs/>
          <w:szCs w:val="20"/>
          <w:rPrChange w:id="57" w:author="Yali Chen" w:date="2025-12-18T11:39:00Z" w16du:dateUtc="2025-12-18T03:39:00Z">
            <w:rPr>
              <w:ins w:id="58" w:author="Yali Chen" w:date="2025-12-18T11:28:00Z" w16du:dateUtc="2025-12-18T03:28:00Z"/>
              <w:rFonts w:ascii="Times New Roman" w:hAnsi="Times New Roman" w:cs="Times New Roman"/>
              <w:szCs w:val="20"/>
            </w:rPr>
          </w:rPrChange>
        </w:rPr>
      </w:pPr>
      <w:ins w:id="59" w:author="Yali Chen" w:date="2025-12-18T11:29:00Z" w16du:dateUtc="2025-12-18T03:29:00Z">
        <w:r w:rsidRPr="00FD35A8">
          <w:rPr>
            <w:rFonts w:ascii="Times New Roman" w:hAnsi="Times New Roman" w:cs="Times New Roman"/>
            <w:i/>
            <w:iCs/>
            <w:szCs w:val="20"/>
            <w:rPrChange w:id="60" w:author="Yali Chen" w:date="2025-12-18T11:39:00Z" w16du:dateUtc="2025-12-18T03:39:00Z">
              <w:rPr>
                <w:rFonts w:ascii="Times New Roman" w:hAnsi="Times New Roman" w:cs="Times New Roman"/>
                <w:szCs w:val="20"/>
              </w:rPr>
            </w:rPrChange>
          </w:rPr>
          <w:t>L</w:t>
        </w:r>
      </w:ins>
      <w:ins w:id="61" w:author="Yali Chen" w:date="2025-12-18T11:28:00Z" w16du:dateUtc="2025-12-18T03:28:00Z">
        <w:r w:rsidR="00FC2392" w:rsidRPr="00FD35A8">
          <w:rPr>
            <w:rFonts w:ascii="Times New Roman" w:hAnsi="Times New Roman" w:cs="Times New Roman"/>
            <w:i/>
            <w:iCs/>
            <w:szCs w:val="20"/>
            <w:rPrChange w:id="62" w:author="Yali Chen" w:date="2025-12-18T11:39:00Z" w16du:dateUtc="2025-12-18T03:39:00Z">
              <w:rPr>
                <w:rFonts w:ascii="Times New Roman" w:hAnsi="Times New Roman" w:cs="Times New Roman"/>
                <w:szCs w:val="20"/>
              </w:rPr>
            </w:rPrChange>
          </w:rPr>
          <w:t xml:space="preserve">ymphodepletion </w:t>
        </w:r>
      </w:ins>
      <w:ins w:id="63" w:author="Yali Chen" w:date="2025-12-18T11:29:00Z" w16du:dateUtc="2025-12-18T03:29:00Z">
        <w:r w:rsidRPr="00FD35A8">
          <w:rPr>
            <w:rFonts w:ascii="Times New Roman" w:hAnsi="Times New Roman" w:cs="Times New Roman"/>
            <w:i/>
            <w:iCs/>
            <w:szCs w:val="20"/>
            <w:rPrChange w:id="64" w:author="Yali Chen" w:date="2025-12-18T11:39:00Z" w16du:dateUtc="2025-12-18T03:39:00Z">
              <w:rPr>
                <w:rFonts w:ascii="Times New Roman" w:hAnsi="Times New Roman" w:cs="Times New Roman"/>
                <w:szCs w:val="20"/>
              </w:rPr>
            </w:rPrChange>
          </w:rPr>
          <w:t>date</w:t>
        </w:r>
      </w:ins>
      <w:ins w:id="65" w:author="Yali Chen" w:date="2025-12-18T11:28:00Z" w16du:dateUtc="2025-12-18T03:28:00Z">
        <w:r w:rsidR="00FC2392" w:rsidRPr="00FD35A8">
          <w:rPr>
            <w:rFonts w:ascii="Times New Roman" w:hAnsi="Times New Roman" w:cs="Times New Roman"/>
            <w:i/>
            <w:iCs/>
            <w:szCs w:val="20"/>
            <w:rPrChange w:id="66" w:author="Yali Chen" w:date="2025-12-18T11:39:00Z" w16du:dateUtc="2025-12-18T03:39:00Z">
              <w:rPr>
                <w:rFonts w:ascii="Times New Roman" w:hAnsi="Times New Roman" w:cs="Times New Roman"/>
                <w:szCs w:val="20"/>
              </w:rPr>
            </w:rPrChange>
          </w:rPr>
          <w:t xml:space="preserve"> is the first start date of lymphodepletion pretreatment.</w:t>
        </w:r>
      </w:ins>
    </w:p>
    <w:p w14:paraId="1D057E12" w14:textId="488B4E73" w:rsidR="004B24D7" w:rsidRPr="00FD35A8" w:rsidRDefault="004B24D7" w:rsidP="004B24D7">
      <w:pPr>
        <w:rPr>
          <w:ins w:id="67" w:author="Yali Chen" w:date="2025-12-18T11:36:00Z" w16du:dateUtc="2025-12-18T03:36:00Z"/>
          <w:rFonts w:ascii="Times New Roman" w:hAnsi="Times New Roman" w:cs="Times New Roman"/>
          <w:i/>
          <w:iCs/>
          <w:szCs w:val="20"/>
          <w:rPrChange w:id="68" w:author="Yali Chen" w:date="2025-12-29T11:46:00Z" w16du:dateUtc="2025-12-29T03:46:00Z">
            <w:rPr>
              <w:ins w:id="69" w:author="Yali Chen" w:date="2025-12-18T11:36:00Z" w16du:dateUtc="2025-12-18T03:36:00Z"/>
              <w:rFonts w:ascii="Times New Roman" w:hAnsi="Times New Roman" w:cs="Times New Roman"/>
              <w:szCs w:val="20"/>
            </w:rPr>
          </w:rPrChange>
        </w:rPr>
      </w:pPr>
      <w:ins w:id="70" w:author="Yali Chen" w:date="2025-12-18T11:36:00Z" w16du:dateUtc="2025-12-18T03:36:00Z">
        <w:r w:rsidRPr="00FD35A8">
          <w:rPr>
            <w:rFonts w:ascii="Times New Roman" w:hAnsi="Times New Roman" w:cs="Times New Roman"/>
            <w:i/>
            <w:iCs/>
            <w:szCs w:val="20"/>
            <w:rPrChange w:id="71" w:author="Yali Chen" w:date="2025-12-18T11:39:00Z" w16du:dateUtc="2025-12-18T03:39:00Z">
              <w:rPr>
                <w:rFonts w:ascii="Times New Roman" w:hAnsi="Times New Roman" w:cs="Times New Roman"/>
                <w:szCs w:val="20"/>
              </w:rPr>
            </w:rPrChange>
          </w:rPr>
          <w:t>Infusion date is the first start date</w:t>
        </w:r>
        <w:r w:rsidRPr="00FD35A8">
          <w:rPr>
            <w:rFonts w:ascii="Times New Roman" w:hAnsi="Times New Roman" w:cs="Times New Roman"/>
            <w:i/>
            <w:iCs/>
            <w:szCs w:val="20"/>
            <w:rPrChange w:id="72" w:author="Yali Chen" w:date="2025-12-29T11:46:00Z" w16du:dateUtc="2025-12-29T03:46:00Z">
              <w:rPr>
                <w:rFonts w:ascii="Times New Roman" w:hAnsi="Times New Roman" w:cs="Times New Roman"/>
                <w:szCs w:val="20"/>
              </w:rPr>
            </w:rPrChange>
          </w:rPr>
          <w:t xml:space="preserve"> of GC012F infusion.</w:t>
        </w:r>
      </w:ins>
    </w:p>
    <w:p w14:paraId="00600D8C" w14:textId="40936D24" w:rsidR="00FC2392" w:rsidRPr="00FD35A8" w:rsidRDefault="00FB10E4">
      <w:pPr>
        <w:spacing w:line="259" w:lineRule="auto"/>
        <w:rPr>
          <w:del w:id="73" w:author="Yali Chen" w:date="2026-01-27T08:36:00Z" w16du:dateUtc="2026-01-27T08:36:48Z"/>
          <w:rFonts w:ascii="Times New Roman" w:hAnsi="Times New Roman" w:cs="Times New Roman"/>
          <w:i/>
          <w:highlight w:val="green"/>
          <w:rPrChange w:id="74" w:author="Yali Chen" w:date="2025-12-29T11:46:00Z" w16du:dateUtc="2025-12-29T03:46:00Z">
            <w:rPr>
              <w:del w:id="75" w:author="Yali Chen" w:date="2026-01-27T08:36:00Z" w16du:dateUtc="2026-01-27T08:36:48Z"/>
              <w:rFonts w:ascii="Times New Roman" w:hAnsi="Times New Roman" w:cs="Times New Roman"/>
            </w:rPr>
          </w:rPrChange>
        </w:rPr>
        <w:pPrChange w:id="76" w:author="Yali Chen" w:date="2026-01-27T16:36:00Z" w16du:dateUtc="2026-01-27T08:36:00Z">
          <w:pPr/>
        </w:pPrChange>
      </w:pPr>
      <w:commentRangeStart w:id="77"/>
      <w:commentRangeStart w:id="78"/>
      <w:commentRangeStart w:id="79"/>
      <w:commentRangeStart w:id="80"/>
      <w:commentRangeStart w:id="81"/>
      <w:ins w:id="82" w:author="Yali Chen" w:date="2025-12-18T11:38:00Z">
        <w:r w:rsidRPr="38B50B15">
          <w:rPr>
            <w:rFonts w:ascii="Times New Roman" w:hAnsi="Times New Roman" w:cs="Times New Roman"/>
            <w:i/>
            <w:highlight w:val="green"/>
            <w:rPrChange w:id="83" w:author="Yali Chen" w:date="2025-12-29T11:46:00Z">
              <w:rPr>
                <w:rFonts w:ascii="Times New Roman" w:hAnsi="Times New Roman" w:cs="Times New Roman"/>
              </w:rPr>
            </w:rPrChange>
          </w:rPr>
          <w:t xml:space="preserve">End of DLT Date </w:t>
        </w:r>
      </w:ins>
      <w:ins w:id="84" w:author="Yali Chen" w:date="2026-01-27T08:36:00Z" w16du:dateUtc="2026-01-27T08:36:29Z">
        <w:r w:rsidR="54E56796" w:rsidRPr="38B50B15">
          <w:rPr>
            <w:rFonts w:ascii="Times New Roman" w:hAnsi="Times New Roman" w:cs="Times New Roman"/>
            <w:i/>
            <w:highlight w:val="green"/>
            <w:rPrChange w:id="85" w:author="Yali Chen" w:date="2026-01-27T16:37:00Z" w16du:dateUtc="2026-01-27T08:37:00Z">
              <w:rPr>
                <w:rFonts w:ascii="Times New Roman" w:hAnsi="Times New Roman" w:cs="Times New Roman"/>
                <w:i/>
                <w:iCs/>
              </w:rPr>
            </w:rPrChange>
          </w:rPr>
          <w:t>=</w:t>
        </w:r>
      </w:ins>
      <w:ins w:id="86" w:author="Yali Chen" w:date="2026-01-27T08:36:00Z" w16du:dateUtc="2026-01-27T08:36:40Z">
        <w:r w:rsidR="54E56796" w:rsidRPr="38B50B15">
          <w:rPr>
            <w:rFonts w:ascii="Times New Roman" w:hAnsi="Times New Roman" w:cs="Times New Roman"/>
            <w:i/>
            <w:highlight w:val="green"/>
            <w:rPrChange w:id="87" w:author="Yali Chen" w:date="2026-01-27T16:37:00Z" w16du:dateUtc="2026-01-27T08:37:00Z">
              <w:rPr>
                <w:rFonts w:ascii="Times New Roman" w:hAnsi="Times New Roman" w:cs="Times New Roman"/>
                <w:i/>
                <w:iCs/>
              </w:rPr>
            </w:rPrChange>
          </w:rPr>
          <w:t xml:space="preserve"> Infusion </w:t>
        </w:r>
      </w:ins>
      <w:commentRangeEnd w:id="77"/>
      <w:r w:rsidRPr="38B50B15">
        <w:rPr>
          <w:rStyle w:val="CommentReference"/>
          <w:rFonts w:ascii="Times New Roman" w:hAnsi="Times New Roman" w:cs="Times New Roman"/>
          <w:i/>
          <w:iCs/>
          <w:sz w:val="20"/>
          <w:szCs w:val="22"/>
          <w:highlight w:val="green"/>
          <w:rPrChange w:id="88" w:author="Yali Chen" w:date="2026-01-27T08:36:00Z" w16du:dateUtc="2026-01-27T08:36:56Z">
            <w:rPr>
              <w:rStyle w:val="CommentReference"/>
              <w:rFonts w:ascii="Times New Roman" w:hAnsi="Times New Roman" w:cs="Times New Roman"/>
              <w:i/>
              <w:iCs/>
              <w:sz w:val="20"/>
              <w:szCs w:val="22"/>
            </w:rPr>
          </w:rPrChange>
        </w:rPr>
        <w:commentReference w:id="77"/>
      </w:r>
      <w:commentRangeEnd w:id="78"/>
      <w:r w:rsidRPr="38B50B15">
        <w:rPr>
          <w:rStyle w:val="CommentReference"/>
          <w:rFonts w:ascii="Times New Roman" w:hAnsi="Times New Roman" w:cs="Times New Roman"/>
          <w:i/>
          <w:iCs/>
          <w:sz w:val="20"/>
          <w:szCs w:val="22"/>
          <w:highlight w:val="green"/>
          <w:rPrChange w:id="89" w:author="Yali Chen" w:date="2026-01-27T08:36:00Z" w16du:dateUtc="2026-01-27T08:36:56Z">
            <w:rPr>
              <w:rStyle w:val="CommentReference"/>
              <w:rFonts w:ascii="Times New Roman" w:hAnsi="Times New Roman" w:cs="Times New Roman"/>
              <w:i/>
              <w:iCs/>
              <w:sz w:val="20"/>
              <w:szCs w:val="22"/>
            </w:rPr>
          </w:rPrChange>
        </w:rPr>
        <w:commentReference w:id="78"/>
      </w:r>
      <w:commentRangeEnd w:id="79"/>
      <w:r w:rsidRPr="38B50B15">
        <w:rPr>
          <w:rStyle w:val="CommentReference"/>
          <w:rFonts w:ascii="Times New Roman" w:hAnsi="Times New Roman" w:cs="Times New Roman"/>
          <w:i/>
          <w:iCs/>
          <w:sz w:val="20"/>
          <w:szCs w:val="22"/>
          <w:highlight w:val="green"/>
          <w:rPrChange w:id="90" w:author="Yali Chen" w:date="2026-01-27T08:36:00Z" w16du:dateUtc="2026-01-27T08:36:56Z">
            <w:rPr>
              <w:rStyle w:val="CommentReference"/>
              <w:rFonts w:ascii="Times New Roman" w:hAnsi="Times New Roman" w:cs="Times New Roman"/>
              <w:i/>
              <w:iCs/>
              <w:sz w:val="20"/>
              <w:szCs w:val="22"/>
            </w:rPr>
          </w:rPrChange>
        </w:rPr>
        <w:commentReference w:id="79"/>
      </w:r>
      <w:commentRangeEnd w:id="80"/>
      <w:r w:rsidRPr="38B50B15">
        <w:rPr>
          <w:rStyle w:val="CommentReference"/>
          <w:rFonts w:ascii="Times New Roman" w:hAnsi="Times New Roman" w:cs="Times New Roman"/>
          <w:i/>
          <w:iCs/>
          <w:sz w:val="20"/>
          <w:szCs w:val="22"/>
          <w:highlight w:val="green"/>
          <w:rPrChange w:id="92" w:author="Yali Chen" w:date="2026-01-27T08:36:00Z" w16du:dateUtc="2026-01-27T08:36:56Z">
            <w:rPr>
              <w:rStyle w:val="CommentReference"/>
              <w:rFonts w:ascii="Times New Roman" w:hAnsi="Times New Roman" w:cs="Times New Roman"/>
              <w:i/>
              <w:iCs/>
              <w:sz w:val="20"/>
              <w:szCs w:val="22"/>
            </w:rPr>
          </w:rPrChange>
        </w:rPr>
        <w:commentReference w:id="80"/>
      </w:r>
      <w:commentRangeEnd w:id="81"/>
      <w:r w:rsidRPr="38B50B15">
        <w:rPr>
          <w:rStyle w:val="CommentReference"/>
          <w:rFonts w:ascii="Times New Roman" w:hAnsi="Times New Roman" w:cs="Times New Roman"/>
          <w:i/>
          <w:iCs/>
          <w:sz w:val="20"/>
          <w:szCs w:val="22"/>
          <w:highlight w:val="green"/>
          <w:rPrChange w:id="93" w:author="Yali Chen" w:date="2026-01-27T08:36:00Z" w16du:dateUtc="2026-01-27T08:36:56Z">
            <w:rPr>
              <w:rStyle w:val="CommentReference"/>
              <w:rFonts w:ascii="Times New Roman" w:hAnsi="Times New Roman" w:cs="Times New Roman"/>
              <w:i/>
              <w:iCs/>
              <w:sz w:val="20"/>
              <w:szCs w:val="22"/>
            </w:rPr>
          </w:rPrChange>
        </w:rPr>
        <w:commentReference w:id="81"/>
      </w:r>
      <w:ins w:id="94" w:author="Yali Chen" w:date="2026-01-27T08:36:00Z" w16du:dateUtc="2026-01-27T08:36:43Z">
        <w:r w:rsidR="54E56796" w:rsidRPr="38B50B15">
          <w:rPr>
            <w:rFonts w:ascii="Times New Roman" w:hAnsi="Times New Roman" w:cs="Times New Roman"/>
            <w:i/>
            <w:iCs/>
            <w:highlight w:val="green"/>
            <w:rPrChange w:id="95" w:author="Yali Chen" w:date="2026-01-27T08:36:00Z" w16du:dateUtc="2026-01-27T08:36:56Z">
              <w:rPr>
                <w:rFonts w:ascii="Times New Roman" w:hAnsi="Times New Roman" w:cs="Times New Roman"/>
                <w:i/>
                <w:iCs/>
              </w:rPr>
            </w:rPrChange>
          </w:rPr>
          <w:t>date +28</w:t>
        </w:r>
      </w:ins>
    </w:p>
    <w:p w14:paraId="70459A11" w14:textId="28B9C17C" w:rsidR="00D053CE" w:rsidRPr="00FD35A8" w:rsidRDefault="00D053CE" w:rsidP="0017346A">
      <w:pPr>
        <w:rPr>
          <w:rFonts w:ascii="Times New Roman" w:hAnsi="Times New Roman" w:cs="Times New Roman"/>
          <w:b/>
          <w:szCs w:val="20"/>
        </w:rPr>
      </w:pPr>
      <w:r w:rsidRPr="00FD35A8">
        <w:rPr>
          <w:rFonts w:ascii="Times New Roman" w:hAnsi="Times New Roman" w:cs="Times New Roman"/>
          <w:b/>
          <w:szCs w:val="20"/>
        </w:rPr>
        <w:br w:type="page"/>
      </w:r>
    </w:p>
    <w:p w14:paraId="790A2149" w14:textId="7B1A60EF" w:rsidR="00065C7A" w:rsidRPr="00FD35A8" w:rsidRDefault="00065C7A" w:rsidP="00065C7A">
      <w:pPr>
        <w:pStyle w:val="TFLshelltitle1"/>
        <w:rPr>
          <w:rStyle w:val="Heading3Char1"/>
          <w:rFonts w:eastAsia="宋体"/>
          <w:b/>
          <w:bCs/>
          <w:color w:val="000000"/>
          <w:sz w:val="20"/>
          <w:szCs w:val="20"/>
          <w:lang w:eastAsia="zh-CN"/>
        </w:rPr>
      </w:pPr>
      <w:bookmarkStart w:id="96" w:name="_Toc217918908"/>
      <w:r w:rsidRPr="00FD35A8">
        <w:rPr>
          <w:rStyle w:val="Heading3Char1"/>
          <w:rFonts w:eastAsia="宋体"/>
          <w:b/>
          <w:bCs/>
          <w:color w:val="000000"/>
          <w:sz w:val="20"/>
          <w:szCs w:val="20"/>
          <w:lang w:eastAsia="zh-CN"/>
        </w:rPr>
        <w:t>Listing 14.1.2.1 Baseline Characteristics (&lt;&lt;</w:t>
      </w:r>
      <w:r w:rsidR="00000535" w:rsidRPr="00FD35A8">
        <w:rPr>
          <w:rStyle w:val="Heading3Char1"/>
          <w:rFonts w:eastAsia="宋体"/>
          <w:b/>
          <w:bCs/>
          <w:color w:val="000000"/>
          <w:sz w:val="20"/>
          <w:szCs w:val="20"/>
          <w:lang w:eastAsia="zh-CN"/>
        </w:rPr>
        <w:t>IIM</w:t>
      </w:r>
      <w:r w:rsidRPr="00FD35A8">
        <w:rPr>
          <w:rStyle w:val="Heading3Char1"/>
          <w:rFonts w:eastAsia="宋体"/>
          <w:b/>
          <w:bCs/>
          <w:color w:val="000000"/>
          <w:sz w:val="20"/>
          <w:szCs w:val="20"/>
          <w:lang w:eastAsia="zh-CN"/>
        </w:rPr>
        <w:t xml:space="preserve"> </w:t>
      </w:r>
      <w:r w:rsidR="00B5529F" w:rsidRPr="00FD35A8">
        <w:rPr>
          <w:rStyle w:val="Heading3Char1"/>
          <w:rFonts w:eastAsia="宋体"/>
          <w:b/>
          <w:bCs/>
          <w:color w:val="000000"/>
          <w:sz w:val="20"/>
          <w:szCs w:val="20"/>
          <w:lang w:eastAsia="zh-CN"/>
        </w:rPr>
        <w:t>C</w:t>
      </w:r>
      <w:r w:rsidRPr="00FD35A8">
        <w:rPr>
          <w:rStyle w:val="Heading3Char1"/>
          <w:rFonts w:eastAsia="宋体"/>
          <w:b/>
          <w:bCs/>
          <w:color w:val="000000"/>
          <w:sz w:val="20"/>
          <w:szCs w:val="20"/>
          <w:lang w:eastAsia="zh-CN"/>
        </w:rPr>
        <w:t xml:space="preserve">ohort&gt;&gt; Full </w:t>
      </w:r>
      <w:r w:rsidR="00B5529F" w:rsidRPr="00FD35A8">
        <w:rPr>
          <w:rStyle w:val="Heading3Char1"/>
          <w:rFonts w:eastAsia="宋体"/>
          <w:b/>
          <w:bCs/>
          <w:color w:val="000000"/>
          <w:sz w:val="20"/>
          <w:szCs w:val="20"/>
          <w:lang w:eastAsia="zh-CN"/>
        </w:rPr>
        <w:t>A</w:t>
      </w:r>
      <w:r w:rsidRPr="00FD35A8">
        <w:rPr>
          <w:rStyle w:val="Heading3Char1"/>
          <w:rFonts w:eastAsia="宋体"/>
          <w:b/>
          <w:bCs/>
          <w:color w:val="000000"/>
          <w:sz w:val="20"/>
          <w:szCs w:val="20"/>
          <w:lang w:eastAsia="zh-CN"/>
        </w:rPr>
        <w:t xml:space="preserve">nalysis </w:t>
      </w:r>
      <w:r w:rsidR="00B5529F" w:rsidRPr="00FD35A8">
        <w:rPr>
          <w:rStyle w:val="Heading3Char1"/>
          <w:rFonts w:eastAsia="宋体"/>
          <w:b/>
          <w:bCs/>
          <w:color w:val="000000"/>
          <w:sz w:val="20"/>
          <w:szCs w:val="20"/>
          <w:lang w:eastAsia="zh-CN"/>
        </w:rPr>
        <w:t>S</w:t>
      </w:r>
      <w:r w:rsidRPr="00FD35A8">
        <w:rPr>
          <w:rStyle w:val="Heading3Char1"/>
          <w:rFonts w:eastAsia="宋体"/>
          <w:b/>
          <w:bCs/>
          <w:color w:val="000000"/>
          <w:sz w:val="20"/>
          <w:szCs w:val="20"/>
          <w:lang w:eastAsia="zh-CN"/>
        </w:rPr>
        <w:t>et)</w:t>
      </w:r>
      <w:bookmarkEnd w:id="96"/>
      <w:r w:rsidRPr="00FD35A8">
        <w:rPr>
          <w:rStyle w:val="Heading3Char1"/>
          <w:rFonts w:eastAsia="宋体"/>
          <w:b/>
          <w:bCs/>
          <w:color w:val="000000"/>
          <w:sz w:val="20"/>
          <w:szCs w:val="20"/>
          <w:lang w:eastAsia="zh-CN"/>
        </w:rPr>
        <w:t xml:space="preserve"> </w:t>
      </w:r>
    </w:p>
    <w:tbl>
      <w:tblPr>
        <w:tblW w:w="5000" w:type="pct"/>
        <w:tblCellMar>
          <w:left w:w="0" w:type="dxa"/>
          <w:right w:w="0" w:type="dxa"/>
        </w:tblCellMar>
        <w:tblLook w:val="04A0" w:firstRow="1" w:lastRow="0" w:firstColumn="1" w:lastColumn="0" w:noHBand="0" w:noVBand="1"/>
      </w:tblPr>
      <w:tblGrid>
        <w:gridCol w:w="9559"/>
        <w:gridCol w:w="807"/>
        <w:gridCol w:w="807"/>
        <w:gridCol w:w="807"/>
        <w:gridCol w:w="1951"/>
        <w:gridCol w:w="639"/>
        <w:tblGridChange w:id="97">
          <w:tblGrid>
            <w:gridCol w:w="9559"/>
            <w:gridCol w:w="224"/>
            <w:gridCol w:w="583"/>
            <w:gridCol w:w="236"/>
            <w:gridCol w:w="571"/>
            <w:gridCol w:w="248"/>
            <w:gridCol w:w="559"/>
            <w:gridCol w:w="260"/>
            <w:gridCol w:w="1681"/>
            <w:gridCol w:w="10"/>
            <w:gridCol w:w="639"/>
          </w:tblGrid>
        </w:tblGridChange>
      </w:tblGrid>
      <w:tr w:rsidR="00DE6C24" w:rsidRPr="00FD35A8" w14:paraId="65066508" w14:textId="77777777" w:rsidTr="006921A2">
        <w:trPr>
          <w:trHeight w:val="285"/>
        </w:trPr>
        <w:tc>
          <w:tcPr>
            <w:tcW w:w="0" w:type="auto"/>
            <w:tcBorders>
              <w:top w:val="single" w:sz="4" w:space="0" w:color="auto"/>
            </w:tcBorders>
            <w:noWrap/>
            <w:hideMark/>
          </w:tcPr>
          <w:p w14:paraId="14ABF571" w14:textId="4B62B103" w:rsidR="00DE6C24" w:rsidRPr="00FD35A8" w:rsidRDefault="00DE6C24" w:rsidP="00DE6C24">
            <w:pPr>
              <w:widowControl/>
              <w:rPr>
                <w:rFonts w:ascii="Times New Roman" w:eastAsia="等线" w:hAnsi="Times New Roman" w:cs="Times New Roman"/>
                <w:color w:val="000000"/>
                <w:szCs w:val="20"/>
              </w:rPr>
            </w:pPr>
            <w:r w:rsidRPr="00FD35A8">
              <w:rPr>
                <w:rFonts w:ascii="Times New Roman" w:hAnsi="Times New Roman" w:cs="Times New Roman"/>
                <w:szCs w:val="20"/>
              </w:rPr>
              <w:t xml:space="preserve">Subject </w:t>
            </w:r>
            <w:r w:rsidR="009C7C4D" w:rsidRPr="00FD35A8">
              <w:rPr>
                <w:rFonts w:ascii="Times New Roman" w:hAnsi="Times New Roman" w:cs="Times New Roman"/>
                <w:szCs w:val="20"/>
              </w:rPr>
              <w:t>I</w:t>
            </w:r>
            <w:r w:rsidRPr="00FD35A8">
              <w:rPr>
                <w:rFonts w:ascii="Times New Roman" w:hAnsi="Times New Roman" w:cs="Times New Roman"/>
                <w:szCs w:val="20"/>
              </w:rPr>
              <w:t>dentifier</w:t>
            </w:r>
          </w:p>
        </w:tc>
        <w:tc>
          <w:tcPr>
            <w:tcW w:w="0" w:type="auto"/>
            <w:tcBorders>
              <w:top w:val="single" w:sz="4" w:space="0" w:color="auto"/>
              <w:left w:val="nil"/>
              <w:bottom w:val="nil"/>
              <w:right w:val="nil"/>
            </w:tcBorders>
            <w:vAlign w:val="center"/>
            <w:hideMark/>
          </w:tcPr>
          <w:p w14:paraId="23F3B6B6" w14:textId="77777777" w:rsidR="00DE6C24" w:rsidRPr="00FD35A8" w:rsidRDefault="00DE6C24" w:rsidP="00DE6C24">
            <w:pPr>
              <w:jc w:val="center"/>
              <w:rPr>
                <w:rFonts w:ascii="Times New Roman" w:eastAsia="等线" w:hAnsi="Times New Roman" w:cs="Times New Roman"/>
                <w:color w:val="000000"/>
                <w:szCs w:val="20"/>
              </w:rPr>
            </w:pPr>
            <w:r w:rsidRPr="00FD35A8">
              <w:rPr>
                <w:rFonts w:ascii="Times New Roman" w:eastAsia="等线" w:hAnsi="Times New Roman" w:cs="Times New Roman"/>
                <w:color w:val="000000"/>
                <w:szCs w:val="20"/>
              </w:rPr>
              <w:t>E1301001</w:t>
            </w:r>
          </w:p>
        </w:tc>
        <w:tc>
          <w:tcPr>
            <w:tcW w:w="0" w:type="auto"/>
            <w:tcBorders>
              <w:top w:val="single" w:sz="4" w:space="0" w:color="auto"/>
              <w:left w:val="nil"/>
              <w:bottom w:val="nil"/>
              <w:right w:val="nil"/>
            </w:tcBorders>
            <w:noWrap/>
            <w:vAlign w:val="center"/>
            <w:hideMark/>
          </w:tcPr>
          <w:p w14:paraId="57B5229B" w14:textId="77777777" w:rsidR="00DE6C24" w:rsidRPr="00FD35A8" w:rsidRDefault="00DE6C24" w:rsidP="00DE6C24">
            <w:pPr>
              <w:jc w:val="center"/>
              <w:rPr>
                <w:rFonts w:ascii="Times New Roman" w:eastAsia="等线" w:hAnsi="Times New Roman" w:cs="Times New Roman"/>
                <w:color w:val="000000"/>
                <w:szCs w:val="20"/>
              </w:rPr>
            </w:pPr>
            <w:r w:rsidRPr="00FD35A8">
              <w:rPr>
                <w:rFonts w:ascii="Times New Roman" w:eastAsia="等线" w:hAnsi="Times New Roman" w:cs="Times New Roman"/>
                <w:color w:val="000000"/>
                <w:szCs w:val="20"/>
              </w:rPr>
              <w:t>E1301002</w:t>
            </w:r>
          </w:p>
        </w:tc>
        <w:tc>
          <w:tcPr>
            <w:tcW w:w="0" w:type="auto"/>
            <w:tcBorders>
              <w:top w:val="single" w:sz="4" w:space="0" w:color="auto"/>
              <w:left w:val="nil"/>
              <w:bottom w:val="nil"/>
              <w:right w:val="nil"/>
            </w:tcBorders>
            <w:vAlign w:val="center"/>
            <w:hideMark/>
          </w:tcPr>
          <w:p w14:paraId="5AFD80E1" w14:textId="77777777" w:rsidR="00DE6C24" w:rsidRPr="00FD35A8" w:rsidRDefault="00DE6C24" w:rsidP="00DE6C24">
            <w:pPr>
              <w:jc w:val="center"/>
              <w:rPr>
                <w:rFonts w:ascii="Times New Roman" w:eastAsia="等线" w:hAnsi="Times New Roman" w:cs="Times New Roman"/>
                <w:color w:val="000000"/>
                <w:szCs w:val="20"/>
              </w:rPr>
            </w:pPr>
            <w:r w:rsidRPr="00FD35A8">
              <w:rPr>
                <w:rFonts w:ascii="Times New Roman" w:eastAsia="等线" w:hAnsi="Times New Roman" w:cs="Times New Roman"/>
                <w:color w:val="000000"/>
                <w:szCs w:val="20"/>
              </w:rPr>
              <w:t>E1301003</w:t>
            </w:r>
          </w:p>
        </w:tc>
        <w:tc>
          <w:tcPr>
            <w:tcW w:w="0" w:type="auto"/>
            <w:tcBorders>
              <w:top w:val="single" w:sz="4" w:space="0" w:color="auto"/>
              <w:left w:val="nil"/>
              <w:bottom w:val="nil"/>
              <w:right w:val="nil"/>
            </w:tcBorders>
            <w:vAlign w:val="center"/>
            <w:hideMark/>
          </w:tcPr>
          <w:p w14:paraId="4A461925" w14:textId="77777777" w:rsidR="00DE6C24" w:rsidRPr="00FD35A8" w:rsidRDefault="00DE6C24" w:rsidP="00DE6C24">
            <w:pPr>
              <w:jc w:val="center"/>
              <w:rPr>
                <w:rFonts w:ascii="Times New Roman" w:eastAsia="等线" w:hAnsi="Times New Roman" w:cs="Times New Roman"/>
                <w:color w:val="000000"/>
                <w:szCs w:val="20"/>
              </w:rPr>
            </w:pPr>
            <w:r w:rsidRPr="00FD35A8">
              <w:rPr>
                <w:rFonts w:ascii="Times New Roman" w:eastAsia="等线" w:hAnsi="Times New Roman" w:cs="Times New Roman"/>
                <w:color w:val="000000"/>
                <w:szCs w:val="20"/>
              </w:rPr>
              <w:t>E130100</w:t>
            </w:r>
            <w:del w:id="98" w:author="Yali Chen" w:date="2025-12-18T09:44:00Z" w16du:dateUtc="2025-12-18T01:44:00Z">
              <w:r w:rsidRPr="00FD35A8" w:rsidDel="00D80746">
                <w:rPr>
                  <w:rFonts w:ascii="Times New Roman" w:eastAsia="等线" w:hAnsi="Times New Roman" w:cs="Times New Roman"/>
                  <w:color w:val="000000"/>
                  <w:szCs w:val="20"/>
                </w:rPr>
                <w:delText>1</w:delText>
              </w:r>
            </w:del>
            <w:r w:rsidRPr="00FD35A8">
              <w:rPr>
                <w:rFonts w:ascii="Times New Roman" w:eastAsia="等线" w:hAnsi="Times New Roman" w:cs="Times New Roman"/>
                <w:color w:val="000000"/>
                <w:szCs w:val="20"/>
              </w:rPr>
              <w:t>4</w:t>
            </w:r>
          </w:p>
        </w:tc>
        <w:tc>
          <w:tcPr>
            <w:tcW w:w="0" w:type="auto"/>
            <w:tcBorders>
              <w:top w:val="single" w:sz="4" w:space="0" w:color="auto"/>
              <w:left w:val="nil"/>
              <w:bottom w:val="nil"/>
              <w:right w:val="nil"/>
            </w:tcBorders>
            <w:vAlign w:val="center"/>
            <w:hideMark/>
          </w:tcPr>
          <w:p w14:paraId="7E3F7F5F" w14:textId="77777777" w:rsidR="00DE6C24" w:rsidRPr="00FD35A8" w:rsidRDefault="00DE6C24" w:rsidP="00DE6C24">
            <w:pPr>
              <w:jc w:val="center"/>
              <w:rPr>
                <w:rFonts w:ascii="Times New Roman" w:eastAsia="等线" w:hAnsi="Times New Roman" w:cs="Times New Roman"/>
                <w:color w:val="000000"/>
                <w:szCs w:val="20"/>
              </w:rPr>
            </w:pPr>
            <w:r w:rsidRPr="00FD35A8">
              <w:rPr>
                <w:rFonts w:ascii="Times New Roman" w:eastAsia="等线" w:hAnsi="Times New Roman" w:cs="Times New Roman"/>
                <w:color w:val="000000"/>
                <w:szCs w:val="20"/>
              </w:rPr>
              <w:t>&lt;&lt;…&gt;&gt;</w:t>
            </w:r>
          </w:p>
        </w:tc>
      </w:tr>
      <w:tr w:rsidR="00DE6C24" w:rsidRPr="00FD35A8" w14:paraId="104E5D7A" w14:textId="77777777" w:rsidTr="006921A2">
        <w:trPr>
          <w:trHeight w:val="300"/>
        </w:trPr>
        <w:tc>
          <w:tcPr>
            <w:tcW w:w="0" w:type="auto"/>
            <w:tcBorders>
              <w:bottom w:val="single" w:sz="4" w:space="0" w:color="auto"/>
            </w:tcBorders>
            <w:hideMark/>
          </w:tcPr>
          <w:p w14:paraId="415ED81F" w14:textId="0683A97F" w:rsidR="00DE6C24" w:rsidRPr="00FD35A8" w:rsidRDefault="00DE6C24" w:rsidP="00DE6C24">
            <w:pPr>
              <w:rPr>
                <w:rFonts w:ascii="Times New Roman" w:eastAsia="等线" w:hAnsi="Times New Roman" w:cs="Times New Roman"/>
                <w:color w:val="000000"/>
                <w:szCs w:val="20"/>
              </w:rPr>
            </w:pPr>
            <w:r w:rsidRPr="00FD35A8">
              <w:rPr>
                <w:rFonts w:ascii="Times New Roman" w:hAnsi="Times New Roman" w:cs="Times New Roman"/>
                <w:szCs w:val="20"/>
              </w:rPr>
              <w:t xml:space="preserve">&lt;&lt;Treatment </w:t>
            </w:r>
            <w:r w:rsidR="009C7C4D" w:rsidRPr="00FD35A8">
              <w:rPr>
                <w:rFonts w:ascii="Times New Roman" w:hAnsi="Times New Roman" w:cs="Times New Roman"/>
                <w:szCs w:val="20"/>
              </w:rPr>
              <w:t>G</w:t>
            </w:r>
            <w:r w:rsidRPr="00FD35A8">
              <w:rPr>
                <w:rFonts w:ascii="Times New Roman" w:hAnsi="Times New Roman" w:cs="Times New Roman"/>
                <w:szCs w:val="20"/>
              </w:rPr>
              <w:t>roup&gt;&gt;</w:t>
            </w:r>
          </w:p>
        </w:tc>
        <w:tc>
          <w:tcPr>
            <w:tcW w:w="0" w:type="auto"/>
            <w:tcBorders>
              <w:top w:val="nil"/>
              <w:left w:val="nil"/>
              <w:bottom w:val="single" w:sz="8" w:space="0" w:color="auto"/>
              <w:right w:val="nil"/>
            </w:tcBorders>
            <w:vAlign w:val="center"/>
            <w:hideMark/>
          </w:tcPr>
          <w:p w14:paraId="6E95EC89" w14:textId="77777777" w:rsidR="00DE6C24" w:rsidRPr="00FD35A8" w:rsidRDefault="00DE6C24" w:rsidP="00DE6C24">
            <w:pPr>
              <w:jc w:val="center"/>
              <w:rPr>
                <w:rFonts w:ascii="Times New Roman" w:eastAsia="等线" w:hAnsi="Times New Roman" w:cs="Times New Roman"/>
                <w:color w:val="000000"/>
                <w:szCs w:val="20"/>
              </w:rPr>
            </w:pPr>
            <w:r w:rsidRPr="00FD35A8">
              <w:rPr>
                <w:rFonts w:ascii="Times New Roman" w:hAnsi="Times New Roman" w:cs="Times New Roman"/>
                <w:szCs w:val="20"/>
              </w:rPr>
              <w:t>3.0×10</w:t>
            </w:r>
            <w:r w:rsidRPr="00FD35A8">
              <w:rPr>
                <w:rFonts w:ascii="Times New Roman" w:hAnsi="Times New Roman" w:cs="Times New Roman"/>
                <w:szCs w:val="20"/>
                <w:vertAlign w:val="superscript"/>
              </w:rPr>
              <w:t>5</w:t>
            </w:r>
            <w:r w:rsidRPr="00FD35A8">
              <w:rPr>
                <w:rFonts w:ascii="Times New Roman" w:hAnsi="Times New Roman" w:cs="Times New Roman"/>
                <w:szCs w:val="20"/>
              </w:rPr>
              <w:t xml:space="preserve"> CAR-T cell/kg</w:t>
            </w:r>
          </w:p>
        </w:tc>
        <w:tc>
          <w:tcPr>
            <w:tcW w:w="0" w:type="auto"/>
            <w:tcBorders>
              <w:top w:val="nil"/>
              <w:left w:val="nil"/>
              <w:bottom w:val="single" w:sz="8" w:space="0" w:color="auto"/>
              <w:right w:val="nil"/>
            </w:tcBorders>
            <w:vAlign w:val="center"/>
            <w:hideMark/>
          </w:tcPr>
          <w:p w14:paraId="08A0245B" w14:textId="77777777" w:rsidR="00DE6C24" w:rsidRPr="00FD35A8" w:rsidRDefault="00DE6C24" w:rsidP="00DE6C24">
            <w:pPr>
              <w:jc w:val="center"/>
              <w:rPr>
                <w:rFonts w:ascii="Times New Roman" w:eastAsia="等线" w:hAnsi="Times New Roman" w:cs="Times New Roman"/>
                <w:color w:val="000000"/>
                <w:szCs w:val="20"/>
              </w:rPr>
            </w:pPr>
            <w:r w:rsidRPr="00FD35A8">
              <w:rPr>
                <w:rFonts w:ascii="Times New Roman" w:hAnsi="Times New Roman" w:cs="Times New Roman"/>
                <w:szCs w:val="20"/>
              </w:rPr>
              <w:t>3.0×10</w:t>
            </w:r>
            <w:r w:rsidRPr="00FD35A8">
              <w:rPr>
                <w:rFonts w:ascii="Times New Roman" w:hAnsi="Times New Roman" w:cs="Times New Roman"/>
                <w:szCs w:val="20"/>
                <w:vertAlign w:val="superscript"/>
              </w:rPr>
              <w:t>5</w:t>
            </w:r>
            <w:r w:rsidRPr="00FD35A8">
              <w:rPr>
                <w:rFonts w:ascii="Times New Roman" w:hAnsi="Times New Roman" w:cs="Times New Roman"/>
                <w:szCs w:val="20"/>
              </w:rPr>
              <w:t xml:space="preserve"> CAR-T cell/kg</w:t>
            </w:r>
          </w:p>
        </w:tc>
        <w:tc>
          <w:tcPr>
            <w:tcW w:w="0" w:type="auto"/>
            <w:tcBorders>
              <w:top w:val="nil"/>
              <w:left w:val="nil"/>
              <w:bottom w:val="single" w:sz="8" w:space="0" w:color="auto"/>
              <w:right w:val="nil"/>
            </w:tcBorders>
            <w:vAlign w:val="center"/>
            <w:hideMark/>
          </w:tcPr>
          <w:p w14:paraId="029F6FC9" w14:textId="77777777" w:rsidR="00DE6C24" w:rsidRPr="00FD35A8" w:rsidRDefault="00DE6C24" w:rsidP="00DE6C24">
            <w:pPr>
              <w:jc w:val="center"/>
              <w:rPr>
                <w:rFonts w:ascii="Times New Roman" w:eastAsia="等线" w:hAnsi="Times New Roman" w:cs="Times New Roman"/>
                <w:color w:val="000000"/>
                <w:szCs w:val="20"/>
              </w:rPr>
            </w:pPr>
            <w:r w:rsidRPr="00FD35A8">
              <w:rPr>
                <w:rFonts w:ascii="Times New Roman" w:hAnsi="Times New Roman" w:cs="Times New Roman"/>
                <w:szCs w:val="20"/>
              </w:rPr>
              <w:t>3.0×10</w:t>
            </w:r>
            <w:r w:rsidRPr="00FD35A8">
              <w:rPr>
                <w:rFonts w:ascii="Times New Roman" w:hAnsi="Times New Roman" w:cs="Times New Roman"/>
                <w:szCs w:val="20"/>
                <w:vertAlign w:val="superscript"/>
              </w:rPr>
              <w:t>5</w:t>
            </w:r>
            <w:r w:rsidRPr="00FD35A8">
              <w:rPr>
                <w:rFonts w:ascii="Times New Roman" w:hAnsi="Times New Roman" w:cs="Times New Roman"/>
                <w:szCs w:val="20"/>
              </w:rPr>
              <w:t xml:space="preserve"> CAR-T cell/kg</w:t>
            </w:r>
          </w:p>
        </w:tc>
        <w:tc>
          <w:tcPr>
            <w:tcW w:w="0" w:type="auto"/>
            <w:tcBorders>
              <w:top w:val="nil"/>
              <w:left w:val="nil"/>
              <w:bottom w:val="single" w:sz="8" w:space="0" w:color="auto"/>
              <w:right w:val="nil"/>
            </w:tcBorders>
            <w:vAlign w:val="center"/>
            <w:hideMark/>
          </w:tcPr>
          <w:p w14:paraId="39901264" w14:textId="77777777" w:rsidR="00DE6C24" w:rsidRPr="00FD35A8" w:rsidRDefault="00DE6C24" w:rsidP="00DE6C24">
            <w:pPr>
              <w:jc w:val="center"/>
              <w:rPr>
                <w:rFonts w:ascii="Times New Roman" w:eastAsia="等线" w:hAnsi="Times New Roman" w:cs="Times New Roman"/>
                <w:color w:val="000000"/>
                <w:szCs w:val="20"/>
              </w:rPr>
            </w:pPr>
            <w:r w:rsidRPr="00FD35A8">
              <w:rPr>
                <w:rFonts w:ascii="Times New Roman" w:hAnsi="Times New Roman" w:cs="Times New Roman"/>
                <w:szCs w:val="20"/>
              </w:rPr>
              <w:t>3.0×10</w:t>
            </w:r>
            <w:r w:rsidRPr="00FD35A8">
              <w:rPr>
                <w:rFonts w:ascii="Times New Roman" w:hAnsi="Times New Roman" w:cs="Times New Roman"/>
                <w:szCs w:val="20"/>
                <w:vertAlign w:val="superscript"/>
              </w:rPr>
              <w:t>5</w:t>
            </w:r>
            <w:r w:rsidRPr="00FD35A8">
              <w:rPr>
                <w:rFonts w:ascii="Times New Roman" w:hAnsi="Times New Roman" w:cs="Times New Roman"/>
                <w:szCs w:val="20"/>
              </w:rPr>
              <w:t xml:space="preserve"> CAR-T cell/kg</w:t>
            </w:r>
          </w:p>
        </w:tc>
        <w:tc>
          <w:tcPr>
            <w:tcW w:w="0" w:type="auto"/>
            <w:tcBorders>
              <w:top w:val="nil"/>
              <w:left w:val="nil"/>
              <w:bottom w:val="single" w:sz="8" w:space="0" w:color="auto"/>
              <w:right w:val="nil"/>
            </w:tcBorders>
            <w:vAlign w:val="center"/>
            <w:hideMark/>
          </w:tcPr>
          <w:p w14:paraId="671E4BC9" w14:textId="77777777" w:rsidR="00DE6C24" w:rsidRPr="00FD35A8" w:rsidRDefault="00DE6C24" w:rsidP="00DE6C24">
            <w:pPr>
              <w:jc w:val="center"/>
              <w:rPr>
                <w:rFonts w:ascii="Times New Roman" w:eastAsia="等线" w:hAnsi="Times New Roman" w:cs="Times New Roman"/>
                <w:color w:val="000000"/>
                <w:szCs w:val="20"/>
              </w:rPr>
            </w:pPr>
          </w:p>
        </w:tc>
      </w:tr>
      <w:tr w:rsidR="00065C7A" w:rsidRPr="00FD35A8" w14:paraId="2E54BDDA" w14:textId="77777777" w:rsidTr="006921A2">
        <w:trPr>
          <w:trHeight w:val="285"/>
        </w:trPr>
        <w:tc>
          <w:tcPr>
            <w:tcW w:w="0" w:type="auto"/>
            <w:tcBorders>
              <w:top w:val="nil"/>
              <w:left w:val="nil"/>
              <w:bottom w:val="nil"/>
              <w:right w:val="nil"/>
            </w:tcBorders>
            <w:vAlign w:val="center"/>
            <w:hideMark/>
          </w:tcPr>
          <w:p w14:paraId="2964C3AD" w14:textId="77777777" w:rsidR="00065C7A" w:rsidRPr="00FD35A8" w:rsidRDefault="00065C7A" w:rsidP="006921A2">
            <w:pPr>
              <w:jc w:val="left"/>
              <w:rPr>
                <w:rFonts w:ascii="Times New Roman" w:eastAsia="等线" w:hAnsi="Times New Roman" w:cs="Times New Roman"/>
                <w:color w:val="000000"/>
                <w:szCs w:val="20"/>
              </w:rPr>
            </w:pPr>
            <w:r w:rsidRPr="00FD35A8">
              <w:rPr>
                <w:rFonts w:ascii="Times New Roman" w:eastAsia="等线" w:hAnsi="Times New Roman" w:cs="Times New Roman"/>
                <w:color w:val="000000"/>
                <w:szCs w:val="20"/>
              </w:rPr>
              <w:t>Age (years)</w:t>
            </w:r>
          </w:p>
        </w:tc>
        <w:tc>
          <w:tcPr>
            <w:tcW w:w="0" w:type="auto"/>
            <w:tcBorders>
              <w:top w:val="nil"/>
              <w:left w:val="nil"/>
              <w:bottom w:val="nil"/>
              <w:right w:val="nil"/>
            </w:tcBorders>
            <w:vAlign w:val="center"/>
            <w:hideMark/>
          </w:tcPr>
          <w:p w14:paraId="19B379B9" w14:textId="77777777" w:rsidR="00065C7A" w:rsidRPr="00FD35A8" w:rsidRDefault="00065C7A" w:rsidP="006921A2">
            <w:pPr>
              <w:jc w:val="center"/>
              <w:rPr>
                <w:rFonts w:ascii="Times New Roman" w:eastAsia="等线" w:hAnsi="Times New Roman" w:cs="Times New Roman"/>
                <w:color w:val="000000"/>
                <w:szCs w:val="20"/>
              </w:rPr>
            </w:pPr>
            <w:r w:rsidRPr="00FD35A8">
              <w:rPr>
                <w:rFonts w:ascii="Times New Roman" w:eastAsia="等线" w:hAnsi="Times New Roman" w:cs="Times New Roman"/>
                <w:color w:val="000000"/>
                <w:szCs w:val="20"/>
              </w:rPr>
              <w:t>xxx</w:t>
            </w:r>
          </w:p>
        </w:tc>
        <w:tc>
          <w:tcPr>
            <w:tcW w:w="0" w:type="auto"/>
            <w:tcBorders>
              <w:top w:val="nil"/>
              <w:left w:val="nil"/>
              <w:bottom w:val="nil"/>
              <w:right w:val="nil"/>
            </w:tcBorders>
            <w:vAlign w:val="center"/>
            <w:hideMark/>
          </w:tcPr>
          <w:p w14:paraId="155178B0" w14:textId="77777777" w:rsidR="00065C7A" w:rsidRPr="00FD35A8" w:rsidRDefault="00065C7A" w:rsidP="006921A2">
            <w:pPr>
              <w:jc w:val="center"/>
              <w:rPr>
                <w:rFonts w:ascii="Times New Roman" w:eastAsia="等线" w:hAnsi="Times New Roman" w:cs="Times New Roman"/>
                <w:color w:val="000000"/>
                <w:szCs w:val="20"/>
              </w:rPr>
            </w:pPr>
            <w:r w:rsidRPr="00FD35A8">
              <w:rPr>
                <w:rFonts w:ascii="Times New Roman" w:eastAsia="等线" w:hAnsi="Times New Roman" w:cs="Times New Roman"/>
                <w:color w:val="000000"/>
                <w:szCs w:val="20"/>
              </w:rPr>
              <w:t>xxx</w:t>
            </w:r>
          </w:p>
        </w:tc>
        <w:tc>
          <w:tcPr>
            <w:tcW w:w="0" w:type="auto"/>
            <w:tcBorders>
              <w:top w:val="nil"/>
              <w:left w:val="nil"/>
              <w:bottom w:val="nil"/>
              <w:right w:val="nil"/>
            </w:tcBorders>
            <w:vAlign w:val="center"/>
            <w:hideMark/>
          </w:tcPr>
          <w:p w14:paraId="718FC08A" w14:textId="77777777" w:rsidR="00065C7A" w:rsidRPr="00FD35A8" w:rsidRDefault="00065C7A" w:rsidP="006921A2">
            <w:pPr>
              <w:jc w:val="center"/>
              <w:rPr>
                <w:rFonts w:ascii="Times New Roman" w:eastAsia="等线" w:hAnsi="Times New Roman" w:cs="Times New Roman"/>
                <w:color w:val="000000"/>
                <w:szCs w:val="20"/>
              </w:rPr>
            </w:pPr>
            <w:r w:rsidRPr="00FD35A8">
              <w:rPr>
                <w:rFonts w:ascii="Times New Roman" w:eastAsia="等线" w:hAnsi="Times New Roman" w:cs="Times New Roman"/>
                <w:color w:val="000000"/>
                <w:szCs w:val="20"/>
              </w:rPr>
              <w:t>xxx</w:t>
            </w:r>
          </w:p>
        </w:tc>
        <w:tc>
          <w:tcPr>
            <w:tcW w:w="0" w:type="auto"/>
            <w:tcBorders>
              <w:top w:val="nil"/>
              <w:left w:val="nil"/>
              <w:bottom w:val="nil"/>
              <w:right w:val="nil"/>
            </w:tcBorders>
            <w:vAlign w:val="center"/>
            <w:hideMark/>
          </w:tcPr>
          <w:p w14:paraId="32DA6EB6" w14:textId="77777777" w:rsidR="00065C7A" w:rsidRPr="00FD35A8" w:rsidRDefault="00065C7A" w:rsidP="006921A2">
            <w:pPr>
              <w:jc w:val="center"/>
              <w:rPr>
                <w:rFonts w:ascii="Times New Roman" w:eastAsia="等线" w:hAnsi="Times New Roman" w:cs="Times New Roman"/>
                <w:color w:val="000000"/>
                <w:szCs w:val="20"/>
              </w:rPr>
            </w:pPr>
            <w:r w:rsidRPr="00FD35A8">
              <w:rPr>
                <w:rFonts w:ascii="Times New Roman" w:eastAsia="等线" w:hAnsi="Times New Roman" w:cs="Times New Roman"/>
                <w:color w:val="000000"/>
                <w:szCs w:val="20"/>
              </w:rPr>
              <w:t>xxx</w:t>
            </w:r>
          </w:p>
        </w:tc>
        <w:tc>
          <w:tcPr>
            <w:tcW w:w="0" w:type="auto"/>
            <w:tcBorders>
              <w:top w:val="nil"/>
              <w:left w:val="nil"/>
              <w:bottom w:val="nil"/>
              <w:right w:val="nil"/>
            </w:tcBorders>
            <w:vAlign w:val="center"/>
            <w:hideMark/>
          </w:tcPr>
          <w:p w14:paraId="00D60A46" w14:textId="77777777" w:rsidR="00065C7A" w:rsidRPr="00FD35A8" w:rsidRDefault="00065C7A" w:rsidP="006921A2">
            <w:pPr>
              <w:jc w:val="center"/>
              <w:rPr>
                <w:rFonts w:ascii="Times New Roman" w:eastAsia="等线" w:hAnsi="Times New Roman" w:cs="Times New Roman"/>
                <w:color w:val="000000"/>
                <w:szCs w:val="20"/>
              </w:rPr>
            </w:pPr>
          </w:p>
        </w:tc>
      </w:tr>
      <w:tr w:rsidR="00065C7A" w:rsidRPr="00FD35A8" w14:paraId="751BB0FD" w14:textId="77777777" w:rsidTr="006921A2">
        <w:trPr>
          <w:trHeight w:val="285"/>
        </w:trPr>
        <w:tc>
          <w:tcPr>
            <w:tcW w:w="0" w:type="auto"/>
            <w:tcBorders>
              <w:top w:val="nil"/>
              <w:left w:val="nil"/>
              <w:bottom w:val="nil"/>
              <w:right w:val="nil"/>
            </w:tcBorders>
            <w:vAlign w:val="center"/>
            <w:hideMark/>
          </w:tcPr>
          <w:p w14:paraId="0404244C" w14:textId="77777777" w:rsidR="00065C7A" w:rsidRPr="00FD35A8" w:rsidRDefault="00065C7A" w:rsidP="006921A2">
            <w:pPr>
              <w:jc w:val="left"/>
              <w:rPr>
                <w:rFonts w:ascii="Times New Roman" w:eastAsia="等线" w:hAnsi="Times New Roman" w:cs="Times New Roman"/>
                <w:color w:val="000000"/>
                <w:szCs w:val="20"/>
              </w:rPr>
            </w:pPr>
            <w:r w:rsidRPr="00FD35A8">
              <w:rPr>
                <w:rFonts w:ascii="Times New Roman" w:eastAsia="等线" w:hAnsi="Times New Roman" w:cs="Times New Roman"/>
                <w:color w:val="000000"/>
                <w:szCs w:val="20"/>
              </w:rPr>
              <w:t>Sex</w:t>
            </w:r>
          </w:p>
        </w:tc>
        <w:tc>
          <w:tcPr>
            <w:tcW w:w="0" w:type="auto"/>
            <w:tcBorders>
              <w:top w:val="nil"/>
              <w:left w:val="nil"/>
              <w:bottom w:val="nil"/>
              <w:right w:val="nil"/>
            </w:tcBorders>
            <w:noWrap/>
            <w:vAlign w:val="center"/>
            <w:hideMark/>
          </w:tcPr>
          <w:p w14:paraId="2DF13D42" w14:textId="77777777" w:rsidR="00065C7A" w:rsidRPr="00FD35A8" w:rsidRDefault="00065C7A" w:rsidP="006921A2">
            <w:pPr>
              <w:jc w:val="center"/>
              <w:rPr>
                <w:rFonts w:ascii="Times New Roman" w:eastAsia="等线" w:hAnsi="Times New Roman" w:cs="Times New Roman"/>
                <w:color w:val="000000"/>
                <w:szCs w:val="20"/>
              </w:rPr>
            </w:pPr>
            <w:r w:rsidRPr="00FD35A8">
              <w:rPr>
                <w:rFonts w:ascii="Times New Roman" w:eastAsia="等线" w:hAnsi="Times New Roman" w:cs="Times New Roman"/>
                <w:color w:val="000000"/>
                <w:szCs w:val="20"/>
              </w:rPr>
              <w:t>Female</w:t>
            </w:r>
          </w:p>
        </w:tc>
        <w:tc>
          <w:tcPr>
            <w:tcW w:w="0" w:type="auto"/>
            <w:tcBorders>
              <w:top w:val="nil"/>
              <w:left w:val="nil"/>
              <w:bottom w:val="nil"/>
              <w:right w:val="nil"/>
            </w:tcBorders>
            <w:noWrap/>
            <w:vAlign w:val="center"/>
            <w:hideMark/>
          </w:tcPr>
          <w:p w14:paraId="1AC7CD4E" w14:textId="77777777" w:rsidR="00065C7A" w:rsidRPr="00FD35A8" w:rsidRDefault="00065C7A" w:rsidP="006921A2">
            <w:pPr>
              <w:jc w:val="center"/>
              <w:rPr>
                <w:rFonts w:ascii="Times New Roman" w:eastAsia="等线" w:hAnsi="Times New Roman" w:cs="Times New Roman"/>
                <w:color w:val="000000"/>
                <w:szCs w:val="20"/>
              </w:rPr>
            </w:pPr>
            <w:r w:rsidRPr="00FD35A8">
              <w:rPr>
                <w:rFonts w:ascii="Times New Roman" w:eastAsia="等线" w:hAnsi="Times New Roman" w:cs="Times New Roman"/>
                <w:color w:val="000000"/>
                <w:szCs w:val="20"/>
              </w:rPr>
              <w:t>Female</w:t>
            </w:r>
          </w:p>
        </w:tc>
        <w:tc>
          <w:tcPr>
            <w:tcW w:w="0" w:type="auto"/>
            <w:tcBorders>
              <w:top w:val="nil"/>
              <w:left w:val="nil"/>
              <w:bottom w:val="nil"/>
              <w:right w:val="nil"/>
            </w:tcBorders>
            <w:noWrap/>
            <w:vAlign w:val="center"/>
            <w:hideMark/>
          </w:tcPr>
          <w:p w14:paraId="7E1BEDA1" w14:textId="77777777" w:rsidR="00065C7A" w:rsidRPr="00FD35A8" w:rsidRDefault="00065C7A" w:rsidP="006921A2">
            <w:pPr>
              <w:jc w:val="center"/>
              <w:rPr>
                <w:rFonts w:ascii="Times New Roman" w:eastAsia="等线" w:hAnsi="Times New Roman" w:cs="Times New Roman"/>
                <w:color w:val="000000"/>
                <w:szCs w:val="20"/>
              </w:rPr>
            </w:pPr>
            <w:r w:rsidRPr="00FD35A8">
              <w:rPr>
                <w:rFonts w:ascii="Times New Roman" w:eastAsia="等线" w:hAnsi="Times New Roman" w:cs="Times New Roman"/>
                <w:color w:val="000000"/>
                <w:szCs w:val="20"/>
              </w:rPr>
              <w:t>Female</w:t>
            </w:r>
          </w:p>
        </w:tc>
        <w:tc>
          <w:tcPr>
            <w:tcW w:w="0" w:type="auto"/>
            <w:tcBorders>
              <w:top w:val="nil"/>
              <w:left w:val="nil"/>
              <w:bottom w:val="nil"/>
              <w:right w:val="nil"/>
            </w:tcBorders>
            <w:noWrap/>
            <w:vAlign w:val="center"/>
            <w:hideMark/>
          </w:tcPr>
          <w:p w14:paraId="10783C34" w14:textId="77777777" w:rsidR="00065C7A" w:rsidRPr="00FD35A8" w:rsidRDefault="00065C7A" w:rsidP="006921A2">
            <w:pPr>
              <w:jc w:val="center"/>
              <w:rPr>
                <w:rFonts w:ascii="Times New Roman" w:eastAsia="等线" w:hAnsi="Times New Roman" w:cs="Times New Roman"/>
                <w:color w:val="000000"/>
                <w:szCs w:val="20"/>
              </w:rPr>
            </w:pPr>
            <w:r w:rsidRPr="00FD35A8">
              <w:rPr>
                <w:rFonts w:ascii="Times New Roman" w:eastAsia="等线" w:hAnsi="Times New Roman" w:cs="Times New Roman"/>
                <w:color w:val="000000"/>
                <w:szCs w:val="20"/>
              </w:rPr>
              <w:t>Female</w:t>
            </w:r>
          </w:p>
        </w:tc>
        <w:tc>
          <w:tcPr>
            <w:tcW w:w="0" w:type="auto"/>
            <w:tcBorders>
              <w:top w:val="nil"/>
              <w:left w:val="nil"/>
              <w:bottom w:val="nil"/>
              <w:right w:val="nil"/>
            </w:tcBorders>
            <w:noWrap/>
            <w:vAlign w:val="center"/>
            <w:hideMark/>
          </w:tcPr>
          <w:p w14:paraId="6FAA58C0" w14:textId="77777777" w:rsidR="00065C7A" w:rsidRPr="00FD35A8" w:rsidRDefault="00065C7A" w:rsidP="006921A2">
            <w:pPr>
              <w:jc w:val="center"/>
              <w:rPr>
                <w:rFonts w:ascii="Times New Roman" w:eastAsia="等线" w:hAnsi="Times New Roman" w:cs="Times New Roman"/>
                <w:color w:val="000000"/>
                <w:szCs w:val="20"/>
              </w:rPr>
            </w:pPr>
          </w:p>
        </w:tc>
      </w:tr>
      <w:tr w:rsidR="00065C7A" w:rsidRPr="00FD35A8" w:rsidDel="00516C9E" w14:paraId="06163FB5" w14:textId="14E0F4C1" w:rsidTr="006921A2">
        <w:trPr>
          <w:trHeight w:val="285"/>
          <w:del w:id="99" w:author="Yali Chen" w:date="2025-12-17T09:25:00Z"/>
        </w:trPr>
        <w:tc>
          <w:tcPr>
            <w:tcW w:w="0" w:type="auto"/>
            <w:tcBorders>
              <w:top w:val="nil"/>
              <w:left w:val="nil"/>
              <w:bottom w:val="nil"/>
              <w:right w:val="nil"/>
            </w:tcBorders>
            <w:vAlign w:val="center"/>
            <w:hideMark/>
          </w:tcPr>
          <w:p w14:paraId="4261C1D6" w14:textId="38B5B7D5" w:rsidR="00065C7A" w:rsidRPr="00FD35A8" w:rsidDel="00516C9E" w:rsidRDefault="00065C7A" w:rsidP="006921A2">
            <w:pPr>
              <w:jc w:val="left"/>
              <w:rPr>
                <w:del w:id="100" w:author="Yali Chen" w:date="2025-12-17T09:25:00Z" w16du:dateUtc="2025-12-17T01:25:00Z"/>
                <w:rFonts w:ascii="Times New Roman" w:eastAsia="等线" w:hAnsi="Times New Roman" w:cs="Times New Roman"/>
                <w:strike/>
                <w:color w:val="000000"/>
                <w:szCs w:val="20"/>
                <w:rPrChange w:id="101" w:author="Pan, Zhemin" w:date="2025-12-13T11:22:00Z" w16du:dateUtc="2025-12-13T03:22:00Z">
                  <w:rPr>
                    <w:del w:id="102" w:author="Yali Chen" w:date="2025-12-17T09:25:00Z" w16du:dateUtc="2025-12-17T01:25:00Z"/>
                    <w:rFonts w:ascii="Times New Roman" w:eastAsia="等线" w:hAnsi="Times New Roman" w:cs="Times New Roman"/>
                    <w:color w:val="000000"/>
                    <w:szCs w:val="20"/>
                  </w:rPr>
                </w:rPrChange>
              </w:rPr>
            </w:pPr>
            <w:commentRangeStart w:id="103"/>
            <w:commentRangeStart w:id="104"/>
            <w:del w:id="105" w:author="Yali Chen" w:date="2025-12-17T09:25:00Z" w16du:dateUtc="2025-12-17T01:25:00Z">
              <w:r w:rsidRPr="00FD35A8" w:rsidDel="00516C9E">
                <w:rPr>
                  <w:rFonts w:ascii="Times New Roman" w:eastAsia="等线" w:hAnsi="Times New Roman" w:cs="Times New Roman"/>
                  <w:strike/>
                  <w:color w:val="000000"/>
                  <w:szCs w:val="20"/>
                  <w:rPrChange w:id="106" w:author="Pan, Zhemin" w:date="2025-12-13T11:22:00Z" w16du:dateUtc="2025-12-13T03:22:00Z">
                    <w:rPr>
                      <w:rFonts w:ascii="Times New Roman" w:eastAsia="等线" w:hAnsi="Times New Roman" w:cs="Times New Roman"/>
                      <w:color w:val="000000"/>
                      <w:szCs w:val="20"/>
                    </w:rPr>
                  </w:rPrChange>
                </w:rPr>
                <w:delText>Weight(kg)</w:delText>
              </w:r>
            </w:del>
          </w:p>
        </w:tc>
        <w:tc>
          <w:tcPr>
            <w:tcW w:w="0" w:type="auto"/>
            <w:tcBorders>
              <w:top w:val="nil"/>
              <w:left w:val="nil"/>
              <w:bottom w:val="nil"/>
              <w:right w:val="nil"/>
            </w:tcBorders>
            <w:vAlign w:val="center"/>
            <w:hideMark/>
          </w:tcPr>
          <w:p w14:paraId="3B56062F" w14:textId="55BDA8C4" w:rsidR="00065C7A" w:rsidRPr="00FD35A8" w:rsidDel="00516C9E" w:rsidRDefault="00065C7A" w:rsidP="006921A2">
            <w:pPr>
              <w:jc w:val="center"/>
              <w:rPr>
                <w:del w:id="107" w:author="Yali Chen" w:date="2025-12-17T09:25:00Z" w16du:dateUtc="2025-12-17T01:25:00Z"/>
                <w:rFonts w:ascii="Times New Roman" w:eastAsia="等线" w:hAnsi="Times New Roman" w:cs="Times New Roman"/>
                <w:strike/>
                <w:color w:val="000000"/>
                <w:szCs w:val="20"/>
                <w:rPrChange w:id="108" w:author="Pan, Zhemin" w:date="2025-12-13T11:22:00Z" w16du:dateUtc="2025-12-13T03:22:00Z">
                  <w:rPr>
                    <w:del w:id="109" w:author="Yali Chen" w:date="2025-12-17T09:25:00Z" w16du:dateUtc="2025-12-17T01:25:00Z"/>
                    <w:rFonts w:ascii="Times New Roman" w:eastAsia="等线" w:hAnsi="Times New Roman" w:cs="Times New Roman"/>
                    <w:color w:val="000000"/>
                    <w:szCs w:val="20"/>
                  </w:rPr>
                </w:rPrChange>
              </w:rPr>
            </w:pPr>
            <w:del w:id="110" w:author="Yali Chen" w:date="2025-12-17T09:25:00Z" w16du:dateUtc="2025-12-17T01:25:00Z">
              <w:r w:rsidRPr="00FD35A8" w:rsidDel="00516C9E">
                <w:rPr>
                  <w:rFonts w:ascii="Times New Roman" w:eastAsia="等线" w:hAnsi="Times New Roman" w:cs="Times New Roman"/>
                  <w:strike/>
                  <w:color w:val="000000"/>
                  <w:szCs w:val="20"/>
                  <w:rPrChange w:id="111" w:author="Pan, Zhemin" w:date="2025-12-13T11:22:00Z" w16du:dateUtc="2025-12-13T03:22:00Z">
                    <w:rPr>
                      <w:rFonts w:ascii="Times New Roman" w:eastAsia="等线" w:hAnsi="Times New Roman" w:cs="Times New Roman"/>
                      <w:color w:val="000000"/>
                      <w:szCs w:val="20"/>
                    </w:rPr>
                  </w:rPrChange>
                </w:rPr>
                <w:delText>xx.x</w:delText>
              </w:r>
            </w:del>
          </w:p>
        </w:tc>
        <w:tc>
          <w:tcPr>
            <w:tcW w:w="0" w:type="auto"/>
            <w:tcBorders>
              <w:top w:val="nil"/>
              <w:left w:val="nil"/>
              <w:bottom w:val="nil"/>
              <w:right w:val="nil"/>
            </w:tcBorders>
            <w:vAlign w:val="center"/>
            <w:hideMark/>
          </w:tcPr>
          <w:p w14:paraId="6E3811F0" w14:textId="700ACF4A" w:rsidR="00065C7A" w:rsidRPr="00FD35A8" w:rsidDel="00516C9E" w:rsidRDefault="00065C7A" w:rsidP="006921A2">
            <w:pPr>
              <w:jc w:val="center"/>
              <w:rPr>
                <w:del w:id="112" w:author="Yali Chen" w:date="2025-12-17T09:25:00Z" w16du:dateUtc="2025-12-17T01:25:00Z"/>
                <w:rFonts w:ascii="Times New Roman" w:eastAsia="等线" w:hAnsi="Times New Roman" w:cs="Times New Roman"/>
                <w:strike/>
                <w:color w:val="000000"/>
                <w:szCs w:val="20"/>
                <w:rPrChange w:id="113" w:author="Pan, Zhemin" w:date="2025-12-13T11:22:00Z" w16du:dateUtc="2025-12-13T03:22:00Z">
                  <w:rPr>
                    <w:del w:id="114" w:author="Yali Chen" w:date="2025-12-17T09:25:00Z" w16du:dateUtc="2025-12-17T01:25:00Z"/>
                    <w:rFonts w:ascii="Times New Roman" w:eastAsia="等线" w:hAnsi="Times New Roman" w:cs="Times New Roman"/>
                    <w:color w:val="000000"/>
                    <w:szCs w:val="20"/>
                  </w:rPr>
                </w:rPrChange>
              </w:rPr>
            </w:pPr>
            <w:del w:id="115" w:author="Yali Chen" w:date="2025-12-17T09:25:00Z" w16du:dateUtc="2025-12-17T01:25:00Z">
              <w:r w:rsidRPr="00FD35A8" w:rsidDel="00516C9E">
                <w:rPr>
                  <w:rFonts w:ascii="Times New Roman" w:eastAsia="等线" w:hAnsi="Times New Roman" w:cs="Times New Roman"/>
                  <w:strike/>
                  <w:color w:val="000000"/>
                  <w:szCs w:val="20"/>
                  <w:rPrChange w:id="116" w:author="Pan, Zhemin" w:date="2025-12-13T11:22:00Z" w16du:dateUtc="2025-12-13T03:22:00Z">
                    <w:rPr>
                      <w:rFonts w:ascii="Times New Roman" w:eastAsia="等线" w:hAnsi="Times New Roman" w:cs="Times New Roman"/>
                      <w:color w:val="000000"/>
                      <w:szCs w:val="20"/>
                    </w:rPr>
                  </w:rPrChange>
                </w:rPr>
                <w:delText>xx.x</w:delText>
              </w:r>
            </w:del>
          </w:p>
        </w:tc>
        <w:tc>
          <w:tcPr>
            <w:tcW w:w="0" w:type="auto"/>
            <w:tcBorders>
              <w:top w:val="nil"/>
              <w:left w:val="nil"/>
              <w:bottom w:val="nil"/>
              <w:right w:val="nil"/>
            </w:tcBorders>
            <w:vAlign w:val="center"/>
            <w:hideMark/>
          </w:tcPr>
          <w:p w14:paraId="78150E5C" w14:textId="6A36A390" w:rsidR="00065C7A" w:rsidRPr="00FD35A8" w:rsidDel="00516C9E" w:rsidRDefault="00065C7A" w:rsidP="006921A2">
            <w:pPr>
              <w:jc w:val="center"/>
              <w:rPr>
                <w:del w:id="117" w:author="Yali Chen" w:date="2025-12-17T09:25:00Z" w16du:dateUtc="2025-12-17T01:25:00Z"/>
                <w:rFonts w:ascii="Times New Roman" w:eastAsia="等线" w:hAnsi="Times New Roman" w:cs="Times New Roman"/>
                <w:strike/>
                <w:color w:val="000000"/>
                <w:szCs w:val="20"/>
                <w:rPrChange w:id="118" w:author="Pan, Zhemin" w:date="2025-12-13T11:22:00Z" w16du:dateUtc="2025-12-13T03:22:00Z">
                  <w:rPr>
                    <w:del w:id="119" w:author="Yali Chen" w:date="2025-12-17T09:25:00Z" w16du:dateUtc="2025-12-17T01:25:00Z"/>
                    <w:rFonts w:ascii="Times New Roman" w:eastAsia="等线" w:hAnsi="Times New Roman" w:cs="Times New Roman"/>
                    <w:color w:val="000000"/>
                    <w:szCs w:val="20"/>
                  </w:rPr>
                </w:rPrChange>
              </w:rPr>
            </w:pPr>
            <w:del w:id="120" w:author="Yali Chen" w:date="2025-12-17T09:25:00Z" w16du:dateUtc="2025-12-17T01:25:00Z">
              <w:r w:rsidRPr="00FD35A8" w:rsidDel="00516C9E">
                <w:rPr>
                  <w:rFonts w:ascii="Times New Roman" w:eastAsia="等线" w:hAnsi="Times New Roman" w:cs="Times New Roman"/>
                  <w:strike/>
                  <w:color w:val="000000"/>
                  <w:szCs w:val="20"/>
                  <w:rPrChange w:id="121" w:author="Pan, Zhemin" w:date="2025-12-13T11:22:00Z" w16du:dateUtc="2025-12-13T03:22:00Z">
                    <w:rPr>
                      <w:rFonts w:ascii="Times New Roman" w:eastAsia="等线" w:hAnsi="Times New Roman" w:cs="Times New Roman"/>
                      <w:color w:val="000000"/>
                      <w:szCs w:val="20"/>
                    </w:rPr>
                  </w:rPrChange>
                </w:rPr>
                <w:delText>xx.x</w:delText>
              </w:r>
            </w:del>
          </w:p>
        </w:tc>
        <w:tc>
          <w:tcPr>
            <w:tcW w:w="0" w:type="auto"/>
            <w:tcBorders>
              <w:top w:val="nil"/>
              <w:left w:val="nil"/>
              <w:bottom w:val="nil"/>
              <w:right w:val="nil"/>
            </w:tcBorders>
            <w:vAlign w:val="center"/>
            <w:hideMark/>
          </w:tcPr>
          <w:p w14:paraId="5AD4C818" w14:textId="087BCDD4" w:rsidR="00065C7A" w:rsidRPr="00FD35A8" w:rsidDel="00516C9E" w:rsidRDefault="00065C7A" w:rsidP="006921A2">
            <w:pPr>
              <w:jc w:val="center"/>
              <w:rPr>
                <w:del w:id="122" w:author="Yali Chen" w:date="2025-12-17T09:25:00Z" w16du:dateUtc="2025-12-17T01:25:00Z"/>
                <w:rFonts w:ascii="Times New Roman" w:eastAsia="等线" w:hAnsi="Times New Roman" w:cs="Times New Roman"/>
                <w:strike/>
                <w:color w:val="000000"/>
                <w:szCs w:val="20"/>
                <w:rPrChange w:id="123" w:author="Pan, Zhemin" w:date="2025-12-13T11:22:00Z" w16du:dateUtc="2025-12-13T03:22:00Z">
                  <w:rPr>
                    <w:del w:id="124" w:author="Yali Chen" w:date="2025-12-17T09:25:00Z" w16du:dateUtc="2025-12-17T01:25:00Z"/>
                    <w:rFonts w:ascii="Times New Roman" w:eastAsia="等线" w:hAnsi="Times New Roman" w:cs="Times New Roman"/>
                    <w:color w:val="000000"/>
                    <w:szCs w:val="20"/>
                  </w:rPr>
                </w:rPrChange>
              </w:rPr>
            </w:pPr>
            <w:del w:id="125" w:author="Yali Chen" w:date="2025-12-17T09:25:00Z" w16du:dateUtc="2025-12-17T01:25:00Z">
              <w:r w:rsidRPr="00FD35A8" w:rsidDel="00516C9E">
                <w:rPr>
                  <w:rFonts w:ascii="Times New Roman" w:eastAsia="等线" w:hAnsi="Times New Roman" w:cs="Times New Roman"/>
                  <w:strike/>
                  <w:color w:val="000000"/>
                  <w:szCs w:val="20"/>
                  <w:rPrChange w:id="126" w:author="Pan, Zhemin" w:date="2025-12-13T11:22:00Z" w16du:dateUtc="2025-12-13T03:22:00Z">
                    <w:rPr>
                      <w:rFonts w:ascii="Times New Roman" w:eastAsia="等线" w:hAnsi="Times New Roman" w:cs="Times New Roman"/>
                      <w:color w:val="000000"/>
                      <w:szCs w:val="20"/>
                    </w:rPr>
                  </w:rPrChange>
                </w:rPr>
                <w:delText>xx.x</w:delText>
              </w:r>
              <w:commentRangeEnd w:id="103"/>
              <w:r w:rsidR="00EA2B6B" w:rsidRPr="00FD35A8" w:rsidDel="00516C9E">
                <w:rPr>
                  <w:rStyle w:val="CommentReference"/>
                  <w:rFonts w:ascii="Times New Roman" w:eastAsia="等线" w:hAnsi="Times New Roman" w:cs="Times New Roman"/>
                  <w:strike/>
                  <w:color w:val="000000"/>
                  <w:sz w:val="20"/>
                  <w:szCs w:val="20"/>
                  <w:rPrChange w:id="127" w:author="Pan, Zhemin" w:date="2025-12-13T11:22:00Z" w16du:dateUtc="2025-12-13T03:22:00Z">
                    <w:rPr>
                      <w:rStyle w:val="CommentReference"/>
                      <w:rFonts w:ascii="Times New Roman" w:eastAsia="等线" w:hAnsi="Times New Roman" w:cs="Times New Roman"/>
                      <w:color w:val="000000"/>
                      <w:sz w:val="20"/>
                      <w:szCs w:val="20"/>
                    </w:rPr>
                  </w:rPrChange>
                </w:rPr>
                <w:commentReference w:id="103"/>
              </w:r>
              <w:commentRangeEnd w:id="104"/>
              <w:r w:rsidR="00320889" w:rsidRPr="00FD35A8" w:rsidDel="00516C9E">
                <w:rPr>
                  <w:rStyle w:val="CommentReference"/>
                  <w:rFonts w:ascii="Times New Roman" w:eastAsia="等线" w:hAnsi="Times New Roman" w:cs="Times New Roman"/>
                  <w:strike/>
                  <w:color w:val="000000"/>
                  <w:sz w:val="20"/>
                  <w:szCs w:val="20"/>
                  <w:rPrChange w:id="128" w:author="Pan, Zhemin" w:date="2025-12-13T11:22:00Z" w16du:dateUtc="2025-12-13T03:22:00Z">
                    <w:rPr>
                      <w:rStyle w:val="CommentReference"/>
                      <w:rFonts w:ascii="Times New Roman" w:eastAsia="等线" w:hAnsi="Times New Roman" w:cs="Times New Roman"/>
                      <w:color w:val="000000"/>
                      <w:sz w:val="20"/>
                      <w:szCs w:val="20"/>
                    </w:rPr>
                  </w:rPrChange>
                </w:rPr>
                <w:commentReference w:id="104"/>
              </w:r>
            </w:del>
          </w:p>
        </w:tc>
        <w:tc>
          <w:tcPr>
            <w:tcW w:w="0" w:type="auto"/>
            <w:tcBorders>
              <w:top w:val="nil"/>
              <w:left w:val="nil"/>
              <w:bottom w:val="nil"/>
              <w:right w:val="nil"/>
            </w:tcBorders>
            <w:vAlign w:val="center"/>
            <w:hideMark/>
          </w:tcPr>
          <w:p w14:paraId="300D377B" w14:textId="1093E5BB" w:rsidR="00065C7A" w:rsidRPr="00FD35A8" w:rsidDel="00516C9E" w:rsidRDefault="00065C7A" w:rsidP="006921A2">
            <w:pPr>
              <w:jc w:val="center"/>
              <w:rPr>
                <w:del w:id="129" w:author="Yali Chen" w:date="2025-12-17T09:25:00Z" w16du:dateUtc="2025-12-17T01:25:00Z"/>
                <w:rFonts w:ascii="Times New Roman" w:eastAsia="等线" w:hAnsi="Times New Roman" w:cs="Times New Roman"/>
                <w:color w:val="000000"/>
                <w:szCs w:val="20"/>
              </w:rPr>
            </w:pPr>
          </w:p>
        </w:tc>
      </w:tr>
      <w:tr w:rsidR="00065C7A" w:rsidRPr="00FD35A8" w14:paraId="7D7D7E30" w14:textId="77777777" w:rsidTr="006921A2">
        <w:trPr>
          <w:trHeight w:val="285"/>
        </w:trPr>
        <w:tc>
          <w:tcPr>
            <w:tcW w:w="0" w:type="auto"/>
            <w:tcBorders>
              <w:top w:val="nil"/>
              <w:left w:val="nil"/>
              <w:bottom w:val="nil"/>
              <w:right w:val="nil"/>
            </w:tcBorders>
            <w:vAlign w:val="center"/>
            <w:hideMark/>
          </w:tcPr>
          <w:p w14:paraId="1E96A3F3" w14:textId="77777777" w:rsidR="00065C7A" w:rsidRPr="00FD35A8" w:rsidRDefault="00065C7A" w:rsidP="006921A2">
            <w:pPr>
              <w:jc w:val="left"/>
              <w:rPr>
                <w:rFonts w:ascii="Times New Roman" w:eastAsia="等线" w:hAnsi="Times New Roman" w:cs="Times New Roman"/>
                <w:color w:val="000000"/>
                <w:szCs w:val="20"/>
              </w:rPr>
            </w:pPr>
            <w:r w:rsidRPr="00FD35A8">
              <w:rPr>
                <w:rFonts w:ascii="Times New Roman" w:eastAsia="等线" w:hAnsi="Times New Roman" w:cs="Times New Roman"/>
                <w:color w:val="000000"/>
                <w:szCs w:val="20"/>
              </w:rPr>
              <w:t>Follow-up duration (months)</w:t>
            </w:r>
          </w:p>
        </w:tc>
        <w:tc>
          <w:tcPr>
            <w:tcW w:w="0" w:type="auto"/>
            <w:tcBorders>
              <w:top w:val="nil"/>
              <w:left w:val="nil"/>
              <w:bottom w:val="nil"/>
              <w:right w:val="nil"/>
            </w:tcBorders>
            <w:vAlign w:val="center"/>
            <w:hideMark/>
          </w:tcPr>
          <w:p w14:paraId="141C66AA" w14:textId="77777777" w:rsidR="00065C7A" w:rsidRPr="00FD35A8" w:rsidRDefault="00065C7A" w:rsidP="006921A2">
            <w:pPr>
              <w:jc w:val="center"/>
              <w:rPr>
                <w:rFonts w:ascii="Times New Roman" w:eastAsia="等线" w:hAnsi="Times New Roman" w:cs="Times New Roman"/>
                <w:color w:val="000000"/>
                <w:szCs w:val="20"/>
              </w:rPr>
            </w:pPr>
            <w:r w:rsidRPr="00FD35A8">
              <w:rPr>
                <w:rFonts w:ascii="Times New Roman" w:eastAsia="等线" w:hAnsi="Times New Roman" w:cs="Times New Roman"/>
                <w:color w:val="000000"/>
                <w:szCs w:val="20"/>
              </w:rPr>
              <w:t>xx.x</w:t>
            </w:r>
          </w:p>
        </w:tc>
        <w:tc>
          <w:tcPr>
            <w:tcW w:w="0" w:type="auto"/>
            <w:tcBorders>
              <w:top w:val="nil"/>
              <w:left w:val="nil"/>
              <w:bottom w:val="nil"/>
              <w:right w:val="nil"/>
            </w:tcBorders>
            <w:vAlign w:val="center"/>
            <w:hideMark/>
          </w:tcPr>
          <w:p w14:paraId="209B42E1" w14:textId="77777777" w:rsidR="00065C7A" w:rsidRPr="00FD35A8" w:rsidRDefault="00065C7A" w:rsidP="006921A2">
            <w:pPr>
              <w:jc w:val="center"/>
              <w:rPr>
                <w:rFonts w:ascii="Times New Roman" w:eastAsia="等线" w:hAnsi="Times New Roman" w:cs="Times New Roman"/>
                <w:color w:val="000000"/>
                <w:szCs w:val="20"/>
              </w:rPr>
            </w:pPr>
            <w:r w:rsidRPr="00FD35A8">
              <w:rPr>
                <w:rFonts w:ascii="Times New Roman" w:eastAsia="等线" w:hAnsi="Times New Roman" w:cs="Times New Roman"/>
                <w:color w:val="000000"/>
                <w:szCs w:val="20"/>
              </w:rPr>
              <w:t>xx.x</w:t>
            </w:r>
          </w:p>
        </w:tc>
        <w:tc>
          <w:tcPr>
            <w:tcW w:w="0" w:type="auto"/>
            <w:tcBorders>
              <w:top w:val="nil"/>
              <w:left w:val="nil"/>
              <w:bottom w:val="nil"/>
              <w:right w:val="nil"/>
            </w:tcBorders>
            <w:vAlign w:val="center"/>
            <w:hideMark/>
          </w:tcPr>
          <w:p w14:paraId="7F617146" w14:textId="77777777" w:rsidR="00065C7A" w:rsidRPr="00FD35A8" w:rsidRDefault="00065C7A" w:rsidP="006921A2">
            <w:pPr>
              <w:jc w:val="center"/>
              <w:rPr>
                <w:rFonts w:ascii="Times New Roman" w:eastAsia="等线" w:hAnsi="Times New Roman" w:cs="Times New Roman"/>
                <w:color w:val="000000"/>
                <w:szCs w:val="20"/>
              </w:rPr>
            </w:pPr>
            <w:r w:rsidRPr="00FD35A8">
              <w:rPr>
                <w:rFonts w:ascii="Times New Roman" w:eastAsia="等线" w:hAnsi="Times New Roman" w:cs="Times New Roman"/>
                <w:color w:val="000000"/>
                <w:szCs w:val="20"/>
              </w:rPr>
              <w:t>xx.x</w:t>
            </w:r>
          </w:p>
        </w:tc>
        <w:tc>
          <w:tcPr>
            <w:tcW w:w="0" w:type="auto"/>
            <w:tcBorders>
              <w:top w:val="nil"/>
              <w:left w:val="nil"/>
              <w:bottom w:val="nil"/>
              <w:right w:val="nil"/>
            </w:tcBorders>
            <w:vAlign w:val="center"/>
            <w:hideMark/>
          </w:tcPr>
          <w:p w14:paraId="58438BD4" w14:textId="77777777" w:rsidR="00065C7A" w:rsidRPr="00FD35A8" w:rsidRDefault="00065C7A" w:rsidP="006921A2">
            <w:pPr>
              <w:jc w:val="center"/>
              <w:rPr>
                <w:rFonts w:ascii="Times New Roman" w:eastAsia="等线" w:hAnsi="Times New Roman" w:cs="Times New Roman"/>
                <w:color w:val="000000"/>
                <w:szCs w:val="20"/>
              </w:rPr>
            </w:pPr>
            <w:r w:rsidRPr="00FD35A8">
              <w:rPr>
                <w:rFonts w:ascii="Times New Roman" w:eastAsia="等线" w:hAnsi="Times New Roman" w:cs="Times New Roman"/>
                <w:color w:val="000000"/>
                <w:szCs w:val="20"/>
              </w:rPr>
              <w:t>xx.x</w:t>
            </w:r>
          </w:p>
        </w:tc>
        <w:tc>
          <w:tcPr>
            <w:tcW w:w="0" w:type="auto"/>
            <w:tcBorders>
              <w:top w:val="nil"/>
              <w:left w:val="nil"/>
              <w:bottom w:val="nil"/>
              <w:right w:val="nil"/>
            </w:tcBorders>
            <w:vAlign w:val="center"/>
            <w:hideMark/>
          </w:tcPr>
          <w:p w14:paraId="32583888" w14:textId="77777777" w:rsidR="00065C7A" w:rsidRPr="00FD35A8" w:rsidRDefault="00065C7A" w:rsidP="006921A2">
            <w:pPr>
              <w:jc w:val="center"/>
              <w:rPr>
                <w:rFonts w:ascii="Times New Roman" w:eastAsia="等线" w:hAnsi="Times New Roman" w:cs="Times New Roman"/>
                <w:color w:val="000000"/>
                <w:szCs w:val="20"/>
              </w:rPr>
            </w:pPr>
          </w:p>
        </w:tc>
      </w:tr>
      <w:tr w:rsidR="00065C7A" w:rsidRPr="00FD35A8" w14:paraId="005F2618" w14:textId="77777777" w:rsidTr="006921A2">
        <w:trPr>
          <w:trHeight w:val="285"/>
        </w:trPr>
        <w:tc>
          <w:tcPr>
            <w:tcW w:w="0" w:type="auto"/>
            <w:tcBorders>
              <w:top w:val="nil"/>
              <w:left w:val="nil"/>
              <w:bottom w:val="nil"/>
              <w:right w:val="nil"/>
            </w:tcBorders>
            <w:vAlign w:val="center"/>
            <w:hideMark/>
          </w:tcPr>
          <w:p w14:paraId="525EEDE6" w14:textId="77777777" w:rsidR="00065C7A" w:rsidRPr="00FD35A8" w:rsidRDefault="00065C7A" w:rsidP="006921A2">
            <w:pPr>
              <w:jc w:val="left"/>
              <w:rPr>
                <w:rFonts w:ascii="Times New Roman" w:eastAsia="等线" w:hAnsi="Times New Roman" w:cs="Times New Roman"/>
                <w:color w:val="000000"/>
                <w:szCs w:val="20"/>
              </w:rPr>
            </w:pPr>
            <w:r w:rsidRPr="00FD35A8">
              <w:rPr>
                <w:rFonts w:ascii="Times New Roman" w:eastAsia="等线" w:hAnsi="Times New Roman" w:cs="Times New Roman"/>
                <w:color w:val="000000"/>
                <w:szCs w:val="20"/>
              </w:rPr>
              <w:t>Disease duration (years)</w:t>
            </w:r>
          </w:p>
        </w:tc>
        <w:tc>
          <w:tcPr>
            <w:tcW w:w="0" w:type="auto"/>
            <w:tcBorders>
              <w:top w:val="nil"/>
              <w:left w:val="nil"/>
              <w:bottom w:val="nil"/>
              <w:right w:val="nil"/>
            </w:tcBorders>
            <w:vAlign w:val="center"/>
            <w:hideMark/>
          </w:tcPr>
          <w:p w14:paraId="1ED97124" w14:textId="77777777" w:rsidR="00065C7A" w:rsidRPr="00FD35A8" w:rsidRDefault="00065C7A" w:rsidP="006921A2">
            <w:pPr>
              <w:jc w:val="center"/>
              <w:rPr>
                <w:rFonts w:ascii="Times New Roman" w:eastAsia="等线" w:hAnsi="Times New Roman" w:cs="Times New Roman"/>
                <w:color w:val="000000"/>
                <w:szCs w:val="20"/>
              </w:rPr>
            </w:pPr>
            <w:r w:rsidRPr="00FD35A8">
              <w:rPr>
                <w:rFonts w:ascii="Times New Roman" w:eastAsia="等线" w:hAnsi="Times New Roman" w:cs="Times New Roman"/>
                <w:color w:val="000000"/>
                <w:szCs w:val="20"/>
              </w:rPr>
              <w:t>xx.x</w:t>
            </w:r>
          </w:p>
        </w:tc>
        <w:tc>
          <w:tcPr>
            <w:tcW w:w="0" w:type="auto"/>
            <w:tcBorders>
              <w:top w:val="nil"/>
              <w:left w:val="nil"/>
              <w:bottom w:val="nil"/>
              <w:right w:val="nil"/>
            </w:tcBorders>
            <w:vAlign w:val="center"/>
            <w:hideMark/>
          </w:tcPr>
          <w:p w14:paraId="16D62ABA" w14:textId="77777777" w:rsidR="00065C7A" w:rsidRPr="00FD35A8" w:rsidRDefault="00065C7A" w:rsidP="006921A2">
            <w:pPr>
              <w:jc w:val="center"/>
              <w:rPr>
                <w:rFonts w:ascii="Times New Roman" w:eastAsia="等线" w:hAnsi="Times New Roman" w:cs="Times New Roman"/>
                <w:color w:val="000000"/>
                <w:szCs w:val="20"/>
              </w:rPr>
            </w:pPr>
            <w:r w:rsidRPr="00FD35A8">
              <w:rPr>
                <w:rFonts w:ascii="Times New Roman" w:eastAsia="等线" w:hAnsi="Times New Roman" w:cs="Times New Roman"/>
                <w:color w:val="000000"/>
                <w:szCs w:val="20"/>
              </w:rPr>
              <w:t>xx.x</w:t>
            </w:r>
          </w:p>
        </w:tc>
        <w:tc>
          <w:tcPr>
            <w:tcW w:w="0" w:type="auto"/>
            <w:tcBorders>
              <w:top w:val="nil"/>
              <w:left w:val="nil"/>
              <w:bottom w:val="nil"/>
              <w:right w:val="nil"/>
            </w:tcBorders>
            <w:vAlign w:val="center"/>
            <w:hideMark/>
          </w:tcPr>
          <w:p w14:paraId="3131E156" w14:textId="77777777" w:rsidR="00065C7A" w:rsidRPr="00FD35A8" w:rsidRDefault="00065C7A" w:rsidP="006921A2">
            <w:pPr>
              <w:jc w:val="center"/>
              <w:rPr>
                <w:rFonts w:ascii="Times New Roman" w:eastAsia="等线" w:hAnsi="Times New Roman" w:cs="Times New Roman"/>
                <w:color w:val="000000"/>
                <w:szCs w:val="20"/>
              </w:rPr>
            </w:pPr>
            <w:r w:rsidRPr="00FD35A8">
              <w:rPr>
                <w:rFonts w:ascii="Times New Roman" w:eastAsia="等线" w:hAnsi="Times New Roman" w:cs="Times New Roman"/>
                <w:color w:val="000000"/>
                <w:szCs w:val="20"/>
              </w:rPr>
              <w:t>xx.x</w:t>
            </w:r>
          </w:p>
        </w:tc>
        <w:tc>
          <w:tcPr>
            <w:tcW w:w="0" w:type="auto"/>
            <w:tcBorders>
              <w:top w:val="nil"/>
              <w:left w:val="nil"/>
              <w:bottom w:val="nil"/>
              <w:right w:val="nil"/>
            </w:tcBorders>
            <w:vAlign w:val="center"/>
            <w:hideMark/>
          </w:tcPr>
          <w:p w14:paraId="619E69D2" w14:textId="77777777" w:rsidR="00065C7A" w:rsidRPr="00FD35A8" w:rsidRDefault="00065C7A" w:rsidP="006921A2">
            <w:pPr>
              <w:jc w:val="center"/>
              <w:rPr>
                <w:rFonts w:ascii="Times New Roman" w:eastAsia="等线" w:hAnsi="Times New Roman" w:cs="Times New Roman"/>
                <w:color w:val="000000"/>
                <w:szCs w:val="20"/>
              </w:rPr>
            </w:pPr>
            <w:r w:rsidRPr="00FD35A8">
              <w:rPr>
                <w:rFonts w:ascii="Times New Roman" w:eastAsia="等线" w:hAnsi="Times New Roman" w:cs="Times New Roman"/>
                <w:color w:val="000000"/>
                <w:szCs w:val="20"/>
              </w:rPr>
              <w:t>xx.x</w:t>
            </w:r>
          </w:p>
        </w:tc>
        <w:tc>
          <w:tcPr>
            <w:tcW w:w="0" w:type="auto"/>
            <w:tcBorders>
              <w:top w:val="nil"/>
              <w:left w:val="nil"/>
              <w:bottom w:val="nil"/>
              <w:right w:val="nil"/>
            </w:tcBorders>
            <w:vAlign w:val="center"/>
            <w:hideMark/>
          </w:tcPr>
          <w:p w14:paraId="154E855E" w14:textId="77777777" w:rsidR="00065C7A" w:rsidRPr="00FD35A8" w:rsidRDefault="00065C7A" w:rsidP="006921A2">
            <w:pPr>
              <w:jc w:val="center"/>
              <w:rPr>
                <w:rFonts w:ascii="Times New Roman" w:eastAsia="等线" w:hAnsi="Times New Roman" w:cs="Times New Roman"/>
                <w:color w:val="000000"/>
                <w:szCs w:val="20"/>
              </w:rPr>
            </w:pPr>
          </w:p>
        </w:tc>
      </w:tr>
      <w:tr w:rsidR="00581574" w:rsidRPr="00FD35A8" w14:paraId="74C62975" w14:textId="77777777" w:rsidTr="006921A2">
        <w:trPr>
          <w:trHeight w:val="285"/>
        </w:trPr>
        <w:tc>
          <w:tcPr>
            <w:tcW w:w="0" w:type="auto"/>
            <w:tcBorders>
              <w:top w:val="nil"/>
              <w:left w:val="nil"/>
              <w:bottom w:val="nil"/>
              <w:right w:val="nil"/>
            </w:tcBorders>
            <w:noWrap/>
            <w:vAlign w:val="center"/>
          </w:tcPr>
          <w:p w14:paraId="6E29E6E2" w14:textId="56AA5832" w:rsidR="00581574" w:rsidRPr="00FD35A8" w:rsidRDefault="00581574" w:rsidP="00581574">
            <w:pPr>
              <w:jc w:val="left"/>
              <w:rPr>
                <w:rFonts w:ascii="Times New Roman" w:eastAsia="等线" w:hAnsi="Times New Roman" w:cs="Times New Roman"/>
                <w:color w:val="auto"/>
                <w:szCs w:val="20"/>
              </w:rPr>
            </w:pPr>
            <w:commentRangeStart w:id="130"/>
            <w:commentRangeStart w:id="131"/>
            <w:commentRangeStart w:id="132"/>
            <w:r w:rsidRPr="00FD35A8">
              <w:rPr>
                <w:rFonts w:ascii="Times New Roman" w:eastAsia="等线" w:hAnsi="Times New Roman" w:cs="Times New Roman"/>
                <w:color w:val="auto"/>
                <w:szCs w:val="20"/>
              </w:rPr>
              <w:t>Disease subtype</w:t>
            </w:r>
          </w:p>
        </w:tc>
        <w:tc>
          <w:tcPr>
            <w:tcW w:w="0" w:type="auto"/>
            <w:tcBorders>
              <w:top w:val="nil"/>
              <w:left w:val="nil"/>
              <w:bottom w:val="nil"/>
              <w:right w:val="nil"/>
            </w:tcBorders>
          </w:tcPr>
          <w:p w14:paraId="588B6EED" w14:textId="0099A422" w:rsidR="00581574" w:rsidRPr="00FD35A8" w:rsidRDefault="00581574" w:rsidP="00581574">
            <w:pPr>
              <w:jc w:val="center"/>
              <w:rPr>
                <w:rFonts w:ascii="Times New Roman" w:eastAsia="等线" w:hAnsi="Times New Roman" w:cs="Times New Roman"/>
                <w:color w:val="000000"/>
                <w:szCs w:val="20"/>
              </w:rPr>
            </w:pPr>
            <w:r w:rsidRPr="00FD35A8">
              <w:rPr>
                <w:rFonts w:ascii="Times New Roman" w:eastAsia="等线" w:hAnsi="Times New Roman" w:cs="Times New Roman"/>
                <w:color w:val="000000"/>
                <w:szCs w:val="20"/>
              </w:rPr>
              <w:t>DM</w:t>
            </w:r>
          </w:p>
        </w:tc>
        <w:tc>
          <w:tcPr>
            <w:tcW w:w="0" w:type="auto"/>
            <w:tcBorders>
              <w:top w:val="nil"/>
              <w:left w:val="nil"/>
              <w:bottom w:val="nil"/>
              <w:right w:val="nil"/>
            </w:tcBorders>
          </w:tcPr>
          <w:p w14:paraId="782B59A1" w14:textId="213A5171" w:rsidR="00581574" w:rsidRPr="00FD35A8" w:rsidRDefault="00581574" w:rsidP="00581574">
            <w:pPr>
              <w:jc w:val="center"/>
              <w:rPr>
                <w:rFonts w:ascii="Times New Roman" w:eastAsia="等线" w:hAnsi="Times New Roman" w:cs="Times New Roman"/>
                <w:color w:val="000000"/>
                <w:szCs w:val="20"/>
              </w:rPr>
            </w:pPr>
            <w:r w:rsidRPr="00FD35A8">
              <w:rPr>
                <w:rFonts w:ascii="Times New Roman" w:eastAsia="等线" w:hAnsi="Times New Roman" w:cs="Times New Roman"/>
                <w:color w:val="000000"/>
                <w:szCs w:val="20"/>
              </w:rPr>
              <w:t>PM</w:t>
            </w:r>
          </w:p>
        </w:tc>
        <w:tc>
          <w:tcPr>
            <w:tcW w:w="0" w:type="auto"/>
            <w:tcBorders>
              <w:top w:val="nil"/>
              <w:left w:val="nil"/>
              <w:bottom w:val="nil"/>
              <w:right w:val="nil"/>
            </w:tcBorders>
          </w:tcPr>
          <w:p w14:paraId="321A6608" w14:textId="55533285" w:rsidR="00581574" w:rsidRPr="00FD35A8" w:rsidRDefault="00581574" w:rsidP="00581574">
            <w:pPr>
              <w:jc w:val="center"/>
              <w:rPr>
                <w:rFonts w:ascii="Times New Roman" w:eastAsia="等线" w:hAnsi="Times New Roman" w:cs="Times New Roman"/>
                <w:color w:val="000000"/>
                <w:szCs w:val="20"/>
              </w:rPr>
            </w:pPr>
            <w:r w:rsidRPr="00FD35A8">
              <w:rPr>
                <w:rFonts w:ascii="Times New Roman" w:eastAsia="等线" w:hAnsi="Times New Roman" w:cs="Times New Roman"/>
                <w:color w:val="000000"/>
                <w:szCs w:val="20"/>
              </w:rPr>
              <w:t>DM</w:t>
            </w:r>
          </w:p>
        </w:tc>
        <w:tc>
          <w:tcPr>
            <w:tcW w:w="0" w:type="auto"/>
            <w:tcBorders>
              <w:top w:val="nil"/>
              <w:left w:val="nil"/>
              <w:bottom w:val="nil"/>
              <w:right w:val="nil"/>
            </w:tcBorders>
          </w:tcPr>
          <w:p w14:paraId="39C91427" w14:textId="73C5EED1" w:rsidR="00581574" w:rsidRPr="00FD35A8" w:rsidRDefault="00581574" w:rsidP="00581574">
            <w:pPr>
              <w:jc w:val="center"/>
              <w:rPr>
                <w:rFonts w:ascii="Times New Roman" w:eastAsia="等线" w:hAnsi="Times New Roman" w:cs="Times New Roman"/>
                <w:color w:val="000000"/>
                <w:szCs w:val="20"/>
              </w:rPr>
            </w:pPr>
            <w:r w:rsidRPr="00FD35A8">
              <w:rPr>
                <w:rFonts w:ascii="Times New Roman" w:eastAsia="等线" w:hAnsi="Times New Roman" w:cs="Times New Roman"/>
                <w:color w:val="000000"/>
                <w:szCs w:val="20"/>
              </w:rPr>
              <w:t>PM</w:t>
            </w:r>
            <w:commentRangeEnd w:id="130"/>
            <w:r w:rsidR="00286D44" w:rsidRPr="00FD35A8">
              <w:rPr>
                <w:rStyle w:val="CommentReference"/>
                <w:rFonts w:ascii="Times New Roman" w:eastAsia="等线" w:hAnsi="Times New Roman" w:cs="Times New Roman"/>
                <w:color w:val="000000"/>
                <w:sz w:val="20"/>
                <w:szCs w:val="20"/>
              </w:rPr>
              <w:commentReference w:id="130"/>
            </w:r>
            <w:commentRangeEnd w:id="131"/>
            <w:r w:rsidR="008A20C6" w:rsidRPr="00FD35A8">
              <w:rPr>
                <w:rStyle w:val="CommentReference"/>
                <w:rFonts w:ascii="Times New Roman" w:eastAsia="等线" w:hAnsi="Times New Roman" w:cs="Times New Roman"/>
                <w:color w:val="000000"/>
                <w:sz w:val="20"/>
                <w:szCs w:val="20"/>
              </w:rPr>
              <w:commentReference w:id="131"/>
            </w:r>
            <w:commentRangeEnd w:id="132"/>
            <w:r w:rsidR="00E35FC9" w:rsidRPr="00FD35A8">
              <w:rPr>
                <w:rStyle w:val="CommentReference"/>
                <w:rFonts w:ascii="Times New Roman" w:eastAsia="等线" w:hAnsi="Times New Roman" w:cs="Times New Roman"/>
                <w:color w:val="000000"/>
                <w:sz w:val="20"/>
                <w:szCs w:val="20"/>
              </w:rPr>
              <w:commentReference w:id="132"/>
            </w:r>
          </w:p>
        </w:tc>
        <w:tc>
          <w:tcPr>
            <w:tcW w:w="0" w:type="auto"/>
            <w:tcBorders>
              <w:top w:val="nil"/>
              <w:left w:val="nil"/>
              <w:bottom w:val="nil"/>
              <w:right w:val="nil"/>
            </w:tcBorders>
            <w:vAlign w:val="center"/>
          </w:tcPr>
          <w:p w14:paraId="7216EE70" w14:textId="77777777" w:rsidR="00581574" w:rsidRPr="00FD35A8" w:rsidRDefault="00581574" w:rsidP="00581574">
            <w:pPr>
              <w:jc w:val="center"/>
              <w:rPr>
                <w:rFonts w:ascii="Times New Roman" w:eastAsia="等线" w:hAnsi="Times New Roman" w:cs="Times New Roman"/>
                <w:color w:val="000000"/>
                <w:szCs w:val="20"/>
              </w:rPr>
            </w:pPr>
          </w:p>
        </w:tc>
      </w:tr>
      <w:tr w:rsidR="00065C7A" w:rsidRPr="00FD35A8" w14:paraId="7FF49C9C" w14:textId="77777777" w:rsidTr="006921A2">
        <w:trPr>
          <w:trHeight w:val="285"/>
        </w:trPr>
        <w:tc>
          <w:tcPr>
            <w:tcW w:w="0" w:type="auto"/>
            <w:tcBorders>
              <w:top w:val="nil"/>
              <w:left w:val="nil"/>
              <w:bottom w:val="nil"/>
              <w:right w:val="nil"/>
            </w:tcBorders>
            <w:noWrap/>
            <w:vAlign w:val="center"/>
            <w:hideMark/>
          </w:tcPr>
          <w:p w14:paraId="5D450A02" w14:textId="77777777" w:rsidR="00065C7A" w:rsidRPr="00FD35A8" w:rsidRDefault="00065C7A" w:rsidP="006921A2">
            <w:pPr>
              <w:jc w:val="left"/>
              <w:rPr>
                <w:rFonts w:ascii="Times New Roman" w:eastAsia="等线" w:hAnsi="Times New Roman" w:cs="Times New Roman"/>
                <w:color w:val="auto"/>
                <w:szCs w:val="20"/>
              </w:rPr>
            </w:pPr>
            <w:commentRangeStart w:id="133"/>
            <w:commentRangeStart w:id="134"/>
            <w:r w:rsidRPr="00FD35A8">
              <w:rPr>
                <w:rFonts w:ascii="Times New Roman" w:eastAsia="等线" w:hAnsi="Times New Roman" w:cs="Times New Roman"/>
                <w:color w:val="auto"/>
                <w:szCs w:val="20"/>
              </w:rPr>
              <w:t>Interstitial lung disease</w:t>
            </w:r>
            <w:commentRangeEnd w:id="133"/>
            <w:r w:rsidR="00D61FDB" w:rsidRPr="00FD35A8">
              <w:rPr>
                <w:rStyle w:val="CommentReference"/>
                <w:rFonts w:ascii="Times New Roman" w:eastAsia="等线" w:hAnsi="Times New Roman" w:cs="Times New Roman"/>
                <w:color w:val="auto"/>
                <w:sz w:val="20"/>
                <w:szCs w:val="20"/>
              </w:rPr>
              <w:commentReference w:id="133"/>
            </w:r>
            <w:commentRangeEnd w:id="134"/>
            <w:r w:rsidR="007C5768" w:rsidRPr="00FD35A8">
              <w:rPr>
                <w:rStyle w:val="CommentReference"/>
                <w:rFonts w:ascii="Times New Roman" w:eastAsia="等线" w:hAnsi="Times New Roman" w:cs="Times New Roman"/>
                <w:color w:val="auto"/>
                <w:sz w:val="20"/>
                <w:szCs w:val="20"/>
              </w:rPr>
              <w:commentReference w:id="134"/>
            </w:r>
          </w:p>
        </w:tc>
        <w:tc>
          <w:tcPr>
            <w:tcW w:w="0" w:type="auto"/>
            <w:tcBorders>
              <w:top w:val="nil"/>
              <w:left w:val="nil"/>
              <w:bottom w:val="nil"/>
              <w:right w:val="nil"/>
            </w:tcBorders>
            <w:vAlign w:val="center"/>
            <w:hideMark/>
          </w:tcPr>
          <w:p w14:paraId="3C9DDDC6" w14:textId="77777777" w:rsidR="00065C7A" w:rsidRPr="00FD35A8" w:rsidRDefault="00065C7A" w:rsidP="006921A2">
            <w:pPr>
              <w:jc w:val="center"/>
              <w:rPr>
                <w:rFonts w:ascii="Times New Roman" w:eastAsia="等线" w:hAnsi="Times New Roman" w:cs="Times New Roman"/>
                <w:color w:val="000000"/>
                <w:szCs w:val="20"/>
              </w:rPr>
            </w:pPr>
            <w:r w:rsidRPr="00FD35A8">
              <w:rPr>
                <w:rFonts w:ascii="Times New Roman" w:eastAsia="等线" w:hAnsi="Times New Roman" w:cs="Times New Roman"/>
                <w:color w:val="000000"/>
                <w:szCs w:val="20"/>
              </w:rPr>
              <w:t>Y</w:t>
            </w:r>
          </w:p>
        </w:tc>
        <w:tc>
          <w:tcPr>
            <w:tcW w:w="0" w:type="auto"/>
            <w:tcBorders>
              <w:top w:val="nil"/>
              <w:left w:val="nil"/>
              <w:bottom w:val="nil"/>
              <w:right w:val="nil"/>
            </w:tcBorders>
            <w:vAlign w:val="center"/>
            <w:hideMark/>
          </w:tcPr>
          <w:p w14:paraId="0F51BE23" w14:textId="77777777" w:rsidR="00065C7A" w:rsidRPr="00FD35A8" w:rsidRDefault="00065C7A" w:rsidP="006921A2">
            <w:pPr>
              <w:jc w:val="center"/>
              <w:rPr>
                <w:rFonts w:ascii="Times New Roman" w:eastAsia="等线" w:hAnsi="Times New Roman" w:cs="Times New Roman"/>
                <w:color w:val="000000"/>
                <w:szCs w:val="20"/>
              </w:rPr>
            </w:pPr>
            <w:r w:rsidRPr="00FD35A8">
              <w:rPr>
                <w:rFonts w:ascii="Times New Roman" w:eastAsia="等线" w:hAnsi="Times New Roman" w:cs="Times New Roman"/>
                <w:color w:val="000000"/>
                <w:szCs w:val="20"/>
              </w:rPr>
              <w:t>Y</w:t>
            </w:r>
          </w:p>
        </w:tc>
        <w:tc>
          <w:tcPr>
            <w:tcW w:w="0" w:type="auto"/>
            <w:tcBorders>
              <w:top w:val="nil"/>
              <w:left w:val="nil"/>
              <w:bottom w:val="nil"/>
              <w:right w:val="nil"/>
            </w:tcBorders>
            <w:vAlign w:val="center"/>
            <w:hideMark/>
          </w:tcPr>
          <w:p w14:paraId="4DF809F3" w14:textId="77777777" w:rsidR="00065C7A" w:rsidRPr="00FD35A8" w:rsidRDefault="00065C7A" w:rsidP="006921A2">
            <w:pPr>
              <w:jc w:val="center"/>
              <w:rPr>
                <w:rFonts w:ascii="Times New Roman" w:eastAsia="等线" w:hAnsi="Times New Roman" w:cs="Times New Roman"/>
                <w:color w:val="000000"/>
                <w:szCs w:val="20"/>
              </w:rPr>
            </w:pPr>
            <w:r w:rsidRPr="00FD35A8">
              <w:rPr>
                <w:rFonts w:ascii="Times New Roman" w:eastAsia="等线" w:hAnsi="Times New Roman" w:cs="Times New Roman"/>
                <w:color w:val="000000"/>
                <w:szCs w:val="20"/>
              </w:rPr>
              <w:t>N</w:t>
            </w:r>
          </w:p>
        </w:tc>
        <w:tc>
          <w:tcPr>
            <w:tcW w:w="0" w:type="auto"/>
            <w:tcBorders>
              <w:top w:val="nil"/>
              <w:left w:val="nil"/>
              <w:bottom w:val="nil"/>
              <w:right w:val="nil"/>
            </w:tcBorders>
            <w:vAlign w:val="center"/>
            <w:hideMark/>
          </w:tcPr>
          <w:p w14:paraId="3FA282D3" w14:textId="77777777" w:rsidR="00065C7A" w:rsidRPr="00FD35A8" w:rsidRDefault="00065C7A" w:rsidP="006921A2">
            <w:pPr>
              <w:jc w:val="center"/>
              <w:rPr>
                <w:rFonts w:ascii="Times New Roman" w:eastAsia="等线" w:hAnsi="Times New Roman" w:cs="Times New Roman"/>
                <w:color w:val="000000"/>
                <w:szCs w:val="20"/>
              </w:rPr>
            </w:pPr>
            <w:r w:rsidRPr="00FD35A8">
              <w:rPr>
                <w:rFonts w:ascii="Times New Roman" w:eastAsia="等线" w:hAnsi="Times New Roman" w:cs="Times New Roman"/>
                <w:color w:val="000000"/>
                <w:szCs w:val="20"/>
              </w:rPr>
              <w:t>N</w:t>
            </w:r>
          </w:p>
        </w:tc>
        <w:tc>
          <w:tcPr>
            <w:tcW w:w="0" w:type="auto"/>
            <w:tcBorders>
              <w:top w:val="nil"/>
              <w:left w:val="nil"/>
              <w:bottom w:val="nil"/>
              <w:right w:val="nil"/>
            </w:tcBorders>
            <w:vAlign w:val="center"/>
            <w:hideMark/>
          </w:tcPr>
          <w:p w14:paraId="5881A06F" w14:textId="77777777" w:rsidR="00065C7A" w:rsidRPr="00FD35A8" w:rsidRDefault="00065C7A" w:rsidP="006921A2">
            <w:pPr>
              <w:jc w:val="center"/>
              <w:rPr>
                <w:rFonts w:ascii="Times New Roman" w:eastAsia="等线" w:hAnsi="Times New Roman" w:cs="Times New Roman"/>
                <w:color w:val="000000"/>
                <w:szCs w:val="20"/>
              </w:rPr>
            </w:pPr>
          </w:p>
        </w:tc>
      </w:tr>
      <w:tr w:rsidR="00474317" w:rsidRPr="00FD35A8" w:rsidDel="00A733FD" w14:paraId="768AE960" w14:textId="59E72FEF" w:rsidTr="006921A2">
        <w:trPr>
          <w:trHeight w:val="285"/>
          <w:del w:id="135" w:author="Yali Chen" w:date="2025-12-29T13:28:00Z"/>
        </w:trPr>
        <w:tc>
          <w:tcPr>
            <w:tcW w:w="0" w:type="auto"/>
            <w:tcBorders>
              <w:top w:val="nil"/>
              <w:left w:val="nil"/>
              <w:bottom w:val="nil"/>
              <w:right w:val="nil"/>
            </w:tcBorders>
            <w:noWrap/>
            <w:vAlign w:val="center"/>
          </w:tcPr>
          <w:p w14:paraId="0F536DED" w14:textId="7A2D1045" w:rsidR="00474317" w:rsidRPr="00FD35A8" w:rsidDel="00A733FD" w:rsidRDefault="00474317" w:rsidP="00474317">
            <w:pPr>
              <w:jc w:val="left"/>
              <w:rPr>
                <w:del w:id="136" w:author="Yali Chen" w:date="2025-12-29T13:28:00Z" w16du:dateUtc="2025-12-29T05:28:00Z"/>
                <w:rFonts w:ascii="Times New Roman" w:eastAsia="等线" w:hAnsi="Times New Roman" w:cs="Times New Roman"/>
                <w:strike/>
                <w:color w:val="FF0000"/>
                <w:szCs w:val="20"/>
                <w:rPrChange w:id="137" w:author="Pan, Zhemin" w:date="2025-12-13T12:08:00Z" w16du:dateUtc="2025-12-13T04:08:00Z">
                  <w:rPr>
                    <w:del w:id="138" w:author="Yali Chen" w:date="2025-12-29T13:28:00Z" w16du:dateUtc="2025-12-29T05:28:00Z"/>
                    <w:rFonts w:ascii="Times New Roman" w:eastAsia="等线" w:hAnsi="Times New Roman" w:cs="Times New Roman"/>
                    <w:color w:val="000000"/>
                    <w:szCs w:val="20"/>
                  </w:rPr>
                </w:rPrChange>
              </w:rPr>
            </w:pPr>
            <w:commentRangeStart w:id="139"/>
            <w:commentRangeStart w:id="140"/>
            <w:del w:id="141" w:author="Yali Chen" w:date="2025-12-29T13:28:00Z" w16du:dateUtc="2025-12-29T05:28:00Z">
              <w:r w:rsidRPr="00FD35A8" w:rsidDel="00A733FD">
                <w:rPr>
                  <w:rFonts w:ascii="Times New Roman" w:eastAsia="等线" w:hAnsi="Times New Roman" w:cs="Times New Roman"/>
                  <w:strike/>
                  <w:color w:val="FF0000"/>
                  <w:szCs w:val="20"/>
                  <w:rPrChange w:id="142" w:author="Pan, Zhemin" w:date="2025-12-13T12:08:00Z" w16du:dateUtc="2025-12-13T04:08:00Z">
                    <w:rPr>
                      <w:rFonts w:ascii="Times New Roman" w:eastAsia="等线" w:hAnsi="Times New Roman" w:cs="Times New Roman"/>
                      <w:color w:val="000000"/>
                      <w:szCs w:val="20"/>
                    </w:rPr>
                  </w:rPrChange>
                </w:rPr>
                <w:delText>Myositis autoantibody positivity</w:delText>
              </w:r>
            </w:del>
          </w:p>
        </w:tc>
        <w:tc>
          <w:tcPr>
            <w:tcW w:w="0" w:type="auto"/>
            <w:tcBorders>
              <w:top w:val="nil"/>
              <w:left w:val="nil"/>
              <w:bottom w:val="nil"/>
              <w:right w:val="nil"/>
            </w:tcBorders>
          </w:tcPr>
          <w:p w14:paraId="0EACDD2A" w14:textId="0C17AEF5" w:rsidR="00474317" w:rsidRPr="00FD35A8" w:rsidDel="00A733FD" w:rsidRDefault="00474317" w:rsidP="00474317">
            <w:pPr>
              <w:jc w:val="center"/>
              <w:rPr>
                <w:del w:id="143" w:author="Yali Chen" w:date="2025-12-29T13:28:00Z" w16du:dateUtc="2025-12-29T05:28:00Z"/>
                <w:rFonts w:ascii="Times New Roman" w:eastAsia="等线" w:hAnsi="Times New Roman" w:cs="Times New Roman"/>
                <w:strike/>
                <w:color w:val="FF0000"/>
                <w:szCs w:val="20"/>
                <w:rPrChange w:id="144" w:author="Pan, Zhemin" w:date="2025-12-13T12:08:00Z" w16du:dateUtc="2025-12-13T04:08:00Z">
                  <w:rPr>
                    <w:del w:id="145" w:author="Yali Chen" w:date="2025-12-29T13:28:00Z" w16du:dateUtc="2025-12-29T05:28:00Z"/>
                    <w:rFonts w:ascii="Times New Roman" w:eastAsia="等线" w:hAnsi="Times New Roman" w:cs="Times New Roman"/>
                    <w:color w:val="000000"/>
                    <w:szCs w:val="20"/>
                  </w:rPr>
                </w:rPrChange>
              </w:rPr>
            </w:pPr>
            <w:del w:id="146" w:author="Yali Chen" w:date="2025-12-29T13:28:00Z" w16du:dateUtc="2025-12-29T05:28:00Z">
              <w:r w:rsidRPr="00FD35A8" w:rsidDel="00A733FD">
                <w:rPr>
                  <w:rFonts w:ascii="Times New Roman" w:eastAsia="等线" w:hAnsi="Times New Roman" w:cs="Times New Roman"/>
                  <w:strike/>
                  <w:color w:val="FF0000"/>
                  <w:szCs w:val="20"/>
                  <w:rPrChange w:id="147" w:author="Pan, Zhemin" w:date="2025-12-13T12:08:00Z" w16du:dateUtc="2025-12-13T04:08:00Z">
                    <w:rPr>
                      <w:rFonts w:ascii="Times New Roman" w:eastAsia="等线" w:hAnsi="Times New Roman" w:cs="Times New Roman"/>
                      <w:color w:val="000000"/>
                      <w:szCs w:val="20"/>
                    </w:rPr>
                  </w:rPrChange>
                </w:rPr>
                <w:delText>eg. anti-SRP +</w:delText>
              </w:r>
            </w:del>
          </w:p>
        </w:tc>
        <w:tc>
          <w:tcPr>
            <w:tcW w:w="0" w:type="auto"/>
            <w:tcBorders>
              <w:top w:val="nil"/>
              <w:left w:val="nil"/>
              <w:bottom w:val="nil"/>
              <w:right w:val="nil"/>
            </w:tcBorders>
          </w:tcPr>
          <w:p w14:paraId="18AD535A" w14:textId="1DF07F74" w:rsidR="00474317" w:rsidRPr="00FD35A8" w:rsidDel="00A733FD" w:rsidRDefault="00474317" w:rsidP="00474317">
            <w:pPr>
              <w:jc w:val="center"/>
              <w:rPr>
                <w:del w:id="148" w:author="Yali Chen" w:date="2025-12-29T13:28:00Z" w16du:dateUtc="2025-12-29T05:28:00Z"/>
                <w:rFonts w:ascii="Times New Roman" w:eastAsia="等线" w:hAnsi="Times New Roman" w:cs="Times New Roman"/>
                <w:strike/>
                <w:color w:val="FF0000"/>
                <w:szCs w:val="20"/>
                <w:rPrChange w:id="149" w:author="Pan, Zhemin" w:date="2025-12-13T12:08:00Z" w16du:dateUtc="2025-12-13T04:08:00Z">
                  <w:rPr>
                    <w:del w:id="150" w:author="Yali Chen" w:date="2025-12-29T13:28:00Z" w16du:dateUtc="2025-12-29T05:28:00Z"/>
                    <w:rFonts w:ascii="Times New Roman" w:eastAsia="等线" w:hAnsi="Times New Roman" w:cs="Times New Roman"/>
                    <w:color w:val="000000"/>
                    <w:szCs w:val="20"/>
                  </w:rPr>
                </w:rPrChange>
              </w:rPr>
            </w:pPr>
            <w:del w:id="151" w:author="Yali Chen" w:date="2025-12-29T13:28:00Z" w16du:dateUtc="2025-12-29T05:28:00Z">
              <w:r w:rsidRPr="00FD35A8" w:rsidDel="00A733FD">
                <w:rPr>
                  <w:rFonts w:ascii="Times New Roman" w:eastAsia="等线" w:hAnsi="Times New Roman" w:cs="Times New Roman"/>
                  <w:strike/>
                  <w:color w:val="FF0000"/>
                  <w:szCs w:val="20"/>
                  <w:rPrChange w:id="152" w:author="Pan, Zhemin" w:date="2025-12-13T12:08:00Z" w16du:dateUtc="2025-12-13T04:08:00Z">
                    <w:rPr>
                      <w:rFonts w:ascii="Times New Roman" w:eastAsia="等线" w:hAnsi="Times New Roman" w:cs="Times New Roman"/>
                      <w:color w:val="000000"/>
                      <w:szCs w:val="20"/>
                    </w:rPr>
                  </w:rPrChange>
                </w:rPr>
                <w:delText>xx</w:delText>
              </w:r>
            </w:del>
          </w:p>
        </w:tc>
        <w:tc>
          <w:tcPr>
            <w:tcW w:w="0" w:type="auto"/>
            <w:tcBorders>
              <w:top w:val="nil"/>
              <w:left w:val="nil"/>
              <w:bottom w:val="nil"/>
              <w:right w:val="nil"/>
            </w:tcBorders>
          </w:tcPr>
          <w:p w14:paraId="4C6354EC" w14:textId="3E22A76C" w:rsidR="00474317" w:rsidRPr="00FD35A8" w:rsidDel="00A733FD" w:rsidRDefault="00474317" w:rsidP="00474317">
            <w:pPr>
              <w:jc w:val="center"/>
              <w:rPr>
                <w:del w:id="153" w:author="Yali Chen" w:date="2025-12-29T13:28:00Z" w16du:dateUtc="2025-12-29T05:28:00Z"/>
                <w:rFonts w:ascii="Times New Roman" w:eastAsia="等线" w:hAnsi="Times New Roman" w:cs="Times New Roman"/>
                <w:strike/>
                <w:color w:val="FF0000"/>
                <w:szCs w:val="20"/>
                <w:rPrChange w:id="154" w:author="Pan, Zhemin" w:date="2025-12-13T12:08:00Z" w16du:dateUtc="2025-12-13T04:08:00Z">
                  <w:rPr>
                    <w:del w:id="155" w:author="Yali Chen" w:date="2025-12-29T13:28:00Z" w16du:dateUtc="2025-12-29T05:28:00Z"/>
                    <w:rFonts w:ascii="Times New Roman" w:eastAsia="等线" w:hAnsi="Times New Roman" w:cs="Times New Roman"/>
                    <w:color w:val="000000"/>
                    <w:szCs w:val="20"/>
                  </w:rPr>
                </w:rPrChange>
              </w:rPr>
            </w:pPr>
            <w:del w:id="156" w:author="Yali Chen" w:date="2025-12-29T13:28:00Z" w16du:dateUtc="2025-12-29T05:28:00Z">
              <w:r w:rsidRPr="00FD35A8" w:rsidDel="00A733FD">
                <w:rPr>
                  <w:rFonts w:ascii="Times New Roman" w:eastAsia="等线" w:hAnsi="Times New Roman" w:cs="Times New Roman"/>
                  <w:strike/>
                  <w:color w:val="FF0000"/>
                  <w:szCs w:val="20"/>
                  <w:rPrChange w:id="157" w:author="Pan, Zhemin" w:date="2025-12-13T12:08:00Z" w16du:dateUtc="2025-12-13T04:08:00Z">
                    <w:rPr>
                      <w:rFonts w:ascii="Times New Roman" w:eastAsia="等线" w:hAnsi="Times New Roman" w:cs="Times New Roman"/>
                      <w:color w:val="000000"/>
                      <w:szCs w:val="20"/>
                    </w:rPr>
                  </w:rPrChange>
                </w:rPr>
                <w:delText>xx</w:delText>
              </w:r>
            </w:del>
          </w:p>
        </w:tc>
        <w:tc>
          <w:tcPr>
            <w:tcW w:w="0" w:type="auto"/>
            <w:tcBorders>
              <w:top w:val="nil"/>
              <w:left w:val="nil"/>
              <w:bottom w:val="nil"/>
              <w:right w:val="nil"/>
            </w:tcBorders>
          </w:tcPr>
          <w:p w14:paraId="19BDC88A" w14:textId="667C06F5" w:rsidR="00474317" w:rsidRPr="00FD35A8" w:rsidDel="00A733FD" w:rsidRDefault="00474317" w:rsidP="00474317">
            <w:pPr>
              <w:jc w:val="center"/>
              <w:rPr>
                <w:del w:id="158" w:author="Yali Chen" w:date="2025-12-29T13:28:00Z" w16du:dateUtc="2025-12-29T05:28:00Z"/>
                <w:rFonts w:ascii="Times New Roman" w:eastAsia="等线" w:hAnsi="Times New Roman" w:cs="Times New Roman"/>
                <w:strike/>
                <w:color w:val="FF0000"/>
                <w:szCs w:val="20"/>
                <w:rPrChange w:id="159" w:author="Pan, Zhemin" w:date="2025-12-13T12:08:00Z" w16du:dateUtc="2025-12-13T04:08:00Z">
                  <w:rPr>
                    <w:del w:id="160" w:author="Yali Chen" w:date="2025-12-29T13:28:00Z" w16du:dateUtc="2025-12-29T05:28:00Z"/>
                    <w:rFonts w:ascii="Times New Roman" w:eastAsia="等线" w:hAnsi="Times New Roman" w:cs="Times New Roman"/>
                    <w:color w:val="000000"/>
                    <w:szCs w:val="20"/>
                  </w:rPr>
                </w:rPrChange>
              </w:rPr>
            </w:pPr>
            <w:del w:id="161" w:author="Yali Chen" w:date="2025-12-29T13:28:00Z" w16du:dateUtc="2025-12-29T05:28:00Z">
              <w:r w:rsidRPr="00FD35A8" w:rsidDel="00A733FD">
                <w:rPr>
                  <w:rFonts w:ascii="Times New Roman" w:eastAsia="等线" w:hAnsi="Times New Roman" w:cs="Times New Roman"/>
                  <w:strike/>
                  <w:color w:val="FF0000"/>
                  <w:szCs w:val="20"/>
                  <w:rPrChange w:id="162" w:author="Pan, Zhemin" w:date="2025-12-13T12:08:00Z" w16du:dateUtc="2025-12-13T04:08:00Z">
                    <w:rPr>
                      <w:rFonts w:ascii="Times New Roman" w:eastAsia="等线" w:hAnsi="Times New Roman" w:cs="Times New Roman"/>
                      <w:color w:val="000000"/>
                      <w:szCs w:val="20"/>
                    </w:rPr>
                  </w:rPrChange>
                </w:rPr>
                <w:delText>xx</w:delText>
              </w:r>
              <w:commentRangeEnd w:id="139"/>
              <w:r w:rsidR="00F940C1" w:rsidRPr="00FD35A8" w:rsidDel="00A733FD">
                <w:rPr>
                  <w:rStyle w:val="CommentReference"/>
                  <w:rFonts w:ascii="Times New Roman" w:eastAsia="等线" w:hAnsi="Times New Roman" w:cs="Times New Roman"/>
                  <w:strike/>
                  <w:color w:val="FF0000"/>
                  <w:sz w:val="20"/>
                  <w:szCs w:val="20"/>
                  <w:rPrChange w:id="163" w:author="Pan, Zhemin" w:date="2025-12-13T12:08:00Z" w16du:dateUtc="2025-12-13T04:08:00Z">
                    <w:rPr>
                      <w:rStyle w:val="CommentReference"/>
                      <w:rFonts w:ascii="Times New Roman" w:eastAsia="等线" w:hAnsi="Times New Roman" w:cs="Times New Roman"/>
                      <w:color w:val="000000"/>
                      <w:sz w:val="20"/>
                      <w:szCs w:val="20"/>
                    </w:rPr>
                  </w:rPrChange>
                </w:rPr>
                <w:commentReference w:id="139"/>
              </w:r>
              <w:commentRangeEnd w:id="140"/>
              <w:r w:rsidR="00AA4AEC" w:rsidRPr="00FD35A8" w:rsidDel="00A733FD">
                <w:rPr>
                  <w:rStyle w:val="CommentReference"/>
                  <w:rFonts w:ascii="Times New Roman" w:eastAsia="等线" w:hAnsi="Times New Roman" w:cs="Times New Roman"/>
                  <w:strike/>
                  <w:color w:val="FF0000"/>
                  <w:sz w:val="20"/>
                  <w:szCs w:val="20"/>
                  <w:rPrChange w:id="164" w:author="Pan, Zhemin" w:date="2025-12-13T12:08:00Z" w16du:dateUtc="2025-12-13T04:08:00Z">
                    <w:rPr>
                      <w:rStyle w:val="CommentReference"/>
                      <w:rFonts w:ascii="Times New Roman" w:eastAsia="等线" w:hAnsi="Times New Roman" w:cs="Times New Roman"/>
                      <w:color w:val="000000"/>
                      <w:sz w:val="20"/>
                      <w:szCs w:val="20"/>
                    </w:rPr>
                  </w:rPrChange>
                </w:rPr>
                <w:commentReference w:id="140"/>
              </w:r>
            </w:del>
          </w:p>
        </w:tc>
        <w:tc>
          <w:tcPr>
            <w:tcW w:w="0" w:type="auto"/>
            <w:tcBorders>
              <w:top w:val="nil"/>
              <w:left w:val="nil"/>
              <w:bottom w:val="nil"/>
              <w:right w:val="nil"/>
            </w:tcBorders>
            <w:vAlign w:val="center"/>
          </w:tcPr>
          <w:p w14:paraId="20C311B4" w14:textId="3F23C271" w:rsidR="00474317" w:rsidRPr="00FD35A8" w:rsidDel="00A733FD" w:rsidRDefault="00474317" w:rsidP="00474317">
            <w:pPr>
              <w:jc w:val="center"/>
              <w:rPr>
                <w:del w:id="165" w:author="Yali Chen" w:date="2025-12-29T13:28:00Z" w16du:dateUtc="2025-12-29T05:28:00Z"/>
                <w:rFonts w:ascii="Times New Roman" w:eastAsia="等线" w:hAnsi="Times New Roman" w:cs="Times New Roman"/>
                <w:color w:val="000000"/>
                <w:szCs w:val="20"/>
              </w:rPr>
            </w:pPr>
          </w:p>
        </w:tc>
      </w:tr>
      <w:tr w:rsidR="00065C7A" w:rsidRPr="00FD35A8" w14:paraId="66900076" w14:textId="77777777" w:rsidTr="006921A2">
        <w:trPr>
          <w:trHeight w:val="285"/>
        </w:trPr>
        <w:tc>
          <w:tcPr>
            <w:tcW w:w="0" w:type="auto"/>
            <w:tcBorders>
              <w:top w:val="nil"/>
              <w:left w:val="nil"/>
              <w:bottom w:val="nil"/>
              <w:right w:val="nil"/>
            </w:tcBorders>
            <w:noWrap/>
            <w:vAlign w:val="center"/>
            <w:hideMark/>
          </w:tcPr>
          <w:p w14:paraId="66290827" w14:textId="502BEC9B" w:rsidR="00065C7A" w:rsidRPr="00FD35A8" w:rsidRDefault="00065C7A" w:rsidP="006921A2">
            <w:pPr>
              <w:jc w:val="left"/>
              <w:rPr>
                <w:rFonts w:ascii="Times New Roman" w:eastAsia="等线" w:hAnsi="Times New Roman" w:cs="Times New Roman"/>
                <w:color w:val="auto"/>
                <w:szCs w:val="20"/>
              </w:rPr>
            </w:pPr>
            <w:r w:rsidRPr="00FD35A8">
              <w:rPr>
                <w:rFonts w:ascii="Times New Roman" w:eastAsia="等线" w:hAnsi="Times New Roman" w:cs="Times New Roman"/>
                <w:color w:val="auto"/>
                <w:szCs w:val="20"/>
              </w:rPr>
              <w:t>P</w:t>
            </w:r>
            <w:ins w:id="166" w:author="Yali Chen" w:date="2025-12-17T11:14:00Z" w16du:dateUtc="2025-12-17T03:14:00Z">
              <w:r w:rsidR="00BB2BDA" w:rsidRPr="00FD35A8">
                <w:rPr>
                  <w:rFonts w:ascii="Times New Roman" w:eastAsia="等线" w:hAnsi="Times New Roman" w:cs="Times New Roman"/>
                  <w:color w:val="auto"/>
                  <w:szCs w:val="20"/>
                </w:rPr>
                <w:t>h</w:t>
              </w:r>
            </w:ins>
            <w:r w:rsidRPr="00FD35A8">
              <w:rPr>
                <w:rFonts w:ascii="Times New Roman" w:eastAsia="等线" w:hAnsi="Times New Roman" w:cs="Times New Roman"/>
                <w:color w:val="auto"/>
                <w:szCs w:val="20"/>
              </w:rPr>
              <w:t>GA (measured length, cm)</w:t>
            </w:r>
          </w:p>
        </w:tc>
        <w:tc>
          <w:tcPr>
            <w:tcW w:w="0" w:type="auto"/>
            <w:tcBorders>
              <w:top w:val="nil"/>
              <w:left w:val="nil"/>
              <w:bottom w:val="nil"/>
              <w:right w:val="nil"/>
            </w:tcBorders>
            <w:vAlign w:val="center"/>
            <w:hideMark/>
          </w:tcPr>
          <w:p w14:paraId="4F2AA732" w14:textId="77777777" w:rsidR="00065C7A" w:rsidRPr="00FD35A8" w:rsidRDefault="00065C7A" w:rsidP="006921A2">
            <w:pPr>
              <w:jc w:val="center"/>
              <w:rPr>
                <w:rFonts w:ascii="Times New Roman" w:eastAsia="等线" w:hAnsi="Times New Roman" w:cs="Times New Roman"/>
                <w:color w:val="000000"/>
                <w:szCs w:val="20"/>
              </w:rPr>
            </w:pPr>
            <w:r w:rsidRPr="00FD35A8">
              <w:rPr>
                <w:rFonts w:ascii="Times New Roman" w:eastAsia="等线" w:hAnsi="Times New Roman" w:cs="Times New Roman"/>
                <w:color w:val="000000"/>
                <w:szCs w:val="20"/>
              </w:rPr>
              <w:t>xx.x</w:t>
            </w:r>
          </w:p>
        </w:tc>
        <w:tc>
          <w:tcPr>
            <w:tcW w:w="0" w:type="auto"/>
            <w:tcBorders>
              <w:top w:val="nil"/>
              <w:left w:val="nil"/>
              <w:bottom w:val="nil"/>
              <w:right w:val="nil"/>
            </w:tcBorders>
            <w:vAlign w:val="center"/>
            <w:hideMark/>
          </w:tcPr>
          <w:p w14:paraId="325CF9A3" w14:textId="77777777" w:rsidR="00065C7A" w:rsidRPr="00FD35A8" w:rsidRDefault="00065C7A" w:rsidP="006921A2">
            <w:pPr>
              <w:jc w:val="center"/>
              <w:rPr>
                <w:rFonts w:ascii="Times New Roman" w:eastAsia="等线" w:hAnsi="Times New Roman" w:cs="Times New Roman"/>
                <w:color w:val="000000"/>
                <w:szCs w:val="20"/>
              </w:rPr>
            </w:pPr>
            <w:r w:rsidRPr="00FD35A8">
              <w:rPr>
                <w:rFonts w:ascii="Times New Roman" w:eastAsia="等线" w:hAnsi="Times New Roman" w:cs="Times New Roman"/>
                <w:color w:val="000000"/>
                <w:szCs w:val="20"/>
              </w:rPr>
              <w:t>xx.x</w:t>
            </w:r>
          </w:p>
        </w:tc>
        <w:tc>
          <w:tcPr>
            <w:tcW w:w="0" w:type="auto"/>
            <w:tcBorders>
              <w:top w:val="nil"/>
              <w:left w:val="nil"/>
              <w:bottom w:val="nil"/>
              <w:right w:val="nil"/>
            </w:tcBorders>
            <w:vAlign w:val="center"/>
            <w:hideMark/>
          </w:tcPr>
          <w:p w14:paraId="33E1BF34" w14:textId="77777777" w:rsidR="00065C7A" w:rsidRPr="00FD35A8" w:rsidRDefault="00065C7A" w:rsidP="006921A2">
            <w:pPr>
              <w:jc w:val="center"/>
              <w:rPr>
                <w:rFonts w:ascii="Times New Roman" w:eastAsia="等线" w:hAnsi="Times New Roman" w:cs="Times New Roman"/>
                <w:color w:val="000000"/>
                <w:szCs w:val="20"/>
              </w:rPr>
            </w:pPr>
            <w:r w:rsidRPr="00FD35A8">
              <w:rPr>
                <w:rFonts w:ascii="Times New Roman" w:eastAsia="等线" w:hAnsi="Times New Roman" w:cs="Times New Roman"/>
                <w:color w:val="000000"/>
                <w:szCs w:val="20"/>
              </w:rPr>
              <w:t>xx.x</w:t>
            </w:r>
          </w:p>
        </w:tc>
        <w:tc>
          <w:tcPr>
            <w:tcW w:w="0" w:type="auto"/>
            <w:tcBorders>
              <w:top w:val="nil"/>
              <w:left w:val="nil"/>
              <w:bottom w:val="nil"/>
              <w:right w:val="nil"/>
            </w:tcBorders>
            <w:vAlign w:val="center"/>
            <w:hideMark/>
          </w:tcPr>
          <w:p w14:paraId="7670F153" w14:textId="77777777" w:rsidR="00065C7A" w:rsidRPr="00FD35A8" w:rsidRDefault="00065C7A" w:rsidP="006921A2">
            <w:pPr>
              <w:jc w:val="center"/>
              <w:rPr>
                <w:rFonts w:ascii="Times New Roman" w:eastAsia="等线" w:hAnsi="Times New Roman" w:cs="Times New Roman"/>
                <w:color w:val="000000"/>
                <w:szCs w:val="20"/>
              </w:rPr>
            </w:pPr>
            <w:r w:rsidRPr="00FD35A8">
              <w:rPr>
                <w:rFonts w:ascii="Times New Roman" w:eastAsia="等线" w:hAnsi="Times New Roman" w:cs="Times New Roman"/>
                <w:color w:val="000000"/>
                <w:szCs w:val="20"/>
              </w:rPr>
              <w:t>xx.x</w:t>
            </w:r>
          </w:p>
        </w:tc>
        <w:tc>
          <w:tcPr>
            <w:tcW w:w="0" w:type="auto"/>
            <w:tcBorders>
              <w:top w:val="nil"/>
              <w:left w:val="nil"/>
              <w:bottom w:val="nil"/>
              <w:right w:val="nil"/>
            </w:tcBorders>
            <w:vAlign w:val="center"/>
            <w:hideMark/>
          </w:tcPr>
          <w:p w14:paraId="65E6E946" w14:textId="77777777" w:rsidR="00065C7A" w:rsidRPr="00FD35A8" w:rsidRDefault="00065C7A" w:rsidP="006921A2">
            <w:pPr>
              <w:jc w:val="center"/>
              <w:rPr>
                <w:rFonts w:ascii="Times New Roman" w:eastAsia="等线" w:hAnsi="Times New Roman" w:cs="Times New Roman"/>
                <w:color w:val="000000"/>
                <w:szCs w:val="20"/>
              </w:rPr>
            </w:pPr>
          </w:p>
        </w:tc>
      </w:tr>
      <w:tr w:rsidR="00065C7A" w:rsidRPr="00FD35A8" w14:paraId="4D86FDC2" w14:textId="77777777" w:rsidTr="006921A2">
        <w:trPr>
          <w:trHeight w:val="285"/>
        </w:trPr>
        <w:tc>
          <w:tcPr>
            <w:tcW w:w="0" w:type="auto"/>
            <w:tcBorders>
              <w:top w:val="nil"/>
              <w:left w:val="nil"/>
              <w:bottom w:val="nil"/>
              <w:right w:val="nil"/>
            </w:tcBorders>
            <w:noWrap/>
            <w:vAlign w:val="center"/>
            <w:hideMark/>
          </w:tcPr>
          <w:p w14:paraId="3D6EAD7F" w14:textId="77777777" w:rsidR="00065C7A" w:rsidRPr="00FD35A8" w:rsidRDefault="00065C7A" w:rsidP="006921A2">
            <w:pPr>
              <w:jc w:val="left"/>
              <w:rPr>
                <w:rFonts w:ascii="Times New Roman" w:eastAsia="等线" w:hAnsi="Times New Roman" w:cs="Times New Roman"/>
                <w:color w:val="auto"/>
                <w:szCs w:val="20"/>
              </w:rPr>
            </w:pPr>
            <w:r w:rsidRPr="00FD35A8">
              <w:rPr>
                <w:rFonts w:ascii="Times New Roman" w:eastAsia="等线" w:hAnsi="Times New Roman" w:cs="Times New Roman"/>
                <w:color w:val="auto"/>
                <w:szCs w:val="20"/>
              </w:rPr>
              <w:t>PtGA (measured length, cm)</w:t>
            </w:r>
          </w:p>
        </w:tc>
        <w:tc>
          <w:tcPr>
            <w:tcW w:w="0" w:type="auto"/>
            <w:tcBorders>
              <w:top w:val="nil"/>
              <w:left w:val="nil"/>
              <w:bottom w:val="nil"/>
              <w:right w:val="nil"/>
            </w:tcBorders>
            <w:vAlign w:val="center"/>
            <w:hideMark/>
          </w:tcPr>
          <w:p w14:paraId="5A02B9ED" w14:textId="77777777" w:rsidR="00065C7A" w:rsidRPr="00FD35A8" w:rsidRDefault="00065C7A" w:rsidP="006921A2">
            <w:pPr>
              <w:jc w:val="center"/>
              <w:rPr>
                <w:rFonts w:ascii="Times New Roman" w:eastAsia="等线" w:hAnsi="Times New Roman" w:cs="Times New Roman"/>
                <w:color w:val="000000"/>
                <w:szCs w:val="20"/>
              </w:rPr>
            </w:pPr>
            <w:r w:rsidRPr="00FD35A8">
              <w:rPr>
                <w:rFonts w:ascii="Times New Roman" w:eastAsia="等线" w:hAnsi="Times New Roman" w:cs="Times New Roman"/>
                <w:color w:val="000000"/>
                <w:szCs w:val="20"/>
              </w:rPr>
              <w:t>xx</w:t>
            </w:r>
          </w:p>
        </w:tc>
        <w:tc>
          <w:tcPr>
            <w:tcW w:w="0" w:type="auto"/>
            <w:tcBorders>
              <w:top w:val="nil"/>
              <w:left w:val="nil"/>
              <w:bottom w:val="nil"/>
              <w:right w:val="nil"/>
            </w:tcBorders>
            <w:vAlign w:val="center"/>
            <w:hideMark/>
          </w:tcPr>
          <w:p w14:paraId="35A39C4E" w14:textId="77777777" w:rsidR="00065C7A" w:rsidRPr="00FD35A8" w:rsidRDefault="00065C7A" w:rsidP="006921A2">
            <w:pPr>
              <w:jc w:val="center"/>
              <w:rPr>
                <w:rFonts w:ascii="Times New Roman" w:eastAsia="等线" w:hAnsi="Times New Roman" w:cs="Times New Roman"/>
                <w:color w:val="000000"/>
                <w:szCs w:val="20"/>
              </w:rPr>
            </w:pPr>
            <w:r w:rsidRPr="00FD35A8">
              <w:rPr>
                <w:rFonts w:ascii="Times New Roman" w:eastAsia="等线" w:hAnsi="Times New Roman" w:cs="Times New Roman"/>
                <w:color w:val="000000"/>
                <w:szCs w:val="20"/>
              </w:rPr>
              <w:t>xx</w:t>
            </w:r>
          </w:p>
        </w:tc>
        <w:tc>
          <w:tcPr>
            <w:tcW w:w="0" w:type="auto"/>
            <w:tcBorders>
              <w:top w:val="nil"/>
              <w:left w:val="nil"/>
              <w:bottom w:val="nil"/>
              <w:right w:val="nil"/>
            </w:tcBorders>
            <w:vAlign w:val="center"/>
            <w:hideMark/>
          </w:tcPr>
          <w:p w14:paraId="60B022B1" w14:textId="77777777" w:rsidR="00065C7A" w:rsidRPr="00FD35A8" w:rsidRDefault="00065C7A" w:rsidP="006921A2">
            <w:pPr>
              <w:jc w:val="center"/>
              <w:rPr>
                <w:rFonts w:ascii="Times New Roman" w:eastAsia="等线" w:hAnsi="Times New Roman" w:cs="Times New Roman"/>
                <w:color w:val="000000"/>
                <w:szCs w:val="20"/>
              </w:rPr>
            </w:pPr>
            <w:r w:rsidRPr="00FD35A8">
              <w:rPr>
                <w:rFonts w:ascii="Times New Roman" w:eastAsia="等线" w:hAnsi="Times New Roman" w:cs="Times New Roman"/>
                <w:color w:val="000000"/>
                <w:szCs w:val="20"/>
              </w:rPr>
              <w:t>xx</w:t>
            </w:r>
          </w:p>
        </w:tc>
        <w:tc>
          <w:tcPr>
            <w:tcW w:w="0" w:type="auto"/>
            <w:tcBorders>
              <w:top w:val="nil"/>
              <w:left w:val="nil"/>
              <w:bottom w:val="nil"/>
              <w:right w:val="nil"/>
            </w:tcBorders>
            <w:vAlign w:val="center"/>
            <w:hideMark/>
          </w:tcPr>
          <w:p w14:paraId="602FCFA5" w14:textId="77777777" w:rsidR="00065C7A" w:rsidRPr="00FD35A8" w:rsidRDefault="00065C7A" w:rsidP="006921A2">
            <w:pPr>
              <w:jc w:val="center"/>
              <w:rPr>
                <w:rFonts w:ascii="Times New Roman" w:eastAsia="等线" w:hAnsi="Times New Roman" w:cs="Times New Roman"/>
                <w:color w:val="000000"/>
                <w:szCs w:val="20"/>
              </w:rPr>
            </w:pPr>
            <w:r w:rsidRPr="00FD35A8">
              <w:rPr>
                <w:rFonts w:ascii="Times New Roman" w:eastAsia="等线" w:hAnsi="Times New Roman" w:cs="Times New Roman"/>
                <w:color w:val="000000"/>
                <w:szCs w:val="20"/>
              </w:rPr>
              <w:t>xx</w:t>
            </w:r>
          </w:p>
        </w:tc>
        <w:tc>
          <w:tcPr>
            <w:tcW w:w="0" w:type="auto"/>
            <w:tcBorders>
              <w:top w:val="nil"/>
              <w:left w:val="nil"/>
              <w:bottom w:val="nil"/>
              <w:right w:val="nil"/>
            </w:tcBorders>
            <w:vAlign w:val="center"/>
            <w:hideMark/>
          </w:tcPr>
          <w:p w14:paraId="253DC3A3" w14:textId="77777777" w:rsidR="00065C7A" w:rsidRPr="00FD35A8" w:rsidRDefault="00065C7A" w:rsidP="006921A2">
            <w:pPr>
              <w:jc w:val="center"/>
              <w:rPr>
                <w:rFonts w:ascii="Times New Roman" w:eastAsia="等线" w:hAnsi="Times New Roman" w:cs="Times New Roman"/>
                <w:color w:val="000000"/>
                <w:szCs w:val="20"/>
              </w:rPr>
            </w:pPr>
          </w:p>
        </w:tc>
      </w:tr>
      <w:tr w:rsidR="00254D28" w:rsidRPr="00FD35A8" w14:paraId="6E3D6D6C" w14:textId="77777777" w:rsidTr="006921A2">
        <w:trPr>
          <w:trHeight w:val="285"/>
        </w:trPr>
        <w:tc>
          <w:tcPr>
            <w:tcW w:w="0" w:type="auto"/>
            <w:tcBorders>
              <w:top w:val="nil"/>
              <w:left w:val="nil"/>
              <w:bottom w:val="nil"/>
              <w:right w:val="nil"/>
            </w:tcBorders>
            <w:noWrap/>
            <w:vAlign w:val="center"/>
          </w:tcPr>
          <w:p w14:paraId="3037FCD9" w14:textId="495EBACB" w:rsidR="00254D28" w:rsidRPr="00FD35A8" w:rsidRDefault="00254D28" w:rsidP="00254D28">
            <w:pPr>
              <w:jc w:val="left"/>
              <w:rPr>
                <w:rFonts w:ascii="Times New Roman" w:eastAsia="等线" w:hAnsi="Times New Roman" w:cs="Times New Roman"/>
                <w:color w:val="auto"/>
                <w:szCs w:val="20"/>
              </w:rPr>
            </w:pPr>
            <w:r w:rsidRPr="00FD35A8">
              <w:rPr>
                <w:rFonts w:ascii="Times New Roman" w:eastAsia="等线" w:hAnsi="Times New Roman" w:cs="Times New Roman"/>
                <w:color w:val="auto"/>
                <w:szCs w:val="20"/>
              </w:rPr>
              <w:t>MMT-8 (total score)</w:t>
            </w:r>
          </w:p>
        </w:tc>
        <w:tc>
          <w:tcPr>
            <w:tcW w:w="0" w:type="auto"/>
            <w:tcBorders>
              <w:top w:val="nil"/>
              <w:left w:val="nil"/>
              <w:bottom w:val="nil"/>
              <w:right w:val="nil"/>
            </w:tcBorders>
            <w:vAlign w:val="center"/>
          </w:tcPr>
          <w:p w14:paraId="6EEBF05D" w14:textId="5988E836" w:rsidR="00254D28" w:rsidRPr="00FD35A8" w:rsidRDefault="00254D28" w:rsidP="00254D28">
            <w:pPr>
              <w:jc w:val="center"/>
              <w:rPr>
                <w:rFonts w:ascii="Times New Roman" w:eastAsia="等线" w:hAnsi="Times New Roman" w:cs="Times New Roman"/>
                <w:color w:val="000000"/>
                <w:szCs w:val="20"/>
              </w:rPr>
            </w:pPr>
            <w:r w:rsidRPr="00FD35A8">
              <w:rPr>
                <w:rFonts w:ascii="Times New Roman" w:eastAsia="等线" w:hAnsi="Times New Roman" w:cs="Times New Roman"/>
                <w:color w:val="000000"/>
                <w:szCs w:val="20"/>
              </w:rPr>
              <w:t>xx</w:t>
            </w:r>
          </w:p>
        </w:tc>
        <w:tc>
          <w:tcPr>
            <w:tcW w:w="0" w:type="auto"/>
            <w:tcBorders>
              <w:top w:val="nil"/>
              <w:left w:val="nil"/>
              <w:bottom w:val="nil"/>
              <w:right w:val="nil"/>
            </w:tcBorders>
            <w:vAlign w:val="center"/>
          </w:tcPr>
          <w:p w14:paraId="6C711053" w14:textId="74413868" w:rsidR="00254D28" w:rsidRPr="00FD35A8" w:rsidRDefault="00254D28" w:rsidP="00254D28">
            <w:pPr>
              <w:jc w:val="center"/>
              <w:rPr>
                <w:rFonts w:ascii="Times New Roman" w:eastAsia="等线" w:hAnsi="Times New Roman" w:cs="Times New Roman"/>
                <w:color w:val="000000"/>
                <w:szCs w:val="20"/>
              </w:rPr>
            </w:pPr>
            <w:r w:rsidRPr="00FD35A8">
              <w:rPr>
                <w:rFonts w:ascii="Times New Roman" w:eastAsia="等线" w:hAnsi="Times New Roman" w:cs="Times New Roman"/>
                <w:color w:val="000000"/>
                <w:szCs w:val="20"/>
              </w:rPr>
              <w:t>xx</w:t>
            </w:r>
          </w:p>
        </w:tc>
        <w:tc>
          <w:tcPr>
            <w:tcW w:w="0" w:type="auto"/>
            <w:tcBorders>
              <w:top w:val="nil"/>
              <w:left w:val="nil"/>
              <w:bottom w:val="nil"/>
              <w:right w:val="nil"/>
            </w:tcBorders>
            <w:vAlign w:val="center"/>
          </w:tcPr>
          <w:p w14:paraId="488C39C3" w14:textId="051DD0FD" w:rsidR="00254D28" w:rsidRPr="00FD35A8" w:rsidRDefault="00254D28" w:rsidP="00254D28">
            <w:pPr>
              <w:jc w:val="center"/>
              <w:rPr>
                <w:rFonts w:ascii="Times New Roman" w:eastAsia="等线" w:hAnsi="Times New Roman" w:cs="Times New Roman"/>
                <w:color w:val="000000"/>
                <w:szCs w:val="20"/>
              </w:rPr>
            </w:pPr>
            <w:r w:rsidRPr="00FD35A8">
              <w:rPr>
                <w:rFonts w:ascii="Times New Roman" w:eastAsia="等线" w:hAnsi="Times New Roman" w:cs="Times New Roman"/>
                <w:color w:val="000000"/>
                <w:szCs w:val="20"/>
              </w:rPr>
              <w:t>xx</w:t>
            </w:r>
          </w:p>
        </w:tc>
        <w:tc>
          <w:tcPr>
            <w:tcW w:w="0" w:type="auto"/>
            <w:tcBorders>
              <w:top w:val="nil"/>
              <w:left w:val="nil"/>
              <w:bottom w:val="nil"/>
              <w:right w:val="nil"/>
            </w:tcBorders>
            <w:vAlign w:val="center"/>
          </w:tcPr>
          <w:p w14:paraId="4690C030" w14:textId="52282F87" w:rsidR="00254D28" w:rsidRPr="00FD35A8" w:rsidRDefault="005303F7" w:rsidP="00254D28">
            <w:pPr>
              <w:jc w:val="center"/>
              <w:rPr>
                <w:rFonts w:ascii="Times New Roman" w:eastAsia="等线" w:hAnsi="Times New Roman" w:cs="Times New Roman"/>
                <w:color w:val="000000"/>
                <w:szCs w:val="20"/>
              </w:rPr>
            </w:pPr>
            <w:ins w:id="167" w:author="Yali Chen" w:date="2025-12-17T09:33:00Z" w16du:dateUtc="2025-12-17T01:33:00Z">
              <w:r w:rsidRPr="00FD35A8">
                <w:rPr>
                  <w:rFonts w:ascii="Times New Roman" w:eastAsia="等线" w:hAnsi="Times New Roman" w:cs="Times New Roman"/>
                  <w:color w:val="000000"/>
                  <w:szCs w:val="20"/>
                </w:rPr>
                <w:t>xx</w:t>
              </w:r>
            </w:ins>
          </w:p>
        </w:tc>
        <w:tc>
          <w:tcPr>
            <w:tcW w:w="0" w:type="auto"/>
            <w:tcBorders>
              <w:top w:val="nil"/>
              <w:left w:val="nil"/>
              <w:bottom w:val="nil"/>
              <w:right w:val="nil"/>
            </w:tcBorders>
            <w:vAlign w:val="center"/>
          </w:tcPr>
          <w:p w14:paraId="3A29BCD1" w14:textId="77777777" w:rsidR="00254D28" w:rsidRPr="00FD35A8" w:rsidRDefault="00254D28" w:rsidP="00254D28">
            <w:pPr>
              <w:jc w:val="center"/>
              <w:rPr>
                <w:rFonts w:ascii="Times New Roman" w:eastAsia="Times New Roman" w:hAnsi="Times New Roman" w:cs="Times New Roman"/>
                <w:szCs w:val="20"/>
              </w:rPr>
            </w:pPr>
          </w:p>
        </w:tc>
      </w:tr>
      <w:tr w:rsidR="00E11B7C" w:rsidRPr="00FD35A8" w14:paraId="7ECA5A8A" w14:textId="77777777" w:rsidTr="006921A2">
        <w:trPr>
          <w:trHeight w:val="285"/>
        </w:trPr>
        <w:tc>
          <w:tcPr>
            <w:tcW w:w="0" w:type="auto"/>
            <w:tcBorders>
              <w:top w:val="nil"/>
              <w:left w:val="nil"/>
              <w:bottom w:val="nil"/>
              <w:right w:val="nil"/>
            </w:tcBorders>
            <w:noWrap/>
            <w:vAlign w:val="center"/>
            <w:hideMark/>
          </w:tcPr>
          <w:p w14:paraId="4EC1E87F" w14:textId="16E763A3" w:rsidR="00E11B7C" w:rsidRPr="00FD35A8" w:rsidRDefault="00E11B7C" w:rsidP="00E11B7C">
            <w:pPr>
              <w:jc w:val="left"/>
              <w:rPr>
                <w:rFonts w:ascii="Times New Roman" w:eastAsia="等线" w:hAnsi="Times New Roman" w:cs="Times New Roman"/>
                <w:color w:val="auto"/>
                <w:szCs w:val="20"/>
              </w:rPr>
            </w:pPr>
            <w:r w:rsidRPr="00FD35A8">
              <w:rPr>
                <w:rFonts w:ascii="Times New Roman" w:eastAsia="等线" w:hAnsi="Times New Roman" w:cs="Times New Roman"/>
                <w:color w:val="auto"/>
                <w:szCs w:val="20"/>
              </w:rPr>
              <w:t>HAQ-DI (total score)</w:t>
            </w:r>
          </w:p>
        </w:tc>
        <w:tc>
          <w:tcPr>
            <w:tcW w:w="0" w:type="auto"/>
            <w:tcBorders>
              <w:top w:val="nil"/>
              <w:left w:val="nil"/>
              <w:bottom w:val="nil"/>
              <w:right w:val="nil"/>
            </w:tcBorders>
            <w:vAlign w:val="center"/>
            <w:hideMark/>
          </w:tcPr>
          <w:p w14:paraId="000134FF" w14:textId="27C00C1F" w:rsidR="00E11B7C" w:rsidRPr="00FD35A8" w:rsidRDefault="00E11B7C" w:rsidP="00E11B7C">
            <w:pPr>
              <w:jc w:val="center"/>
              <w:rPr>
                <w:rFonts w:ascii="Times New Roman" w:eastAsia="等线" w:hAnsi="Times New Roman" w:cs="Times New Roman"/>
                <w:color w:val="00B050"/>
                <w:szCs w:val="20"/>
              </w:rPr>
            </w:pPr>
            <w:r w:rsidRPr="00FD35A8">
              <w:rPr>
                <w:rFonts w:ascii="Times New Roman" w:eastAsia="等线" w:hAnsi="Times New Roman" w:cs="Times New Roman"/>
                <w:color w:val="000000"/>
                <w:szCs w:val="20"/>
              </w:rPr>
              <w:t>xx</w:t>
            </w:r>
          </w:p>
        </w:tc>
        <w:tc>
          <w:tcPr>
            <w:tcW w:w="0" w:type="auto"/>
            <w:tcBorders>
              <w:top w:val="nil"/>
              <w:left w:val="nil"/>
              <w:bottom w:val="nil"/>
              <w:right w:val="nil"/>
            </w:tcBorders>
            <w:vAlign w:val="center"/>
            <w:hideMark/>
          </w:tcPr>
          <w:p w14:paraId="495ABA7B" w14:textId="77DD94CD" w:rsidR="00E11B7C" w:rsidRPr="00FD35A8" w:rsidRDefault="00E11B7C" w:rsidP="00E11B7C">
            <w:pPr>
              <w:jc w:val="center"/>
              <w:rPr>
                <w:rFonts w:ascii="Times New Roman" w:eastAsia="Times New Roman" w:hAnsi="Times New Roman" w:cs="Times New Roman"/>
                <w:szCs w:val="20"/>
              </w:rPr>
            </w:pPr>
            <w:r w:rsidRPr="00FD35A8">
              <w:rPr>
                <w:rFonts w:ascii="Times New Roman" w:eastAsia="等线" w:hAnsi="Times New Roman" w:cs="Times New Roman"/>
                <w:color w:val="000000"/>
                <w:szCs w:val="20"/>
              </w:rPr>
              <w:t>xx</w:t>
            </w:r>
          </w:p>
        </w:tc>
        <w:tc>
          <w:tcPr>
            <w:tcW w:w="0" w:type="auto"/>
            <w:tcBorders>
              <w:top w:val="nil"/>
              <w:left w:val="nil"/>
              <w:bottom w:val="nil"/>
              <w:right w:val="nil"/>
            </w:tcBorders>
            <w:vAlign w:val="center"/>
            <w:hideMark/>
          </w:tcPr>
          <w:p w14:paraId="38B0E218" w14:textId="153FB9EA" w:rsidR="00E11B7C" w:rsidRPr="00FD35A8" w:rsidRDefault="00E11B7C" w:rsidP="00E11B7C">
            <w:pPr>
              <w:jc w:val="center"/>
              <w:rPr>
                <w:rFonts w:ascii="Times New Roman" w:eastAsia="Times New Roman" w:hAnsi="Times New Roman" w:cs="Times New Roman"/>
                <w:szCs w:val="20"/>
              </w:rPr>
            </w:pPr>
            <w:r w:rsidRPr="00FD35A8">
              <w:rPr>
                <w:rFonts w:ascii="Times New Roman" w:eastAsia="等线" w:hAnsi="Times New Roman" w:cs="Times New Roman"/>
                <w:color w:val="000000"/>
                <w:szCs w:val="20"/>
              </w:rPr>
              <w:t>xx</w:t>
            </w:r>
          </w:p>
        </w:tc>
        <w:tc>
          <w:tcPr>
            <w:tcW w:w="0" w:type="auto"/>
            <w:tcBorders>
              <w:top w:val="nil"/>
              <w:left w:val="nil"/>
              <w:bottom w:val="nil"/>
              <w:right w:val="nil"/>
            </w:tcBorders>
            <w:vAlign w:val="center"/>
            <w:hideMark/>
          </w:tcPr>
          <w:p w14:paraId="74DE7926" w14:textId="52DE8AD9" w:rsidR="00E11B7C" w:rsidRPr="00FD35A8" w:rsidRDefault="00E11B7C" w:rsidP="00E11B7C">
            <w:pPr>
              <w:jc w:val="center"/>
              <w:rPr>
                <w:rFonts w:ascii="Times New Roman" w:eastAsia="Times New Roman" w:hAnsi="Times New Roman" w:cs="Times New Roman"/>
                <w:szCs w:val="20"/>
              </w:rPr>
            </w:pPr>
            <w:r w:rsidRPr="00FD35A8">
              <w:rPr>
                <w:rFonts w:ascii="Times New Roman" w:eastAsia="等线" w:hAnsi="Times New Roman" w:cs="Times New Roman"/>
                <w:color w:val="000000"/>
                <w:szCs w:val="20"/>
              </w:rPr>
              <w:t>xx</w:t>
            </w:r>
          </w:p>
        </w:tc>
        <w:tc>
          <w:tcPr>
            <w:tcW w:w="0" w:type="auto"/>
            <w:tcBorders>
              <w:top w:val="nil"/>
              <w:left w:val="nil"/>
              <w:bottom w:val="nil"/>
              <w:right w:val="nil"/>
            </w:tcBorders>
            <w:vAlign w:val="center"/>
            <w:hideMark/>
          </w:tcPr>
          <w:p w14:paraId="15DA9D1F" w14:textId="77777777" w:rsidR="00E11B7C" w:rsidRPr="00FD35A8" w:rsidRDefault="00E11B7C" w:rsidP="00E11B7C">
            <w:pPr>
              <w:jc w:val="center"/>
              <w:rPr>
                <w:rFonts w:ascii="Times New Roman" w:eastAsia="Times New Roman" w:hAnsi="Times New Roman" w:cs="Times New Roman"/>
                <w:szCs w:val="20"/>
              </w:rPr>
            </w:pPr>
          </w:p>
        </w:tc>
      </w:tr>
      <w:tr w:rsidR="00065C7A" w:rsidRPr="00FD35A8" w14:paraId="431F321B" w14:textId="77777777" w:rsidTr="006921A2">
        <w:trPr>
          <w:trHeight w:val="285"/>
        </w:trPr>
        <w:tc>
          <w:tcPr>
            <w:tcW w:w="0" w:type="auto"/>
            <w:tcBorders>
              <w:top w:val="nil"/>
              <w:left w:val="nil"/>
              <w:bottom w:val="nil"/>
              <w:right w:val="nil"/>
            </w:tcBorders>
            <w:noWrap/>
            <w:vAlign w:val="center"/>
            <w:hideMark/>
          </w:tcPr>
          <w:p w14:paraId="34006DC0" w14:textId="718D5FB1" w:rsidR="00065C7A" w:rsidRPr="00FD35A8" w:rsidRDefault="00922610" w:rsidP="006921A2">
            <w:pPr>
              <w:jc w:val="left"/>
              <w:rPr>
                <w:rFonts w:ascii="Times New Roman" w:eastAsia="等线" w:hAnsi="Times New Roman" w:cs="Times New Roman"/>
                <w:color w:val="auto"/>
                <w:szCs w:val="20"/>
              </w:rPr>
            </w:pPr>
            <w:ins w:id="168" w:author="Pan, Zhemin" w:date="2025-12-13T12:49:00Z" w16du:dateUtc="2025-12-13T04:49:00Z">
              <w:r w:rsidRPr="00FD35A8">
                <w:rPr>
                  <w:rFonts w:ascii="Times New Roman" w:eastAsia="等线" w:hAnsi="Times New Roman" w:cs="Times New Roman"/>
                  <w:color w:val="auto"/>
                  <w:szCs w:val="20"/>
                </w:rPr>
                <w:t>MDAAT</w:t>
              </w:r>
              <w:del w:id="169" w:author="Yali Chen" w:date="2025-12-17T09:32:00Z" w16du:dateUtc="2025-12-17T01:32:00Z">
                <w:r w:rsidRPr="00FD35A8" w:rsidDel="007D3EAE">
                  <w:rPr>
                    <w:rFonts w:ascii="Times New Roman" w:eastAsia="等线" w:hAnsi="Times New Roman" w:cs="Times New Roman"/>
                    <w:color w:val="auto"/>
                    <w:szCs w:val="20"/>
                  </w:rPr>
                  <w:delText>(</w:delText>
                </w:r>
              </w:del>
            </w:ins>
            <w:commentRangeStart w:id="170"/>
            <w:commentRangeStart w:id="171"/>
            <w:commentRangeStart w:id="172"/>
            <w:commentRangeStart w:id="173"/>
            <w:del w:id="174" w:author="Yali Chen" w:date="2025-12-17T09:32:00Z" w16du:dateUtc="2025-12-17T01:32:00Z">
              <w:r w:rsidR="001C4DA1" w:rsidRPr="00FD35A8" w:rsidDel="007D3EAE">
                <w:rPr>
                  <w:rFonts w:ascii="Times New Roman" w:eastAsia="等线" w:hAnsi="Times New Roman" w:cs="Times New Roman"/>
                  <w:color w:val="auto"/>
                  <w:szCs w:val="20"/>
                </w:rPr>
                <w:delText>Extramuscular score VAS</w:delText>
              </w:r>
            </w:del>
            <w:ins w:id="175" w:author="Pan, Zhemin" w:date="2025-12-13T12:49:00Z" w16du:dateUtc="2025-12-13T04:49:00Z">
              <w:del w:id="176" w:author="Yali Chen" w:date="2025-12-17T09:32:00Z" w16du:dateUtc="2025-12-17T01:32:00Z">
                <w:r w:rsidRPr="00FD35A8" w:rsidDel="007D3EAE">
                  <w:rPr>
                    <w:rFonts w:ascii="Times New Roman" w:eastAsia="等线" w:hAnsi="Times New Roman" w:cs="Times New Roman"/>
                    <w:color w:val="auto"/>
                    <w:szCs w:val="20"/>
                  </w:rPr>
                  <w:delText>)</w:delText>
                </w:r>
              </w:del>
            </w:ins>
            <w:del w:id="177" w:author="Yali Chen" w:date="2025-12-17T09:32:00Z" w16du:dateUtc="2025-12-17T01:32:00Z">
              <w:r w:rsidR="001C4DA1" w:rsidRPr="00FD35A8" w:rsidDel="007D3EAE">
                <w:rPr>
                  <w:rFonts w:ascii="Times New Roman" w:eastAsia="等线" w:hAnsi="Times New Roman" w:cs="Times New Roman"/>
                  <w:color w:val="auto"/>
                  <w:szCs w:val="20"/>
                </w:rPr>
                <w:delText xml:space="preserve"> (from MDAAT)</w:delText>
              </w:r>
              <w:commentRangeEnd w:id="170"/>
              <w:r w:rsidR="009F3FD3" w:rsidRPr="00FD35A8" w:rsidDel="007D3EAE">
                <w:rPr>
                  <w:rStyle w:val="CommentReference"/>
                  <w:rFonts w:ascii="Times New Roman" w:eastAsia="等线" w:hAnsi="Times New Roman" w:cs="Times New Roman"/>
                  <w:color w:val="auto"/>
                  <w:sz w:val="20"/>
                  <w:szCs w:val="20"/>
                </w:rPr>
                <w:commentReference w:id="170"/>
              </w:r>
              <w:commentRangeEnd w:id="171"/>
              <w:r w:rsidR="00AF108F" w:rsidRPr="00FD35A8" w:rsidDel="007D3EAE">
                <w:rPr>
                  <w:rStyle w:val="CommentReference"/>
                  <w:rFonts w:ascii="Times New Roman" w:eastAsia="等线" w:hAnsi="Times New Roman" w:cs="Times New Roman"/>
                  <w:color w:val="auto"/>
                  <w:sz w:val="20"/>
                  <w:szCs w:val="20"/>
                </w:rPr>
                <w:commentReference w:id="171"/>
              </w:r>
              <w:commentRangeEnd w:id="172"/>
              <w:r w:rsidR="00696053" w:rsidRPr="00FD35A8" w:rsidDel="007D3EAE">
                <w:rPr>
                  <w:rStyle w:val="CommentReference"/>
                  <w:rFonts w:ascii="Times New Roman" w:eastAsia="等线" w:hAnsi="Times New Roman" w:cs="Times New Roman"/>
                  <w:color w:val="auto"/>
                  <w:sz w:val="20"/>
                  <w:szCs w:val="20"/>
                </w:rPr>
                <w:commentReference w:id="172"/>
              </w:r>
            </w:del>
            <w:commentRangeEnd w:id="173"/>
            <w:r w:rsidR="005447D3" w:rsidRPr="00FD35A8">
              <w:rPr>
                <w:rStyle w:val="CommentReference"/>
                <w:rFonts w:ascii="Times New Roman" w:eastAsia="等线" w:hAnsi="Times New Roman" w:cs="Times New Roman"/>
                <w:color w:val="auto"/>
                <w:sz w:val="20"/>
                <w:szCs w:val="20"/>
              </w:rPr>
              <w:commentReference w:id="173"/>
            </w:r>
            <w:ins w:id="178" w:author="Yali Chen" w:date="2025-12-17T09:32:00Z" w16du:dateUtc="2025-12-17T01:32:00Z">
              <w:r w:rsidR="007D3EAE" w:rsidRPr="00FD35A8">
                <w:rPr>
                  <w:rFonts w:ascii="Times New Roman" w:eastAsia="等线" w:hAnsi="Times New Roman" w:cs="Times New Roman"/>
                  <w:color w:val="auto"/>
                  <w:szCs w:val="20"/>
                </w:rPr>
                <w:t xml:space="preserve"> </w:t>
              </w:r>
            </w:ins>
            <w:ins w:id="179" w:author="Yali Chen" w:date="2025-12-17T09:46:00Z" w16du:dateUtc="2025-12-17T01:46:00Z">
              <w:r w:rsidR="00EA5FD1" w:rsidRPr="00FD35A8">
                <w:rPr>
                  <w:rFonts w:ascii="Times New Roman" w:eastAsia="等线" w:hAnsi="Times New Roman" w:cs="Times New Roman"/>
                  <w:color w:val="auto"/>
                  <w:szCs w:val="20"/>
                </w:rPr>
                <w:t>(</w:t>
              </w:r>
            </w:ins>
            <w:ins w:id="180" w:author="Yali Chen" w:date="2025-12-17T09:32:00Z" w16du:dateUtc="2025-12-17T01:32:00Z">
              <w:r w:rsidR="007D3EAE" w:rsidRPr="00FD35A8">
                <w:rPr>
                  <w:rFonts w:ascii="Times New Roman" w:eastAsia="等线" w:hAnsi="Times New Roman" w:cs="Times New Roman"/>
                  <w:color w:val="auto"/>
                  <w:szCs w:val="20"/>
                </w:rPr>
                <w:t>extramuscular global assessment</w:t>
              </w:r>
            </w:ins>
            <w:ins w:id="181" w:author="Yali Chen" w:date="2025-12-17T09:46:00Z" w16du:dateUtc="2025-12-17T01:46:00Z">
              <w:r w:rsidR="00EA5FD1" w:rsidRPr="00FD35A8">
                <w:rPr>
                  <w:rFonts w:ascii="Times New Roman" w:eastAsia="等线" w:hAnsi="Times New Roman" w:cs="Times New Roman"/>
                  <w:color w:val="auto"/>
                  <w:szCs w:val="20"/>
                </w:rPr>
                <w:t>,</w:t>
              </w:r>
            </w:ins>
            <w:ins w:id="182" w:author="Yali Chen" w:date="2025-12-17T09:32:00Z" w16du:dateUtc="2025-12-17T01:32:00Z">
              <w:r w:rsidR="007D3EAE" w:rsidRPr="00FD35A8">
                <w:rPr>
                  <w:rFonts w:ascii="Times New Roman" w:eastAsia="等线" w:hAnsi="Times New Roman" w:cs="Times New Roman"/>
                  <w:color w:val="auto"/>
                  <w:szCs w:val="20"/>
                </w:rPr>
                <w:t xml:space="preserve"> </w:t>
              </w:r>
              <w:r w:rsidR="00AE4A85" w:rsidRPr="00FD35A8">
                <w:rPr>
                  <w:rFonts w:ascii="Times New Roman" w:eastAsia="等线" w:hAnsi="Times New Roman" w:cs="Times New Roman"/>
                  <w:color w:val="auto"/>
                  <w:szCs w:val="20"/>
                </w:rPr>
                <w:t>cm)</w:t>
              </w:r>
            </w:ins>
          </w:p>
        </w:tc>
        <w:tc>
          <w:tcPr>
            <w:tcW w:w="0" w:type="auto"/>
            <w:tcBorders>
              <w:top w:val="nil"/>
              <w:left w:val="nil"/>
              <w:bottom w:val="nil"/>
              <w:right w:val="nil"/>
            </w:tcBorders>
            <w:vAlign w:val="center"/>
            <w:hideMark/>
          </w:tcPr>
          <w:p w14:paraId="0F7F1DEB" w14:textId="77777777" w:rsidR="00065C7A" w:rsidRPr="00FD35A8" w:rsidRDefault="00065C7A" w:rsidP="006921A2">
            <w:pPr>
              <w:jc w:val="center"/>
              <w:rPr>
                <w:rFonts w:ascii="Times New Roman" w:eastAsia="等线" w:hAnsi="Times New Roman" w:cs="Times New Roman"/>
                <w:color w:val="00B050"/>
                <w:szCs w:val="20"/>
              </w:rPr>
            </w:pPr>
            <w:r w:rsidRPr="00FD35A8">
              <w:rPr>
                <w:rFonts w:ascii="Times New Roman" w:eastAsia="等线" w:hAnsi="Times New Roman" w:cs="Times New Roman"/>
                <w:color w:val="000000"/>
                <w:szCs w:val="20"/>
              </w:rPr>
              <w:t>xx</w:t>
            </w:r>
          </w:p>
        </w:tc>
        <w:tc>
          <w:tcPr>
            <w:tcW w:w="0" w:type="auto"/>
            <w:tcBorders>
              <w:top w:val="nil"/>
              <w:left w:val="nil"/>
              <w:bottom w:val="nil"/>
              <w:right w:val="nil"/>
            </w:tcBorders>
            <w:vAlign w:val="center"/>
            <w:hideMark/>
          </w:tcPr>
          <w:p w14:paraId="1AAB7892" w14:textId="77777777" w:rsidR="00065C7A" w:rsidRPr="00FD35A8" w:rsidRDefault="00065C7A" w:rsidP="006921A2">
            <w:pPr>
              <w:jc w:val="center"/>
              <w:rPr>
                <w:rFonts w:ascii="Times New Roman" w:eastAsia="Times New Roman" w:hAnsi="Times New Roman" w:cs="Times New Roman"/>
                <w:szCs w:val="20"/>
              </w:rPr>
            </w:pPr>
            <w:r w:rsidRPr="00FD35A8">
              <w:rPr>
                <w:rFonts w:ascii="Times New Roman" w:eastAsia="等线" w:hAnsi="Times New Roman" w:cs="Times New Roman"/>
                <w:color w:val="000000"/>
                <w:szCs w:val="20"/>
              </w:rPr>
              <w:t>xx</w:t>
            </w:r>
          </w:p>
        </w:tc>
        <w:tc>
          <w:tcPr>
            <w:tcW w:w="0" w:type="auto"/>
            <w:tcBorders>
              <w:top w:val="nil"/>
              <w:left w:val="nil"/>
              <w:bottom w:val="nil"/>
              <w:right w:val="nil"/>
            </w:tcBorders>
            <w:vAlign w:val="center"/>
            <w:hideMark/>
          </w:tcPr>
          <w:p w14:paraId="3F3D355B" w14:textId="77777777" w:rsidR="00065C7A" w:rsidRPr="00FD35A8" w:rsidRDefault="00065C7A" w:rsidP="006921A2">
            <w:pPr>
              <w:jc w:val="center"/>
              <w:rPr>
                <w:rFonts w:ascii="Times New Roman" w:eastAsia="Times New Roman" w:hAnsi="Times New Roman" w:cs="Times New Roman"/>
                <w:szCs w:val="20"/>
              </w:rPr>
            </w:pPr>
            <w:r w:rsidRPr="00FD35A8">
              <w:rPr>
                <w:rFonts w:ascii="Times New Roman" w:eastAsia="等线" w:hAnsi="Times New Roman" w:cs="Times New Roman"/>
                <w:color w:val="000000"/>
                <w:szCs w:val="20"/>
              </w:rPr>
              <w:t>xx</w:t>
            </w:r>
          </w:p>
        </w:tc>
        <w:tc>
          <w:tcPr>
            <w:tcW w:w="0" w:type="auto"/>
            <w:tcBorders>
              <w:top w:val="nil"/>
              <w:left w:val="nil"/>
              <w:bottom w:val="nil"/>
              <w:right w:val="nil"/>
            </w:tcBorders>
            <w:vAlign w:val="center"/>
            <w:hideMark/>
          </w:tcPr>
          <w:p w14:paraId="2A34C65E" w14:textId="77777777" w:rsidR="00065C7A" w:rsidRPr="00FD35A8" w:rsidRDefault="00065C7A" w:rsidP="006921A2">
            <w:pPr>
              <w:jc w:val="center"/>
              <w:rPr>
                <w:rFonts w:ascii="Times New Roman" w:eastAsia="Times New Roman" w:hAnsi="Times New Roman" w:cs="Times New Roman"/>
                <w:szCs w:val="20"/>
              </w:rPr>
            </w:pPr>
            <w:r w:rsidRPr="00FD35A8">
              <w:rPr>
                <w:rFonts w:ascii="Times New Roman" w:eastAsia="等线" w:hAnsi="Times New Roman" w:cs="Times New Roman"/>
                <w:color w:val="000000"/>
                <w:szCs w:val="20"/>
              </w:rPr>
              <w:t>xx</w:t>
            </w:r>
          </w:p>
        </w:tc>
        <w:tc>
          <w:tcPr>
            <w:tcW w:w="0" w:type="auto"/>
            <w:tcBorders>
              <w:top w:val="nil"/>
              <w:left w:val="nil"/>
              <w:bottom w:val="nil"/>
              <w:right w:val="nil"/>
            </w:tcBorders>
            <w:vAlign w:val="center"/>
            <w:hideMark/>
          </w:tcPr>
          <w:p w14:paraId="45AAC39D" w14:textId="77777777" w:rsidR="00065C7A" w:rsidRPr="00FD35A8" w:rsidRDefault="00065C7A" w:rsidP="006921A2">
            <w:pPr>
              <w:jc w:val="center"/>
              <w:rPr>
                <w:rFonts w:ascii="Times New Roman" w:eastAsia="Times New Roman" w:hAnsi="Times New Roman" w:cs="Times New Roman"/>
                <w:szCs w:val="20"/>
              </w:rPr>
            </w:pPr>
          </w:p>
        </w:tc>
      </w:tr>
      <w:tr w:rsidR="001829B9" w:rsidRPr="00FD35A8" w14:paraId="1315C53C" w14:textId="77777777" w:rsidTr="006921A2">
        <w:trPr>
          <w:trHeight w:val="285"/>
          <w:ins w:id="183" w:author="Pan, Zhemin" w:date="2025-12-13T12:20:00Z"/>
        </w:trPr>
        <w:tc>
          <w:tcPr>
            <w:tcW w:w="0" w:type="auto"/>
            <w:tcBorders>
              <w:top w:val="nil"/>
              <w:left w:val="nil"/>
              <w:bottom w:val="nil"/>
              <w:right w:val="nil"/>
            </w:tcBorders>
            <w:noWrap/>
            <w:vAlign w:val="center"/>
          </w:tcPr>
          <w:p w14:paraId="4916B2A3" w14:textId="61F62B88" w:rsidR="001829B9" w:rsidRPr="00FD35A8" w:rsidRDefault="001829B9" w:rsidP="006921A2">
            <w:pPr>
              <w:jc w:val="left"/>
              <w:rPr>
                <w:ins w:id="184" w:author="Pan, Zhemin" w:date="2025-12-13T12:20:00Z" w16du:dateUtc="2025-12-13T04:20:00Z"/>
                <w:rFonts w:ascii="Times New Roman" w:eastAsia="等线" w:hAnsi="Times New Roman" w:cs="Times New Roman"/>
                <w:color w:val="auto"/>
                <w:szCs w:val="20"/>
              </w:rPr>
            </w:pPr>
            <w:ins w:id="185" w:author="Pan, Zhemin" w:date="2025-12-13T12:20:00Z" w16du:dateUtc="2025-12-13T04:20:00Z">
              <w:r w:rsidRPr="00FD35A8">
                <w:rPr>
                  <w:rFonts w:ascii="Times New Roman" w:eastAsia="等线" w:hAnsi="Times New Roman" w:cs="Times New Roman"/>
                  <w:color w:val="auto"/>
                  <w:szCs w:val="20"/>
                </w:rPr>
                <w:t>CDA</w:t>
              </w:r>
              <w:r w:rsidR="00F529D5" w:rsidRPr="00FD35A8">
                <w:rPr>
                  <w:rFonts w:ascii="Times New Roman" w:eastAsia="等线" w:hAnsi="Times New Roman" w:cs="Times New Roman"/>
                  <w:color w:val="auto"/>
                  <w:szCs w:val="20"/>
                </w:rPr>
                <w:t>SI</w:t>
              </w:r>
            </w:ins>
            <w:ins w:id="186" w:author="Yali Chen" w:date="2025-12-17T09:32:00Z" w16du:dateUtc="2025-12-17T01:32:00Z">
              <w:r w:rsidR="00AE4A85" w:rsidRPr="00FD35A8">
                <w:rPr>
                  <w:rFonts w:ascii="Times New Roman" w:eastAsia="等线" w:hAnsi="Times New Roman" w:cs="Times New Roman"/>
                  <w:color w:val="auto"/>
                  <w:szCs w:val="20"/>
                </w:rPr>
                <w:t xml:space="preserve"> </w:t>
              </w:r>
            </w:ins>
            <w:ins w:id="187" w:author="Pan, Zhemin" w:date="2025-12-13T12:21:00Z" w16du:dateUtc="2025-12-13T04:21:00Z">
              <w:r w:rsidR="00BF4AC0" w:rsidRPr="00FD35A8">
                <w:rPr>
                  <w:rFonts w:ascii="Times New Roman" w:eastAsia="等线" w:hAnsi="Times New Roman" w:cs="Times New Roman"/>
                  <w:color w:val="auto"/>
                  <w:szCs w:val="20"/>
                </w:rPr>
                <w:t>(</w:t>
              </w:r>
            </w:ins>
            <w:ins w:id="188" w:author="Pan, Zhemin" w:date="2025-12-13T12:22:00Z" w16du:dateUtc="2025-12-13T04:22:00Z">
              <w:r w:rsidR="00B841F1" w:rsidRPr="00FD35A8">
                <w:rPr>
                  <w:rFonts w:ascii="Times New Roman" w:eastAsia="等线" w:hAnsi="Times New Roman" w:cs="Times New Roman"/>
                  <w:color w:val="auto"/>
                  <w:szCs w:val="20"/>
                </w:rPr>
                <w:t>total activity score</w:t>
              </w:r>
            </w:ins>
            <w:ins w:id="189" w:author="Pan, Zhemin" w:date="2025-12-13T12:21:00Z" w16du:dateUtc="2025-12-13T04:21:00Z">
              <w:r w:rsidR="00BF4AC0" w:rsidRPr="00FD35A8">
                <w:rPr>
                  <w:rFonts w:ascii="Times New Roman" w:eastAsia="等线" w:hAnsi="Times New Roman" w:cs="Times New Roman"/>
                  <w:color w:val="auto"/>
                  <w:szCs w:val="20"/>
                </w:rPr>
                <w:t>)</w:t>
              </w:r>
            </w:ins>
          </w:p>
        </w:tc>
        <w:tc>
          <w:tcPr>
            <w:tcW w:w="0" w:type="auto"/>
            <w:tcBorders>
              <w:top w:val="nil"/>
              <w:left w:val="nil"/>
              <w:bottom w:val="nil"/>
              <w:right w:val="nil"/>
            </w:tcBorders>
            <w:vAlign w:val="center"/>
          </w:tcPr>
          <w:p w14:paraId="06CFF0C2" w14:textId="51BB5995" w:rsidR="001829B9" w:rsidRPr="00FD35A8" w:rsidRDefault="005303F7" w:rsidP="006921A2">
            <w:pPr>
              <w:jc w:val="center"/>
              <w:rPr>
                <w:ins w:id="190" w:author="Pan, Zhemin" w:date="2025-12-13T12:20:00Z" w16du:dateUtc="2025-12-13T04:20:00Z"/>
                <w:rFonts w:ascii="Times New Roman" w:eastAsia="等线" w:hAnsi="Times New Roman" w:cs="Times New Roman"/>
                <w:color w:val="000000"/>
                <w:szCs w:val="20"/>
              </w:rPr>
            </w:pPr>
            <w:ins w:id="191" w:author="Yali Chen" w:date="2025-12-17T09:33:00Z" w16du:dateUtc="2025-12-17T01:33:00Z">
              <w:r w:rsidRPr="00FD35A8">
                <w:rPr>
                  <w:rFonts w:ascii="Times New Roman" w:eastAsia="等线" w:hAnsi="Times New Roman" w:cs="Times New Roman"/>
                  <w:color w:val="000000"/>
                  <w:szCs w:val="20"/>
                </w:rPr>
                <w:t>xx</w:t>
              </w:r>
            </w:ins>
          </w:p>
        </w:tc>
        <w:tc>
          <w:tcPr>
            <w:tcW w:w="0" w:type="auto"/>
            <w:tcBorders>
              <w:top w:val="nil"/>
              <w:left w:val="nil"/>
              <w:bottom w:val="nil"/>
              <w:right w:val="nil"/>
            </w:tcBorders>
            <w:vAlign w:val="center"/>
          </w:tcPr>
          <w:p w14:paraId="7253F846" w14:textId="37168CC3" w:rsidR="001829B9" w:rsidRPr="00FD35A8" w:rsidRDefault="005303F7" w:rsidP="006921A2">
            <w:pPr>
              <w:jc w:val="center"/>
              <w:rPr>
                <w:ins w:id="192" w:author="Pan, Zhemin" w:date="2025-12-13T12:20:00Z" w16du:dateUtc="2025-12-13T04:20:00Z"/>
                <w:rFonts w:ascii="Times New Roman" w:eastAsia="等线" w:hAnsi="Times New Roman" w:cs="Times New Roman"/>
                <w:color w:val="000000"/>
                <w:szCs w:val="20"/>
              </w:rPr>
            </w:pPr>
            <w:ins w:id="193" w:author="Yali Chen" w:date="2025-12-17T09:33:00Z" w16du:dateUtc="2025-12-17T01:33:00Z">
              <w:r w:rsidRPr="00FD35A8">
                <w:rPr>
                  <w:rFonts w:ascii="Times New Roman" w:eastAsia="等线" w:hAnsi="Times New Roman" w:cs="Times New Roman"/>
                  <w:color w:val="000000"/>
                  <w:szCs w:val="20"/>
                </w:rPr>
                <w:t>xx</w:t>
              </w:r>
            </w:ins>
          </w:p>
        </w:tc>
        <w:tc>
          <w:tcPr>
            <w:tcW w:w="0" w:type="auto"/>
            <w:tcBorders>
              <w:top w:val="nil"/>
              <w:left w:val="nil"/>
              <w:bottom w:val="nil"/>
              <w:right w:val="nil"/>
            </w:tcBorders>
            <w:vAlign w:val="center"/>
          </w:tcPr>
          <w:p w14:paraId="1A687F4E" w14:textId="29EDF908" w:rsidR="001829B9" w:rsidRPr="00FD35A8" w:rsidRDefault="005303F7" w:rsidP="006921A2">
            <w:pPr>
              <w:jc w:val="center"/>
              <w:rPr>
                <w:ins w:id="194" w:author="Pan, Zhemin" w:date="2025-12-13T12:20:00Z" w16du:dateUtc="2025-12-13T04:20:00Z"/>
                <w:rFonts w:ascii="Times New Roman" w:eastAsia="等线" w:hAnsi="Times New Roman" w:cs="Times New Roman"/>
                <w:color w:val="000000"/>
                <w:szCs w:val="20"/>
              </w:rPr>
            </w:pPr>
            <w:ins w:id="195" w:author="Yali Chen" w:date="2025-12-17T09:33:00Z" w16du:dateUtc="2025-12-17T01:33:00Z">
              <w:r w:rsidRPr="00FD35A8">
                <w:rPr>
                  <w:rFonts w:ascii="Times New Roman" w:eastAsia="等线" w:hAnsi="Times New Roman" w:cs="Times New Roman"/>
                  <w:color w:val="000000"/>
                  <w:szCs w:val="20"/>
                </w:rPr>
                <w:t>xx</w:t>
              </w:r>
            </w:ins>
          </w:p>
        </w:tc>
        <w:tc>
          <w:tcPr>
            <w:tcW w:w="0" w:type="auto"/>
            <w:tcBorders>
              <w:top w:val="nil"/>
              <w:left w:val="nil"/>
              <w:bottom w:val="nil"/>
              <w:right w:val="nil"/>
            </w:tcBorders>
            <w:vAlign w:val="center"/>
          </w:tcPr>
          <w:p w14:paraId="35E8A023" w14:textId="36D46219" w:rsidR="001829B9" w:rsidRPr="00FD35A8" w:rsidRDefault="005303F7" w:rsidP="006921A2">
            <w:pPr>
              <w:jc w:val="center"/>
              <w:rPr>
                <w:ins w:id="196" w:author="Pan, Zhemin" w:date="2025-12-13T12:20:00Z" w16du:dateUtc="2025-12-13T04:20:00Z"/>
                <w:rFonts w:ascii="Times New Roman" w:eastAsia="等线" w:hAnsi="Times New Roman" w:cs="Times New Roman"/>
                <w:color w:val="000000"/>
                <w:szCs w:val="20"/>
              </w:rPr>
            </w:pPr>
            <w:ins w:id="197" w:author="Yali Chen" w:date="2025-12-17T09:33:00Z" w16du:dateUtc="2025-12-17T01:33:00Z">
              <w:r w:rsidRPr="00FD35A8">
                <w:rPr>
                  <w:rFonts w:ascii="Times New Roman" w:eastAsia="等线" w:hAnsi="Times New Roman" w:cs="Times New Roman"/>
                  <w:color w:val="000000"/>
                  <w:szCs w:val="20"/>
                </w:rPr>
                <w:t>xx</w:t>
              </w:r>
            </w:ins>
          </w:p>
        </w:tc>
        <w:tc>
          <w:tcPr>
            <w:tcW w:w="0" w:type="auto"/>
            <w:tcBorders>
              <w:top w:val="nil"/>
              <w:left w:val="nil"/>
              <w:bottom w:val="nil"/>
              <w:right w:val="nil"/>
            </w:tcBorders>
            <w:vAlign w:val="center"/>
          </w:tcPr>
          <w:p w14:paraId="38543F86" w14:textId="77777777" w:rsidR="001829B9" w:rsidRPr="00FD35A8" w:rsidRDefault="001829B9" w:rsidP="006921A2">
            <w:pPr>
              <w:jc w:val="center"/>
              <w:rPr>
                <w:ins w:id="198" w:author="Pan, Zhemin" w:date="2025-12-13T12:20:00Z" w16du:dateUtc="2025-12-13T04:20:00Z"/>
                <w:rFonts w:ascii="Times New Roman" w:eastAsia="Times New Roman" w:hAnsi="Times New Roman" w:cs="Times New Roman"/>
                <w:szCs w:val="20"/>
              </w:rPr>
            </w:pPr>
          </w:p>
        </w:tc>
      </w:tr>
      <w:tr w:rsidR="00BF4AC0" w:rsidRPr="00FD35A8" w14:paraId="5B71AD00" w14:textId="77777777" w:rsidTr="006921A2">
        <w:trPr>
          <w:trHeight w:val="285"/>
          <w:ins w:id="199" w:author="Pan, Zhemin" w:date="2025-12-13T12:21:00Z"/>
        </w:trPr>
        <w:tc>
          <w:tcPr>
            <w:tcW w:w="0" w:type="auto"/>
            <w:tcBorders>
              <w:top w:val="nil"/>
              <w:left w:val="nil"/>
              <w:bottom w:val="nil"/>
              <w:right w:val="nil"/>
            </w:tcBorders>
            <w:noWrap/>
            <w:vAlign w:val="center"/>
          </w:tcPr>
          <w:p w14:paraId="71FD34E1" w14:textId="7EBB50CA" w:rsidR="00BF4AC0" w:rsidRPr="00FD35A8" w:rsidRDefault="00BF4AC0" w:rsidP="006921A2">
            <w:pPr>
              <w:jc w:val="left"/>
              <w:rPr>
                <w:ins w:id="200" w:author="Pan, Zhemin" w:date="2025-12-13T12:21:00Z" w16du:dateUtc="2025-12-13T04:21:00Z"/>
                <w:rFonts w:ascii="Times New Roman" w:eastAsia="等线" w:hAnsi="Times New Roman" w:cs="Times New Roman"/>
                <w:color w:val="auto"/>
                <w:szCs w:val="20"/>
              </w:rPr>
            </w:pPr>
            <w:commentRangeStart w:id="201"/>
            <w:commentRangeStart w:id="202"/>
            <w:commentRangeStart w:id="203"/>
            <w:ins w:id="204" w:author="Pan, Zhemin" w:date="2025-12-13T12:21:00Z" w16du:dateUtc="2025-12-13T04:21:00Z">
              <w:r w:rsidRPr="00FD35A8">
                <w:rPr>
                  <w:rFonts w:ascii="Times New Roman" w:eastAsia="等线" w:hAnsi="Times New Roman" w:cs="Times New Roman"/>
                  <w:color w:val="auto"/>
                  <w:szCs w:val="20"/>
                </w:rPr>
                <w:t>CDASI</w:t>
              </w:r>
            </w:ins>
            <w:ins w:id="205" w:author="Yali Chen" w:date="2025-12-17T09:32:00Z" w16du:dateUtc="2025-12-17T01:32:00Z">
              <w:r w:rsidR="00AE4A85" w:rsidRPr="00FD35A8">
                <w:rPr>
                  <w:rFonts w:ascii="Times New Roman" w:eastAsia="等线" w:hAnsi="Times New Roman" w:cs="Times New Roman"/>
                  <w:color w:val="auto"/>
                  <w:szCs w:val="20"/>
                </w:rPr>
                <w:t xml:space="preserve"> </w:t>
              </w:r>
            </w:ins>
            <w:ins w:id="206" w:author="Pan, Zhemin" w:date="2025-12-13T12:21:00Z" w16du:dateUtc="2025-12-13T04:21:00Z">
              <w:r w:rsidRPr="00FD35A8">
                <w:rPr>
                  <w:rFonts w:ascii="Times New Roman" w:eastAsia="等线" w:hAnsi="Times New Roman" w:cs="Times New Roman"/>
                  <w:color w:val="auto"/>
                  <w:szCs w:val="20"/>
                </w:rPr>
                <w:t>(</w:t>
              </w:r>
            </w:ins>
            <w:ins w:id="207" w:author="Pan, Zhemin" w:date="2025-12-13T12:22:00Z" w16du:dateUtc="2025-12-13T04:22:00Z">
              <w:r w:rsidR="00B841F1" w:rsidRPr="00FD35A8">
                <w:rPr>
                  <w:rFonts w:ascii="Times New Roman" w:eastAsia="等线" w:hAnsi="Times New Roman" w:cs="Times New Roman"/>
                  <w:color w:val="auto"/>
                  <w:szCs w:val="20"/>
                </w:rPr>
                <w:t>total damage score</w:t>
              </w:r>
            </w:ins>
            <w:ins w:id="208" w:author="Pan, Zhemin" w:date="2025-12-13T12:21:00Z" w16du:dateUtc="2025-12-13T04:21:00Z">
              <w:r w:rsidRPr="00FD35A8">
                <w:rPr>
                  <w:rFonts w:ascii="Times New Roman" w:eastAsia="等线" w:hAnsi="Times New Roman" w:cs="Times New Roman"/>
                  <w:color w:val="auto"/>
                  <w:szCs w:val="20"/>
                </w:rPr>
                <w:t>)</w:t>
              </w:r>
            </w:ins>
            <w:commentRangeEnd w:id="201"/>
            <w:ins w:id="209" w:author="Pan, Zhemin" w:date="2025-12-13T12:23:00Z" w16du:dateUtc="2025-12-13T04:23:00Z">
              <w:r w:rsidR="00B841F1" w:rsidRPr="00FD35A8">
                <w:rPr>
                  <w:rStyle w:val="CommentReference"/>
                  <w:rFonts w:ascii="Times New Roman" w:eastAsia="等线" w:hAnsi="Times New Roman" w:cs="Times New Roman"/>
                  <w:color w:val="auto"/>
                  <w:sz w:val="20"/>
                  <w:szCs w:val="20"/>
                </w:rPr>
                <w:commentReference w:id="201"/>
              </w:r>
            </w:ins>
            <w:commentRangeEnd w:id="202"/>
            <w:ins w:id="210" w:author="Pan, Zhemin" w:date="2025-12-16T14:40:00Z" w16du:dateUtc="2025-12-16T06:40:00Z">
              <w:r w:rsidR="00DA5F6E" w:rsidRPr="00FD35A8">
                <w:rPr>
                  <w:rStyle w:val="CommentReference"/>
                  <w:rFonts w:ascii="Times New Roman" w:eastAsia="等线" w:hAnsi="Times New Roman" w:cs="Times New Roman"/>
                  <w:color w:val="auto"/>
                  <w:sz w:val="20"/>
                  <w:szCs w:val="20"/>
                </w:rPr>
                <w:commentReference w:id="202"/>
              </w:r>
            </w:ins>
            <w:commentRangeEnd w:id="203"/>
            <w:r w:rsidR="005447D3" w:rsidRPr="00FD35A8">
              <w:rPr>
                <w:rStyle w:val="CommentReference"/>
                <w:rFonts w:ascii="Times New Roman" w:eastAsia="等线" w:hAnsi="Times New Roman" w:cs="Times New Roman"/>
                <w:color w:val="auto"/>
                <w:sz w:val="20"/>
                <w:szCs w:val="20"/>
              </w:rPr>
              <w:commentReference w:id="203"/>
            </w:r>
          </w:p>
        </w:tc>
        <w:tc>
          <w:tcPr>
            <w:tcW w:w="0" w:type="auto"/>
            <w:tcBorders>
              <w:top w:val="nil"/>
              <w:left w:val="nil"/>
              <w:bottom w:val="nil"/>
              <w:right w:val="nil"/>
            </w:tcBorders>
            <w:vAlign w:val="center"/>
          </w:tcPr>
          <w:p w14:paraId="19E28850" w14:textId="52976F17" w:rsidR="00BF4AC0" w:rsidRPr="00FD35A8" w:rsidRDefault="005303F7" w:rsidP="006921A2">
            <w:pPr>
              <w:jc w:val="center"/>
              <w:rPr>
                <w:ins w:id="211" w:author="Pan, Zhemin" w:date="2025-12-13T12:21:00Z" w16du:dateUtc="2025-12-13T04:21:00Z"/>
                <w:rFonts w:ascii="Times New Roman" w:eastAsia="等线" w:hAnsi="Times New Roman" w:cs="Times New Roman"/>
                <w:color w:val="000000"/>
                <w:szCs w:val="20"/>
              </w:rPr>
            </w:pPr>
            <w:ins w:id="212" w:author="Yali Chen" w:date="2025-12-17T09:33:00Z" w16du:dateUtc="2025-12-17T01:33:00Z">
              <w:r w:rsidRPr="00FD35A8">
                <w:rPr>
                  <w:rFonts w:ascii="Times New Roman" w:eastAsia="等线" w:hAnsi="Times New Roman" w:cs="Times New Roman"/>
                  <w:color w:val="000000"/>
                  <w:szCs w:val="20"/>
                </w:rPr>
                <w:t>xx</w:t>
              </w:r>
            </w:ins>
          </w:p>
        </w:tc>
        <w:tc>
          <w:tcPr>
            <w:tcW w:w="0" w:type="auto"/>
            <w:tcBorders>
              <w:top w:val="nil"/>
              <w:left w:val="nil"/>
              <w:bottom w:val="nil"/>
              <w:right w:val="nil"/>
            </w:tcBorders>
            <w:vAlign w:val="center"/>
          </w:tcPr>
          <w:p w14:paraId="2294202F" w14:textId="2072AC76" w:rsidR="00BF4AC0" w:rsidRPr="00FD35A8" w:rsidRDefault="005303F7" w:rsidP="006921A2">
            <w:pPr>
              <w:jc w:val="center"/>
              <w:rPr>
                <w:ins w:id="213" w:author="Pan, Zhemin" w:date="2025-12-13T12:21:00Z" w16du:dateUtc="2025-12-13T04:21:00Z"/>
                <w:rFonts w:ascii="Times New Roman" w:eastAsia="等线" w:hAnsi="Times New Roman" w:cs="Times New Roman"/>
                <w:color w:val="000000"/>
                <w:szCs w:val="20"/>
              </w:rPr>
            </w:pPr>
            <w:ins w:id="214" w:author="Yali Chen" w:date="2025-12-17T09:33:00Z" w16du:dateUtc="2025-12-17T01:33:00Z">
              <w:r w:rsidRPr="00FD35A8">
                <w:rPr>
                  <w:rFonts w:ascii="Times New Roman" w:eastAsia="等线" w:hAnsi="Times New Roman" w:cs="Times New Roman"/>
                  <w:color w:val="000000"/>
                  <w:szCs w:val="20"/>
                </w:rPr>
                <w:t>xx</w:t>
              </w:r>
            </w:ins>
          </w:p>
        </w:tc>
        <w:tc>
          <w:tcPr>
            <w:tcW w:w="0" w:type="auto"/>
            <w:tcBorders>
              <w:top w:val="nil"/>
              <w:left w:val="nil"/>
              <w:bottom w:val="nil"/>
              <w:right w:val="nil"/>
            </w:tcBorders>
            <w:vAlign w:val="center"/>
          </w:tcPr>
          <w:p w14:paraId="27A36A9D" w14:textId="7621797D" w:rsidR="00BF4AC0" w:rsidRPr="00FD35A8" w:rsidRDefault="005303F7" w:rsidP="006921A2">
            <w:pPr>
              <w:jc w:val="center"/>
              <w:rPr>
                <w:ins w:id="215" w:author="Pan, Zhemin" w:date="2025-12-13T12:21:00Z" w16du:dateUtc="2025-12-13T04:21:00Z"/>
                <w:rFonts w:ascii="Times New Roman" w:eastAsia="等线" w:hAnsi="Times New Roman" w:cs="Times New Roman"/>
                <w:color w:val="000000"/>
                <w:szCs w:val="20"/>
              </w:rPr>
            </w:pPr>
            <w:ins w:id="216" w:author="Yali Chen" w:date="2025-12-17T09:33:00Z" w16du:dateUtc="2025-12-17T01:33:00Z">
              <w:r w:rsidRPr="00FD35A8">
                <w:rPr>
                  <w:rFonts w:ascii="Times New Roman" w:eastAsia="等线" w:hAnsi="Times New Roman" w:cs="Times New Roman"/>
                  <w:color w:val="000000"/>
                  <w:szCs w:val="20"/>
                </w:rPr>
                <w:t>xx</w:t>
              </w:r>
            </w:ins>
          </w:p>
        </w:tc>
        <w:tc>
          <w:tcPr>
            <w:tcW w:w="0" w:type="auto"/>
            <w:tcBorders>
              <w:top w:val="nil"/>
              <w:left w:val="nil"/>
              <w:bottom w:val="nil"/>
              <w:right w:val="nil"/>
            </w:tcBorders>
            <w:vAlign w:val="center"/>
          </w:tcPr>
          <w:p w14:paraId="433DE413" w14:textId="67B2C4B2" w:rsidR="00BF4AC0" w:rsidRPr="00FD35A8" w:rsidRDefault="005303F7" w:rsidP="006921A2">
            <w:pPr>
              <w:jc w:val="center"/>
              <w:rPr>
                <w:ins w:id="217" w:author="Pan, Zhemin" w:date="2025-12-13T12:21:00Z" w16du:dateUtc="2025-12-13T04:21:00Z"/>
                <w:rFonts w:ascii="Times New Roman" w:eastAsia="等线" w:hAnsi="Times New Roman" w:cs="Times New Roman"/>
                <w:color w:val="000000"/>
                <w:szCs w:val="20"/>
              </w:rPr>
            </w:pPr>
            <w:ins w:id="218" w:author="Yali Chen" w:date="2025-12-17T09:33:00Z" w16du:dateUtc="2025-12-17T01:33:00Z">
              <w:r w:rsidRPr="00FD35A8">
                <w:rPr>
                  <w:rFonts w:ascii="Times New Roman" w:eastAsia="等线" w:hAnsi="Times New Roman" w:cs="Times New Roman"/>
                  <w:color w:val="000000"/>
                  <w:szCs w:val="20"/>
                </w:rPr>
                <w:t>xx</w:t>
              </w:r>
            </w:ins>
          </w:p>
        </w:tc>
        <w:tc>
          <w:tcPr>
            <w:tcW w:w="0" w:type="auto"/>
            <w:tcBorders>
              <w:top w:val="nil"/>
              <w:left w:val="nil"/>
              <w:bottom w:val="nil"/>
              <w:right w:val="nil"/>
            </w:tcBorders>
            <w:vAlign w:val="center"/>
          </w:tcPr>
          <w:p w14:paraId="38637AFA" w14:textId="77777777" w:rsidR="00BF4AC0" w:rsidRPr="00FD35A8" w:rsidRDefault="00BF4AC0" w:rsidP="006921A2">
            <w:pPr>
              <w:jc w:val="center"/>
              <w:rPr>
                <w:ins w:id="219" w:author="Pan, Zhemin" w:date="2025-12-13T12:21:00Z" w16du:dateUtc="2025-12-13T04:21:00Z"/>
                <w:rFonts w:ascii="Times New Roman" w:eastAsia="Times New Roman" w:hAnsi="Times New Roman" w:cs="Times New Roman"/>
                <w:szCs w:val="20"/>
              </w:rPr>
            </w:pPr>
          </w:p>
        </w:tc>
      </w:tr>
      <w:tr w:rsidR="00065C7A" w:rsidRPr="00FD35A8" w14:paraId="3D532FE8" w14:textId="77777777" w:rsidTr="006921A2">
        <w:trPr>
          <w:trHeight w:val="285"/>
        </w:trPr>
        <w:tc>
          <w:tcPr>
            <w:tcW w:w="0" w:type="auto"/>
            <w:tcBorders>
              <w:top w:val="nil"/>
              <w:left w:val="nil"/>
              <w:bottom w:val="nil"/>
              <w:right w:val="nil"/>
            </w:tcBorders>
            <w:noWrap/>
            <w:vAlign w:val="center"/>
            <w:hideMark/>
          </w:tcPr>
          <w:p w14:paraId="1ED20802" w14:textId="3AA5253E" w:rsidR="00065C7A" w:rsidRPr="00E05BF5" w:rsidRDefault="001C4DA1" w:rsidP="006921A2">
            <w:pPr>
              <w:jc w:val="left"/>
              <w:rPr>
                <w:rFonts w:ascii="Times New Roman" w:eastAsia="等线" w:hAnsi="Times New Roman" w:cs="Times New Roman"/>
                <w:color w:val="auto"/>
                <w:szCs w:val="20"/>
                <w:highlight w:val="yellow"/>
              </w:rPr>
            </w:pPr>
            <w:commentRangeStart w:id="220"/>
            <w:commentRangeStart w:id="221"/>
            <w:r w:rsidRPr="00E05BF5">
              <w:rPr>
                <w:rFonts w:ascii="Times New Roman" w:eastAsia="等线" w:hAnsi="Times New Roman" w:cs="Times New Roman"/>
                <w:color w:val="auto"/>
                <w:szCs w:val="20"/>
                <w:highlight w:val="yellow"/>
              </w:rPr>
              <w:t xml:space="preserve">Concomitant </w:t>
            </w:r>
            <w:commentRangeStart w:id="222"/>
            <w:commentRangeStart w:id="223"/>
            <w:r w:rsidRPr="00E05BF5">
              <w:rPr>
                <w:rFonts w:ascii="Times New Roman" w:eastAsia="等线" w:hAnsi="Times New Roman" w:cs="Times New Roman"/>
                <w:color w:val="auto"/>
                <w:szCs w:val="20"/>
                <w:highlight w:val="yellow"/>
              </w:rPr>
              <w:t>Glucocorticoid</w:t>
            </w:r>
            <w:commentRangeEnd w:id="222"/>
            <w:r w:rsidR="00BD3D47" w:rsidRPr="00C71CD9">
              <w:rPr>
                <w:rStyle w:val="CommentReference"/>
                <w:rFonts w:ascii="Times New Roman" w:eastAsia="等线" w:hAnsi="Times New Roman" w:cs="Times New Roman"/>
                <w:color w:val="auto"/>
                <w:sz w:val="20"/>
                <w:szCs w:val="20"/>
                <w:highlight w:val="green"/>
                <w:rPrChange w:id="224" w:author="Pan, Zhemin" w:date="2026-01-27T15:28:00Z" w16du:dateUtc="2026-01-27T07:28:00Z">
                  <w:rPr>
                    <w:rStyle w:val="CommentReference"/>
                    <w:rFonts w:ascii="Times New Roman" w:eastAsia="等线" w:hAnsi="Times New Roman" w:cs="Times New Roman"/>
                    <w:color w:val="auto"/>
                    <w:sz w:val="20"/>
                    <w:szCs w:val="20"/>
                    <w:highlight w:val="yellow"/>
                  </w:rPr>
                </w:rPrChange>
              </w:rPr>
              <w:commentReference w:id="222"/>
            </w:r>
            <w:commentRangeEnd w:id="223"/>
            <w:r w:rsidR="00E54C6F" w:rsidRPr="00C71CD9">
              <w:rPr>
                <w:rStyle w:val="CommentReference"/>
                <w:rFonts w:ascii="Times New Roman" w:eastAsia="等线" w:hAnsi="Times New Roman" w:cs="Times New Roman"/>
                <w:color w:val="auto"/>
                <w:sz w:val="20"/>
                <w:szCs w:val="20"/>
                <w:highlight w:val="green"/>
                <w:rPrChange w:id="225" w:author="Pan, Zhemin" w:date="2026-01-27T15:28:00Z" w16du:dateUtc="2026-01-27T07:28:00Z">
                  <w:rPr>
                    <w:rStyle w:val="CommentReference"/>
                    <w:rFonts w:ascii="Times New Roman" w:eastAsia="等线" w:hAnsi="Times New Roman" w:cs="Times New Roman"/>
                    <w:color w:val="auto"/>
                    <w:sz w:val="20"/>
                    <w:szCs w:val="20"/>
                    <w:highlight w:val="yellow"/>
                  </w:rPr>
                </w:rPrChange>
              </w:rPr>
              <w:commentReference w:id="223"/>
            </w:r>
            <w:ins w:id="226" w:author="Pan, Zhemin" w:date="2026-01-27T15:28:00Z" w16du:dateUtc="2026-01-27T07:28:00Z">
              <w:r w:rsidR="00C71CD9" w:rsidRPr="00C71CD9">
                <w:rPr>
                  <w:rFonts w:ascii="Times New Roman" w:eastAsia="等线" w:hAnsi="Times New Roman" w:cs="Times New Roman"/>
                  <w:color w:val="auto"/>
                  <w:szCs w:val="20"/>
                  <w:highlight w:val="green"/>
                  <w:rPrChange w:id="227" w:author="Pan, Zhemin" w:date="2026-01-27T15:28:00Z" w16du:dateUtc="2026-01-27T07:28:00Z">
                    <w:rPr>
                      <w:rFonts w:ascii="Times New Roman" w:eastAsia="等线" w:hAnsi="Times New Roman" w:cs="Times New Roman"/>
                      <w:color w:val="auto"/>
                      <w:szCs w:val="20"/>
                      <w:highlight w:val="yellow"/>
                    </w:rPr>
                  </w:rPrChange>
                </w:rPr>
                <w:t xml:space="preserve"> (for IIM)</w:t>
              </w:r>
            </w:ins>
          </w:p>
        </w:tc>
        <w:tc>
          <w:tcPr>
            <w:tcW w:w="0" w:type="auto"/>
            <w:tcBorders>
              <w:top w:val="nil"/>
              <w:left w:val="nil"/>
              <w:bottom w:val="nil"/>
              <w:right w:val="nil"/>
            </w:tcBorders>
            <w:vAlign w:val="center"/>
            <w:hideMark/>
          </w:tcPr>
          <w:p w14:paraId="7A89F22A" w14:textId="274182E7" w:rsidR="00065C7A" w:rsidRPr="00E05BF5" w:rsidRDefault="001C4DA1" w:rsidP="006921A2">
            <w:pPr>
              <w:jc w:val="center"/>
              <w:rPr>
                <w:rFonts w:ascii="Times New Roman" w:eastAsia="等线" w:hAnsi="Times New Roman" w:cs="Times New Roman"/>
                <w:color w:val="00B050"/>
                <w:szCs w:val="20"/>
                <w:highlight w:val="yellow"/>
              </w:rPr>
            </w:pPr>
            <w:r w:rsidRPr="00E05BF5">
              <w:rPr>
                <w:rFonts w:ascii="Times New Roman" w:eastAsia="等线" w:hAnsi="Times New Roman" w:cs="Times New Roman"/>
                <w:color w:val="000000"/>
                <w:szCs w:val="20"/>
                <w:highlight w:val="yellow"/>
              </w:rPr>
              <w:t>Y</w:t>
            </w:r>
          </w:p>
        </w:tc>
        <w:tc>
          <w:tcPr>
            <w:tcW w:w="0" w:type="auto"/>
            <w:tcBorders>
              <w:top w:val="nil"/>
              <w:left w:val="nil"/>
              <w:bottom w:val="nil"/>
              <w:right w:val="nil"/>
            </w:tcBorders>
            <w:vAlign w:val="center"/>
            <w:hideMark/>
          </w:tcPr>
          <w:p w14:paraId="191C335D" w14:textId="30C97BB3" w:rsidR="00065C7A" w:rsidRPr="00E05BF5" w:rsidRDefault="001C4DA1" w:rsidP="006921A2">
            <w:pPr>
              <w:jc w:val="center"/>
              <w:rPr>
                <w:rFonts w:ascii="Times New Roman" w:eastAsia="Times New Roman" w:hAnsi="Times New Roman" w:cs="Times New Roman"/>
                <w:szCs w:val="20"/>
                <w:highlight w:val="yellow"/>
              </w:rPr>
            </w:pPr>
            <w:r w:rsidRPr="00E05BF5">
              <w:rPr>
                <w:rFonts w:ascii="Times New Roman" w:eastAsia="等线" w:hAnsi="Times New Roman" w:cs="Times New Roman"/>
                <w:color w:val="000000"/>
                <w:szCs w:val="20"/>
                <w:highlight w:val="yellow"/>
              </w:rPr>
              <w:t>N</w:t>
            </w:r>
          </w:p>
        </w:tc>
        <w:tc>
          <w:tcPr>
            <w:tcW w:w="0" w:type="auto"/>
            <w:tcBorders>
              <w:top w:val="nil"/>
              <w:left w:val="nil"/>
              <w:bottom w:val="nil"/>
              <w:right w:val="nil"/>
            </w:tcBorders>
            <w:vAlign w:val="center"/>
            <w:hideMark/>
          </w:tcPr>
          <w:p w14:paraId="69EB453C" w14:textId="2B4631AE" w:rsidR="00065C7A" w:rsidRPr="00E05BF5" w:rsidRDefault="001C4DA1" w:rsidP="006921A2">
            <w:pPr>
              <w:jc w:val="center"/>
              <w:rPr>
                <w:rFonts w:ascii="Times New Roman" w:eastAsia="Times New Roman" w:hAnsi="Times New Roman" w:cs="Times New Roman"/>
                <w:szCs w:val="20"/>
                <w:highlight w:val="yellow"/>
              </w:rPr>
            </w:pPr>
            <w:r w:rsidRPr="00E05BF5">
              <w:rPr>
                <w:rFonts w:ascii="Times New Roman" w:eastAsia="等线" w:hAnsi="Times New Roman" w:cs="Times New Roman"/>
                <w:color w:val="000000"/>
                <w:szCs w:val="20"/>
                <w:highlight w:val="yellow"/>
              </w:rPr>
              <w:t>N</w:t>
            </w:r>
          </w:p>
        </w:tc>
        <w:tc>
          <w:tcPr>
            <w:tcW w:w="0" w:type="auto"/>
            <w:tcBorders>
              <w:top w:val="nil"/>
              <w:left w:val="nil"/>
              <w:bottom w:val="nil"/>
              <w:right w:val="nil"/>
            </w:tcBorders>
            <w:vAlign w:val="center"/>
            <w:hideMark/>
          </w:tcPr>
          <w:p w14:paraId="01CBEF75" w14:textId="19B60164" w:rsidR="00065C7A" w:rsidRPr="00E05BF5" w:rsidRDefault="001C4DA1" w:rsidP="006921A2">
            <w:pPr>
              <w:jc w:val="center"/>
              <w:rPr>
                <w:rFonts w:ascii="Times New Roman" w:eastAsia="Times New Roman" w:hAnsi="Times New Roman" w:cs="Times New Roman"/>
                <w:szCs w:val="20"/>
                <w:highlight w:val="yellow"/>
              </w:rPr>
            </w:pPr>
            <w:r w:rsidRPr="00E05BF5">
              <w:rPr>
                <w:rFonts w:ascii="Times New Roman" w:eastAsia="等线" w:hAnsi="Times New Roman" w:cs="Times New Roman"/>
                <w:color w:val="000000"/>
                <w:szCs w:val="20"/>
                <w:highlight w:val="yellow"/>
              </w:rPr>
              <w:t>N</w:t>
            </w:r>
            <w:commentRangeEnd w:id="220"/>
            <w:r w:rsidR="006D5A47" w:rsidRPr="00E05BF5">
              <w:rPr>
                <w:rStyle w:val="CommentReference"/>
                <w:rFonts w:ascii="Times New Roman" w:eastAsia="Times New Roman" w:hAnsi="Times New Roman" w:cs="Times New Roman"/>
                <w:sz w:val="20"/>
                <w:szCs w:val="20"/>
                <w:highlight w:val="yellow"/>
              </w:rPr>
              <w:commentReference w:id="220"/>
            </w:r>
            <w:commentRangeEnd w:id="221"/>
            <w:r w:rsidR="0040109B" w:rsidRPr="00E05BF5">
              <w:rPr>
                <w:rStyle w:val="CommentReference"/>
                <w:rFonts w:ascii="Times New Roman" w:eastAsia="Times New Roman" w:hAnsi="Times New Roman" w:cs="Times New Roman"/>
                <w:sz w:val="20"/>
                <w:szCs w:val="20"/>
                <w:highlight w:val="yellow"/>
              </w:rPr>
              <w:commentReference w:id="221"/>
            </w:r>
          </w:p>
        </w:tc>
        <w:tc>
          <w:tcPr>
            <w:tcW w:w="0" w:type="auto"/>
            <w:tcBorders>
              <w:top w:val="nil"/>
              <w:left w:val="nil"/>
              <w:bottom w:val="nil"/>
              <w:right w:val="nil"/>
            </w:tcBorders>
            <w:vAlign w:val="center"/>
            <w:hideMark/>
          </w:tcPr>
          <w:p w14:paraId="07AE1B1F" w14:textId="77777777" w:rsidR="00065C7A" w:rsidRPr="00E05BF5" w:rsidRDefault="00065C7A" w:rsidP="006921A2">
            <w:pPr>
              <w:jc w:val="center"/>
              <w:rPr>
                <w:rFonts w:ascii="Times New Roman" w:eastAsia="Times New Roman" w:hAnsi="Times New Roman" w:cs="Times New Roman"/>
                <w:szCs w:val="20"/>
                <w:highlight w:val="yellow"/>
              </w:rPr>
            </w:pPr>
          </w:p>
        </w:tc>
      </w:tr>
      <w:tr w:rsidR="00EB70C4" w:rsidRPr="00FD35A8" w14:paraId="738BED56" w14:textId="77777777" w:rsidTr="00EB70C4">
        <w:tblPrEx>
          <w:tblW w:w="5000" w:type="pct"/>
          <w:tblCellMar>
            <w:left w:w="0" w:type="dxa"/>
            <w:right w:w="0" w:type="dxa"/>
          </w:tblCellMar>
          <w:tblPrExChange w:id="228" w:author="Yali Chen" w:date="2025-12-17T11:18:00Z" w16du:dateUtc="2025-12-17T03:18:00Z">
            <w:tblPrEx>
              <w:tblW w:w="5000" w:type="pct"/>
              <w:tblCellMar>
                <w:left w:w="0" w:type="dxa"/>
                <w:right w:w="0" w:type="dxa"/>
              </w:tblCellMar>
            </w:tblPrEx>
          </w:tblPrExChange>
        </w:tblPrEx>
        <w:trPr>
          <w:trHeight w:val="285"/>
          <w:trPrChange w:id="229" w:author="Yali Chen" w:date="2025-12-17T11:18:00Z" w16du:dateUtc="2025-12-17T03:18:00Z">
            <w:trPr>
              <w:trHeight w:val="285"/>
            </w:trPr>
          </w:trPrChange>
        </w:trPr>
        <w:tc>
          <w:tcPr>
            <w:tcW w:w="0" w:type="auto"/>
            <w:tcBorders>
              <w:top w:val="nil"/>
              <w:left w:val="nil"/>
              <w:right w:val="nil"/>
            </w:tcBorders>
            <w:noWrap/>
            <w:vAlign w:val="center"/>
            <w:tcPrChange w:id="230" w:author="Yali Chen" w:date="2025-12-17T11:18:00Z" w16du:dateUtc="2025-12-17T03:18:00Z">
              <w:tcPr>
                <w:tcW w:w="0" w:type="auto"/>
                <w:gridSpan w:val="2"/>
                <w:tcBorders>
                  <w:top w:val="nil"/>
                  <w:left w:val="nil"/>
                  <w:right w:val="nil"/>
                </w:tcBorders>
                <w:noWrap/>
                <w:vAlign w:val="center"/>
              </w:tcPr>
            </w:tcPrChange>
          </w:tcPr>
          <w:p w14:paraId="3B61B83B" w14:textId="249F09B8" w:rsidR="00EB70C4" w:rsidRPr="00FD35A8" w:rsidRDefault="00EB70C4" w:rsidP="00EB70C4">
            <w:pPr>
              <w:jc w:val="left"/>
              <w:rPr>
                <w:rFonts w:ascii="Times New Roman" w:eastAsia="等线" w:hAnsi="Times New Roman" w:cs="Times New Roman"/>
                <w:color w:val="000000" w:themeColor="text1"/>
                <w:szCs w:val="20"/>
                <w:rPrChange w:id="231" w:author="Yali Chen" w:date="2025-12-29T13:29:00Z" w16du:dateUtc="2025-12-29T05:29:00Z">
                  <w:rPr>
                    <w:rFonts w:ascii="Times New Roman" w:eastAsia="等线" w:hAnsi="Times New Roman" w:cs="Times New Roman"/>
                    <w:color w:val="00B050"/>
                    <w:szCs w:val="20"/>
                  </w:rPr>
                </w:rPrChange>
              </w:rPr>
            </w:pPr>
            <w:r w:rsidRPr="00FD35A8">
              <w:rPr>
                <w:rFonts w:ascii="Times New Roman" w:eastAsia="等线" w:hAnsi="Times New Roman" w:cs="Times New Roman"/>
                <w:color w:val="000000" w:themeColor="text1"/>
                <w:szCs w:val="20"/>
                <w:rPrChange w:id="232" w:author="Yali Chen" w:date="2025-12-29T13:29:00Z" w16du:dateUtc="2025-12-29T05:29:00Z">
                  <w:rPr>
                    <w:rFonts w:ascii="Times New Roman" w:eastAsia="等线" w:hAnsi="Times New Roman" w:cs="Times New Roman"/>
                    <w:color w:val="00B050"/>
                    <w:szCs w:val="20"/>
                  </w:rPr>
                </w:rPrChange>
              </w:rPr>
              <w:t>MDI</w:t>
            </w:r>
            <w:ins w:id="233" w:author="Pan, Zhemin" w:date="2025-12-16T14:40:00Z" w16du:dateUtc="2025-12-16T06:40:00Z">
              <w:r w:rsidRPr="00FD35A8">
                <w:rPr>
                  <w:rFonts w:ascii="Times New Roman" w:eastAsia="等线" w:hAnsi="Times New Roman" w:cs="Times New Roman"/>
                  <w:color w:val="000000" w:themeColor="text1"/>
                  <w:szCs w:val="20"/>
                  <w:rPrChange w:id="234" w:author="Yali Chen" w:date="2025-12-29T13:29:00Z" w16du:dateUtc="2025-12-29T05:29:00Z">
                    <w:rPr>
                      <w:rFonts w:ascii="Times New Roman" w:eastAsia="等线" w:hAnsi="Times New Roman" w:cs="Times New Roman"/>
                      <w:color w:val="00B050"/>
                      <w:szCs w:val="20"/>
                    </w:rPr>
                  </w:rPrChange>
                </w:rPr>
                <w:t xml:space="preserve"> </w:t>
              </w:r>
            </w:ins>
            <w:del w:id="235" w:author="Pan, Zhemin" w:date="2025-12-16T14:40:00Z" w16du:dateUtc="2025-12-16T06:40:00Z">
              <w:r w:rsidRPr="00FD35A8" w:rsidDel="00696053">
                <w:rPr>
                  <w:rFonts w:ascii="Times New Roman" w:eastAsia="等线" w:hAnsi="Times New Roman" w:cs="Times New Roman"/>
                  <w:color w:val="000000" w:themeColor="text1"/>
                  <w:szCs w:val="20"/>
                  <w:rPrChange w:id="236" w:author="Yali Chen" w:date="2025-12-29T13:29:00Z" w16du:dateUtc="2025-12-29T05:29:00Z">
                    <w:rPr>
                      <w:rFonts w:ascii="Times New Roman" w:eastAsia="等线" w:hAnsi="Times New Roman" w:cs="Times New Roman"/>
                      <w:color w:val="00B050"/>
                      <w:szCs w:val="20"/>
                    </w:rPr>
                  </w:rPrChange>
                </w:rPr>
                <w:delText>-</w:delText>
              </w:r>
            </w:del>
            <w:ins w:id="237" w:author="Pan, Zhemin" w:date="2025-12-16T14:40:00Z" w16du:dateUtc="2025-12-16T06:40:00Z">
              <w:r w:rsidRPr="00FD35A8">
                <w:rPr>
                  <w:rFonts w:ascii="Times New Roman" w:eastAsia="等线" w:hAnsi="Times New Roman" w:cs="Times New Roman"/>
                  <w:color w:val="000000" w:themeColor="text1"/>
                  <w:szCs w:val="20"/>
                  <w:rPrChange w:id="238" w:author="Yali Chen" w:date="2025-12-29T13:29:00Z" w16du:dateUtc="2025-12-29T05:29:00Z">
                    <w:rPr>
                      <w:rFonts w:ascii="Times New Roman" w:eastAsia="等线" w:hAnsi="Times New Roman" w:cs="Times New Roman"/>
                      <w:color w:val="00B050"/>
                      <w:szCs w:val="20"/>
                    </w:rPr>
                  </w:rPrChange>
                </w:rPr>
                <w:t>(</w:t>
              </w:r>
            </w:ins>
            <w:r w:rsidRPr="00FD35A8">
              <w:rPr>
                <w:rFonts w:ascii="Times New Roman" w:eastAsia="等线" w:hAnsi="Times New Roman" w:cs="Times New Roman"/>
                <w:color w:val="000000" w:themeColor="text1"/>
                <w:szCs w:val="20"/>
                <w:rPrChange w:id="239" w:author="Yali Chen" w:date="2025-12-29T13:29:00Z" w16du:dateUtc="2025-12-29T05:29:00Z">
                  <w:rPr>
                    <w:rFonts w:ascii="Times New Roman" w:eastAsia="等线" w:hAnsi="Times New Roman" w:cs="Times New Roman"/>
                    <w:color w:val="00B050"/>
                    <w:szCs w:val="20"/>
                  </w:rPr>
                </w:rPrChange>
              </w:rPr>
              <w:t>extend</w:t>
            </w:r>
            <w:ins w:id="240" w:author="Yali Chen" w:date="2025-12-17T09:28:00Z" w16du:dateUtc="2025-12-17T01:28:00Z">
              <w:r w:rsidRPr="00FD35A8">
                <w:rPr>
                  <w:rFonts w:ascii="Times New Roman" w:eastAsia="等线" w:hAnsi="Times New Roman" w:cs="Times New Roman"/>
                  <w:color w:val="000000" w:themeColor="text1"/>
                  <w:szCs w:val="20"/>
                  <w:rPrChange w:id="241" w:author="Yali Chen" w:date="2025-12-29T13:29:00Z" w16du:dateUtc="2025-12-29T05:29:00Z">
                    <w:rPr>
                      <w:rFonts w:ascii="Times New Roman" w:eastAsia="等线" w:hAnsi="Times New Roman" w:cs="Times New Roman"/>
                      <w:color w:val="00B050"/>
                      <w:szCs w:val="20"/>
                    </w:rPr>
                  </w:rPrChange>
                </w:rPr>
                <w:t>ed</w:t>
              </w:r>
            </w:ins>
            <w:r w:rsidRPr="00FD35A8">
              <w:rPr>
                <w:rFonts w:ascii="Times New Roman" w:eastAsia="等线" w:hAnsi="Times New Roman" w:cs="Times New Roman"/>
                <w:color w:val="000000" w:themeColor="text1"/>
                <w:szCs w:val="20"/>
                <w:rPrChange w:id="242" w:author="Yali Chen" w:date="2025-12-29T13:29:00Z" w16du:dateUtc="2025-12-29T05:29:00Z">
                  <w:rPr>
                    <w:rFonts w:ascii="Times New Roman" w:eastAsia="等线" w:hAnsi="Times New Roman" w:cs="Times New Roman"/>
                    <w:color w:val="00B050"/>
                    <w:szCs w:val="20"/>
                  </w:rPr>
                </w:rPrChange>
              </w:rPr>
              <w:t xml:space="preserve"> damage score</w:t>
            </w:r>
            <w:ins w:id="243" w:author="Pan, Zhemin" w:date="2025-12-16T14:40:00Z" w16du:dateUtc="2025-12-16T06:40:00Z">
              <w:r w:rsidRPr="00FD35A8">
                <w:rPr>
                  <w:rFonts w:ascii="Times New Roman" w:eastAsia="等线" w:hAnsi="Times New Roman" w:cs="Times New Roman"/>
                  <w:color w:val="000000" w:themeColor="text1"/>
                  <w:szCs w:val="20"/>
                  <w:rPrChange w:id="244" w:author="Yali Chen" w:date="2025-12-29T13:29:00Z" w16du:dateUtc="2025-12-29T05:29:00Z">
                    <w:rPr>
                      <w:rFonts w:ascii="Times New Roman" w:eastAsia="等线" w:hAnsi="Times New Roman" w:cs="Times New Roman"/>
                      <w:color w:val="00B050"/>
                      <w:szCs w:val="20"/>
                    </w:rPr>
                  </w:rPrChange>
                </w:rPr>
                <w:t>)</w:t>
              </w:r>
            </w:ins>
          </w:p>
        </w:tc>
        <w:tc>
          <w:tcPr>
            <w:tcW w:w="0" w:type="auto"/>
            <w:tcBorders>
              <w:top w:val="nil"/>
              <w:left w:val="nil"/>
              <w:right w:val="nil"/>
            </w:tcBorders>
            <w:vAlign w:val="center"/>
            <w:tcPrChange w:id="245" w:author="Yali Chen" w:date="2025-12-17T11:18:00Z" w16du:dateUtc="2025-12-17T03:18:00Z">
              <w:tcPr>
                <w:tcW w:w="0" w:type="auto"/>
                <w:gridSpan w:val="2"/>
                <w:tcBorders>
                  <w:top w:val="nil"/>
                  <w:left w:val="nil"/>
                  <w:bottom w:val="nil"/>
                  <w:right w:val="nil"/>
                </w:tcBorders>
                <w:vAlign w:val="center"/>
              </w:tcPr>
            </w:tcPrChange>
          </w:tcPr>
          <w:p w14:paraId="2EE57BA3" w14:textId="5D8CF1FE" w:rsidR="00EB70C4" w:rsidRPr="00FD35A8" w:rsidRDefault="00EB70C4">
            <w:pPr>
              <w:jc w:val="center"/>
              <w:rPr>
                <w:rFonts w:ascii="Times New Roman" w:eastAsia="等线" w:hAnsi="Times New Roman" w:cs="Times New Roman"/>
                <w:color w:val="00B050"/>
                <w:szCs w:val="20"/>
              </w:rPr>
              <w:pPrChange w:id="246" w:author="Yali Chen" w:date="2025-12-29T13:19:00Z" w16du:dateUtc="2025-12-29T05:19:00Z">
                <w:pPr/>
              </w:pPrChange>
            </w:pPr>
            <w:ins w:id="247" w:author="Yali Chen" w:date="2025-12-17T11:18:00Z" w16du:dateUtc="2025-12-17T03:18:00Z">
              <w:r w:rsidRPr="00FD35A8">
                <w:rPr>
                  <w:rFonts w:ascii="Times New Roman" w:eastAsia="等线" w:hAnsi="Times New Roman" w:cs="Times New Roman"/>
                  <w:color w:val="000000"/>
                  <w:szCs w:val="20"/>
                </w:rPr>
                <w:t>xx</w:t>
              </w:r>
            </w:ins>
          </w:p>
        </w:tc>
        <w:tc>
          <w:tcPr>
            <w:tcW w:w="0" w:type="auto"/>
            <w:tcBorders>
              <w:top w:val="nil"/>
              <w:left w:val="nil"/>
              <w:right w:val="nil"/>
            </w:tcBorders>
            <w:vAlign w:val="center"/>
            <w:tcPrChange w:id="248" w:author="Yali Chen" w:date="2025-12-17T11:18:00Z" w16du:dateUtc="2025-12-17T03:18:00Z">
              <w:tcPr>
                <w:tcW w:w="0" w:type="auto"/>
                <w:gridSpan w:val="2"/>
                <w:tcBorders>
                  <w:top w:val="nil"/>
                  <w:left w:val="nil"/>
                  <w:bottom w:val="nil"/>
                  <w:right w:val="nil"/>
                </w:tcBorders>
                <w:vAlign w:val="center"/>
              </w:tcPr>
            </w:tcPrChange>
          </w:tcPr>
          <w:p w14:paraId="34C4EBA4" w14:textId="032C8188" w:rsidR="00EB70C4" w:rsidRPr="00FD35A8" w:rsidRDefault="00EB70C4" w:rsidP="000777A8">
            <w:pPr>
              <w:jc w:val="center"/>
              <w:rPr>
                <w:rFonts w:ascii="Times New Roman" w:eastAsia="Times New Roman" w:hAnsi="Times New Roman" w:cs="Times New Roman"/>
                <w:szCs w:val="20"/>
              </w:rPr>
            </w:pPr>
            <w:ins w:id="249" w:author="Yali Chen" w:date="2025-12-17T11:18:00Z" w16du:dateUtc="2025-12-17T03:18:00Z">
              <w:r w:rsidRPr="00FD35A8">
                <w:rPr>
                  <w:rFonts w:ascii="Times New Roman" w:eastAsia="等线" w:hAnsi="Times New Roman" w:cs="Times New Roman"/>
                  <w:color w:val="000000"/>
                  <w:szCs w:val="20"/>
                </w:rPr>
                <w:t>xx</w:t>
              </w:r>
            </w:ins>
          </w:p>
        </w:tc>
        <w:tc>
          <w:tcPr>
            <w:tcW w:w="0" w:type="auto"/>
            <w:tcBorders>
              <w:top w:val="nil"/>
              <w:left w:val="nil"/>
              <w:right w:val="nil"/>
            </w:tcBorders>
            <w:vAlign w:val="center"/>
            <w:tcPrChange w:id="250" w:author="Yali Chen" w:date="2025-12-17T11:18:00Z" w16du:dateUtc="2025-12-17T03:18:00Z">
              <w:tcPr>
                <w:tcW w:w="0" w:type="auto"/>
                <w:gridSpan w:val="2"/>
                <w:tcBorders>
                  <w:top w:val="nil"/>
                  <w:left w:val="nil"/>
                  <w:bottom w:val="nil"/>
                  <w:right w:val="nil"/>
                </w:tcBorders>
                <w:vAlign w:val="center"/>
              </w:tcPr>
            </w:tcPrChange>
          </w:tcPr>
          <w:p w14:paraId="0190BABD" w14:textId="5D71F33B" w:rsidR="00EB70C4" w:rsidRPr="00FD35A8" w:rsidRDefault="00EB70C4" w:rsidP="000777A8">
            <w:pPr>
              <w:jc w:val="center"/>
              <w:rPr>
                <w:rFonts w:ascii="Times New Roman" w:eastAsia="Times New Roman" w:hAnsi="Times New Roman" w:cs="Times New Roman"/>
                <w:szCs w:val="20"/>
              </w:rPr>
            </w:pPr>
            <w:ins w:id="251" w:author="Yali Chen" w:date="2025-12-17T11:18:00Z" w16du:dateUtc="2025-12-17T03:18:00Z">
              <w:r w:rsidRPr="00FD35A8">
                <w:rPr>
                  <w:rFonts w:ascii="Times New Roman" w:eastAsia="等线" w:hAnsi="Times New Roman" w:cs="Times New Roman"/>
                  <w:color w:val="000000"/>
                  <w:szCs w:val="20"/>
                </w:rPr>
                <w:t>xx</w:t>
              </w:r>
            </w:ins>
          </w:p>
        </w:tc>
        <w:tc>
          <w:tcPr>
            <w:tcW w:w="0" w:type="auto"/>
            <w:tcBorders>
              <w:top w:val="nil"/>
              <w:left w:val="nil"/>
              <w:right w:val="nil"/>
            </w:tcBorders>
            <w:vAlign w:val="center"/>
            <w:tcPrChange w:id="252" w:author="Yali Chen" w:date="2025-12-17T11:18:00Z" w16du:dateUtc="2025-12-17T03:18:00Z">
              <w:tcPr>
                <w:tcW w:w="0" w:type="auto"/>
                <w:tcBorders>
                  <w:top w:val="nil"/>
                  <w:left w:val="nil"/>
                  <w:bottom w:val="nil"/>
                  <w:right w:val="nil"/>
                </w:tcBorders>
                <w:vAlign w:val="center"/>
              </w:tcPr>
            </w:tcPrChange>
          </w:tcPr>
          <w:p w14:paraId="28589511" w14:textId="778CFA72" w:rsidR="00EB70C4" w:rsidRPr="00FD35A8" w:rsidRDefault="00EB70C4" w:rsidP="000777A8">
            <w:pPr>
              <w:jc w:val="center"/>
              <w:rPr>
                <w:rFonts w:ascii="Times New Roman" w:eastAsia="Times New Roman" w:hAnsi="Times New Roman" w:cs="Times New Roman"/>
                <w:szCs w:val="20"/>
              </w:rPr>
            </w:pPr>
            <w:ins w:id="253" w:author="Yali Chen" w:date="2025-12-17T11:18:00Z" w16du:dateUtc="2025-12-17T03:18:00Z">
              <w:r w:rsidRPr="00FD35A8">
                <w:rPr>
                  <w:rFonts w:ascii="Times New Roman" w:eastAsia="等线" w:hAnsi="Times New Roman" w:cs="Times New Roman"/>
                  <w:color w:val="000000"/>
                  <w:szCs w:val="20"/>
                </w:rPr>
                <w:t>xx</w:t>
              </w:r>
            </w:ins>
          </w:p>
        </w:tc>
        <w:tc>
          <w:tcPr>
            <w:tcW w:w="0" w:type="auto"/>
            <w:tcBorders>
              <w:top w:val="nil"/>
              <w:left w:val="nil"/>
              <w:right w:val="nil"/>
            </w:tcBorders>
            <w:vAlign w:val="center"/>
            <w:tcPrChange w:id="254" w:author="Yali Chen" w:date="2025-12-17T11:18:00Z" w16du:dateUtc="2025-12-17T03:18:00Z">
              <w:tcPr>
                <w:tcW w:w="0" w:type="auto"/>
                <w:gridSpan w:val="2"/>
                <w:tcBorders>
                  <w:top w:val="nil"/>
                  <w:left w:val="nil"/>
                  <w:right w:val="nil"/>
                </w:tcBorders>
                <w:vAlign w:val="center"/>
              </w:tcPr>
            </w:tcPrChange>
          </w:tcPr>
          <w:p w14:paraId="695B6DB0" w14:textId="77777777" w:rsidR="00EB70C4" w:rsidRPr="00FD35A8" w:rsidRDefault="00EB70C4" w:rsidP="00EB70C4">
            <w:pPr>
              <w:jc w:val="center"/>
              <w:rPr>
                <w:rFonts w:ascii="Times New Roman" w:eastAsia="Times New Roman" w:hAnsi="Times New Roman" w:cs="Times New Roman"/>
                <w:szCs w:val="20"/>
              </w:rPr>
            </w:pPr>
          </w:p>
        </w:tc>
      </w:tr>
      <w:tr w:rsidR="00EB70C4" w:rsidRPr="00FD35A8" w14:paraId="31130532" w14:textId="77777777" w:rsidTr="00EB70C4">
        <w:tblPrEx>
          <w:tblW w:w="5000" w:type="pct"/>
          <w:tblCellMar>
            <w:left w:w="0" w:type="dxa"/>
            <w:right w:w="0" w:type="dxa"/>
          </w:tblCellMar>
          <w:tblPrExChange w:id="255" w:author="Yali Chen" w:date="2025-12-17T11:18:00Z" w16du:dateUtc="2025-12-17T03:18:00Z">
            <w:tblPrEx>
              <w:tblW w:w="5000" w:type="pct"/>
              <w:tblCellMar>
                <w:left w:w="0" w:type="dxa"/>
                <w:right w:w="0" w:type="dxa"/>
              </w:tblCellMar>
            </w:tblPrEx>
          </w:tblPrExChange>
        </w:tblPrEx>
        <w:trPr>
          <w:trHeight w:val="285"/>
          <w:ins w:id="256" w:author="Yali Chen" w:date="2025-12-17T11:15:00Z"/>
          <w:trPrChange w:id="257" w:author="Yali Chen" w:date="2025-12-17T11:18:00Z" w16du:dateUtc="2025-12-17T03:18:00Z">
            <w:trPr>
              <w:trHeight w:val="285"/>
            </w:trPr>
          </w:trPrChange>
        </w:trPr>
        <w:tc>
          <w:tcPr>
            <w:tcW w:w="0" w:type="auto"/>
            <w:tcBorders>
              <w:top w:val="nil"/>
              <w:left w:val="nil"/>
              <w:bottom w:val="single" w:sz="4" w:space="0" w:color="auto"/>
              <w:right w:val="nil"/>
            </w:tcBorders>
            <w:noWrap/>
            <w:vAlign w:val="center"/>
            <w:tcPrChange w:id="258" w:author="Yali Chen" w:date="2025-12-17T11:18:00Z" w16du:dateUtc="2025-12-17T03:18:00Z">
              <w:tcPr>
                <w:tcW w:w="0" w:type="auto"/>
                <w:gridSpan w:val="2"/>
                <w:tcBorders>
                  <w:top w:val="nil"/>
                  <w:left w:val="nil"/>
                  <w:bottom w:val="single" w:sz="4" w:space="0" w:color="auto"/>
                  <w:right w:val="nil"/>
                </w:tcBorders>
                <w:noWrap/>
                <w:vAlign w:val="center"/>
              </w:tcPr>
            </w:tcPrChange>
          </w:tcPr>
          <w:p w14:paraId="636FC436" w14:textId="5004C012" w:rsidR="00EB70C4" w:rsidRPr="00FD35A8" w:rsidRDefault="00EB70C4" w:rsidP="00EB70C4">
            <w:pPr>
              <w:jc w:val="left"/>
              <w:rPr>
                <w:ins w:id="259" w:author="Yali Chen" w:date="2025-12-17T11:15:00Z" w16du:dateUtc="2025-12-17T03:15:00Z"/>
                <w:rFonts w:ascii="Times New Roman" w:eastAsia="等线" w:hAnsi="Times New Roman" w:cs="Times New Roman"/>
                <w:color w:val="000000" w:themeColor="text1"/>
                <w:szCs w:val="20"/>
                <w:rPrChange w:id="260" w:author="Yali Chen" w:date="2025-12-29T13:29:00Z" w16du:dateUtc="2025-12-29T05:29:00Z">
                  <w:rPr>
                    <w:ins w:id="261" w:author="Yali Chen" w:date="2025-12-17T11:15:00Z" w16du:dateUtc="2025-12-17T03:15:00Z"/>
                    <w:rFonts w:ascii="Times New Roman" w:eastAsia="等线" w:hAnsi="Times New Roman" w:cs="Times New Roman"/>
                    <w:color w:val="00B050"/>
                    <w:szCs w:val="20"/>
                  </w:rPr>
                </w:rPrChange>
              </w:rPr>
            </w:pPr>
            <w:ins w:id="262" w:author="Yali Chen" w:date="2025-12-17T11:15:00Z" w16du:dateUtc="2025-12-17T03:15:00Z">
              <w:r w:rsidRPr="00FD35A8">
                <w:rPr>
                  <w:rFonts w:ascii="Times New Roman" w:eastAsia="等线" w:hAnsi="Times New Roman" w:cs="Times New Roman"/>
                  <w:color w:val="000000" w:themeColor="text1"/>
                  <w:szCs w:val="20"/>
                  <w:rPrChange w:id="263" w:author="Yali Chen" w:date="2025-12-29T13:29:00Z" w16du:dateUtc="2025-12-29T05:29:00Z">
                    <w:rPr>
                      <w:rFonts w:ascii="Times New Roman" w:eastAsia="等线" w:hAnsi="Times New Roman" w:cs="Times New Roman"/>
                      <w:color w:val="00B050"/>
                      <w:szCs w:val="20"/>
                    </w:rPr>
                  </w:rPrChange>
                </w:rPr>
                <w:t>CK (unit)</w:t>
              </w:r>
            </w:ins>
          </w:p>
        </w:tc>
        <w:tc>
          <w:tcPr>
            <w:tcW w:w="0" w:type="auto"/>
            <w:tcBorders>
              <w:top w:val="nil"/>
              <w:left w:val="nil"/>
              <w:bottom w:val="single" w:sz="4" w:space="0" w:color="auto"/>
              <w:right w:val="nil"/>
            </w:tcBorders>
            <w:vAlign w:val="center"/>
            <w:tcPrChange w:id="264" w:author="Yali Chen" w:date="2025-12-17T11:18:00Z" w16du:dateUtc="2025-12-17T03:18:00Z">
              <w:tcPr>
                <w:tcW w:w="0" w:type="auto"/>
                <w:gridSpan w:val="2"/>
                <w:tcBorders>
                  <w:top w:val="nil"/>
                  <w:left w:val="nil"/>
                  <w:bottom w:val="single" w:sz="4" w:space="0" w:color="auto"/>
                  <w:right w:val="nil"/>
                </w:tcBorders>
                <w:vAlign w:val="center"/>
              </w:tcPr>
            </w:tcPrChange>
          </w:tcPr>
          <w:p w14:paraId="51C730C5" w14:textId="7670DA5A" w:rsidR="00EB70C4" w:rsidRPr="00FD35A8" w:rsidRDefault="00EB70C4">
            <w:pPr>
              <w:jc w:val="center"/>
              <w:rPr>
                <w:ins w:id="265" w:author="Yali Chen" w:date="2025-12-17T11:15:00Z" w16du:dateUtc="2025-12-17T03:15:00Z"/>
                <w:rFonts w:ascii="Times New Roman" w:eastAsia="等线" w:hAnsi="Times New Roman" w:cs="Times New Roman"/>
                <w:color w:val="00B050"/>
                <w:szCs w:val="20"/>
              </w:rPr>
              <w:pPrChange w:id="266" w:author="Yali Chen" w:date="2025-12-29T13:19:00Z" w16du:dateUtc="2025-12-29T05:19:00Z">
                <w:pPr/>
              </w:pPrChange>
            </w:pPr>
            <w:ins w:id="267" w:author="Yali Chen" w:date="2025-12-17T11:18:00Z" w16du:dateUtc="2025-12-17T03:18:00Z">
              <w:r w:rsidRPr="00FD35A8">
                <w:rPr>
                  <w:rFonts w:ascii="Times New Roman" w:eastAsia="等线" w:hAnsi="Times New Roman" w:cs="Times New Roman"/>
                  <w:color w:val="000000"/>
                  <w:szCs w:val="20"/>
                </w:rPr>
                <w:t>xx</w:t>
              </w:r>
            </w:ins>
          </w:p>
        </w:tc>
        <w:tc>
          <w:tcPr>
            <w:tcW w:w="0" w:type="auto"/>
            <w:tcBorders>
              <w:top w:val="nil"/>
              <w:left w:val="nil"/>
              <w:bottom w:val="single" w:sz="4" w:space="0" w:color="auto"/>
              <w:right w:val="nil"/>
            </w:tcBorders>
            <w:vAlign w:val="center"/>
            <w:tcPrChange w:id="268" w:author="Yali Chen" w:date="2025-12-17T11:18:00Z" w16du:dateUtc="2025-12-17T03:18:00Z">
              <w:tcPr>
                <w:tcW w:w="0" w:type="auto"/>
                <w:gridSpan w:val="2"/>
                <w:tcBorders>
                  <w:top w:val="nil"/>
                  <w:left w:val="nil"/>
                  <w:bottom w:val="single" w:sz="4" w:space="0" w:color="auto"/>
                  <w:right w:val="nil"/>
                </w:tcBorders>
                <w:vAlign w:val="center"/>
              </w:tcPr>
            </w:tcPrChange>
          </w:tcPr>
          <w:p w14:paraId="61A6D7A5" w14:textId="6275A11C" w:rsidR="00EB70C4" w:rsidRPr="00FD35A8" w:rsidRDefault="00EB70C4" w:rsidP="000777A8">
            <w:pPr>
              <w:jc w:val="center"/>
              <w:rPr>
                <w:ins w:id="269" w:author="Yali Chen" w:date="2025-12-17T11:15:00Z" w16du:dateUtc="2025-12-17T03:15:00Z"/>
                <w:rFonts w:ascii="Times New Roman" w:eastAsia="Times New Roman" w:hAnsi="Times New Roman" w:cs="Times New Roman"/>
                <w:szCs w:val="20"/>
              </w:rPr>
            </w:pPr>
            <w:ins w:id="270" w:author="Yali Chen" w:date="2025-12-17T11:18:00Z" w16du:dateUtc="2025-12-17T03:18:00Z">
              <w:r w:rsidRPr="00FD35A8">
                <w:rPr>
                  <w:rFonts w:ascii="Times New Roman" w:eastAsia="等线" w:hAnsi="Times New Roman" w:cs="Times New Roman"/>
                  <w:color w:val="000000"/>
                  <w:szCs w:val="20"/>
                </w:rPr>
                <w:t>xx</w:t>
              </w:r>
            </w:ins>
          </w:p>
        </w:tc>
        <w:tc>
          <w:tcPr>
            <w:tcW w:w="0" w:type="auto"/>
            <w:tcBorders>
              <w:top w:val="nil"/>
              <w:left w:val="nil"/>
              <w:bottom w:val="single" w:sz="4" w:space="0" w:color="auto"/>
              <w:right w:val="nil"/>
            </w:tcBorders>
            <w:vAlign w:val="center"/>
            <w:tcPrChange w:id="271" w:author="Yali Chen" w:date="2025-12-17T11:18:00Z" w16du:dateUtc="2025-12-17T03:18:00Z">
              <w:tcPr>
                <w:tcW w:w="0" w:type="auto"/>
                <w:gridSpan w:val="2"/>
                <w:tcBorders>
                  <w:top w:val="nil"/>
                  <w:left w:val="nil"/>
                  <w:bottom w:val="single" w:sz="4" w:space="0" w:color="auto"/>
                  <w:right w:val="nil"/>
                </w:tcBorders>
                <w:vAlign w:val="center"/>
              </w:tcPr>
            </w:tcPrChange>
          </w:tcPr>
          <w:p w14:paraId="58ABCC3A" w14:textId="55B29719" w:rsidR="00EB70C4" w:rsidRPr="00FD35A8" w:rsidRDefault="00EB70C4" w:rsidP="000777A8">
            <w:pPr>
              <w:jc w:val="center"/>
              <w:rPr>
                <w:ins w:id="272" w:author="Yali Chen" w:date="2025-12-17T11:15:00Z" w16du:dateUtc="2025-12-17T03:15:00Z"/>
                <w:rFonts w:ascii="Times New Roman" w:eastAsia="Times New Roman" w:hAnsi="Times New Roman" w:cs="Times New Roman"/>
                <w:szCs w:val="20"/>
              </w:rPr>
            </w:pPr>
            <w:ins w:id="273" w:author="Yali Chen" w:date="2025-12-17T11:18:00Z" w16du:dateUtc="2025-12-17T03:18:00Z">
              <w:r w:rsidRPr="00FD35A8">
                <w:rPr>
                  <w:rFonts w:ascii="Times New Roman" w:eastAsia="等线" w:hAnsi="Times New Roman" w:cs="Times New Roman"/>
                  <w:color w:val="000000"/>
                  <w:szCs w:val="20"/>
                </w:rPr>
                <w:t>xx</w:t>
              </w:r>
            </w:ins>
          </w:p>
        </w:tc>
        <w:tc>
          <w:tcPr>
            <w:tcW w:w="0" w:type="auto"/>
            <w:tcBorders>
              <w:top w:val="nil"/>
              <w:left w:val="nil"/>
              <w:bottom w:val="single" w:sz="4" w:space="0" w:color="auto"/>
              <w:right w:val="nil"/>
            </w:tcBorders>
            <w:vAlign w:val="center"/>
            <w:tcPrChange w:id="274" w:author="Yali Chen" w:date="2025-12-17T11:18:00Z" w16du:dateUtc="2025-12-17T03:18:00Z">
              <w:tcPr>
                <w:tcW w:w="0" w:type="auto"/>
                <w:tcBorders>
                  <w:top w:val="nil"/>
                  <w:left w:val="nil"/>
                  <w:bottom w:val="single" w:sz="4" w:space="0" w:color="auto"/>
                  <w:right w:val="nil"/>
                </w:tcBorders>
                <w:vAlign w:val="center"/>
              </w:tcPr>
            </w:tcPrChange>
          </w:tcPr>
          <w:p w14:paraId="51C6AD81" w14:textId="3F5B7173" w:rsidR="00EB70C4" w:rsidRPr="00FD35A8" w:rsidRDefault="00EB70C4" w:rsidP="000777A8">
            <w:pPr>
              <w:jc w:val="center"/>
              <w:rPr>
                <w:ins w:id="275" w:author="Yali Chen" w:date="2025-12-17T11:15:00Z" w16du:dateUtc="2025-12-17T03:15:00Z"/>
                <w:rFonts w:ascii="Times New Roman" w:eastAsia="Times New Roman" w:hAnsi="Times New Roman" w:cs="Times New Roman"/>
                <w:szCs w:val="20"/>
              </w:rPr>
            </w:pPr>
            <w:ins w:id="276" w:author="Yali Chen" w:date="2025-12-17T11:18:00Z" w16du:dateUtc="2025-12-17T03:18:00Z">
              <w:r w:rsidRPr="00FD35A8">
                <w:rPr>
                  <w:rFonts w:ascii="Times New Roman" w:eastAsia="等线" w:hAnsi="Times New Roman" w:cs="Times New Roman"/>
                  <w:color w:val="000000"/>
                  <w:szCs w:val="20"/>
                </w:rPr>
                <w:t>xx</w:t>
              </w:r>
            </w:ins>
          </w:p>
        </w:tc>
        <w:tc>
          <w:tcPr>
            <w:tcW w:w="0" w:type="auto"/>
            <w:tcBorders>
              <w:top w:val="nil"/>
              <w:left w:val="nil"/>
              <w:bottom w:val="single" w:sz="4" w:space="0" w:color="auto"/>
              <w:right w:val="nil"/>
            </w:tcBorders>
            <w:vAlign w:val="center"/>
            <w:tcPrChange w:id="277" w:author="Yali Chen" w:date="2025-12-17T11:18:00Z" w16du:dateUtc="2025-12-17T03:18:00Z">
              <w:tcPr>
                <w:tcW w:w="0" w:type="auto"/>
                <w:gridSpan w:val="2"/>
                <w:tcBorders>
                  <w:top w:val="nil"/>
                  <w:left w:val="nil"/>
                  <w:bottom w:val="single" w:sz="4" w:space="0" w:color="auto"/>
                  <w:right w:val="nil"/>
                </w:tcBorders>
                <w:vAlign w:val="center"/>
              </w:tcPr>
            </w:tcPrChange>
          </w:tcPr>
          <w:p w14:paraId="4DFAFEEF" w14:textId="77777777" w:rsidR="00EB70C4" w:rsidRPr="00FD35A8" w:rsidRDefault="00EB70C4" w:rsidP="00EB70C4">
            <w:pPr>
              <w:jc w:val="center"/>
              <w:rPr>
                <w:ins w:id="278" w:author="Yali Chen" w:date="2025-12-17T11:15:00Z" w16du:dateUtc="2025-12-17T03:15:00Z"/>
                <w:rFonts w:ascii="Times New Roman" w:eastAsia="Times New Roman" w:hAnsi="Times New Roman" w:cs="Times New Roman"/>
                <w:szCs w:val="20"/>
              </w:rPr>
            </w:pPr>
          </w:p>
        </w:tc>
      </w:tr>
    </w:tbl>
    <w:p w14:paraId="5A1CF014" w14:textId="77777777" w:rsidR="00065C7A" w:rsidRPr="00FD35A8" w:rsidRDefault="00065C7A" w:rsidP="00065C7A">
      <w:pPr>
        <w:rPr>
          <w:rFonts w:ascii="Times New Roman" w:hAnsi="Times New Roman" w:cs="Times New Roman"/>
          <w:szCs w:val="20"/>
        </w:rPr>
      </w:pPr>
      <w:r w:rsidRPr="00FD35A8">
        <w:rPr>
          <w:rFonts w:ascii="Times New Roman" w:hAnsi="Times New Roman" w:cs="Times New Roman"/>
          <w:szCs w:val="20"/>
        </w:rPr>
        <w:t>Note:</w:t>
      </w:r>
    </w:p>
    <w:p w14:paraId="7CA86C29" w14:textId="5EF99491" w:rsidR="00065C7A" w:rsidRPr="00FD35A8" w:rsidRDefault="00065C7A" w:rsidP="00065C7A">
      <w:pPr>
        <w:rPr>
          <w:ins w:id="279" w:author="Yali Chen" w:date="2025-12-18T10:54:00Z" w16du:dateUtc="2025-12-18T02:54:00Z"/>
          <w:rFonts w:ascii="Times New Roman" w:hAnsi="Times New Roman" w:cs="Times New Roman"/>
          <w:szCs w:val="20"/>
        </w:rPr>
      </w:pPr>
      <w:r w:rsidRPr="00FD35A8">
        <w:rPr>
          <w:rFonts w:ascii="Times New Roman" w:hAnsi="Times New Roman" w:cs="Times New Roman"/>
          <w:szCs w:val="20"/>
        </w:rPr>
        <w:t xml:space="preserve">Full analysis set (FAS): </w:t>
      </w:r>
      <w:r w:rsidR="00136B03" w:rsidRPr="00FD35A8">
        <w:rPr>
          <w:rFonts w:ascii="Times New Roman" w:hAnsi="Times New Roman" w:cs="Times New Roman"/>
          <w:szCs w:val="20"/>
        </w:rPr>
        <w:t xml:space="preserve">Subjects who have received cell infusion in the </w:t>
      </w:r>
      <w:r w:rsidR="00600581" w:rsidRPr="00FD35A8">
        <w:rPr>
          <w:rFonts w:ascii="Times New Roman" w:hAnsi="Times New Roman" w:cs="Times New Roman"/>
          <w:szCs w:val="20"/>
        </w:rPr>
        <w:t xml:space="preserve">analysis set of eligible </w:t>
      </w:r>
      <w:r w:rsidR="001B7C53" w:rsidRPr="00FD35A8">
        <w:rPr>
          <w:rFonts w:ascii="Times New Roman" w:hAnsi="Times New Roman" w:cs="Times New Roman"/>
          <w:szCs w:val="20"/>
        </w:rPr>
        <w:t>subjects</w:t>
      </w:r>
      <w:r w:rsidR="00600581" w:rsidRPr="00FD35A8">
        <w:rPr>
          <w:rFonts w:ascii="Times New Roman" w:hAnsi="Times New Roman" w:cs="Times New Roman"/>
          <w:szCs w:val="20"/>
        </w:rPr>
        <w:t xml:space="preserve"> (ASES)</w:t>
      </w:r>
      <w:r w:rsidR="00136B03" w:rsidRPr="00FD35A8">
        <w:rPr>
          <w:rFonts w:ascii="Times New Roman" w:hAnsi="Times New Roman" w:cs="Times New Roman"/>
          <w:szCs w:val="20"/>
        </w:rPr>
        <w:t>. FAS will be mainly used for the analysis of baseline data and efficacy analysis</w:t>
      </w:r>
      <w:r w:rsidRPr="00FD35A8">
        <w:rPr>
          <w:rFonts w:ascii="Times New Roman" w:hAnsi="Times New Roman" w:cs="Times New Roman"/>
          <w:szCs w:val="20"/>
        </w:rPr>
        <w:t>.</w:t>
      </w:r>
    </w:p>
    <w:p w14:paraId="452F9FEB" w14:textId="17EAAF0B" w:rsidR="00320BED" w:rsidRPr="00FD35A8" w:rsidRDefault="00320BED" w:rsidP="00065C7A">
      <w:pPr>
        <w:rPr>
          <w:rFonts w:ascii="Times New Roman" w:hAnsi="Times New Roman" w:cs="Times New Roman"/>
          <w:szCs w:val="20"/>
        </w:rPr>
      </w:pPr>
      <w:ins w:id="280" w:author="Yali Chen" w:date="2025-12-18T10:54:00Z" w16du:dateUtc="2025-12-18T02:54:00Z">
        <w:r w:rsidRPr="00FD35A8">
          <w:rPr>
            <w:rFonts w:ascii="Times New Roman" w:hAnsi="Times New Roman" w:cs="Times New Roman"/>
            <w:szCs w:val="20"/>
          </w:rPr>
          <w:t>F</w:t>
        </w:r>
        <w:r w:rsidR="007D0E39" w:rsidRPr="00FD35A8">
          <w:rPr>
            <w:rFonts w:ascii="Times New Roman" w:hAnsi="Times New Roman" w:cs="Times New Roman"/>
            <w:szCs w:val="20"/>
          </w:rPr>
          <w:t xml:space="preserve">ollow-up duration </w:t>
        </w:r>
      </w:ins>
      <w:ins w:id="281" w:author="Yali Chen" w:date="2025-12-18T10:55:00Z" w16du:dateUtc="2025-12-18T02:55:00Z">
        <w:r w:rsidR="007D0E39" w:rsidRPr="00FD35A8">
          <w:rPr>
            <w:rFonts w:ascii="Times New Roman" w:hAnsi="Times New Roman" w:cs="Times New Roman"/>
            <w:szCs w:val="20"/>
          </w:rPr>
          <w:t xml:space="preserve">(months) = </w:t>
        </w:r>
      </w:ins>
      <w:ins w:id="282" w:author="Yali Chen" w:date="2025-12-18T10:57:00Z" w16du:dateUtc="2025-12-18T02:57:00Z">
        <w:r w:rsidR="007540C2" w:rsidRPr="00FD35A8">
          <w:rPr>
            <w:rFonts w:ascii="Times New Roman" w:hAnsi="Times New Roman" w:cs="Times New Roman"/>
            <w:szCs w:val="20"/>
          </w:rPr>
          <w:t>(End</w:t>
        </w:r>
      </w:ins>
      <w:ins w:id="283" w:author="Yali Chen" w:date="2025-12-18T10:58:00Z" w16du:dateUtc="2025-12-18T02:58:00Z">
        <w:r w:rsidR="006014F5" w:rsidRPr="00FD35A8">
          <w:rPr>
            <w:rFonts w:ascii="Times New Roman" w:hAnsi="Times New Roman" w:cs="Times New Roman"/>
            <w:szCs w:val="20"/>
          </w:rPr>
          <w:t xml:space="preserve"> date</w:t>
        </w:r>
      </w:ins>
      <w:ins w:id="284" w:author="Yali Chen" w:date="2025-12-18T10:57:00Z" w16du:dateUtc="2025-12-18T02:57:00Z">
        <w:r w:rsidR="007540C2" w:rsidRPr="00FD35A8">
          <w:rPr>
            <w:rFonts w:ascii="Times New Roman" w:hAnsi="Times New Roman" w:cs="Times New Roman"/>
            <w:szCs w:val="20"/>
          </w:rPr>
          <w:t xml:space="preserve"> </w:t>
        </w:r>
        <w:r w:rsidR="00785169" w:rsidRPr="00FD35A8">
          <w:rPr>
            <w:rFonts w:ascii="Times New Roman" w:hAnsi="Times New Roman" w:cs="Times New Roman"/>
            <w:szCs w:val="20"/>
          </w:rPr>
          <w:t>of study</w:t>
        </w:r>
        <w:r w:rsidR="007540C2" w:rsidRPr="00FD35A8">
          <w:rPr>
            <w:rFonts w:ascii="Times New Roman" w:hAnsi="Times New Roman" w:cs="Times New Roman"/>
            <w:szCs w:val="20"/>
          </w:rPr>
          <w:t xml:space="preserve"> or Date of </w:t>
        </w:r>
      </w:ins>
      <w:ins w:id="285" w:author="Yali Chen" w:date="2025-12-29T16:30:00Z" w16du:dateUtc="2025-12-29T08:30:00Z">
        <w:r w:rsidR="004D2714">
          <w:rPr>
            <w:rFonts w:ascii="Times New Roman" w:hAnsi="Times New Roman" w:cs="Times New Roman"/>
            <w:szCs w:val="20"/>
          </w:rPr>
          <w:t>cutoff</w:t>
        </w:r>
      </w:ins>
      <w:ins w:id="286" w:author="Yali Chen" w:date="2025-12-18T10:57:00Z" w16du:dateUtc="2025-12-18T02:57:00Z">
        <w:r w:rsidR="007540C2" w:rsidRPr="00FD35A8">
          <w:rPr>
            <w:rFonts w:ascii="Times New Roman" w:hAnsi="Times New Roman" w:cs="Times New Roman"/>
            <w:szCs w:val="20"/>
          </w:rPr>
          <w:t xml:space="preserve"> when the </w:t>
        </w:r>
      </w:ins>
      <w:ins w:id="287" w:author="Yali Chen" w:date="2025-12-18T10:58:00Z" w16du:dateUtc="2025-12-18T02:58:00Z">
        <w:r w:rsidR="00785169" w:rsidRPr="00FD35A8">
          <w:rPr>
            <w:rFonts w:ascii="Times New Roman" w:hAnsi="Times New Roman" w:cs="Times New Roman"/>
            <w:szCs w:val="20"/>
          </w:rPr>
          <w:t>study</w:t>
        </w:r>
      </w:ins>
      <w:ins w:id="288" w:author="Yali Chen" w:date="2025-12-18T10:57:00Z" w16du:dateUtc="2025-12-18T02:57:00Z">
        <w:r w:rsidR="007540C2" w:rsidRPr="00FD35A8">
          <w:rPr>
            <w:rFonts w:ascii="Times New Roman" w:hAnsi="Times New Roman" w:cs="Times New Roman"/>
            <w:szCs w:val="20"/>
          </w:rPr>
          <w:t xml:space="preserve"> is ongoing – </w:t>
        </w:r>
      </w:ins>
      <w:ins w:id="289" w:author="Yali Chen" w:date="2025-12-18T10:58:00Z" w16du:dateUtc="2025-12-18T02:58:00Z">
        <w:r w:rsidR="006014F5" w:rsidRPr="00FD35A8">
          <w:rPr>
            <w:rFonts w:ascii="Times New Roman" w:hAnsi="Times New Roman" w:cs="Times New Roman"/>
            <w:szCs w:val="20"/>
          </w:rPr>
          <w:t>Infusion Date</w:t>
        </w:r>
      </w:ins>
      <w:ins w:id="290" w:author="Yali Chen" w:date="2025-12-18T10:57:00Z" w16du:dateUtc="2025-12-18T02:57:00Z">
        <w:r w:rsidR="007540C2" w:rsidRPr="00FD35A8">
          <w:rPr>
            <w:rFonts w:ascii="Times New Roman" w:hAnsi="Times New Roman" w:cs="Times New Roman"/>
            <w:szCs w:val="20"/>
          </w:rPr>
          <w:t xml:space="preserve"> +1)</w:t>
        </w:r>
      </w:ins>
      <w:ins w:id="291" w:author="Yali Chen" w:date="2025-12-18T10:58:00Z" w16du:dateUtc="2025-12-18T02:58:00Z">
        <w:r w:rsidR="006014F5" w:rsidRPr="00FD35A8">
          <w:rPr>
            <w:rFonts w:ascii="Times New Roman" w:hAnsi="Times New Roman" w:cs="Times New Roman"/>
            <w:szCs w:val="20"/>
          </w:rPr>
          <w:t>/30.4</w:t>
        </w:r>
      </w:ins>
      <w:ins w:id="292" w:author="Yali Chen" w:date="2025-12-18T10:59:00Z" w16du:dateUtc="2025-12-18T02:59:00Z">
        <w:r w:rsidR="006014F5" w:rsidRPr="00FD35A8">
          <w:rPr>
            <w:rFonts w:ascii="Times New Roman" w:hAnsi="Times New Roman" w:cs="Times New Roman"/>
            <w:szCs w:val="20"/>
          </w:rPr>
          <w:t>375.</w:t>
        </w:r>
        <w:r w:rsidR="006014F5" w:rsidRPr="00FD35A8">
          <w:rPr>
            <w:rFonts w:ascii="Times New Roman" w:hAnsi="Times New Roman" w:cs="Times New Roman"/>
          </w:rPr>
          <w:t xml:space="preserve"> </w:t>
        </w:r>
        <w:r w:rsidR="006014F5" w:rsidRPr="00FD35A8">
          <w:rPr>
            <w:rFonts w:ascii="Times New Roman" w:hAnsi="Times New Roman" w:cs="Times New Roman"/>
            <w:szCs w:val="20"/>
          </w:rPr>
          <w:t>The duration rounds to one decimal place.</w:t>
        </w:r>
      </w:ins>
    </w:p>
    <w:p w14:paraId="644A5C26" w14:textId="58EA363C" w:rsidR="00065C7A" w:rsidRPr="00FD35A8" w:rsidRDefault="00065C7A" w:rsidP="00065C7A">
      <w:pPr>
        <w:rPr>
          <w:rFonts w:ascii="Times New Roman" w:hAnsi="Times New Roman" w:cs="Times New Roman"/>
          <w:szCs w:val="20"/>
        </w:rPr>
      </w:pPr>
      <w:r w:rsidRPr="00FD35A8">
        <w:rPr>
          <w:rFonts w:ascii="Times New Roman" w:eastAsia="等线" w:hAnsi="Times New Roman" w:cs="Times New Roman"/>
          <w:color w:val="000000"/>
          <w:szCs w:val="20"/>
        </w:rPr>
        <w:t>Disease duration (years)</w:t>
      </w:r>
      <w:r w:rsidRPr="00FD35A8">
        <w:rPr>
          <w:rFonts w:ascii="Times New Roman" w:hAnsi="Times New Roman" w:cs="Times New Roman"/>
        </w:rPr>
        <w:t xml:space="preserve"> </w:t>
      </w:r>
      <w:r w:rsidRPr="00FD35A8">
        <w:rPr>
          <w:rFonts w:ascii="Times New Roman" w:eastAsia="等线" w:hAnsi="Times New Roman" w:cs="Times New Roman"/>
          <w:color w:val="000000"/>
          <w:szCs w:val="20"/>
        </w:rPr>
        <w:t xml:space="preserve">= (Date of first signed informed consent – Initial diagnosis date of </w:t>
      </w:r>
      <w:r w:rsidR="0063147D" w:rsidRPr="00FD35A8">
        <w:rPr>
          <w:rFonts w:ascii="Times New Roman" w:eastAsia="等线" w:hAnsi="Times New Roman" w:cs="Times New Roman"/>
          <w:color w:val="000000"/>
          <w:szCs w:val="20"/>
        </w:rPr>
        <w:t>IIM</w:t>
      </w:r>
      <w:r w:rsidRPr="00FD35A8">
        <w:rPr>
          <w:rFonts w:ascii="Times New Roman" w:eastAsia="等线" w:hAnsi="Times New Roman" w:cs="Times New Roman"/>
          <w:color w:val="000000"/>
          <w:szCs w:val="20"/>
        </w:rPr>
        <w:t xml:space="preserve"> + 1) /365.25. Initial diagnosis date of </w:t>
      </w:r>
      <w:r w:rsidR="0063147D" w:rsidRPr="00FD35A8">
        <w:rPr>
          <w:rFonts w:ascii="Times New Roman" w:eastAsia="等线" w:hAnsi="Times New Roman" w:cs="Times New Roman"/>
          <w:color w:val="000000"/>
          <w:szCs w:val="20"/>
        </w:rPr>
        <w:t>IIM</w:t>
      </w:r>
      <w:r w:rsidRPr="00FD35A8">
        <w:rPr>
          <w:rFonts w:ascii="Times New Roman" w:eastAsia="等线" w:hAnsi="Times New Roman" w:cs="Times New Roman"/>
          <w:color w:val="000000"/>
          <w:szCs w:val="20"/>
        </w:rPr>
        <w:t xml:space="preserve"> is imputed only when calculated the duration, and it is imputed according to the rule in the SAP. The duration of disease rounds to one decimal place.</w:t>
      </w:r>
    </w:p>
    <w:p w14:paraId="13BE165E" w14:textId="12E3E565" w:rsidR="00065C7A" w:rsidRPr="00FD35A8" w:rsidRDefault="00E9545F" w:rsidP="00065C7A">
      <w:pPr>
        <w:rPr>
          <w:ins w:id="293" w:author="Yali Chen" w:date="2025-12-17T10:03:00Z" w16du:dateUtc="2025-12-17T02:03:00Z"/>
          <w:rFonts w:ascii="Times New Roman" w:hAnsi="Times New Roman" w:cs="Times New Roman"/>
          <w:szCs w:val="20"/>
        </w:rPr>
      </w:pPr>
      <w:ins w:id="294" w:author="Yali Chen" w:date="2025-12-29T14:18:00Z" w16du:dateUtc="2025-12-29T06:18:00Z">
        <w:r w:rsidRPr="00FD35A8">
          <w:rPr>
            <w:rFonts w:ascii="Times New Roman" w:hAnsi="Times New Roman" w:cs="Times New Roman"/>
            <w:szCs w:val="20"/>
          </w:rPr>
          <w:t>CK: Creatine Kinase</w:t>
        </w:r>
        <w:r w:rsidR="00CF529D" w:rsidRPr="00FD35A8">
          <w:rPr>
            <w:rFonts w:ascii="Times New Roman" w:hAnsi="Times New Roman" w:cs="Times New Roman"/>
            <w:szCs w:val="20"/>
          </w:rPr>
          <w:t>,</w:t>
        </w:r>
        <w:r w:rsidRPr="00FD35A8">
          <w:rPr>
            <w:rFonts w:ascii="Times New Roman" w:hAnsi="Times New Roman" w:cs="Times New Roman"/>
            <w:szCs w:val="20"/>
          </w:rPr>
          <w:t xml:space="preserve"> </w:t>
        </w:r>
      </w:ins>
      <w:r w:rsidR="00E34263" w:rsidRPr="00FD35A8">
        <w:rPr>
          <w:rFonts w:ascii="Times New Roman" w:hAnsi="Times New Roman" w:cs="Times New Roman"/>
          <w:szCs w:val="20"/>
        </w:rPr>
        <w:t xml:space="preserve">IIM: </w:t>
      </w:r>
      <w:r w:rsidR="005C7AC4" w:rsidRPr="00FD35A8">
        <w:rPr>
          <w:rFonts w:ascii="Times New Roman" w:hAnsi="Times New Roman" w:cs="Times New Roman"/>
          <w:szCs w:val="20"/>
        </w:rPr>
        <w:t xml:space="preserve">Idiopathic Inflammatory Myopathies, </w:t>
      </w:r>
      <w:r w:rsidR="00065C7A" w:rsidRPr="00FD35A8">
        <w:rPr>
          <w:rFonts w:ascii="Times New Roman" w:hAnsi="Times New Roman" w:cs="Times New Roman"/>
          <w:szCs w:val="20"/>
        </w:rPr>
        <w:t>P</w:t>
      </w:r>
      <w:ins w:id="295" w:author="Yali Chen" w:date="2025-12-17T11:14:00Z" w16du:dateUtc="2025-12-17T03:14:00Z">
        <w:r w:rsidR="00BB2BDA" w:rsidRPr="00FD35A8">
          <w:rPr>
            <w:rFonts w:ascii="Times New Roman" w:hAnsi="Times New Roman" w:cs="Times New Roman"/>
            <w:szCs w:val="20"/>
          </w:rPr>
          <w:t>h</w:t>
        </w:r>
      </w:ins>
      <w:r w:rsidR="00065C7A" w:rsidRPr="00FD35A8">
        <w:rPr>
          <w:rFonts w:ascii="Times New Roman" w:hAnsi="Times New Roman" w:cs="Times New Roman"/>
          <w:szCs w:val="20"/>
        </w:rPr>
        <w:t>GA:</w:t>
      </w:r>
      <w:r w:rsidR="00065C7A" w:rsidRPr="00FD35A8">
        <w:rPr>
          <w:rFonts w:ascii="Times New Roman" w:hAnsi="Times New Roman" w:cs="Times New Roman"/>
        </w:rPr>
        <w:t xml:space="preserve"> </w:t>
      </w:r>
      <w:r w:rsidR="00065C7A" w:rsidRPr="00FD35A8">
        <w:rPr>
          <w:rFonts w:ascii="Times New Roman" w:hAnsi="Times New Roman" w:cs="Times New Roman"/>
          <w:szCs w:val="20"/>
        </w:rPr>
        <w:t xml:space="preserve">Physician Global Activity, PtGA: Patient Global Activity, </w:t>
      </w:r>
      <w:r w:rsidR="00507FE3" w:rsidRPr="00FD35A8">
        <w:rPr>
          <w:rFonts w:ascii="Times New Roman" w:hAnsi="Times New Roman" w:cs="Times New Roman"/>
          <w:szCs w:val="20"/>
        </w:rPr>
        <w:t>MDAAT</w:t>
      </w:r>
      <w:r w:rsidR="004D6BF2" w:rsidRPr="00FD35A8">
        <w:rPr>
          <w:rFonts w:ascii="Times New Roman" w:hAnsi="Times New Roman" w:cs="Times New Roman"/>
          <w:szCs w:val="20"/>
        </w:rPr>
        <w:t>:</w:t>
      </w:r>
      <w:r w:rsidR="00507FE3" w:rsidRPr="00FD35A8">
        <w:rPr>
          <w:rFonts w:ascii="Times New Roman" w:hAnsi="Times New Roman" w:cs="Times New Roman"/>
          <w:szCs w:val="20"/>
        </w:rPr>
        <w:t xml:space="preserve"> </w:t>
      </w:r>
      <w:r w:rsidR="00E302D0" w:rsidRPr="00FD35A8">
        <w:rPr>
          <w:rFonts w:ascii="Times New Roman" w:hAnsi="Times New Roman" w:cs="Times New Roman"/>
          <w:szCs w:val="20"/>
        </w:rPr>
        <w:t>Myositis Disease Activity Assessment Tool</w:t>
      </w:r>
      <w:r w:rsidR="00D13E73" w:rsidRPr="00FD35A8">
        <w:rPr>
          <w:rFonts w:ascii="Times New Roman" w:hAnsi="Times New Roman" w:cs="Times New Roman"/>
          <w:szCs w:val="20"/>
        </w:rPr>
        <w:t>,</w:t>
      </w:r>
      <w:r w:rsidR="00E302D0" w:rsidRPr="00FD35A8">
        <w:rPr>
          <w:rFonts w:ascii="Times New Roman" w:hAnsi="Times New Roman" w:cs="Times New Roman"/>
          <w:szCs w:val="20"/>
        </w:rPr>
        <w:t xml:space="preserve"> </w:t>
      </w:r>
      <w:ins w:id="296" w:author="Yali Chen" w:date="2025-12-17T09:29:00Z" w16du:dateUtc="2025-12-17T01:29:00Z">
        <w:r w:rsidR="008A702B" w:rsidRPr="00FD35A8">
          <w:rPr>
            <w:rFonts w:ascii="Times New Roman" w:hAnsi="Times New Roman" w:cs="Times New Roman"/>
            <w:szCs w:val="20"/>
          </w:rPr>
          <w:t>MDI:</w:t>
        </w:r>
        <w:r w:rsidR="008A702B" w:rsidRPr="00FD35A8">
          <w:rPr>
            <w:rFonts w:ascii="Times New Roman" w:hAnsi="Times New Roman" w:cs="Times New Roman"/>
          </w:rPr>
          <w:t xml:space="preserve"> </w:t>
        </w:r>
        <w:r w:rsidR="008A702B" w:rsidRPr="00FD35A8">
          <w:rPr>
            <w:rFonts w:ascii="Times New Roman" w:hAnsi="Times New Roman" w:cs="Times New Roman"/>
            <w:szCs w:val="20"/>
          </w:rPr>
          <w:t>Myositis Damage Index</w:t>
        </w:r>
        <w:r w:rsidR="0061770D" w:rsidRPr="00FD35A8">
          <w:rPr>
            <w:rFonts w:ascii="Times New Roman" w:hAnsi="Times New Roman" w:cs="Times New Roman"/>
            <w:szCs w:val="20"/>
          </w:rPr>
          <w:t>,</w:t>
        </w:r>
        <w:r w:rsidR="008A702B" w:rsidRPr="00FD35A8">
          <w:rPr>
            <w:rFonts w:ascii="Times New Roman" w:hAnsi="Times New Roman" w:cs="Times New Roman"/>
            <w:szCs w:val="20"/>
          </w:rPr>
          <w:t xml:space="preserve"> </w:t>
        </w:r>
      </w:ins>
      <w:r w:rsidR="001621BC" w:rsidRPr="00FD35A8">
        <w:rPr>
          <w:rFonts w:ascii="Times New Roman" w:hAnsi="Times New Roman" w:cs="Times New Roman"/>
          <w:szCs w:val="20"/>
        </w:rPr>
        <w:t>MMT</w:t>
      </w:r>
      <w:r w:rsidR="00065C7A" w:rsidRPr="00FD35A8">
        <w:rPr>
          <w:rFonts w:ascii="Times New Roman" w:hAnsi="Times New Roman" w:cs="Times New Roman"/>
          <w:szCs w:val="20"/>
        </w:rPr>
        <w:t xml:space="preserve">: </w:t>
      </w:r>
      <w:r w:rsidR="001621BC" w:rsidRPr="00FD35A8">
        <w:rPr>
          <w:rFonts w:ascii="Times New Roman" w:hAnsi="Times New Roman" w:cs="Times New Roman"/>
          <w:szCs w:val="20"/>
        </w:rPr>
        <w:t>Manual Muscle Testing</w:t>
      </w:r>
      <w:r w:rsidR="00065C7A" w:rsidRPr="00FD35A8">
        <w:rPr>
          <w:rFonts w:ascii="Times New Roman" w:hAnsi="Times New Roman" w:cs="Times New Roman"/>
          <w:szCs w:val="20"/>
        </w:rPr>
        <w:t>, HAQ-DI:</w:t>
      </w:r>
      <w:r w:rsidR="00065C7A" w:rsidRPr="00FD35A8">
        <w:rPr>
          <w:rFonts w:ascii="Times New Roman" w:hAnsi="Times New Roman" w:cs="Times New Roman"/>
        </w:rPr>
        <w:t xml:space="preserve"> </w:t>
      </w:r>
      <w:r w:rsidR="00065C7A" w:rsidRPr="00FD35A8">
        <w:rPr>
          <w:rFonts w:ascii="Times New Roman" w:hAnsi="Times New Roman" w:cs="Times New Roman"/>
          <w:szCs w:val="20"/>
        </w:rPr>
        <w:t>Health Assessment Questionnaire Disability Index</w:t>
      </w:r>
    </w:p>
    <w:p w14:paraId="02EA083B" w14:textId="77777777" w:rsidR="006F28A3" w:rsidRPr="00FD35A8" w:rsidRDefault="006F28A3" w:rsidP="00065C7A">
      <w:pPr>
        <w:rPr>
          <w:rFonts w:ascii="Times New Roman" w:hAnsi="Times New Roman" w:cs="Times New Roman"/>
          <w:szCs w:val="20"/>
        </w:rPr>
      </w:pPr>
    </w:p>
    <w:p w14:paraId="29121074" w14:textId="77777777" w:rsidR="005549AE" w:rsidRPr="00FD35A8" w:rsidRDefault="006F28A3" w:rsidP="006F28A3">
      <w:pPr>
        <w:rPr>
          <w:ins w:id="297" w:author="Yali Chen" w:date="2025-12-18T10:21:00Z" w16du:dateUtc="2025-12-18T02:21:00Z"/>
          <w:rFonts w:ascii="Times New Roman" w:hAnsi="Times New Roman" w:cs="Times New Roman"/>
          <w:i/>
          <w:iCs/>
          <w:szCs w:val="20"/>
        </w:rPr>
      </w:pPr>
      <w:ins w:id="298" w:author="Yali Chen" w:date="2025-12-17T10:03:00Z" w16du:dateUtc="2025-12-17T02:03:00Z">
        <w:r w:rsidRPr="00FD35A8">
          <w:rPr>
            <w:rFonts w:ascii="Times New Roman" w:hAnsi="Times New Roman" w:cs="Times New Roman"/>
            <w:i/>
            <w:iCs/>
            <w:szCs w:val="20"/>
          </w:rPr>
          <w:t>Programming note</w:t>
        </w:r>
        <w:r w:rsidRPr="00FD35A8">
          <w:rPr>
            <w:rFonts w:ascii="Times New Roman" w:hAnsi="Times New Roman" w:cs="Times New Roman"/>
            <w:i/>
            <w:iCs/>
            <w:szCs w:val="20"/>
          </w:rPr>
          <w:t>：</w:t>
        </w:r>
      </w:ins>
    </w:p>
    <w:p w14:paraId="3D7EC8C9" w14:textId="77777777" w:rsidR="005549AE" w:rsidRPr="00FD35A8" w:rsidRDefault="005549AE" w:rsidP="006F28A3">
      <w:pPr>
        <w:rPr>
          <w:ins w:id="299" w:author="Yali Chen" w:date="2025-12-18T10:21:00Z" w16du:dateUtc="2025-12-18T02:21:00Z"/>
          <w:rFonts w:ascii="Times New Roman" w:hAnsi="Times New Roman" w:cs="Times New Roman"/>
          <w:i/>
          <w:iCs/>
          <w:szCs w:val="20"/>
        </w:rPr>
      </w:pPr>
    </w:p>
    <w:p w14:paraId="0502176C" w14:textId="34DA3317" w:rsidR="00072BE9" w:rsidRPr="00FD35A8" w:rsidRDefault="005549AE" w:rsidP="006F28A3">
      <w:pPr>
        <w:rPr>
          <w:ins w:id="300" w:author="Yali Chen" w:date="2025-12-18T10:33:00Z" w16du:dateUtc="2025-12-18T02:33:00Z"/>
          <w:rFonts w:ascii="Times New Roman" w:hAnsi="Times New Roman" w:cs="Times New Roman"/>
          <w:i/>
          <w:iCs/>
          <w:szCs w:val="20"/>
        </w:rPr>
      </w:pPr>
      <w:ins w:id="301" w:author="Yali Chen" w:date="2025-12-18T10:21:00Z" w16du:dateUtc="2025-12-18T02:21:00Z">
        <w:r w:rsidRPr="00FD35A8">
          <w:rPr>
            <w:rFonts w:ascii="Times New Roman" w:hAnsi="Times New Roman" w:cs="Times New Roman"/>
            <w:i/>
            <w:iCs/>
            <w:szCs w:val="20"/>
          </w:rPr>
          <w:t xml:space="preserve">Initial diagnosis date </w:t>
        </w:r>
        <w:r w:rsidR="00EB2C71" w:rsidRPr="00FD35A8">
          <w:rPr>
            <w:rFonts w:ascii="Times New Roman" w:hAnsi="Times New Roman" w:cs="Times New Roman"/>
            <w:i/>
            <w:iCs/>
            <w:szCs w:val="20"/>
          </w:rPr>
          <w:t>used in derivin</w:t>
        </w:r>
      </w:ins>
      <w:ins w:id="302" w:author="Yali Chen" w:date="2025-12-18T10:22:00Z" w16du:dateUtc="2025-12-18T02:22:00Z">
        <w:r w:rsidR="00EB2C71" w:rsidRPr="00FD35A8">
          <w:rPr>
            <w:rFonts w:ascii="Times New Roman" w:hAnsi="Times New Roman" w:cs="Times New Roman"/>
            <w:i/>
            <w:iCs/>
            <w:szCs w:val="20"/>
          </w:rPr>
          <w:t xml:space="preserve">g </w:t>
        </w:r>
      </w:ins>
      <w:ins w:id="303" w:author="Yali Chen" w:date="2025-12-18T10:21:00Z" w16du:dateUtc="2025-12-18T02:21:00Z">
        <w:r w:rsidRPr="00FD35A8">
          <w:rPr>
            <w:rFonts w:ascii="Times New Roman" w:hAnsi="Times New Roman" w:cs="Times New Roman"/>
            <w:i/>
            <w:iCs/>
            <w:szCs w:val="20"/>
          </w:rPr>
          <w:t>Disease duration</w:t>
        </w:r>
      </w:ins>
      <w:ins w:id="304" w:author="Yali Chen" w:date="2025-12-18T10:22:00Z" w16du:dateUtc="2025-12-18T02:22:00Z">
        <w:r w:rsidR="00EB2C71" w:rsidRPr="00FD35A8">
          <w:rPr>
            <w:rFonts w:ascii="Times New Roman" w:hAnsi="Times New Roman" w:cs="Times New Roman"/>
            <w:i/>
            <w:iCs/>
            <w:szCs w:val="20"/>
          </w:rPr>
          <w:t xml:space="preserve"> and Disease subtype are collected on CRF page “History of IIM/SSc”</w:t>
        </w:r>
        <w:r w:rsidR="00072BE9" w:rsidRPr="00FD35A8">
          <w:rPr>
            <w:rFonts w:ascii="Times New Roman" w:hAnsi="Times New Roman" w:cs="Times New Roman"/>
            <w:i/>
            <w:iCs/>
            <w:szCs w:val="20"/>
          </w:rPr>
          <w:t xml:space="preserve"> which are now not incl</w:t>
        </w:r>
      </w:ins>
      <w:ins w:id="305" w:author="Yali Chen" w:date="2025-12-18T10:23:00Z" w16du:dateUtc="2025-12-18T02:23:00Z">
        <w:r w:rsidR="00072BE9" w:rsidRPr="00FD35A8">
          <w:rPr>
            <w:rFonts w:ascii="Times New Roman" w:hAnsi="Times New Roman" w:cs="Times New Roman"/>
            <w:i/>
            <w:iCs/>
            <w:szCs w:val="20"/>
          </w:rPr>
          <w:t xml:space="preserve">uded in the EDC, so no need to </w:t>
        </w:r>
        <w:r w:rsidR="00A60352" w:rsidRPr="00FD35A8">
          <w:rPr>
            <w:rFonts w:ascii="Times New Roman" w:hAnsi="Times New Roman" w:cs="Times New Roman"/>
            <w:i/>
            <w:iCs/>
            <w:szCs w:val="20"/>
          </w:rPr>
          <w:t>analysis these two variables till this page</w:t>
        </w:r>
      </w:ins>
      <w:ins w:id="306" w:author="Yali Chen" w:date="2025-12-18T10:29:00Z" w16du:dateUtc="2025-12-18T02:29:00Z">
        <w:r w:rsidR="00F55BE5" w:rsidRPr="00FD35A8">
          <w:rPr>
            <w:rFonts w:ascii="Times New Roman" w:hAnsi="Times New Roman" w:cs="Times New Roman"/>
            <w:i/>
            <w:iCs/>
            <w:szCs w:val="20"/>
          </w:rPr>
          <w:t xml:space="preserve"> would</w:t>
        </w:r>
      </w:ins>
      <w:ins w:id="307" w:author="Yali Chen" w:date="2025-12-18T10:23:00Z" w16du:dateUtc="2025-12-18T02:23:00Z">
        <w:r w:rsidR="00A60352" w:rsidRPr="00FD35A8">
          <w:rPr>
            <w:rFonts w:ascii="Times New Roman" w:hAnsi="Times New Roman" w:cs="Times New Roman"/>
            <w:i/>
            <w:iCs/>
            <w:szCs w:val="20"/>
          </w:rPr>
          <w:t xml:space="preserve"> be added back to the EDC</w:t>
        </w:r>
      </w:ins>
      <w:ins w:id="308" w:author="Yali Chen" w:date="2025-12-18T10:33:00Z" w16du:dateUtc="2025-12-18T02:33:00Z">
        <w:r w:rsidR="004E7F6F" w:rsidRPr="00FD35A8">
          <w:rPr>
            <w:rFonts w:ascii="Times New Roman" w:hAnsi="Times New Roman" w:cs="Times New Roman"/>
            <w:i/>
            <w:iCs/>
            <w:szCs w:val="20"/>
          </w:rPr>
          <w:t>.</w:t>
        </w:r>
      </w:ins>
    </w:p>
    <w:p w14:paraId="0AA53943" w14:textId="77777777" w:rsidR="004E7F6F" w:rsidRPr="00FD35A8" w:rsidRDefault="004E7F6F" w:rsidP="006F28A3">
      <w:pPr>
        <w:rPr>
          <w:ins w:id="309" w:author="Yali Chen" w:date="2025-12-18T10:31:00Z" w16du:dateUtc="2025-12-18T02:31:00Z"/>
          <w:rFonts w:ascii="Times New Roman" w:hAnsi="Times New Roman" w:cs="Times New Roman"/>
          <w:i/>
          <w:iCs/>
          <w:szCs w:val="20"/>
        </w:rPr>
      </w:pPr>
    </w:p>
    <w:p w14:paraId="1ACDFDB4" w14:textId="72A5D406" w:rsidR="00787A0D" w:rsidRPr="002256E2" w:rsidRDefault="00787A0D" w:rsidP="0A3B663E">
      <w:pPr>
        <w:rPr>
          <w:ins w:id="310" w:author="Yali Chen" w:date="2025-12-18T10:21:00Z" w16du:dateUtc="2025-12-18T02:21:00Z"/>
          <w:rFonts w:ascii="Times New Roman" w:hAnsi="Times New Roman" w:cs="Times New Roman"/>
          <w:i/>
          <w:iCs/>
          <w:color w:val="EE0000"/>
          <w:highlight w:val="yellow"/>
          <w:rPrChange w:id="311" w:author="Yali Chen" w:date="2026-01-27T11:51:00Z" w16du:dateUtc="2026-01-27T03:51:00Z">
            <w:rPr>
              <w:ins w:id="312" w:author="Yali Chen" w:date="2025-12-18T10:21:00Z" w16du:dateUtc="2025-12-18T02:21:00Z"/>
              <w:rFonts w:ascii="Times New Roman" w:hAnsi="Times New Roman" w:cs="Times New Roman"/>
              <w:i/>
              <w:iCs/>
              <w:highlight w:val="yellow"/>
            </w:rPr>
          </w:rPrChange>
        </w:rPr>
      </w:pPr>
      <w:ins w:id="313" w:author="Yali Chen" w:date="2025-12-18T10:31:00Z" w16du:dateUtc="2025-12-18T02:31:00Z">
        <w:r w:rsidRPr="002256E2">
          <w:rPr>
            <w:rFonts w:ascii="Times New Roman" w:eastAsia="等线" w:hAnsi="Times New Roman" w:cs="Times New Roman"/>
            <w:i/>
            <w:iCs/>
            <w:color w:val="EE0000"/>
            <w:highlight w:val="yellow"/>
            <w:rPrChange w:id="314" w:author="Yali Chen" w:date="2026-01-27T11:51:00Z" w16du:dateUtc="2026-01-27T03:51:00Z">
              <w:rPr>
                <w:rFonts w:ascii="Times New Roman" w:eastAsia="等线" w:hAnsi="Times New Roman" w:cs="Times New Roman"/>
                <w:color w:val="auto"/>
              </w:rPr>
            </w:rPrChange>
          </w:rPr>
          <w:t>Information of Interstitial lung disease can be grabbed from</w:t>
        </w:r>
      </w:ins>
      <w:ins w:id="315" w:author="Yali Chen" w:date="2025-12-18T10:33:00Z" w16du:dateUtc="2025-12-18T02:33:00Z">
        <w:r w:rsidR="004E7F6F" w:rsidRPr="002256E2">
          <w:rPr>
            <w:rFonts w:ascii="Times New Roman" w:eastAsia="等线" w:hAnsi="Times New Roman" w:cs="Times New Roman"/>
            <w:i/>
            <w:iCs/>
            <w:color w:val="EE0000"/>
            <w:highlight w:val="yellow"/>
            <w:rPrChange w:id="316" w:author="Yali Chen" w:date="2026-01-27T11:51:00Z" w16du:dateUtc="2026-01-27T03:51:00Z">
              <w:rPr>
                <w:rFonts w:ascii="Times New Roman" w:eastAsia="等线" w:hAnsi="Times New Roman" w:cs="Times New Roman"/>
                <w:color w:val="auto"/>
              </w:rPr>
            </w:rPrChange>
          </w:rPr>
          <w:t xml:space="preserve"> CRF Page “Chest HRCT”</w:t>
        </w:r>
      </w:ins>
      <w:r w:rsidR="6EB48A51" w:rsidRPr="002256E2">
        <w:rPr>
          <w:rFonts w:ascii="Times New Roman" w:eastAsia="等线" w:hAnsi="Times New Roman" w:cs="Times New Roman"/>
          <w:i/>
          <w:iCs/>
          <w:color w:val="EE0000"/>
          <w:highlight w:val="yellow"/>
          <w:rPrChange w:id="317" w:author="Yali Chen" w:date="2026-01-27T11:51:00Z" w16du:dateUtc="2026-01-27T03:51:00Z">
            <w:rPr>
              <w:rFonts w:ascii="Times New Roman" w:eastAsia="等线" w:hAnsi="Times New Roman" w:cs="Times New Roman"/>
              <w:i/>
              <w:iCs/>
              <w:color w:val="auto"/>
              <w:highlight w:val="yellow"/>
            </w:rPr>
          </w:rPrChange>
        </w:rPr>
        <w:t xml:space="preserve"> for IIM cohort.</w:t>
      </w:r>
    </w:p>
    <w:p w14:paraId="08674D04" w14:textId="77777777" w:rsidR="005549AE" w:rsidRPr="00FD35A8" w:rsidRDefault="005549AE" w:rsidP="006F28A3">
      <w:pPr>
        <w:rPr>
          <w:ins w:id="318" w:author="Yali Chen" w:date="2025-12-18T10:21:00Z" w16du:dateUtc="2025-12-18T02:21:00Z"/>
          <w:rFonts w:ascii="Times New Roman" w:hAnsi="Times New Roman" w:cs="Times New Roman"/>
          <w:i/>
          <w:iCs/>
          <w:szCs w:val="20"/>
        </w:rPr>
      </w:pPr>
    </w:p>
    <w:p w14:paraId="084466F6" w14:textId="10C5B8B1" w:rsidR="00F12269" w:rsidRPr="00FD35A8" w:rsidRDefault="00922CB6" w:rsidP="1B299EF8">
      <w:pPr>
        <w:rPr>
          <w:rFonts w:ascii="Times New Roman" w:hAnsi="Times New Roman" w:cs="Times New Roman"/>
          <w:i/>
          <w:iCs/>
        </w:rPr>
      </w:pPr>
      <w:ins w:id="319" w:author="Yali Chen" w:date="2025-12-17T10:17:00Z" w16du:dateUtc="2025-12-17T02:17:00Z">
        <w:r w:rsidRPr="1B299EF8">
          <w:rPr>
            <w:rFonts w:ascii="Times New Roman" w:eastAsia="等线" w:hAnsi="Times New Roman" w:cs="Times New Roman"/>
            <w:i/>
            <w:iCs/>
            <w:color w:val="auto"/>
            <w:rPrChange w:id="320" w:author="Yali Chen" w:date="2025-12-17T10:22:00Z" w16du:dateUtc="2025-12-17T02:22:00Z">
              <w:rPr>
                <w:rFonts w:ascii="Times New Roman" w:eastAsia="等线" w:hAnsi="Times New Roman" w:cs="Times New Roman"/>
                <w:color w:val="auto"/>
              </w:rPr>
            </w:rPrChange>
          </w:rPr>
          <w:t>Concomitant Glucocorticoid</w:t>
        </w:r>
        <w:r w:rsidRPr="1B299EF8">
          <w:rPr>
            <w:rFonts w:ascii="Times New Roman" w:hAnsi="Times New Roman" w:cs="Times New Roman"/>
            <w:i/>
            <w:iCs/>
          </w:rPr>
          <w:t xml:space="preserve"> is fr</w:t>
        </w:r>
      </w:ins>
      <w:ins w:id="321" w:author="Yali Chen" w:date="2025-12-17T10:18:00Z" w16du:dateUtc="2025-12-17T02:18:00Z">
        <w:r w:rsidRPr="1B299EF8">
          <w:rPr>
            <w:rFonts w:ascii="Times New Roman" w:hAnsi="Times New Roman" w:cs="Times New Roman"/>
            <w:i/>
            <w:iCs/>
          </w:rPr>
          <w:t xml:space="preserve">om </w:t>
        </w:r>
        <w:r w:rsidR="00F12269" w:rsidRPr="1B299EF8">
          <w:rPr>
            <w:rFonts w:ascii="Times New Roman" w:hAnsi="Times New Roman" w:cs="Times New Roman"/>
            <w:i/>
            <w:iCs/>
          </w:rPr>
          <w:t>CRF pag</w:t>
        </w:r>
        <w:r w:rsidR="00F12269" w:rsidRPr="00895687">
          <w:rPr>
            <w:rFonts w:ascii="Times New Roman" w:hAnsi="Times New Roman" w:cs="Times New Roman"/>
            <w:i/>
            <w:iCs/>
            <w:strike/>
            <w:highlight w:val="green"/>
            <w:rPrChange w:id="322" w:author="Pan, Zhemin" w:date="2026-01-27T15:34:00Z" w16du:dateUtc="2026-01-27T07:34:00Z">
              <w:rPr>
                <w:rFonts w:ascii="Times New Roman" w:hAnsi="Times New Roman" w:cs="Times New Roman"/>
                <w:i/>
                <w:iCs/>
              </w:rPr>
            </w:rPrChange>
          </w:rPr>
          <w:t>e</w:t>
        </w:r>
        <w:r w:rsidR="00F12269" w:rsidRPr="00895687">
          <w:rPr>
            <w:rFonts w:ascii="Times New Roman" w:hAnsi="Times New Roman" w:cs="Times New Roman"/>
            <w:i/>
            <w:iCs/>
            <w:strike/>
            <w:color w:val="FF0000"/>
            <w:highlight w:val="green"/>
            <w:rPrChange w:id="323" w:author="Pan, Zhemin" w:date="2026-01-27T15:34:00Z" w16du:dateUtc="2026-01-27T07:34:00Z">
              <w:rPr>
                <w:rFonts w:ascii="Times New Roman" w:hAnsi="Times New Roman" w:cs="Times New Roman"/>
                <w:i/>
                <w:iCs/>
                <w:color w:val="FF0000"/>
              </w:rPr>
            </w:rPrChange>
          </w:rPr>
          <w:t xml:space="preserve"> </w:t>
        </w:r>
      </w:ins>
      <w:ins w:id="324" w:author="Yali Chen" w:date="2025-12-17T15:15:00Z" w16du:dateUtc="2025-12-17T07:15:00Z">
        <w:r w:rsidR="0099339A" w:rsidRPr="00895687">
          <w:rPr>
            <w:rFonts w:ascii="Times New Roman" w:hAnsi="Times New Roman" w:cs="Times New Roman"/>
            <w:i/>
            <w:iCs/>
            <w:strike/>
            <w:color w:val="FF0000"/>
            <w:highlight w:val="green"/>
            <w:rPrChange w:id="325" w:author="Pan, Zhemin" w:date="2026-01-27T15:34:00Z" w16du:dateUtc="2026-01-27T07:34:00Z">
              <w:rPr>
                <w:rFonts w:ascii="Times New Roman" w:hAnsi="Times New Roman" w:cs="Times New Roman"/>
                <w:i/>
                <w:iCs/>
                <w:strike/>
                <w:color w:val="FF0000"/>
              </w:rPr>
            </w:rPrChange>
          </w:rPr>
          <w:t>“Previous and Concom</w:t>
        </w:r>
        <w:commentRangeStart w:id="326"/>
        <w:r w:rsidR="0099339A" w:rsidRPr="00895687">
          <w:rPr>
            <w:rFonts w:ascii="Times New Roman" w:hAnsi="Times New Roman" w:cs="Times New Roman"/>
            <w:i/>
            <w:iCs/>
            <w:strike/>
            <w:color w:val="FF0000"/>
            <w:highlight w:val="green"/>
            <w:rPrChange w:id="327" w:author="Pan, Zhemin" w:date="2026-01-27T15:34:00Z" w16du:dateUtc="2026-01-27T07:34:00Z">
              <w:rPr>
                <w:rFonts w:ascii="Times New Roman" w:hAnsi="Times New Roman" w:cs="Times New Roman"/>
                <w:i/>
                <w:iCs/>
                <w:strike/>
                <w:color w:val="FF0000"/>
              </w:rPr>
            </w:rPrChange>
          </w:rPr>
          <w:t>itant Medicatio</w:t>
        </w:r>
        <w:r w:rsidR="0099339A" w:rsidRPr="00895687">
          <w:rPr>
            <w:rFonts w:ascii="Times New Roman" w:hAnsi="Times New Roman" w:cs="Times New Roman"/>
            <w:i/>
            <w:iCs/>
            <w:strike/>
            <w:color w:val="EE0000"/>
            <w:highlight w:val="green"/>
            <w:rPrChange w:id="328" w:author="Pan, Zhemin" w:date="2026-01-27T15:34:00Z" w16du:dateUtc="2026-01-27T07:34:00Z">
              <w:rPr>
                <w:rFonts w:ascii="Times New Roman" w:hAnsi="Times New Roman" w:cs="Times New Roman"/>
                <w:i/>
                <w:iCs/>
                <w:strike/>
                <w:color w:val="FF0000"/>
              </w:rPr>
            </w:rPrChange>
          </w:rPr>
          <w:t>n”</w:t>
        </w:r>
        <w:r w:rsidR="0099339A" w:rsidRPr="00895687">
          <w:rPr>
            <w:rFonts w:ascii="Times New Roman" w:hAnsi="Times New Roman" w:cs="Times New Roman"/>
            <w:i/>
            <w:iCs/>
            <w:strike/>
            <w:color w:val="EE0000"/>
            <w:highlight w:val="green"/>
            <w:rPrChange w:id="329" w:author="Pan, Zhemin" w:date="2026-01-27T15:34:00Z" w16du:dateUtc="2026-01-27T07:34:00Z">
              <w:rPr>
                <w:rFonts w:ascii="Times New Roman" w:hAnsi="Times New Roman" w:cs="Times New Roman"/>
                <w:i/>
                <w:iCs/>
              </w:rPr>
            </w:rPrChange>
          </w:rPr>
          <w:t xml:space="preserve"> an</w:t>
        </w:r>
      </w:ins>
      <w:commentRangeEnd w:id="326"/>
      <w:r w:rsidR="00895687" w:rsidRPr="00895687">
        <w:rPr>
          <w:rStyle w:val="CommentReference"/>
          <w:rFonts w:ascii="Times New Roman" w:hAnsi="Times New Roman" w:cs="Times New Roman"/>
          <w:i/>
          <w:iCs/>
          <w:strike/>
          <w:color w:val="EE0000"/>
          <w:sz w:val="20"/>
          <w:szCs w:val="22"/>
          <w:highlight w:val="green"/>
          <w:rPrChange w:id="330" w:author="Pan, Zhemin" w:date="2026-01-27T15:34:00Z" w16du:dateUtc="2026-01-27T07:34:00Z">
            <w:rPr>
              <w:rStyle w:val="CommentReference"/>
              <w:rFonts w:ascii="Times New Roman" w:hAnsi="Times New Roman" w:cs="Times New Roman"/>
              <w:i/>
              <w:iCs/>
              <w:sz w:val="20"/>
              <w:szCs w:val="22"/>
            </w:rPr>
          </w:rPrChange>
        </w:rPr>
        <w:commentReference w:id="326"/>
      </w:r>
      <w:ins w:id="331" w:author="Yali Chen" w:date="2025-12-17T15:15:00Z" w16du:dateUtc="2025-12-17T07:15:00Z">
        <w:r w:rsidR="0099339A" w:rsidRPr="00895687">
          <w:rPr>
            <w:rFonts w:ascii="Times New Roman" w:hAnsi="Times New Roman" w:cs="Times New Roman"/>
            <w:i/>
            <w:iCs/>
            <w:strike/>
            <w:color w:val="EE0000"/>
            <w:highlight w:val="green"/>
            <w:rPrChange w:id="332" w:author="Pan, Zhemin" w:date="2026-01-27T15:34:00Z" w16du:dateUtc="2026-01-27T07:34:00Z">
              <w:rPr>
                <w:rFonts w:ascii="Times New Roman" w:hAnsi="Times New Roman" w:cs="Times New Roman"/>
                <w:i/>
                <w:iCs/>
              </w:rPr>
            </w:rPrChange>
          </w:rPr>
          <w:t>d</w:t>
        </w:r>
        <w:r w:rsidR="0099339A" w:rsidRPr="002256E2">
          <w:rPr>
            <w:rFonts w:ascii="Times New Roman" w:hAnsi="Times New Roman" w:cs="Times New Roman"/>
            <w:i/>
            <w:iCs/>
            <w:color w:val="EE0000"/>
            <w:highlight w:val="yellow"/>
            <w:rPrChange w:id="333" w:author="Yali Chen" w:date="2026-01-27T11:51:00Z" w16du:dateUtc="2026-01-27T03:51:00Z">
              <w:rPr>
                <w:rFonts w:ascii="Times New Roman" w:hAnsi="Times New Roman" w:cs="Times New Roman"/>
                <w:i/>
                <w:iCs/>
              </w:rPr>
            </w:rPrChange>
          </w:rPr>
          <w:t xml:space="preserve"> </w:t>
        </w:r>
      </w:ins>
      <w:ins w:id="334" w:author="Yali Chen" w:date="2025-12-17T10:18:00Z" w16du:dateUtc="2025-12-17T02:18:00Z">
        <w:r w:rsidR="00F12269" w:rsidRPr="002256E2">
          <w:rPr>
            <w:rFonts w:ascii="Times New Roman" w:hAnsi="Times New Roman" w:cs="Times New Roman"/>
            <w:i/>
            <w:iCs/>
            <w:color w:val="EE0000"/>
            <w:highlight w:val="yellow"/>
            <w:rPrChange w:id="335" w:author="Yali Chen" w:date="2026-01-27T11:51:00Z" w16du:dateUtc="2026-01-27T03:51:00Z">
              <w:rPr>
                <w:rFonts w:ascii="Times New Roman" w:hAnsi="Times New Roman" w:cs="Times New Roman"/>
                <w:i/>
                <w:iCs/>
              </w:rPr>
            </w:rPrChange>
          </w:rPr>
          <w:t>“IIM/SSc Medications Assessment”</w:t>
        </w:r>
        <w:r w:rsidR="00F12269" w:rsidRPr="00EF3BE9">
          <w:rPr>
            <w:rFonts w:ascii="Times New Roman" w:hAnsi="Times New Roman" w:cs="Times New Roman"/>
            <w:i/>
            <w:iCs/>
            <w:highlight w:val="yellow"/>
            <w:rPrChange w:id="336" w:author="Yali Chen" w:date="2026-01-27T11:23:00Z" w16du:dateUtc="2026-01-27T03:23:00Z">
              <w:rPr>
                <w:rFonts w:ascii="Times New Roman" w:hAnsi="Times New Roman" w:cs="Times New Roman"/>
                <w:i/>
                <w:iCs/>
              </w:rPr>
            </w:rPrChange>
          </w:rPr>
          <w:t>.</w:t>
        </w:r>
      </w:ins>
      <w:ins w:id="337" w:author="Yali Chen" w:date="2025-12-17T10:21:00Z" w16du:dateUtc="2025-12-17T02:21:00Z">
        <w:r w:rsidR="00693EA2" w:rsidRPr="1B299EF8">
          <w:rPr>
            <w:rFonts w:ascii="Times New Roman" w:hAnsi="Times New Roman" w:cs="Times New Roman"/>
            <w:i/>
            <w:iCs/>
          </w:rPr>
          <w:t xml:space="preserve"> </w:t>
        </w:r>
      </w:ins>
      <w:ins w:id="338" w:author="Yali Chen" w:date="2025-12-17T10:22:00Z" w16du:dateUtc="2025-12-17T02:22:00Z">
        <w:r w:rsidR="00A4397B" w:rsidRPr="1B299EF8">
          <w:rPr>
            <w:rFonts w:ascii="Times New Roman" w:hAnsi="Times New Roman" w:cs="Times New Roman"/>
            <w:i/>
            <w:iCs/>
          </w:rPr>
          <w:t>For definitions of concomitant</w:t>
        </w:r>
        <w:r w:rsidR="00DA77A0" w:rsidRPr="1B299EF8">
          <w:rPr>
            <w:rFonts w:ascii="Times New Roman" w:hAnsi="Times New Roman" w:cs="Times New Roman"/>
            <w:i/>
            <w:iCs/>
          </w:rPr>
          <w:t xml:space="preserve"> please see </w:t>
        </w:r>
      </w:ins>
      <w:ins w:id="339" w:author="Yali Chen" w:date="2025-12-17T10:23:00Z" w16du:dateUtc="2025-12-17T02:23:00Z">
        <w:r w:rsidR="00A01BB7" w:rsidRPr="1B299EF8">
          <w:rPr>
            <w:rFonts w:ascii="Times New Roman" w:hAnsi="Times New Roman" w:cs="Times New Roman"/>
            <w:i/>
            <w:iCs/>
          </w:rPr>
          <w:t>section 4.1.8 in SAP.</w:t>
        </w:r>
      </w:ins>
      <w:r w:rsidR="553656B1" w:rsidRPr="1B299EF8">
        <w:rPr>
          <w:rFonts w:ascii="Times New Roman" w:hAnsi="Times New Roman" w:cs="Times New Roman"/>
          <w:i/>
          <w:iCs/>
        </w:rPr>
        <w:t xml:space="preserve"> </w:t>
      </w:r>
    </w:p>
    <w:p w14:paraId="75E75B4C" w14:textId="068D0822" w:rsidR="374A7C65" w:rsidRDefault="374A7C65" w:rsidP="1B299EF8">
      <w:pPr>
        <w:rPr>
          <w:ins w:id="340" w:author="Yali Chen" w:date="2025-12-17T10:18:00Z" w16du:dateUtc="2025-12-17T02:18:00Z"/>
          <w:rFonts w:ascii="Times New Roman" w:hAnsi="Times New Roman" w:cs="Times New Roman"/>
          <w:i/>
          <w:iCs/>
        </w:rPr>
      </w:pPr>
      <w:r w:rsidRPr="002256E2">
        <w:rPr>
          <w:rFonts w:ascii="Times New Roman" w:hAnsi="Times New Roman" w:cs="Times New Roman"/>
          <w:i/>
          <w:iCs/>
          <w:color w:val="FF0000"/>
          <w:highlight w:val="yellow"/>
          <w:rPrChange w:id="341" w:author="Yali Chen" w:date="2026-01-27T11:51:00Z" w16du:dateUtc="2026-01-27T03:51:00Z">
            <w:rPr>
              <w:rFonts w:ascii="Times New Roman" w:hAnsi="Times New Roman" w:cs="Times New Roman"/>
              <w:i/>
              <w:iCs/>
              <w:color w:val="FF0000"/>
            </w:rPr>
          </w:rPrChange>
        </w:rPr>
        <w:t>Glucocorticoid</w:t>
      </w:r>
      <w:r w:rsidR="5AA8E1A6" w:rsidRPr="002256E2">
        <w:rPr>
          <w:rFonts w:ascii="Times New Roman" w:hAnsi="Times New Roman" w:cs="Times New Roman"/>
          <w:i/>
          <w:iCs/>
          <w:color w:val="FF0000"/>
          <w:highlight w:val="yellow"/>
          <w:rPrChange w:id="342" w:author="Yali Chen" w:date="2026-01-27T11:51:00Z" w16du:dateUtc="2026-01-27T03:51:00Z">
            <w:rPr>
              <w:rFonts w:ascii="Times New Roman" w:hAnsi="Times New Roman" w:cs="Times New Roman"/>
              <w:i/>
              <w:iCs/>
              <w:color w:val="FF0000"/>
            </w:rPr>
          </w:rPrChange>
        </w:rPr>
        <w:t xml:space="preserve"> is being</w:t>
      </w:r>
      <w:r w:rsidRPr="002256E2">
        <w:rPr>
          <w:rFonts w:ascii="Times New Roman" w:hAnsi="Times New Roman" w:cs="Times New Roman"/>
          <w:i/>
          <w:iCs/>
          <w:color w:val="FF0000"/>
          <w:highlight w:val="yellow"/>
          <w:rPrChange w:id="343" w:author="Yali Chen" w:date="2026-01-27T11:51:00Z" w16du:dateUtc="2026-01-27T03:51:00Z">
            <w:rPr>
              <w:rFonts w:ascii="Times New Roman" w:hAnsi="Times New Roman" w:cs="Times New Roman"/>
              <w:i/>
              <w:iCs/>
              <w:color w:val="FF0000"/>
            </w:rPr>
          </w:rPrChange>
        </w:rPr>
        <w:t xml:space="preserve"> use</w:t>
      </w:r>
      <w:r w:rsidR="51C35491" w:rsidRPr="002256E2">
        <w:rPr>
          <w:rFonts w:ascii="Times New Roman" w:hAnsi="Times New Roman" w:cs="Times New Roman"/>
          <w:i/>
          <w:iCs/>
          <w:color w:val="FF0000"/>
          <w:highlight w:val="yellow"/>
          <w:rPrChange w:id="344" w:author="Yali Chen" w:date="2026-01-27T11:51:00Z" w16du:dateUtc="2026-01-27T03:51:00Z">
            <w:rPr>
              <w:rFonts w:ascii="Times New Roman" w:hAnsi="Times New Roman" w:cs="Times New Roman"/>
              <w:i/>
              <w:iCs/>
              <w:color w:val="FF0000"/>
            </w:rPr>
          </w:rPrChange>
        </w:rPr>
        <w:t>d</w:t>
      </w:r>
      <w:r w:rsidRPr="002256E2">
        <w:rPr>
          <w:rFonts w:ascii="Times New Roman" w:hAnsi="Times New Roman" w:cs="Times New Roman"/>
          <w:i/>
          <w:iCs/>
          <w:color w:val="FF0000"/>
          <w:highlight w:val="yellow"/>
          <w:rPrChange w:id="345" w:author="Yali Chen" w:date="2026-01-27T11:51:00Z" w16du:dateUtc="2026-01-27T03:51:00Z">
            <w:rPr>
              <w:rFonts w:ascii="Times New Roman" w:hAnsi="Times New Roman" w:cs="Times New Roman"/>
              <w:i/>
              <w:iCs/>
              <w:color w:val="FF0000"/>
            </w:rPr>
          </w:rPrChange>
        </w:rPr>
        <w:t xml:space="preserve"> at baseline visit date</w:t>
      </w:r>
      <w:r w:rsidR="020F94F7" w:rsidRPr="002256E2">
        <w:rPr>
          <w:rFonts w:ascii="Times New Roman" w:hAnsi="Times New Roman" w:cs="Times New Roman"/>
          <w:i/>
          <w:iCs/>
          <w:color w:val="FF0000"/>
          <w:highlight w:val="yellow"/>
          <w:rPrChange w:id="346" w:author="Yali Chen" w:date="2026-01-27T11:51:00Z" w16du:dateUtc="2026-01-27T03:51:00Z">
            <w:rPr>
              <w:rFonts w:ascii="Times New Roman" w:hAnsi="Times New Roman" w:cs="Times New Roman"/>
              <w:i/>
              <w:iCs/>
              <w:color w:val="FF0000"/>
            </w:rPr>
          </w:rPrChange>
        </w:rPr>
        <w:t xml:space="preserve">: </w:t>
      </w:r>
      <w:r w:rsidRPr="002256E2">
        <w:rPr>
          <w:rFonts w:ascii="Times New Roman" w:hAnsi="Times New Roman" w:cs="Times New Roman"/>
          <w:i/>
          <w:iCs/>
          <w:color w:val="FF0000"/>
          <w:highlight w:val="yellow"/>
          <w:rPrChange w:id="347" w:author="Yali Chen" w:date="2026-01-27T11:51:00Z" w16du:dateUtc="2026-01-27T03:51:00Z">
            <w:rPr>
              <w:rFonts w:ascii="Times New Roman" w:hAnsi="Times New Roman" w:cs="Times New Roman"/>
              <w:i/>
              <w:iCs/>
              <w:color w:val="FF0000"/>
            </w:rPr>
          </w:rPrChange>
        </w:rPr>
        <w:t>“Ongoing?” is Yes</w:t>
      </w:r>
      <w:r w:rsidR="73DC9332" w:rsidRPr="002256E2">
        <w:rPr>
          <w:rFonts w:ascii="Times New Roman" w:hAnsi="Times New Roman" w:cs="Times New Roman"/>
          <w:i/>
          <w:iCs/>
          <w:color w:val="FF0000"/>
          <w:highlight w:val="yellow"/>
          <w:rPrChange w:id="348" w:author="Yali Chen" w:date="2026-01-27T11:51:00Z" w16du:dateUtc="2026-01-27T03:51:00Z">
            <w:rPr>
              <w:rFonts w:ascii="Times New Roman" w:hAnsi="Times New Roman" w:cs="Times New Roman"/>
              <w:i/>
              <w:iCs/>
              <w:color w:val="FF0000"/>
            </w:rPr>
          </w:rPrChange>
        </w:rPr>
        <w:t xml:space="preserve"> at </w:t>
      </w:r>
      <w:r w:rsidR="0B480369" w:rsidRPr="002256E2">
        <w:rPr>
          <w:rFonts w:ascii="Times New Roman" w:hAnsi="Times New Roman" w:cs="Times New Roman"/>
          <w:i/>
          <w:iCs/>
          <w:color w:val="FF0000"/>
          <w:highlight w:val="yellow"/>
          <w:rPrChange w:id="349" w:author="Yali Chen" w:date="2026-01-27T11:51:00Z" w16du:dateUtc="2026-01-27T03:51:00Z">
            <w:rPr>
              <w:rFonts w:ascii="Times New Roman" w:hAnsi="Times New Roman" w:cs="Times New Roman"/>
              <w:i/>
              <w:iCs/>
              <w:color w:val="FF0000"/>
            </w:rPr>
          </w:rPrChange>
        </w:rPr>
        <w:t>baseline visit date</w:t>
      </w:r>
      <w:r w:rsidRPr="002256E2">
        <w:rPr>
          <w:rFonts w:ascii="Times New Roman" w:hAnsi="Times New Roman" w:cs="Times New Roman"/>
          <w:i/>
          <w:iCs/>
          <w:color w:val="FF0000"/>
          <w:highlight w:val="yellow"/>
          <w:rPrChange w:id="350" w:author="Yali Chen" w:date="2026-01-27T11:51:00Z" w16du:dateUtc="2026-01-27T03:51:00Z">
            <w:rPr>
              <w:rFonts w:ascii="Times New Roman" w:hAnsi="Times New Roman" w:cs="Times New Roman"/>
              <w:i/>
              <w:iCs/>
              <w:color w:val="FF0000"/>
            </w:rPr>
          </w:rPrChange>
        </w:rPr>
        <w:t xml:space="preserve">, or “End Date” is on or after the </w:t>
      </w:r>
      <w:r w:rsidR="0B57658C" w:rsidRPr="002256E2">
        <w:rPr>
          <w:rFonts w:ascii="Times New Roman" w:hAnsi="Times New Roman" w:cs="Times New Roman"/>
          <w:i/>
          <w:iCs/>
          <w:color w:val="FF0000"/>
          <w:highlight w:val="yellow"/>
          <w:rPrChange w:id="351" w:author="Yali Chen" w:date="2026-01-27T11:51:00Z" w16du:dateUtc="2026-01-27T03:51:00Z">
            <w:rPr>
              <w:rFonts w:ascii="Times New Roman" w:hAnsi="Times New Roman" w:cs="Times New Roman"/>
              <w:i/>
              <w:iCs/>
              <w:color w:val="FF0000"/>
            </w:rPr>
          </w:rPrChange>
        </w:rPr>
        <w:t xml:space="preserve">baseline </w:t>
      </w:r>
      <w:r w:rsidRPr="002256E2">
        <w:rPr>
          <w:rFonts w:ascii="Times New Roman" w:hAnsi="Times New Roman" w:cs="Times New Roman"/>
          <w:i/>
          <w:iCs/>
          <w:color w:val="FF0000"/>
          <w:highlight w:val="yellow"/>
          <w:rPrChange w:id="352" w:author="Yali Chen" w:date="2026-01-27T11:51:00Z" w16du:dateUtc="2026-01-27T03:51:00Z">
            <w:rPr>
              <w:rFonts w:ascii="Times New Roman" w:hAnsi="Times New Roman" w:cs="Times New Roman"/>
              <w:i/>
              <w:iCs/>
              <w:color w:val="FF0000"/>
            </w:rPr>
          </w:rPrChange>
        </w:rPr>
        <w:t>vis</w:t>
      </w:r>
      <w:commentRangeStart w:id="353"/>
      <w:commentRangeStart w:id="354"/>
      <w:r w:rsidRPr="002256E2">
        <w:rPr>
          <w:rFonts w:ascii="Times New Roman" w:hAnsi="Times New Roman" w:cs="Times New Roman"/>
          <w:i/>
          <w:iCs/>
          <w:color w:val="FF0000"/>
          <w:highlight w:val="yellow"/>
          <w:rPrChange w:id="355" w:author="Yali Chen" w:date="2026-01-27T11:51:00Z" w16du:dateUtc="2026-01-27T03:51:00Z">
            <w:rPr>
              <w:rFonts w:ascii="Times New Roman" w:hAnsi="Times New Roman" w:cs="Times New Roman"/>
              <w:i/>
              <w:iCs/>
              <w:color w:val="FF0000"/>
            </w:rPr>
          </w:rPrChange>
        </w:rPr>
        <w:t>it date.</w:t>
      </w:r>
      <w:r w:rsidRPr="1B299EF8">
        <w:rPr>
          <w:rFonts w:ascii="Times New Roman" w:hAnsi="Times New Roman" w:cs="Times New Roman"/>
          <w:i/>
          <w:iCs/>
          <w:color w:val="FF0000"/>
        </w:rPr>
        <w:t xml:space="preserve"> </w:t>
      </w:r>
      <w:commentRangeEnd w:id="353"/>
      <w:r w:rsidR="00B85C03" w:rsidRPr="1B299EF8">
        <w:rPr>
          <w:rStyle w:val="CommentReference"/>
          <w:rFonts w:ascii="Times New Roman" w:hAnsi="Times New Roman" w:cs="Times New Roman"/>
          <w:i/>
          <w:iCs/>
          <w:sz w:val="20"/>
          <w:szCs w:val="22"/>
        </w:rPr>
        <w:commentReference w:id="353"/>
      </w:r>
      <w:commentRangeEnd w:id="354"/>
      <w:r w:rsidRPr="1B299EF8">
        <w:rPr>
          <w:rStyle w:val="CommentReference"/>
          <w:rFonts w:ascii="Times New Roman" w:hAnsi="Times New Roman" w:cs="Times New Roman"/>
          <w:i/>
          <w:iCs/>
          <w:sz w:val="20"/>
          <w:szCs w:val="22"/>
        </w:rPr>
        <w:commentReference w:id="354"/>
      </w:r>
      <w:r w:rsidRPr="1B299EF8">
        <w:rPr>
          <w:rFonts w:ascii="Times New Roman" w:hAnsi="Times New Roman" w:cs="Times New Roman"/>
          <w:i/>
          <w:iCs/>
        </w:rPr>
        <w:t xml:space="preserve"> </w:t>
      </w:r>
    </w:p>
    <w:p w14:paraId="03797CF6" w14:textId="0EDA24AA" w:rsidR="006F28A3" w:rsidRPr="00FD35A8" w:rsidRDefault="005E5297" w:rsidP="2784262C">
      <w:pPr>
        <w:rPr>
          <w:ins w:id="357" w:author="Yali Chen" w:date="2025-12-17T10:21:00Z" w16du:dateUtc="2025-12-17T02:21:00Z"/>
          <w:rFonts w:ascii="Times New Roman" w:hAnsi="Times New Roman" w:cs="Times New Roman"/>
          <w:i/>
          <w:iCs/>
        </w:rPr>
      </w:pPr>
      <w:commentRangeStart w:id="358"/>
      <w:commentRangeStart w:id="359"/>
      <w:commentRangeStart w:id="360"/>
      <w:ins w:id="361" w:author="Yali Chen" w:date="2025-12-18T09:52:00Z">
        <w:r w:rsidRPr="2784262C">
          <w:rPr>
            <w:rFonts w:ascii="Times New Roman" w:hAnsi="Times New Roman" w:cs="Times New Roman"/>
            <w:i/>
            <w:iCs/>
          </w:rPr>
          <w:t xml:space="preserve">Drug whose </w:t>
        </w:r>
        <w:r w:rsidR="00065F7B" w:rsidRPr="2784262C">
          <w:rPr>
            <w:rFonts w:ascii="Times New Roman" w:hAnsi="Times New Roman" w:cs="Times New Roman"/>
            <w:i/>
            <w:iCs/>
          </w:rPr>
          <w:t>ATC 4=</w:t>
        </w:r>
      </w:ins>
      <w:ins w:id="362" w:author="Yali Chen" w:date="2025-12-17T17:39:00Z">
        <w:r w:rsidR="009B73F8" w:rsidRPr="2784262C">
          <w:rPr>
            <w:rFonts w:ascii="Times New Roman" w:hAnsi="Times New Roman" w:cs="Times New Roman"/>
            <w:i/>
            <w:iCs/>
          </w:rPr>
          <w:t>H0</w:t>
        </w:r>
      </w:ins>
      <w:ins w:id="363" w:author="Yali Chen" w:date="2025-12-17T17:40:00Z">
        <w:r w:rsidR="009B73F8" w:rsidRPr="2784262C">
          <w:rPr>
            <w:rFonts w:ascii="Times New Roman" w:hAnsi="Times New Roman" w:cs="Times New Roman"/>
            <w:i/>
            <w:iCs/>
          </w:rPr>
          <w:t>2AB</w:t>
        </w:r>
      </w:ins>
      <w:commentRangeStart w:id="364"/>
      <w:commentRangeStart w:id="365"/>
      <w:commentRangeStart w:id="366"/>
      <w:commentRangeStart w:id="367"/>
      <w:commentRangeStart w:id="368"/>
      <w:commentRangeStart w:id="369"/>
      <w:commentRangeStart w:id="370"/>
      <w:ins w:id="371" w:author="Yali Chen" w:date="2025-12-17T10:03:00Z">
        <w:r w:rsidR="006F28A3" w:rsidRPr="2784262C">
          <w:rPr>
            <w:rFonts w:ascii="Times New Roman" w:hAnsi="Times New Roman" w:cs="Times New Roman"/>
            <w:i/>
            <w:iCs/>
          </w:rPr>
          <w:t xml:space="preserve"> will be identified as </w:t>
        </w:r>
      </w:ins>
      <w:ins w:id="372" w:author="Yali Chen" w:date="2025-12-17T15:18:00Z">
        <w:r w:rsidR="006C2573" w:rsidRPr="2784262C">
          <w:rPr>
            <w:rFonts w:ascii="Times New Roman" w:hAnsi="Times New Roman" w:cs="Times New Roman"/>
            <w:i/>
            <w:iCs/>
          </w:rPr>
          <w:t>Glucocorticoids</w:t>
        </w:r>
      </w:ins>
      <w:commentRangeEnd w:id="364"/>
      <w:r w:rsidRPr="00FD35A8">
        <w:rPr>
          <w:rStyle w:val="CommentReference"/>
          <w:rFonts w:ascii="Times New Roman" w:hAnsi="Times New Roman" w:cs="Times New Roman"/>
          <w:i/>
          <w:iCs/>
          <w:sz w:val="20"/>
          <w:szCs w:val="22"/>
        </w:rPr>
        <w:commentReference w:id="364"/>
      </w:r>
      <w:commentRangeEnd w:id="365"/>
      <w:r w:rsidRPr="00FD35A8">
        <w:rPr>
          <w:rStyle w:val="CommentReference"/>
          <w:rFonts w:ascii="Times New Roman" w:hAnsi="Times New Roman" w:cs="Times New Roman"/>
          <w:i/>
          <w:iCs/>
          <w:sz w:val="20"/>
          <w:szCs w:val="22"/>
        </w:rPr>
        <w:commentReference w:id="365"/>
      </w:r>
      <w:commentRangeEnd w:id="366"/>
      <w:r w:rsidRPr="00FD35A8">
        <w:rPr>
          <w:rStyle w:val="CommentReference"/>
          <w:rFonts w:ascii="Times New Roman" w:hAnsi="Times New Roman" w:cs="Times New Roman"/>
          <w:i/>
          <w:iCs/>
          <w:sz w:val="20"/>
          <w:szCs w:val="22"/>
        </w:rPr>
        <w:commentReference w:id="366"/>
      </w:r>
      <w:commentRangeEnd w:id="367"/>
      <w:r w:rsidRPr="00FD35A8">
        <w:rPr>
          <w:rStyle w:val="CommentReference"/>
          <w:rFonts w:ascii="Times New Roman" w:hAnsi="Times New Roman" w:cs="Times New Roman"/>
          <w:i/>
          <w:iCs/>
          <w:sz w:val="20"/>
          <w:szCs w:val="22"/>
        </w:rPr>
        <w:commentReference w:id="367"/>
      </w:r>
      <w:commentRangeEnd w:id="368"/>
      <w:r w:rsidRPr="00FD35A8">
        <w:rPr>
          <w:rStyle w:val="CommentReference"/>
          <w:rFonts w:ascii="Times New Roman" w:hAnsi="Times New Roman" w:cs="Times New Roman"/>
          <w:i/>
          <w:iCs/>
          <w:sz w:val="20"/>
          <w:szCs w:val="22"/>
        </w:rPr>
        <w:commentReference w:id="368"/>
      </w:r>
      <w:commentRangeEnd w:id="369"/>
      <w:r w:rsidRPr="00FD35A8">
        <w:rPr>
          <w:rStyle w:val="CommentReference"/>
          <w:rFonts w:ascii="Times New Roman" w:hAnsi="Times New Roman" w:cs="Times New Roman"/>
          <w:i/>
          <w:iCs/>
          <w:sz w:val="20"/>
          <w:szCs w:val="22"/>
        </w:rPr>
        <w:commentReference w:id="369"/>
      </w:r>
      <w:commentRangeEnd w:id="370"/>
      <w:r w:rsidR="00725B53" w:rsidRPr="00FD35A8">
        <w:rPr>
          <w:rStyle w:val="CommentReference"/>
          <w:rFonts w:ascii="Times New Roman" w:hAnsi="Times New Roman" w:cs="Times New Roman"/>
          <w:i/>
          <w:iCs/>
          <w:sz w:val="20"/>
          <w:szCs w:val="22"/>
        </w:rPr>
        <w:commentReference w:id="370"/>
      </w:r>
      <w:commentRangeEnd w:id="358"/>
      <w:r w:rsidRPr="00FD35A8">
        <w:rPr>
          <w:rStyle w:val="CommentReference"/>
          <w:rFonts w:ascii="Times New Roman" w:hAnsi="Times New Roman" w:cs="Times New Roman"/>
          <w:i/>
          <w:iCs/>
          <w:sz w:val="20"/>
          <w:szCs w:val="22"/>
        </w:rPr>
        <w:commentReference w:id="358"/>
      </w:r>
      <w:commentRangeEnd w:id="359"/>
      <w:r w:rsidRPr="00FD35A8">
        <w:rPr>
          <w:rStyle w:val="CommentReference"/>
          <w:rFonts w:ascii="Times New Roman" w:hAnsi="Times New Roman" w:cs="Times New Roman"/>
          <w:i/>
          <w:iCs/>
          <w:sz w:val="20"/>
          <w:szCs w:val="22"/>
        </w:rPr>
        <w:commentReference w:id="359"/>
      </w:r>
      <w:commentRangeEnd w:id="360"/>
      <w:r w:rsidRPr="00FD35A8">
        <w:rPr>
          <w:rStyle w:val="CommentReference"/>
          <w:rFonts w:ascii="Times New Roman" w:hAnsi="Times New Roman" w:cs="Times New Roman"/>
          <w:i/>
          <w:iCs/>
          <w:sz w:val="20"/>
          <w:szCs w:val="22"/>
        </w:rPr>
        <w:commentReference w:id="360"/>
      </w:r>
    </w:p>
    <w:p w14:paraId="3A89B140" w14:textId="6984CDA8" w:rsidR="00693EA2" w:rsidRPr="00FD35A8" w:rsidRDefault="00693EA2" w:rsidP="006F28A3">
      <w:pPr>
        <w:rPr>
          <w:ins w:id="374" w:author="Yali Chen" w:date="2025-12-29T14:16:00Z" w16du:dateUtc="2025-12-29T06:16:00Z"/>
          <w:rFonts w:ascii="Times New Roman" w:hAnsi="Times New Roman" w:cs="Times New Roman"/>
          <w:i/>
          <w:iCs/>
          <w:szCs w:val="20"/>
        </w:rPr>
      </w:pPr>
      <w:ins w:id="375" w:author="Yali Chen" w:date="2025-12-17T10:21:00Z" w16du:dateUtc="2025-12-17T02:21:00Z">
        <w:r w:rsidRPr="00FD35A8">
          <w:rPr>
            <w:rFonts w:ascii="Times New Roman" w:hAnsi="Times New Roman" w:cs="Times New Roman"/>
            <w:i/>
            <w:iCs/>
            <w:szCs w:val="20"/>
          </w:rPr>
          <w:t xml:space="preserve">Found by </w:t>
        </w:r>
      </w:ins>
      <w:ins w:id="376" w:author="Yali Chen" w:date="2025-12-17T16:03:00Z" w16du:dateUtc="2025-12-17T08:03:00Z">
        <w:r w:rsidR="0057492A" w:rsidRPr="00FD35A8">
          <w:rPr>
            <w:rFonts w:ascii="Times New Roman" w:hAnsi="Times New Roman" w:cs="Times New Roman"/>
            <w:i/>
            <w:iCs/>
            <w:szCs w:val="20"/>
          </w:rPr>
          <w:t>ATC</w:t>
        </w:r>
      </w:ins>
      <w:ins w:id="377" w:author="Yali Chen" w:date="2025-12-17T17:39:00Z" w16du:dateUtc="2025-12-17T09:39:00Z">
        <w:r w:rsidR="009B73F8" w:rsidRPr="00FD35A8">
          <w:rPr>
            <w:rFonts w:ascii="Times New Roman" w:hAnsi="Times New Roman" w:cs="Times New Roman"/>
            <w:i/>
            <w:iCs/>
            <w:szCs w:val="20"/>
          </w:rPr>
          <w:t xml:space="preserve"> 4</w:t>
        </w:r>
      </w:ins>
      <w:ins w:id="378" w:author="Yali Chen" w:date="2025-12-17T10:21:00Z" w16du:dateUtc="2025-12-17T02:21:00Z">
        <w:r w:rsidRPr="00FD35A8">
          <w:rPr>
            <w:rFonts w:ascii="Times New Roman" w:hAnsi="Times New Roman" w:cs="Times New Roman"/>
            <w:i/>
            <w:iCs/>
            <w:szCs w:val="20"/>
          </w:rPr>
          <w:t xml:space="preserve"> after WHO Drug Dictionary (March 1, 2025, or higher)</w:t>
        </w:r>
      </w:ins>
      <w:ins w:id="379" w:author="Yali Chen" w:date="2025-12-17T10:22:00Z" w16du:dateUtc="2025-12-17T02:22:00Z">
        <w:r w:rsidRPr="00FD35A8">
          <w:rPr>
            <w:rFonts w:ascii="Times New Roman" w:hAnsi="Times New Roman" w:cs="Times New Roman"/>
            <w:i/>
            <w:iCs/>
            <w:szCs w:val="20"/>
          </w:rPr>
          <w:t xml:space="preserve"> coding.</w:t>
        </w:r>
      </w:ins>
    </w:p>
    <w:p w14:paraId="1CCE25C9" w14:textId="77777777" w:rsidR="000D23CA" w:rsidRPr="00FD35A8" w:rsidRDefault="000D23CA" w:rsidP="006F28A3">
      <w:pPr>
        <w:rPr>
          <w:ins w:id="380" w:author="Yali Chen" w:date="2025-12-29T14:16:00Z" w16du:dateUtc="2025-12-29T06:16:00Z"/>
          <w:rFonts w:ascii="Times New Roman" w:hAnsi="Times New Roman" w:cs="Times New Roman"/>
          <w:i/>
          <w:iCs/>
          <w:szCs w:val="20"/>
        </w:rPr>
      </w:pPr>
    </w:p>
    <w:p w14:paraId="2F5873B8" w14:textId="77777777" w:rsidR="000D23CA" w:rsidRPr="00FD35A8" w:rsidRDefault="000D23CA" w:rsidP="000D23CA">
      <w:pPr>
        <w:rPr>
          <w:ins w:id="381" w:author="Yali Chen" w:date="2025-12-29T14:16:00Z" w16du:dateUtc="2025-12-29T06:16:00Z"/>
          <w:rFonts w:ascii="Times New Roman" w:hAnsi="Times New Roman" w:cs="Times New Roman"/>
          <w:bCs/>
          <w:i/>
          <w:iCs/>
          <w:szCs w:val="20"/>
        </w:rPr>
      </w:pPr>
      <w:ins w:id="382" w:author="Yali Chen" w:date="2025-12-29T14:16:00Z" w16du:dateUtc="2025-12-29T06:16:00Z">
        <w:r w:rsidRPr="00FD35A8">
          <w:rPr>
            <w:rFonts w:ascii="Times New Roman" w:hAnsi="Times New Roman" w:cs="Times New Roman"/>
            <w:bCs/>
            <w:i/>
            <w:iCs/>
            <w:szCs w:val="20"/>
          </w:rPr>
          <w:t>CK is collected on CRF page “muscle enzymes”</w:t>
        </w:r>
      </w:ins>
    </w:p>
    <w:p w14:paraId="32E3A00E" w14:textId="77777777" w:rsidR="00DF1B5B" w:rsidRPr="00FD35A8" w:rsidRDefault="00DF1B5B" w:rsidP="005E5297">
      <w:pPr>
        <w:widowControl/>
        <w:rPr>
          <w:ins w:id="383" w:author="Yali Chen" w:date="2025-12-18T09:53:00Z" w16du:dateUtc="2025-12-18T01:53:00Z"/>
          <w:rFonts w:ascii="Times New Roman" w:hAnsi="Times New Roman" w:cs="Times New Roman"/>
          <w:i/>
          <w:iCs/>
          <w:szCs w:val="20"/>
        </w:rPr>
      </w:pPr>
    </w:p>
    <w:p w14:paraId="737624E1" w14:textId="563DF7AD" w:rsidR="005E5297" w:rsidRPr="00FD35A8" w:rsidRDefault="005E5297" w:rsidP="005E5297">
      <w:pPr>
        <w:widowControl/>
        <w:rPr>
          <w:ins w:id="384" w:author="Yali Chen" w:date="2025-12-18T09:53:00Z" w16du:dateUtc="2025-12-18T01:53:00Z"/>
          <w:rFonts w:ascii="Times New Roman" w:hAnsi="Times New Roman" w:cs="Times New Roman"/>
          <w:i/>
          <w:iCs/>
          <w:szCs w:val="20"/>
        </w:rPr>
      </w:pPr>
      <w:ins w:id="385" w:author="Yali Chen" w:date="2025-12-18T09:53:00Z" w16du:dateUtc="2025-12-18T01:53:00Z">
        <w:r w:rsidRPr="00FD35A8">
          <w:rPr>
            <w:rFonts w:ascii="Times New Roman" w:hAnsi="Times New Roman" w:cs="Times New Roman"/>
            <w:i/>
            <w:iCs/>
            <w:szCs w:val="20"/>
          </w:rPr>
          <w:t xml:space="preserve">Please see Programming notes in figure 14.2.1-14.2.10 to understand how to calculate or where to grab these </w:t>
        </w:r>
        <w:r w:rsidR="00DF1B5B" w:rsidRPr="00FD35A8">
          <w:rPr>
            <w:rFonts w:ascii="Times New Roman" w:hAnsi="Times New Roman" w:cs="Times New Roman"/>
            <w:i/>
            <w:iCs/>
            <w:szCs w:val="20"/>
          </w:rPr>
          <w:t xml:space="preserve">efficacy </w:t>
        </w:r>
        <w:r w:rsidRPr="00FD35A8">
          <w:rPr>
            <w:rFonts w:ascii="Times New Roman" w:hAnsi="Times New Roman" w:cs="Times New Roman"/>
            <w:i/>
            <w:iCs/>
            <w:szCs w:val="20"/>
          </w:rPr>
          <w:t>variables</w:t>
        </w:r>
      </w:ins>
      <w:ins w:id="386" w:author="Yali Chen" w:date="2025-12-18T10:20:00Z" w16du:dateUtc="2025-12-18T02:20:00Z">
        <w:r w:rsidR="00112BD0" w:rsidRPr="00FD35A8">
          <w:rPr>
            <w:rFonts w:ascii="Times New Roman" w:hAnsi="Times New Roman" w:cs="Times New Roman"/>
            <w:i/>
            <w:iCs/>
            <w:szCs w:val="20"/>
          </w:rPr>
          <w:t>: PhGA, PtGA, MMT-8</w:t>
        </w:r>
        <w:r w:rsidR="004E0D7E" w:rsidRPr="00FD35A8">
          <w:rPr>
            <w:rFonts w:ascii="Times New Roman" w:hAnsi="Times New Roman" w:cs="Times New Roman"/>
            <w:i/>
            <w:iCs/>
            <w:szCs w:val="20"/>
          </w:rPr>
          <w:t>, HAQ-DI, MDAAT, CDASI, MDI</w:t>
        </w:r>
      </w:ins>
      <w:ins w:id="387" w:author="Yali Chen" w:date="2025-12-29T14:16:00Z" w16du:dateUtc="2025-12-29T06:16:00Z">
        <w:r w:rsidR="000D23CA" w:rsidRPr="00FD35A8">
          <w:rPr>
            <w:rFonts w:ascii="Times New Roman" w:hAnsi="Times New Roman" w:cs="Times New Roman"/>
            <w:i/>
            <w:iCs/>
            <w:szCs w:val="20"/>
          </w:rPr>
          <w:t>.</w:t>
        </w:r>
      </w:ins>
    </w:p>
    <w:p w14:paraId="3587BA85" w14:textId="77777777" w:rsidR="005E5297" w:rsidRPr="00FD35A8" w:rsidRDefault="005E5297" w:rsidP="00065C7A">
      <w:pPr>
        <w:rPr>
          <w:rFonts w:ascii="Times New Roman" w:hAnsi="Times New Roman" w:cs="Times New Roman"/>
          <w:szCs w:val="20"/>
        </w:rPr>
      </w:pPr>
    </w:p>
    <w:p w14:paraId="2FB16599" w14:textId="77777777" w:rsidR="00065C7A" w:rsidRPr="00FD35A8" w:rsidRDefault="00065C7A" w:rsidP="00065C7A">
      <w:pPr>
        <w:widowControl/>
        <w:rPr>
          <w:rFonts w:ascii="Times New Roman" w:hAnsi="Times New Roman" w:cs="Times New Roman"/>
          <w:szCs w:val="20"/>
        </w:rPr>
      </w:pPr>
      <w:r w:rsidRPr="00FD35A8">
        <w:rPr>
          <w:rFonts w:ascii="Times New Roman" w:hAnsi="Times New Roman" w:cs="Times New Roman"/>
          <w:szCs w:val="20"/>
        </w:rPr>
        <w:br w:type="page"/>
      </w:r>
    </w:p>
    <w:p w14:paraId="1A25C7AC" w14:textId="1995964A" w:rsidR="002666C1" w:rsidRPr="00FD35A8" w:rsidRDefault="00D053CE" w:rsidP="00320B32">
      <w:pPr>
        <w:pStyle w:val="TFLshelltitle1"/>
        <w:rPr>
          <w:rStyle w:val="Heading3Char1"/>
          <w:rFonts w:eastAsia="宋体"/>
          <w:b/>
          <w:bCs/>
          <w:color w:val="000000"/>
          <w:sz w:val="20"/>
          <w:szCs w:val="20"/>
          <w:lang w:eastAsia="zh-CN"/>
        </w:rPr>
      </w:pPr>
      <w:bookmarkStart w:id="388" w:name="_Toc217918909"/>
      <w:r w:rsidRPr="00FD35A8">
        <w:rPr>
          <w:rStyle w:val="Heading3Char1"/>
          <w:rFonts w:eastAsia="宋体"/>
          <w:b/>
          <w:bCs/>
          <w:color w:val="000000"/>
          <w:sz w:val="20"/>
          <w:szCs w:val="20"/>
          <w:lang w:eastAsia="zh-CN"/>
        </w:rPr>
        <w:t>Listing</w:t>
      </w:r>
      <w:r w:rsidR="00320B32" w:rsidRPr="00FD35A8">
        <w:rPr>
          <w:rStyle w:val="Heading3Char1"/>
          <w:rFonts w:eastAsia="宋体"/>
          <w:b/>
          <w:bCs/>
          <w:color w:val="000000"/>
          <w:sz w:val="20"/>
          <w:szCs w:val="20"/>
          <w:lang w:eastAsia="zh-CN"/>
        </w:rPr>
        <w:t xml:space="preserve"> </w:t>
      </w:r>
      <w:r w:rsidR="006D1C1F" w:rsidRPr="00FD35A8">
        <w:rPr>
          <w:rStyle w:val="Heading3Char1"/>
          <w:rFonts w:eastAsia="宋体"/>
          <w:b/>
          <w:bCs/>
          <w:color w:val="000000"/>
          <w:sz w:val="20"/>
          <w:szCs w:val="20"/>
          <w:lang w:eastAsia="zh-CN"/>
        </w:rPr>
        <w:t>14.</w:t>
      </w:r>
      <w:r w:rsidR="002666C1" w:rsidRPr="00FD35A8">
        <w:rPr>
          <w:rStyle w:val="Heading3Char1"/>
          <w:rFonts w:eastAsia="宋体"/>
          <w:b/>
          <w:bCs/>
          <w:color w:val="000000"/>
          <w:sz w:val="20"/>
          <w:szCs w:val="20"/>
          <w:lang w:eastAsia="zh-CN"/>
        </w:rPr>
        <w:t>1.2</w:t>
      </w:r>
      <w:r w:rsidR="00210812" w:rsidRPr="00FD35A8">
        <w:rPr>
          <w:rStyle w:val="Heading3Char1"/>
          <w:rFonts w:eastAsia="宋体"/>
          <w:b/>
          <w:bCs/>
          <w:color w:val="000000"/>
          <w:sz w:val="20"/>
          <w:szCs w:val="20"/>
          <w:lang w:eastAsia="zh-CN"/>
        </w:rPr>
        <w:t>.2</w:t>
      </w:r>
      <w:r w:rsidR="008378F0" w:rsidRPr="00FD35A8">
        <w:rPr>
          <w:rStyle w:val="Heading3Char1"/>
          <w:rFonts w:eastAsia="宋体"/>
          <w:b/>
          <w:bCs/>
          <w:color w:val="000000"/>
          <w:sz w:val="20"/>
          <w:szCs w:val="20"/>
          <w:lang w:eastAsia="zh-CN"/>
        </w:rPr>
        <w:t xml:space="preserve"> </w:t>
      </w:r>
      <w:bookmarkEnd w:id="27"/>
      <w:r w:rsidR="009B3238" w:rsidRPr="00FD35A8">
        <w:rPr>
          <w:rStyle w:val="Heading3Char1"/>
          <w:rFonts w:eastAsia="宋体"/>
          <w:b/>
          <w:bCs/>
          <w:color w:val="000000"/>
          <w:sz w:val="20"/>
          <w:szCs w:val="20"/>
          <w:lang w:eastAsia="zh-CN"/>
        </w:rPr>
        <w:t xml:space="preserve">Baseline </w:t>
      </w:r>
      <w:r w:rsidR="00666E93" w:rsidRPr="00FD35A8">
        <w:rPr>
          <w:rStyle w:val="Heading3Char1"/>
          <w:rFonts w:eastAsia="宋体"/>
          <w:b/>
          <w:bCs/>
          <w:color w:val="000000"/>
          <w:sz w:val="20"/>
          <w:szCs w:val="20"/>
          <w:lang w:eastAsia="zh-CN"/>
        </w:rPr>
        <w:t>C</w:t>
      </w:r>
      <w:r w:rsidR="009B3238" w:rsidRPr="00FD35A8">
        <w:rPr>
          <w:rStyle w:val="Heading3Char1"/>
          <w:rFonts w:eastAsia="宋体"/>
          <w:b/>
          <w:bCs/>
          <w:color w:val="000000"/>
          <w:sz w:val="20"/>
          <w:szCs w:val="20"/>
          <w:lang w:eastAsia="zh-CN"/>
        </w:rPr>
        <w:t xml:space="preserve">haracteristics (&lt;&lt;SSc </w:t>
      </w:r>
      <w:r w:rsidR="00B5529F" w:rsidRPr="00FD35A8">
        <w:rPr>
          <w:rStyle w:val="Heading3Char1"/>
          <w:rFonts w:eastAsia="宋体"/>
          <w:b/>
          <w:bCs/>
          <w:color w:val="000000"/>
          <w:sz w:val="20"/>
          <w:szCs w:val="20"/>
          <w:lang w:eastAsia="zh-CN"/>
        </w:rPr>
        <w:t>C</w:t>
      </w:r>
      <w:r w:rsidR="009B3238" w:rsidRPr="00FD35A8">
        <w:rPr>
          <w:rStyle w:val="Heading3Char1"/>
          <w:rFonts w:eastAsia="宋体"/>
          <w:b/>
          <w:bCs/>
          <w:color w:val="000000"/>
          <w:sz w:val="20"/>
          <w:szCs w:val="20"/>
          <w:lang w:eastAsia="zh-CN"/>
        </w:rPr>
        <w:t xml:space="preserve">ohort&gt;&gt; Full </w:t>
      </w:r>
      <w:r w:rsidR="00B5529F" w:rsidRPr="00FD35A8">
        <w:rPr>
          <w:rStyle w:val="Heading3Char1"/>
          <w:rFonts w:eastAsia="宋体"/>
          <w:b/>
          <w:bCs/>
          <w:color w:val="000000"/>
          <w:sz w:val="20"/>
          <w:szCs w:val="20"/>
          <w:lang w:eastAsia="zh-CN"/>
        </w:rPr>
        <w:t>A</w:t>
      </w:r>
      <w:r w:rsidR="009B3238" w:rsidRPr="00FD35A8">
        <w:rPr>
          <w:rStyle w:val="Heading3Char1"/>
          <w:rFonts w:eastAsia="宋体"/>
          <w:b/>
          <w:bCs/>
          <w:color w:val="000000"/>
          <w:sz w:val="20"/>
          <w:szCs w:val="20"/>
          <w:lang w:eastAsia="zh-CN"/>
        </w:rPr>
        <w:t xml:space="preserve">nalysis </w:t>
      </w:r>
      <w:r w:rsidR="00B5529F" w:rsidRPr="00FD35A8">
        <w:rPr>
          <w:rStyle w:val="Heading3Char1"/>
          <w:rFonts w:eastAsia="宋体"/>
          <w:b/>
          <w:bCs/>
          <w:color w:val="000000"/>
          <w:sz w:val="20"/>
          <w:szCs w:val="20"/>
          <w:lang w:eastAsia="zh-CN"/>
        </w:rPr>
        <w:t>S</w:t>
      </w:r>
      <w:r w:rsidR="009B3238" w:rsidRPr="00FD35A8">
        <w:rPr>
          <w:rStyle w:val="Heading3Char1"/>
          <w:rFonts w:eastAsia="宋体"/>
          <w:b/>
          <w:bCs/>
          <w:color w:val="000000"/>
          <w:sz w:val="20"/>
          <w:szCs w:val="20"/>
          <w:lang w:eastAsia="zh-CN"/>
        </w:rPr>
        <w:t>et)</w:t>
      </w:r>
      <w:bookmarkEnd w:id="388"/>
      <w:r w:rsidR="00485062" w:rsidRPr="00FD35A8">
        <w:rPr>
          <w:rStyle w:val="Heading3Char1"/>
          <w:rFonts w:eastAsia="宋体"/>
          <w:b/>
          <w:bCs/>
          <w:color w:val="000000"/>
          <w:sz w:val="20"/>
          <w:szCs w:val="20"/>
          <w:lang w:eastAsia="zh-CN"/>
        </w:rPr>
        <w:t xml:space="preserve"> </w:t>
      </w:r>
    </w:p>
    <w:tbl>
      <w:tblPr>
        <w:tblW w:w="5000" w:type="pct"/>
        <w:tblCellMar>
          <w:left w:w="0" w:type="dxa"/>
          <w:right w:w="0" w:type="dxa"/>
        </w:tblCellMar>
        <w:tblLook w:val="04A0" w:firstRow="1" w:lastRow="0" w:firstColumn="1" w:lastColumn="0" w:noHBand="0" w:noVBand="1"/>
      </w:tblPr>
      <w:tblGrid>
        <w:gridCol w:w="4863"/>
        <w:gridCol w:w="2232"/>
        <w:gridCol w:w="2232"/>
        <w:gridCol w:w="2232"/>
        <w:gridCol w:w="2232"/>
        <w:gridCol w:w="779"/>
      </w:tblGrid>
      <w:tr w:rsidR="00DE6C24" w:rsidRPr="00FD35A8" w14:paraId="75931395" w14:textId="77777777" w:rsidTr="0A3B663E">
        <w:trPr>
          <w:trHeight w:val="285"/>
        </w:trPr>
        <w:tc>
          <w:tcPr>
            <w:tcW w:w="0" w:type="auto"/>
            <w:tcBorders>
              <w:top w:val="single" w:sz="4" w:space="0" w:color="auto"/>
            </w:tcBorders>
            <w:noWrap/>
            <w:hideMark/>
          </w:tcPr>
          <w:p w14:paraId="7A3135F2" w14:textId="15412550" w:rsidR="00DE6C24" w:rsidRPr="00FD35A8" w:rsidRDefault="00DE6C24" w:rsidP="00DE6C24">
            <w:pPr>
              <w:widowControl/>
              <w:rPr>
                <w:rFonts w:ascii="Times New Roman" w:eastAsia="等线" w:hAnsi="Times New Roman" w:cs="Times New Roman"/>
                <w:color w:val="000000"/>
                <w:szCs w:val="20"/>
              </w:rPr>
            </w:pPr>
            <w:r w:rsidRPr="00FD35A8">
              <w:rPr>
                <w:rFonts w:ascii="Times New Roman" w:hAnsi="Times New Roman" w:cs="Times New Roman"/>
                <w:szCs w:val="20"/>
              </w:rPr>
              <w:t xml:space="preserve">Subject </w:t>
            </w:r>
            <w:r w:rsidR="009C7C4D" w:rsidRPr="00FD35A8">
              <w:rPr>
                <w:rFonts w:ascii="Times New Roman" w:hAnsi="Times New Roman" w:cs="Times New Roman"/>
                <w:szCs w:val="20"/>
              </w:rPr>
              <w:t>I</w:t>
            </w:r>
            <w:r w:rsidRPr="00FD35A8">
              <w:rPr>
                <w:rFonts w:ascii="Times New Roman" w:hAnsi="Times New Roman" w:cs="Times New Roman"/>
                <w:szCs w:val="20"/>
              </w:rPr>
              <w:t>dentifier</w:t>
            </w:r>
          </w:p>
        </w:tc>
        <w:tc>
          <w:tcPr>
            <w:tcW w:w="0" w:type="auto"/>
            <w:tcBorders>
              <w:top w:val="single" w:sz="4" w:space="0" w:color="auto"/>
              <w:left w:val="nil"/>
              <w:bottom w:val="nil"/>
              <w:right w:val="nil"/>
            </w:tcBorders>
            <w:vAlign w:val="center"/>
            <w:hideMark/>
          </w:tcPr>
          <w:p w14:paraId="4CEF8FAE" w14:textId="4C00D794" w:rsidR="00DE6C24" w:rsidRPr="00FD35A8" w:rsidRDefault="00DE6C24" w:rsidP="00DE6C24">
            <w:pPr>
              <w:jc w:val="center"/>
              <w:rPr>
                <w:rFonts w:ascii="Times New Roman" w:eastAsia="等线" w:hAnsi="Times New Roman" w:cs="Times New Roman"/>
                <w:color w:val="000000"/>
                <w:szCs w:val="20"/>
              </w:rPr>
            </w:pPr>
            <w:r w:rsidRPr="00FD35A8">
              <w:rPr>
                <w:rFonts w:ascii="Times New Roman" w:eastAsia="等线" w:hAnsi="Times New Roman" w:cs="Times New Roman"/>
                <w:color w:val="000000"/>
                <w:szCs w:val="20"/>
              </w:rPr>
              <w:t>E1301001</w:t>
            </w:r>
          </w:p>
        </w:tc>
        <w:tc>
          <w:tcPr>
            <w:tcW w:w="0" w:type="auto"/>
            <w:tcBorders>
              <w:top w:val="single" w:sz="4" w:space="0" w:color="auto"/>
              <w:left w:val="nil"/>
              <w:bottom w:val="nil"/>
              <w:right w:val="nil"/>
            </w:tcBorders>
            <w:noWrap/>
            <w:vAlign w:val="center"/>
            <w:hideMark/>
          </w:tcPr>
          <w:p w14:paraId="1D67EF56" w14:textId="77777777" w:rsidR="00DE6C24" w:rsidRPr="00FD35A8" w:rsidRDefault="00DE6C24" w:rsidP="00DE6C24">
            <w:pPr>
              <w:jc w:val="center"/>
              <w:rPr>
                <w:rFonts w:ascii="Times New Roman" w:eastAsia="等线" w:hAnsi="Times New Roman" w:cs="Times New Roman"/>
                <w:color w:val="000000"/>
                <w:szCs w:val="20"/>
              </w:rPr>
            </w:pPr>
            <w:r w:rsidRPr="00FD35A8">
              <w:rPr>
                <w:rFonts w:ascii="Times New Roman" w:eastAsia="等线" w:hAnsi="Times New Roman" w:cs="Times New Roman"/>
                <w:color w:val="000000"/>
                <w:szCs w:val="20"/>
              </w:rPr>
              <w:t>E1301002</w:t>
            </w:r>
          </w:p>
        </w:tc>
        <w:tc>
          <w:tcPr>
            <w:tcW w:w="0" w:type="auto"/>
            <w:tcBorders>
              <w:top w:val="single" w:sz="4" w:space="0" w:color="auto"/>
              <w:left w:val="nil"/>
              <w:bottom w:val="nil"/>
              <w:right w:val="nil"/>
            </w:tcBorders>
            <w:vAlign w:val="center"/>
            <w:hideMark/>
          </w:tcPr>
          <w:p w14:paraId="37558A03" w14:textId="77777777" w:rsidR="00DE6C24" w:rsidRPr="00FD35A8" w:rsidRDefault="00DE6C24" w:rsidP="00DE6C24">
            <w:pPr>
              <w:jc w:val="center"/>
              <w:rPr>
                <w:rFonts w:ascii="Times New Roman" w:eastAsia="等线" w:hAnsi="Times New Roman" w:cs="Times New Roman"/>
                <w:color w:val="000000"/>
                <w:szCs w:val="20"/>
              </w:rPr>
            </w:pPr>
            <w:r w:rsidRPr="00FD35A8">
              <w:rPr>
                <w:rFonts w:ascii="Times New Roman" w:eastAsia="等线" w:hAnsi="Times New Roman" w:cs="Times New Roman"/>
                <w:color w:val="000000"/>
                <w:szCs w:val="20"/>
              </w:rPr>
              <w:t>E1301003</w:t>
            </w:r>
          </w:p>
        </w:tc>
        <w:tc>
          <w:tcPr>
            <w:tcW w:w="0" w:type="auto"/>
            <w:tcBorders>
              <w:top w:val="single" w:sz="4" w:space="0" w:color="auto"/>
              <w:left w:val="nil"/>
              <w:bottom w:val="nil"/>
              <w:right w:val="nil"/>
            </w:tcBorders>
            <w:vAlign w:val="center"/>
            <w:hideMark/>
          </w:tcPr>
          <w:p w14:paraId="679C71C6" w14:textId="77777777" w:rsidR="00DE6C24" w:rsidRPr="00FD35A8" w:rsidRDefault="00DE6C24" w:rsidP="00DE6C24">
            <w:pPr>
              <w:jc w:val="center"/>
              <w:rPr>
                <w:rFonts w:ascii="Times New Roman" w:eastAsia="等线" w:hAnsi="Times New Roman" w:cs="Times New Roman"/>
                <w:color w:val="000000"/>
                <w:szCs w:val="20"/>
              </w:rPr>
            </w:pPr>
            <w:r w:rsidRPr="00FD35A8">
              <w:rPr>
                <w:rFonts w:ascii="Times New Roman" w:eastAsia="等线" w:hAnsi="Times New Roman" w:cs="Times New Roman"/>
                <w:color w:val="000000"/>
                <w:szCs w:val="20"/>
              </w:rPr>
              <w:t>E130100</w:t>
            </w:r>
            <w:del w:id="389" w:author="Yali Chen" w:date="2025-12-18T09:44:00Z" w16du:dateUtc="2025-12-18T01:44:00Z">
              <w:r w:rsidRPr="00FD35A8" w:rsidDel="00D80746">
                <w:rPr>
                  <w:rFonts w:ascii="Times New Roman" w:eastAsia="等线" w:hAnsi="Times New Roman" w:cs="Times New Roman"/>
                  <w:color w:val="000000"/>
                  <w:szCs w:val="20"/>
                </w:rPr>
                <w:delText>1</w:delText>
              </w:r>
            </w:del>
            <w:r w:rsidRPr="00FD35A8">
              <w:rPr>
                <w:rFonts w:ascii="Times New Roman" w:eastAsia="等线" w:hAnsi="Times New Roman" w:cs="Times New Roman"/>
                <w:color w:val="000000"/>
                <w:szCs w:val="20"/>
              </w:rPr>
              <w:t>4</w:t>
            </w:r>
          </w:p>
        </w:tc>
        <w:tc>
          <w:tcPr>
            <w:tcW w:w="0" w:type="auto"/>
            <w:tcBorders>
              <w:top w:val="single" w:sz="4" w:space="0" w:color="auto"/>
              <w:left w:val="nil"/>
              <w:bottom w:val="nil"/>
              <w:right w:val="nil"/>
            </w:tcBorders>
            <w:vAlign w:val="center"/>
            <w:hideMark/>
          </w:tcPr>
          <w:p w14:paraId="77C5AD37" w14:textId="77777777" w:rsidR="00DE6C24" w:rsidRPr="00FD35A8" w:rsidRDefault="00DE6C24" w:rsidP="00DE6C24">
            <w:pPr>
              <w:jc w:val="center"/>
              <w:rPr>
                <w:rFonts w:ascii="Times New Roman" w:eastAsia="等线" w:hAnsi="Times New Roman" w:cs="Times New Roman"/>
                <w:color w:val="000000"/>
                <w:szCs w:val="20"/>
              </w:rPr>
            </w:pPr>
            <w:r w:rsidRPr="00FD35A8">
              <w:rPr>
                <w:rFonts w:ascii="Times New Roman" w:eastAsia="等线" w:hAnsi="Times New Roman" w:cs="Times New Roman"/>
                <w:color w:val="000000"/>
                <w:szCs w:val="20"/>
              </w:rPr>
              <w:t>&lt;&lt;…&gt;&gt;</w:t>
            </w:r>
          </w:p>
        </w:tc>
      </w:tr>
      <w:tr w:rsidR="00DE6C24" w:rsidRPr="00FD35A8" w14:paraId="32332C04" w14:textId="77777777" w:rsidTr="0A3B663E">
        <w:trPr>
          <w:trHeight w:val="300"/>
        </w:trPr>
        <w:tc>
          <w:tcPr>
            <w:tcW w:w="0" w:type="auto"/>
            <w:tcBorders>
              <w:bottom w:val="single" w:sz="4" w:space="0" w:color="auto"/>
            </w:tcBorders>
            <w:hideMark/>
          </w:tcPr>
          <w:p w14:paraId="26633E08" w14:textId="7FF88514" w:rsidR="00DE6C24" w:rsidRPr="00FD35A8" w:rsidRDefault="00DE6C24" w:rsidP="00DE6C24">
            <w:pPr>
              <w:rPr>
                <w:rFonts w:ascii="Times New Roman" w:eastAsia="等线" w:hAnsi="Times New Roman" w:cs="Times New Roman"/>
                <w:color w:val="000000"/>
                <w:szCs w:val="20"/>
              </w:rPr>
            </w:pPr>
            <w:r w:rsidRPr="00FD35A8">
              <w:rPr>
                <w:rFonts w:ascii="Times New Roman" w:hAnsi="Times New Roman" w:cs="Times New Roman"/>
                <w:szCs w:val="20"/>
              </w:rPr>
              <w:t xml:space="preserve">&lt;&lt;Treatment </w:t>
            </w:r>
            <w:r w:rsidR="009C7C4D" w:rsidRPr="00FD35A8">
              <w:rPr>
                <w:rFonts w:ascii="Times New Roman" w:hAnsi="Times New Roman" w:cs="Times New Roman"/>
                <w:szCs w:val="20"/>
              </w:rPr>
              <w:t>G</w:t>
            </w:r>
            <w:r w:rsidRPr="00FD35A8">
              <w:rPr>
                <w:rFonts w:ascii="Times New Roman" w:hAnsi="Times New Roman" w:cs="Times New Roman"/>
                <w:szCs w:val="20"/>
              </w:rPr>
              <w:t>roup&gt;&gt;</w:t>
            </w:r>
          </w:p>
        </w:tc>
        <w:tc>
          <w:tcPr>
            <w:tcW w:w="0" w:type="auto"/>
            <w:tcBorders>
              <w:top w:val="nil"/>
              <w:left w:val="nil"/>
              <w:bottom w:val="single" w:sz="8" w:space="0" w:color="auto"/>
              <w:right w:val="nil"/>
            </w:tcBorders>
            <w:vAlign w:val="center"/>
            <w:hideMark/>
          </w:tcPr>
          <w:p w14:paraId="484F78F8" w14:textId="56BA66F5" w:rsidR="00DE6C24" w:rsidRPr="00FD35A8" w:rsidRDefault="00DE6C24" w:rsidP="00DE6C24">
            <w:pPr>
              <w:jc w:val="center"/>
              <w:rPr>
                <w:rFonts w:ascii="Times New Roman" w:eastAsia="等线" w:hAnsi="Times New Roman" w:cs="Times New Roman"/>
                <w:color w:val="000000"/>
                <w:szCs w:val="20"/>
              </w:rPr>
            </w:pPr>
            <w:r w:rsidRPr="00FD35A8">
              <w:rPr>
                <w:rFonts w:ascii="Times New Roman" w:hAnsi="Times New Roman" w:cs="Times New Roman"/>
                <w:szCs w:val="20"/>
              </w:rPr>
              <w:t>3.0×10</w:t>
            </w:r>
            <w:r w:rsidRPr="00FD35A8">
              <w:rPr>
                <w:rFonts w:ascii="Times New Roman" w:hAnsi="Times New Roman" w:cs="Times New Roman"/>
                <w:szCs w:val="20"/>
                <w:vertAlign w:val="superscript"/>
              </w:rPr>
              <w:t>5</w:t>
            </w:r>
            <w:r w:rsidRPr="00FD35A8">
              <w:rPr>
                <w:rFonts w:ascii="Times New Roman" w:hAnsi="Times New Roman" w:cs="Times New Roman"/>
                <w:szCs w:val="20"/>
              </w:rPr>
              <w:t xml:space="preserve"> CAR-T cell/kg</w:t>
            </w:r>
          </w:p>
        </w:tc>
        <w:tc>
          <w:tcPr>
            <w:tcW w:w="0" w:type="auto"/>
            <w:tcBorders>
              <w:top w:val="nil"/>
              <w:left w:val="nil"/>
              <w:bottom w:val="single" w:sz="8" w:space="0" w:color="auto"/>
              <w:right w:val="nil"/>
            </w:tcBorders>
            <w:vAlign w:val="center"/>
            <w:hideMark/>
          </w:tcPr>
          <w:p w14:paraId="2BE0A78C" w14:textId="2AA06ED4" w:rsidR="00DE6C24" w:rsidRPr="00FD35A8" w:rsidRDefault="00DE6C24" w:rsidP="00DE6C24">
            <w:pPr>
              <w:jc w:val="center"/>
              <w:rPr>
                <w:rFonts w:ascii="Times New Roman" w:eastAsia="等线" w:hAnsi="Times New Roman" w:cs="Times New Roman"/>
                <w:color w:val="000000"/>
                <w:szCs w:val="20"/>
              </w:rPr>
            </w:pPr>
            <w:r w:rsidRPr="00FD35A8">
              <w:rPr>
                <w:rFonts w:ascii="Times New Roman" w:hAnsi="Times New Roman" w:cs="Times New Roman"/>
                <w:szCs w:val="20"/>
              </w:rPr>
              <w:t>3.0×10</w:t>
            </w:r>
            <w:r w:rsidRPr="00FD35A8">
              <w:rPr>
                <w:rFonts w:ascii="Times New Roman" w:hAnsi="Times New Roman" w:cs="Times New Roman"/>
                <w:szCs w:val="20"/>
                <w:vertAlign w:val="superscript"/>
              </w:rPr>
              <w:t>5</w:t>
            </w:r>
            <w:r w:rsidRPr="00FD35A8">
              <w:rPr>
                <w:rFonts w:ascii="Times New Roman" w:hAnsi="Times New Roman" w:cs="Times New Roman"/>
                <w:szCs w:val="20"/>
              </w:rPr>
              <w:t xml:space="preserve"> CAR-T cell/kg</w:t>
            </w:r>
          </w:p>
        </w:tc>
        <w:tc>
          <w:tcPr>
            <w:tcW w:w="0" w:type="auto"/>
            <w:tcBorders>
              <w:top w:val="nil"/>
              <w:left w:val="nil"/>
              <w:bottom w:val="single" w:sz="8" w:space="0" w:color="auto"/>
              <w:right w:val="nil"/>
            </w:tcBorders>
            <w:vAlign w:val="center"/>
            <w:hideMark/>
          </w:tcPr>
          <w:p w14:paraId="64887D73" w14:textId="112C5377" w:rsidR="00DE6C24" w:rsidRPr="00FD35A8" w:rsidRDefault="00DE6C24" w:rsidP="00DE6C24">
            <w:pPr>
              <w:jc w:val="center"/>
              <w:rPr>
                <w:rFonts w:ascii="Times New Roman" w:eastAsia="等线" w:hAnsi="Times New Roman" w:cs="Times New Roman"/>
                <w:color w:val="000000"/>
                <w:szCs w:val="20"/>
              </w:rPr>
            </w:pPr>
            <w:r w:rsidRPr="00FD35A8">
              <w:rPr>
                <w:rFonts w:ascii="Times New Roman" w:hAnsi="Times New Roman" w:cs="Times New Roman"/>
                <w:szCs w:val="20"/>
              </w:rPr>
              <w:t>3.0×10</w:t>
            </w:r>
            <w:r w:rsidRPr="00FD35A8">
              <w:rPr>
                <w:rFonts w:ascii="Times New Roman" w:hAnsi="Times New Roman" w:cs="Times New Roman"/>
                <w:szCs w:val="20"/>
                <w:vertAlign w:val="superscript"/>
              </w:rPr>
              <w:t>5</w:t>
            </w:r>
            <w:r w:rsidRPr="00FD35A8">
              <w:rPr>
                <w:rFonts w:ascii="Times New Roman" w:hAnsi="Times New Roman" w:cs="Times New Roman"/>
                <w:szCs w:val="20"/>
              </w:rPr>
              <w:t xml:space="preserve"> CAR-T cell/kg</w:t>
            </w:r>
          </w:p>
        </w:tc>
        <w:tc>
          <w:tcPr>
            <w:tcW w:w="0" w:type="auto"/>
            <w:tcBorders>
              <w:top w:val="nil"/>
              <w:left w:val="nil"/>
              <w:bottom w:val="single" w:sz="8" w:space="0" w:color="auto"/>
              <w:right w:val="nil"/>
            </w:tcBorders>
            <w:vAlign w:val="center"/>
            <w:hideMark/>
          </w:tcPr>
          <w:p w14:paraId="63418B94" w14:textId="1DF11689" w:rsidR="00DE6C24" w:rsidRPr="00FD35A8" w:rsidRDefault="00DE6C24" w:rsidP="00DE6C24">
            <w:pPr>
              <w:jc w:val="center"/>
              <w:rPr>
                <w:rFonts w:ascii="Times New Roman" w:eastAsia="等线" w:hAnsi="Times New Roman" w:cs="Times New Roman"/>
                <w:color w:val="000000"/>
                <w:szCs w:val="20"/>
              </w:rPr>
            </w:pPr>
            <w:r w:rsidRPr="00FD35A8">
              <w:rPr>
                <w:rFonts w:ascii="Times New Roman" w:hAnsi="Times New Roman" w:cs="Times New Roman"/>
                <w:szCs w:val="20"/>
              </w:rPr>
              <w:t>3.0×10</w:t>
            </w:r>
            <w:r w:rsidRPr="00FD35A8">
              <w:rPr>
                <w:rFonts w:ascii="Times New Roman" w:hAnsi="Times New Roman" w:cs="Times New Roman"/>
                <w:szCs w:val="20"/>
                <w:vertAlign w:val="superscript"/>
              </w:rPr>
              <w:t>5</w:t>
            </w:r>
            <w:r w:rsidRPr="00FD35A8">
              <w:rPr>
                <w:rFonts w:ascii="Times New Roman" w:hAnsi="Times New Roman" w:cs="Times New Roman"/>
                <w:szCs w:val="20"/>
              </w:rPr>
              <w:t xml:space="preserve"> CAR-T cell/kg</w:t>
            </w:r>
          </w:p>
        </w:tc>
        <w:tc>
          <w:tcPr>
            <w:tcW w:w="0" w:type="auto"/>
            <w:tcBorders>
              <w:top w:val="nil"/>
              <w:left w:val="nil"/>
              <w:bottom w:val="single" w:sz="8" w:space="0" w:color="auto"/>
              <w:right w:val="nil"/>
            </w:tcBorders>
            <w:vAlign w:val="center"/>
            <w:hideMark/>
          </w:tcPr>
          <w:p w14:paraId="64948EB2" w14:textId="575B375C" w:rsidR="00DE6C24" w:rsidRPr="00FD35A8" w:rsidRDefault="00DE6C24" w:rsidP="00DE6C24">
            <w:pPr>
              <w:jc w:val="center"/>
              <w:rPr>
                <w:rFonts w:ascii="Times New Roman" w:eastAsia="等线" w:hAnsi="Times New Roman" w:cs="Times New Roman"/>
                <w:color w:val="000000"/>
                <w:szCs w:val="20"/>
              </w:rPr>
            </w:pPr>
          </w:p>
        </w:tc>
      </w:tr>
      <w:tr w:rsidR="00964D74" w:rsidRPr="00FD35A8" w14:paraId="4AAFC009" w14:textId="77777777" w:rsidTr="0A3B663E">
        <w:trPr>
          <w:trHeight w:val="285"/>
        </w:trPr>
        <w:tc>
          <w:tcPr>
            <w:tcW w:w="0" w:type="auto"/>
            <w:tcBorders>
              <w:top w:val="nil"/>
              <w:left w:val="nil"/>
              <w:bottom w:val="nil"/>
              <w:right w:val="nil"/>
            </w:tcBorders>
            <w:vAlign w:val="center"/>
            <w:hideMark/>
          </w:tcPr>
          <w:p w14:paraId="702C57C3" w14:textId="79CA5256" w:rsidR="00964D74" w:rsidRPr="00FD35A8" w:rsidRDefault="00964D74">
            <w:pPr>
              <w:jc w:val="left"/>
              <w:rPr>
                <w:rFonts w:ascii="Times New Roman" w:eastAsia="等线" w:hAnsi="Times New Roman" w:cs="Times New Roman"/>
                <w:color w:val="000000"/>
                <w:szCs w:val="20"/>
              </w:rPr>
            </w:pPr>
            <w:r w:rsidRPr="00FD35A8">
              <w:rPr>
                <w:rFonts w:ascii="Times New Roman" w:eastAsia="等线" w:hAnsi="Times New Roman" w:cs="Times New Roman"/>
                <w:color w:val="000000"/>
                <w:szCs w:val="20"/>
              </w:rPr>
              <w:t>Age</w:t>
            </w:r>
            <w:r w:rsidR="005D684D" w:rsidRPr="00FD35A8">
              <w:rPr>
                <w:rFonts w:ascii="Times New Roman" w:eastAsia="等线" w:hAnsi="Times New Roman" w:cs="Times New Roman"/>
                <w:color w:val="000000"/>
                <w:szCs w:val="20"/>
              </w:rPr>
              <w:t xml:space="preserve"> </w:t>
            </w:r>
            <w:r w:rsidRPr="00FD35A8">
              <w:rPr>
                <w:rFonts w:ascii="Times New Roman" w:eastAsia="等线" w:hAnsi="Times New Roman" w:cs="Times New Roman"/>
                <w:color w:val="000000"/>
                <w:szCs w:val="20"/>
              </w:rPr>
              <w:t>(years)</w:t>
            </w:r>
          </w:p>
        </w:tc>
        <w:tc>
          <w:tcPr>
            <w:tcW w:w="0" w:type="auto"/>
            <w:tcBorders>
              <w:top w:val="nil"/>
              <w:left w:val="nil"/>
              <w:bottom w:val="nil"/>
              <w:right w:val="nil"/>
            </w:tcBorders>
            <w:vAlign w:val="center"/>
            <w:hideMark/>
          </w:tcPr>
          <w:p w14:paraId="702FCA86" w14:textId="254ADC47" w:rsidR="00964D74" w:rsidRPr="00FD35A8" w:rsidRDefault="00964D74">
            <w:pPr>
              <w:jc w:val="center"/>
              <w:rPr>
                <w:rFonts w:ascii="Times New Roman" w:eastAsia="等线" w:hAnsi="Times New Roman" w:cs="Times New Roman"/>
                <w:color w:val="000000"/>
                <w:szCs w:val="20"/>
              </w:rPr>
            </w:pPr>
            <w:r w:rsidRPr="00FD35A8">
              <w:rPr>
                <w:rFonts w:ascii="Times New Roman" w:eastAsia="等线" w:hAnsi="Times New Roman" w:cs="Times New Roman"/>
                <w:color w:val="000000"/>
                <w:szCs w:val="20"/>
              </w:rPr>
              <w:t>xxx</w:t>
            </w:r>
          </w:p>
        </w:tc>
        <w:tc>
          <w:tcPr>
            <w:tcW w:w="0" w:type="auto"/>
            <w:tcBorders>
              <w:top w:val="nil"/>
              <w:left w:val="nil"/>
              <w:bottom w:val="nil"/>
              <w:right w:val="nil"/>
            </w:tcBorders>
            <w:vAlign w:val="center"/>
            <w:hideMark/>
          </w:tcPr>
          <w:p w14:paraId="74796C17" w14:textId="43F15301" w:rsidR="00964D74" w:rsidRPr="00FD35A8" w:rsidRDefault="00964D74">
            <w:pPr>
              <w:jc w:val="center"/>
              <w:rPr>
                <w:rFonts w:ascii="Times New Roman" w:eastAsia="等线" w:hAnsi="Times New Roman" w:cs="Times New Roman"/>
                <w:color w:val="000000"/>
                <w:szCs w:val="20"/>
              </w:rPr>
            </w:pPr>
            <w:r w:rsidRPr="00FD35A8">
              <w:rPr>
                <w:rFonts w:ascii="Times New Roman" w:eastAsia="等线" w:hAnsi="Times New Roman" w:cs="Times New Roman"/>
                <w:color w:val="000000"/>
                <w:szCs w:val="20"/>
              </w:rPr>
              <w:t>xxx</w:t>
            </w:r>
          </w:p>
        </w:tc>
        <w:tc>
          <w:tcPr>
            <w:tcW w:w="0" w:type="auto"/>
            <w:tcBorders>
              <w:top w:val="nil"/>
              <w:left w:val="nil"/>
              <w:bottom w:val="nil"/>
              <w:right w:val="nil"/>
            </w:tcBorders>
            <w:vAlign w:val="center"/>
            <w:hideMark/>
          </w:tcPr>
          <w:p w14:paraId="7134A078" w14:textId="1C0A2495" w:rsidR="00964D74" w:rsidRPr="00FD35A8" w:rsidRDefault="00964D74">
            <w:pPr>
              <w:jc w:val="center"/>
              <w:rPr>
                <w:rFonts w:ascii="Times New Roman" w:eastAsia="等线" w:hAnsi="Times New Roman" w:cs="Times New Roman"/>
                <w:color w:val="000000"/>
                <w:szCs w:val="20"/>
              </w:rPr>
            </w:pPr>
            <w:r w:rsidRPr="00FD35A8">
              <w:rPr>
                <w:rFonts w:ascii="Times New Roman" w:eastAsia="等线" w:hAnsi="Times New Roman" w:cs="Times New Roman"/>
                <w:color w:val="000000"/>
                <w:szCs w:val="20"/>
              </w:rPr>
              <w:t>xxx</w:t>
            </w:r>
          </w:p>
        </w:tc>
        <w:tc>
          <w:tcPr>
            <w:tcW w:w="0" w:type="auto"/>
            <w:tcBorders>
              <w:top w:val="nil"/>
              <w:left w:val="nil"/>
              <w:bottom w:val="nil"/>
              <w:right w:val="nil"/>
            </w:tcBorders>
            <w:vAlign w:val="center"/>
            <w:hideMark/>
          </w:tcPr>
          <w:p w14:paraId="0AFD0E03" w14:textId="4C2A2C17" w:rsidR="00964D74" w:rsidRPr="00FD35A8" w:rsidRDefault="00964D74">
            <w:pPr>
              <w:jc w:val="center"/>
              <w:rPr>
                <w:rFonts w:ascii="Times New Roman" w:eastAsia="等线" w:hAnsi="Times New Roman" w:cs="Times New Roman"/>
                <w:color w:val="000000"/>
                <w:szCs w:val="20"/>
              </w:rPr>
            </w:pPr>
            <w:r w:rsidRPr="00FD35A8">
              <w:rPr>
                <w:rFonts w:ascii="Times New Roman" w:eastAsia="等线" w:hAnsi="Times New Roman" w:cs="Times New Roman"/>
                <w:color w:val="000000"/>
                <w:szCs w:val="20"/>
              </w:rPr>
              <w:t>xxx</w:t>
            </w:r>
          </w:p>
        </w:tc>
        <w:tc>
          <w:tcPr>
            <w:tcW w:w="0" w:type="auto"/>
            <w:tcBorders>
              <w:top w:val="nil"/>
              <w:left w:val="nil"/>
              <w:bottom w:val="nil"/>
              <w:right w:val="nil"/>
            </w:tcBorders>
            <w:vAlign w:val="center"/>
            <w:hideMark/>
          </w:tcPr>
          <w:p w14:paraId="290F4AA7" w14:textId="77777777" w:rsidR="00964D74" w:rsidRPr="00FD35A8" w:rsidRDefault="00964D74">
            <w:pPr>
              <w:jc w:val="center"/>
              <w:rPr>
                <w:rFonts w:ascii="Times New Roman" w:eastAsia="等线" w:hAnsi="Times New Roman" w:cs="Times New Roman"/>
                <w:color w:val="000000"/>
                <w:szCs w:val="20"/>
              </w:rPr>
            </w:pPr>
          </w:p>
        </w:tc>
      </w:tr>
      <w:tr w:rsidR="00964D74" w:rsidRPr="00FD35A8" w14:paraId="1D5BF59C" w14:textId="77777777" w:rsidTr="0A3B663E">
        <w:trPr>
          <w:trHeight w:val="285"/>
        </w:trPr>
        <w:tc>
          <w:tcPr>
            <w:tcW w:w="0" w:type="auto"/>
            <w:tcBorders>
              <w:top w:val="nil"/>
              <w:left w:val="nil"/>
              <w:bottom w:val="nil"/>
              <w:right w:val="nil"/>
            </w:tcBorders>
            <w:vAlign w:val="center"/>
            <w:hideMark/>
          </w:tcPr>
          <w:p w14:paraId="5366EB2A" w14:textId="77777777" w:rsidR="00964D74" w:rsidRPr="00FD35A8" w:rsidRDefault="00964D74">
            <w:pPr>
              <w:jc w:val="left"/>
              <w:rPr>
                <w:rFonts w:ascii="Times New Roman" w:eastAsia="等线" w:hAnsi="Times New Roman" w:cs="Times New Roman"/>
                <w:color w:val="000000"/>
                <w:szCs w:val="20"/>
              </w:rPr>
            </w:pPr>
            <w:r w:rsidRPr="00FD35A8">
              <w:rPr>
                <w:rFonts w:ascii="Times New Roman" w:eastAsia="等线" w:hAnsi="Times New Roman" w:cs="Times New Roman"/>
                <w:color w:val="000000"/>
                <w:szCs w:val="20"/>
              </w:rPr>
              <w:t>Sex</w:t>
            </w:r>
          </w:p>
        </w:tc>
        <w:tc>
          <w:tcPr>
            <w:tcW w:w="0" w:type="auto"/>
            <w:tcBorders>
              <w:top w:val="nil"/>
              <w:left w:val="nil"/>
              <w:bottom w:val="nil"/>
              <w:right w:val="nil"/>
            </w:tcBorders>
            <w:noWrap/>
            <w:vAlign w:val="center"/>
            <w:hideMark/>
          </w:tcPr>
          <w:p w14:paraId="2E58988E" w14:textId="77777777" w:rsidR="00964D74" w:rsidRPr="00FD35A8" w:rsidRDefault="00964D74">
            <w:pPr>
              <w:jc w:val="center"/>
              <w:rPr>
                <w:rFonts w:ascii="Times New Roman" w:eastAsia="等线" w:hAnsi="Times New Roman" w:cs="Times New Roman"/>
                <w:color w:val="000000"/>
                <w:szCs w:val="20"/>
              </w:rPr>
            </w:pPr>
            <w:r w:rsidRPr="00FD35A8">
              <w:rPr>
                <w:rFonts w:ascii="Times New Roman" w:eastAsia="等线" w:hAnsi="Times New Roman" w:cs="Times New Roman"/>
                <w:color w:val="000000"/>
                <w:szCs w:val="20"/>
              </w:rPr>
              <w:t>Female</w:t>
            </w:r>
          </w:p>
        </w:tc>
        <w:tc>
          <w:tcPr>
            <w:tcW w:w="0" w:type="auto"/>
            <w:tcBorders>
              <w:top w:val="nil"/>
              <w:left w:val="nil"/>
              <w:bottom w:val="nil"/>
              <w:right w:val="nil"/>
            </w:tcBorders>
            <w:noWrap/>
            <w:vAlign w:val="center"/>
            <w:hideMark/>
          </w:tcPr>
          <w:p w14:paraId="17E14173" w14:textId="77777777" w:rsidR="00964D74" w:rsidRPr="00FD35A8" w:rsidRDefault="00964D74">
            <w:pPr>
              <w:jc w:val="center"/>
              <w:rPr>
                <w:rFonts w:ascii="Times New Roman" w:eastAsia="等线" w:hAnsi="Times New Roman" w:cs="Times New Roman"/>
                <w:color w:val="000000"/>
                <w:szCs w:val="20"/>
              </w:rPr>
            </w:pPr>
            <w:r w:rsidRPr="00FD35A8">
              <w:rPr>
                <w:rFonts w:ascii="Times New Roman" w:eastAsia="等线" w:hAnsi="Times New Roman" w:cs="Times New Roman"/>
                <w:color w:val="000000"/>
                <w:szCs w:val="20"/>
              </w:rPr>
              <w:t>Female</w:t>
            </w:r>
          </w:p>
        </w:tc>
        <w:tc>
          <w:tcPr>
            <w:tcW w:w="0" w:type="auto"/>
            <w:tcBorders>
              <w:top w:val="nil"/>
              <w:left w:val="nil"/>
              <w:bottom w:val="nil"/>
              <w:right w:val="nil"/>
            </w:tcBorders>
            <w:noWrap/>
            <w:vAlign w:val="center"/>
            <w:hideMark/>
          </w:tcPr>
          <w:p w14:paraId="3798A5A8" w14:textId="77777777" w:rsidR="00964D74" w:rsidRPr="00FD35A8" w:rsidRDefault="00964D74">
            <w:pPr>
              <w:jc w:val="center"/>
              <w:rPr>
                <w:rFonts w:ascii="Times New Roman" w:eastAsia="等线" w:hAnsi="Times New Roman" w:cs="Times New Roman"/>
                <w:color w:val="000000"/>
                <w:szCs w:val="20"/>
              </w:rPr>
            </w:pPr>
            <w:r w:rsidRPr="00FD35A8">
              <w:rPr>
                <w:rFonts w:ascii="Times New Roman" w:eastAsia="等线" w:hAnsi="Times New Roman" w:cs="Times New Roman"/>
                <w:color w:val="000000"/>
                <w:szCs w:val="20"/>
              </w:rPr>
              <w:t>Female</w:t>
            </w:r>
          </w:p>
        </w:tc>
        <w:tc>
          <w:tcPr>
            <w:tcW w:w="0" w:type="auto"/>
            <w:tcBorders>
              <w:top w:val="nil"/>
              <w:left w:val="nil"/>
              <w:bottom w:val="nil"/>
              <w:right w:val="nil"/>
            </w:tcBorders>
            <w:noWrap/>
            <w:vAlign w:val="center"/>
            <w:hideMark/>
          </w:tcPr>
          <w:p w14:paraId="7617DF71" w14:textId="77777777" w:rsidR="00964D74" w:rsidRPr="00FD35A8" w:rsidRDefault="00964D74">
            <w:pPr>
              <w:jc w:val="center"/>
              <w:rPr>
                <w:rFonts w:ascii="Times New Roman" w:eastAsia="等线" w:hAnsi="Times New Roman" w:cs="Times New Roman"/>
                <w:color w:val="000000"/>
                <w:szCs w:val="20"/>
              </w:rPr>
            </w:pPr>
            <w:r w:rsidRPr="00FD35A8">
              <w:rPr>
                <w:rFonts w:ascii="Times New Roman" w:eastAsia="等线" w:hAnsi="Times New Roman" w:cs="Times New Roman"/>
                <w:color w:val="000000"/>
                <w:szCs w:val="20"/>
              </w:rPr>
              <w:t>Female</w:t>
            </w:r>
          </w:p>
        </w:tc>
        <w:tc>
          <w:tcPr>
            <w:tcW w:w="0" w:type="auto"/>
            <w:tcBorders>
              <w:top w:val="nil"/>
              <w:left w:val="nil"/>
              <w:bottom w:val="nil"/>
              <w:right w:val="nil"/>
            </w:tcBorders>
            <w:noWrap/>
            <w:vAlign w:val="center"/>
            <w:hideMark/>
          </w:tcPr>
          <w:p w14:paraId="0CE3E1D9" w14:textId="77777777" w:rsidR="00964D74" w:rsidRPr="00FD35A8" w:rsidRDefault="00964D74">
            <w:pPr>
              <w:jc w:val="center"/>
              <w:rPr>
                <w:rFonts w:ascii="Times New Roman" w:eastAsia="等线" w:hAnsi="Times New Roman" w:cs="Times New Roman"/>
                <w:color w:val="000000"/>
                <w:szCs w:val="20"/>
              </w:rPr>
            </w:pPr>
          </w:p>
        </w:tc>
      </w:tr>
      <w:tr w:rsidR="00964D74" w:rsidRPr="00FD35A8" w:rsidDel="00845B21" w14:paraId="249118E5" w14:textId="26F98EEE" w:rsidTr="0A3B663E">
        <w:trPr>
          <w:trHeight w:val="285"/>
          <w:del w:id="390" w:author="Yali Chen" w:date="2025-12-29T13:44:00Z"/>
        </w:trPr>
        <w:tc>
          <w:tcPr>
            <w:tcW w:w="0" w:type="auto"/>
            <w:tcBorders>
              <w:top w:val="nil"/>
              <w:left w:val="nil"/>
              <w:bottom w:val="nil"/>
              <w:right w:val="nil"/>
            </w:tcBorders>
            <w:vAlign w:val="center"/>
            <w:hideMark/>
          </w:tcPr>
          <w:p w14:paraId="6BEA28DA" w14:textId="07DEFD56" w:rsidR="00964D74" w:rsidRPr="00FD35A8" w:rsidDel="00845B21" w:rsidRDefault="00964D74">
            <w:pPr>
              <w:jc w:val="left"/>
              <w:rPr>
                <w:del w:id="391" w:author="Yali Chen" w:date="2025-12-29T13:44:00Z" w16du:dateUtc="2025-12-29T05:44:00Z"/>
                <w:rFonts w:ascii="Times New Roman" w:eastAsia="等线" w:hAnsi="Times New Roman" w:cs="Times New Roman"/>
                <w:strike/>
                <w:color w:val="000000"/>
                <w:szCs w:val="20"/>
                <w:rPrChange w:id="392" w:author="Pan, Zhemin" w:date="2025-12-13T12:26:00Z" w16du:dateUtc="2025-12-13T04:26:00Z">
                  <w:rPr>
                    <w:del w:id="393" w:author="Yali Chen" w:date="2025-12-29T13:44:00Z" w16du:dateUtc="2025-12-29T05:44:00Z"/>
                    <w:rFonts w:ascii="Times New Roman" w:eastAsia="等线" w:hAnsi="Times New Roman" w:cs="Times New Roman"/>
                    <w:color w:val="000000"/>
                    <w:szCs w:val="20"/>
                  </w:rPr>
                </w:rPrChange>
              </w:rPr>
            </w:pPr>
            <w:del w:id="394" w:author="Yali Chen" w:date="2025-12-29T13:44:00Z" w16du:dateUtc="2025-12-29T05:44:00Z">
              <w:r w:rsidRPr="00FD35A8" w:rsidDel="00845B21">
                <w:rPr>
                  <w:rFonts w:ascii="Times New Roman" w:eastAsia="等线" w:hAnsi="Times New Roman" w:cs="Times New Roman"/>
                  <w:strike/>
                  <w:color w:val="000000"/>
                  <w:szCs w:val="20"/>
                  <w:rPrChange w:id="395" w:author="Pan, Zhemin" w:date="2025-12-13T12:26:00Z" w16du:dateUtc="2025-12-13T04:26:00Z">
                    <w:rPr>
                      <w:rFonts w:ascii="Times New Roman" w:eastAsia="等线" w:hAnsi="Times New Roman" w:cs="Times New Roman"/>
                      <w:color w:val="000000"/>
                      <w:szCs w:val="20"/>
                    </w:rPr>
                  </w:rPrChange>
                </w:rPr>
                <w:delText>Weight</w:delText>
              </w:r>
              <w:r w:rsidR="00B5529F" w:rsidRPr="00FD35A8" w:rsidDel="00845B21">
                <w:rPr>
                  <w:rFonts w:ascii="Times New Roman" w:eastAsia="等线" w:hAnsi="Times New Roman" w:cs="Times New Roman"/>
                  <w:strike/>
                  <w:color w:val="000000"/>
                  <w:szCs w:val="20"/>
                  <w:rPrChange w:id="396" w:author="Pan, Zhemin" w:date="2025-12-13T12:26:00Z" w16du:dateUtc="2025-12-13T04:26:00Z">
                    <w:rPr>
                      <w:rFonts w:ascii="Times New Roman" w:eastAsia="等线" w:hAnsi="Times New Roman" w:cs="Times New Roman"/>
                      <w:color w:val="000000"/>
                      <w:szCs w:val="20"/>
                    </w:rPr>
                  </w:rPrChange>
                </w:rPr>
                <w:delText xml:space="preserve"> </w:delText>
              </w:r>
              <w:r w:rsidRPr="00FD35A8" w:rsidDel="00845B21">
                <w:rPr>
                  <w:rFonts w:ascii="Times New Roman" w:eastAsia="等线" w:hAnsi="Times New Roman" w:cs="Times New Roman"/>
                  <w:strike/>
                  <w:color w:val="000000"/>
                  <w:szCs w:val="20"/>
                  <w:rPrChange w:id="397" w:author="Pan, Zhemin" w:date="2025-12-13T12:26:00Z" w16du:dateUtc="2025-12-13T04:26:00Z">
                    <w:rPr>
                      <w:rFonts w:ascii="Times New Roman" w:eastAsia="等线" w:hAnsi="Times New Roman" w:cs="Times New Roman"/>
                      <w:color w:val="000000"/>
                      <w:szCs w:val="20"/>
                    </w:rPr>
                  </w:rPrChange>
                </w:rPr>
                <w:delText>(kg)</w:delText>
              </w:r>
            </w:del>
          </w:p>
        </w:tc>
        <w:tc>
          <w:tcPr>
            <w:tcW w:w="0" w:type="auto"/>
            <w:tcBorders>
              <w:top w:val="nil"/>
              <w:left w:val="nil"/>
              <w:bottom w:val="nil"/>
              <w:right w:val="nil"/>
            </w:tcBorders>
            <w:vAlign w:val="center"/>
            <w:hideMark/>
          </w:tcPr>
          <w:p w14:paraId="112E2278" w14:textId="533934A2" w:rsidR="00964D74" w:rsidRPr="00FD35A8" w:rsidDel="00845B21" w:rsidRDefault="00964D74">
            <w:pPr>
              <w:jc w:val="center"/>
              <w:rPr>
                <w:del w:id="398" w:author="Yali Chen" w:date="2025-12-29T13:44:00Z" w16du:dateUtc="2025-12-29T05:44:00Z"/>
                <w:rFonts w:ascii="Times New Roman" w:eastAsia="等线" w:hAnsi="Times New Roman" w:cs="Times New Roman"/>
                <w:strike/>
                <w:color w:val="000000"/>
                <w:szCs w:val="20"/>
                <w:rPrChange w:id="399" w:author="Pan, Zhemin" w:date="2025-12-13T12:26:00Z" w16du:dateUtc="2025-12-13T04:26:00Z">
                  <w:rPr>
                    <w:del w:id="400" w:author="Yali Chen" w:date="2025-12-29T13:44:00Z" w16du:dateUtc="2025-12-29T05:44:00Z"/>
                    <w:rFonts w:ascii="Times New Roman" w:eastAsia="等线" w:hAnsi="Times New Roman" w:cs="Times New Roman"/>
                    <w:color w:val="000000"/>
                    <w:szCs w:val="20"/>
                  </w:rPr>
                </w:rPrChange>
              </w:rPr>
            </w:pPr>
            <w:del w:id="401" w:author="Yali Chen" w:date="2025-12-29T13:44:00Z" w16du:dateUtc="2025-12-29T05:44:00Z">
              <w:r w:rsidRPr="00FD35A8" w:rsidDel="00845B21">
                <w:rPr>
                  <w:rFonts w:ascii="Times New Roman" w:eastAsia="等线" w:hAnsi="Times New Roman" w:cs="Times New Roman"/>
                  <w:strike/>
                  <w:color w:val="000000"/>
                  <w:szCs w:val="20"/>
                  <w:rPrChange w:id="402" w:author="Pan, Zhemin" w:date="2025-12-13T12:26:00Z" w16du:dateUtc="2025-12-13T04:26:00Z">
                    <w:rPr>
                      <w:rFonts w:ascii="Times New Roman" w:eastAsia="等线" w:hAnsi="Times New Roman" w:cs="Times New Roman"/>
                      <w:color w:val="000000"/>
                      <w:szCs w:val="20"/>
                    </w:rPr>
                  </w:rPrChange>
                </w:rPr>
                <w:delText>xx.x</w:delText>
              </w:r>
            </w:del>
          </w:p>
        </w:tc>
        <w:tc>
          <w:tcPr>
            <w:tcW w:w="0" w:type="auto"/>
            <w:tcBorders>
              <w:top w:val="nil"/>
              <w:left w:val="nil"/>
              <w:bottom w:val="nil"/>
              <w:right w:val="nil"/>
            </w:tcBorders>
            <w:vAlign w:val="center"/>
            <w:hideMark/>
          </w:tcPr>
          <w:p w14:paraId="31ECFF08" w14:textId="5B7237CC" w:rsidR="00964D74" w:rsidRPr="00FD35A8" w:rsidDel="00845B21" w:rsidRDefault="00964D74">
            <w:pPr>
              <w:jc w:val="center"/>
              <w:rPr>
                <w:del w:id="403" w:author="Yali Chen" w:date="2025-12-29T13:44:00Z" w16du:dateUtc="2025-12-29T05:44:00Z"/>
                <w:rFonts w:ascii="Times New Roman" w:eastAsia="等线" w:hAnsi="Times New Roman" w:cs="Times New Roman"/>
                <w:strike/>
                <w:color w:val="000000"/>
                <w:szCs w:val="20"/>
                <w:rPrChange w:id="404" w:author="Pan, Zhemin" w:date="2025-12-13T12:26:00Z" w16du:dateUtc="2025-12-13T04:26:00Z">
                  <w:rPr>
                    <w:del w:id="405" w:author="Yali Chen" w:date="2025-12-29T13:44:00Z" w16du:dateUtc="2025-12-29T05:44:00Z"/>
                    <w:rFonts w:ascii="Times New Roman" w:eastAsia="等线" w:hAnsi="Times New Roman" w:cs="Times New Roman"/>
                    <w:color w:val="000000"/>
                    <w:szCs w:val="20"/>
                  </w:rPr>
                </w:rPrChange>
              </w:rPr>
            </w:pPr>
            <w:del w:id="406" w:author="Yali Chen" w:date="2025-12-29T13:44:00Z" w16du:dateUtc="2025-12-29T05:44:00Z">
              <w:r w:rsidRPr="00FD35A8" w:rsidDel="00845B21">
                <w:rPr>
                  <w:rFonts w:ascii="Times New Roman" w:eastAsia="等线" w:hAnsi="Times New Roman" w:cs="Times New Roman"/>
                  <w:strike/>
                  <w:color w:val="000000"/>
                  <w:szCs w:val="20"/>
                  <w:rPrChange w:id="407" w:author="Pan, Zhemin" w:date="2025-12-13T12:26:00Z" w16du:dateUtc="2025-12-13T04:26:00Z">
                    <w:rPr>
                      <w:rFonts w:ascii="Times New Roman" w:eastAsia="等线" w:hAnsi="Times New Roman" w:cs="Times New Roman"/>
                      <w:color w:val="000000"/>
                      <w:szCs w:val="20"/>
                    </w:rPr>
                  </w:rPrChange>
                </w:rPr>
                <w:delText>xx.x</w:delText>
              </w:r>
            </w:del>
          </w:p>
        </w:tc>
        <w:tc>
          <w:tcPr>
            <w:tcW w:w="0" w:type="auto"/>
            <w:tcBorders>
              <w:top w:val="nil"/>
              <w:left w:val="nil"/>
              <w:bottom w:val="nil"/>
              <w:right w:val="nil"/>
            </w:tcBorders>
            <w:vAlign w:val="center"/>
            <w:hideMark/>
          </w:tcPr>
          <w:p w14:paraId="6C009A8A" w14:textId="15747AB1" w:rsidR="00964D74" w:rsidRPr="00FD35A8" w:rsidDel="00845B21" w:rsidRDefault="00964D74">
            <w:pPr>
              <w:jc w:val="center"/>
              <w:rPr>
                <w:del w:id="408" w:author="Yali Chen" w:date="2025-12-29T13:44:00Z" w16du:dateUtc="2025-12-29T05:44:00Z"/>
                <w:rFonts w:ascii="Times New Roman" w:eastAsia="等线" w:hAnsi="Times New Roman" w:cs="Times New Roman"/>
                <w:strike/>
                <w:color w:val="000000"/>
                <w:szCs w:val="20"/>
                <w:rPrChange w:id="409" w:author="Pan, Zhemin" w:date="2025-12-13T12:26:00Z" w16du:dateUtc="2025-12-13T04:26:00Z">
                  <w:rPr>
                    <w:del w:id="410" w:author="Yali Chen" w:date="2025-12-29T13:44:00Z" w16du:dateUtc="2025-12-29T05:44:00Z"/>
                    <w:rFonts w:ascii="Times New Roman" w:eastAsia="等线" w:hAnsi="Times New Roman" w:cs="Times New Roman"/>
                    <w:color w:val="000000"/>
                    <w:szCs w:val="20"/>
                  </w:rPr>
                </w:rPrChange>
              </w:rPr>
            </w:pPr>
            <w:del w:id="411" w:author="Yali Chen" w:date="2025-12-29T13:44:00Z" w16du:dateUtc="2025-12-29T05:44:00Z">
              <w:r w:rsidRPr="00FD35A8" w:rsidDel="00845B21">
                <w:rPr>
                  <w:rFonts w:ascii="Times New Roman" w:eastAsia="等线" w:hAnsi="Times New Roman" w:cs="Times New Roman"/>
                  <w:strike/>
                  <w:color w:val="000000"/>
                  <w:szCs w:val="20"/>
                  <w:rPrChange w:id="412" w:author="Pan, Zhemin" w:date="2025-12-13T12:26:00Z" w16du:dateUtc="2025-12-13T04:26:00Z">
                    <w:rPr>
                      <w:rFonts w:ascii="Times New Roman" w:eastAsia="等线" w:hAnsi="Times New Roman" w:cs="Times New Roman"/>
                      <w:color w:val="000000"/>
                      <w:szCs w:val="20"/>
                    </w:rPr>
                  </w:rPrChange>
                </w:rPr>
                <w:delText>xx.x</w:delText>
              </w:r>
            </w:del>
          </w:p>
        </w:tc>
        <w:tc>
          <w:tcPr>
            <w:tcW w:w="0" w:type="auto"/>
            <w:tcBorders>
              <w:top w:val="nil"/>
              <w:left w:val="nil"/>
              <w:bottom w:val="nil"/>
              <w:right w:val="nil"/>
            </w:tcBorders>
            <w:vAlign w:val="center"/>
            <w:hideMark/>
          </w:tcPr>
          <w:p w14:paraId="6E3588A8" w14:textId="29320E46" w:rsidR="00964D74" w:rsidRPr="00FD35A8" w:rsidDel="00845B21" w:rsidRDefault="00964D74">
            <w:pPr>
              <w:jc w:val="center"/>
              <w:rPr>
                <w:del w:id="413" w:author="Yali Chen" w:date="2025-12-29T13:44:00Z" w16du:dateUtc="2025-12-29T05:44:00Z"/>
                <w:rFonts w:ascii="Times New Roman" w:eastAsia="等线" w:hAnsi="Times New Roman" w:cs="Times New Roman"/>
                <w:strike/>
                <w:color w:val="000000"/>
                <w:szCs w:val="20"/>
                <w:rPrChange w:id="414" w:author="Pan, Zhemin" w:date="2025-12-13T12:26:00Z" w16du:dateUtc="2025-12-13T04:26:00Z">
                  <w:rPr>
                    <w:del w:id="415" w:author="Yali Chen" w:date="2025-12-29T13:44:00Z" w16du:dateUtc="2025-12-29T05:44:00Z"/>
                    <w:rFonts w:ascii="Times New Roman" w:eastAsia="等线" w:hAnsi="Times New Roman" w:cs="Times New Roman"/>
                    <w:color w:val="000000"/>
                    <w:szCs w:val="20"/>
                  </w:rPr>
                </w:rPrChange>
              </w:rPr>
            </w:pPr>
            <w:del w:id="416" w:author="Yali Chen" w:date="2025-12-29T13:44:00Z" w16du:dateUtc="2025-12-29T05:44:00Z">
              <w:r w:rsidRPr="00FD35A8" w:rsidDel="00845B21">
                <w:rPr>
                  <w:rFonts w:ascii="Times New Roman" w:eastAsia="等线" w:hAnsi="Times New Roman" w:cs="Times New Roman"/>
                  <w:strike/>
                  <w:color w:val="000000"/>
                  <w:szCs w:val="20"/>
                  <w:rPrChange w:id="417" w:author="Pan, Zhemin" w:date="2025-12-13T12:26:00Z" w16du:dateUtc="2025-12-13T04:26:00Z">
                    <w:rPr>
                      <w:rFonts w:ascii="Times New Roman" w:eastAsia="等线" w:hAnsi="Times New Roman" w:cs="Times New Roman"/>
                      <w:color w:val="000000"/>
                      <w:szCs w:val="20"/>
                    </w:rPr>
                  </w:rPrChange>
                </w:rPr>
                <w:delText>xx.x</w:delText>
              </w:r>
            </w:del>
          </w:p>
        </w:tc>
        <w:tc>
          <w:tcPr>
            <w:tcW w:w="0" w:type="auto"/>
            <w:tcBorders>
              <w:top w:val="nil"/>
              <w:left w:val="nil"/>
              <w:bottom w:val="nil"/>
              <w:right w:val="nil"/>
            </w:tcBorders>
            <w:vAlign w:val="center"/>
            <w:hideMark/>
          </w:tcPr>
          <w:p w14:paraId="16C87DDC" w14:textId="005A65A1" w:rsidR="00964D74" w:rsidRPr="00FD35A8" w:rsidDel="00845B21" w:rsidRDefault="00964D74">
            <w:pPr>
              <w:jc w:val="center"/>
              <w:rPr>
                <w:del w:id="418" w:author="Yali Chen" w:date="2025-12-29T13:44:00Z" w16du:dateUtc="2025-12-29T05:44:00Z"/>
                <w:rFonts w:ascii="Times New Roman" w:eastAsia="等线" w:hAnsi="Times New Roman" w:cs="Times New Roman"/>
                <w:color w:val="000000"/>
                <w:szCs w:val="20"/>
              </w:rPr>
            </w:pPr>
          </w:p>
        </w:tc>
      </w:tr>
      <w:tr w:rsidR="00964D74" w:rsidRPr="00FD35A8" w14:paraId="466FB2AE" w14:textId="77777777" w:rsidTr="0A3B663E">
        <w:trPr>
          <w:trHeight w:val="285"/>
        </w:trPr>
        <w:tc>
          <w:tcPr>
            <w:tcW w:w="0" w:type="auto"/>
            <w:tcBorders>
              <w:top w:val="nil"/>
              <w:left w:val="nil"/>
              <w:bottom w:val="nil"/>
              <w:right w:val="nil"/>
            </w:tcBorders>
            <w:vAlign w:val="center"/>
            <w:hideMark/>
          </w:tcPr>
          <w:p w14:paraId="6D74D6F7" w14:textId="6041DD84" w:rsidR="00964D74" w:rsidRPr="00FD35A8" w:rsidRDefault="00964D74">
            <w:pPr>
              <w:jc w:val="left"/>
              <w:rPr>
                <w:rFonts w:ascii="Times New Roman" w:eastAsia="等线" w:hAnsi="Times New Roman" w:cs="Times New Roman"/>
                <w:color w:val="000000"/>
                <w:szCs w:val="20"/>
              </w:rPr>
            </w:pPr>
            <w:r w:rsidRPr="00FD35A8">
              <w:rPr>
                <w:rFonts w:ascii="Times New Roman" w:eastAsia="等线" w:hAnsi="Times New Roman" w:cs="Times New Roman"/>
                <w:color w:val="000000"/>
                <w:szCs w:val="20"/>
              </w:rPr>
              <w:t xml:space="preserve">Follow-up </w:t>
            </w:r>
            <w:r w:rsidR="00652C53" w:rsidRPr="00FD35A8">
              <w:rPr>
                <w:rFonts w:ascii="Times New Roman" w:eastAsia="等线" w:hAnsi="Times New Roman" w:cs="Times New Roman"/>
                <w:color w:val="000000"/>
                <w:szCs w:val="20"/>
              </w:rPr>
              <w:t>d</w:t>
            </w:r>
            <w:r w:rsidRPr="00FD35A8">
              <w:rPr>
                <w:rFonts w:ascii="Times New Roman" w:eastAsia="等线" w:hAnsi="Times New Roman" w:cs="Times New Roman"/>
                <w:color w:val="000000"/>
                <w:szCs w:val="20"/>
              </w:rPr>
              <w:t>uration</w:t>
            </w:r>
            <w:r w:rsidR="005D684D" w:rsidRPr="00FD35A8">
              <w:rPr>
                <w:rFonts w:ascii="Times New Roman" w:eastAsia="等线" w:hAnsi="Times New Roman" w:cs="Times New Roman"/>
                <w:color w:val="000000"/>
                <w:szCs w:val="20"/>
              </w:rPr>
              <w:t xml:space="preserve"> </w:t>
            </w:r>
            <w:r w:rsidRPr="00FD35A8">
              <w:rPr>
                <w:rFonts w:ascii="Times New Roman" w:eastAsia="等线" w:hAnsi="Times New Roman" w:cs="Times New Roman"/>
                <w:color w:val="000000"/>
                <w:szCs w:val="20"/>
              </w:rPr>
              <w:t>(months)</w:t>
            </w:r>
          </w:p>
        </w:tc>
        <w:tc>
          <w:tcPr>
            <w:tcW w:w="0" w:type="auto"/>
            <w:tcBorders>
              <w:top w:val="nil"/>
              <w:left w:val="nil"/>
              <w:bottom w:val="nil"/>
              <w:right w:val="nil"/>
            </w:tcBorders>
            <w:vAlign w:val="center"/>
            <w:hideMark/>
          </w:tcPr>
          <w:p w14:paraId="3667B067" w14:textId="2989646E" w:rsidR="00964D74" w:rsidRPr="00FD35A8" w:rsidRDefault="00964D74">
            <w:pPr>
              <w:jc w:val="center"/>
              <w:rPr>
                <w:rFonts w:ascii="Times New Roman" w:eastAsia="等线" w:hAnsi="Times New Roman" w:cs="Times New Roman"/>
                <w:color w:val="000000"/>
                <w:szCs w:val="20"/>
              </w:rPr>
            </w:pPr>
            <w:r w:rsidRPr="00FD35A8">
              <w:rPr>
                <w:rFonts w:ascii="Times New Roman" w:eastAsia="等线" w:hAnsi="Times New Roman" w:cs="Times New Roman"/>
                <w:color w:val="000000"/>
                <w:szCs w:val="20"/>
              </w:rPr>
              <w:t>xx.x</w:t>
            </w:r>
          </w:p>
        </w:tc>
        <w:tc>
          <w:tcPr>
            <w:tcW w:w="0" w:type="auto"/>
            <w:tcBorders>
              <w:top w:val="nil"/>
              <w:left w:val="nil"/>
              <w:bottom w:val="nil"/>
              <w:right w:val="nil"/>
            </w:tcBorders>
            <w:vAlign w:val="center"/>
            <w:hideMark/>
          </w:tcPr>
          <w:p w14:paraId="42E71DD5" w14:textId="5B4D9EA6" w:rsidR="00964D74" w:rsidRPr="00FD35A8" w:rsidRDefault="00964D74">
            <w:pPr>
              <w:jc w:val="center"/>
              <w:rPr>
                <w:rFonts w:ascii="Times New Roman" w:eastAsia="等线" w:hAnsi="Times New Roman" w:cs="Times New Roman"/>
                <w:color w:val="000000"/>
                <w:szCs w:val="20"/>
              </w:rPr>
            </w:pPr>
            <w:r w:rsidRPr="00FD35A8">
              <w:rPr>
                <w:rFonts w:ascii="Times New Roman" w:eastAsia="等线" w:hAnsi="Times New Roman" w:cs="Times New Roman"/>
                <w:color w:val="000000"/>
                <w:szCs w:val="20"/>
              </w:rPr>
              <w:t>xx.x</w:t>
            </w:r>
          </w:p>
        </w:tc>
        <w:tc>
          <w:tcPr>
            <w:tcW w:w="0" w:type="auto"/>
            <w:tcBorders>
              <w:top w:val="nil"/>
              <w:left w:val="nil"/>
              <w:bottom w:val="nil"/>
              <w:right w:val="nil"/>
            </w:tcBorders>
            <w:vAlign w:val="center"/>
            <w:hideMark/>
          </w:tcPr>
          <w:p w14:paraId="377059FC" w14:textId="356BD61A" w:rsidR="00964D74" w:rsidRPr="00FD35A8" w:rsidRDefault="00964D74">
            <w:pPr>
              <w:jc w:val="center"/>
              <w:rPr>
                <w:rFonts w:ascii="Times New Roman" w:eastAsia="等线" w:hAnsi="Times New Roman" w:cs="Times New Roman"/>
                <w:color w:val="000000"/>
                <w:szCs w:val="20"/>
              </w:rPr>
            </w:pPr>
            <w:r w:rsidRPr="00FD35A8">
              <w:rPr>
                <w:rFonts w:ascii="Times New Roman" w:eastAsia="等线" w:hAnsi="Times New Roman" w:cs="Times New Roman"/>
                <w:color w:val="000000"/>
                <w:szCs w:val="20"/>
              </w:rPr>
              <w:t>xx.x</w:t>
            </w:r>
          </w:p>
        </w:tc>
        <w:tc>
          <w:tcPr>
            <w:tcW w:w="0" w:type="auto"/>
            <w:tcBorders>
              <w:top w:val="nil"/>
              <w:left w:val="nil"/>
              <w:bottom w:val="nil"/>
              <w:right w:val="nil"/>
            </w:tcBorders>
            <w:vAlign w:val="center"/>
            <w:hideMark/>
          </w:tcPr>
          <w:p w14:paraId="6C38D7B6" w14:textId="12E6CA3D" w:rsidR="00964D74" w:rsidRPr="00FD35A8" w:rsidRDefault="00964D74">
            <w:pPr>
              <w:jc w:val="center"/>
              <w:rPr>
                <w:rFonts w:ascii="Times New Roman" w:eastAsia="等线" w:hAnsi="Times New Roman" w:cs="Times New Roman"/>
                <w:color w:val="000000"/>
                <w:szCs w:val="20"/>
              </w:rPr>
            </w:pPr>
            <w:r w:rsidRPr="00FD35A8">
              <w:rPr>
                <w:rFonts w:ascii="Times New Roman" w:eastAsia="等线" w:hAnsi="Times New Roman" w:cs="Times New Roman"/>
                <w:color w:val="000000"/>
                <w:szCs w:val="20"/>
              </w:rPr>
              <w:t>xx.x</w:t>
            </w:r>
          </w:p>
        </w:tc>
        <w:tc>
          <w:tcPr>
            <w:tcW w:w="0" w:type="auto"/>
            <w:tcBorders>
              <w:top w:val="nil"/>
              <w:left w:val="nil"/>
              <w:bottom w:val="nil"/>
              <w:right w:val="nil"/>
            </w:tcBorders>
            <w:vAlign w:val="center"/>
            <w:hideMark/>
          </w:tcPr>
          <w:p w14:paraId="5BB83FAD" w14:textId="77777777" w:rsidR="00964D74" w:rsidRPr="00FD35A8" w:rsidRDefault="00964D74">
            <w:pPr>
              <w:jc w:val="center"/>
              <w:rPr>
                <w:rFonts w:ascii="Times New Roman" w:eastAsia="等线" w:hAnsi="Times New Roman" w:cs="Times New Roman"/>
                <w:color w:val="000000"/>
                <w:szCs w:val="20"/>
              </w:rPr>
            </w:pPr>
          </w:p>
        </w:tc>
      </w:tr>
      <w:tr w:rsidR="00964D74" w:rsidRPr="00FD35A8" w14:paraId="4DCF779D" w14:textId="77777777" w:rsidTr="0A3B663E">
        <w:trPr>
          <w:trHeight w:val="285"/>
        </w:trPr>
        <w:tc>
          <w:tcPr>
            <w:tcW w:w="0" w:type="auto"/>
            <w:tcBorders>
              <w:top w:val="nil"/>
              <w:left w:val="nil"/>
              <w:bottom w:val="nil"/>
              <w:right w:val="nil"/>
            </w:tcBorders>
            <w:vAlign w:val="center"/>
            <w:hideMark/>
          </w:tcPr>
          <w:p w14:paraId="46268717" w14:textId="71208A18" w:rsidR="00964D74" w:rsidRPr="00FD35A8" w:rsidRDefault="00964D74">
            <w:pPr>
              <w:jc w:val="left"/>
              <w:rPr>
                <w:rFonts w:ascii="Times New Roman" w:eastAsia="等线" w:hAnsi="Times New Roman" w:cs="Times New Roman"/>
                <w:color w:val="000000"/>
                <w:szCs w:val="20"/>
              </w:rPr>
            </w:pPr>
            <w:r w:rsidRPr="00FD35A8">
              <w:rPr>
                <w:rFonts w:ascii="Times New Roman" w:eastAsia="等线" w:hAnsi="Times New Roman" w:cs="Times New Roman"/>
                <w:color w:val="000000"/>
                <w:szCs w:val="20"/>
              </w:rPr>
              <w:t>Disease duration (ye</w:t>
            </w:r>
            <w:r w:rsidR="0000668D" w:rsidRPr="00FD35A8">
              <w:rPr>
                <w:rFonts w:ascii="Times New Roman" w:eastAsia="等线" w:hAnsi="Times New Roman" w:cs="Times New Roman"/>
                <w:color w:val="000000"/>
                <w:szCs w:val="20"/>
              </w:rPr>
              <w:t>ars</w:t>
            </w:r>
            <w:r w:rsidRPr="00FD35A8">
              <w:rPr>
                <w:rFonts w:ascii="Times New Roman" w:eastAsia="等线" w:hAnsi="Times New Roman" w:cs="Times New Roman"/>
                <w:color w:val="000000"/>
                <w:szCs w:val="20"/>
              </w:rPr>
              <w:t>)</w:t>
            </w:r>
          </w:p>
        </w:tc>
        <w:tc>
          <w:tcPr>
            <w:tcW w:w="0" w:type="auto"/>
            <w:tcBorders>
              <w:top w:val="nil"/>
              <w:left w:val="nil"/>
              <w:bottom w:val="nil"/>
              <w:right w:val="nil"/>
            </w:tcBorders>
            <w:vAlign w:val="center"/>
            <w:hideMark/>
          </w:tcPr>
          <w:p w14:paraId="4F195AF1" w14:textId="16DE8FF4" w:rsidR="00964D74" w:rsidRPr="00FD35A8" w:rsidRDefault="00964D74">
            <w:pPr>
              <w:jc w:val="center"/>
              <w:rPr>
                <w:rFonts w:ascii="Times New Roman" w:eastAsia="等线" w:hAnsi="Times New Roman" w:cs="Times New Roman"/>
                <w:color w:val="000000"/>
                <w:szCs w:val="20"/>
              </w:rPr>
            </w:pPr>
            <w:r w:rsidRPr="00FD35A8">
              <w:rPr>
                <w:rFonts w:ascii="Times New Roman" w:eastAsia="等线" w:hAnsi="Times New Roman" w:cs="Times New Roman"/>
                <w:color w:val="000000"/>
                <w:szCs w:val="20"/>
              </w:rPr>
              <w:t>xx.x</w:t>
            </w:r>
          </w:p>
        </w:tc>
        <w:tc>
          <w:tcPr>
            <w:tcW w:w="0" w:type="auto"/>
            <w:tcBorders>
              <w:top w:val="nil"/>
              <w:left w:val="nil"/>
              <w:bottom w:val="nil"/>
              <w:right w:val="nil"/>
            </w:tcBorders>
            <w:vAlign w:val="center"/>
            <w:hideMark/>
          </w:tcPr>
          <w:p w14:paraId="1AC2A45F" w14:textId="4BCC2BC2" w:rsidR="00964D74" w:rsidRPr="00FD35A8" w:rsidRDefault="00964D74">
            <w:pPr>
              <w:jc w:val="center"/>
              <w:rPr>
                <w:rFonts w:ascii="Times New Roman" w:eastAsia="等线" w:hAnsi="Times New Roman" w:cs="Times New Roman"/>
                <w:color w:val="000000"/>
                <w:szCs w:val="20"/>
              </w:rPr>
            </w:pPr>
            <w:r w:rsidRPr="00FD35A8">
              <w:rPr>
                <w:rFonts w:ascii="Times New Roman" w:eastAsia="等线" w:hAnsi="Times New Roman" w:cs="Times New Roman"/>
                <w:color w:val="000000"/>
                <w:szCs w:val="20"/>
              </w:rPr>
              <w:t>xx.x</w:t>
            </w:r>
          </w:p>
        </w:tc>
        <w:tc>
          <w:tcPr>
            <w:tcW w:w="0" w:type="auto"/>
            <w:tcBorders>
              <w:top w:val="nil"/>
              <w:left w:val="nil"/>
              <w:bottom w:val="nil"/>
              <w:right w:val="nil"/>
            </w:tcBorders>
            <w:vAlign w:val="center"/>
            <w:hideMark/>
          </w:tcPr>
          <w:p w14:paraId="38289BAA" w14:textId="03FA53C1" w:rsidR="00964D74" w:rsidRPr="00FD35A8" w:rsidRDefault="00964D74">
            <w:pPr>
              <w:jc w:val="center"/>
              <w:rPr>
                <w:rFonts w:ascii="Times New Roman" w:eastAsia="等线" w:hAnsi="Times New Roman" w:cs="Times New Roman"/>
                <w:color w:val="000000"/>
                <w:szCs w:val="20"/>
              </w:rPr>
            </w:pPr>
            <w:r w:rsidRPr="00FD35A8">
              <w:rPr>
                <w:rFonts w:ascii="Times New Roman" w:eastAsia="等线" w:hAnsi="Times New Roman" w:cs="Times New Roman"/>
                <w:color w:val="000000"/>
                <w:szCs w:val="20"/>
              </w:rPr>
              <w:t>xx.x</w:t>
            </w:r>
          </w:p>
        </w:tc>
        <w:tc>
          <w:tcPr>
            <w:tcW w:w="0" w:type="auto"/>
            <w:tcBorders>
              <w:top w:val="nil"/>
              <w:left w:val="nil"/>
              <w:bottom w:val="nil"/>
              <w:right w:val="nil"/>
            </w:tcBorders>
            <w:vAlign w:val="center"/>
            <w:hideMark/>
          </w:tcPr>
          <w:p w14:paraId="08E8A9B8" w14:textId="73B9CC5C" w:rsidR="00964D74" w:rsidRPr="00FD35A8" w:rsidRDefault="00964D74">
            <w:pPr>
              <w:jc w:val="center"/>
              <w:rPr>
                <w:rFonts w:ascii="Times New Roman" w:eastAsia="等线" w:hAnsi="Times New Roman" w:cs="Times New Roman"/>
                <w:color w:val="000000"/>
                <w:szCs w:val="20"/>
              </w:rPr>
            </w:pPr>
            <w:r w:rsidRPr="00FD35A8">
              <w:rPr>
                <w:rFonts w:ascii="Times New Roman" w:eastAsia="等线" w:hAnsi="Times New Roman" w:cs="Times New Roman"/>
                <w:color w:val="000000"/>
                <w:szCs w:val="20"/>
              </w:rPr>
              <w:t>xx.x</w:t>
            </w:r>
          </w:p>
        </w:tc>
        <w:tc>
          <w:tcPr>
            <w:tcW w:w="0" w:type="auto"/>
            <w:tcBorders>
              <w:top w:val="nil"/>
              <w:left w:val="nil"/>
              <w:bottom w:val="nil"/>
              <w:right w:val="nil"/>
            </w:tcBorders>
            <w:vAlign w:val="center"/>
            <w:hideMark/>
          </w:tcPr>
          <w:p w14:paraId="60C3ACF7" w14:textId="77777777" w:rsidR="00964D74" w:rsidRPr="00FD35A8" w:rsidRDefault="00964D74">
            <w:pPr>
              <w:jc w:val="center"/>
              <w:rPr>
                <w:rFonts w:ascii="Times New Roman" w:eastAsia="等线" w:hAnsi="Times New Roman" w:cs="Times New Roman"/>
                <w:color w:val="000000"/>
                <w:szCs w:val="20"/>
              </w:rPr>
            </w:pPr>
          </w:p>
        </w:tc>
      </w:tr>
      <w:tr w:rsidR="00964D74" w:rsidRPr="00FD35A8" w14:paraId="7A70C2BF" w14:textId="77777777" w:rsidTr="0A3B663E">
        <w:trPr>
          <w:trHeight w:val="285"/>
        </w:trPr>
        <w:tc>
          <w:tcPr>
            <w:tcW w:w="0" w:type="auto"/>
            <w:tcBorders>
              <w:top w:val="nil"/>
              <w:left w:val="nil"/>
              <w:bottom w:val="nil"/>
              <w:right w:val="nil"/>
            </w:tcBorders>
            <w:noWrap/>
            <w:vAlign w:val="center"/>
            <w:hideMark/>
          </w:tcPr>
          <w:p w14:paraId="2B2CB3DA" w14:textId="09CF7A9F" w:rsidR="00964D74" w:rsidRPr="00FD35A8" w:rsidRDefault="00964D74" w:rsidP="0A3B663E">
            <w:pPr>
              <w:jc w:val="left"/>
              <w:rPr>
                <w:rFonts w:ascii="Times New Roman" w:eastAsia="等线" w:hAnsi="Times New Roman" w:cs="Times New Roman"/>
                <w:color w:val="auto"/>
                <w:highlight w:val="yellow"/>
              </w:rPr>
            </w:pPr>
            <w:r w:rsidRPr="0A3B663E">
              <w:rPr>
                <w:rFonts w:ascii="Times New Roman" w:eastAsia="等线" w:hAnsi="Times New Roman" w:cs="Times New Roman"/>
                <w:color w:val="auto"/>
                <w:highlight w:val="yellow"/>
              </w:rPr>
              <w:t xml:space="preserve">Interstitial </w:t>
            </w:r>
            <w:r w:rsidR="00652C53" w:rsidRPr="0A3B663E">
              <w:rPr>
                <w:rFonts w:ascii="Times New Roman" w:eastAsia="等线" w:hAnsi="Times New Roman" w:cs="Times New Roman"/>
                <w:color w:val="auto"/>
                <w:highlight w:val="yellow"/>
              </w:rPr>
              <w:t>l</w:t>
            </w:r>
            <w:r w:rsidRPr="0A3B663E">
              <w:rPr>
                <w:rFonts w:ascii="Times New Roman" w:eastAsia="等线" w:hAnsi="Times New Roman" w:cs="Times New Roman"/>
                <w:color w:val="auto"/>
                <w:highlight w:val="yellow"/>
              </w:rPr>
              <w:t xml:space="preserve">ung </w:t>
            </w:r>
            <w:r w:rsidR="00652C53" w:rsidRPr="0A3B663E">
              <w:rPr>
                <w:rFonts w:ascii="Times New Roman" w:eastAsia="等线" w:hAnsi="Times New Roman" w:cs="Times New Roman"/>
                <w:color w:val="auto"/>
                <w:highlight w:val="yellow"/>
              </w:rPr>
              <w:t>d</w:t>
            </w:r>
            <w:r w:rsidRPr="0A3B663E">
              <w:rPr>
                <w:rFonts w:ascii="Times New Roman" w:eastAsia="等线" w:hAnsi="Times New Roman" w:cs="Times New Roman"/>
                <w:color w:val="auto"/>
                <w:highlight w:val="yellow"/>
              </w:rPr>
              <w:t>isease</w:t>
            </w:r>
          </w:p>
        </w:tc>
        <w:tc>
          <w:tcPr>
            <w:tcW w:w="0" w:type="auto"/>
            <w:tcBorders>
              <w:top w:val="nil"/>
              <w:left w:val="nil"/>
              <w:bottom w:val="nil"/>
              <w:right w:val="nil"/>
            </w:tcBorders>
            <w:vAlign w:val="center"/>
            <w:hideMark/>
          </w:tcPr>
          <w:p w14:paraId="6CFC88A9" w14:textId="77777777" w:rsidR="00964D74" w:rsidRPr="00FD35A8" w:rsidRDefault="00964D74">
            <w:pPr>
              <w:jc w:val="center"/>
              <w:rPr>
                <w:rFonts w:ascii="Times New Roman" w:eastAsia="等线" w:hAnsi="Times New Roman" w:cs="Times New Roman"/>
                <w:color w:val="000000"/>
                <w:szCs w:val="20"/>
              </w:rPr>
            </w:pPr>
            <w:r w:rsidRPr="00FD35A8">
              <w:rPr>
                <w:rFonts w:ascii="Times New Roman" w:eastAsia="等线" w:hAnsi="Times New Roman" w:cs="Times New Roman"/>
                <w:color w:val="000000"/>
                <w:szCs w:val="20"/>
              </w:rPr>
              <w:t>Y</w:t>
            </w:r>
          </w:p>
        </w:tc>
        <w:tc>
          <w:tcPr>
            <w:tcW w:w="0" w:type="auto"/>
            <w:tcBorders>
              <w:top w:val="nil"/>
              <w:left w:val="nil"/>
              <w:bottom w:val="nil"/>
              <w:right w:val="nil"/>
            </w:tcBorders>
            <w:vAlign w:val="center"/>
            <w:hideMark/>
          </w:tcPr>
          <w:p w14:paraId="2F13ACC3" w14:textId="77777777" w:rsidR="00964D74" w:rsidRPr="00FD35A8" w:rsidRDefault="00964D74">
            <w:pPr>
              <w:jc w:val="center"/>
              <w:rPr>
                <w:rFonts w:ascii="Times New Roman" w:eastAsia="等线" w:hAnsi="Times New Roman" w:cs="Times New Roman"/>
                <w:color w:val="000000"/>
                <w:szCs w:val="20"/>
              </w:rPr>
            </w:pPr>
            <w:r w:rsidRPr="00FD35A8">
              <w:rPr>
                <w:rFonts w:ascii="Times New Roman" w:eastAsia="等线" w:hAnsi="Times New Roman" w:cs="Times New Roman"/>
                <w:color w:val="000000"/>
                <w:szCs w:val="20"/>
              </w:rPr>
              <w:t>Y</w:t>
            </w:r>
          </w:p>
        </w:tc>
        <w:tc>
          <w:tcPr>
            <w:tcW w:w="0" w:type="auto"/>
            <w:tcBorders>
              <w:top w:val="nil"/>
              <w:left w:val="nil"/>
              <w:bottom w:val="nil"/>
              <w:right w:val="nil"/>
            </w:tcBorders>
            <w:vAlign w:val="center"/>
            <w:hideMark/>
          </w:tcPr>
          <w:p w14:paraId="20D787F0" w14:textId="77777777" w:rsidR="00964D74" w:rsidRPr="00FD35A8" w:rsidRDefault="00964D74">
            <w:pPr>
              <w:jc w:val="center"/>
              <w:rPr>
                <w:rFonts w:ascii="Times New Roman" w:eastAsia="等线" w:hAnsi="Times New Roman" w:cs="Times New Roman"/>
                <w:color w:val="000000"/>
                <w:szCs w:val="20"/>
              </w:rPr>
            </w:pPr>
            <w:r w:rsidRPr="00FD35A8">
              <w:rPr>
                <w:rFonts w:ascii="Times New Roman" w:eastAsia="等线" w:hAnsi="Times New Roman" w:cs="Times New Roman"/>
                <w:color w:val="000000"/>
                <w:szCs w:val="20"/>
              </w:rPr>
              <w:t>N</w:t>
            </w:r>
          </w:p>
        </w:tc>
        <w:tc>
          <w:tcPr>
            <w:tcW w:w="0" w:type="auto"/>
            <w:tcBorders>
              <w:top w:val="nil"/>
              <w:left w:val="nil"/>
              <w:bottom w:val="nil"/>
              <w:right w:val="nil"/>
            </w:tcBorders>
            <w:vAlign w:val="center"/>
            <w:hideMark/>
          </w:tcPr>
          <w:p w14:paraId="0786C687" w14:textId="77777777" w:rsidR="00964D74" w:rsidRPr="00FD35A8" w:rsidRDefault="00964D74">
            <w:pPr>
              <w:jc w:val="center"/>
              <w:rPr>
                <w:rFonts w:ascii="Times New Roman" w:eastAsia="等线" w:hAnsi="Times New Roman" w:cs="Times New Roman"/>
                <w:color w:val="000000"/>
                <w:szCs w:val="20"/>
              </w:rPr>
            </w:pPr>
            <w:r w:rsidRPr="00FD35A8">
              <w:rPr>
                <w:rFonts w:ascii="Times New Roman" w:eastAsia="等线" w:hAnsi="Times New Roman" w:cs="Times New Roman"/>
                <w:color w:val="000000"/>
                <w:szCs w:val="20"/>
              </w:rPr>
              <w:t>N</w:t>
            </w:r>
          </w:p>
        </w:tc>
        <w:tc>
          <w:tcPr>
            <w:tcW w:w="0" w:type="auto"/>
            <w:tcBorders>
              <w:top w:val="nil"/>
              <w:left w:val="nil"/>
              <w:bottom w:val="nil"/>
              <w:right w:val="nil"/>
            </w:tcBorders>
            <w:vAlign w:val="center"/>
            <w:hideMark/>
          </w:tcPr>
          <w:p w14:paraId="587ACF55" w14:textId="77777777" w:rsidR="00964D74" w:rsidRPr="00FD35A8" w:rsidRDefault="00964D74">
            <w:pPr>
              <w:jc w:val="center"/>
              <w:rPr>
                <w:rFonts w:ascii="Times New Roman" w:eastAsia="等线" w:hAnsi="Times New Roman" w:cs="Times New Roman"/>
                <w:color w:val="000000"/>
                <w:szCs w:val="20"/>
              </w:rPr>
            </w:pPr>
          </w:p>
        </w:tc>
      </w:tr>
      <w:tr w:rsidR="00964D74" w:rsidRPr="00FD35A8" w14:paraId="0B24F290" w14:textId="77777777" w:rsidTr="0A3B663E">
        <w:trPr>
          <w:trHeight w:val="285"/>
        </w:trPr>
        <w:tc>
          <w:tcPr>
            <w:tcW w:w="0" w:type="auto"/>
            <w:tcBorders>
              <w:top w:val="nil"/>
              <w:left w:val="nil"/>
              <w:bottom w:val="nil"/>
              <w:right w:val="nil"/>
            </w:tcBorders>
            <w:noWrap/>
            <w:vAlign w:val="center"/>
            <w:hideMark/>
          </w:tcPr>
          <w:p w14:paraId="52EC158B" w14:textId="2F132CA9" w:rsidR="008617CF" w:rsidRPr="00FD35A8" w:rsidRDefault="00964D74">
            <w:pPr>
              <w:jc w:val="left"/>
              <w:rPr>
                <w:rFonts w:ascii="Times New Roman" w:eastAsia="等线" w:hAnsi="Times New Roman" w:cs="Times New Roman"/>
                <w:color w:val="auto"/>
                <w:szCs w:val="20"/>
              </w:rPr>
            </w:pPr>
            <w:r w:rsidRPr="00FD35A8">
              <w:rPr>
                <w:rFonts w:ascii="Times New Roman" w:eastAsia="等线" w:hAnsi="Times New Roman" w:cs="Times New Roman"/>
                <w:color w:val="auto"/>
                <w:szCs w:val="20"/>
              </w:rPr>
              <w:t>P</w:t>
            </w:r>
            <w:ins w:id="419" w:author="Yali Chen" w:date="2025-12-17T11:18:00Z" w16du:dateUtc="2025-12-17T03:18:00Z">
              <w:r w:rsidR="00DE5E7D" w:rsidRPr="00FD35A8">
                <w:rPr>
                  <w:rFonts w:ascii="Times New Roman" w:eastAsia="等线" w:hAnsi="Times New Roman" w:cs="Times New Roman"/>
                  <w:color w:val="auto"/>
                  <w:szCs w:val="20"/>
                </w:rPr>
                <w:t>h</w:t>
              </w:r>
            </w:ins>
            <w:r w:rsidRPr="00FD35A8">
              <w:rPr>
                <w:rFonts w:ascii="Times New Roman" w:eastAsia="等线" w:hAnsi="Times New Roman" w:cs="Times New Roman"/>
                <w:color w:val="auto"/>
                <w:szCs w:val="20"/>
              </w:rPr>
              <w:t>GA</w:t>
            </w:r>
            <w:r w:rsidR="00457769" w:rsidRPr="00FD35A8">
              <w:rPr>
                <w:rFonts w:ascii="Times New Roman" w:eastAsia="等线" w:hAnsi="Times New Roman" w:cs="Times New Roman"/>
                <w:color w:val="auto"/>
                <w:szCs w:val="20"/>
              </w:rPr>
              <w:t xml:space="preserve"> </w:t>
            </w:r>
            <w:r w:rsidR="008617CF" w:rsidRPr="00FD35A8">
              <w:rPr>
                <w:rFonts w:ascii="Times New Roman" w:eastAsia="等线" w:hAnsi="Times New Roman" w:cs="Times New Roman"/>
                <w:color w:val="auto"/>
                <w:szCs w:val="20"/>
              </w:rPr>
              <w:t>(</w:t>
            </w:r>
            <w:r w:rsidR="00652C53" w:rsidRPr="00FD35A8">
              <w:rPr>
                <w:rFonts w:ascii="Times New Roman" w:eastAsia="等线" w:hAnsi="Times New Roman" w:cs="Times New Roman"/>
                <w:color w:val="auto"/>
                <w:szCs w:val="20"/>
              </w:rPr>
              <w:t>m</w:t>
            </w:r>
            <w:r w:rsidR="00457769" w:rsidRPr="00FD35A8">
              <w:rPr>
                <w:rFonts w:ascii="Times New Roman" w:eastAsia="等线" w:hAnsi="Times New Roman" w:cs="Times New Roman"/>
                <w:color w:val="auto"/>
                <w:szCs w:val="20"/>
              </w:rPr>
              <w:t>easured length</w:t>
            </w:r>
            <w:r w:rsidR="008617CF" w:rsidRPr="00FD35A8">
              <w:rPr>
                <w:rFonts w:ascii="Times New Roman" w:eastAsia="等线" w:hAnsi="Times New Roman" w:cs="Times New Roman"/>
                <w:color w:val="auto"/>
                <w:szCs w:val="20"/>
              </w:rPr>
              <w:t>, cm)</w:t>
            </w:r>
          </w:p>
        </w:tc>
        <w:tc>
          <w:tcPr>
            <w:tcW w:w="0" w:type="auto"/>
            <w:tcBorders>
              <w:top w:val="nil"/>
              <w:left w:val="nil"/>
              <w:bottom w:val="nil"/>
              <w:right w:val="nil"/>
            </w:tcBorders>
            <w:vAlign w:val="center"/>
            <w:hideMark/>
          </w:tcPr>
          <w:p w14:paraId="46034E96" w14:textId="73453BC2" w:rsidR="00964D74" w:rsidRPr="00FD35A8" w:rsidRDefault="00964D74">
            <w:pPr>
              <w:jc w:val="center"/>
              <w:rPr>
                <w:rFonts w:ascii="Times New Roman" w:eastAsia="等线" w:hAnsi="Times New Roman" w:cs="Times New Roman"/>
                <w:color w:val="000000"/>
                <w:szCs w:val="20"/>
              </w:rPr>
            </w:pPr>
            <w:r w:rsidRPr="00FD35A8">
              <w:rPr>
                <w:rFonts w:ascii="Times New Roman" w:eastAsia="等线" w:hAnsi="Times New Roman" w:cs="Times New Roman"/>
                <w:color w:val="000000"/>
                <w:szCs w:val="20"/>
              </w:rPr>
              <w:t>xx.x</w:t>
            </w:r>
          </w:p>
        </w:tc>
        <w:tc>
          <w:tcPr>
            <w:tcW w:w="0" w:type="auto"/>
            <w:tcBorders>
              <w:top w:val="nil"/>
              <w:left w:val="nil"/>
              <w:bottom w:val="nil"/>
              <w:right w:val="nil"/>
            </w:tcBorders>
            <w:vAlign w:val="center"/>
            <w:hideMark/>
          </w:tcPr>
          <w:p w14:paraId="07EAA936" w14:textId="72B78911" w:rsidR="00964D74" w:rsidRPr="00FD35A8" w:rsidRDefault="00964D74">
            <w:pPr>
              <w:jc w:val="center"/>
              <w:rPr>
                <w:rFonts w:ascii="Times New Roman" w:eastAsia="等线" w:hAnsi="Times New Roman" w:cs="Times New Roman"/>
                <w:color w:val="000000"/>
                <w:szCs w:val="20"/>
              </w:rPr>
            </w:pPr>
            <w:r w:rsidRPr="00FD35A8">
              <w:rPr>
                <w:rFonts w:ascii="Times New Roman" w:eastAsia="等线" w:hAnsi="Times New Roman" w:cs="Times New Roman"/>
                <w:color w:val="000000"/>
                <w:szCs w:val="20"/>
              </w:rPr>
              <w:t>xx.x</w:t>
            </w:r>
          </w:p>
        </w:tc>
        <w:tc>
          <w:tcPr>
            <w:tcW w:w="0" w:type="auto"/>
            <w:tcBorders>
              <w:top w:val="nil"/>
              <w:left w:val="nil"/>
              <w:bottom w:val="nil"/>
              <w:right w:val="nil"/>
            </w:tcBorders>
            <w:vAlign w:val="center"/>
            <w:hideMark/>
          </w:tcPr>
          <w:p w14:paraId="506A327D" w14:textId="061237FB" w:rsidR="00964D74" w:rsidRPr="00FD35A8" w:rsidRDefault="00964D74">
            <w:pPr>
              <w:jc w:val="center"/>
              <w:rPr>
                <w:rFonts w:ascii="Times New Roman" w:eastAsia="等线" w:hAnsi="Times New Roman" w:cs="Times New Roman"/>
                <w:color w:val="000000"/>
                <w:szCs w:val="20"/>
              </w:rPr>
            </w:pPr>
            <w:r w:rsidRPr="00FD35A8">
              <w:rPr>
                <w:rFonts w:ascii="Times New Roman" w:eastAsia="等线" w:hAnsi="Times New Roman" w:cs="Times New Roman"/>
                <w:color w:val="000000"/>
                <w:szCs w:val="20"/>
              </w:rPr>
              <w:t>xx.x</w:t>
            </w:r>
          </w:p>
        </w:tc>
        <w:tc>
          <w:tcPr>
            <w:tcW w:w="0" w:type="auto"/>
            <w:tcBorders>
              <w:top w:val="nil"/>
              <w:left w:val="nil"/>
              <w:bottom w:val="nil"/>
              <w:right w:val="nil"/>
            </w:tcBorders>
            <w:vAlign w:val="center"/>
            <w:hideMark/>
          </w:tcPr>
          <w:p w14:paraId="151FD641" w14:textId="21A993CD" w:rsidR="00964D74" w:rsidRPr="00FD35A8" w:rsidRDefault="00964D74">
            <w:pPr>
              <w:jc w:val="center"/>
              <w:rPr>
                <w:rFonts w:ascii="Times New Roman" w:eastAsia="等线" w:hAnsi="Times New Roman" w:cs="Times New Roman"/>
                <w:color w:val="000000"/>
                <w:szCs w:val="20"/>
              </w:rPr>
            </w:pPr>
            <w:r w:rsidRPr="00FD35A8">
              <w:rPr>
                <w:rFonts w:ascii="Times New Roman" w:eastAsia="等线" w:hAnsi="Times New Roman" w:cs="Times New Roman"/>
                <w:color w:val="000000"/>
                <w:szCs w:val="20"/>
              </w:rPr>
              <w:t>xx.x</w:t>
            </w:r>
          </w:p>
        </w:tc>
        <w:tc>
          <w:tcPr>
            <w:tcW w:w="0" w:type="auto"/>
            <w:tcBorders>
              <w:top w:val="nil"/>
              <w:left w:val="nil"/>
              <w:bottom w:val="nil"/>
              <w:right w:val="nil"/>
            </w:tcBorders>
            <w:vAlign w:val="center"/>
            <w:hideMark/>
          </w:tcPr>
          <w:p w14:paraId="016B4439" w14:textId="77777777" w:rsidR="00964D74" w:rsidRPr="00FD35A8" w:rsidRDefault="00964D74">
            <w:pPr>
              <w:jc w:val="center"/>
              <w:rPr>
                <w:rFonts w:ascii="Times New Roman" w:eastAsia="等线" w:hAnsi="Times New Roman" w:cs="Times New Roman"/>
                <w:color w:val="000000"/>
                <w:szCs w:val="20"/>
              </w:rPr>
            </w:pPr>
          </w:p>
        </w:tc>
      </w:tr>
      <w:tr w:rsidR="00964D74" w:rsidRPr="00FD35A8" w14:paraId="72B0D624" w14:textId="77777777" w:rsidTr="0A3B663E">
        <w:trPr>
          <w:trHeight w:val="285"/>
        </w:trPr>
        <w:tc>
          <w:tcPr>
            <w:tcW w:w="0" w:type="auto"/>
            <w:tcBorders>
              <w:top w:val="nil"/>
              <w:left w:val="nil"/>
              <w:bottom w:val="nil"/>
              <w:right w:val="nil"/>
            </w:tcBorders>
            <w:noWrap/>
            <w:vAlign w:val="center"/>
            <w:hideMark/>
          </w:tcPr>
          <w:p w14:paraId="237A261A" w14:textId="49ED0F65" w:rsidR="00964D74" w:rsidRPr="00FD35A8" w:rsidRDefault="00964D74">
            <w:pPr>
              <w:jc w:val="left"/>
              <w:rPr>
                <w:rFonts w:ascii="Times New Roman" w:eastAsia="等线" w:hAnsi="Times New Roman" w:cs="Times New Roman"/>
                <w:color w:val="auto"/>
                <w:szCs w:val="20"/>
              </w:rPr>
            </w:pPr>
            <w:r w:rsidRPr="00FD35A8">
              <w:rPr>
                <w:rFonts w:ascii="Times New Roman" w:eastAsia="等线" w:hAnsi="Times New Roman" w:cs="Times New Roman"/>
                <w:color w:val="auto"/>
                <w:szCs w:val="20"/>
              </w:rPr>
              <w:t>PtGA</w:t>
            </w:r>
            <w:r w:rsidR="004276DB" w:rsidRPr="00FD35A8">
              <w:rPr>
                <w:rFonts w:ascii="Times New Roman" w:eastAsia="等线" w:hAnsi="Times New Roman" w:cs="Times New Roman"/>
                <w:color w:val="auto"/>
                <w:szCs w:val="20"/>
              </w:rPr>
              <w:t xml:space="preserve"> (</w:t>
            </w:r>
            <w:r w:rsidR="00652C53" w:rsidRPr="00FD35A8">
              <w:rPr>
                <w:rFonts w:ascii="Times New Roman" w:eastAsia="等线" w:hAnsi="Times New Roman" w:cs="Times New Roman"/>
                <w:color w:val="auto"/>
                <w:szCs w:val="20"/>
              </w:rPr>
              <w:t>m</w:t>
            </w:r>
            <w:r w:rsidR="004276DB" w:rsidRPr="00FD35A8">
              <w:rPr>
                <w:rFonts w:ascii="Times New Roman" w:eastAsia="等线" w:hAnsi="Times New Roman" w:cs="Times New Roman"/>
                <w:color w:val="auto"/>
                <w:szCs w:val="20"/>
              </w:rPr>
              <w:t>easured length, cm)</w:t>
            </w:r>
          </w:p>
        </w:tc>
        <w:tc>
          <w:tcPr>
            <w:tcW w:w="0" w:type="auto"/>
            <w:tcBorders>
              <w:top w:val="nil"/>
              <w:left w:val="nil"/>
              <w:bottom w:val="nil"/>
              <w:right w:val="nil"/>
            </w:tcBorders>
            <w:vAlign w:val="center"/>
            <w:hideMark/>
          </w:tcPr>
          <w:p w14:paraId="201483BC" w14:textId="77777777" w:rsidR="00964D74" w:rsidRPr="00FD35A8" w:rsidRDefault="00964D74">
            <w:pPr>
              <w:jc w:val="center"/>
              <w:rPr>
                <w:rFonts w:ascii="Times New Roman" w:eastAsia="等线" w:hAnsi="Times New Roman" w:cs="Times New Roman"/>
                <w:color w:val="000000"/>
                <w:szCs w:val="20"/>
              </w:rPr>
            </w:pPr>
            <w:r w:rsidRPr="00FD35A8">
              <w:rPr>
                <w:rFonts w:ascii="Times New Roman" w:eastAsia="等线" w:hAnsi="Times New Roman" w:cs="Times New Roman"/>
                <w:color w:val="000000"/>
                <w:szCs w:val="20"/>
              </w:rPr>
              <w:t>xx</w:t>
            </w:r>
          </w:p>
        </w:tc>
        <w:tc>
          <w:tcPr>
            <w:tcW w:w="0" w:type="auto"/>
            <w:tcBorders>
              <w:top w:val="nil"/>
              <w:left w:val="nil"/>
              <w:bottom w:val="nil"/>
              <w:right w:val="nil"/>
            </w:tcBorders>
            <w:vAlign w:val="center"/>
            <w:hideMark/>
          </w:tcPr>
          <w:p w14:paraId="4E0E7BAE" w14:textId="77777777" w:rsidR="00964D74" w:rsidRPr="00FD35A8" w:rsidRDefault="00964D74">
            <w:pPr>
              <w:jc w:val="center"/>
              <w:rPr>
                <w:rFonts w:ascii="Times New Roman" w:eastAsia="等线" w:hAnsi="Times New Roman" w:cs="Times New Roman"/>
                <w:color w:val="000000"/>
                <w:szCs w:val="20"/>
              </w:rPr>
            </w:pPr>
            <w:r w:rsidRPr="00FD35A8">
              <w:rPr>
                <w:rFonts w:ascii="Times New Roman" w:eastAsia="等线" w:hAnsi="Times New Roman" w:cs="Times New Roman"/>
                <w:color w:val="000000"/>
                <w:szCs w:val="20"/>
              </w:rPr>
              <w:t>xx</w:t>
            </w:r>
          </w:p>
        </w:tc>
        <w:tc>
          <w:tcPr>
            <w:tcW w:w="0" w:type="auto"/>
            <w:tcBorders>
              <w:top w:val="nil"/>
              <w:left w:val="nil"/>
              <w:bottom w:val="nil"/>
              <w:right w:val="nil"/>
            </w:tcBorders>
            <w:vAlign w:val="center"/>
            <w:hideMark/>
          </w:tcPr>
          <w:p w14:paraId="1CABA322" w14:textId="77777777" w:rsidR="00964D74" w:rsidRPr="00FD35A8" w:rsidRDefault="00964D74">
            <w:pPr>
              <w:jc w:val="center"/>
              <w:rPr>
                <w:rFonts w:ascii="Times New Roman" w:eastAsia="等线" w:hAnsi="Times New Roman" w:cs="Times New Roman"/>
                <w:color w:val="000000"/>
                <w:szCs w:val="20"/>
              </w:rPr>
            </w:pPr>
            <w:r w:rsidRPr="00FD35A8">
              <w:rPr>
                <w:rFonts w:ascii="Times New Roman" w:eastAsia="等线" w:hAnsi="Times New Roman" w:cs="Times New Roman"/>
                <w:color w:val="000000"/>
                <w:szCs w:val="20"/>
              </w:rPr>
              <w:t>xx</w:t>
            </w:r>
          </w:p>
        </w:tc>
        <w:tc>
          <w:tcPr>
            <w:tcW w:w="0" w:type="auto"/>
            <w:tcBorders>
              <w:top w:val="nil"/>
              <w:left w:val="nil"/>
              <w:bottom w:val="nil"/>
              <w:right w:val="nil"/>
            </w:tcBorders>
            <w:vAlign w:val="center"/>
            <w:hideMark/>
          </w:tcPr>
          <w:p w14:paraId="7F9E1422" w14:textId="77777777" w:rsidR="00964D74" w:rsidRPr="00FD35A8" w:rsidRDefault="00964D74">
            <w:pPr>
              <w:jc w:val="center"/>
              <w:rPr>
                <w:rFonts w:ascii="Times New Roman" w:eastAsia="等线" w:hAnsi="Times New Roman" w:cs="Times New Roman"/>
                <w:color w:val="000000"/>
                <w:szCs w:val="20"/>
              </w:rPr>
            </w:pPr>
            <w:r w:rsidRPr="00FD35A8">
              <w:rPr>
                <w:rFonts w:ascii="Times New Roman" w:eastAsia="等线" w:hAnsi="Times New Roman" w:cs="Times New Roman"/>
                <w:color w:val="000000"/>
                <w:szCs w:val="20"/>
              </w:rPr>
              <w:t>xx</w:t>
            </w:r>
          </w:p>
        </w:tc>
        <w:tc>
          <w:tcPr>
            <w:tcW w:w="0" w:type="auto"/>
            <w:tcBorders>
              <w:top w:val="nil"/>
              <w:left w:val="nil"/>
              <w:bottom w:val="nil"/>
              <w:right w:val="nil"/>
            </w:tcBorders>
            <w:vAlign w:val="center"/>
            <w:hideMark/>
          </w:tcPr>
          <w:p w14:paraId="6E7752D0" w14:textId="77777777" w:rsidR="00964D74" w:rsidRPr="00FD35A8" w:rsidRDefault="00964D74">
            <w:pPr>
              <w:jc w:val="center"/>
              <w:rPr>
                <w:rFonts w:ascii="Times New Roman" w:eastAsia="等线" w:hAnsi="Times New Roman" w:cs="Times New Roman"/>
                <w:color w:val="000000"/>
                <w:szCs w:val="20"/>
              </w:rPr>
            </w:pPr>
          </w:p>
        </w:tc>
      </w:tr>
      <w:tr w:rsidR="00885537" w:rsidRPr="00FD35A8" w14:paraId="2BF587BD" w14:textId="77777777" w:rsidTr="0A3B663E">
        <w:trPr>
          <w:trHeight w:val="285"/>
        </w:trPr>
        <w:tc>
          <w:tcPr>
            <w:tcW w:w="0" w:type="auto"/>
            <w:tcBorders>
              <w:top w:val="nil"/>
              <w:left w:val="nil"/>
              <w:bottom w:val="nil"/>
              <w:right w:val="nil"/>
            </w:tcBorders>
            <w:noWrap/>
            <w:vAlign w:val="center"/>
            <w:hideMark/>
          </w:tcPr>
          <w:p w14:paraId="05142888" w14:textId="5C21037D" w:rsidR="00885537" w:rsidRPr="00FD35A8" w:rsidRDefault="00885537" w:rsidP="00885537">
            <w:pPr>
              <w:jc w:val="left"/>
              <w:rPr>
                <w:rFonts w:ascii="Times New Roman" w:eastAsia="等线" w:hAnsi="Times New Roman" w:cs="Times New Roman"/>
                <w:color w:val="auto"/>
                <w:szCs w:val="20"/>
              </w:rPr>
            </w:pPr>
            <w:r w:rsidRPr="00FD35A8">
              <w:rPr>
                <w:rFonts w:ascii="Times New Roman" w:eastAsia="等线" w:hAnsi="Times New Roman" w:cs="Times New Roman"/>
                <w:color w:val="auto"/>
                <w:szCs w:val="20"/>
              </w:rPr>
              <w:t>mRSS (total score)</w:t>
            </w:r>
          </w:p>
        </w:tc>
        <w:tc>
          <w:tcPr>
            <w:tcW w:w="0" w:type="auto"/>
            <w:tcBorders>
              <w:top w:val="nil"/>
              <w:left w:val="nil"/>
              <w:bottom w:val="nil"/>
              <w:right w:val="nil"/>
            </w:tcBorders>
            <w:vAlign w:val="center"/>
            <w:hideMark/>
          </w:tcPr>
          <w:p w14:paraId="716389D9" w14:textId="6E9BADA8" w:rsidR="00885537" w:rsidRPr="00FD35A8" w:rsidRDefault="00885537" w:rsidP="00885537">
            <w:pPr>
              <w:jc w:val="center"/>
              <w:rPr>
                <w:rFonts w:ascii="Times New Roman" w:eastAsia="等线" w:hAnsi="Times New Roman" w:cs="Times New Roman"/>
                <w:color w:val="00B050"/>
                <w:szCs w:val="20"/>
              </w:rPr>
            </w:pPr>
            <w:r w:rsidRPr="00FD35A8">
              <w:rPr>
                <w:rFonts w:ascii="Times New Roman" w:eastAsia="等线" w:hAnsi="Times New Roman" w:cs="Times New Roman"/>
                <w:color w:val="000000"/>
                <w:szCs w:val="20"/>
              </w:rPr>
              <w:t>xx</w:t>
            </w:r>
          </w:p>
        </w:tc>
        <w:tc>
          <w:tcPr>
            <w:tcW w:w="0" w:type="auto"/>
            <w:tcBorders>
              <w:top w:val="nil"/>
              <w:left w:val="nil"/>
              <w:bottom w:val="nil"/>
              <w:right w:val="nil"/>
            </w:tcBorders>
            <w:vAlign w:val="center"/>
            <w:hideMark/>
          </w:tcPr>
          <w:p w14:paraId="12AC3CA0" w14:textId="6561EDE1" w:rsidR="00885537" w:rsidRPr="00FD35A8" w:rsidRDefault="00885537" w:rsidP="00885537">
            <w:pPr>
              <w:jc w:val="center"/>
              <w:rPr>
                <w:rFonts w:ascii="Times New Roman" w:eastAsia="Times New Roman" w:hAnsi="Times New Roman" w:cs="Times New Roman"/>
                <w:szCs w:val="20"/>
              </w:rPr>
            </w:pPr>
            <w:r w:rsidRPr="00FD35A8">
              <w:rPr>
                <w:rFonts w:ascii="Times New Roman" w:eastAsia="等线" w:hAnsi="Times New Roman" w:cs="Times New Roman"/>
                <w:color w:val="000000"/>
                <w:szCs w:val="20"/>
              </w:rPr>
              <w:t>xx</w:t>
            </w:r>
          </w:p>
        </w:tc>
        <w:tc>
          <w:tcPr>
            <w:tcW w:w="0" w:type="auto"/>
            <w:tcBorders>
              <w:top w:val="nil"/>
              <w:left w:val="nil"/>
              <w:bottom w:val="nil"/>
              <w:right w:val="nil"/>
            </w:tcBorders>
            <w:vAlign w:val="center"/>
            <w:hideMark/>
          </w:tcPr>
          <w:p w14:paraId="749E8416" w14:textId="78EFC7A5" w:rsidR="00885537" w:rsidRPr="00FD35A8" w:rsidRDefault="00885537" w:rsidP="00885537">
            <w:pPr>
              <w:jc w:val="center"/>
              <w:rPr>
                <w:rFonts w:ascii="Times New Roman" w:eastAsia="Times New Roman" w:hAnsi="Times New Roman" w:cs="Times New Roman"/>
                <w:szCs w:val="20"/>
              </w:rPr>
            </w:pPr>
            <w:r w:rsidRPr="00FD35A8">
              <w:rPr>
                <w:rFonts w:ascii="Times New Roman" w:eastAsia="等线" w:hAnsi="Times New Roman" w:cs="Times New Roman"/>
                <w:color w:val="000000"/>
                <w:szCs w:val="20"/>
              </w:rPr>
              <w:t>xx</w:t>
            </w:r>
          </w:p>
        </w:tc>
        <w:tc>
          <w:tcPr>
            <w:tcW w:w="0" w:type="auto"/>
            <w:tcBorders>
              <w:top w:val="nil"/>
              <w:left w:val="nil"/>
              <w:bottom w:val="nil"/>
              <w:right w:val="nil"/>
            </w:tcBorders>
            <w:vAlign w:val="center"/>
            <w:hideMark/>
          </w:tcPr>
          <w:p w14:paraId="003E4884" w14:textId="21CB0F43" w:rsidR="00885537" w:rsidRPr="00FD35A8" w:rsidRDefault="00885537" w:rsidP="00885537">
            <w:pPr>
              <w:jc w:val="center"/>
              <w:rPr>
                <w:rFonts w:ascii="Times New Roman" w:eastAsia="Times New Roman" w:hAnsi="Times New Roman" w:cs="Times New Roman"/>
                <w:szCs w:val="20"/>
              </w:rPr>
            </w:pPr>
            <w:r w:rsidRPr="00FD35A8">
              <w:rPr>
                <w:rFonts w:ascii="Times New Roman" w:eastAsia="等线" w:hAnsi="Times New Roman" w:cs="Times New Roman"/>
                <w:color w:val="000000"/>
                <w:szCs w:val="20"/>
              </w:rPr>
              <w:t>xx</w:t>
            </w:r>
          </w:p>
        </w:tc>
        <w:tc>
          <w:tcPr>
            <w:tcW w:w="0" w:type="auto"/>
            <w:tcBorders>
              <w:top w:val="nil"/>
              <w:left w:val="nil"/>
              <w:bottom w:val="nil"/>
              <w:right w:val="nil"/>
            </w:tcBorders>
            <w:vAlign w:val="center"/>
            <w:hideMark/>
          </w:tcPr>
          <w:p w14:paraId="7070A1A1" w14:textId="77777777" w:rsidR="00885537" w:rsidRPr="00FD35A8" w:rsidRDefault="00885537" w:rsidP="00885537">
            <w:pPr>
              <w:jc w:val="center"/>
              <w:rPr>
                <w:rFonts w:ascii="Times New Roman" w:eastAsia="Times New Roman" w:hAnsi="Times New Roman" w:cs="Times New Roman"/>
                <w:szCs w:val="20"/>
              </w:rPr>
            </w:pPr>
          </w:p>
        </w:tc>
      </w:tr>
      <w:tr w:rsidR="00845B21" w:rsidRPr="00FD35A8" w14:paraId="0BD46608" w14:textId="77777777" w:rsidTr="0A3B663E">
        <w:trPr>
          <w:trHeight w:val="285"/>
          <w:ins w:id="420" w:author="Pan, Zhemin" w:date="2025-12-13T12:19:00Z"/>
        </w:trPr>
        <w:tc>
          <w:tcPr>
            <w:tcW w:w="0" w:type="auto"/>
            <w:tcBorders>
              <w:top w:val="nil"/>
              <w:left w:val="nil"/>
              <w:bottom w:val="nil"/>
              <w:right w:val="nil"/>
            </w:tcBorders>
            <w:noWrap/>
            <w:vAlign w:val="center"/>
          </w:tcPr>
          <w:p w14:paraId="199116D5" w14:textId="546CD97C" w:rsidR="00845B21" w:rsidRPr="00FD35A8" w:rsidRDefault="00845B21" w:rsidP="00845B21">
            <w:pPr>
              <w:jc w:val="left"/>
              <w:rPr>
                <w:ins w:id="421" w:author="Pan, Zhemin" w:date="2025-12-13T12:19:00Z" w16du:dateUtc="2025-12-13T04:19:00Z"/>
                <w:rFonts w:ascii="Times New Roman" w:eastAsia="等线" w:hAnsi="Times New Roman" w:cs="Times New Roman"/>
                <w:color w:val="auto"/>
                <w:szCs w:val="20"/>
              </w:rPr>
            </w:pPr>
            <w:ins w:id="422" w:author="Pan, Zhemin" w:date="2025-12-13T12:19:00Z" w16du:dateUtc="2025-12-13T04:19:00Z">
              <w:r w:rsidRPr="00FD35A8">
                <w:rPr>
                  <w:rFonts w:ascii="Times New Roman" w:eastAsia="等线" w:hAnsi="Times New Roman" w:cs="Times New Roman"/>
                  <w:color w:val="auto"/>
                  <w:szCs w:val="20"/>
                </w:rPr>
                <w:t>FVC</w:t>
              </w:r>
            </w:ins>
            <w:ins w:id="423" w:author="Yali Chen" w:date="2025-12-17T10:00:00Z" w16du:dateUtc="2025-12-17T02:00:00Z">
              <w:r w:rsidRPr="00FD35A8">
                <w:rPr>
                  <w:rFonts w:ascii="Times New Roman" w:eastAsia="等线" w:hAnsi="Times New Roman" w:cs="Times New Roman"/>
                  <w:color w:val="auto"/>
                  <w:szCs w:val="20"/>
                </w:rPr>
                <w:t xml:space="preserve"> (</w:t>
              </w:r>
            </w:ins>
            <w:ins w:id="424" w:author="Yali Chen" w:date="2025-12-17T10:01:00Z" w16du:dateUtc="2025-12-17T02:01:00Z">
              <w:r w:rsidRPr="00FD35A8">
                <w:rPr>
                  <w:rFonts w:ascii="Times New Roman" w:eastAsia="等线" w:hAnsi="Times New Roman" w:cs="Times New Roman"/>
                  <w:color w:val="auto"/>
                  <w:szCs w:val="20"/>
                </w:rPr>
                <w:t>unit)</w:t>
              </w:r>
            </w:ins>
          </w:p>
        </w:tc>
        <w:tc>
          <w:tcPr>
            <w:tcW w:w="0" w:type="auto"/>
            <w:tcBorders>
              <w:top w:val="nil"/>
              <w:left w:val="nil"/>
              <w:bottom w:val="nil"/>
              <w:right w:val="nil"/>
            </w:tcBorders>
            <w:vAlign w:val="center"/>
          </w:tcPr>
          <w:p w14:paraId="6E259B5B" w14:textId="5F23A9E4" w:rsidR="00845B21" w:rsidRPr="00FD35A8" w:rsidRDefault="00845B21" w:rsidP="00845B21">
            <w:pPr>
              <w:jc w:val="center"/>
              <w:rPr>
                <w:ins w:id="425" w:author="Pan, Zhemin" w:date="2025-12-13T12:19:00Z" w16du:dateUtc="2025-12-13T04:19:00Z"/>
                <w:rFonts w:ascii="Times New Roman" w:eastAsia="等线" w:hAnsi="Times New Roman" w:cs="Times New Roman"/>
                <w:color w:val="000000"/>
                <w:szCs w:val="20"/>
              </w:rPr>
            </w:pPr>
            <w:ins w:id="426" w:author="Yali Chen" w:date="2025-12-29T13:44:00Z" w16du:dateUtc="2025-12-29T05:44:00Z">
              <w:r w:rsidRPr="00FD35A8">
                <w:rPr>
                  <w:rFonts w:ascii="Times New Roman" w:eastAsia="等线" w:hAnsi="Times New Roman" w:cs="Times New Roman"/>
                  <w:color w:val="000000"/>
                  <w:szCs w:val="20"/>
                </w:rPr>
                <w:t>xx.x</w:t>
              </w:r>
            </w:ins>
          </w:p>
        </w:tc>
        <w:tc>
          <w:tcPr>
            <w:tcW w:w="0" w:type="auto"/>
            <w:tcBorders>
              <w:top w:val="nil"/>
              <w:left w:val="nil"/>
              <w:bottom w:val="nil"/>
              <w:right w:val="nil"/>
            </w:tcBorders>
            <w:vAlign w:val="center"/>
          </w:tcPr>
          <w:p w14:paraId="33C5D1D1" w14:textId="7639840A" w:rsidR="00845B21" w:rsidRPr="00FD35A8" w:rsidRDefault="00845B21" w:rsidP="00845B21">
            <w:pPr>
              <w:jc w:val="center"/>
              <w:rPr>
                <w:ins w:id="427" w:author="Pan, Zhemin" w:date="2025-12-13T12:19:00Z" w16du:dateUtc="2025-12-13T04:19:00Z"/>
                <w:rFonts w:ascii="Times New Roman" w:eastAsia="等线" w:hAnsi="Times New Roman" w:cs="Times New Roman"/>
                <w:color w:val="000000"/>
                <w:szCs w:val="20"/>
              </w:rPr>
            </w:pPr>
            <w:ins w:id="428" w:author="Yali Chen" w:date="2025-12-29T13:44:00Z" w16du:dateUtc="2025-12-29T05:44:00Z">
              <w:r w:rsidRPr="00FD35A8">
                <w:rPr>
                  <w:rFonts w:ascii="Times New Roman" w:eastAsia="等线" w:hAnsi="Times New Roman" w:cs="Times New Roman"/>
                  <w:color w:val="000000"/>
                  <w:szCs w:val="20"/>
                </w:rPr>
                <w:t>xx.x</w:t>
              </w:r>
            </w:ins>
          </w:p>
        </w:tc>
        <w:tc>
          <w:tcPr>
            <w:tcW w:w="0" w:type="auto"/>
            <w:tcBorders>
              <w:top w:val="nil"/>
              <w:left w:val="nil"/>
              <w:bottom w:val="nil"/>
              <w:right w:val="nil"/>
            </w:tcBorders>
            <w:vAlign w:val="center"/>
          </w:tcPr>
          <w:p w14:paraId="470F1E29" w14:textId="178B6946" w:rsidR="00845B21" w:rsidRPr="00FD35A8" w:rsidRDefault="00845B21" w:rsidP="00845B21">
            <w:pPr>
              <w:jc w:val="center"/>
              <w:rPr>
                <w:ins w:id="429" w:author="Pan, Zhemin" w:date="2025-12-13T12:19:00Z" w16du:dateUtc="2025-12-13T04:19:00Z"/>
                <w:rFonts w:ascii="Times New Roman" w:eastAsia="等线" w:hAnsi="Times New Roman" w:cs="Times New Roman"/>
                <w:color w:val="000000"/>
                <w:szCs w:val="20"/>
              </w:rPr>
            </w:pPr>
            <w:ins w:id="430" w:author="Yali Chen" w:date="2025-12-29T13:44:00Z" w16du:dateUtc="2025-12-29T05:44:00Z">
              <w:r w:rsidRPr="00FD35A8">
                <w:rPr>
                  <w:rFonts w:ascii="Times New Roman" w:eastAsia="等线" w:hAnsi="Times New Roman" w:cs="Times New Roman"/>
                  <w:color w:val="000000"/>
                  <w:szCs w:val="20"/>
                </w:rPr>
                <w:t>xx.x</w:t>
              </w:r>
            </w:ins>
          </w:p>
        </w:tc>
        <w:tc>
          <w:tcPr>
            <w:tcW w:w="0" w:type="auto"/>
            <w:tcBorders>
              <w:top w:val="nil"/>
              <w:left w:val="nil"/>
              <w:bottom w:val="nil"/>
              <w:right w:val="nil"/>
            </w:tcBorders>
            <w:vAlign w:val="center"/>
          </w:tcPr>
          <w:p w14:paraId="2A04DF91" w14:textId="5A525CCC" w:rsidR="00845B21" w:rsidRPr="00FD35A8" w:rsidRDefault="00845B21" w:rsidP="00845B21">
            <w:pPr>
              <w:jc w:val="center"/>
              <w:rPr>
                <w:ins w:id="431" w:author="Pan, Zhemin" w:date="2025-12-13T12:19:00Z" w16du:dateUtc="2025-12-13T04:19:00Z"/>
                <w:rFonts w:ascii="Times New Roman" w:eastAsia="等线" w:hAnsi="Times New Roman" w:cs="Times New Roman"/>
                <w:color w:val="000000"/>
                <w:szCs w:val="20"/>
              </w:rPr>
            </w:pPr>
            <w:ins w:id="432" w:author="Yali Chen" w:date="2025-12-29T13:44:00Z" w16du:dateUtc="2025-12-29T05:44:00Z">
              <w:r w:rsidRPr="00FD35A8">
                <w:rPr>
                  <w:rFonts w:ascii="Times New Roman" w:eastAsia="等线" w:hAnsi="Times New Roman" w:cs="Times New Roman"/>
                  <w:color w:val="000000"/>
                  <w:szCs w:val="20"/>
                </w:rPr>
                <w:t>xx.x</w:t>
              </w:r>
            </w:ins>
          </w:p>
        </w:tc>
        <w:tc>
          <w:tcPr>
            <w:tcW w:w="0" w:type="auto"/>
            <w:tcBorders>
              <w:top w:val="nil"/>
              <w:left w:val="nil"/>
              <w:bottom w:val="nil"/>
              <w:right w:val="nil"/>
            </w:tcBorders>
            <w:vAlign w:val="center"/>
          </w:tcPr>
          <w:p w14:paraId="18017AE5" w14:textId="77777777" w:rsidR="00845B21" w:rsidRPr="00FD35A8" w:rsidRDefault="00845B21" w:rsidP="00845B21">
            <w:pPr>
              <w:jc w:val="center"/>
              <w:rPr>
                <w:ins w:id="433" w:author="Pan, Zhemin" w:date="2025-12-13T12:19:00Z" w16du:dateUtc="2025-12-13T04:19:00Z"/>
                <w:rFonts w:ascii="Times New Roman" w:eastAsia="Times New Roman" w:hAnsi="Times New Roman" w:cs="Times New Roman"/>
                <w:szCs w:val="20"/>
              </w:rPr>
            </w:pPr>
          </w:p>
        </w:tc>
      </w:tr>
      <w:tr w:rsidR="00845B21" w:rsidRPr="00FD35A8" w14:paraId="24C6692C" w14:textId="77777777" w:rsidTr="0A3B663E">
        <w:trPr>
          <w:trHeight w:val="285"/>
          <w:ins w:id="434" w:author="Pan, Zhemin" w:date="2025-12-13T12:19:00Z"/>
        </w:trPr>
        <w:tc>
          <w:tcPr>
            <w:tcW w:w="0" w:type="auto"/>
            <w:tcBorders>
              <w:top w:val="nil"/>
              <w:left w:val="nil"/>
              <w:bottom w:val="nil"/>
              <w:right w:val="nil"/>
            </w:tcBorders>
            <w:noWrap/>
            <w:vAlign w:val="center"/>
          </w:tcPr>
          <w:p w14:paraId="7EE52919" w14:textId="1D414B82" w:rsidR="00845B21" w:rsidRPr="00FD35A8" w:rsidRDefault="00845B21" w:rsidP="00845B21">
            <w:pPr>
              <w:jc w:val="left"/>
              <w:rPr>
                <w:ins w:id="435" w:author="Pan, Zhemin" w:date="2025-12-13T12:19:00Z" w16du:dateUtc="2025-12-13T04:19:00Z"/>
                <w:rFonts w:ascii="Times New Roman" w:eastAsia="等线" w:hAnsi="Times New Roman" w:cs="Times New Roman"/>
                <w:color w:val="auto"/>
                <w:szCs w:val="20"/>
              </w:rPr>
            </w:pPr>
            <w:ins w:id="436" w:author="Pan, Zhemin" w:date="2025-12-13T12:19:00Z" w16du:dateUtc="2025-12-13T04:19:00Z">
              <w:r w:rsidRPr="00FD35A8">
                <w:rPr>
                  <w:rFonts w:ascii="Times New Roman" w:eastAsia="等线" w:hAnsi="Times New Roman" w:cs="Times New Roman"/>
                  <w:color w:val="auto"/>
                  <w:szCs w:val="20"/>
                </w:rPr>
                <w:t>DL</w:t>
              </w:r>
            </w:ins>
            <w:ins w:id="437" w:author="Pan, Zhemin" w:date="2025-12-13T12:20:00Z" w16du:dateUtc="2025-12-13T04:20:00Z">
              <w:r w:rsidRPr="00FD35A8">
                <w:rPr>
                  <w:rFonts w:ascii="Times New Roman" w:eastAsia="等线" w:hAnsi="Times New Roman" w:cs="Times New Roman"/>
                  <w:color w:val="auto"/>
                  <w:szCs w:val="20"/>
                </w:rPr>
                <w:t>co</w:t>
              </w:r>
            </w:ins>
            <w:ins w:id="438" w:author="Yali Chen" w:date="2025-12-17T10:01:00Z" w16du:dateUtc="2025-12-17T02:01:00Z">
              <w:r w:rsidRPr="00FD35A8">
                <w:rPr>
                  <w:rFonts w:ascii="Times New Roman" w:eastAsia="等线" w:hAnsi="Times New Roman" w:cs="Times New Roman"/>
                  <w:color w:val="auto"/>
                  <w:szCs w:val="20"/>
                </w:rPr>
                <w:t xml:space="preserve"> (unit)</w:t>
              </w:r>
            </w:ins>
          </w:p>
        </w:tc>
        <w:tc>
          <w:tcPr>
            <w:tcW w:w="0" w:type="auto"/>
            <w:tcBorders>
              <w:top w:val="nil"/>
              <w:left w:val="nil"/>
              <w:bottom w:val="nil"/>
              <w:right w:val="nil"/>
            </w:tcBorders>
            <w:vAlign w:val="center"/>
          </w:tcPr>
          <w:p w14:paraId="38669680" w14:textId="24BEEB0F" w:rsidR="00845B21" w:rsidRPr="00FD35A8" w:rsidRDefault="00845B21" w:rsidP="00845B21">
            <w:pPr>
              <w:jc w:val="center"/>
              <w:rPr>
                <w:ins w:id="439" w:author="Pan, Zhemin" w:date="2025-12-13T12:19:00Z" w16du:dateUtc="2025-12-13T04:19:00Z"/>
                <w:rFonts w:ascii="Times New Roman" w:eastAsia="等线" w:hAnsi="Times New Roman" w:cs="Times New Roman"/>
                <w:color w:val="000000"/>
                <w:szCs w:val="20"/>
              </w:rPr>
            </w:pPr>
            <w:ins w:id="440" w:author="Yali Chen" w:date="2025-12-29T13:44:00Z" w16du:dateUtc="2025-12-29T05:44:00Z">
              <w:r w:rsidRPr="00FD35A8">
                <w:rPr>
                  <w:rFonts w:ascii="Times New Roman" w:eastAsia="等线" w:hAnsi="Times New Roman" w:cs="Times New Roman"/>
                  <w:color w:val="000000"/>
                  <w:szCs w:val="20"/>
                </w:rPr>
                <w:t>xx.x</w:t>
              </w:r>
            </w:ins>
          </w:p>
        </w:tc>
        <w:tc>
          <w:tcPr>
            <w:tcW w:w="0" w:type="auto"/>
            <w:tcBorders>
              <w:top w:val="nil"/>
              <w:left w:val="nil"/>
              <w:bottom w:val="nil"/>
              <w:right w:val="nil"/>
            </w:tcBorders>
            <w:vAlign w:val="center"/>
          </w:tcPr>
          <w:p w14:paraId="52A86E10" w14:textId="4B4C55F9" w:rsidR="00845B21" w:rsidRPr="00FD35A8" w:rsidRDefault="00845B21" w:rsidP="00845B21">
            <w:pPr>
              <w:jc w:val="center"/>
              <w:rPr>
                <w:ins w:id="441" w:author="Pan, Zhemin" w:date="2025-12-13T12:19:00Z" w16du:dateUtc="2025-12-13T04:19:00Z"/>
                <w:rFonts w:ascii="Times New Roman" w:eastAsia="等线" w:hAnsi="Times New Roman" w:cs="Times New Roman"/>
                <w:color w:val="000000"/>
                <w:szCs w:val="20"/>
              </w:rPr>
            </w:pPr>
            <w:ins w:id="442" w:author="Yali Chen" w:date="2025-12-29T13:44:00Z" w16du:dateUtc="2025-12-29T05:44:00Z">
              <w:r w:rsidRPr="00FD35A8">
                <w:rPr>
                  <w:rFonts w:ascii="Times New Roman" w:eastAsia="等线" w:hAnsi="Times New Roman" w:cs="Times New Roman"/>
                  <w:color w:val="000000"/>
                  <w:szCs w:val="20"/>
                </w:rPr>
                <w:t>xx.x</w:t>
              </w:r>
            </w:ins>
          </w:p>
        </w:tc>
        <w:tc>
          <w:tcPr>
            <w:tcW w:w="0" w:type="auto"/>
            <w:tcBorders>
              <w:top w:val="nil"/>
              <w:left w:val="nil"/>
              <w:bottom w:val="nil"/>
              <w:right w:val="nil"/>
            </w:tcBorders>
            <w:vAlign w:val="center"/>
          </w:tcPr>
          <w:p w14:paraId="2293332E" w14:textId="4A8AFBC9" w:rsidR="00845B21" w:rsidRPr="00FD35A8" w:rsidRDefault="00845B21" w:rsidP="00845B21">
            <w:pPr>
              <w:jc w:val="center"/>
              <w:rPr>
                <w:ins w:id="443" w:author="Pan, Zhemin" w:date="2025-12-13T12:19:00Z" w16du:dateUtc="2025-12-13T04:19:00Z"/>
                <w:rFonts w:ascii="Times New Roman" w:eastAsia="等线" w:hAnsi="Times New Roman" w:cs="Times New Roman"/>
                <w:color w:val="000000"/>
                <w:szCs w:val="20"/>
              </w:rPr>
            </w:pPr>
            <w:ins w:id="444" w:author="Yali Chen" w:date="2025-12-29T13:44:00Z" w16du:dateUtc="2025-12-29T05:44:00Z">
              <w:r w:rsidRPr="00FD35A8">
                <w:rPr>
                  <w:rFonts w:ascii="Times New Roman" w:eastAsia="等线" w:hAnsi="Times New Roman" w:cs="Times New Roman"/>
                  <w:color w:val="000000"/>
                  <w:szCs w:val="20"/>
                </w:rPr>
                <w:t>xx.x</w:t>
              </w:r>
            </w:ins>
          </w:p>
        </w:tc>
        <w:tc>
          <w:tcPr>
            <w:tcW w:w="0" w:type="auto"/>
            <w:tcBorders>
              <w:top w:val="nil"/>
              <w:left w:val="nil"/>
              <w:bottom w:val="nil"/>
              <w:right w:val="nil"/>
            </w:tcBorders>
            <w:vAlign w:val="center"/>
          </w:tcPr>
          <w:p w14:paraId="041F3D9D" w14:textId="50EA2F0D" w:rsidR="00845B21" w:rsidRPr="00FD35A8" w:rsidRDefault="00845B21" w:rsidP="00845B21">
            <w:pPr>
              <w:jc w:val="center"/>
              <w:rPr>
                <w:ins w:id="445" w:author="Pan, Zhemin" w:date="2025-12-13T12:19:00Z" w16du:dateUtc="2025-12-13T04:19:00Z"/>
                <w:rFonts w:ascii="Times New Roman" w:eastAsia="等线" w:hAnsi="Times New Roman" w:cs="Times New Roman"/>
                <w:color w:val="000000"/>
                <w:szCs w:val="20"/>
              </w:rPr>
            </w:pPr>
            <w:ins w:id="446" w:author="Yali Chen" w:date="2025-12-29T13:44:00Z" w16du:dateUtc="2025-12-29T05:44:00Z">
              <w:r w:rsidRPr="00FD35A8">
                <w:rPr>
                  <w:rFonts w:ascii="Times New Roman" w:eastAsia="等线" w:hAnsi="Times New Roman" w:cs="Times New Roman"/>
                  <w:color w:val="000000"/>
                  <w:szCs w:val="20"/>
                </w:rPr>
                <w:t>xx.x</w:t>
              </w:r>
            </w:ins>
          </w:p>
        </w:tc>
        <w:tc>
          <w:tcPr>
            <w:tcW w:w="0" w:type="auto"/>
            <w:tcBorders>
              <w:top w:val="nil"/>
              <w:left w:val="nil"/>
              <w:bottom w:val="nil"/>
              <w:right w:val="nil"/>
            </w:tcBorders>
            <w:vAlign w:val="center"/>
          </w:tcPr>
          <w:p w14:paraId="3D8B519A" w14:textId="77777777" w:rsidR="00845B21" w:rsidRPr="00FD35A8" w:rsidRDefault="00845B21" w:rsidP="00845B21">
            <w:pPr>
              <w:jc w:val="center"/>
              <w:rPr>
                <w:ins w:id="447" w:author="Pan, Zhemin" w:date="2025-12-13T12:19:00Z" w16du:dateUtc="2025-12-13T04:19:00Z"/>
                <w:rFonts w:ascii="Times New Roman" w:eastAsia="Times New Roman" w:hAnsi="Times New Roman" w:cs="Times New Roman"/>
                <w:szCs w:val="20"/>
              </w:rPr>
            </w:pPr>
          </w:p>
        </w:tc>
      </w:tr>
      <w:tr w:rsidR="00885537" w:rsidRPr="00FD35A8" w:rsidDel="00845B21" w14:paraId="58DEEF1C" w14:textId="3156AD75" w:rsidTr="0A3B663E">
        <w:trPr>
          <w:trHeight w:val="285"/>
          <w:del w:id="448" w:author="Yali Chen" w:date="2025-12-29T13:44:00Z"/>
        </w:trPr>
        <w:tc>
          <w:tcPr>
            <w:tcW w:w="0" w:type="auto"/>
            <w:tcBorders>
              <w:top w:val="nil"/>
              <w:left w:val="nil"/>
              <w:bottom w:val="nil"/>
              <w:right w:val="nil"/>
            </w:tcBorders>
            <w:noWrap/>
            <w:vAlign w:val="center"/>
            <w:hideMark/>
          </w:tcPr>
          <w:p w14:paraId="05653541" w14:textId="633899C5" w:rsidR="00885537" w:rsidRPr="00FD35A8" w:rsidDel="00845B21" w:rsidRDefault="00885537" w:rsidP="00885537">
            <w:pPr>
              <w:jc w:val="left"/>
              <w:rPr>
                <w:del w:id="449" w:author="Yali Chen" w:date="2025-12-29T13:44:00Z" w16du:dateUtc="2025-12-29T05:44:00Z"/>
                <w:rFonts w:ascii="Times New Roman" w:eastAsia="等线" w:hAnsi="Times New Roman" w:cs="Times New Roman"/>
                <w:color w:val="auto"/>
                <w:szCs w:val="20"/>
              </w:rPr>
            </w:pPr>
            <w:commentRangeStart w:id="450"/>
            <w:commentRangeStart w:id="451"/>
            <w:commentRangeStart w:id="452"/>
            <w:del w:id="453" w:author="Yali Chen" w:date="2025-12-17T09:49:00Z" w16du:dateUtc="2025-12-17T01:49:00Z">
              <w:r w:rsidRPr="00FD35A8" w:rsidDel="00894040">
                <w:rPr>
                  <w:rFonts w:ascii="Times New Roman" w:eastAsia="等线" w:hAnsi="Times New Roman" w:cs="Times New Roman"/>
                  <w:color w:val="auto"/>
                  <w:szCs w:val="20"/>
                </w:rPr>
                <w:delText>Daily dose of Glucocorticoid</w:delText>
              </w:r>
              <w:commentRangeEnd w:id="450"/>
              <w:r w:rsidR="00697DE9" w:rsidRPr="00FD35A8" w:rsidDel="00894040">
                <w:rPr>
                  <w:rStyle w:val="CommentReference"/>
                  <w:rFonts w:ascii="Times New Roman" w:eastAsia="等线" w:hAnsi="Times New Roman" w:cs="Times New Roman"/>
                  <w:color w:val="auto"/>
                  <w:sz w:val="20"/>
                  <w:szCs w:val="20"/>
                </w:rPr>
                <w:commentReference w:id="450"/>
              </w:r>
              <w:commentRangeEnd w:id="451"/>
              <w:r w:rsidR="004A184D" w:rsidRPr="00FD35A8" w:rsidDel="00894040">
                <w:rPr>
                  <w:rStyle w:val="CommentReference"/>
                  <w:rFonts w:ascii="Times New Roman" w:eastAsia="等线" w:hAnsi="Times New Roman" w:cs="Times New Roman"/>
                  <w:color w:val="auto"/>
                  <w:sz w:val="20"/>
                  <w:szCs w:val="20"/>
                </w:rPr>
                <w:commentReference w:id="451"/>
              </w:r>
            </w:del>
            <w:commentRangeEnd w:id="452"/>
            <w:del w:id="454" w:author="Yali Chen" w:date="2025-12-29T13:44:00Z" w16du:dateUtc="2025-12-29T05:44:00Z">
              <w:r w:rsidR="0088663F" w:rsidRPr="00FD35A8" w:rsidDel="00845B21">
                <w:rPr>
                  <w:rStyle w:val="CommentReference"/>
                  <w:rFonts w:ascii="Times New Roman" w:eastAsia="等线" w:hAnsi="Times New Roman" w:cs="Times New Roman"/>
                  <w:color w:val="auto"/>
                  <w:sz w:val="20"/>
                  <w:szCs w:val="20"/>
                </w:rPr>
                <w:commentReference w:id="452"/>
              </w:r>
            </w:del>
          </w:p>
        </w:tc>
        <w:tc>
          <w:tcPr>
            <w:tcW w:w="0" w:type="auto"/>
            <w:tcBorders>
              <w:top w:val="nil"/>
              <w:left w:val="nil"/>
              <w:bottom w:val="nil"/>
              <w:right w:val="nil"/>
            </w:tcBorders>
            <w:vAlign w:val="center"/>
            <w:hideMark/>
          </w:tcPr>
          <w:p w14:paraId="16B8BF0E" w14:textId="0D6FF9E1" w:rsidR="00885537" w:rsidRPr="00FD35A8" w:rsidDel="00845B21" w:rsidRDefault="00885537" w:rsidP="00885537">
            <w:pPr>
              <w:jc w:val="center"/>
              <w:rPr>
                <w:del w:id="455" w:author="Yali Chen" w:date="2025-12-29T13:44:00Z" w16du:dateUtc="2025-12-29T05:44:00Z"/>
                <w:rFonts w:ascii="Times New Roman" w:eastAsia="等线" w:hAnsi="Times New Roman" w:cs="Times New Roman"/>
                <w:color w:val="00B050"/>
                <w:szCs w:val="20"/>
              </w:rPr>
            </w:pPr>
            <w:del w:id="456" w:author="Yali Chen" w:date="2025-12-17T09:49:00Z" w16du:dateUtc="2025-12-17T01:49:00Z">
              <w:r w:rsidRPr="00FD35A8" w:rsidDel="00894040">
                <w:rPr>
                  <w:rFonts w:ascii="Times New Roman" w:eastAsia="等线" w:hAnsi="Times New Roman" w:cs="Times New Roman"/>
                  <w:color w:val="000000"/>
                  <w:szCs w:val="20"/>
                </w:rPr>
                <w:delText>xx</w:delText>
              </w:r>
            </w:del>
          </w:p>
        </w:tc>
        <w:tc>
          <w:tcPr>
            <w:tcW w:w="0" w:type="auto"/>
            <w:tcBorders>
              <w:top w:val="nil"/>
              <w:left w:val="nil"/>
              <w:bottom w:val="nil"/>
              <w:right w:val="nil"/>
            </w:tcBorders>
            <w:vAlign w:val="center"/>
            <w:hideMark/>
          </w:tcPr>
          <w:p w14:paraId="488637A7" w14:textId="1BD1E204" w:rsidR="00885537" w:rsidRPr="00FD35A8" w:rsidDel="00845B21" w:rsidRDefault="00885537" w:rsidP="00885537">
            <w:pPr>
              <w:jc w:val="center"/>
              <w:rPr>
                <w:del w:id="457" w:author="Yali Chen" w:date="2025-12-29T13:44:00Z" w16du:dateUtc="2025-12-29T05:44:00Z"/>
                <w:rFonts w:ascii="Times New Roman" w:eastAsia="Times New Roman" w:hAnsi="Times New Roman" w:cs="Times New Roman"/>
                <w:szCs w:val="20"/>
              </w:rPr>
            </w:pPr>
            <w:del w:id="458" w:author="Yali Chen" w:date="2025-12-17T09:49:00Z" w16du:dateUtc="2025-12-17T01:49:00Z">
              <w:r w:rsidRPr="00FD35A8" w:rsidDel="00894040">
                <w:rPr>
                  <w:rFonts w:ascii="Times New Roman" w:eastAsia="等线" w:hAnsi="Times New Roman" w:cs="Times New Roman"/>
                  <w:color w:val="000000"/>
                  <w:szCs w:val="20"/>
                </w:rPr>
                <w:delText>xx</w:delText>
              </w:r>
            </w:del>
          </w:p>
        </w:tc>
        <w:tc>
          <w:tcPr>
            <w:tcW w:w="0" w:type="auto"/>
            <w:tcBorders>
              <w:top w:val="nil"/>
              <w:left w:val="nil"/>
              <w:bottom w:val="nil"/>
              <w:right w:val="nil"/>
            </w:tcBorders>
            <w:vAlign w:val="center"/>
            <w:hideMark/>
          </w:tcPr>
          <w:p w14:paraId="6011EB04" w14:textId="5DD86C8C" w:rsidR="00885537" w:rsidRPr="00FD35A8" w:rsidDel="00845B21" w:rsidRDefault="00885537" w:rsidP="00885537">
            <w:pPr>
              <w:jc w:val="center"/>
              <w:rPr>
                <w:del w:id="459" w:author="Yali Chen" w:date="2025-12-29T13:44:00Z" w16du:dateUtc="2025-12-29T05:44:00Z"/>
                <w:rFonts w:ascii="Times New Roman" w:eastAsia="Times New Roman" w:hAnsi="Times New Roman" w:cs="Times New Roman"/>
                <w:szCs w:val="20"/>
              </w:rPr>
            </w:pPr>
            <w:del w:id="460" w:author="Yali Chen" w:date="2025-12-17T09:49:00Z" w16du:dateUtc="2025-12-17T01:49:00Z">
              <w:r w:rsidRPr="00FD35A8" w:rsidDel="00894040">
                <w:rPr>
                  <w:rFonts w:ascii="Times New Roman" w:eastAsia="等线" w:hAnsi="Times New Roman" w:cs="Times New Roman"/>
                  <w:color w:val="000000"/>
                  <w:szCs w:val="20"/>
                </w:rPr>
                <w:delText>xx</w:delText>
              </w:r>
            </w:del>
          </w:p>
        </w:tc>
        <w:tc>
          <w:tcPr>
            <w:tcW w:w="0" w:type="auto"/>
            <w:tcBorders>
              <w:top w:val="nil"/>
              <w:left w:val="nil"/>
              <w:bottom w:val="nil"/>
              <w:right w:val="nil"/>
            </w:tcBorders>
            <w:vAlign w:val="center"/>
            <w:hideMark/>
          </w:tcPr>
          <w:p w14:paraId="2A71E121" w14:textId="52C9206F" w:rsidR="00885537" w:rsidRPr="00FD35A8" w:rsidDel="00845B21" w:rsidRDefault="00885537" w:rsidP="00885537">
            <w:pPr>
              <w:jc w:val="center"/>
              <w:rPr>
                <w:del w:id="461" w:author="Yali Chen" w:date="2025-12-29T13:44:00Z" w16du:dateUtc="2025-12-29T05:44:00Z"/>
                <w:rFonts w:ascii="Times New Roman" w:eastAsia="Times New Roman" w:hAnsi="Times New Roman" w:cs="Times New Roman"/>
                <w:szCs w:val="20"/>
              </w:rPr>
            </w:pPr>
            <w:del w:id="462" w:author="Yali Chen" w:date="2025-12-17T09:49:00Z" w16du:dateUtc="2025-12-17T01:49:00Z">
              <w:r w:rsidRPr="00FD35A8" w:rsidDel="00894040">
                <w:rPr>
                  <w:rFonts w:ascii="Times New Roman" w:eastAsia="等线" w:hAnsi="Times New Roman" w:cs="Times New Roman"/>
                  <w:color w:val="000000"/>
                  <w:szCs w:val="20"/>
                </w:rPr>
                <w:delText>xx</w:delText>
              </w:r>
            </w:del>
          </w:p>
        </w:tc>
        <w:tc>
          <w:tcPr>
            <w:tcW w:w="0" w:type="auto"/>
            <w:tcBorders>
              <w:top w:val="nil"/>
              <w:left w:val="nil"/>
              <w:bottom w:val="nil"/>
              <w:right w:val="nil"/>
            </w:tcBorders>
            <w:vAlign w:val="center"/>
            <w:hideMark/>
          </w:tcPr>
          <w:p w14:paraId="6DD67F4F" w14:textId="08EE198B" w:rsidR="00885537" w:rsidRPr="00FD35A8" w:rsidDel="00845B21" w:rsidRDefault="00885537" w:rsidP="00885537">
            <w:pPr>
              <w:jc w:val="center"/>
              <w:rPr>
                <w:del w:id="463" w:author="Yali Chen" w:date="2025-12-29T13:44:00Z" w16du:dateUtc="2025-12-29T05:44:00Z"/>
                <w:rFonts w:ascii="Times New Roman" w:eastAsia="Times New Roman" w:hAnsi="Times New Roman" w:cs="Times New Roman"/>
                <w:szCs w:val="20"/>
              </w:rPr>
            </w:pPr>
          </w:p>
        </w:tc>
      </w:tr>
      <w:tr w:rsidR="00885537" w:rsidRPr="00FD35A8" w14:paraId="355E2052" w14:textId="77777777" w:rsidTr="0A3B663E">
        <w:trPr>
          <w:trHeight w:val="285"/>
        </w:trPr>
        <w:tc>
          <w:tcPr>
            <w:tcW w:w="0" w:type="auto"/>
            <w:tcBorders>
              <w:top w:val="nil"/>
              <w:left w:val="nil"/>
              <w:bottom w:val="nil"/>
              <w:right w:val="nil"/>
            </w:tcBorders>
            <w:noWrap/>
            <w:vAlign w:val="center"/>
            <w:hideMark/>
          </w:tcPr>
          <w:p w14:paraId="7B87F749" w14:textId="68D50BE7" w:rsidR="00885537" w:rsidRPr="00FD35A8" w:rsidRDefault="00885537" w:rsidP="00885537">
            <w:pPr>
              <w:jc w:val="left"/>
              <w:rPr>
                <w:rFonts w:ascii="Times New Roman" w:eastAsia="等线" w:hAnsi="Times New Roman" w:cs="Times New Roman"/>
                <w:color w:val="auto"/>
                <w:szCs w:val="20"/>
              </w:rPr>
            </w:pPr>
            <w:r w:rsidRPr="00FD35A8">
              <w:rPr>
                <w:rFonts w:ascii="Times New Roman" w:eastAsia="等线" w:hAnsi="Times New Roman" w:cs="Times New Roman"/>
                <w:color w:val="auto"/>
                <w:szCs w:val="20"/>
              </w:rPr>
              <w:t>HAQ-DI (total score)</w:t>
            </w:r>
          </w:p>
        </w:tc>
        <w:tc>
          <w:tcPr>
            <w:tcW w:w="0" w:type="auto"/>
            <w:tcBorders>
              <w:top w:val="nil"/>
              <w:left w:val="nil"/>
              <w:bottom w:val="nil"/>
              <w:right w:val="nil"/>
            </w:tcBorders>
            <w:vAlign w:val="center"/>
            <w:hideMark/>
          </w:tcPr>
          <w:p w14:paraId="2A269DDD" w14:textId="5D6EBB3C" w:rsidR="00885537" w:rsidRPr="00FD35A8" w:rsidRDefault="00885537" w:rsidP="00885537">
            <w:pPr>
              <w:jc w:val="center"/>
              <w:rPr>
                <w:rFonts w:ascii="Times New Roman" w:eastAsia="等线" w:hAnsi="Times New Roman" w:cs="Times New Roman"/>
                <w:color w:val="00B050"/>
                <w:szCs w:val="20"/>
              </w:rPr>
            </w:pPr>
            <w:r w:rsidRPr="00FD35A8">
              <w:rPr>
                <w:rFonts w:ascii="Times New Roman" w:eastAsia="等线" w:hAnsi="Times New Roman" w:cs="Times New Roman"/>
                <w:color w:val="000000"/>
                <w:szCs w:val="20"/>
              </w:rPr>
              <w:t>xx</w:t>
            </w:r>
          </w:p>
        </w:tc>
        <w:tc>
          <w:tcPr>
            <w:tcW w:w="0" w:type="auto"/>
            <w:tcBorders>
              <w:top w:val="nil"/>
              <w:left w:val="nil"/>
              <w:bottom w:val="nil"/>
              <w:right w:val="nil"/>
            </w:tcBorders>
            <w:vAlign w:val="center"/>
            <w:hideMark/>
          </w:tcPr>
          <w:p w14:paraId="2682E1F5" w14:textId="7C11DD69" w:rsidR="00885537" w:rsidRPr="00FD35A8" w:rsidRDefault="00885537" w:rsidP="00885537">
            <w:pPr>
              <w:jc w:val="center"/>
              <w:rPr>
                <w:rFonts w:ascii="Times New Roman" w:eastAsia="Times New Roman" w:hAnsi="Times New Roman" w:cs="Times New Roman"/>
                <w:szCs w:val="20"/>
              </w:rPr>
            </w:pPr>
            <w:r w:rsidRPr="00FD35A8">
              <w:rPr>
                <w:rFonts w:ascii="Times New Roman" w:eastAsia="等线" w:hAnsi="Times New Roman" w:cs="Times New Roman"/>
                <w:color w:val="000000"/>
                <w:szCs w:val="20"/>
              </w:rPr>
              <w:t>xx</w:t>
            </w:r>
          </w:p>
        </w:tc>
        <w:tc>
          <w:tcPr>
            <w:tcW w:w="0" w:type="auto"/>
            <w:tcBorders>
              <w:top w:val="nil"/>
              <w:left w:val="nil"/>
              <w:bottom w:val="nil"/>
              <w:right w:val="nil"/>
            </w:tcBorders>
            <w:vAlign w:val="center"/>
            <w:hideMark/>
          </w:tcPr>
          <w:p w14:paraId="0623301A" w14:textId="54680592" w:rsidR="00885537" w:rsidRPr="00FD35A8" w:rsidRDefault="00885537" w:rsidP="00885537">
            <w:pPr>
              <w:jc w:val="center"/>
              <w:rPr>
                <w:rFonts w:ascii="Times New Roman" w:eastAsia="Times New Roman" w:hAnsi="Times New Roman" w:cs="Times New Roman"/>
                <w:szCs w:val="20"/>
              </w:rPr>
            </w:pPr>
            <w:r w:rsidRPr="00FD35A8">
              <w:rPr>
                <w:rFonts w:ascii="Times New Roman" w:eastAsia="等线" w:hAnsi="Times New Roman" w:cs="Times New Roman"/>
                <w:color w:val="000000"/>
                <w:szCs w:val="20"/>
              </w:rPr>
              <w:t>xx</w:t>
            </w:r>
          </w:p>
        </w:tc>
        <w:tc>
          <w:tcPr>
            <w:tcW w:w="0" w:type="auto"/>
            <w:tcBorders>
              <w:top w:val="nil"/>
              <w:left w:val="nil"/>
              <w:bottom w:val="nil"/>
              <w:right w:val="nil"/>
            </w:tcBorders>
            <w:vAlign w:val="center"/>
            <w:hideMark/>
          </w:tcPr>
          <w:p w14:paraId="0EF8FC7C" w14:textId="35AA98C4" w:rsidR="00885537" w:rsidRPr="00FD35A8" w:rsidRDefault="00885537" w:rsidP="00885537">
            <w:pPr>
              <w:jc w:val="center"/>
              <w:rPr>
                <w:rFonts w:ascii="Times New Roman" w:eastAsia="Times New Roman" w:hAnsi="Times New Roman" w:cs="Times New Roman"/>
                <w:szCs w:val="20"/>
              </w:rPr>
            </w:pPr>
            <w:r w:rsidRPr="00FD35A8">
              <w:rPr>
                <w:rFonts w:ascii="Times New Roman" w:eastAsia="等线" w:hAnsi="Times New Roman" w:cs="Times New Roman"/>
                <w:color w:val="000000"/>
                <w:szCs w:val="20"/>
              </w:rPr>
              <w:t>xx</w:t>
            </w:r>
          </w:p>
        </w:tc>
        <w:tc>
          <w:tcPr>
            <w:tcW w:w="0" w:type="auto"/>
            <w:tcBorders>
              <w:top w:val="nil"/>
              <w:left w:val="nil"/>
              <w:bottom w:val="nil"/>
              <w:right w:val="nil"/>
            </w:tcBorders>
            <w:vAlign w:val="center"/>
            <w:hideMark/>
          </w:tcPr>
          <w:p w14:paraId="00FAECE1" w14:textId="77777777" w:rsidR="00885537" w:rsidRPr="00FD35A8" w:rsidRDefault="00885537" w:rsidP="00885537">
            <w:pPr>
              <w:jc w:val="center"/>
              <w:rPr>
                <w:rFonts w:ascii="Times New Roman" w:eastAsia="Times New Roman" w:hAnsi="Times New Roman" w:cs="Times New Roman"/>
                <w:szCs w:val="20"/>
              </w:rPr>
            </w:pPr>
          </w:p>
        </w:tc>
      </w:tr>
      <w:tr w:rsidR="0000668D" w:rsidRPr="00FD35A8" w14:paraId="0E447665" w14:textId="77777777" w:rsidTr="0A3B663E">
        <w:trPr>
          <w:trHeight w:val="285"/>
        </w:trPr>
        <w:tc>
          <w:tcPr>
            <w:tcW w:w="0" w:type="auto"/>
            <w:tcBorders>
              <w:top w:val="nil"/>
              <w:left w:val="nil"/>
              <w:bottom w:val="single" w:sz="4" w:space="0" w:color="auto"/>
              <w:right w:val="nil"/>
            </w:tcBorders>
            <w:noWrap/>
            <w:vAlign w:val="center"/>
          </w:tcPr>
          <w:p w14:paraId="2E77A7AE" w14:textId="77777777" w:rsidR="0000668D" w:rsidRPr="00FD35A8" w:rsidRDefault="0000668D">
            <w:pPr>
              <w:jc w:val="left"/>
              <w:rPr>
                <w:rFonts w:ascii="Times New Roman" w:eastAsia="等线" w:hAnsi="Times New Roman" w:cs="Times New Roman"/>
                <w:color w:val="00B050"/>
                <w:szCs w:val="20"/>
              </w:rPr>
            </w:pPr>
          </w:p>
        </w:tc>
        <w:tc>
          <w:tcPr>
            <w:tcW w:w="0" w:type="auto"/>
            <w:tcBorders>
              <w:top w:val="nil"/>
              <w:left w:val="nil"/>
              <w:bottom w:val="single" w:sz="4" w:space="0" w:color="auto"/>
              <w:right w:val="nil"/>
            </w:tcBorders>
            <w:vAlign w:val="center"/>
          </w:tcPr>
          <w:p w14:paraId="3F689AF9" w14:textId="77777777" w:rsidR="0000668D" w:rsidRPr="00FD35A8" w:rsidRDefault="0000668D">
            <w:pPr>
              <w:rPr>
                <w:rFonts w:ascii="Times New Roman" w:eastAsia="等线" w:hAnsi="Times New Roman" w:cs="Times New Roman"/>
                <w:color w:val="00B050"/>
                <w:szCs w:val="20"/>
              </w:rPr>
            </w:pPr>
          </w:p>
        </w:tc>
        <w:tc>
          <w:tcPr>
            <w:tcW w:w="0" w:type="auto"/>
            <w:tcBorders>
              <w:top w:val="nil"/>
              <w:left w:val="nil"/>
              <w:bottom w:val="single" w:sz="4" w:space="0" w:color="auto"/>
              <w:right w:val="nil"/>
            </w:tcBorders>
            <w:vAlign w:val="center"/>
          </w:tcPr>
          <w:p w14:paraId="2B0E175A" w14:textId="77777777" w:rsidR="0000668D" w:rsidRPr="00FD35A8" w:rsidRDefault="0000668D">
            <w:pPr>
              <w:jc w:val="center"/>
              <w:rPr>
                <w:rFonts w:ascii="Times New Roman" w:eastAsia="Times New Roman" w:hAnsi="Times New Roman" w:cs="Times New Roman"/>
                <w:szCs w:val="20"/>
              </w:rPr>
            </w:pPr>
          </w:p>
        </w:tc>
        <w:tc>
          <w:tcPr>
            <w:tcW w:w="0" w:type="auto"/>
            <w:tcBorders>
              <w:top w:val="nil"/>
              <w:left w:val="nil"/>
              <w:bottom w:val="single" w:sz="4" w:space="0" w:color="auto"/>
              <w:right w:val="nil"/>
            </w:tcBorders>
            <w:vAlign w:val="center"/>
          </w:tcPr>
          <w:p w14:paraId="56A2A9D1" w14:textId="77777777" w:rsidR="0000668D" w:rsidRPr="00FD35A8" w:rsidRDefault="0000668D">
            <w:pPr>
              <w:jc w:val="center"/>
              <w:rPr>
                <w:rFonts w:ascii="Times New Roman" w:eastAsia="Times New Roman" w:hAnsi="Times New Roman" w:cs="Times New Roman"/>
                <w:szCs w:val="20"/>
              </w:rPr>
            </w:pPr>
          </w:p>
        </w:tc>
        <w:tc>
          <w:tcPr>
            <w:tcW w:w="0" w:type="auto"/>
            <w:tcBorders>
              <w:top w:val="nil"/>
              <w:left w:val="nil"/>
              <w:bottom w:val="single" w:sz="4" w:space="0" w:color="auto"/>
              <w:right w:val="nil"/>
            </w:tcBorders>
            <w:vAlign w:val="center"/>
          </w:tcPr>
          <w:p w14:paraId="395993C3" w14:textId="77777777" w:rsidR="0000668D" w:rsidRPr="00FD35A8" w:rsidRDefault="0000668D">
            <w:pPr>
              <w:jc w:val="center"/>
              <w:rPr>
                <w:rFonts w:ascii="Times New Roman" w:eastAsia="Times New Roman" w:hAnsi="Times New Roman" w:cs="Times New Roman"/>
                <w:szCs w:val="20"/>
              </w:rPr>
            </w:pPr>
          </w:p>
        </w:tc>
        <w:tc>
          <w:tcPr>
            <w:tcW w:w="0" w:type="auto"/>
            <w:tcBorders>
              <w:top w:val="nil"/>
              <w:left w:val="nil"/>
              <w:bottom w:val="single" w:sz="4" w:space="0" w:color="auto"/>
              <w:right w:val="nil"/>
            </w:tcBorders>
            <w:vAlign w:val="center"/>
          </w:tcPr>
          <w:p w14:paraId="3C867BB4" w14:textId="77777777" w:rsidR="0000668D" w:rsidRPr="00FD35A8" w:rsidRDefault="0000668D">
            <w:pPr>
              <w:jc w:val="center"/>
              <w:rPr>
                <w:rFonts w:ascii="Times New Roman" w:eastAsia="Times New Roman" w:hAnsi="Times New Roman" w:cs="Times New Roman"/>
                <w:szCs w:val="20"/>
              </w:rPr>
            </w:pPr>
          </w:p>
        </w:tc>
      </w:tr>
    </w:tbl>
    <w:p w14:paraId="3EB37BF8" w14:textId="723ABB5A" w:rsidR="005E0CBB" w:rsidRPr="00FD35A8" w:rsidRDefault="007552FB" w:rsidP="005E0CBB">
      <w:pPr>
        <w:rPr>
          <w:rFonts w:ascii="Times New Roman" w:hAnsi="Times New Roman" w:cs="Times New Roman"/>
          <w:szCs w:val="20"/>
        </w:rPr>
      </w:pPr>
      <w:r w:rsidRPr="00FD35A8">
        <w:rPr>
          <w:rFonts w:ascii="Times New Roman" w:hAnsi="Times New Roman" w:cs="Times New Roman"/>
          <w:szCs w:val="20"/>
        </w:rPr>
        <w:t>Note:</w:t>
      </w:r>
    </w:p>
    <w:p w14:paraId="7EF080D2" w14:textId="77777777" w:rsidR="00344C28" w:rsidRPr="00FD35A8" w:rsidRDefault="00344C28" w:rsidP="005E0CBB">
      <w:pPr>
        <w:rPr>
          <w:rFonts w:ascii="Times New Roman" w:hAnsi="Times New Roman" w:cs="Times New Roman"/>
          <w:szCs w:val="20"/>
        </w:rPr>
      </w:pPr>
      <w:r w:rsidRPr="00FD35A8">
        <w:rPr>
          <w:rFonts w:ascii="Times New Roman" w:hAnsi="Times New Roman" w:cs="Times New Roman"/>
          <w:szCs w:val="20"/>
        </w:rPr>
        <w:t>Full analysis set (FAS): Subjects who have received cell infusion in the analysis set of eligible subjects (ASES). FAS will be mainly used for the analysis of baseline data and efficacy analysis.</w:t>
      </w:r>
    </w:p>
    <w:p w14:paraId="5E796369" w14:textId="3D84E0AB" w:rsidR="0000470E" w:rsidRPr="00FD35A8" w:rsidRDefault="0000470E" w:rsidP="005E0CBB">
      <w:pPr>
        <w:rPr>
          <w:ins w:id="464" w:author="Yali Chen" w:date="2025-12-18T11:01:00Z" w16du:dateUtc="2025-12-18T03:01:00Z"/>
          <w:rFonts w:ascii="Times New Roman" w:eastAsia="等线" w:hAnsi="Times New Roman" w:cs="Times New Roman"/>
          <w:color w:val="000000"/>
          <w:szCs w:val="20"/>
        </w:rPr>
      </w:pPr>
      <w:ins w:id="465" w:author="Yali Chen" w:date="2025-12-18T11:01:00Z" w16du:dateUtc="2025-12-18T03:01:00Z">
        <w:r w:rsidRPr="00FD35A8">
          <w:rPr>
            <w:rFonts w:ascii="Times New Roman" w:eastAsia="等线" w:hAnsi="Times New Roman" w:cs="Times New Roman"/>
            <w:color w:val="000000"/>
            <w:szCs w:val="20"/>
          </w:rPr>
          <w:t xml:space="preserve">Follow-up duration (months) = (End date of study or </w:t>
        </w:r>
        <w:commentRangeStart w:id="466"/>
        <w:commentRangeStart w:id="467"/>
        <w:r w:rsidRPr="00FD35A8">
          <w:rPr>
            <w:rFonts w:ascii="Times New Roman" w:eastAsia="等线" w:hAnsi="Times New Roman" w:cs="Times New Roman"/>
            <w:color w:val="000000"/>
            <w:szCs w:val="20"/>
          </w:rPr>
          <w:t xml:space="preserve">Date of </w:t>
        </w:r>
      </w:ins>
      <w:ins w:id="468" w:author="Yali Chen" w:date="2025-12-29T13:30:00Z" w16du:dateUtc="2025-12-29T05:30:00Z">
        <w:r w:rsidR="0061003B" w:rsidRPr="00FD35A8">
          <w:rPr>
            <w:rFonts w:ascii="Times New Roman" w:eastAsia="等线" w:hAnsi="Times New Roman" w:cs="Times New Roman"/>
            <w:color w:val="000000"/>
            <w:szCs w:val="20"/>
          </w:rPr>
          <w:t>c</w:t>
        </w:r>
        <w:r w:rsidR="009C3A49" w:rsidRPr="00FD35A8">
          <w:rPr>
            <w:rFonts w:ascii="Times New Roman" w:eastAsia="等线" w:hAnsi="Times New Roman" w:cs="Times New Roman"/>
            <w:color w:val="000000"/>
            <w:szCs w:val="20"/>
          </w:rPr>
          <w:t>utoff</w:t>
        </w:r>
      </w:ins>
      <w:ins w:id="469" w:author="Yali Chen" w:date="2025-12-18T11:01:00Z" w16du:dateUtc="2025-12-18T03:01:00Z">
        <w:r w:rsidRPr="00FD35A8">
          <w:rPr>
            <w:rFonts w:ascii="Times New Roman" w:eastAsia="等线" w:hAnsi="Times New Roman" w:cs="Times New Roman"/>
            <w:color w:val="000000"/>
            <w:szCs w:val="20"/>
          </w:rPr>
          <w:t xml:space="preserve"> when the study is ongoing</w:t>
        </w:r>
      </w:ins>
      <w:commentRangeEnd w:id="466"/>
      <w:r w:rsidR="00314937" w:rsidRPr="00FD35A8">
        <w:rPr>
          <w:rStyle w:val="CommentReference"/>
          <w:rFonts w:ascii="Times New Roman" w:eastAsia="等线" w:hAnsi="Times New Roman" w:cs="Times New Roman"/>
          <w:color w:val="000000"/>
          <w:sz w:val="20"/>
          <w:szCs w:val="20"/>
        </w:rPr>
        <w:commentReference w:id="466"/>
      </w:r>
      <w:commentRangeEnd w:id="467"/>
      <w:r w:rsidR="0061003B" w:rsidRPr="00FD35A8">
        <w:rPr>
          <w:rStyle w:val="CommentReference"/>
          <w:rFonts w:ascii="Times New Roman" w:eastAsia="等线" w:hAnsi="Times New Roman" w:cs="Times New Roman"/>
          <w:color w:val="000000"/>
          <w:sz w:val="20"/>
          <w:szCs w:val="20"/>
        </w:rPr>
        <w:commentReference w:id="467"/>
      </w:r>
      <w:ins w:id="470" w:author="Yali Chen" w:date="2025-12-18T11:01:00Z" w16du:dateUtc="2025-12-18T03:01:00Z">
        <w:r w:rsidRPr="00FD35A8">
          <w:rPr>
            <w:rFonts w:ascii="Times New Roman" w:eastAsia="等线" w:hAnsi="Times New Roman" w:cs="Times New Roman"/>
            <w:color w:val="000000"/>
            <w:szCs w:val="20"/>
          </w:rPr>
          <w:t xml:space="preserve"> – Infusion Date +1)/30.4375. The duration rounds to one decimal place.</w:t>
        </w:r>
      </w:ins>
    </w:p>
    <w:p w14:paraId="1E758B09" w14:textId="60BA19B7" w:rsidR="00B27C77" w:rsidRPr="00FD35A8" w:rsidRDefault="00B27C77" w:rsidP="005E0CBB">
      <w:pPr>
        <w:rPr>
          <w:rFonts w:ascii="Times New Roman" w:hAnsi="Times New Roman" w:cs="Times New Roman"/>
          <w:szCs w:val="20"/>
        </w:rPr>
      </w:pPr>
      <w:r w:rsidRPr="00FD35A8">
        <w:rPr>
          <w:rFonts w:ascii="Times New Roman" w:eastAsia="等线" w:hAnsi="Times New Roman" w:cs="Times New Roman"/>
          <w:color w:val="000000"/>
          <w:szCs w:val="20"/>
        </w:rPr>
        <w:t>Disease duration (years)</w:t>
      </w:r>
      <w:r w:rsidR="007A4550" w:rsidRPr="00FD35A8">
        <w:rPr>
          <w:rFonts w:ascii="Times New Roman" w:hAnsi="Times New Roman" w:cs="Times New Roman"/>
        </w:rPr>
        <w:t xml:space="preserve"> </w:t>
      </w:r>
      <w:r w:rsidR="007A4550" w:rsidRPr="00FD35A8">
        <w:rPr>
          <w:rFonts w:ascii="Times New Roman" w:eastAsia="等线" w:hAnsi="Times New Roman" w:cs="Times New Roman"/>
          <w:color w:val="000000"/>
          <w:szCs w:val="20"/>
        </w:rPr>
        <w:t>= (Date of first signed informed consent – Initial diagnosis date of SSc + 1) /365.25</w:t>
      </w:r>
      <w:r w:rsidR="00226298" w:rsidRPr="00FD35A8">
        <w:rPr>
          <w:rFonts w:ascii="Times New Roman" w:eastAsia="等线" w:hAnsi="Times New Roman" w:cs="Times New Roman"/>
          <w:color w:val="000000"/>
          <w:szCs w:val="20"/>
        </w:rPr>
        <w:t xml:space="preserve">. Initial diagnosis date of </w:t>
      </w:r>
      <w:r w:rsidR="00AC3FB1" w:rsidRPr="00FD35A8">
        <w:rPr>
          <w:rFonts w:ascii="Times New Roman" w:eastAsia="等线" w:hAnsi="Times New Roman" w:cs="Times New Roman"/>
          <w:color w:val="000000"/>
          <w:szCs w:val="20"/>
        </w:rPr>
        <w:t>SSc</w:t>
      </w:r>
      <w:r w:rsidR="00226298" w:rsidRPr="00FD35A8">
        <w:rPr>
          <w:rFonts w:ascii="Times New Roman" w:eastAsia="等线" w:hAnsi="Times New Roman" w:cs="Times New Roman"/>
          <w:color w:val="000000"/>
          <w:szCs w:val="20"/>
        </w:rPr>
        <w:t xml:space="preserve"> is imputed only when calculated the duration, and it is imputed according to the rule in the SAP. The duration of disease rounds to one decimal place</w:t>
      </w:r>
      <w:r w:rsidR="00AC3FB1" w:rsidRPr="00FD35A8">
        <w:rPr>
          <w:rFonts w:ascii="Times New Roman" w:eastAsia="等线" w:hAnsi="Times New Roman" w:cs="Times New Roman"/>
          <w:color w:val="000000"/>
          <w:szCs w:val="20"/>
        </w:rPr>
        <w:t>.</w:t>
      </w:r>
    </w:p>
    <w:p w14:paraId="713A8DE1" w14:textId="338442BB" w:rsidR="00FD35A3" w:rsidRPr="00FD35A8" w:rsidRDefault="00510717" w:rsidP="008B3398">
      <w:pPr>
        <w:rPr>
          <w:rFonts w:ascii="Times New Roman" w:hAnsi="Times New Roman" w:cs="Times New Roman"/>
          <w:szCs w:val="20"/>
        </w:rPr>
      </w:pPr>
      <w:bookmarkStart w:id="471" w:name="_Hlk216180447"/>
      <w:ins w:id="472" w:author="Yali Chen" w:date="2025-12-17T10:00:00Z" w16du:dateUtc="2025-12-17T02:00:00Z">
        <w:r w:rsidRPr="00FD35A8">
          <w:rPr>
            <w:rFonts w:ascii="Times New Roman" w:hAnsi="Times New Roman" w:cs="Times New Roman"/>
          </w:rPr>
          <w:t>DL</w:t>
        </w:r>
        <w:r w:rsidRPr="00FD35A8">
          <w:rPr>
            <w:rFonts w:ascii="Times New Roman" w:hAnsi="Times New Roman" w:cs="Times New Roman"/>
            <w:vertAlign w:val="subscript"/>
          </w:rPr>
          <w:t>CO</w:t>
        </w:r>
        <w:r w:rsidRPr="00FD35A8">
          <w:rPr>
            <w:rFonts w:ascii="Times New Roman" w:hAnsi="Times New Roman" w:cs="Times New Roman"/>
            <w:szCs w:val="20"/>
          </w:rPr>
          <w:t xml:space="preserve">: Diffusing Capacity of the Lung for Carbon Monoxide, </w:t>
        </w:r>
      </w:ins>
      <w:ins w:id="473" w:author="Yali Chen" w:date="2025-12-17T09:55:00Z" w16du:dateUtc="2025-12-17T01:55:00Z">
        <w:r w:rsidR="00766B4E" w:rsidRPr="00FD35A8">
          <w:rPr>
            <w:rFonts w:ascii="Times New Roman" w:hAnsi="Times New Roman" w:cs="Times New Roman"/>
            <w:szCs w:val="20"/>
          </w:rPr>
          <w:t xml:space="preserve">FVC: Forced </w:t>
        </w:r>
      </w:ins>
      <w:ins w:id="474" w:author="Yali Chen" w:date="2025-12-17T09:57:00Z" w16du:dateUtc="2025-12-17T01:57:00Z">
        <w:r w:rsidR="009C1959" w:rsidRPr="00FD35A8">
          <w:rPr>
            <w:rFonts w:ascii="Times New Roman" w:hAnsi="Times New Roman" w:cs="Times New Roman"/>
            <w:szCs w:val="20"/>
          </w:rPr>
          <w:t>V</w:t>
        </w:r>
      </w:ins>
      <w:ins w:id="475" w:author="Yali Chen" w:date="2025-12-17T09:55:00Z" w16du:dateUtc="2025-12-17T01:55:00Z">
        <w:r w:rsidR="00766B4E" w:rsidRPr="00FD35A8">
          <w:rPr>
            <w:rFonts w:ascii="Times New Roman" w:hAnsi="Times New Roman" w:cs="Times New Roman"/>
            <w:szCs w:val="20"/>
          </w:rPr>
          <w:t xml:space="preserve">ital </w:t>
        </w:r>
      </w:ins>
      <w:ins w:id="476" w:author="Yali Chen" w:date="2025-12-17T09:57:00Z" w16du:dateUtc="2025-12-17T01:57:00Z">
        <w:r w:rsidR="009C1959" w:rsidRPr="00FD35A8">
          <w:rPr>
            <w:rFonts w:ascii="Times New Roman" w:hAnsi="Times New Roman" w:cs="Times New Roman"/>
            <w:szCs w:val="20"/>
          </w:rPr>
          <w:t>C</w:t>
        </w:r>
      </w:ins>
      <w:ins w:id="477" w:author="Yali Chen" w:date="2025-12-17T09:55:00Z" w16du:dateUtc="2025-12-17T01:55:00Z">
        <w:r w:rsidR="00766B4E" w:rsidRPr="00FD35A8">
          <w:rPr>
            <w:rFonts w:ascii="Times New Roman" w:hAnsi="Times New Roman" w:cs="Times New Roman"/>
            <w:szCs w:val="20"/>
          </w:rPr>
          <w:t xml:space="preserve">apacity, </w:t>
        </w:r>
      </w:ins>
      <w:r w:rsidR="005C7AC4" w:rsidRPr="00FD35A8">
        <w:rPr>
          <w:rFonts w:ascii="Times New Roman" w:hAnsi="Times New Roman" w:cs="Times New Roman"/>
          <w:szCs w:val="20"/>
        </w:rPr>
        <w:t>SSc:</w:t>
      </w:r>
      <w:r w:rsidR="0012273E" w:rsidRPr="00FD35A8">
        <w:rPr>
          <w:rFonts w:ascii="Times New Roman" w:hAnsi="Times New Roman" w:cs="Times New Roman"/>
        </w:rPr>
        <w:t xml:space="preserve"> </w:t>
      </w:r>
      <w:r w:rsidR="0012273E" w:rsidRPr="00FD35A8">
        <w:rPr>
          <w:rFonts w:ascii="Times New Roman" w:hAnsi="Times New Roman" w:cs="Times New Roman"/>
          <w:szCs w:val="20"/>
        </w:rPr>
        <w:t>Systemic Sclerosis</w:t>
      </w:r>
      <w:bookmarkEnd w:id="471"/>
      <w:r w:rsidR="0012273E" w:rsidRPr="00FD35A8">
        <w:rPr>
          <w:rFonts w:ascii="Times New Roman" w:hAnsi="Times New Roman" w:cs="Times New Roman"/>
          <w:szCs w:val="20"/>
        </w:rPr>
        <w:t xml:space="preserve">, </w:t>
      </w:r>
      <w:r w:rsidR="00CB7677" w:rsidRPr="00FD35A8">
        <w:rPr>
          <w:rFonts w:ascii="Times New Roman" w:hAnsi="Times New Roman" w:cs="Times New Roman"/>
          <w:szCs w:val="20"/>
        </w:rPr>
        <w:t>P</w:t>
      </w:r>
      <w:ins w:id="478" w:author="Yali Chen" w:date="2025-12-17T11:18:00Z" w16du:dateUtc="2025-12-17T03:18:00Z">
        <w:r w:rsidR="00DE5E7D" w:rsidRPr="00FD35A8">
          <w:rPr>
            <w:rFonts w:ascii="Times New Roman" w:hAnsi="Times New Roman" w:cs="Times New Roman"/>
            <w:szCs w:val="20"/>
          </w:rPr>
          <w:t>h</w:t>
        </w:r>
      </w:ins>
      <w:r w:rsidR="00CB7677" w:rsidRPr="00FD35A8">
        <w:rPr>
          <w:rFonts w:ascii="Times New Roman" w:hAnsi="Times New Roman" w:cs="Times New Roman"/>
          <w:szCs w:val="20"/>
        </w:rPr>
        <w:t>GA:</w:t>
      </w:r>
      <w:r w:rsidR="00470BB2" w:rsidRPr="00FD35A8">
        <w:rPr>
          <w:rFonts w:ascii="Times New Roman" w:hAnsi="Times New Roman" w:cs="Times New Roman"/>
        </w:rPr>
        <w:t xml:space="preserve"> </w:t>
      </w:r>
      <w:r w:rsidR="00470BB2" w:rsidRPr="00FD35A8">
        <w:rPr>
          <w:rFonts w:ascii="Times New Roman" w:hAnsi="Times New Roman" w:cs="Times New Roman"/>
          <w:szCs w:val="20"/>
        </w:rPr>
        <w:t xml:space="preserve">Physician Global Activity, PtGA: </w:t>
      </w:r>
      <w:r w:rsidR="00C72D38" w:rsidRPr="00FD35A8">
        <w:rPr>
          <w:rFonts w:ascii="Times New Roman" w:hAnsi="Times New Roman" w:cs="Times New Roman"/>
          <w:szCs w:val="20"/>
        </w:rPr>
        <w:t>Patient Global Activity,</w:t>
      </w:r>
      <w:r w:rsidR="00CC432E" w:rsidRPr="00FD35A8">
        <w:rPr>
          <w:rFonts w:ascii="Times New Roman" w:hAnsi="Times New Roman" w:cs="Times New Roman"/>
          <w:szCs w:val="20"/>
        </w:rPr>
        <w:t xml:space="preserve"> mRSS:</w:t>
      </w:r>
      <w:r w:rsidR="00CB7677" w:rsidRPr="00FD35A8">
        <w:rPr>
          <w:rFonts w:ascii="Times New Roman" w:hAnsi="Times New Roman" w:cs="Times New Roman"/>
          <w:szCs w:val="20"/>
        </w:rPr>
        <w:t xml:space="preserve"> </w:t>
      </w:r>
      <w:r w:rsidR="00A360E2" w:rsidRPr="00FD35A8">
        <w:rPr>
          <w:rFonts w:ascii="Times New Roman" w:hAnsi="Times New Roman" w:cs="Times New Roman"/>
          <w:szCs w:val="20"/>
        </w:rPr>
        <w:t>Modified Rodnan Skin Score, HAQ-DI:</w:t>
      </w:r>
      <w:r w:rsidR="008B3398" w:rsidRPr="00FD35A8">
        <w:rPr>
          <w:rFonts w:ascii="Times New Roman" w:hAnsi="Times New Roman" w:cs="Times New Roman"/>
        </w:rPr>
        <w:t xml:space="preserve"> </w:t>
      </w:r>
      <w:r w:rsidR="008B3398" w:rsidRPr="00FD35A8">
        <w:rPr>
          <w:rFonts w:ascii="Times New Roman" w:hAnsi="Times New Roman" w:cs="Times New Roman"/>
          <w:szCs w:val="20"/>
        </w:rPr>
        <w:t>Health Assessment Questionnaire Disability Index</w:t>
      </w:r>
    </w:p>
    <w:p w14:paraId="14F370E1" w14:textId="77777777" w:rsidR="008D5448" w:rsidRPr="00FD35A8" w:rsidRDefault="008D5448" w:rsidP="008B3398">
      <w:pPr>
        <w:rPr>
          <w:ins w:id="479" w:author="Yali Chen" w:date="2025-12-18T10:11:00Z" w16du:dateUtc="2025-12-18T02:11:00Z"/>
          <w:rFonts w:ascii="Times New Roman" w:hAnsi="Times New Roman" w:cs="Times New Roman"/>
          <w:szCs w:val="20"/>
        </w:rPr>
      </w:pPr>
    </w:p>
    <w:p w14:paraId="7CCE11D5" w14:textId="77777777" w:rsidR="00843899" w:rsidRPr="00FD35A8" w:rsidRDefault="00843899" w:rsidP="0065239B">
      <w:pPr>
        <w:rPr>
          <w:ins w:id="480" w:author="Yali Chen" w:date="2025-12-18T10:34:00Z" w16du:dateUtc="2025-12-18T02:34:00Z"/>
          <w:rFonts w:ascii="Times New Roman" w:hAnsi="Times New Roman" w:cs="Times New Roman"/>
          <w:i/>
          <w:iCs/>
          <w:szCs w:val="20"/>
        </w:rPr>
      </w:pPr>
      <w:ins w:id="481" w:author="Yali Chen" w:date="2025-12-18T10:34:00Z" w16du:dateUtc="2025-12-18T02:34:00Z">
        <w:r w:rsidRPr="00FD35A8">
          <w:rPr>
            <w:rFonts w:ascii="Times New Roman" w:hAnsi="Times New Roman" w:cs="Times New Roman"/>
            <w:i/>
            <w:iCs/>
            <w:szCs w:val="20"/>
          </w:rPr>
          <w:t>Programming note:</w:t>
        </w:r>
      </w:ins>
    </w:p>
    <w:p w14:paraId="2EEFD02A" w14:textId="77777777" w:rsidR="00843899" w:rsidRPr="00FD35A8" w:rsidRDefault="00843899" w:rsidP="0065239B">
      <w:pPr>
        <w:rPr>
          <w:ins w:id="482" w:author="Yali Chen" w:date="2025-12-18T10:34:00Z" w16du:dateUtc="2025-12-18T02:34:00Z"/>
          <w:rFonts w:ascii="Times New Roman" w:hAnsi="Times New Roman" w:cs="Times New Roman"/>
          <w:i/>
          <w:iCs/>
          <w:szCs w:val="20"/>
        </w:rPr>
      </w:pPr>
    </w:p>
    <w:p w14:paraId="53E8D4B3" w14:textId="07D91B0F" w:rsidR="0065239B" w:rsidRPr="00FD35A8" w:rsidRDefault="0065239B" w:rsidP="0065239B">
      <w:pPr>
        <w:rPr>
          <w:ins w:id="483" w:author="Yali Chen" w:date="2025-12-18T10:35:00Z" w16du:dateUtc="2025-12-18T02:35:00Z"/>
          <w:rFonts w:ascii="Times New Roman" w:hAnsi="Times New Roman" w:cs="Times New Roman"/>
          <w:i/>
          <w:iCs/>
          <w:szCs w:val="20"/>
        </w:rPr>
      </w:pPr>
      <w:ins w:id="484" w:author="Yali Chen" w:date="2025-12-18T10:30:00Z" w16du:dateUtc="2025-12-18T02:30:00Z">
        <w:r w:rsidRPr="00FD35A8">
          <w:rPr>
            <w:rFonts w:ascii="Times New Roman" w:hAnsi="Times New Roman" w:cs="Times New Roman"/>
            <w:i/>
            <w:iCs/>
            <w:szCs w:val="20"/>
          </w:rPr>
          <w:t>Initial diagnosis date used in deriving Disease duration is collected on CRF page “History of IIM/SSc” which are now not included in the EDC, so no need to analysis this variable till this page would be added back to the EDC</w:t>
        </w:r>
      </w:ins>
    </w:p>
    <w:p w14:paraId="5E717AEF" w14:textId="77777777" w:rsidR="00676E51" w:rsidRPr="00FD35A8" w:rsidRDefault="00676E51" w:rsidP="0065239B">
      <w:pPr>
        <w:rPr>
          <w:ins w:id="485" w:author="Yali Chen" w:date="2025-12-18T10:35:00Z" w16du:dateUtc="2025-12-18T02:35:00Z"/>
          <w:rFonts w:ascii="Times New Roman" w:hAnsi="Times New Roman" w:cs="Times New Roman"/>
          <w:i/>
          <w:iCs/>
          <w:szCs w:val="20"/>
        </w:rPr>
      </w:pPr>
    </w:p>
    <w:p w14:paraId="61E4A1EF" w14:textId="7E4C86A9" w:rsidR="00E3692A" w:rsidRPr="002256E2" w:rsidRDefault="00676E51" w:rsidP="0A3B663E">
      <w:pPr>
        <w:rPr>
          <w:ins w:id="486" w:author="Yali Chen" w:date="2025-12-29T14:13:00Z" w16du:dateUtc="2025-12-29T06:13:00Z"/>
          <w:rFonts w:ascii="Times New Roman" w:eastAsia="等线" w:hAnsi="Times New Roman" w:cs="Times New Roman"/>
          <w:i/>
          <w:iCs/>
          <w:color w:val="EE0000"/>
          <w:highlight w:val="yellow"/>
          <w:rPrChange w:id="487" w:author="Yali Chen" w:date="2026-01-27T11:52:00Z" w16du:dateUtc="2026-01-27T03:52:00Z">
            <w:rPr>
              <w:ins w:id="488" w:author="Yali Chen" w:date="2025-12-29T14:13:00Z" w16du:dateUtc="2025-12-29T06:13:00Z"/>
              <w:rFonts w:ascii="Times New Roman" w:hAnsi="Times New Roman" w:cs="Times New Roman"/>
              <w:i/>
              <w:iCs/>
            </w:rPr>
          </w:rPrChange>
        </w:rPr>
      </w:pPr>
      <w:ins w:id="489" w:author="Yali Chen" w:date="2025-12-18T10:35:00Z" w16du:dateUtc="2025-12-18T02:35:00Z">
        <w:r w:rsidRPr="002256E2">
          <w:rPr>
            <w:rFonts w:ascii="Times New Roman" w:eastAsia="等线" w:hAnsi="Times New Roman" w:cs="Times New Roman"/>
            <w:i/>
            <w:iCs/>
            <w:color w:val="EE0000"/>
            <w:highlight w:val="yellow"/>
            <w:rPrChange w:id="490" w:author="Yali Chen" w:date="2026-01-27T11:52:00Z" w16du:dateUtc="2026-01-27T03:52:00Z">
              <w:rPr>
                <w:rFonts w:ascii="Times New Roman" w:eastAsia="等线" w:hAnsi="Times New Roman" w:cs="Times New Roman"/>
                <w:i/>
                <w:iCs/>
                <w:color w:val="auto"/>
                <w:highlight w:val="yellow"/>
              </w:rPr>
            </w:rPrChange>
          </w:rPr>
          <w:t>Information of Interstitial lung disease can be grabbed from CRF Page</w:t>
        </w:r>
      </w:ins>
      <w:ins w:id="491" w:author="Yali Chen" w:date="2025-12-29T13:58:00Z" w16du:dateUtc="2025-12-29T05:58:00Z">
        <w:r w:rsidR="002230FB" w:rsidRPr="002256E2">
          <w:rPr>
            <w:rFonts w:ascii="Times New Roman" w:eastAsia="等线" w:hAnsi="Times New Roman" w:cs="Times New Roman"/>
            <w:i/>
            <w:iCs/>
            <w:color w:val="EE0000"/>
            <w:highlight w:val="yellow"/>
            <w:rPrChange w:id="492" w:author="Yali Chen" w:date="2026-01-27T11:52:00Z" w16du:dateUtc="2026-01-27T03:52:00Z">
              <w:rPr>
                <w:rFonts w:ascii="Times New Roman" w:eastAsia="等线" w:hAnsi="Times New Roman" w:cs="Times New Roman"/>
                <w:i/>
                <w:iCs/>
                <w:color w:val="auto"/>
                <w:highlight w:val="yellow"/>
              </w:rPr>
            </w:rPrChange>
          </w:rPr>
          <w:t xml:space="preserve"> “</w:t>
        </w:r>
      </w:ins>
      <w:ins w:id="493" w:author="Yali Chen" w:date="2025-12-29T14:10:00Z" w16du:dateUtc="2025-12-29T06:10:00Z">
        <w:r w:rsidR="0092419B" w:rsidRPr="002256E2">
          <w:rPr>
            <w:rFonts w:ascii="Times New Roman" w:eastAsia="等线" w:hAnsi="Times New Roman" w:cs="Times New Roman"/>
            <w:i/>
            <w:iCs/>
            <w:color w:val="EE0000"/>
            <w:highlight w:val="yellow"/>
            <w:rPrChange w:id="494" w:author="Yali Chen" w:date="2026-01-27T11:52:00Z" w16du:dateUtc="2026-01-27T03:52:00Z">
              <w:rPr>
                <w:rFonts w:ascii="Times New Roman" w:eastAsia="等线" w:hAnsi="Times New Roman" w:cs="Times New Roman"/>
                <w:i/>
                <w:iCs/>
                <w:color w:val="auto"/>
                <w:highlight w:val="yellow"/>
              </w:rPr>
            </w:rPrChange>
          </w:rPr>
          <w:t>Chest CT</w:t>
        </w:r>
      </w:ins>
      <w:ins w:id="495" w:author="Yali Chen" w:date="2025-12-29T13:58:00Z" w16du:dateUtc="2025-12-29T05:58:00Z">
        <w:r w:rsidR="002230FB" w:rsidRPr="002256E2">
          <w:rPr>
            <w:rFonts w:ascii="Times New Roman" w:eastAsia="等线" w:hAnsi="Times New Roman" w:cs="Times New Roman"/>
            <w:i/>
            <w:iCs/>
            <w:color w:val="EE0000"/>
            <w:highlight w:val="yellow"/>
            <w:rPrChange w:id="496" w:author="Yali Chen" w:date="2026-01-27T11:52:00Z" w16du:dateUtc="2026-01-27T03:52:00Z">
              <w:rPr>
                <w:rFonts w:ascii="Times New Roman" w:eastAsia="等线" w:hAnsi="Times New Roman" w:cs="Times New Roman"/>
                <w:i/>
                <w:iCs/>
                <w:color w:val="auto"/>
                <w:highlight w:val="yellow"/>
              </w:rPr>
            </w:rPrChange>
          </w:rPr>
          <w:t>”</w:t>
        </w:r>
      </w:ins>
      <w:ins w:id="497" w:author="Yali Chen" w:date="2025-12-18T10:35:00Z" w16du:dateUtc="2025-12-18T02:35:00Z">
        <w:r w:rsidRPr="002256E2">
          <w:rPr>
            <w:rFonts w:ascii="Times New Roman" w:eastAsia="等线" w:hAnsi="Times New Roman" w:cs="Times New Roman"/>
            <w:i/>
            <w:iCs/>
            <w:color w:val="EE0000"/>
            <w:highlight w:val="yellow"/>
            <w:rPrChange w:id="498" w:author="Yali Chen" w:date="2026-01-27T11:52:00Z" w16du:dateUtc="2026-01-27T03:52:00Z">
              <w:rPr>
                <w:rFonts w:ascii="Times New Roman" w:eastAsia="等线" w:hAnsi="Times New Roman" w:cs="Times New Roman"/>
                <w:i/>
                <w:iCs/>
                <w:color w:val="auto"/>
                <w:highlight w:val="yellow"/>
              </w:rPr>
            </w:rPrChange>
          </w:rPr>
          <w:t xml:space="preserve"> </w:t>
        </w:r>
      </w:ins>
      <w:r w:rsidR="4BE748B1" w:rsidRPr="002256E2">
        <w:rPr>
          <w:rFonts w:ascii="Times New Roman" w:eastAsia="等线" w:hAnsi="Times New Roman" w:cs="Times New Roman"/>
          <w:i/>
          <w:iCs/>
          <w:color w:val="EE0000"/>
          <w:highlight w:val="yellow"/>
          <w:rPrChange w:id="499" w:author="Yali Chen" w:date="2026-01-27T11:52:00Z" w16du:dateUtc="2026-01-27T03:52:00Z">
            <w:rPr>
              <w:rFonts w:ascii="Times New Roman" w:eastAsia="等线" w:hAnsi="Times New Roman" w:cs="Times New Roman"/>
              <w:i/>
              <w:iCs/>
              <w:color w:val="auto"/>
              <w:highlight w:val="yellow"/>
            </w:rPr>
          </w:rPrChange>
        </w:rPr>
        <w:t>for SSc cohort.</w:t>
      </w:r>
    </w:p>
    <w:p w14:paraId="1C1C037D" w14:textId="77777777" w:rsidR="0065239B" w:rsidRPr="00FD35A8" w:rsidRDefault="0065239B" w:rsidP="0A3B663E">
      <w:pPr>
        <w:rPr>
          <w:ins w:id="500" w:author="Yali Chen" w:date="2025-12-18T10:30:00Z" w16du:dateUtc="2025-12-18T02:30:00Z"/>
          <w:rFonts w:ascii="Times New Roman" w:hAnsi="Times New Roman" w:cs="Times New Roman"/>
          <w:i/>
          <w:iCs/>
          <w:highlight w:val="yellow"/>
        </w:rPr>
      </w:pPr>
    </w:p>
    <w:p w14:paraId="66FEC374" w14:textId="7AFB7748" w:rsidR="00410FA9" w:rsidRPr="00FD35A8" w:rsidRDefault="00410FA9" w:rsidP="008B3398">
      <w:pPr>
        <w:rPr>
          <w:ins w:id="501" w:author="Yali Chen" w:date="2025-12-18T10:13:00Z" w16du:dateUtc="2025-12-18T02:13:00Z"/>
          <w:rFonts w:ascii="Times New Roman" w:hAnsi="Times New Roman" w:cs="Times New Roman"/>
          <w:i/>
          <w:iCs/>
          <w:szCs w:val="20"/>
        </w:rPr>
      </w:pPr>
      <w:ins w:id="502" w:author="Yali Chen" w:date="2025-12-18T10:11:00Z" w16du:dateUtc="2025-12-18T02:11:00Z">
        <w:r w:rsidRPr="00FD35A8">
          <w:rPr>
            <w:rFonts w:ascii="Times New Roman" w:hAnsi="Times New Roman" w:cs="Times New Roman"/>
            <w:i/>
            <w:iCs/>
            <w:szCs w:val="20"/>
          </w:rPr>
          <w:t>Please see Programming notes in figure 14.2.11-14.2.17 to understand how to calculate or where to grab these efficacy variables</w:t>
        </w:r>
      </w:ins>
      <w:ins w:id="503" w:author="Yali Chen" w:date="2025-12-18T10:13:00Z" w16du:dateUtc="2025-12-18T02:13:00Z">
        <w:r w:rsidR="0023567A" w:rsidRPr="00FD35A8">
          <w:rPr>
            <w:rFonts w:ascii="Times New Roman" w:hAnsi="Times New Roman" w:cs="Times New Roman"/>
            <w:i/>
            <w:iCs/>
            <w:szCs w:val="20"/>
          </w:rPr>
          <w:t>:PhGA, PtGA, mRSS</w:t>
        </w:r>
      </w:ins>
      <w:ins w:id="504" w:author="Yali Chen" w:date="2025-12-18T10:19:00Z" w16du:dateUtc="2025-12-18T02:19:00Z">
        <w:r w:rsidR="00CF2FAC" w:rsidRPr="00FD35A8">
          <w:rPr>
            <w:rFonts w:ascii="Times New Roman" w:hAnsi="Times New Roman" w:cs="Times New Roman"/>
            <w:i/>
            <w:iCs/>
            <w:szCs w:val="20"/>
          </w:rPr>
          <w:t>, FVC</w:t>
        </w:r>
        <w:r w:rsidR="00112BD0" w:rsidRPr="00FD35A8">
          <w:rPr>
            <w:rFonts w:ascii="Times New Roman" w:hAnsi="Times New Roman" w:cs="Times New Roman"/>
            <w:i/>
            <w:iCs/>
            <w:szCs w:val="20"/>
          </w:rPr>
          <w:t>, DL</w:t>
        </w:r>
        <w:r w:rsidR="00112BD0" w:rsidRPr="00FD35A8">
          <w:rPr>
            <w:rFonts w:ascii="Times New Roman" w:hAnsi="Times New Roman" w:cs="Times New Roman"/>
            <w:i/>
            <w:iCs/>
            <w:szCs w:val="20"/>
            <w:vertAlign w:val="subscript"/>
            <w:rPrChange w:id="505" w:author="Yali Chen" w:date="2025-12-18T10:20:00Z" w16du:dateUtc="2025-12-18T02:20:00Z">
              <w:rPr>
                <w:rFonts w:ascii="Times New Roman" w:hAnsi="Times New Roman" w:cs="Times New Roman"/>
                <w:i/>
                <w:iCs/>
                <w:szCs w:val="20"/>
              </w:rPr>
            </w:rPrChange>
          </w:rPr>
          <w:t>CO</w:t>
        </w:r>
        <w:r w:rsidR="00112BD0" w:rsidRPr="00FD35A8">
          <w:rPr>
            <w:rFonts w:ascii="Times New Roman" w:hAnsi="Times New Roman" w:cs="Times New Roman"/>
            <w:i/>
            <w:iCs/>
            <w:szCs w:val="20"/>
          </w:rPr>
          <w:t>, HAQ-DI</w:t>
        </w:r>
      </w:ins>
    </w:p>
    <w:p w14:paraId="1F026CE1" w14:textId="77777777" w:rsidR="005837C9" w:rsidRPr="00FD35A8" w:rsidRDefault="005837C9" w:rsidP="008B3398">
      <w:pPr>
        <w:rPr>
          <w:rFonts w:ascii="Times New Roman" w:hAnsi="Times New Roman" w:cs="Times New Roman"/>
          <w:szCs w:val="20"/>
        </w:rPr>
      </w:pPr>
    </w:p>
    <w:p w14:paraId="1B6D613E" w14:textId="2FD7C128" w:rsidR="008D5448" w:rsidRPr="00FD35A8" w:rsidDel="006F28A3" w:rsidRDefault="008D5448" w:rsidP="008B3398">
      <w:pPr>
        <w:rPr>
          <w:del w:id="506" w:author="Yali Chen" w:date="2025-12-17T10:03:00Z" w16du:dateUtc="2025-12-17T02:03:00Z"/>
          <w:rFonts w:ascii="Times New Roman" w:hAnsi="Times New Roman" w:cs="Times New Roman"/>
          <w:i/>
          <w:iCs/>
          <w:szCs w:val="20"/>
        </w:rPr>
      </w:pPr>
      <w:del w:id="507" w:author="Yali Chen" w:date="2025-12-17T10:03:00Z" w16du:dateUtc="2025-12-17T02:03:00Z">
        <w:r w:rsidRPr="00FD35A8" w:rsidDel="006F28A3">
          <w:rPr>
            <w:rFonts w:ascii="Times New Roman" w:hAnsi="Times New Roman" w:cs="Times New Roman"/>
            <w:i/>
            <w:iCs/>
            <w:szCs w:val="20"/>
          </w:rPr>
          <w:delText>Programming note</w:delText>
        </w:r>
        <w:r w:rsidRPr="00FD35A8" w:rsidDel="006F28A3">
          <w:rPr>
            <w:rFonts w:ascii="Times New Roman" w:hAnsi="Times New Roman" w:cs="Times New Roman"/>
            <w:i/>
            <w:iCs/>
            <w:szCs w:val="20"/>
          </w:rPr>
          <w:delText>：</w:delText>
        </w:r>
      </w:del>
    </w:p>
    <w:p w14:paraId="72324261" w14:textId="0B5ABE4A" w:rsidR="00386CFD" w:rsidRPr="00FD35A8" w:rsidDel="00504E38" w:rsidRDefault="00A9104C" w:rsidP="00504E38">
      <w:pPr>
        <w:rPr>
          <w:del w:id="508" w:author="Yali Chen" w:date="2025-12-17T09:53:00Z" w16du:dateUtc="2025-12-17T01:53:00Z"/>
          <w:rFonts w:ascii="Times New Roman" w:hAnsi="Times New Roman" w:cs="Times New Roman"/>
          <w:i/>
          <w:iCs/>
          <w:szCs w:val="20"/>
        </w:rPr>
      </w:pPr>
      <w:del w:id="509" w:author="Yali Chen" w:date="2025-12-17T09:53:00Z" w16du:dateUtc="2025-12-17T01:53:00Z">
        <w:r w:rsidRPr="00FD35A8" w:rsidDel="00504E38">
          <w:rPr>
            <w:rFonts w:ascii="Times New Roman" w:hAnsi="Times New Roman" w:cs="Times New Roman"/>
            <w:i/>
            <w:iCs/>
            <w:szCs w:val="20"/>
          </w:rPr>
          <w:delText>The following are the conversion factors fo</w:delText>
        </w:r>
        <w:commentRangeStart w:id="510"/>
        <w:commentRangeStart w:id="511"/>
        <w:r w:rsidRPr="00FD35A8" w:rsidDel="00504E38">
          <w:rPr>
            <w:rFonts w:ascii="Times New Roman" w:hAnsi="Times New Roman" w:cs="Times New Roman"/>
            <w:i/>
            <w:iCs/>
            <w:szCs w:val="20"/>
          </w:rPr>
          <w:delText>r other drugs into Glucocorticoid</w:delText>
        </w:r>
        <w:commentRangeEnd w:id="510"/>
        <w:r w:rsidR="00CD756B" w:rsidRPr="00FD35A8" w:rsidDel="00504E38">
          <w:rPr>
            <w:rStyle w:val="CommentReference"/>
            <w:rFonts w:ascii="Times New Roman" w:hAnsi="Times New Roman" w:cs="Times New Roman"/>
            <w:i/>
            <w:iCs/>
            <w:sz w:val="20"/>
            <w:szCs w:val="20"/>
          </w:rPr>
          <w:commentReference w:id="510"/>
        </w:r>
      </w:del>
      <w:commentRangeEnd w:id="511"/>
      <w:r w:rsidR="00283C7A" w:rsidRPr="00FD35A8">
        <w:rPr>
          <w:rStyle w:val="CommentReference"/>
          <w:rFonts w:ascii="Times New Roman" w:hAnsi="Times New Roman" w:cs="Times New Roman"/>
          <w:i/>
          <w:iCs/>
          <w:sz w:val="20"/>
          <w:szCs w:val="20"/>
        </w:rPr>
        <w:commentReference w:id="511"/>
      </w:r>
      <w:del w:id="512" w:author="Yali Chen" w:date="2025-12-17T09:53:00Z" w16du:dateUtc="2025-12-17T01:53:00Z">
        <w:r w:rsidRPr="00FD35A8" w:rsidDel="00504E38">
          <w:rPr>
            <w:rFonts w:ascii="Times New Roman" w:hAnsi="Times New Roman" w:cs="Times New Roman"/>
            <w:i/>
            <w:iCs/>
            <w:szCs w:val="20"/>
          </w:rPr>
          <w:delText>.</w:delText>
        </w:r>
      </w:del>
    </w:p>
    <w:tbl>
      <w:tblPr>
        <w:tblW w:w="88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26"/>
        <w:gridCol w:w="3834"/>
      </w:tblGrid>
      <w:tr w:rsidR="003779F2" w:rsidRPr="00FD35A8" w:rsidDel="00504E38" w14:paraId="19A620D7" w14:textId="5869A6A4" w:rsidTr="003779F2">
        <w:trPr>
          <w:trHeight w:val="255"/>
          <w:del w:id="513" w:author="Yali Chen" w:date="2025-12-17T09:53:00Z"/>
        </w:trPr>
        <w:tc>
          <w:tcPr>
            <w:tcW w:w="5026" w:type="dxa"/>
            <w:shd w:val="clear" w:color="auto" w:fill="FFFFFF"/>
            <w:vAlign w:val="center"/>
            <w:hideMark/>
          </w:tcPr>
          <w:p w14:paraId="6F0DEAE7" w14:textId="2517ECE8" w:rsidR="003779F2" w:rsidRPr="00FD35A8" w:rsidDel="00504E38" w:rsidRDefault="003779F2" w:rsidP="00504E38">
            <w:pPr>
              <w:rPr>
                <w:del w:id="514" w:author="Yali Chen" w:date="2025-12-17T09:53:00Z" w16du:dateUtc="2025-12-17T01:53:00Z"/>
                <w:rFonts w:ascii="Times New Roman" w:hAnsi="Times New Roman" w:cs="Times New Roman"/>
                <w:b/>
                <w:bCs/>
                <w:i/>
                <w:iCs/>
                <w:szCs w:val="20"/>
              </w:rPr>
            </w:pPr>
            <w:del w:id="515" w:author="Yali Chen" w:date="2025-12-17T09:53:00Z" w16du:dateUtc="2025-12-17T01:53:00Z">
              <w:r w:rsidRPr="00FD35A8" w:rsidDel="00504E38">
                <w:rPr>
                  <w:rFonts w:ascii="Times New Roman" w:hAnsi="Times New Roman" w:cs="Times New Roman"/>
                  <w:b/>
                  <w:bCs/>
                  <w:i/>
                  <w:iCs/>
                  <w:szCs w:val="20"/>
                </w:rPr>
                <w:delText>Corticosteroid</w:delText>
              </w:r>
            </w:del>
          </w:p>
        </w:tc>
        <w:tc>
          <w:tcPr>
            <w:tcW w:w="3834" w:type="dxa"/>
            <w:shd w:val="clear" w:color="auto" w:fill="FFFFFF"/>
            <w:vAlign w:val="center"/>
            <w:hideMark/>
          </w:tcPr>
          <w:p w14:paraId="03F99A6E" w14:textId="66EACA8E" w:rsidR="003779F2" w:rsidRPr="00FD35A8" w:rsidDel="00504E38" w:rsidRDefault="003779F2" w:rsidP="00504E38">
            <w:pPr>
              <w:rPr>
                <w:del w:id="516" w:author="Yali Chen" w:date="2025-12-17T09:53:00Z" w16du:dateUtc="2025-12-17T01:53:00Z"/>
                <w:rFonts w:ascii="Times New Roman" w:hAnsi="Times New Roman" w:cs="Times New Roman"/>
                <w:b/>
                <w:bCs/>
                <w:i/>
                <w:iCs/>
                <w:szCs w:val="20"/>
              </w:rPr>
            </w:pPr>
            <w:del w:id="517" w:author="Yali Chen" w:date="2025-12-17T09:53:00Z" w16du:dateUtc="2025-12-17T01:53:00Z">
              <w:r w:rsidRPr="00FD35A8" w:rsidDel="00504E38">
                <w:rPr>
                  <w:rFonts w:ascii="Times New Roman" w:hAnsi="Times New Roman" w:cs="Times New Roman"/>
                  <w:b/>
                  <w:bCs/>
                  <w:i/>
                  <w:iCs/>
                  <w:szCs w:val="20"/>
                </w:rPr>
                <w:delText>Equivalent Glucocorticoid Dose (mg)</w:delText>
              </w:r>
            </w:del>
          </w:p>
        </w:tc>
      </w:tr>
      <w:tr w:rsidR="003779F2" w:rsidRPr="00FD35A8" w:rsidDel="00504E38" w14:paraId="5578E12A" w14:textId="20638305" w:rsidTr="003779F2">
        <w:trPr>
          <w:trHeight w:val="255"/>
          <w:del w:id="518" w:author="Yali Chen" w:date="2025-12-17T09:53:00Z"/>
        </w:trPr>
        <w:tc>
          <w:tcPr>
            <w:tcW w:w="5026" w:type="dxa"/>
            <w:shd w:val="clear" w:color="auto" w:fill="FFFFFF"/>
            <w:vAlign w:val="center"/>
            <w:hideMark/>
          </w:tcPr>
          <w:p w14:paraId="15469866" w14:textId="4B4D9F11" w:rsidR="003779F2" w:rsidRPr="00FD35A8" w:rsidDel="00504E38" w:rsidRDefault="003779F2" w:rsidP="00504E38">
            <w:pPr>
              <w:rPr>
                <w:del w:id="519" w:author="Yali Chen" w:date="2025-12-17T09:53:00Z" w16du:dateUtc="2025-12-17T01:53:00Z"/>
                <w:rFonts w:ascii="Times New Roman" w:hAnsi="Times New Roman" w:cs="Times New Roman"/>
                <w:i/>
                <w:iCs/>
                <w:szCs w:val="20"/>
              </w:rPr>
            </w:pPr>
            <w:del w:id="520" w:author="Yali Chen" w:date="2025-12-17T09:53:00Z" w16du:dateUtc="2025-12-17T01:53:00Z">
              <w:r w:rsidRPr="00FD35A8" w:rsidDel="00504E38">
                <w:rPr>
                  <w:rFonts w:ascii="Times New Roman" w:hAnsi="Times New Roman" w:cs="Times New Roman"/>
                  <w:i/>
                  <w:iCs/>
                  <w:szCs w:val="20"/>
                </w:rPr>
                <w:delText>Prednisone</w:delText>
              </w:r>
            </w:del>
          </w:p>
        </w:tc>
        <w:tc>
          <w:tcPr>
            <w:tcW w:w="3834" w:type="dxa"/>
            <w:shd w:val="clear" w:color="auto" w:fill="FFFFFF"/>
            <w:vAlign w:val="center"/>
            <w:hideMark/>
          </w:tcPr>
          <w:p w14:paraId="50512EAF" w14:textId="49C4DD1D" w:rsidR="003779F2" w:rsidRPr="00FD35A8" w:rsidDel="00504E38" w:rsidRDefault="003779F2" w:rsidP="00504E38">
            <w:pPr>
              <w:rPr>
                <w:del w:id="521" w:author="Yali Chen" w:date="2025-12-17T09:53:00Z" w16du:dateUtc="2025-12-17T01:53:00Z"/>
                <w:rFonts w:ascii="Times New Roman" w:hAnsi="Times New Roman" w:cs="Times New Roman"/>
                <w:i/>
                <w:iCs/>
                <w:szCs w:val="20"/>
              </w:rPr>
            </w:pPr>
            <w:del w:id="522" w:author="Yali Chen" w:date="2025-12-17T09:53:00Z" w16du:dateUtc="2025-12-17T01:53:00Z">
              <w:r w:rsidRPr="00FD35A8" w:rsidDel="00504E38">
                <w:rPr>
                  <w:rFonts w:ascii="Times New Roman" w:hAnsi="Times New Roman" w:cs="Times New Roman"/>
                  <w:i/>
                  <w:iCs/>
                  <w:szCs w:val="20"/>
                </w:rPr>
                <w:delText>5</w:delText>
              </w:r>
            </w:del>
          </w:p>
        </w:tc>
      </w:tr>
      <w:tr w:rsidR="003779F2" w:rsidRPr="00FD35A8" w:rsidDel="00504E38" w14:paraId="6EC14AF2" w14:textId="7C0E5555" w:rsidTr="003779F2">
        <w:trPr>
          <w:trHeight w:val="255"/>
          <w:del w:id="523" w:author="Yali Chen" w:date="2025-12-17T09:53:00Z"/>
        </w:trPr>
        <w:tc>
          <w:tcPr>
            <w:tcW w:w="5026" w:type="dxa"/>
            <w:shd w:val="clear" w:color="auto" w:fill="FFFFFF"/>
            <w:vAlign w:val="center"/>
            <w:hideMark/>
          </w:tcPr>
          <w:p w14:paraId="1962F030" w14:textId="12B47C19" w:rsidR="003779F2" w:rsidRPr="00FD35A8" w:rsidDel="00504E38" w:rsidRDefault="003779F2" w:rsidP="00504E38">
            <w:pPr>
              <w:rPr>
                <w:del w:id="524" w:author="Yali Chen" w:date="2025-12-17T09:53:00Z" w16du:dateUtc="2025-12-17T01:53:00Z"/>
                <w:rFonts w:ascii="Times New Roman" w:hAnsi="Times New Roman" w:cs="Times New Roman"/>
                <w:i/>
                <w:iCs/>
                <w:szCs w:val="20"/>
              </w:rPr>
            </w:pPr>
            <w:del w:id="525" w:author="Yali Chen" w:date="2025-12-17T09:53:00Z" w16du:dateUtc="2025-12-17T01:53:00Z">
              <w:r w:rsidRPr="00FD35A8" w:rsidDel="00504E38">
                <w:rPr>
                  <w:rFonts w:ascii="Times New Roman" w:hAnsi="Times New Roman" w:cs="Times New Roman"/>
                  <w:i/>
                  <w:iCs/>
                  <w:szCs w:val="20"/>
                </w:rPr>
                <w:delText>Prednisolone</w:delText>
              </w:r>
            </w:del>
          </w:p>
        </w:tc>
        <w:tc>
          <w:tcPr>
            <w:tcW w:w="3834" w:type="dxa"/>
            <w:shd w:val="clear" w:color="auto" w:fill="FFFFFF"/>
            <w:vAlign w:val="center"/>
            <w:hideMark/>
          </w:tcPr>
          <w:p w14:paraId="03A51272" w14:textId="584577B6" w:rsidR="003779F2" w:rsidRPr="00FD35A8" w:rsidDel="00504E38" w:rsidRDefault="003779F2" w:rsidP="00504E38">
            <w:pPr>
              <w:rPr>
                <w:del w:id="526" w:author="Yali Chen" w:date="2025-12-17T09:53:00Z" w16du:dateUtc="2025-12-17T01:53:00Z"/>
                <w:rFonts w:ascii="Times New Roman" w:hAnsi="Times New Roman" w:cs="Times New Roman"/>
                <w:i/>
                <w:iCs/>
                <w:szCs w:val="20"/>
              </w:rPr>
            </w:pPr>
            <w:del w:id="527" w:author="Yali Chen" w:date="2025-12-17T09:53:00Z" w16du:dateUtc="2025-12-17T01:53:00Z">
              <w:r w:rsidRPr="00FD35A8" w:rsidDel="00504E38">
                <w:rPr>
                  <w:rFonts w:ascii="Times New Roman" w:hAnsi="Times New Roman" w:cs="Times New Roman"/>
                  <w:i/>
                  <w:iCs/>
                  <w:szCs w:val="20"/>
                </w:rPr>
                <w:delText>5</w:delText>
              </w:r>
            </w:del>
          </w:p>
        </w:tc>
      </w:tr>
      <w:tr w:rsidR="003779F2" w:rsidRPr="00FD35A8" w:rsidDel="00504E38" w14:paraId="2D08C490" w14:textId="164ECC1E" w:rsidTr="003779F2">
        <w:trPr>
          <w:trHeight w:val="255"/>
          <w:del w:id="528" w:author="Yali Chen" w:date="2025-12-17T09:53:00Z"/>
        </w:trPr>
        <w:tc>
          <w:tcPr>
            <w:tcW w:w="5026" w:type="dxa"/>
            <w:shd w:val="clear" w:color="auto" w:fill="FFFFFF"/>
            <w:vAlign w:val="center"/>
            <w:hideMark/>
          </w:tcPr>
          <w:p w14:paraId="08651436" w14:textId="2D6AD284" w:rsidR="003779F2" w:rsidRPr="00FD35A8" w:rsidDel="00504E38" w:rsidRDefault="003779F2" w:rsidP="00504E38">
            <w:pPr>
              <w:rPr>
                <w:del w:id="529" w:author="Yali Chen" w:date="2025-12-17T09:53:00Z" w16du:dateUtc="2025-12-17T01:53:00Z"/>
                <w:rFonts w:ascii="Times New Roman" w:hAnsi="Times New Roman" w:cs="Times New Roman"/>
                <w:i/>
                <w:iCs/>
                <w:szCs w:val="20"/>
              </w:rPr>
            </w:pPr>
            <w:del w:id="530" w:author="Yali Chen" w:date="2025-12-17T09:53:00Z" w16du:dateUtc="2025-12-17T01:53:00Z">
              <w:r w:rsidRPr="00FD35A8" w:rsidDel="00504E38">
                <w:rPr>
                  <w:rFonts w:ascii="Times New Roman" w:hAnsi="Times New Roman" w:cs="Times New Roman"/>
                  <w:i/>
                  <w:iCs/>
                  <w:szCs w:val="20"/>
                </w:rPr>
                <w:delText>Triamcinolone</w:delText>
              </w:r>
            </w:del>
          </w:p>
        </w:tc>
        <w:tc>
          <w:tcPr>
            <w:tcW w:w="3834" w:type="dxa"/>
            <w:shd w:val="clear" w:color="auto" w:fill="FFFFFF"/>
            <w:vAlign w:val="center"/>
            <w:hideMark/>
          </w:tcPr>
          <w:p w14:paraId="28C51D7B" w14:textId="7CEC74EE" w:rsidR="003779F2" w:rsidRPr="00FD35A8" w:rsidDel="00504E38" w:rsidRDefault="003779F2" w:rsidP="00504E38">
            <w:pPr>
              <w:rPr>
                <w:del w:id="531" w:author="Yali Chen" w:date="2025-12-17T09:53:00Z" w16du:dateUtc="2025-12-17T01:53:00Z"/>
                <w:rFonts w:ascii="Times New Roman" w:hAnsi="Times New Roman" w:cs="Times New Roman"/>
                <w:i/>
                <w:iCs/>
                <w:szCs w:val="20"/>
              </w:rPr>
            </w:pPr>
            <w:del w:id="532" w:author="Yali Chen" w:date="2025-12-17T09:53:00Z" w16du:dateUtc="2025-12-17T01:53:00Z">
              <w:r w:rsidRPr="00FD35A8" w:rsidDel="00504E38">
                <w:rPr>
                  <w:rFonts w:ascii="Times New Roman" w:hAnsi="Times New Roman" w:cs="Times New Roman"/>
                  <w:i/>
                  <w:iCs/>
                  <w:szCs w:val="20"/>
                </w:rPr>
                <w:delText>4</w:delText>
              </w:r>
            </w:del>
          </w:p>
        </w:tc>
      </w:tr>
      <w:tr w:rsidR="003779F2" w:rsidRPr="00FD35A8" w:rsidDel="00504E38" w14:paraId="59E9D023" w14:textId="6EAE14EF" w:rsidTr="003779F2">
        <w:trPr>
          <w:trHeight w:val="255"/>
          <w:del w:id="533" w:author="Yali Chen" w:date="2025-12-17T09:53:00Z"/>
        </w:trPr>
        <w:tc>
          <w:tcPr>
            <w:tcW w:w="5026" w:type="dxa"/>
            <w:shd w:val="clear" w:color="auto" w:fill="FFFFFF"/>
            <w:vAlign w:val="center"/>
            <w:hideMark/>
          </w:tcPr>
          <w:p w14:paraId="446989BA" w14:textId="65C721F0" w:rsidR="003779F2" w:rsidRPr="00FD35A8" w:rsidDel="00504E38" w:rsidRDefault="003779F2" w:rsidP="00504E38">
            <w:pPr>
              <w:rPr>
                <w:del w:id="534" w:author="Yali Chen" w:date="2025-12-17T09:53:00Z" w16du:dateUtc="2025-12-17T01:53:00Z"/>
                <w:rFonts w:ascii="Times New Roman" w:hAnsi="Times New Roman" w:cs="Times New Roman"/>
                <w:i/>
                <w:iCs/>
                <w:szCs w:val="20"/>
              </w:rPr>
            </w:pPr>
            <w:del w:id="535" w:author="Yali Chen" w:date="2025-12-17T09:53:00Z" w16du:dateUtc="2025-12-17T01:53:00Z">
              <w:r w:rsidRPr="00FD35A8" w:rsidDel="00504E38">
                <w:rPr>
                  <w:rFonts w:ascii="Times New Roman" w:hAnsi="Times New Roman" w:cs="Times New Roman"/>
                  <w:i/>
                  <w:iCs/>
                  <w:szCs w:val="20"/>
                </w:rPr>
                <w:delText>Methylprednisolone</w:delText>
              </w:r>
            </w:del>
          </w:p>
        </w:tc>
        <w:tc>
          <w:tcPr>
            <w:tcW w:w="3834" w:type="dxa"/>
            <w:shd w:val="clear" w:color="auto" w:fill="FFFFFF"/>
            <w:vAlign w:val="center"/>
            <w:hideMark/>
          </w:tcPr>
          <w:p w14:paraId="1FD56E01" w14:textId="48012325" w:rsidR="003779F2" w:rsidRPr="00FD35A8" w:rsidDel="00504E38" w:rsidRDefault="003779F2" w:rsidP="00504E38">
            <w:pPr>
              <w:rPr>
                <w:del w:id="536" w:author="Yali Chen" w:date="2025-12-17T09:53:00Z" w16du:dateUtc="2025-12-17T01:53:00Z"/>
                <w:rFonts w:ascii="Times New Roman" w:hAnsi="Times New Roman" w:cs="Times New Roman"/>
                <w:i/>
                <w:iCs/>
                <w:szCs w:val="20"/>
              </w:rPr>
            </w:pPr>
            <w:del w:id="537" w:author="Yali Chen" w:date="2025-12-17T09:53:00Z" w16du:dateUtc="2025-12-17T01:53:00Z">
              <w:r w:rsidRPr="00FD35A8" w:rsidDel="00504E38">
                <w:rPr>
                  <w:rFonts w:ascii="Times New Roman" w:hAnsi="Times New Roman" w:cs="Times New Roman"/>
                  <w:i/>
                  <w:iCs/>
                  <w:szCs w:val="20"/>
                </w:rPr>
                <w:delText>4</w:delText>
              </w:r>
            </w:del>
          </w:p>
        </w:tc>
      </w:tr>
      <w:tr w:rsidR="003779F2" w:rsidRPr="00FD35A8" w:rsidDel="00504E38" w14:paraId="318483B0" w14:textId="7B1B66E7" w:rsidTr="003779F2">
        <w:trPr>
          <w:trHeight w:val="255"/>
          <w:del w:id="538" w:author="Yali Chen" w:date="2025-12-17T09:53:00Z"/>
        </w:trPr>
        <w:tc>
          <w:tcPr>
            <w:tcW w:w="5026" w:type="dxa"/>
            <w:shd w:val="clear" w:color="auto" w:fill="FFFFFF"/>
            <w:vAlign w:val="center"/>
            <w:hideMark/>
          </w:tcPr>
          <w:p w14:paraId="79E2BC42" w14:textId="122D6020" w:rsidR="003779F2" w:rsidRPr="00FD35A8" w:rsidDel="00504E38" w:rsidRDefault="003779F2" w:rsidP="00504E38">
            <w:pPr>
              <w:rPr>
                <w:del w:id="539" w:author="Yali Chen" w:date="2025-12-17T09:53:00Z" w16du:dateUtc="2025-12-17T01:53:00Z"/>
                <w:rFonts w:ascii="Times New Roman" w:hAnsi="Times New Roman" w:cs="Times New Roman"/>
                <w:i/>
                <w:iCs/>
                <w:szCs w:val="20"/>
              </w:rPr>
            </w:pPr>
            <w:del w:id="540" w:author="Yali Chen" w:date="2025-12-17T09:53:00Z" w16du:dateUtc="2025-12-17T01:53:00Z">
              <w:r w:rsidRPr="00FD35A8" w:rsidDel="00504E38">
                <w:rPr>
                  <w:rFonts w:ascii="Times New Roman" w:hAnsi="Times New Roman" w:cs="Times New Roman"/>
                  <w:i/>
                  <w:iCs/>
                  <w:szCs w:val="20"/>
                </w:rPr>
                <w:delText>Dexamethasone</w:delText>
              </w:r>
            </w:del>
          </w:p>
        </w:tc>
        <w:tc>
          <w:tcPr>
            <w:tcW w:w="3834" w:type="dxa"/>
            <w:shd w:val="clear" w:color="auto" w:fill="FFFFFF"/>
            <w:vAlign w:val="center"/>
            <w:hideMark/>
          </w:tcPr>
          <w:p w14:paraId="0A5D1F40" w14:textId="6D47EB51" w:rsidR="003779F2" w:rsidRPr="00FD35A8" w:rsidDel="00504E38" w:rsidRDefault="003779F2" w:rsidP="00504E38">
            <w:pPr>
              <w:rPr>
                <w:del w:id="541" w:author="Yali Chen" w:date="2025-12-17T09:53:00Z" w16du:dateUtc="2025-12-17T01:53:00Z"/>
                <w:rFonts w:ascii="Times New Roman" w:hAnsi="Times New Roman" w:cs="Times New Roman"/>
                <w:i/>
                <w:iCs/>
                <w:szCs w:val="20"/>
              </w:rPr>
            </w:pPr>
            <w:del w:id="542" w:author="Yali Chen" w:date="2025-12-17T09:53:00Z" w16du:dateUtc="2025-12-17T01:53:00Z">
              <w:r w:rsidRPr="00FD35A8" w:rsidDel="00504E38">
                <w:rPr>
                  <w:rFonts w:ascii="Times New Roman" w:hAnsi="Times New Roman" w:cs="Times New Roman"/>
                  <w:i/>
                  <w:iCs/>
                  <w:szCs w:val="20"/>
                </w:rPr>
                <w:delText>0.75</w:delText>
              </w:r>
            </w:del>
          </w:p>
        </w:tc>
      </w:tr>
      <w:tr w:rsidR="003779F2" w:rsidRPr="00FD35A8" w:rsidDel="00504E38" w14:paraId="2AD95510" w14:textId="1A50943F" w:rsidTr="003779F2">
        <w:trPr>
          <w:trHeight w:val="255"/>
          <w:del w:id="543" w:author="Yali Chen" w:date="2025-12-17T09:53:00Z"/>
        </w:trPr>
        <w:tc>
          <w:tcPr>
            <w:tcW w:w="5026" w:type="dxa"/>
            <w:shd w:val="clear" w:color="auto" w:fill="FFFFFF"/>
            <w:vAlign w:val="center"/>
            <w:hideMark/>
          </w:tcPr>
          <w:p w14:paraId="43BCBB92" w14:textId="073BCEB0" w:rsidR="003779F2" w:rsidRPr="00FD35A8" w:rsidDel="00504E38" w:rsidRDefault="003779F2" w:rsidP="00504E38">
            <w:pPr>
              <w:rPr>
                <w:del w:id="544" w:author="Yali Chen" w:date="2025-12-17T09:53:00Z" w16du:dateUtc="2025-12-17T01:53:00Z"/>
                <w:rFonts w:ascii="Times New Roman" w:hAnsi="Times New Roman" w:cs="Times New Roman"/>
                <w:i/>
                <w:iCs/>
                <w:szCs w:val="20"/>
              </w:rPr>
            </w:pPr>
            <w:del w:id="545" w:author="Yali Chen" w:date="2025-12-17T09:53:00Z" w16du:dateUtc="2025-12-17T01:53:00Z">
              <w:r w:rsidRPr="00FD35A8" w:rsidDel="00504E38">
                <w:rPr>
                  <w:rFonts w:ascii="Times New Roman" w:hAnsi="Times New Roman" w:cs="Times New Roman"/>
                  <w:i/>
                  <w:iCs/>
                  <w:szCs w:val="20"/>
                </w:rPr>
                <w:delText>Betamethasone</w:delText>
              </w:r>
            </w:del>
          </w:p>
        </w:tc>
        <w:tc>
          <w:tcPr>
            <w:tcW w:w="3834" w:type="dxa"/>
            <w:shd w:val="clear" w:color="auto" w:fill="FFFFFF"/>
            <w:vAlign w:val="center"/>
            <w:hideMark/>
          </w:tcPr>
          <w:p w14:paraId="3A74B891" w14:textId="4D142EB4" w:rsidR="003779F2" w:rsidRPr="00FD35A8" w:rsidDel="00504E38" w:rsidRDefault="003779F2" w:rsidP="00504E38">
            <w:pPr>
              <w:rPr>
                <w:del w:id="546" w:author="Yali Chen" w:date="2025-12-17T09:53:00Z" w16du:dateUtc="2025-12-17T01:53:00Z"/>
                <w:rFonts w:ascii="Times New Roman" w:hAnsi="Times New Roman" w:cs="Times New Roman"/>
                <w:i/>
                <w:iCs/>
                <w:szCs w:val="20"/>
              </w:rPr>
            </w:pPr>
            <w:del w:id="547" w:author="Yali Chen" w:date="2025-12-17T09:53:00Z" w16du:dateUtc="2025-12-17T01:53:00Z">
              <w:r w:rsidRPr="00FD35A8" w:rsidDel="00504E38">
                <w:rPr>
                  <w:rFonts w:ascii="Times New Roman" w:hAnsi="Times New Roman" w:cs="Times New Roman"/>
                  <w:i/>
                  <w:iCs/>
                  <w:szCs w:val="20"/>
                </w:rPr>
                <w:delText>0.6</w:delText>
              </w:r>
            </w:del>
          </w:p>
        </w:tc>
      </w:tr>
    </w:tbl>
    <w:p w14:paraId="21254C69" w14:textId="0063845A" w:rsidR="00BA7E04" w:rsidRPr="00FD35A8" w:rsidDel="00C1450C" w:rsidRDefault="00BA7E04" w:rsidP="005E0CBB">
      <w:pPr>
        <w:rPr>
          <w:del w:id="548" w:author="Yali Chen" w:date="2025-12-17T09:51:00Z" w16du:dateUtc="2025-12-17T01:51:00Z"/>
          <w:rFonts w:ascii="Times New Roman" w:hAnsi="Times New Roman" w:cs="Times New Roman"/>
          <w:szCs w:val="20"/>
        </w:rPr>
      </w:pPr>
    </w:p>
    <w:p w14:paraId="51B73001" w14:textId="18CC237B" w:rsidR="00FE1384" w:rsidRPr="00FD35A8" w:rsidDel="00C1450C" w:rsidRDefault="00FE1384" w:rsidP="005E0CBB">
      <w:pPr>
        <w:rPr>
          <w:del w:id="549" w:author="Yali Chen" w:date="2025-12-17T09:51:00Z" w16du:dateUtc="2025-12-17T01:51:00Z"/>
          <w:rFonts w:ascii="Times New Roman" w:hAnsi="Times New Roman" w:cs="Times New Roman"/>
          <w:i/>
          <w:iCs/>
          <w:szCs w:val="20"/>
        </w:rPr>
      </w:pPr>
      <w:del w:id="550" w:author="Yali Chen" w:date="2025-12-17T09:51:00Z" w16du:dateUtc="2025-12-17T01:51:00Z">
        <w:r w:rsidRPr="00FD35A8" w:rsidDel="00C1450C">
          <w:rPr>
            <w:rFonts w:ascii="Times New Roman" w:hAnsi="Times New Roman" w:cs="Times New Roman"/>
            <w:i/>
            <w:iCs/>
            <w:szCs w:val="20"/>
          </w:rPr>
          <w:delText>The following conversion factors are provided for other frequency-based doses into daily doses.</w:delText>
        </w:r>
      </w:del>
    </w:p>
    <w:tbl>
      <w:tblPr>
        <w:tblW w:w="8860" w:type="dxa"/>
        <w:tblLook w:val="04A0" w:firstRow="1" w:lastRow="0" w:firstColumn="1" w:lastColumn="0" w:noHBand="0" w:noVBand="1"/>
      </w:tblPr>
      <w:tblGrid>
        <w:gridCol w:w="3427"/>
        <w:gridCol w:w="2620"/>
        <w:gridCol w:w="1161"/>
        <w:gridCol w:w="1652"/>
      </w:tblGrid>
      <w:tr w:rsidR="002146DF" w:rsidRPr="00FD35A8" w:rsidDel="00C1450C" w14:paraId="7B52F7F8" w14:textId="5801D2D1" w:rsidTr="006921A2">
        <w:trPr>
          <w:trHeight w:val="255"/>
          <w:del w:id="551" w:author="Yali Chen" w:date="2025-12-17T09:51:00Z"/>
        </w:trPr>
        <w:tc>
          <w:tcPr>
            <w:tcW w:w="3460" w:type="dxa"/>
            <w:tcBorders>
              <w:top w:val="single" w:sz="4" w:space="0" w:color="auto"/>
              <w:left w:val="single" w:sz="4" w:space="0" w:color="auto"/>
              <w:bottom w:val="single" w:sz="4" w:space="0" w:color="auto"/>
              <w:right w:val="single" w:sz="4" w:space="0" w:color="auto"/>
            </w:tcBorders>
            <w:vAlign w:val="bottom"/>
            <w:hideMark/>
          </w:tcPr>
          <w:p w14:paraId="19208FB8" w14:textId="60AE9486" w:rsidR="002146DF" w:rsidRPr="00FD35A8" w:rsidDel="00C1450C" w:rsidRDefault="002146DF" w:rsidP="002146DF">
            <w:pPr>
              <w:rPr>
                <w:del w:id="552" w:author="Yali Chen" w:date="2025-12-17T09:51:00Z" w16du:dateUtc="2025-12-17T01:51:00Z"/>
                <w:rFonts w:ascii="Times New Roman" w:hAnsi="Times New Roman" w:cs="Times New Roman"/>
                <w:b/>
                <w:bCs/>
                <w:i/>
                <w:iCs/>
                <w:szCs w:val="20"/>
              </w:rPr>
            </w:pPr>
            <w:del w:id="553" w:author="Yali Chen" w:date="2025-12-17T09:51:00Z" w16du:dateUtc="2025-12-17T01:51:00Z">
              <w:r w:rsidRPr="00FD35A8" w:rsidDel="00C1450C">
                <w:rPr>
                  <w:rFonts w:ascii="Times New Roman" w:hAnsi="Times New Roman" w:cs="Times New Roman"/>
                  <w:b/>
                  <w:bCs/>
                  <w:i/>
                  <w:iCs/>
                  <w:szCs w:val="20"/>
                </w:rPr>
                <w:delText>CLUOSY RQ</w:delText>
              </w:r>
            </w:del>
          </w:p>
        </w:tc>
        <w:tc>
          <w:tcPr>
            <w:tcW w:w="2640" w:type="dxa"/>
            <w:tcBorders>
              <w:top w:val="single" w:sz="4" w:space="0" w:color="auto"/>
              <w:left w:val="nil"/>
              <w:bottom w:val="single" w:sz="4" w:space="0" w:color="auto"/>
              <w:right w:val="single" w:sz="4" w:space="0" w:color="auto"/>
            </w:tcBorders>
            <w:vAlign w:val="bottom"/>
            <w:hideMark/>
          </w:tcPr>
          <w:p w14:paraId="11363880" w14:textId="1299004B" w:rsidR="002146DF" w:rsidRPr="00FD35A8" w:rsidDel="00C1450C" w:rsidRDefault="002146DF" w:rsidP="002146DF">
            <w:pPr>
              <w:rPr>
                <w:del w:id="554" w:author="Yali Chen" w:date="2025-12-17T09:51:00Z" w16du:dateUtc="2025-12-17T01:51:00Z"/>
                <w:rFonts w:ascii="Times New Roman" w:hAnsi="Times New Roman" w:cs="Times New Roman"/>
                <w:b/>
                <w:bCs/>
                <w:i/>
                <w:iCs/>
                <w:szCs w:val="20"/>
              </w:rPr>
            </w:pPr>
            <w:del w:id="555" w:author="Yali Chen" w:date="2025-12-17T09:51:00Z" w16du:dateUtc="2025-12-17T01:51:00Z">
              <w:r w:rsidRPr="00FD35A8" w:rsidDel="00C1450C">
                <w:rPr>
                  <w:rFonts w:ascii="Times New Roman" w:hAnsi="Times New Roman" w:cs="Times New Roman"/>
                  <w:b/>
                  <w:bCs/>
                  <w:i/>
                  <w:iCs/>
                  <w:szCs w:val="20"/>
                </w:rPr>
                <w:delText>COURTAGE</w:delText>
              </w:r>
            </w:del>
          </w:p>
        </w:tc>
        <w:tc>
          <w:tcPr>
            <w:tcW w:w="1100" w:type="dxa"/>
            <w:tcBorders>
              <w:top w:val="single" w:sz="4" w:space="0" w:color="auto"/>
              <w:left w:val="nil"/>
              <w:bottom w:val="single" w:sz="4" w:space="0" w:color="auto"/>
              <w:right w:val="single" w:sz="4" w:space="0" w:color="auto"/>
            </w:tcBorders>
            <w:vAlign w:val="bottom"/>
            <w:hideMark/>
          </w:tcPr>
          <w:p w14:paraId="682231E2" w14:textId="0F371F69" w:rsidR="002146DF" w:rsidRPr="00FD35A8" w:rsidDel="00C1450C" w:rsidRDefault="002146DF" w:rsidP="002146DF">
            <w:pPr>
              <w:rPr>
                <w:del w:id="556" w:author="Yali Chen" w:date="2025-12-17T09:51:00Z" w16du:dateUtc="2025-12-17T01:51:00Z"/>
                <w:rFonts w:ascii="Times New Roman" w:hAnsi="Times New Roman" w:cs="Times New Roman"/>
                <w:b/>
                <w:bCs/>
                <w:i/>
                <w:iCs/>
                <w:szCs w:val="20"/>
              </w:rPr>
            </w:pPr>
            <w:del w:id="557" w:author="Yali Chen" w:date="2025-12-17T09:51:00Z" w16du:dateUtc="2025-12-17T01:51:00Z">
              <w:r w:rsidRPr="00FD35A8" w:rsidDel="00C1450C">
                <w:rPr>
                  <w:rFonts w:ascii="Times New Roman" w:hAnsi="Times New Roman" w:cs="Times New Roman"/>
                  <w:b/>
                  <w:bCs/>
                  <w:i/>
                  <w:iCs/>
                  <w:szCs w:val="20"/>
                </w:rPr>
                <w:delText>Conversion factor</w:delText>
              </w:r>
            </w:del>
          </w:p>
        </w:tc>
        <w:tc>
          <w:tcPr>
            <w:tcW w:w="1660" w:type="dxa"/>
            <w:tcBorders>
              <w:top w:val="single" w:sz="4" w:space="0" w:color="auto"/>
              <w:left w:val="nil"/>
              <w:bottom w:val="single" w:sz="4" w:space="0" w:color="auto"/>
              <w:right w:val="single" w:sz="4" w:space="0" w:color="auto"/>
            </w:tcBorders>
            <w:vAlign w:val="bottom"/>
            <w:hideMark/>
          </w:tcPr>
          <w:p w14:paraId="02E08B77" w14:textId="70AA801D" w:rsidR="002146DF" w:rsidRPr="00FD35A8" w:rsidDel="00C1450C" w:rsidRDefault="002146DF" w:rsidP="002146DF">
            <w:pPr>
              <w:rPr>
                <w:del w:id="558" w:author="Yali Chen" w:date="2025-12-17T09:51:00Z" w16du:dateUtc="2025-12-17T01:51:00Z"/>
                <w:rFonts w:ascii="Times New Roman" w:hAnsi="Times New Roman" w:cs="Times New Roman"/>
                <w:b/>
                <w:bCs/>
                <w:i/>
                <w:iCs/>
                <w:szCs w:val="20"/>
              </w:rPr>
            </w:pPr>
            <w:del w:id="559" w:author="Yali Chen" w:date="2025-12-17T09:51:00Z" w16du:dateUtc="2025-12-17T01:51:00Z">
              <w:r w:rsidRPr="00FD35A8" w:rsidDel="00C1450C">
                <w:rPr>
                  <w:rFonts w:ascii="Times New Roman" w:hAnsi="Times New Roman" w:cs="Times New Roman"/>
                  <w:b/>
                  <w:bCs/>
                  <w:i/>
                  <w:iCs/>
                  <w:szCs w:val="20"/>
                </w:rPr>
                <w:delText>Conversion factor</w:delText>
              </w:r>
            </w:del>
          </w:p>
        </w:tc>
      </w:tr>
      <w:tr w:rsidR="002146DF" w:rsidRPr="00FD35A8" w:rsidDel="00C1450C" w14:paraId="48D69FAC" w14:textId="56C689C3" w:rsidTr="006921A2">
        <w:trPr>
          <w:trHeight w:val="255"/>
          <w:del w:id="560" w:author="Yali Chen" w:date="2025-12-17T09:51:00Z"/>
        </w:trPr>
        <w:tc>
          <w:tcPr>
            <w:tcW w:w="3460" w:type="dxa"/>
            <w:tcBorders>
              <w:top w:val="nil"/>
              <w:left w:val="single" w:sz="4" w:space="0" w:color="auto"/>
              <w:bottom w:val="single" w:sz="4" w:space="0" w:color="auto"/>
              <w:right w:val="single" w:sz="4" w:space="0" w:color="auto"/>
            </w:tcBorders>
            <w:vAlign w:val="bottom"/>
            <w:hideMark/>
          </w:tcPr>
          <w:p w14:paraId="38FFD796" w14:textId="2A9394E8" w:rsidR="002146DF" w:rsidRPr="00FD35A8" w:rsidDel="00C1450C" w:rsidRDefault="002146DF" w:rsidP="002146DF">
            <w:pPr>
              <w:rPr>
                <w:del w:id="561" w:author="Yali Chen" w:date="2025-12-17T09:51:00Z" w16du:dateUtc="2025-12-17T01:51:00Z"/>
                <w:rFonts w:ascii="Times New Roman" w:hAnsi="Times New Roman" w:cs="Times New Roman"/>
                <w:i/>
                <w:iCs/>
                <w:szCs w:val="20"/>
              </w:rPr>
            </w:pPr>
            <w:del w:id="562" w:author="Yali Chen" w:date="2025-12-17T09:51:00Z" w16du:dateUtc="2025-12-17T01:51:00Z">
              <w:r w:rsidRPr="00FD35A8" w:rsidDel="00C1450C">
                <w:rPr>
                  <w:rFonts w:ascii="Times New Roman" w:hAnsi="Times New Roman" w:cs="Times New Roman"/>
                  <w:i/>
                  <w:iCs/>
                  <w:szCs w:val="20"/>
                </w:rPr>
                <w:delText>QAM</w:delText>
              </w:r>
            </w:del>
          </w:p>
        </w:tc>
        <w:tc>
          <w:tcPr>
            <w:tcW w:w="2640" w:type="dxa"/>
            <w:tcBorders>
              <w:top w:val="nil"/>
              <w:left w:val="nil"/>
              <w:bottom w:val="single" w:sz="4" w:space="0" w:color="auto"/>
              <w:right w:val="single" w:sz="4" w:space="0" w:color="auto"/>
            </w:tcBorders>
            <w:vAlign w:val="bottom"/>
            <w:hideMark/>
          </w:tcPr>
          <w:p w14:paraId="49FE7507" w14:textId="5A87D5D9" w:rsidR="002146DF" w:rsidRPr="00FD35A8" w:rsidDel="00C1450C" w:rsidRDefault="002146DF" w:rsidP="002146DF">
            <w:pPr>
              <w:rPr>
                <w:del w:id="563" w:author="Yali Chen" w:date="2025-12-17T09:51:00Z" w16du:dateUtc="2025-12-17T01:51:00Z"/>
                <w:rFonts w:ascii="Times New Roman" w:hAnsi="Times New Roman" w:cs="Times New Roman"/>
                <w:i/>
                <w:iCs/>
                <w:szCs w:val="20"/>
              </w:rPr>
            </w:pPr>
            <w:del w:id="564" w:author="Yali Chen" w:date="2025-12-17T09:51:00Z" w16du:dateUtc="2025-12-17T01:51:00Z">
              <w:r w:rsidRPr="00FD35A8" w:rsidDel="00C1450C">
                <w:rPr>
                  <w:rFonts w:ascii="Times New Roman" w:hAnsi="Times New Roman" w:cs="Times New Roman"/>
                  <w:i/>
                  <w:iCs/>
                  <w:szCs w:val="20"/>
                </w:rPr>
                <w:delText>Once a month</w:delText>
              </w:r>
            </w:del>
          </w:p>
        </w:tc>
        <w:tc>
          <w:tcPr>
            <w:tcW w:w="1100" w:type="dxa"/>
            <w:tcBorders>
              <w:top w:val="nil"/>
              <w:left w:val="nil"/>
              <w:bottom w:val="single" w:sz="4" w:space="0" w:color="auto"/>
              <w:right w:val="single" w:sz="4" w:space="0" w:color="auto"/>
            </w:tcBorders>
            <w:vAlign w:val="bottom"/>
            <w:hideMark/>
          </w:tcPr>
          <w:p w14:paraId="41DC57B9" w14:textId="1DA2EAFD" w:rsidR="002146DF" w:rsidRPr="00FD35A8" w:rsidDel="00C1450C" w:rsidRDefault="002146DF" w:rsidP="002146DF">
            <w:pPr>
              <w:rPr>
                <w:del w:id="565" w:author="Yali Chen" w:date="2025-12-17T09:51:00Z" w16du:dateUtc="2025-12-17T01:51:00Z"/>
                <w:rFonts w:ascii="Times New Roman" w:hAnsi="Times New Roman" w:cs="Times New Roman"/>
                <w:i/>
                <w:iCs/>
                <w:szCs w:val="20"/>
              </w:rPr>
            </w:pPr>
            <w:del w:id="566" w:author="Yali Chen" w:date="2025-12-17T09:51:00Z" w16du:dateUtc="2025-12-17T01:51:00Z">
              <w:r w:rsidRPr="00FD35A8" w:rsidDel="00C1450C">
                <w:rPr>
                  <w:rFonts w:ascii="Times New Roman" w:hAnsi="Times New Roman" w:cs="Times New Roman"/>
                  <w:i/>
                  <w:iCs/>
                  <w:szCs w:val="20"/>
                </w:rPr>
                <w:delText>1/20</w:delText>
              </w:r>
            </w:del>
          </w:p>
        </w:tc>
        <w:tc>
          <w:tcPr>
            <w:tcW w:w="1660" w:type="dxa"/>
            <w:tcBorders>
              <w:top w:val="nil"/>
              <w:left w:val="nil"/>
              <w:bottom w:val="single" w:sz="4" w:space="0" w:color="auto"/>
              <w:right w:val="single" w:sz="4" w:space="0" w:color="auto"/>
            </w:tcBorders>
            <w:vAlign w:val="bottom"/>
            <w:hideMark/>
          </w:tcPr>
          <w:p w14:paraId="3D1E274E" w14:textId="21C32747" w:rsidR="002146DF" w:rsidRPr="00FD35A8" w:rsidDel="00C1450C" w:rsidRDefault="002146DF" w:rsidP="002146DF">
            <w:pPr>
              <w:rPr>
                <w:del w:id="567" w:author="Yali Chen" w:date="2025-12-17T09:51:00Z" w16du:dateUtc="2025-12-17T01:51:00Z"/>
                <w:rFonts w:ascii="Times New Roman" w:hAnsi="Times New Roman" w:cs="Times New Roman"/>
                <w:i/>
                <w:iCs/>
                <w:szCs w:val="20"/>
              </w:rPr>
            </w:pPr>
            <w:del w:id="568" w:author="Yali Chen" w:date="2025-12-17T09:51:00Z" w16du:dateUtc="2025-12-17T01:51:00Z">
              <w:r w:rsidRPr="00FD35A8" w:rsidDel="00C1450C">
                <w:rPr>
                  <w:rFonts w:ascii="Times New Roman" w:hAnsi="Times New Roman" w:cs="Times New Roman"/>
                  <w:i/>
                  <w:iCs/>
                  <w:szCs w:val="20"/>
                </w:rPr>
                <w:delText>0.0333333</w:delText>
              </w:r>
            </w:del>
          </w:p>
        </w:tc>
      </w:tr>
      <w:tr w:rsidR="002146DF" w:rsidRPr="00FD35A8" w:rsidDel="00C1450C" w14:paraId="3CAF6D2B" w14:textId="0A7BF629" w:rsidTr="006921A2">
        <w:trPr>
          <w:trHeight w:val="255"/>
          <w:del w:id="569" w:author="Yali Chen" w:date="2025-12-17T09:51:00Z"/>
        </w:trPr>
        <w:tc>
          <w:tcPr>
            <w:tcW w:w="3460" w:type="dxa"/>
            <w:tcBorders>
              <w:top w:val="nil"/>
              <w:left w:val="single" w:sz="4" w:space="0" w:color="auto"/>
              <w:bottom w:val="single" w:sz="4" w:space="0" w:color="auto"/>
              <w:right w:val="single" w:sz="4" w:space="0" w:color="auto"/>
            </w:tcBorders>
            <w:vAlign w:val="bottom"/>
            <w:hideMark/>
          </w:tcPr>
          <w:p w14:paraId="6CB85622" w14:textId="23DA231E" w:rsidR="002146DF" w:rsidRPr="00FD35A8" w:rsidDel="00C1450C" w:rsidRDefault="002146DF" w:rsidP="002146DF">
            <w:pPr>
              <w:rPr>
                <w:del w:id="570" w:author="Yali Chen" w:date="2025-12-17T09:51:00Z" w16du:dateUtc="2025-12-17T01:51:00Z"/>
                <w:rFonts w:ascii="Times New Roman" w:hAnsi="Times New Roman" w:cs="Times New Roman"/>
                <w:i/>
                <w:iCs/>
                <w:szCs w:val="20"/>
              </w:rPr>
            </w:pPr>
            <w:del w:id="571" w:author="Yali Chen" w:date="2025-12-17T09:51:00Z" w16du:dateUtc="2025-12-17T01:51:00Z">
              <w:r w:rsidRPr="00FD35A8" w:rsidDel="00C1450C">
                <w:rPr>
                  <w:rFonts w:ascii="Times New Roman" w:hAnsi="Times New Roman" w:cs="Times New Roman"/>
                  <w:i/>
                  <w:iCs/>
                  <w:szCs w:val="20"/>
                </w:rPr>
                <w:delText>QOD</w:delText>
              </w:r>
            </w:del>
          </w:p>
        </w:tc>
        <w:tc>
          <w:tcPr>
            <w:tcW w:w="2640" w:type="dxa"/>
            <w:tcBorders>
              <w:top w:val="nil"/>
              <w:left w:val="nil"/>
              <w:bottom w:val="single" w:sz="4" w:space="0" w:color="auto"/>
              <w:right w:val="single" w:sz="4" w:space="0" w:color="auto"/>
            </w:tcBorders>
            <w:vAlign w:val="bottom"/>
            <w:hideMark/>
          </w:tcPr>
          <w:p w14:paraId="76CD4F95" w14:textId="50C28CEE" w:rsidR="002146DF" w:rsidRPr="00FD35A8" w:rsidDel="00C1450C" w:rsidRDefault="002146DF" w:rsidP="002146DF">
            <w:pPr>
              <w:rPr>
                <w:del w:id="572" w:author="Yali Chen" w:date="2025-12-17T09:51:00Z" w16du:dateUtc="2025-12-17T01:51:00Z"/>
                <w:rFonts w:ascii="Times New Roman" w:hAnsi="Times New Roman" w:cs="Times New Roman"/>
                <w:i/>
                <w:iCs/>
                <w:szCs w:val="20"/>
              </w:rPr>
            </w:pPr>
            <w:del w:id="573" w:author="Yali Chen" w:date="2025-12-17T09:51:00Z" w16du:dateUtc="2025-12-17T01:51:00Z">
              <w:r w:rsidRPr="00FD35A8" w:rsidDel="00C1450C">
                <w:rPr>
                  <w:rFonts w:ascii="Times New Roman" w:hAnsi="Times New Roman" w:cs="Times New Roman"/>
                  <w:i/>
                  <w:iCs/>
                  <w:szCs w:val="20"/>
                </w:rPr>
                <w:delText>Every other day</w:delText>
              </w:r>
            </w:del>
          </w:p>
        </w:tc>
        <w:tc>
          <w:tcPr>
            <w:tcW w:w="1100" w:type="dxa"/>
            <w:tcBorders>
              <w:top w:val="nil"/>
              <w:left w:val="nil"/>
              <w:bottom w:val="single" w:sz="4" w:space="0" w:color="auto"/>
              <w:right w:val="single" w:sz="4" w:space="0" w:color="auto"/>
            </w:tcBorders>
            <w:vAlign w:val="bottom"/>
            <w:hideMark/>
          </w:tcPr>
          <w:p w14:paraId="3D73036F" w14:textId="2D01F76F" w:rsidR="002146DF" w:rsidRPr="00FD35A8" w:rsidDel="00C1450C" w:rsidRDefault="002146DF" w:rsidP="002146DF">
            <w:pPr>
              <w:rPr>
                <w:del w:id="574" w:author="Yali Chen" w:date="2025-12-17T09:51:00Z" w16du:dateUtc="2025-12-17T01:51:00Z"/>
                <w:rFonts w:ascii="Times New Roman" w:hAnsi="Times New Roman" w:cs="Times New Roman"/>
                <w:i/>
                <w:iCs/>
                <w:szCs w:val="20"/>
              </w:rPr>
            </w:pPr>
            <w:del w:id="575" w:author="Yali Chen" w:date="2025-12-17T09:51:00Z" w16du:dateUtc="2025-12-17T01:51:00Z">
              <w:r w:rsidRPr="00FD35A8" w:rsidDel="00C1450C">
                <w:rPr>
                  <w:rFonts w:ascii="Times New Roman" w:hAnsi="Times New Roman" w:cs="Times New Roman"/>
                  <w:i/>
                  <w:iCs/>
                  <w:szCs w:val="20"/>
                </w:rPr>
                <w:delText>1/2</w:delText>
              </w:r>
            </w:del>
          </w:p>
        </w:tc>
        <w:tc>
          <w:tcPr>
            <w:tcW w:w="1660" w:type="dxa"/>
            <w:tcBorders>
              <w:top w:val="nil"/>
              <w:left w:val="nil"/>
              <w:bottom w:val="single" w:sz="4" w:space="0" w:color="auto"/>
              <w:right w:val="single" w:sz="4" w:space="0" w:color="auto"/>
            </w:tcBorders>
            <w:vAlign w:val="bottom"/>
            <w:hideMark/>
          </w:tcPr>
          <w:p w14:paraId="0057A05B" w14:textId="6684AA09" w:rsidR="002146DF" w:rsidRPr="00FD35A8" w:rsidDel="00C1450C" w:rsidRDefault="002146DF" w:rsidP="002146DF">
            <w:pPr>
              <w:rPr>
                <w:del w:id="576" w:author="Yali Chen" w:date="2025-12-17T09:51:00Z" w16du:dateUtc="2025-12-17T01:51:00Z"/>
                <w:rFonts w:ascii="Times New Roman" w:hAnsi="Times New Roman" w:cs="Times New Roman"/>
                <w:i/>
                <w:iCs/>
                <w:szCs w:val="20"/>
              </w:rPr>
            </w:pPr>
            <w:del w:id="577" w:author="Yali Chen" w:date="2025-12-17T09:51:00Z" w16du:dateUtc="2025-12-17T01:51:00Z">
              <w:r w:rsidRPr="00FD35A8" w:rsidDel="00C1450C">
                <w:rPr>
                  <w:rFonts w:ascii="Times New Roman" w:hAnsi="Times New Roman" w:cs="Times New Roman"/>
                  <w:i/>
                  <w:iCs/>
                  <w:szCs w:val="20"/>
                </w:rPr>
                <w:delText>0.5</w:delText>
              </w:r>
            </w:del>
          </w:p>
        </w:tc>
      </w:tr>
      <w:tr w:rsidR="002146DF" w:rsidRPr="00FD35A8" w:rsidDel="00C1450C" w14:paraId="6044C976" w14:textId="7566D200" w:rsidTr="006921A2">
        <w:trPr>
          <w:trHeight w:val="255"/>
          <w:del w:id="578" w:author="Yali Chen" w:date="2025-12-17T09:51:00Z"/>
        </w:trPr>
        <w:tc>
          <w:tcPr>
            <w:tcW w:w="3460" w:type="dxa"/>
            <w:tcBorders>
              <w:top w:val="nil"/>
              <w:left w:val="single" w:sz="4" w:space="0" w:color="auto"/>
              <w:bottom w:val="single" w:sz="4" w:space="0" w:color="auto"/>
              <w:right w:val="single" w:sz="4" w:space="0" w:color="auto"/>
            </w:tcBorders>
            <w:vAlign w:val="bottom"/>
            <w:hideMark/>
          </w:tcPr>
          <w:p w14:paraId="30FBE79C" w14:textId="08DB7655" w:rsidR="002146DF" w:rsidRPr="00FD35A8" w:rsidDel="00C1450C" w:rsidRDefault="002146DF" w:rsidP="002146DF">
            <w:pPr>
              <w:rPr>
                <w:del w:id="579" w:author="Yali Chen" w:date="2025-12-17T09:51:00Z" w16du:dateUtc="2025-12-17T01:51:00Z"/>
                <w:rFonts w:ascii="Times New Roman" w:hAnsi="Times New Roman" w:cs="Times New Roman"/>
                <w:i/>
                <w:iCs/>
                <w:szCs w:val="20"/>
              </w:rPr>
            </w:pPr>
            <w:del w:id="580" w:author="Yali Chen" w:date="2025-12-17T09:51:00Z" w16du:dateUtc="2025-12-17T01:51:00Z">
              <w:r w:rsidRPr="00FD35A8" w:rsidDel="00C1450C">
                <w:rPr>
                  <w:rFonts w:ascii="Times New Roman" w:hAnsi="Times New Roman" w:cs="Times New Roman"/>
                  <w:i/>
                  <w:iCs/>
                  <w:szCs w:val="20"/>
                </w:rPr>
                <w:delText>1 TIME PER WEEK</w:delText>
              </w:r>
            </w:del>
          </w:p>
        </w:tc>
        <w:tc>
          <w:tcPr>
            <w:tcW w:w="2640" w:type="dxa"/>
            <w:tcBorders>
              <w:top w:val="nil"/>
              <w:left w:val="nil"/>
              <w:bottom w:val="single" w:sz="4" w:space="0" w:color="auto"/>
              <w:right w:val="single" w:sz="4" w:space="0" w:color="auto"/>
            </w:tcBorders>
            <w:vAlign w:val="bottom"/>
            <w:hideMark/>
          </w:tcPr>
          <w:p w14:paraId="4AF11D7E" w14:textId="3D7175B9" w:rsidR="002146DF" w:rsidRPr="00FD35A8" w:rsidDel="00C1450C" w:rsidRDefault="002146DF" w:rsidP="002146DF">
            <w:pPr>
              <w:rPr>
                <w:del w:id="581" w:author="Yali Chen" w:date="2025-12-17T09:51:00Z" w16du:dateUtc="2025-12-17T01:51:00Z"/>
                <w:rFonts w:ascii="Times New Roman" w:hAnsi="Times New Roman" w:cs="Times New Roman"/>
                <w:i/>
                <w:iCs/>
                <w:szCs w:val="20"/>
              </w:rPr>
            </w:pPr>
            <w:del w:id="582" w:author="Yali Chen" w:date="2025-12-17T09:51:00Z" w16du:dateUtc="2025-12-17T01:51:00Z">
              <w:r w:rsidRPr="00FD35A8" w:rsidDel="00C1450C">
                <w:rPr>
                  <w:rFonts w:ascii="Times New Roman" w:hAnsi="Times New Roman" w:cs="Times New Roman"/>
                  <w:i/>
                  <w:iCs/>
                  <w:szCs w:val="20"/>
                </w:rPr>
                <w:delText>Every week</w:delText>
              </w:r>
            </w:del>
          </w:p>
        </w:tc>
        <w:tc>
          <w:tcPr>
            <w:tcW w:w="1100" w:type="dxa"/>
            <w:tcBorders>
              <w:top w:val="nil"/>
              <w:left w:val="nil"/>
              <w:bottom w:val="single" w:sz="4" w:space="0" w:color="auto"/>
              <w:right w:val="single" w:sz="4" w:space="0" w:color="auto"/>
            </w:tcBorders>
            <w:vAlign w:val="bottom"/>
            <w:hideMark/>
          </w:tcPr>
          <w:p w14:paraId="1F05521A" w14:textId="4BC33A24" w:rsidR="002146DF" w:rsidRPr="00FD35A8" w:rsidDel="00C1450C" w:rsidRDefault="002146DF" w:rsidP="002146DF">
            <w:pPr>
              <w:rPr>
                <w:del w:id="583" w:author="Yali Chen" w:date="2025-12-17T09:51:00Z" w16du:dateUtc="2025-12-17T01:51:00Z"/>
                <w:rFonts w:ascii="Times New Roman" w:hAnsi="Times New Roman" w:cs="Times New Roman"/>
                <w:i/>
                <w:iCs/>
                <w:szCs w:val="20"/>
              </w:rPr>
            </w:pPr>
            <w:del w:id="584" w:author="Yali Chen" w:date="2025-12-17T09:51:00Z" w16du:dateUtc="2025-12-17T01:51:00Z">
              <w:r w:rsidRPr="00FD35A8" w:rsidDel="00C1450C">
                <w:rPr>
                  <w:rFonts w:ascii="Times New Roman" w:hAnsi="Times New Roman" w:cs="Times New Roman"/>
                  <w:i/>
                  <w:iCs/>
                  <w:szCs w:val="20"/>
                </w:rPr>
                <w:delText>1/7</w:delText>
              </w:r>
            </w:del>
          </w:p>
        </w:tc>
        <w:tc>
          <w:tcPr>
            <w:tcW w:w="1660" w:type="dxa"/>
            <w:tcBorders>
              <w:top w:val="nil"/>
              <w:left w:val="nil"/>
              <w:bottom w:val="single" w:sz="4" w:space="0" w:color="auto"/>
              <w:right w:val="single" w:sz="4" w:space="0" w:color="auto"/>
            </w:tcBorders>
            <w:vAlign w:val="bottom"/>
            <w:hideMark/>
          </w:tcPr>
          <w:p w14:paraId="2A2B756E" w14:textId="0CA01C35" w:rsidR="002146DF" w:rsidRPr="00FD35A8" w:rsidDel="00C1450C" w:rsidRDefault="002146DF" w:rsidP="002146DF">
            <w:pPr>
              <w:rPr>
                <w:del w:id="585" w:author="Yali Chen" w:date="2025-12-17T09:51:00Z" w16du:dateUtc="2025-12-17T01:51:00Z"/>
                <w:rFonts w:ascii="Times New Roman" w:hAnsi="Times New Roman" w:cs="Times New Roman"/>
                <w:i/>
                <w:iCs/>
                <w:szCs w:val="20"/>
              </w:rPr>
            </w:pPr>
            <w:del w:id="586" w:author="Yali Chen" w:date="2025-12-17T09:51:00Z" w16du:dateUtc="2025-12-17T01:51:00Z">
              <w:r w:rsidRPr="00FD35A8" w:rsidDel="00C1450C">
                <w:rPr>
                  <w:rFonts w:ascii="Times New Roman" w:hAnsi="Times New Roman" w:cs="Times New Roman"/>
                  <w:i/>
                  <w:iCs/>
                  <w:szCs w:val="20"/>
                </w:rPr>
                <w:delText>0.1428571</w:delText>
              </w:r>
            </w:del>
          </w:p>
        </w:tc>
      </w:tr>
      <w:tr w:rsidR="002146DF" w:rsidRPr="00FD35A8" w:rsidDel="00C1450C" w14:paraId="4010D772" w14:textId="67D3605B" w:rsidTr="006921A2">
        <w:trPr>
          <w:trHeight w:val="255"/>
          <w:del w:id="587" w:author="Yali Chen" w:date="2025-12-17T09:51:00Z"/>
        </w:trPr>
        <w:tc>
          <w:tcPr>
            <w:tcW w:w="3460" w:type="dxa"/>
            <w:tcBorders>
              <w:top w:val="nil"/>
              <w:left w:val="single" w:sz="4" w:space="0" w:color="auto"/>
              <w:bottom w:val="single" w:sz="4" w:space="0" w:color="auto"/>
              <w:right w:val="single" w:sz="4" w:space="0" w:color="auto"/>
            </w:tcBorders>
            <w:vAlign w:val="bottom"/>
            <w:hideMark/>
          </w:tcPr>
          <w:p w14:paraId="49F19F2A" w14:textId="20DA86EB" w:rsidR="002146DF" w:rsidRPr="00FD35A8" w:rsidDel="00C1450C" w:rsidRDefault="002146DF" w:rsidP="002146DF">
            <w:pPr>
              <w:rPr>
                <w:del w:id="588" w:author="Yali Chen" w:date="2025-12-17T09:51:00Z" w16du:dateUtc="2025-12-17T01:51:00Z"/>
                <w:rFonts w:ascii="Times New Roman" w:hAnsi="Times New Roman" w:cs="Times New Roman"/>
                <w:i/>
                <w:iCs/>
                <w:szCs w:val="20"/>
              </w:rPr>
            </w:pPr>
            <w:del w:id="589" w:author="Yali Chen" w:date="2025-12-17T09:51:00Z" w16du:dateUtc="2025-12-17T01:51:00Z">
              <w:r w:rsidRPr="00FD35A8" w:rsidDel="00C1450C">
                <w:rPr>
                  <w:rFonts w:ascii="Times New Roman" w:hAnsi="Times New Roman" w:cs="Times New Roman"/>
                  <w:i/>
                  <w:iCs/>
                  <w:szCs w:val="20"/>
                </w:rPr>
                <w:delText>QW</w:delText>
              </w:r>
            </w:del>
          </w:p>
        </w:tc>
        <w:tc>
          <w:tcPr>
            <w:tcW w:w="2640" w:type="dxa"/>
            <w:tcBorders>
              <w:top w:val="nil"/>
              <w:left w:val="nil"/>
              <w:bottom w:val="single" w:sz="4" w:space="0" w:color="auto"/>
              <w:right w:val="single" w:sz="4" w:space="0" w:color="auto"/>
            </w:tcBorders>
            <w:vAlign w:val="bottom"/>
            <w:hideMark/>
          </w:tcPr>
          <w:p w14:paraId="5573EC4B" w14:textId="3314AB88" w:rsidR="002146DF" w:rsidRPr="00FD35A8" w:rsidDel="00C1450C" w:rsidRDefault="002146DF" w:rsidP="002146DF">
            <w:pPr>
              <w:rPr>
                <w:del w:id="590" w:author="Yali Chen" w:date="2025-12-17T09:51:00Z" w16du:dateUtc="2025-12-17T01:51:00Z"/>
                <w:rFonts w:ascii="Times New Roman" w:hAnsi="Times New Roman" w:cs="Times New Roman"/>
                <w:i/>
                <w:iCs/>
                <w:szCs w:val="20"/>
              </w:rPr>
            </w:pPr>
            <w:del w:id="591" w:author="Yali Chen" w:date="2025-12-17T09:51:00Z" w16du:dateUtc="2025-12-17T01:51:00Z">
              <w:r w:rsidRPr="00FD35A8" w:rsidDel="00C1450C">
                <w:rPr>
                  <w:rFonts w:ascii="Times New Roman" w:hAnsi="Times New Roman" w:cs="Times New Roman"/>
                  <w:i/>
                  <w:iCs/>
                  <w:szCs w:val="20"/>
                </w:rPr>
                <w:delText>Every week</w:delText>
              </w:r>
            </w:del>
          </w:p>
        </w:tc>
        <w:tc>
          <w:tcPr>
            <w:tcW w:w="1100" w:type="dxa"/>
            <w:tcBorders>
              <w:top w:val="nil"/>
              <w:left w:val="nil"/>
              <w:bottom w:val="single" w:sz="4" w:space="0" w:color="auto"/>
              <w:right w:val="single" w:sz="4" w:space="0" w:color="auto"/>
            </w:tcBorders>
            <w:vAlign w:val="bottom"/>
            <w:hideMark/>
          </w:tcPr>
          <w:p w14:paraId="5B3CD183" w14:textId="54A0D45F" w:rsidR="002146DF" w:rsidRPr="00FD35A8" w:rsidDel="00C1450C" w:rsidRDefault="002146DF" w:rsidP="002146DF">
            <w:pPr>
              <w:rPr>
                <w:del w:id="592" w:author="Yali Chen" w:date="2025-12-17T09:51:00Z" w16du:dateUtc="2025-12-17T01:51:00Z"/>
                <w:rFonts w:ascii="Times New Roman" w:hAnsi="Times New Roman" w:cs="Times New Roman"/>
                <w:i/>
                <w:iCs/>
                <w:szCs w:val="20"/>
              </w:rPr>
            </w:pPr>
            <w:del w:id="593" w:author="Yali Chen" w:date="2025-12-17T09:51:00Z" w16du:dateUtc="2025-12-17T01:51:00Z">
              <w:r w:rsidRPr="00FD35A8" w:rsidDel="00C1450C">
                <w:rPr>
                  <w:rFonts w:ascii="Times New Roman" w:hAnsi="Times New Roman" w:cs="Times New Roman"/>
                  <w:i/>
                  <w:iCs/>
                  <w:szCs w:val="20"/>
                </w:rPr>
                <w:delText>1/7</w:delText>
              </w:r>
            </w:del>
          </w:p>
        </w:tc>
        <w:tc>
          <w:tcPr>
            <w:tcW w:w="1660" w:type="dxa"/>
            <w:tcBorders>
              <w:top w:val="nil"/>
              <w:left w:val="nil"/>
              <w:bottom w:val="single" w:sz="4" w:space="0" w:color="auto"/>
              <w:right w:val="single" w:sz="4" w:space="0" w:color="auto"/>
            </w:tcBorders>
            <w:vAlign w:val="bottom"/>
            <w:hideMark/>
          </w:tcPr>
          <w:p w14:paraId="473E6761" w14:textId="566124F3" w:rsidR="002146DF" w:rsidRPr="00FD35A8" w:rsidDel="00C1450C" w:rsidRDefault="002146DF" w:rsidP="002146DF">
            <w:pPr>
              <w:rPr>
                <w:del w:id="594" w:author="Yali Chen" w:date="2025-12-17T09:51:00Z" w16du:dateUtc="2025-12-17T01:51:00Z"/>
                <w:rFonts w:ascii="Times New Roman" w:hAnsi="Times New Roman" w:cs="Times New Roman"/>
                <w:i/>
                <w:iCs/>
                <w:szCs w:val="20"/>
              </w:rPr>
            </w:pPr>
            <w:del w:id="595" w:author="Yali Chen" w:date="2025-12-17T09:51:00Z" w16du:dateUtc="2025-12-17T01:51:00Z">
              <w:r w:rsidRPr="00FD35A8" w:rsidDel="00C1450C">
                <w:rPr>
                  <w:rFonts w:ascii="Times New Roman" w:hAnsi="Times New Roman" w:cs="Times New Roman"/>
                  <w:i/>
                  <w:iCs/>
                  <w:szCs w:val="20"/>
                </w:rPr>
                <w:delText>0.1428571</w:delText>
              </w:r>
            </w:del>
          </w:p>
        </w:tc>
      </w:tr>
      <w:tr w:rsidR="002146DF" w:rsidRPr="00FD35A8" w:rsidDel="00C1450C" w14:paraId="03C818D4" w14:textId="597EDEFD" w:rsidTr="006921A2">
        <w:trPr>
          <w:trHeight w:val="255"/>
          <w:del w:id="596" w:author="Yali Chen" w:date="2025-12-17T09:51:00Z"/>
        </w:trPr>
        <w:tc>
          <w:tcPr>
            <w:tcW w:w="3460" w:type="dxa"/>
            <w:tcBorders>
              <w:top w:val="nil"/>
              <w:left w:val="single" w:sz="4" w:space="0" w:color="auto"/>
              <w:bottom w:val="single" w:sz="4" w:space="0" w:color="auto"/>
              <w:right w:val="single" w:sz="4" w:space="0" w:color="auto"/>
            </w:tcBorders>
            <w:vAlign w:val="bottom"/>
            <w:hideMark/>
          </w:tcPr>
          <w:p w14:paraId="6125F6C5" w14:textId="19766267" w:rsidR="002146DF" w:rsidRPr="00FD35A8" w:rsidDel="00C1450C" w:rsidRDefault="002146DF" w:rsidP="002146DF">
            <w:pPr>
              <w:rPr>
                <w:del w:id="597" w:author="Yali Chen" w:date="2025-12-17T09:51:00Z" w16du:dateUtc="2025-12-17T01:51:00Z"/>
                <w:rFonts w:ascii="Times New Roman" w:hAnsi="Times New Roman" w:cs="Times New Roman"/>
                <w:i/>
                <w:iCs/>
                <w:szCs w:val="20"/>
              </w:rPr>
            </w:pPr>
            <w:del w:id="598" w:author="Yali Chen" w:date="2025-12-17T09:51:00Z" w16du:dateUtc="2025-12-17T01:51:00Z">
              <w:r w:rsidRPr="00FD35A8" w:rsidDel="00C1450C">
                <w:rPr>
                  <w:rFonts w:ascii="Times New Roman" w:hAnsi="Times New Roman" w:cs="Times New Roman"/>
                  <w:i/>
                  <w:iCs/>
                  <w:szCs w:val="20"/>
                </w:rPr>
                <w:delText>QWK</w:delText>
              </w:r>
            </w:del>
          </w:p>
        </w:tc>
        <w:tc>
          <w:tcPr>
            <w:tcW w:w="2640" w:type="dxa"/>
            <w:tcBorders>
              <w:top w:val="nil"/>
              <w:left w:val="nil"/>
              <w:bottom w:val="single" w:sz="4" w:space="0" w:color="auto"/>
              <w:right w:val="single" w:sz="4" w:space="0" w:color="auto"/>
            </w:tcBorders>
            <w:vAlign w:val="bottom"/>
            <w:hideMark/>
          </w:tcPr>
          <w:p w14:paraId="0878D2EA" w14:textId="282FDBC8" w:rsidR="002146DF" w:rsidRPr="00FD35A8" w:rsidDel="00C1450C" w:rsidRDefault="002146DF" w:rsidP="002146DF">
            <w:pPr>
              <w:rPr>
                <w:del w:id="599" w:author="Yali Chen" w:date="2025-12-17T09:51:00Z" w16du:dateUtc="2025-12-17T01:51:00Z"/>
                <w:rFonts w:ascii="Times New Roman" w:hAnsi="Times New Roman" w:cs="Times New Roman"/>
                <w:i/>
                <w:iCs/>
                <w:szCs w:val="20"/>
              </w:rPr>
            </w:pPr>
            <w:del w:id="600" w:author="Yali Chen" w:date="2025-12-17T09:51:00Z" w16du:dateUtc="2025-12-17T01:51:00Z">
              <w:r w:rsidRPr="00FD35A8" w:rsidDel="00C1450C">
                <w:rPr>
                  <w:rFonts w:ascii="Times New Roman" w:hAnsi="Times New Roman" w:cs="Times New Roman"/>
                  <w:i/>
                  <w:iCs/>
                  <w:szCs w:val="20"/>
                </w:rPr>
                <w:delText>Every week</w:delText>
              </w:r>
            </w:del>
          </w:p>
        </w:tc>
        <w:tc>
          <w:tcPr>
            <w:tcW w:w="1100" w:type="dxa"/>
            <w:tcBorders>
              <w:top w:val="nil"/>
              <w:left w:val="nil"/>
              <w:bottom w:val="single" w:sz="4" w:space="0" w:color="auto"/>
              <w:right w:val="single" w:sz="4" w:space="0" w:color="auto"/>
            </w:tcBorders>
            <w:vAlign w:val="bottom"/>
            <w:hideMark/>
          </w:tcPr>
          <w:p w14:paraId="1E400B57" w14:textId="1992740A" w:rsidR="002146DF" w:rsidRPr="00FD35A8" w:rsidDel="00C1450C" w:rsidRDefault="002146DF" w:rsidP="002146DF">
            <w:pPr>
              <w:rPr>
                <w:del w:id="601" w:author="Yali Chen" w:date="2025-12-17T09:51:00Z" w16du:dateUtc="2025-12-17T01:51:00Z"/>
                <w:rFonts w:ascii="Times New Roman" w:hAnsi="Times New Roman" w:cs="Times New Roman"/>
                <w:i/>
                <w:iCs/>
                <w:szCs w:val="20"/>
              </w:rPr>
            </w:pPr>
            <w:del w:id="602" w:author="Yali Chen" w:date="2025-12-17T09:51:00Z" w16du:dateUtc="2025-12-17T01:51:00Z">
              <w:r w:rsidRPr="00FD35A8" w:rsidDel="00C1450C">
                <w:rPr>
                  <w:rFonts w:ascii="Times New Roman" w:hAnsi="Times New Roman" w:cs="Times New Roman"/>
                  <w:i/>
                  <w:iCs/>
                  <w:szCs w:val="20"/>
                </w:rPr>
                <w:delText>1/7</w:delText>
              </w:r>
            </w:del>
          </w:p>
        </w:tc>
        <w:tc>
          <w:tcPr>
            <w:tcW w:w="1660" w:type="dxa"/>
            <w:tcBorders>
              <w:top w:val="nil"/>
              <w:left w:val="nil"/>
              <w:bottom w:val="single" w:sz="4" w:space="0" w:color="auto"/>
              <w:right w:val="single" w:sz="4" w:space="0" w:color="auto"/>
            </w:tcBorders>
            <w:vAlign w:val="bottom"/>
            <w:hideMark/>
          </w:tcPr>
          <w:p w14:paraId="19FFC227" w14:textId="4BF38D41" w:rsidR="002146DF" w:rsidRPr="00FD35A8" w:rsidDel="00C1450C" w:rsidRDefault="002146DF" w:rsidP="002146DF">
            <w:pPr>
              <w:rPr>
                <w:del w:id="603" w:author="Yali Chen" w:date="2025-12-17T09:51:00Z" w16du:dateUtc="2025-12-17T01:51:00Z"/>
                <w:rFonts w:ascii="Times New Roman" w:hAnsi="Times New Roman" w:cs="Times New Roman"/>
                <w:i/>
                <w:iCs/>
                <w:szCs w:val="20"/>
              </w:rPr>
            </w:pPr>
            <w:del w:id="604" w:author="Yali Chen" w:date="2025-12-17T09:51:00Z" w16du:dateUtc="2025-12-17T01:51:00Z">
              <w:r w:rsidRPr="00FD35A8" w:rsidDel="00C1450C">
                <w:rPr>
                  <w:rFonts w:ascii="Times New Roman" w:hAnsi="Times New Roman" w:cs="Times New Roman"/>
                  <w:i/>
                  <w:iCs/>
                  <w:szCs w:val="20"/>
                </w:rPr>
                <w:delText>0.1428571</w:delText>
              </w:r>
            </w:del>
          </w:p>
        </w:tc>
      </w:tr>
      <w:tr w:rsidR="002146DF" w:rsidRPr="00FD35A8" w:rsidDel="00C1450C" w14:paraId="631742CE" w14:textId="74739191" w:rsidTr="006921A2">
        <w:trPr>
          <w:trHeight w:val="255"/>
          <w:del w:id="605" w:author="Yali Chen" w:date="2025-12-17T09:51:00Z"/>
        </w:trPr>
        <w:tc>
          <w:tcPr>
            <w:tcW w:w="3460" w:type="dxa"/>
            <w:tcBorders>
              <w:top w:val="nil"/>
              <w:left w:val="single" w:sz="4" w:space="0" w:color="auto"/>
              <w:bottom w:val="single" w:sz="4" w:space="0" w:color="auto"/>
              <w:right w:val="single" w:sz="4" w:space="0" w:color="auto"/>
            </w:tcBorders>
            <w:vAlign w:val="bottom"/>
            <w:hideMark/>
          </w:tcPr>
          <w:p w14:paraId="2E6D3B82" w14:textId="16341ABE" w:rsidR="002146DF" w:rsidRPr="00FD35A8" w:rsidDel="00C1450C" w:rsidRDefault="002146DF" w:rsidP="002146DF">
            <w:pPr>
              <w:rPr>
                <w:del w:id="606" w:author="Yali Chen" w:date="2025-12-17T09:51:00Z" w16du:dateUtc="2025-12-17T01:51:00Z"/>
                <w:rFonts w:ascii="Times New Roman" w:hAnsi="Times New Roman" w:cs="Times New Roman"/>
                <w:i/>
                <w:iCs/>
                <w:szCs w:val="20"/>
              </w:rPr>
            </w:pPr>
            <w:del w:id="607" w:author="Yali Chen" w:date="2025-12-17T09:51:00Z" w16du:dateUtc="2025-12-17T01:51:00Z">
              <w:r w:rsidRPr="00FD35A8" w:rsidDel="00C1450C">
                <w:rPr>
                  <w:rFonts w:ascii="Times New Roman" w:hAnsi="Times New Roman" w:cs="Times New Roman"/>
                  <w:i/>
                  <w:iCs/>
                  <w:szCs w:val="20"/>
                </w:rPr>
                <w:delText>EVERY WEEK</w:delText>
              </w:r>
            </w:del>
          </w:p>
        </w:tc>
        <w:tc>
          <w:tcPr>
            <w:tcW w:w="2640" w:type="dxa"/>
            <w:tcBorders>
              <w:top w:val="nil"/>
              <w:left w:val="nil"/>
              <w:bottom w:val="single" w:sz="4" w:space="0" w:color="auto"/>
              <w:right w:val="single" w:sz="4" w:space="0" w:color="auto"/>
            </w:tcBorders>
            <w:vAlign w:val="bottom"/>
            <w:hideMark/>
          </w:tcPr>
          <w:p w14:paraId="2F90B070" w14:textId="65213EDB" w:rsidR="002146DF" w:rsidRPr="00FD35A8" w:rsidDel="00C1450C" w:rsidRDefault="002146DF" w:rsidP="002146DF">
            <w:pPr>
              <w:rPr>
                <w:del w:id="608" w:author="Yali Chen" w:date="2025-12-17T09:51:00Z" w16du:dateUtc="2025-12-17T01:51:00Z"/>
                <w:rFonts w:ascii="Times New Roman" w:hAnsi="Times New Roman" w:cs="Times New Roman"/>
                <w:i/>
                <w:iCs/>
                <w:szCs w:val="20"/>
              </w:rPr>
            </w:pPr>
            <w:del w:id="609" w:author="Yali Chen" w:date="2025-12-17T09:51:00Z" w16du:dateUtc="2025-12-17T01:51:00Z">
              <w:r w:rsidRPr="00FD35A8" w:rsidDel="00C1450C">
                <w:rPr>
                  <w:rFonts w:ascii="Times New Roman" w:hAnsi="Times New Roman" w:cs="Times New Roman"/>
                  <w:i/>
                  <w:iCs/>
                  <w:szCs w:val="20"/>
                </w:rPr>
                <w:delText>Every week</w:delText>
              </w:r>
            </w:del>
          </w:p>
        </w:tc>
        <w:tc>
          <w:tcPr>
            <w:tcW w:w="1100" w:type="dxa"/>
            <w:tcBorders>
              <w:top w:val="nil"/>
              <w:left w:val="nil"/>
              <w:bottom w:val="single" w:sz="4" w:space="0" w:color="auto"/>
              <w:right w:val="single" w:sz="4" w:space="0" w:color="auto"/>
            </w:tcBorders>
            <w:vAlign w:val="bottom"/>
            <w:hideMark/>
          </w:tcPr>
          <w:p w14:paraId="5CCD73BB" w14:textId="77DD91BD" w:rsidR="002146DF" w:rsidRPr="00FD35A8" w:rsidDel="00C1450C" w:rsidRDefault="002146DF" w:rsidP="002146DF">
            <w:pPr>
              <w:rPr>
                <w:del w:id="610" w:author="Yali Chen" w:date="2025-12-17T09:51:00Z" w16du:dateUtc="2025-12-17T01:51:00Z"/>
                <w:rFonts w:ascii="Times New Roman" w:hAnsi="Times New Roman" w:cs="Times New Roman"/>
                <w:i/>
                <w:iCs/>
                <w:szCs w:val="20"/>
              </w:rPr>
            </w:pPr>
            <w:del w:id="611" w:author="Yali Chen" w:date="2025-12-17T09:51:00Z" w16du:dateUtc="2025-12-17T01:51:00Z">
              <w:r w:rsidRPr="00FD35A8" w:rsidDel="00C1450C">
                <w:rPr>
                  <w:rFonts w:ascii="Times New Roman" w:hAnsi="Times New Roman" w:cs="Times New Roman"/>
                  <w:i/>
                  <w:iCs/>
                  <w:szCs w:val="20"/>
                </w:rPr>
                <w:delText>1/7</w:delText>
              </w:r>
            </w:del>
          </w:p>
        </w:tc>
        <w:tc>
          <w:tcPr>
            <w:tcW w:w="1660" w:type="dxa"/>
            <w:tcBorders>
              <w:top w:val="nil"/>
              <w:left w:val="nil"/>
              <w:bottom w:val="single" w:sz="4" w:space="0" w:color="auto"/>
              <w:right w:val="single" w:sz="4" w:space="0" w:color="auto"/>
            </w:tcBorders>
            <w:vAlign w:val="bottom"/>
            <w:hideMark/>
          </w:tcPr>
          <w:p w14:paraId="50DDABDE" w14:textId="79CE2522" w:rsidR="002146DF" w:rsidRPr="00FD35A8" w:rsidDel="00C1450C" w:rsidRDefault="002146DF" w:rsidP="002146DF">
            <w:pPr>
              <w:rPr>
                <w:del w:id="612" w:author="Yali Chen" w:date="2025-12-17T09:51:00Z" w16du:dateUtc="2025-12-17T01:51:00Z"/>
                <w:rFonts w:ascii="Times New Roman" w:hAnsi="Times New Roman" w:cs="Times New Roman"/>
                <w:i/>
                <w:iCs/>
                <w:szCs w:val="20"/>
              </w:rPr>
            </w:pPr>
            <w:del w:id="613" w:author="Yali Chen" w:date="2025-12-17T09:51:00Z" w16du:dateUtc="2025-12-17T01:51:00Z">
              <w:r w:rsidRPr="00FD35A8" w:rsidDel="00C1450C">
                <w:rPr>
                  <w:rFonts w:ascii="Times New Roman" w:hAnsi="Times New Roman" w:cs="Times New Roman"/>
                  <w:i/>
                  <w:iCs/>
                  <w:szCs w:val="20"/>
                </w:rPr>
                <w:delText>0.1428571</w:delText>
              </w:r>
            </w:del>
          </w:p>
        </w:tc>
      </w:tr>
      <w:tr w:rsidR="002146DF" w:rsidRPr="00FD35A8" w:rsidDel="00C1450C" w14:paraId="475A3C16" w14:textId="4E76BE66" w:rsidTr="006921A2">
        <w:trPr>
          <w:trHeight w:val="255"/>
          <w:del w:id="614" w:author="Yali Chen" w:date="2025-12-17T09:51:00Z"/>
        </w:trPr>
        <w:tc>
          <w:tcPr>
            <w:tcW w:w="3460" w:type="dxa"/>
            <w:tcBorders>
              <w:top w:val="nil"/>
              <w:left w:val="single" w:sz="4" w:space="0" w:color="auto"/>
              <w:bottom w:val="single" w:sz="4" w:space="0" w:color="auto"/>
              <w:right w:val="single" w:sz="4" w:space="0" w:color="auto"/>
            </w:tcBorders>
            <w:vAlign w:val="bottom"/>
            <w:hideMark/>
          </w:tcPr>
          <w:p w14:paraId="0E6ACCE7" w14:textId="0F7F657D" w:rsidR="002146DF" w:rsidRPr="00FD35A8" w:rsidDel="00C1450C" w:rsidRDefault="002146DF" w:rsidP="002146DF">
            <w:pPr>
              <w:rPr>
                <w:del w:id="615" w:author="Yali Chen" w:date="2025-12-17T09:51:00Z" w16du:dateUtc="2025-12-17T01:51:00Z"/>
                <w:rFonts w:ascii="Times New Roman" w:hAnsi="Times New Roman" w:cs="Times New Roman"/>
                <w:i/>
                <w:iCs/>
                <w:szCs w:val="20"/>
              </w:rPr>
            </w:pPr>
            <w:del w:id="616" w:author="Yali Chen" w:date="2025-12-17T09:51:00Z" w16du:dateUtc="2025-12-17T01:51:00Z">
              <w:r w:rsidRPr="00FD35A8" w:rsidDel="00C1450C">
                <w:rPr>
                  <w:rFonts w:ascii="Times New Roman" w:hAnsi="Times New Roman" w:cs="Times New Roman"/>
                  <w:i/>
                  <w:iCs/>
                  <w:szCs w:val="20"/>
                </w:rPr>
                <w:delText>BID</w:delText>
              </w:r>
            </w:del>
          </w:p>
        </w:tc>
        <w:tc>
          <w:tcPr>
            <w:tcW w:w="2640" w:type="dxa"/>
            <w:tcBorders>
              <w:top w:val="nil"/>
              <w:left w:val="nil"/>
              <w:bottom w:val="single" w:sz="4" w:space="0" w:color="auto"/>
              <w:right w:val="single" w:sz="4" w:space="0" w:color="auto"/>
            </w:tcBorders>
            <w:vAlign w:val="bottom"/>
            <w:hideMark/>
          </w:tcPr>
          <w:p w14:paraId="32437B42" w14:textId="31D8CC68" w:rsidR="002146DF" w:rsidRPr="00FD35A8" w:rsidDel="00C1450C" w:rsidRDefault="002146DF" w:rsidP="002146DF">
            <w:pPr>
              <w:rPr>
                <w:del w:id="617" w:author="Yali Chen" w:date="2025-12-17T09:51:00Z" w16du:dateUtc="2025-12-17T01:51:00Z"/>
                <w:rFonts w:ascii="Times New Roman" w:hAnsi="Times New Roman" w:cs="Times New Roman"/>
                <w:i/>
                <w:iCs/>
                <w:szCs w:val="20"/>
              </w:rPr>
            </w:pPr>
            <w:del w:id="618" w:author="Yali Chen" w:date="2025-12-17T09:51:00Z" w16du:dateUtc="2025-12-17T01:51:00Z">
              <w:r w:rsidRPr="00FD35A8" w:rsidDel="00C1450C">
                <w:rPr>
                  <w:rFonts w:ascii="Times New Roman" w:hAnsi="Times New Roman" w:cs="Times New Roman"/>
                  <w:i/>
                  <w:iCs/>
                  <w:szCs w:val="20"/>
                </w:rPr>
                <w:delText>Twice a day</w:delText>
              </w:r>
            </w:del>
          </w:p>
        </w:tc>
        <w:tc>
          <w:tcPr>
            <w:tcW w:w="1100" w:type="dxa"/>
            <w:tcBorders>
              <w:top w:val="nil"/>
              <w:left w:val="nil"/>
              <w:bottom w:val="single" w:sz="4" w:space="0" w:color="auto"/>
              <w:right w:val="single" w:sz="4" w:space="0" w:color="auto"/>
            </w:tcBorders>
            <w:vAlign w:val="bottom"/>
            <w:hideMark/>
          </w:tcPr>
          <w:p w14:paraId="61DC5570" w14:textId="12BE84D3" w:rsidR="002146DF" w:rsidRPr="00FD35A8" w:rsidDel="00C1450C" w:rsidRDefault="002146DF" w:rsidP="002146DF">
            <w:pPr>
              <w:rPr>
                <w:del w:id="619" w:author="Yali Chen" w:date="2025-12-17T09:51:00Z" w16du:dateUtc="2025-12-17T01:51:00Z"/>
                <w:rFonts w:ascii="Times New Roman" w:hAnsi="Times New Roman" w:cs="Times New Roman"/>
                <w:i/>
                <w:iCs/>
                <w:szCs w:val="20"/>
              </w:rPr>
            </w:pPr>
            <w:del w:id="620" w:author="Yali Chen" w:date="2025-12-17T09:51:00Z" w16du:dateUtc="2025-12-17T01:51:00Z">
              <w:r w:rsidRPr="00FD35A8" w:rsidDel="00C1450C">
                <w:rPr>
                  <w:rFonts w:ascii="Times New Roman" w:hAnsi="Times New Roman" w:cs="Times New Roman"/>
                  <w:i/>
                  <w:iCs/>
                  <w:szCs w:val="20"/>
                </w:rPr>
                <w:delText>2</w:delText>
              </w:r>
            </w:del>
          </w:p>
        </w:tc>
        <w:tc>
          <w:tcPr>
            <w:tcW w:w="1660" w:type="dxa"/>
            <w:tcBorders>
              <w:top w:val="nil"/>
              <w:left w:val="nil"/>
              <w:bottom w:val="single" w:sz="4" w:space="0" w:color="auto"/>
              <w:right w:val="single" w:sz="4" w:space="0" w:color="auto"/>
            </w:tcBorders>
            <w:vAlign w:val="bottom"/>
            <w:hideMark/>
          </w:tcPr>
          <w:p w14:paraId="5CC687F2" w14:textId="6B2A3D18" w:rsidR="002146DF" w:rsidRPr="00FD35A8" w:rsidDel="00C1450C" w:rsidRDefault="002146DF" w:rsidP="002146DF">
            <w:pPr>
              <w:rPr>
                <w:del w:id="621" w:author="Yali Chen" w:date="2025-12-17T09:51:00Z" w16du:dateUtc="2025-12-17T01:51:00Z"/>
                <w:rFonts w:ascii="Times New Roman" w:hAnsi="Times New Roman" w:cs="Times New Roman"/>
                <w:i/>
                <w:iCs/>
                <w:szCs w:val="20"/>
              </w:rPr>
            </w:pPr>
            <w:del w:id="622" w:author="Yali Chen" w:date="2025-12-17T09:51:00Z" w16du:dateUtc="2025-12-17T01:51:00Z">
              <w:r w:rsidRPr="00FD35A8" w:rsidDel="00C1450C">
                <w:rPr>
                  <w:rFonts w:ascii="Times New Roman" w:hAnsi="Times New Roman" w:cs="Times New Roman"/>
                  <w:i/>
                  <w:iCs/>
                  <w:szCs w:val="20"/>
                </w:rPr>
                <w:delText>2</w:delText>
              </w:r>
            </w:del>
          </w:p>
        </w:tc>
      </w:tr>
      <w:tr w:rsidR="002146DF" w:rsidRPr="00FD35A8" w:rsidDel="00C1450C" w14:paraId="3B45436F" w14:textId="3E089A91" w:rsidTr="006921A2">
        <w:trPr>
          <w:trHeight w:val="255"/>
          <w:del w:id="623" w:author="Yali Chen" w:date="2025-12-17T09:51:00Z"/>
        </w:trPr>
        <w:tc>
          <w:tcPr>
            <w:tcW w:w="3460" w:type="dxa"/>
            <w:tcBorders>
              <w:top w:val="nil"/>
              <w:left w:val="single" w:sz="4" w:space="0" w:color="auto"/>
              <w:bottom w:val="single" w:sz="4" w:space="0" w:color="auto"/>
              <w:right w:val="single" w:sz="4" w:space="0" w:color="auto"/>
            </w:tcBorders>
            <w:vAlign w:val="bottom"/>
            <w:hideMark/>
          </w:tcPr>
          <w:p w14:paraId="6BBFE46B" w14:textId="2A649A50" w:rsidR="002146DF" w:rsidRPr="00FD35A8" w:rsidDel="00C1450C" w:rsidRDefault="002146DF" w:rsidP="002146DF">
            <w:pPr>
              <w:rPr>
                <w:del w:id="624" w:author="Yali Chen" w:date="2025-12-17T09:51:00Z" w16du:dateUtc="2025-12-17T01:51:00Z"/>
                <w:rFonts w:ascii="Times New Roman" w:hAnsi="Times New Roman" w:cs="Times New Roman"/>
                <w:i/>
                <w:iCs/>
                <w:szCs w:val="20"/>
              </w:rPr>
            </w:pPr>
            <w:del w:id="625" w:author="Yali Chen" w:date="2025-12-17T09:51:00Z" w16du:dateUtc="2025-12-17T01:51:00Z">
              <w:r w:rsidRPr="00FD35A8" w:rsidDel="00C1450C">
                <w:rPr>
                  <w:rFonts w:ascii="Times New Roman" w:hAnsi="Times New Roman" w:cs="Times New Roman"/>
                  <w:i/>
                  <w:iCs/>
                  <w:szCs w:val="20"/>
                </w:rPr>
                <w:delText>Q12</w:delText>
              </w:r>
            </w:del>
          </w:p>
        </w:tc>
        <w:tc>
          <w:tcPr>
            <w:tcW w:w="2640" w:type="dxa"/>
            <w:tcBorders>
              <w:top w:val="nil"/>
              <w:left w:val="nil"/>
              <w:bottom w:val="single" w:sz="4" w:space="0" w:color="auto"/>
              <w:right w:val="single" w:sz="4" w:space="0" w:color="auto"/>
            </w:tcBorders>
            <w:vAlign w:val="bottom"/>
            <w:hideMark/>
          </w:tcPr>
          <w:p w14:paraId="3BAAC133" w14:textId="13470A08" w:rsidR="002146DF" w:rsidRPr="00FD35A8" w:rsidDel="00C1450C" w:rsidRDefault="002146DF" w:rsidP="002146DF">
            <w:pPr>
              <w:rPr>
                <w:del w:id="626" w:author="Yali Chen" w:date="2025-12-17T09:51:00Z" w16du:dateUtc="2025-12-17T01:51:00Z"/>
                <w:rFonts w:ascii="Times New Roman" w:hAnsi="Times New Roman" w:cs="Times New Roman"/>
                <w:i/>
                <w:iCs/>
                <w:szCs w:val="20"/>
              </w:rPr>
            </w:pPr>
            <w:del w:id="627" w:author="Yali Chen" w:date="2025-12-17T09:51:00Z" w16du:dateUtc="2025-12-17T01:51:00Z">
              <w:r w:rsidRPr="00FD35A8" w:rsidDel="00C1450C">
                <w:rPr>
                  <w:rFonts w:ascii="Times New Roman" w:hAnsi="Times New Roman" w:cs="Times New Roman"/>
                  <w:i/>
                  <w:iCs/>
                  <w:szCs w:val="20"/>
                </w:rPr>
                <w:delText>Twice a day</w:delText>
              </w:r>
            </w:del>
          </w:p>
        </w:tc>
        <w:tc>
          <w:tcPr>
            <w:tcW w:w="1100" w:type="dxa"/>
            <w:tcBorders>
              <w:top w:val="nil"/>
              <w:left w:val="nil"/>
              <w:bottom w:val="single" w:sz="4" w:space="0" w:color="auto"/>
              <w:right w:val="single" w:sz="4" w:space="0" w:color="auto"/>
            </w:tcBorders>
            <w:vAlign w:val="bottom"/>
            <w:hideMark/>
          </w:tcPr>
          <w:p w14:paraId="20C2A3C3" w14:textId="09C87109" w:rsidR="002146DF" w:rsidRPr="00FD35A8" w:rsidDel="00C1450C" w:rsidRDefault="002146DF" w:rsidP="002146DF">
            <w:pPr>
              <w:rPr>
                <w:del w:id="628" w:author="Yali Chen" w:date="2025-12-17T09:51:00Z" w16du:dateUtc="2025-12-17T01:51:00Z"/>
                <w:rFonts w:ascii="Times New Roman" w:hAnsi="Times New Roman" w:cs="Times New Roman"/>
                <w:i/>
                <w:iCs/>
                <w:szCs w:val="20"/>
              </w:rPr>
            </w:pPr>
            <w:del w:id="629" w:author="Yali Chen" w:date="2025-12-17T09:51:00Z" w16du:dateUtc="2025-12-17T01:51:00Z">
              <w:r w:rsidRPr="00FD35A8" w:rsidDel="00C1450C">
                <w:rPr>
                  <w:rFonts w:ascii="Times New Roman" w:hAnsi="Times New Roman" w:cs="Times New Roman"/>
                  <w:i/>
                  <w:iCs/>
                  <w:szCs w:val="20"/>
                </w:rPr>
                <w:delText>2</w:delText>
              </w:r>
            </w:del>
          </w:p>
        </w:tc>
        <w:tc>
          <w:tcPr>
            <w:tcW w:w="1660" w:type="dxa"/>
            <w:tcBorders>
              <w:top w:val="nil"/>
              <w:left w:val="nil"/>
              <w:bottom w:val="single" w:sz="4" w:space="0" w:color="auto"/>
              <w:right w:val="single" w:sz="4" w:space="0" w:color="auto"/>
            </w:tcBorders>
            <w:vAlign w:val="bottom"/>
            <w:hideMark/>
          </w:tcPr>
          <w:p w14:paraId="66112855" w14:textId="0057A95A" w:rsidR="002146DF" w:rsidRPr="00FD35A8" w:rsidDel="00C1450C" w:rsidRDefault="002146DF" w:rsidP="002146DF">
            <w:pPr>
              <w:rPr>
                <w:del w:id="630" w:author="Yali Chen" w:date="2025-12-17T09:51:00Z" w16du:dateUtc="2025-12-17T01:51:00Z"/>
                <w:rFonts w:ascii="Times New Roman" w:hAnsi="Times New Roman" w:cs="Times New Roman"/>
                <w:i/>
                <w:iCs/>
                <w:szCs w:val="20"/>
              </w:rPr>
            </w:pPr>
            <w:del w:id="631" w:author="Yali Chen" w:date="2025-12-17T09:51:00Z" w16du:dateUtc="2025-12-17T01:51:00Z">
              <w:r w:rsidRPr="00FD35A8" w:rsidDel="00C1450C">
                <w:rPr>
                  <w:rFonts w:ascii="Times New Roman" w:hAnsi="Times New Roman" w:cs="Times New Roman"/>
                  <w:i/>
                  <w:iCs/>
                  <w:szCs w:val="20"/>
                </w:rPr>
                <w:delText>2</w:delText>
              </w:r>
            </w:del>
          </w:p>
        </w:tc>
      </w:tr>
      <w:tr w:rsidR="002146DF" w:rsidRPr="00FD35A8" w:rsidDel="00C1450C" w14:paraId="19FDDF45" w14:textId="5FFA128F" w:rsidTr="006921A2">
        <w:trPr>
          <w:trHeight w:val="255"/>
          <w:del w:id="632" w:author="Yali Chen" w:date="2025-12-17T09:51:00Z"/>
        </w:trPr>
        <w:tc>
          <w:tcPr>
            <w:tcW w:w="3460" w:type="dxa"/>
            <w:tcBorders>
              <w:top w:val="nil"/>
              <w:left w:val="single" w:sz="4" w:space="0" w:color="auto"/>
              <w:bottom w:val="single" w:sz="4" w:space="0" w:color="auto"/>
              <w:right w:val="single" w:sz="4" w:space="0" w:color="auto"/>
            </w:tcBorders>
            <w:vAlign w:val="bottom"/>
            <w:hideMark/>
          </w:tcPr>
          <w:p w14:paraId="6B38CB25" w14:textId="0C54FEF0" w:rsidR="002146DF" w:rsidRPr="00FD35A8" w:rsidDel="00C1450C" w:rsidRDefault="002146DF" w:rsidP="002146DF">
            <w:pPr>
              <w:rPr>
                <w:del w:id="633" w:author="Yali Chen" w:date="2025-12-17T09:51:00Z" w16du:dateUtc="2025-12-17T01:51:00Z"/>
                <w:rFonts w:ascii="Times New Roman" w:hAnsi="Times New Roman" w:cs="Times New Roman"/>
                <w:i/>
                <w:iCs/>
                <w:szCs w:val="20"/>
              </w:rPr>
            </w:pPr>
            <w:del w:id="634" w:author="Yali Chen" w:date="2025-12-17T09:51:00Z" w16du:dateUtc="2025-12-17T01:51:00Z">
              <w:r w:rsidRPr="00FD35A8" w:rsidDel="00C1450C">
                <w:rPr>
                  <w:rFonts w:ascii="Times New Roman" w:hAnsi="Times New Roman" w:cs="Times New Roman"/>
                  <w:i/>
                  <w:iCs/>
                  <w:szCs w:val="20"/>
                </w:rPr>
                <w:delText>TID</w:delText>
              </w:r>
            </w:del>
          </w:p>
        </w:tc>
        <w:tc>
          <w:tcPr>
            <w:tcW w:w="2640" w:type="dxa"/>
            <w:tcBorders>
              <w:top w:val="nil"/>
              <w:left w:val="nil"/>
              <w:bottom w:val="single" w:sz="4" w:space="0" w:color="auto"/>
              <w:right w:val="single" w:sz="4" w:space="0" w:color="auto"/>
            </w:tcBorders>
            <w:vAlign w:val="bottom"/>
            <w:hideMark/>
          </w:tcPr>
          <w:p w14:paraId="7CD631C4" w14:textId="26E9A911" w:rsidR="002146DF" w:rsidRPr="00FD35A8" w:rsidDel="00C1450C" w:rsidRDefault="002146DF" w:rsidP="002146DF">
            <w:pPr>
              <w:rPr>
                <w:del w:id="635" w:author="Yali Chen" w:date="2025-12-17T09:51:00Z" w16du:dateUtc="2025-12-17T01:51:00Z"/>
                <w:rFonts w:ascii="Times New Roman" w:hAnsi="Times New Roman" w:cs="Times New Roman"/>
                <w:i/>
                <w:iCs/>
                <w:szCs w:val="20"/>
              </w:rPr>
            </w:pPr>
            <w:del w:id="636" w:author="Yali Chen" w:date="2025-12-17T09:51:00Z" w16du:dateUtc="2025-12-17T01:51:00Z">
              <w:r w:rsidRPr="00FD35A8" w:rsidDel="00C1450C">
                <w:rPr>
                  <w:rFonts w:ascii="Times New Roman" w:hAnsi="Times New Roman" w:cs="Times New Roman"/>
                  <w:i/>
                  <w:iCs/>
                  <w:szCs w:val="20"/>
                </w:rPr>
                <w:delText>3 times a day</w:delText>
              </w:r>
            </w:del>
          </w:p>
        </w:tc>
        <w:tc>
          <w:tcPr>
            <w:tcW w:w="1100" w:type="dxa"/>
            <w:tcBorders>
              <w:top w:val="nil"/>
              <w:left w:val="nil"/>
              <w:bottom w:val="single" w:sz="4" w:space="0" w:color="auto"/>
              <w:right w:val="single" w:sz="4" w:space="0" w:color="auto"/>
            </w:tcBorders>
            <w:vAlign w:val="bottom"/>
            <w:hideMark/>
          </w:tcPr>
          <w:p w14:paraId="404018A0" w14:textId="5D7D3BB6" w:rsidR="002146DF" w:rsidRPr="00FD35A8" w:rsidDel="00C1450C" w:rsidRDefault="002146DF" w:rsidP="002146DF">
            <w:pPr>
              <w:rPr>
                <w:del w:id="637" w:author="Yali Chen" w:date="2025-12-17T09:51:00Z" w16du:dateUtc="2025-12-17T01:51:00Z"/>
                <w:rFonts w:ascii="Times New Roman" w:hAnsi="Times New Roman" w:cs="Times New Roman"/>
                <w:i/>
                <w:iCs/>
                <w:szCs w:val="20"/>
              </w:rPr>
            </w:pPr>
            <w:del w:id="638" w:author="Yali Chen" w:date="2025-12-17T09:51:00Z" w16du:dateUtc="2025-12-17T01:51:00Z">
              <w:r w:rsidRPr="00FD35A8" w:rsidDel="00C1450C">
                <w:rPr>
                  <w:rFonts w:ascii="Times New Roman" w:hAnsi="Times New Roman" w:cs="Times New Roman"/>
                  <w:i/>
                  <w:iCs/>
                  <w:szCs w:val="20"/>
                </w:rPr>
                <w:delText>3</w:delText>
              </w:r>
            </w:del>
          </w:p>
        </w:tc>
        <w:tc>
          <w:tcPr>
            <w:tcW w:w="1660" w:type="dxa"/>
            <w:tcBorders>
              <w:top w:val="nil"/>
              <w:left w:val="nil"/>
              <w:bottom w:val="single" w:sz="4" w:space="0" w:color="auto"/>
              <w:right w:val="single" w:sz="4" w:space="0" w:color="auto"/>
            </w:tcBorders>
            <w:vAlign w:val="bottom"/>
            <w:hideMark/>
          </w:tcPr>
          <w:p w14:paraId="75FD85AB" w14:textId="51B676D8" w:rsidR="002146DF" w:rsidRPr="00FD35A8" w:rsidDel="00C1450C" w:rsidRDefault="002146DF" w:rsidP="002146DF">
            <w:pPr>
              <w:rPr>
                <w:del w:id="639" w:author="Yali Chen" w:date="2025-12-17T09:51:00Z" w16du:dateUtc="2025-12-17T01:51:00Z"/>
                <w:rFonts w:ascii="Times New Roman" w:hAnsi="Times New Roman" w:cs="Times New Roman"/>
                <w:i/>
                <w:iCs/>
                <w:szCs w:val="20"/>
              </w:rPr>
            </w:pPr>
            <w:del w:id="640" w:author="Yali Chen" w:date="2025-12-17T09:51:00Z" w16du:dateUtc="2025-12-17T01:51:00Z">
              <w:r w:rsidRPr="00FD35A8" w:rsidDel="00C1450C">
                <w:rPr>
                  <w:rFonts w:ascii="Times New Roman" w:hAnsi="Times New Roman" w:cs="Times New Roman"/>
                  <w:i/>
                  <w:iCs/>
                  <w:szCs w:val="20"/>
                </w:rPr>
                <w:delText>3</w:delText>
              </w:r>
            </w:del>
          </w:p>
        </w:tc>
      </w:tr>
      <w:tr w:rsidR="002146DF" w:rsidRPr="00FD35A8" w:rsidDel="00C1450C" w14:paraId="69140521" w14:textId="4E44212F" w:rsidTr="006921A2">
        <w:trPr>
          <w:trHeight w:val="255"/>
          <w:del w:id="641" w:author="Yali Chen" w:date="2025-12-17T09:51:00Z"/>
        </w:trPr>
        <w:tc>
          <w:tcPr>
            <w:tcW w:w="3460" w:type="dxa"/>
            <w:tcBorders>
              <w:top w:val="nil"/>
              <w:left w:val="single" w:sz="4" w:space="0" w:color="auto"/>
              <w:bottom w:val="single" w:sz="4" w:space="0" w:color="auto"/>
              <w:right w:val="single" w:sz="4" w:space="0" w:color="auto"/>
            </w:tcBorders>
            <w:vAlign w:val="bottom"/>
            <w:hideMark/>
          </w:tcPr>
          <w:p w14:paraId="3B6B0E24" w14:textId="79D8B55D" w:rsidR="002146DF" w:rsidRPr="00FD35A8" w:rsidDel="00C1450C" w:rsidRDefault="002146DF" w:rsidP="002146DF">
            <w:pPr>
              <w:rPr>
                <w:del w:id="642" w:author="Yali Chen" w:date="2025-12-17T09:51:00Z" w16du:dateUtc="2025-12-17T01:51:00Z"/>
                <w:rFonts w:ascii="Times New Roman" w:hAnsi="Times New Roman" w:cs="Times New Roman"/>
                <w:i/>
                <w:iCs/>
                <w:szCs w:val="20"/>
              </w:rPr>
            </w:pPr>
            <w:del w:id="643" w:author="Yali Chen" w:date="2025-12-17T09:51:00Z" w16du:dateUtc="2025-12-17T01:51:00Z">
              <w:r w:rsidRPr="00FD35A8" w:rsidDel="00C1450C">
                <w:rPr>
                  <w:rFonts w:ascii="Times New Roman" w:hAnsi="Times New Roman" w:cs="Times New Roman"/>
                  <w:i/>
                  <w:iCs/>
                  <w:szCs w:val="20"/>
                </w:rPr>
                <w:delText>QB</w:delText>
              </w:r>
            </w:del>
          </w:p>
        </w:tc>
        <w:tc>
          <w:tcPr>
            <w:tcW w:w="2640" w:type="dxa"/>
            <w:tcBorders>
              <w:top w:val="nil"/>
              <w:left w:val="nil"/>
              <w:bottom w:val="single" w:sz="4" w:space="0" w:color="auto"/>
              <w:right w:val="single" w:sz="4" w:space="0" w:color="auto"/>
            </w:tcBorders>
            <w:vAlign w:val="bottom"/>
            <w:hideMark/>
          </w:tcPr>
          <w:p w14:paraId="150A5E23" w14:textId="28703DE5" w:rsidR="002146DF" w:rsidRPr="00FD35A8" w:rsidDel="00C1450C" w:rsidRDefault="002146DF" w:rsidP="002146DF">
            <w:pPr>
              <w:rPr>
                <w:del w:id="644" w:author="Yali Chen" w:date="2025-12-17T09:51:00Z" w16du:dateUtc="2025-12-17T01:51:00Z"/>
                <w:rFonts w:ascii="Times New Roman" w:hAnsi="Times New Roman" w:cs="Times New Roman"/>
                <w:i/>
                <w:iCs/>
                <w:szCs w:val="20"/>
              </w:rPr>
            </w:pPr>
            <w:del w:id="645" w:author="Yali Chen" w:date="2025-12-17T09:51:00Z" w16du:dateUtc="2025-12-17T01:51:00Z">
              <w:r w:rsidRPr="00FD35A8" w:rsidDel="00C1450C">
                <w:rPr>
                  <w:rFonts w:ascii="Times New Roman" w:hAnsi="Times New Roman" w:cs="Times New Roman"/>
                  <w:i/>
                  <w:iCs/>
                  <w:szCs w:val="20"/>
                </w:rPr>
                <w:delText>3 times a day</w:delText>
              </w:r>
            </w:del>
          </w:p>
        </w:tc>
        <w:tc>
          <w:tcPr>
            <w:tcW w:w="1100" w:type="dxa"/>
            <w:tcBorders>
              <w:top w:val="nil"/>
              <w:left w:val="nil"/>
              <w:bottom w:val="single" w:sz="4" w:space="0" w:color="auto"/>
              <w:right w:val="single" w:sz="4" w:space="0" w:color="auto"/>
            </w:tcBorders>
            <w:vAlign w:val="bottom"/>
            <w:hideMark/>
          </w:tcPr>
          <w:p w14:paraId="49CA1D23" w14:textId="1AE9B205" w:rsidR="002146DF" w:rsidRPr="00FD35A8" w:rsidDel="00C1450C" w:rsidRDefault="002146DF" w:rsidP="002146DF">
            <w:pPr>
              <w:rPr>
                <w:del w:id="646" w:author="Yali Chen" w:date="2025-12-17T09:51:00Z" w16du:dateUtc="2025-12-17T01:51:00Z"/>
                <w:rFonts w:ascii="Times New Roman" w:hAnsi="Times New Roman" w:cs="Times New Roman"/>
                <w:i/>
                <w:iCs/>
                <w:szCs w:val="20"/>
              </w:rPr>
            </w:pPr>
            <w:del w:id="647" w:author="Yali Chen" w:date="2025-12-17T09:51:00Z" w16du:dateUtc="2025-12-17T01:51:00Z">
              <w:r w:rsidRPr="00FD35A8" w:rsidDel="00C1450C">
                <w:rPr>
                  <w:rFonts w:ascii="Times New Roman" w:hAnsi="Times New Roman" w:cs="Times New Roman"/>
                  <w:i/>
                  <w:iCs/>
                  <w:szCs w:val="20"/>
                </w:rPr>
                <w:delText>3</w:delText>
              </w:r>
            </w:del>
          </w:p>
        </w:tc>
        <w:tc>
          <w:tcPr>
            <w:tcW w:w="1660" w:type="dxa"/>
            <w:tcBorders>
              <w:top w:val="nil"/>
              <w:left w:val="nil"/>
              <w:bottom w:val="single" w:sz="4" w:space="0" w:color="auto"/>
              <w:right w:val="single" w:sz="4" w:space="0" w:color="auto"/>
            </w:tcBorders>
            <w:vAlign w:val="bottom"/>
            <w:hideMark/>
          </w:tcPr>
          <w:p w14:paraId="69CC98EF" w14:textId="6ABC20D3" w:rsidR="002146DF" w:rsidRPr="00FD35A8" w:rsidDel="00C1450C" w:rsidRDefault="002146DF" w:rsidP="002146DF">
            <w:pPr>
              <w:rPr>
                <w:del w:id="648" w:author="Yali Chen" w:date="2025-12-17T09:51:00Z" w16du:dateUtc="2025-12-17T01:51:00Z"/>
                <w:rFonts w:ascii="Times New Roman" w:hAnsi="Times New Roman" w:cs="Times New Roman"/>
                <w:i/>
                <w:iCs/>
                <w:szCs w:val="20"/>
              </w:rPr>
            </w:pPr>
            <w:del w:id="649" w:author="Yali Chen" w:date="2025-12-17T09:51:00Z" w16du:dateUtc="2025-12-17T01:51:00Z">
              <w:r w:rsidRPr="00FD35A8" w:rsidDel="00C1450C">
                <w:rPr>
                  <w:rFonts w:ascii="Times New Roman" w:hAnsi="Times New Roman" w:cs="Times New Roman"/>
                  <w:i/>
                  <w:iCs/>
                  <w:szCs w:val="20"/>
                </w:rPr>
                <w:delText>3</w:delText>
              </w:r>
            </w:del>
          </w:p>
        </w:tc>
      </w:tr>
      <w:tr w:rsidR="002146DF" w:rsidRPr="00FD35A8" w:rsidDel="00C1450C" w14:paraId="1085DD5A" w14:textId="0D6BC15A" w:rsidTr="006921A2">
        <w:trPr>
          <w:trHeight w:val="255"/>
          <w:del w:id="650" w:author="Yali Chen" w:date="2025-12-17T09:51:00Z"/>
        </w:trPr>
        <w:tc>
          <w:tcPr>
            <w:tcW w:w="3460" w:type="dxa"/>
            <w:tcBorders>
              <w:top w:val="nil"/>
              <w:left w:val="single" w:sz="4" w:space="0" w:color="auto"/>
              <w:bottom w:val="single" w:sz="4" w:space="0" w:color="auto"/>
              <w:right w:val="single" w:sz="4" w:space="0" w:color="auto"/>
            </w:tcBorders>
            <w:vAlign w:val="bottom"/>
            <w:hideMark/>
          </w:tcPr>
          <w:p w14:paraId="4015A9F1" w14:textId="434AC91F" w:rsidR="002146DF" w:rsidRPr="00FD35A8" w:rsidDel="00C1450C" w:rsidRDefault="002146DF" w:rsidP="002146DF">
            <w:pPr>
              <w:rPr>
                <w:del w:id="651" w:author="Yali Chen" w:date="2025-12-17T09:51:00Z" w16du:dateUtc="2025-12-17T01:51:00Z"/>
                <w:rFonts w:ascii="Times New Roman" w:hAnsi="Times New Roman" w:cs="Times New Roman"/>
                <w:i/>
                <w:iCs/>
                <w:szCs w:val="20"/>
              </w:rPr>
            </w:pPr>
            <w:del w:id="652" w:author="Yali Chen" w:date="2025-12-17T09:51:00Z" w16du:dateUtc="2025-12-17T01:51:00Z">
              <w:r w:rsidRPr="00FD35A8" w:rsidDel="00C1450C">
                <w:rPr>
                  <w:rFonts w:ascii="Times New Roman" w:hAnsi="Times New Roman" w:cs="Times New Roman"/>
                  <w:i/>
                  <w:iCs/>
                  <w:szCs w:val="20"/>
                </w:rPr>
                <w:delText>QD</w:delText>
              </w:r>
            </w:del>
          </w:p>
        </w:tc>
        <w:tc>
          <w:tcPr>
            <w:tcW w:w="2640" w:type="dxa"/>
            <w:tcBorders>
              <w:top w:val="nil"/>
              <w:left w:val="nil"/>
              <w:bottom w:val="single" w:sz="4" w:space="0" w:color="auto"/>
              <w:right w:val="single" w:sz="4" w:space="0" w:color="auto"/>
            </w:tcBorders>
            <w:vAlign w:val="bottom"/>
            <w:hideMark/>
          </w:tcPr>
          <w:p w14:paraId="1A254C0F" w14:textId="0B68965F" w:rsidR="002146DF" w:rsidRPr="00FD35A8" w:rsidDel="00C1450C" w:rsidRDefault="002146DF" w:rsidP="002146DF">
            <w:pPr>
              <w:rPr>
                <w:del w:id="653" w:author="Yali Chen" w:date="2025-12-17T09:51:00Z" w16du:dateUtc="2025-12-17T01:51:00Z"/>
                <w:rFonts w:ascii="Times New Roman" w:hAnsi="Times New Roman" w:cs="Times New Roman"/>
                <w:i/>
                <w:iCs/>
                <w:szCs w:val="20"/>
              </w:rPr>
            </w:pPr>
            <w:del w:id="654" w:author="Yali Chen" w:date="2025-12-17T09:51:00Z" w16du:dateUtc="2025-12-17T01:51:00Z">
              <w:r w:rsidRPr="00FD35A8" w:rsidDel="00C1450C">
                <w:rPr>
                  <w:rFonts w:ascii="Times New Roman" w:hAnsi="Times New Roman" w:cs="Times New Roman"/>
                  <w:i/>
                  <w:iCs/>
                  <w:szCs w:val="20"/>
                </w:rPr>
                <w:delText>Once a day</w:delText>
              </w:r>
            </w:del>
          </w:p>
        </w:tc>
        <w:tc>
          <w:tcPr>
            <w:tcW w:w="1100" w:type="dxa"/>
            <w:tcBorders>
              <w:top w:val="nil"/>
              <w:left w:val="nil"/>
              <w:bottom w:val="single" w:sz="4" w:space="0" w:color="auto"/>
              <w:right w:val="single" w:sz="4" w:space="0" w:color="auto"/>
            </w:tcBorders>
            <w:vAlign w:val="bottom"/>
            <w:hideMark/>
          </w:tcPr>
          <w:p w14:paraId="23E39632" w14:textId="0B3CDE79" w:rsidR="002146DF" w:rsidRPr="00FD35A8" w:rsidDel="00C1450C" w:rsidRDefault="002146DF" w:rsidP="002146DF">
            <w:pPr>
              <w:rPr>
                <w:del w:id="655" w:author="Yali Chen" w:date="2025-12-17T09:51:00Z" w16du:dateUtc="2025-12-17T01:51:00Z"/>
                <w:rFonts w:ascii="Times New Roman" w:hAnsi="Times New Roman" w:cs="Times New Roman"/>
                <w:i/>
                <w:iCs/>
                <w:szCs w:val="20"/>
              </w:rPr>
            </w:pPr>
            <w:del w:id="656" w:author="Yali Chen" w:date="2025-12-17T09:51:00Z" w16du:dateUtc="2025-12-17T01:51:00Z">
              <w:r w:rsidRPr="00FD35A8" w:rsidDel="00C1450C">
                <w:rPr>
                  <w:rFonts w:ascii="Times New Roman" w:hAnsi="Times New Roman" w:cs="Times New Roman"/>
                  <w:i/>
                  <w:iCs/>
                  <w:szCs w:val="20"/>
                </w:rPr>
                <w:delText>1</w:delText>
              </w:r>
            </w:del>
          </w:p>
        </w:tc>
        <w:tc>
          <w:tcPr>
            <w:tcW w:w="1660" w:type="dxa"/>
            <w:tcBorders>
              <w:top w:val="nil"/>
              <w:left w:val="nil"/>
              <w:bottom w:val="single" w:sz="4" w:space="0" w:color="auto"/>
              <w:right w:val="single" w:sz="4" w:space="0" w:color="auto"/>
            </w:tcBorders>
            <w:vAlign w:val="bottom"/>
            <w:hideMark/>
          </w:tcPr>
          <w:p w14:paraId="6D05BF39" w14:textId="6B6E9C36" w:rsidR="002146DF" w:rsidRPr="00FD35A8" w:rsidDel="00C1450C" w:rsidRDefault="002146DF" w:rsidP="002146DF">
            <w:pPr>
              <w:rPr>
                <w:del w:id="657" w:author="Yali Chen" w:date="2025-12-17T09:51:00Z" w16du:dateUtc="2025-12-17T01:51:00Z"/>
                <w:rFonts w:ascii="Times New Roman" w:hAnsi="Times New Roman" w:cs="Times New Roman"/>
                <w:i/>
                <w:iCs/>
                <w:szCs w:val="20"/>
              </w:rPr>
            </w:pPr>
            <w:del w:id="658" w:author="Yali Chen" w:date="2025-12-17T09:51:00Z" w16du:dateUtc="2025-12-17T01:51:00Z">
              <w:r w:rsidRPr="00FD35A8" w:rsidDel="00C1450C">
                <w:rPr>
                  <w:rFonts w:ascii="Times New Roman" w:hAnsi="Times New Roman" w:cs="Times New Roman"/>
                  <w:i/>
                  <w:iCs/>
                  <w:szCs w:val="20"/>
                </w:rPr>
                <w:delText>1</w:delText>
              </w:r>
            </w:del>
          </w:p>
        </w:tc>
      </w:tr>
      <w:tr w:rsidR="002146DF" w:rsidRPr="00FD35A8" w:rsidDel="00C1450C" w14:paraId="4AF511E8" w14:textId="74A9807C" w:rsidTr="006921A2">
        <w:trPr>
          <w:trHeight w:val="255"/>
          <w:del w:id="659" w:author="Yali Chen" w:date="2025-12-17T09:51:00Z"/>
        </w:trPr>
        <w:tc>
          <w:tcPr>
            <w:tcW w:w="3460" w:type="dxa"/>
            <w:tcBorders>
              <w:top w:val="nil"/>
              <w:left w:val="single" w:sz="4" w:space="0" w:color="auto"/>
              <w:bottom w:val="single" w:sz="4" w:space="0" w:color="auto"/>
              <w:right w:val="single" w:sz="4" w:space="0" w:color="auto"/>
            </w:tcBorders>
            <w:vAlign w:val="bottom"/>
            <w:hideMark/>
          </w:tcPr>
          <w:p w14:paraId="7A89920B" w14:textId="6BA3701B" w:rsidR="002146DF" w:rsidRPr="00FD35A8" w:rsidDel="00C1450C" w:rsidRDefault="002146DF" w:rsidP="002146DF">
            <w:pPr>
              <w:rPr>
                <w:del w:id="660" w:author="Yali Chen" w:date="2025-12-17T09:51:00Z" w16du:dateUtc="2025-12-17T01:51:00Z"/>
                <w:rFonts w:ascii="Times New Roman" w:hAnsi="Times New Roman" w:cs="Times New Roman"/>
                <w:i/>
                <w:iCs/>
                <w:szCs w:val="20"/>
              </w:rPr>
            </w:pPr>
            <w:del w:id="661" w:author="Yali Chen" w:date="2025-12-17T09:51:00Z" w16du:dateUtc="2025-12-17T01:51:00Z">
              <w:r w:rsidRPr="00FD35A8" w:rsidDel="00C1450C">
                <w:rPr>
                  <w:rFonts w:ascii="Times New Roman" w:hAnsi="Times New Roman" w:cs="Times New Roman"/>
                  <w:i/>
                  <w:iCs/>
                  <w:szCs w:val="20"/>
                </w:rPr>
                <w:delText>QN</w:delText>
              </w:r>
            </w:del>
          </w:p>
        </w:tc>
        <w:tc>
          <w:tcPr>
            <w:tcW w:w="2640" w:type="dxa"/>
            <w:tcBorders>
              <w:top w:val="nil"/>
              <w:left w:val="nil"/>
              <w:bottom w:val="single" w:sz="4" w:space="0" w:color="auto"/>
              <w:right w:val="single" w:sz="4" w:space="0" w:color="auto"/>
            </w:tcBorders>
            <w:vAlign w:val="bottom"/>
            <w:hideMark/>
          </w:tcPr>
          <w:p w14:paraId="0AB4B3B9" w14:textId="303B4830" w:rsidR="002146DF" w:rsidRPr="00FD35A8" w:rsidDel="00C1450C" w:rsidRDefault="002146DF" w:rsidP="002146DF">
            <w:pPr>
              <w:rPr>
                <w:del w:id="662" w:author="Yali Chen" w:date="2025-12-17T09:51:00Z" w16du:dateUtc="2025-12-17T01:51:00Z"/>
                <w:rFonts w:ascii="Times New Roman" w:hAnsi="Times New Roman" w:cs="Times New Roman"/>
                <w:i/>
                <w:iCs/>
                <w:szCs w:val="20"/>
              </w:rPr>
            </w:pPr>
            <w:del w:id="663" w:author="Yali Chen" w:date="2025-12-17T09:51:00Z" w16du:dateUtc="2025-12-17T01:51:00Z">
              <w:r w:rsidRPr="00FD35A8" w:rsidDel="00C1450C">
                <w:rPr>
                  <w:rFonts w:ascii="Times New Roman" w:hAnsi="Times New Roman" w:cs="Times New Roman"/>
                  <w:i/>
                  <w:iCs/>
                  <w:szCs w:val="20"/>
                </w:rPr>
                <w:delText>QN</w:delText>
              </w:r>
            </w:del>
          </w:p>
        </w:tc>
        <w:tc>
          <w:tcPr>
            <w:tcW w:w="1100" w:type="dxa"/>
            <w:tcBorders>
              <w:top w:val="nil"/>
              <w:left w:val="nil"/>
              <w:bottom w:val="single" w:sz="4" w:space="0" w:color="auto"/>
              <w:right w:val="single" w:sz="4" w:space="0" w:color="auto"/>
            </w:tcBorders>
            <w:vAlign w:val="bottom"/>
            <w:hideMark/>
          </w:tcPr>
          <w:p w14:paraId="515F8045" w14:textId="468F72A3" w:rsidR="002146DF" w:rsidRPr="00FD35A8" w:rsidDel="00C1450C" w:rsidRDefault="002146DF" w:rsidP="002146DF">
            <w:pPr>
              <w:rPr>
                <w:del w:id="664" w:author="Yali Chen" w:date="2025-12-17T09:51:00Z" w16du:dateUtc="2025-12-17T01:51:00Z"/>
                <w:rFonts w:ascii="Times New Roman" w:hAnsi="Times New Roman" w:cs="Times New Roman"/>
                <w:i/>
                <w:iCs/>
                <w:szCs w:val="20"/>
              </w:rPr>
            </w:pPr>
            <w:del w:id="665" w:author="Yali Chen" w:date="2025-12-17T09:51:00Z" w16du:dateUtc="2025-12-17T01:51:00Z">
              <w:r w:rsidRPr="00FD35A8" w:rsidDel="00C1450C">
                <w:rPr>
                  <w:rFonts w:ascii="Times New Roman" w:hAnsi="Times New Roman" w:cs="Times New Roman"/>
                  <w:i/>
                  <w:iCs/>
                  <w:szCs w:val="20"/>
                </w:rPr>
                <w:delText>1</w:delText>
              </w:r>
            </w:del>
          </w:p>
        </w:tc>
        <w:tc>
          <w:tcPr>
            <w:tcW w:w="1660" w:type="dxa"/>
            <w:tcBorders>
              <w:top w:val="nil"/>
              <w:left w:val="nil"/>
              <w:bottom w:val="single" w:sz="4" w:space="0" w:color="auto"/>
              <w:right w:val="single" w:sz="4" w:space="0" w:color="auto"/>
            </w:tcBorders>
            <w:vAlign w:val="bottom"/>
            <w:hideMark/>
          </w:tcPr>
          <w:p w14:paraId="57C8BC85" w14:textId="5AF14323" w:rsidR="002146DF" w:rsidRPr="00FD35A8" w:rsidDel="00C1450C" w:rsidRDefault="002146DF" w:rsidP="002146DF">
            <w:pPr>
              <w:rPr>
                <w:del w:id="666" w:author="Yali Chen" w:date="2025-12-17T09:51:00Z" w16du:dateUtc="2025-12-17T01:51:00Z"/>
                <w:rFonts w:ascii="Times New Roman" w:hAnsi="Times New Roman" w:cs="Times New Roman"/>
                <w:i/>
                <w:iCs/>
                <w:szCs w:val="20"/>
              </w:rPr>
            </w:pPr>
            <w:del w:id="667" w:author="Yali Chen" w:date="2025-12-17T09:51:00Z" w16du:dateUtc="2025-12-17T01:51:00Z">
              <w:r w:rsidRPr="00FD35A8" w:rsidDel="00C1450C">
                <w:rPr>
                  <w:rFonts w:ascii="Times New Roman" w:hAnsi="Times New Roman" w:cs="Times New Roman"/>
                  <w:i/>
                  <w:iCs/>
                  <w:szCs w:val="20"/>
                </w:rPr>
                <w:delText>1</w:delText>
              </w:r>
            </w:del>
          </w:p>
        </w:tc>
      </w:tr>
      <w:tr w:rsidR="002146DF" w:rsidRPr="00FD35A8" w:rsidDel="00C1450C" w14:paraId="1C4126D8" w14:textId="59945423" w:rsidTr="006921A2">
        <w:trPr>
          <w:trHeight w:val="255"/>
          <w:del w:id="668" w:author="Yali Chen" w:date="2025-12-17T09:51:00Z"/>
        </w:trPr>
        <w:tc>
          <w:tcPr>
            <w:tcW w:w="3460" w:type="dxa"/>
            <w:tcBorders>
              <w:top w:val="nil"/>
              <w:left w:val="single" w:sz="4" w:space="0" w:color="auto"/>
              <w:bottom w:val="single" w:sz="4" w:space="0" w:color="auto"/>
              <w:right w:val="single" w:sz="4" w:space="0" w:color="auto"/>
            </w:tcBorders>
            <w:vAlign w:val="bottom"/>
            <w:hideMark/>
          </w:tcPr>
          <w:p w14:paraId="36BCD815" w14:textId="615474A7" w:rsidR="002146DF" w:rsidRPr="00FD35A8" w:rsidDel="00C1450C" w:rsidRDefault="002146DF" w:rsidP="002146DF">
            <w:pPr>
              <w:rPr>
                <w:del w:id="669" w:author="Yali Chen" w:date="2025-12-17T09:51:00Z" w16du:dateUtc="2025-12-17T01:51:00Z"/>
                <w:rFonts w:ascii="Times New Roman" w:hAnsi="Times New Roman" w:cs="Times New Roman"/>
                <w:i/>
                <w:iCs/>
                <w:szCs w:val="20"/>
              </w:rPr>
            </w:pPr>
            <w:del w:id="670" w:author="Yali Chen" w:date="2025-12-17T09:51:00Z" w16du:dateUtc="2025-12-17T01:51:00Z">
              <w:r w:rsidRPr="00FD35A8" w:rsidDel="00C1450C">
                <w:rPr>
                  <w:rFonts w:ascii="Times New Roman" w:hAnsi="Times New Roman" w:cs="Times New Roman"/>
                  <w:i/>
                  <w:iCs/>
                  <w:szCs w:val="20"/>
                </w:rPr>
                <w:delText>ONCE</w:delText>
              </w:r>
            </w:del>
          </w:p>
        </w:tc>
        <w:tc>
          <w:tcPr>
            <w:tcW w:w="2640" w:type="dxa"/>
            <w:tcBorders>
              <w:top w:val="nil"/>
              <w:left w:val="nil"/>
              <w:bottom w:val="single" w:sz="4" w:space="0" w:color="auto"/>
              <w:right w:val="single" w:sz="4" w:space="0" w:color="auto"/>
            </w:tcBorders>
            <w:vAlign w:val="bottom"/>
            <w:hideMark/>
          </w:tcPr>
          <w:p w14:paraId="05BA7F90" w14:textId="6D48A505" w:rsidR="002146DF" w:rsidRPr="00FD35A8" w:rsidDel="00C1450C" w:rsidRDefault="002146DF" w:rsidP="002146DF">
            <w:pPr>
              <w:rPr>
                <w:del w:id="671" w:author="Yali Chen" w:date="2025-12-17T09:51:00Z" w16du:dateUtc="2025-12-17T01:51:00Z"/>
                <w:rFonts w:ascii="Times New Roman" w:hAnsi="Times New Roman" w:cs="Times New Roman"/>
                <w:i/>
                <w:iCs/>
                <w:szCs w:val="20"/>
              </w:rPr>
            </w:pPr>
            <w:del w:id="672" w:author="Yali Chen" w:date="2025-12-17T09:51:00Z" w16du:dateUtc="2025-12-17T01:51:00Z">
              <w:r w:rsidRPr="00FD35A8" w:rsidDel="00C1450C">
                <w:rPr>
                  <w:rFonts w:ascii="Times New Roman" w:hAnsi="Times New Roman" w:cs="Times New Roman"/>
                  <w:i/>
                  <w:iCs/>
                  <w:szCs w:val="20"/>
                </w:rPr>
                <w:delText>Single dose</w:delText>
              </w:r>
            </w:del>
          </w:p>
        </w:tc>
        <w:tc>
          <w:tcPr>
            <w:tcW w:w="1100" w:type="dxa"/>
            <w:tcBorders>
              <w:top w:val="nil"/>
              <w:left w:val="nil"/>
              <w:bottom w:val="single" w:sz="4" w:space="0" w:color="auto"/>
              <w:right w:val="single" w:sz="4" w:space="0" w:color="auto"/>
            </w:tcBorders>
            <w:vAlign w:val="bottom"/>
            <w:hideMark/>
          </w:tcPr>
          <w:p w14:paraId="5EBC7A4C" w14:textId="0019FDD0" w:rsidR="002146DF" w:rsidRPr="00FD35A8" w:rsidDel="00C1450C" w:rsidRDefault="002146DF" w:rsidP="002146DF">
            <w:pPr>
              <w:rPr>
                <w:del w:id="673" w:author="Yali Chen" w:date="2025-12-17T09:51:00Z" w16du:dateUtc="2025-12-17T01:51:00Z"/>
                <w:rFonts w:ascii="Times New Roman" w:hAnsi="Times New Roman" w:cs="Times New Roman"/>
                <w:i/>
                <w:iCs/>
                <w:szCs w:val="20"/>
              </w:rPr>
            </w:pPr>
            <w:del w:id="674" w:author="Yali Chen" w:date="2025-12-17T09:51:00Z" w16du:dateUtc="2025-12-17T01:51:00Z">
              <w:r w:rsidRPr="00FD35A8" w:rsidDel="00C1450C">
                <w:rPr>
                  <w:rFonts w:ascii="Times New Roman" w:hAnsi="Times New Roman" w:cs="Times New Roman"/>
                  <w:i/>
                  <w:iCs/>
                  <w:szCs w:val="20"/>
                </w:rPr>
                <w:delText>1</w:delText>
              </w:r>
            </w:del>
          </w:p>
        </w:tc>
        <w:tc>
          <w:tcPr>
            <w:tcW w:w="1660" w:type="dxa"/>
            <w:tcBorders>
              <w:top w:val="nil"/>
              <w:left w:val="nil"/>
              <w:bottom w:val="single" w:sz="4" w:space="0" w:color="auto"/>
              <w:right w:val="single" w:sz="4" w:space="0" w:color="auto"/>
            </w:tcBorders>
            <w:vAlign w:val="bottom"/>
            <w:hideMark/>
          </w:tcPr>
          <w:p w14:paraId="7FAC9E48" w14:textId="01B6B6ED" w:rsidR="002146DF" w:rsidRPr="00FD35A8" w:rsidDel="00C1450C" w:rsidRDefault="002146DF" w:rsidP="002146DF">
            <w:pPr>
              <w:rPr>
                <w:del w:id="675" w:author="Yali Chen" w:date="2025-12-17T09:51:00Z" w16du:dateUtc="2025-12-17T01:51:00Z"/>
                <w:rFonts w:ascii="Times New Roman" w:hAnsi="Times New Roman" w:cs="Times New Roman"/>
                <w:i/>
                <w:iCs/>
                <w:szCs w:val="20"/>
              </w:rPr>
            </w:pPr>
            <w:del w:id="676" w:author="Yali Chen" w:date="2025-12-17T09:51:00Z" w16du:dateUtc="2025-12-17T01:51:00Z">
              <w:r w:rsidRPr="00FD35A8" w:rsidDel="00C1450C">
                <w:rPr>
                  <w:rFonts w:ascii="Times New Roman" w:hAnsi="Times New Roman" w:cs="Times New Roman"/>
                  <w:i/>
                  <w:iCs/>
                  <w:szCs w:val="20"/>
                </w:rPr>
                <w:delText>1</w:delText>
              </w:r>
            </w:del>
          </w:p>
        </w:tc>
      </w:tr>
      <w:tr w:rsidR="002146DF" w:rsidRPr="00FD35A8" w:rsidDel="00C1450C" w14:paraId="3506190F" w14:textId="39C1972F" w:rsidTr="006921A2">
        <w:trPr>
          <w:trHeight w:val="255"/>
          <w:del w:id="677" w:author="Yali Chen" w:date="2025-12-17T09:51:00Z"/>
        </w:trPr>
        <w:tc>
          <w:tcPr>
            <w:tcW w:w="3460" w:type="dxa"/>
            <w:tcBorders>
              <w:top w:val="nil"/>
              <w:left w:val="single" w:sz="4" w:space="0" w:color="auto"/>
              <w:bottom w:val="single" w:sz="4" w:space="0" w:color="auto"/>
              <w:right w:val="single" w:sz="4" w:space="0" w:color="auto"/>
            </w:tcBorders>
            <w:vAlign w:val="bottom"/>
            <w:hideMark/>
          </w:tcPr>
          <w:p w14:paraId="0A7BFB86" w14:textId="24D4F7C5" w:rsidR="002146DF" w:rsidRPr="00FD35A8" w:rsidDel="00C1450C" w:rsidRDefault="002146DF" w:rsidP="002146DF">
            <w:pPr>
              <w:rPr>
                <w:del w:id="678" w:author="Yali Chen" w:date="2025-12-17T09:51:00Z" w16du:dateUtc="2025-12-17T01:51:00Z"/>
                <w:rFonts w:ascii="Times New Roman" w:hAnsi="Times New Roman" w:cs="Times New Roman"/>
                <w:i/>
                <w:iCs/>
                <w:szCs w:val="20"/>
              </w:rPr>
            </w:pPr>
            <w:del w:id="679" w:author="Yali Chen" w:date="2025-12-17T09:51:00Z" w16du:dateUtc="2025-12-17T01:51:00Z">
              <w:r w:rsidRPr="00FD35A8" w:rsidDel="00C1450C">
                <w:rPr>
                  <w:rFonts w:ascii="Times New Roman" w:hAnsi="Times New Roman" w:cs="Times New Roman"/>
                  <w:i/>
                  <w:iCs/>
                  <w:szCs w:val="20"/>
                </w:rPr>
                <w:delText>QAM</w:delText>
              </w:r>
            </w:del>
          </w:p>
        </w:tc>
        <w:tc>
          <w:tcPr>
            <w:tcW w:w="2640" w:type="dxa"/>
            <w:tcBorders>
              <w:top w:val="nil"/>
              <w:left w:val="nil"/>
              <w:bottom w:val="single" w:sz="4" w:space="0" w:color="auto"/>
              <w:right w:val="single" w:sz="4" w:space="0" w:color="auto"/>
            </w:tcBorders>
            <w:vAlign w:val="bottom"/>
            <w:hideMark/>
          </w:tcPr>
          <w:p w14:paraId="516CE8FE" w14:textId="2EBF20E6" w:rsidR="002146DF" w:rsidRPr="00FD35A8" w:rsidDel="00C1450C" w:rsidRDefault="002146DF" w:rsidP="002146DF">
            <w:pPr>
              <w:rPr>
                <w:del w:id="680" w:author="Yali Chen" w:date="2025-12-17T09:51:00Z" w16du:dateUtc="2025-12-17T01:51:00Z"/>
                <w:rFonts w:ascii="Times New Roman" w:hAnsi="Times New Roman" w:cs="Times New Roman"/>
                <w:i/>
                <w:iCs/>
                <w:szCs w:val="20"/>
              </w:rPr>
            </w:pPr>
            <w:del w:id="681" w:author="Yali Chen" w:date="2025-12-17T09:51:00Z" w16du:dateUtc="2025-12-17T01:51:00Z">
              <w:r w:rsidRPr="00FD35A8" w:rsidDel="00C1450C">
                <w:rPr>
                  <w:rFonts w:ascii="Times New Roman" w:hAnsi="Times New Roman" w:cs="Times New Roman"/>
                  <w:i/>
                  <w:iCs/>
                  <w:szCs w:val="20"/>
                </w:rPr>
                <w:delText>Every morning</w:delText>
              </w:r>
            </w:del>
          </w:p>
        </w:tc>
        <w:tc>
          <w:tcPr>
            <w:tcW w:w="1100" w:type="dxa"/>
            <w:tcBorders>
              <w:top w:val="nil"/>
              <w:left w:val="nil"/>
              <w:bottom w:val="single" w:sz="4" w:space="0" w:color="auto"/>
              <w:right w:val="single" w:sz="4" w:space="0" w:color="auto"/>
            </w:tcBorders>
            <w:vAlign w:val="bottom"/>
            <w:hideMark/>
          </w:tcPr>
          <w:p w14:paraId="5A3343A5" w14:textId="2E9571CA" w:rsidR="002146DF" w:rsidRPr="00FD35A8" w:rsidDel="00C1450C" w:rsidRDefault="002146DF" w:rsidP="002146DF">
            <w:pPr>
              <w:rPr>
                <w:del w:id="682" w:author="Yali Chen" w:date="2025-12-17T09:51:00Z" w16du:dateUtc="2025-12-17T01:51:00Z"/>
                <w:rFonts w:ascii="Times New Roman" w:hAnsi="Times New Roman" w:cs="Times New Roman"/>
                <w:i/>
                <w:iCs/>
                <w:szCs w:val="20"/>
              </w:rPr>
            </w:pPr>
            <w:del w:id="683" w:author="Yali Chen" w:date="2025-12-17T09:51:00Z" w16du:dateUtc="2025-12-17T01:51:00Z">
              <w:r w:rsidRPr="00FD35A8" w:rsidDel="00C1450C">
                <w:rPr>
                  <w:rFonts w:ascii="Times New Roman" w:hAnsi="Times New Roman" w:cs="Times New Roman"/>
                  <w:i/>
                  <w:iCs/>
                  <w:szCs w:val="20"/>
                </w:rPr>
                <w:delText>1</w:delText>
              </w:r>
            </w:del>
          </w:p>
        </w:tc>
        <w:tc>
          <w:tcPr>
            <w:tcW w:w="1660" w:type="dxa"/>
            <w:tcBorders>
              <w:top w:val="nil"/>
              <w:left w:val="nil"/>
              <w:bottom w:val="single" w:sz="4" w:space="0" w:color="auto"/>
              <w:right w:val="single" w:sz="4" w:space="0" w:color="auto"/>
            </w:tcBorders>
            <w:vAlign w:val="bottom"/>
            <w:hideMark/>
          </w:tcPr>
          <w:p w14:paraId="7BB6F5F1" w14:textId="14FFF0B2" w:rsidR="002146DF" w:rsidRPr="00FD35A8" w:rsidDel="00C1450C" w:rsidRDefault="002146DF" w:rsidP="002146DF">
            <w:pPr>
              <w:rPr>
                <w:del w:id="684" w:author="Yali Chen" w:date="2025-12-17T09:51:00Z" w16du:dateUtc="2025-12-17T01:51:00Z"/>
                <w:rFonts w:ascii="Times New Roman" w:hAnsi="Times New Roman" w:cs="Times New Roman"/>
                <w:i/>
                <w:iCs/>
                <w:szCs w:val="20"/>
              </w:rPr>
            </w:pPr>
            <w:del w:id="685" w:author="Yali Chen" w:date="2025-12-17T09:51:00Z" w16du:dateUtc="2025-12-17T01:51:00Z">
              <w:r w:rsidRPr="00FD35A8" w:rsidDel="00C1450C">
                <w:rPr>
                  <w:rFonts w:ascii="Times New Roman" w:hAnsi="Times New Roman" w:cs="Times New Roman"/>
                  <w:i/>
                  <w:iCs/>
                  <w:szCs w:val="20"/>
                </w:rPr>
                <w:delText>1</w:delText>
              </w:r>
            </w:del>
          </w:p>
        </w:tc>
      </w:tr>
      <w:tr w:rsidR="002146DF" w:rsidRPr="00FD35A8" w:rsidDel="00C1450C" w14:paraId="63120408" w14:textId="4A782AF1" w:rsidTr="006921A2">
        <w:trPr>
          <w:trHeight w:val="255"/>
          <w:del w:id="686" w:author="Yali Chen" w:date="2025-12-17T09:51:00Z"/>
        </w:trPr>
        <w:tc>
          <w:tcPr>
            <w:tcW w:w="3460" w:type="dxa"/>
            <w:tcBorders>
              <w:top w:val="nil"/>
              <w:left w:val="single" w:sz="4" w:space="0" w:color="auto"/>
              <w:bottom w:val="single" w:sz="4" w:space="0" w:color="auto"/>
              <w:right w:val="single" w:sz="4" w:space="0" w:color="auto"/>
            </w:tcBorders>
            <w:vAlign w:val="bottom"/>
            <w:hideMark/>
          </w:tcPr>
          <w:p w14:paraId="45FC2DB0" w14:textId="52F02EDC" w:rsidR="002146DF" w:rsidRPr="00FD35A8" w:rsidDel="00C1450C" w:rsidRDefault="002146DF" w:rsidP="002146DF">
            <w:pPr>
              <w:rPr>
                <w:del w:id="687" w:author="Yali Chen" w:date="2025-12-17T09:51:00Z" w16du:dateUtc="2025-12-17T01:51:00Z"/>
                <w:rFonts w:ascii="Times New Roman" w:hAnsi="Times New Roman" w:cs="Times New Roman"/>
                <w:i/>
                <w:iCs/>
                <w:szCs w:val="20"/>
              </w:rPr>
            </w:pPr>
            <w:del w:id="688" w:author="Yali Chen" w:date="2025-12-17T09:51:00Z" w16du:dateUtc="2025-12-17T01:51:00Z">
              <w:r w:rsidRPr="00FD35A8" w:rsidDel="00C1450C">
                <w:rPr>
                  <w:rFonts w:ascii="Times New Roman" w:hAnsi="Times New Roman" w:cs="Times New Roman"/>
                  <w:i/>
                  <w:iCs/>
                  <w:szCs w:val="20"/>
                </w:rPr>
                <w:delText>QCM</w:delText>
              </w:r>
            </w:del>
          </w:p>
        </w:tc>
        <w:tc>
          <w:tcPr>
            <w:tcW w:w="2640" w:type="dxa"/>
            <w:tcBorders>
              <w:top w:val="nil"/>
              <w:left w:val="nil"/>
              <w:bottom w:val="single" w:sz="4" w:space="0" w:color="auto"/>
              <w:right w:val="single" w:sz="4" w:space="0" w:color="auto"/>
            </w:tcBorders>
            <w:vAlign w:val="bottom"/>
            <w:hideMark/>
          </w:tcPr>
          <w:p w14:paraId="76719F96" w14:textId="0DE88CC7" w:rsidR="002146DF" w:rsidRPr="00FD35A8" w:rsidDel="00C1450C" w:rsidRDefault="002146DF" w:rsidP="002146DF">
            <w:pPr>
              <w:rPr>
                <w:del w:id="689" w:author="Yali Chen" w:date="2025-12-17T09:51:00Z" w16du:dateUtc="2025-12-17T01:51:00Z"/>
                <w:rFonts w:ascii="Times New Roman" w:hAnsi="Times New Roman" w:cs="Times New Roman"/>
                <w:i/>
                <w:iCs/>
                <w:szCs w:val="20"/>
              </w:rPr>
            </w:pPr>
            <w:del w:id="690" w:author="Yali Chen" w:date="2025-12-17T09:51:00Z" w16du:dateUtc="2025-12-17T01:51:00Z">
              <w:r w:rsidRPr="00FD35A8" w:rsidDel="00C1450C">
                <w:rPr>
                  <w:rFonts w:ascii="Times New Roman" w:hAnsi="Times New Roman" w:cs="Times New Roman"/>
                  <w:i/>
                  <w:iCs/>
                  <w:szCs w:val="20"/>
                </w:rPr>
                <w:delText>Every 2 hours</w:delText>
              </w:r>
            </w:del>
          </w:p>
        </w:tc>
        <w:tc>
          <w:tcPr>
            <w:tcW w:w="1100" w:type="dxa"/>
            <w:tcBorders>
              <w:top w:val="nil"/>
              <w:left w:val="nil"/>
              <w:bottom w:val="single" w:sz="4" w:space="0" w:color="auto"/>
              <w:right w:val="single" w:sz="4" w:space="0" w:color="auto"/>
            </w:tcBorders>
            <w:vAlign w:val="bottom"/>
            <w:hideMark/>
          </w:tcPr>
          <w:p w14:paraId="000437DB" w14:textId="5929EA47" w:rsidR="002146DF" w:rsidRPr="00FD35A8" w:rsidDel="00C1450C" w:rsidRDefault="002146DF" w:rsidP="002146DF">
            <w:pPr>
              <w:rPr>
                <w:del w:id="691" w:author="Yali Chen" w:date="2025-12-17T09:51:00Z" w16du:dateUtc="2025-12-17T01:51:00Z"/>
                <w:rFonts w:ascii="Times New Roman" w:hAnsi="Times New Roman" w:cs="Times New Roman"/>
                <w:i/>
                <w:iCs/>
                <w:szCs w:val="20"/>
              </w:rPr>
            </w:pPr>
            <w:del w:id="692" w:author="Yali Chen" w:date="2025-12-17T09:51:00Z" w16du:dateUtc="2025-12-17T01:51:00Z">
              <w:r w:rsidRPr="00FD35A8" w:rsidDel="00C1450C">
                <w:rPr>
                  <w:rFonts w:ascii="Times New Roman" w:hAnsi="Times New Roman" w:cs="Times New Roman"/>
                  <w:i/>
                  <w:iCs/>
                  <w:szCs w:val="20"/>
                </w:rPr>
                <w:delText>12</w:delText>
              </w:r>
            </w:del>
          </w:p>
        </w:tc>
        <w:tc>
          <w:tcPr>
            <w:tcW w:w="1660" w:type="dxa"/>
            <w:tcBorders>
              <w:top w:val="nil"/>
              <w:left w:val="nil"/>
              <w:bottom w:val="single" w:sz="4" w:space="0" w:color="auto"/>
              <w:right w:val="single" w:sz="4" w:space="0" w:color="auto"/>
            </w:tcBorders>
            <w:vAlign w:val="bottom"/>
            <w:hideMark/>
          </w:tcPr>
          <w:p w14:paraId="3CDF7180" w14:textId="7D052C0F" w:rsidR="002146DF" w:rsidRPr="00FD35A8" w:rsidDel="00C1450C" w:rsidRDefault="002146DF" w:rsidP="002146DF">
            <w:pPr>
              <w:rPr>
                <w:del w:id="693" w:author="Yali Chen" w:date="2025-12-17T09:51:00Z" w16du:dateUtc="2025-12-17T01:51:00Z"/>
                <w:rFonts w:ascii="Times New Roman" w:hAnsi="Times New Roman" w:cs="Times New Roman"/>
                <w:i/>
                <w:iCs/>
                <w:szCs w:val="20"/>
              </w:rPr>
            </w:pPr>
            <w:del w:id="694" w:author="Yali Chen" w:date="2025-12-17T09:51:00Z" w16du:dateUtc="2025-12-17T01:51:00Z">
              <w:r w:rsidRPr="00FD35A8" w:rsidDel="00C1450C">
                <w:rPr>
                  <w:rFonts w:ascii="Times New Roman" w:hAnsi="Times New Roman" w:cs="Times New Roman"/>
                  <w:i/>
                  <w:iCs/>
                  <w:szCs w:val="20"/>
                </w:rPr>
                <w:delText>12</w:delText>
              </w:r>
            </w:del>
          </w:p>
        </w:tc>
      </w:tr>
      <w:tr w:rsidR="002146DF" w:rsidRPr="00FD35A8" w:rsidDel="00C1450C" w14:paraId="6ADCDE6C" w14:textId="27AA66B8" w:rsidTr="006921A2">
        <w:trPr>
          <w:trHeight w:val="255"/>
          <w:del w:id="695" w:author="Yali Chen" w:date="2025-12-17T09:51:00Z"/>
        </w:trPr>
        <w:tc>
          <w:tcPr>
            <w:tcW w:w="3460" w:type="dxa"/>
            <w:tcBorders>
              <w:top w:val="nil"/>
              <w:left w:val="single" w:sz="4" w:space="0" w:color="auto"/>
              <w:bottom w:val="single" w:sz="4" w:space="0" w:color="auto"/>
              <w:right w:val="single" w:sz="4" w:space="0" w:color="auto"/>
            </w:tcBorders>
            <w:vAlign w:val="bottom"/>
            <w:hideMark/>
          </w:tcPr>
          <w:p w14:paraId="45318803" w14:textId="47887060" w:rsidR="002146DF" w:rsidRPr="00FD35A8" w:rsidDel="00C1450C" w:rsidRDefault="002146DF" w:rsidP="002146DF">
            <w:pPr>
              <w:rPr>
                <w:del w:id="696" w:author="Yali Chen" w:date="2025-12-17T09:51:00Z" w16du:dateUtc="2025-12-17T01:51:00Z"/>
                <w:rFonts w:ascii="Times New Roman" w:hAnsi="Times New Roman" w:cs="Times New Roman"/>
                <w:i/>
                <w:iCs/>
                <w:szCs w:val="20"/>
              </w:rPr>
            </w:pPr>
            <w:del w:id="697" w:author="Yali Chen" w:date="2025-12-17T09:51:00Z" w16du:dateUtc="2025-12-17T01:51:00Z">
              <w:r w:rsidRPr="00FD35A8" w:rsidDel="00C1450C">
                <w:rPr>
                  <w:rFonts w:ascii="Times New Roman" w:hAnsi="Times New Roman" w:cs="Times New Roman"/>
                  <w:i/>
                  <w:iCs/>
                  <w:szCs w:val="20"/>
                </w:rPr>
                <w:delText>Q3M</w:delText>
              </w:r>
            </w:del>
          </w:p>
        </w:tc>
        <w:tc>
          <w:tcPr>
            <w:tcW w:w="2640" w:type="dxa"/>
            <w:tcBorders>
              <w:top w:val="nil"/>
              <w:left w:val="nil"/>
              <w:bottom w:val="single" w:sz="4" w:space="0" w:color="auto"/>
              <w:right w:val="single" w:sz="4" w:space="0" w:color="auto"/>
            </w:tcBorders>
            <w:vAlign w:val="bottom"/>
            <w:hideMark/>
          </w:tcPr>
          <w:p w14:paraId="183BC484" w14:textId="76C7577D" w:rsidR="002146DF" w:rsidRPr="00FD35A8" w:rsidDel="00C1450C" w:rsidRDefault="002146DF" w:rsidP="002146DF">
            <w:pPr>
              <w:rPr>
                <w:del w:id="698" w:author="Yali Chen" w:date="2025-12-17T09:51:00Z" w16du:dateUtc="2025-12-17T01:51:00Z"/>
                <w:rFonts w:ascii="Times New Roman" w:hAnsi="Times New Roman" w:cs="Times New Roman"/>
                <w:i/>
                <w:iCs/>
                <w:szCs w:val="20"/>
              </w:rPr>
            </w:pPr>
            <w:del w:id="699" w:author="Yali Chen" w:date="2025-12-17T09:51:00Z" w16du:dateUtc="2025-12-17T01:51:00Z">
              <w:r w:rsidRPr="00FD35A8" w:rsidDel="00C1450C">
                <w:rPr>
                  <w:rFonts w:ascii="Times New Roman" w:hAnsi="Times New Roman" w:cs="Times New Roman"/>
                  <w:i/>
                  <w:iCs/>
                  <w:szCs w:val="20"/>
                </w:rPr>
                <w:delText>Every 3 hours</w:delText>
              </w:r>
            </w:del>
          </w:p>
        </w:tc>
        <w:tc>
          <w:tcPr>
            <w:tcW w:w="1100" w:type="dxa"/>
            <w:tcBorders>
              <w:top w:val="nil"/>
              <w:left w:val="nil"/>
              <w:bottom w:val="single" w:sz="4" w:space="0" w:color="auto"/>
              <w:right w:val="single" w:sz="4" w:space="0" w:color="auto"/>
            </w:tcBorders>
            <w:vAlign w:val="bottom"/>
            <w:hideMark/>
          </w:tcPr>
          <w:p w14:paraId="47EEC53C" w14:textId="0350C998" w:rsidR="002146DF" w:rsidRPr="00FD35A8" w:rsidDel="00C1450C" w:rsidRDefault="002146DF" w:rsidP="002146DF">
            <w:pPr>
              <w:rPr>
                <w:del w:id="700" w:author="Yali Chen" w:date="2025-12-17T09:51:00Z" w16du:dateUtc="2025-12-17T01:51:00Z"/>
                <w:rFonts w:ascii="Times New Roman" w:hAnsi="Times New Roman" w:cs="Times New Roman"/>
                <w:i/>
                <w:iCs/>
                <w:szCs w:val="20"/>
              </w:rPr>
            </w:pPr>
            <w:del w:id="701" w:author="Yali Chen" w:date="2025-12-17T09:51:00Z" w16du:dateUtc="2025-12-17T01:51:00Z">
              <w:r w:rsidRPr="00FD35A8" w:rsidDel="00C1450C">
                <w:rPr>
                  <w:rFonts w:ascii="Times New Roman" w:hAnsi="Times New Roman" w:cs="Times New Roman"/>
                  <w:i/>
                  <w:iCs/>
                  <w:szCs w:val="20"/>
                </w:rPr>
                <w:delText>6</w:delText>
              </w:r>
            </w:del>
          </w:p>
        </w:tc>
        <w:tc>
          <w:tcPr>
            <w:tcW w:w="1660" w:type="dxa"/>
            <w:tcBorders>
              <w:top w:val="nil"/>
              <w:left w:val="nil"/>
              <w:bottom w:val="single" w:sz="4" w:space="0" w:color="auto"/>
              <w:right w:val="single" w:sz="4" w:space="0" w:color="auto"/>
            </w:tcBorders>
            <w:vAlign w:val="bottom"/>
            <w:hideMark/>
          </w:tcPr>
          <w:p w14:paraId="2E115B00" w14:textId="7232F33D" w:rsidR="002146DF" w:rsidRPr="00FD35A8" w:rsidDel="00C1450C" w:rsidRDefault="002146DF" w:rsidP="002146DF">
            <w:pPr>
              <w:rPr>
                <w:del w:id="702" w:author="Yali Chen" w:date="2025-12-17T09:51:00Z" w16du:dateUtc="2025-12-17T01:51:00Z"/>
                <w:rFonts w:ascii="Times New Roman" w:hAnsi="Times New Roman" w:cs="Times New Roman"/>
                <w:i/>
                <w:iCs/>
                <w:szCs w:val="20"/>
              </w:rPr>
            </w:pPr>
            <w:del w:id="703" w:author="Yali Chen" w:date="2025-12-17T09:51:00Z" w16du:dateUtc="2025-12-17T01:51:00Z">
              <w:r w:rsidRPr="00FD35A8" w:rsidDel="00C1450C">
                <w:rPr>
                  <w:rFonts w:ascii="Times New Roman" w:hAnsi="Times New Roman" w:cs="Times New Roman"/>
                  <w:i/>
                  <w:iCs/>
                  <w:szCs w:val="20"/>
                </w:rPr>
                <w:delText>6</w:delText>
              </w:r>
            </w:del>
          </w:p>
        </w:tc>
      </w:tr>
      <w:tr w:rsidR="002146DF" w:rsidRPr="00FD35A8" w:rsidDel="00C1450C" w14:paraId="13C56442" w14:textId="6FD69FB0" w:rsidTr="006921A2">
        <w:trPr>
          <w:trHeight w:val="255"/>
          <w:del w:id="704" w:author="Yali Chen" w:date="2025-12-17T09:51:00Z"/>
        </w:trPr>
        <w:tc>
          <w:tcPr>
            <w:tcW w:w="3460" w:type="dxa"/>
            <w:tcBorders>
              <w:top w:val="nil"/>
              <w:left w:val="single" w:sz="4" w:space="0" w:color="auto"/>
              <w:bottom w:val="single" w:sz="4" w:space="0" w:color="auto"/>
              <w:right w:val="single" w:sz="4" w:space="0" w:color="auto"/>
            </w:tcBorders>
            <w:vAlign w:val="bottom"/>
            <w:hideMark/>
          </w:tcPr>
          <w:p w14:paraId="364DC3C1" w14:textId="023EBC8C" w:rsidR="002146DF" w:rsidRPr="00FD35A8" w:rsidDel="00C1450C" w:rsidRDefault="002146DF" w:rsidP="002146DF">
            <w:pPr>
              <w:rPr>
                <w:del w:id="705" w:author="Yali Chen" w:date="2025-12-17T09:51:00Z" w16du:dateUtc="2025-12-17T01:51:00Z"/>
                <w:rFonts w:ascii="Times New Roman" w:hAnsi="Times New Roman" w:cs="Times New Roman"/>
                <w:i/>
                <w:iCs/>
                <w:szCs w:val="20"/>
              </w:rPr>
            </w:pPr>
            <w:del w:id="706" w:author="Yali Chen" w:date="2025-12-17T09:51:00Z" w16du:dateUtc="2025-12-17T01:51:00Z">
              <w:r w:rsidRPr="00FD35A8" w:rsidDel="00C1450C">
                <w:rPr>
                  <w:rFonts w:ascii="Times New Roman" w:hAnsi="Times New Roman" w:cs="Times New Roman"/>
                  <w:i/>
                  <w:iCs/>
                  <w:szCs w:val="20"/>
                </w:rPr>
                <w:delText>Q4M</w:delText>
              </w:r>
            </w:del>
          </w:p>
        </w:tc>
        <w:tc>
          <w:tcPr>
            <w:tcW w:w="2640" w:type="dxa"/>
            <w:tcBorders>
              <w:top w:val="nil"/>
              <w:left w:val="nil"/>
              <w:bottom w:val="single" w:sz="4" w:space="0" w:color="auto"/>
              <w:right w:val="single" w:sz="4" w:space="0" w:color="auto"/>
            </w:tcBorders>
            <w:vAlign w:val="bottom"/>
            <w:hideMark/>
          </w:tcPr>
          <w:p w14:paraId="605B99F4" w14:textId="4E2087F3" w:rsidR="002146DF" w:rsidRPr="00FD35A8" w:rsidDel="00C1450C" w:rsidRDefault="002146DF" w:rsidP="002146DF">
            <w:pPr>
              <w:rPr>
                <w:del w:id="707" w:author="Yali Chen" w:date="2025-12-17T09:51:00Z" w16du:dateUtc="2025-12-17T01:51:00Z"/>
                <w:rFonts w:ascii="Times New Roman" w:hAnsi="Times New Roman" w:cs="Times New Roman"/>
                <w:i/>
                <w:iCs/>
                <w:szCs w:val="20"/>
              </w:rPr>
            </w:pPr>
            <w:del w:id="708" w:author="Yali Chen" w:date="2025-12-17T09:51:00Z" w16du:dateUtc="2025-12-17T01:51:00Z">
              <w:r w:rsidRPr="00FD35A8" w:rsidDel="00C1450C">
                <w:rPr>
                  <w:rFonts w:ascii="Times New Roman" w:hAnsi="Times New Roman" w:cs="Times New Roman"/>
                  <w:i/>
                  <w:iCs/>
                  <w:szCs w:val="20"/>
                </w:rPr>
                <w:delText>Every 4 hours</w:delText>
              </w:r>
            </w:del>
          </w:p>
        </w:tc>
        <w:tc>
          <w:tcPr>
            <w:tcW w:w="1100" w:type="dxa"/>
            <w:tcBorders>
              <w:top w:val="nil"/>
              <w:left w:val="nil"/>
              <w:bottom w:val="single" w:sz="4" w:space="0" w:color="auto"/>
              <w:right w:val="single" w:sz="4" w:space="0" w:color="auto"/>
            </w:tcBorders>
            <w:vAlign w:val="bottom"/>
            <w:hideMark/>
          </w:tcPr>
          <w:p w14:paraId="352E137D" w14:textId="62D645F4" w:rsidR="002146DF" w:rsidRPr="00FD35A8" w:rsidDel="00C1450C" w:rsidRDefault="002146DF" w:rsidP="002146DF">
            <w:pPr>
              <w:rPr>
                <w:del w:id="709" w:author="Yali Chen" w:date="2025-12-17T09:51:00Z" w16du:dateUtc="2025-12-17T01:51:00Z"/>
                <w:rFonts w:ascii="Times New Roman" w:hAnsi="Times New Roman" w:cs="Times New Roman"/>
                <w:i/>
                <w:iCs/>
                <w:szCs w:val="20"/>
              </w:rPr>
            </w:pPr>
            <w:del w:id="710" w:author="Yali Chen" w:date="2025-12-17T09:51:00Z" w16du:dateUtc="2025-12-17T01:51:00Z">
              <w:r w:rsidRPr="00FD35A8" w:rsidDel="00C1450C">
                <w:rPr>
                  <w:rFonts w:ascii="Times New Roman" w:hAnsi="Times New Roman" w:cs="Times New Roman"/>
                  <w:i/>
                  <w:iCs/>
                  <w:szCs w:val="20"/>
                </w:rPr>
                <w:delText>6</w:delText>
              </w:r>
            </w:del>
          </w:p>
        </w:tc>
        <w:tc>
          <w:tcPr>
            <w:tcW w:w="1660" w:type="dxa"/>
            <w:tcBorders>
              <w:top w:val="nil"/>
              <w:left w:val="nil"/>
              <w:bottom w:val="single" w:sz="4" w:space="0" w:color="auto"/>
              <w:right w:val="single" w:sz="4" w:space="0" w:color="auto"/>
            </w:tcBorders>
            <w:vAlign w:val="bottom"/>
            <w:hideMark/>
          </w:tcPr>
          <w:p w14:paraId="43AE60D3" w14:textId="1A37F59F" w:rsidR="002146DF" w:rsidRPr="00FD35A8" w:rsidDel="00C1450C" w:rsidRDefault="002146DF" w:rsidP="002146DF">
            <w:pPr>
              <w:rPr>
                <w:del w:id="711" w:author="Yali Chen" w:date="2025-12-17T09:51:00Z" w16du:dateUtc="2025-12-17T01:51:00Z"/>
                <w:rFonts w:ascii="Times New Roman" w:hAnsi="Times New Roman" w:cs="Times New Roman"/>
                <w:i/>
                <w:iCs/>
                <w:szCs w:val="20"/>
              </w:rPr>
            </w:pPr>
            <w:del w:id="712" w:author="Yali Chen" w:date="2025-12-17T09:51:00Z" w16du:dateUtc="2025-12-17T01:51:00Z">
              <w:r w:rsidRPr="00FD35A8" w:rsidDel="00C1450C">
                <w:rPr>
                  <w:rFonts w:ascii="Times New Roman" w:hAnsi="Times New Roman" w:cs="Times New Roman"/>
                  <w:i/>
                  <w:iCs/>
                  <w:szCs w:val="20"/>
                </w:rPr>
                <w:delText>6</w:delText>
              </w:r>
            </w:del>
          </w:p>
        </w:tc>
      </w:tr>
      <w:tr w:rsidR="002146DF" w:rsidRPr="00FD35A8" w:rsidDel="00C1450C" w14:paraId="226671F7" w14:textId="6AEEC02F" w:rsidTr="006921A2">
        <w:trPr>
          <w:trHeight w:val="255"/>
          <w:del w:id="713" w:author="Yali Chen" w:date="2025-12-17T09:51:00Z"/>
        </w:trPr>
        <w:tc>
          <w:tcPr>
            <w:tcW w:w="3460" w:type="dxa"/>
            <w:tcBorders>
              <w:top w:val="nil"/>
              <w:left w:val="single" w:sz="4" w:space="0" w:color="auto"/>
              <w:bottom w:val="single" w:sz="4" w:space="0" w:color="auto"/>
              <w:right w:val="single" w:sz="4" w:space="0" w:color="auto"/>
            </w:tcBorders>
            <w:vAlign w:val="bottom"/>
            <w:hideMark/>
          </w:tcPr>
          <w:p w14:paraId="16A3F725" w14:textId="3275059F" w:rsidR="002146DF" w:rsidRPr="00FD35A8" w:rsidDel="00C1450C" w:rsidRDefault="002146DF" w:rsidP="002146DF">
            <w:pPr>
              <w:rPr>
                <w:del w:id="714" w:author="Yali Chen" w:date="2025-12-17T09:51:00Z" w16du:dateUtc="2025-12-17T01:51:00Z"/>
                <w:rFonts w:ascii="Times New Roman" w:hAnsi="Times New Roman" w:cs="Times New Roman"/>
                <w:i/>
                <w:iCs/>
                <w:szCs w:val="20"/>
              </w:rPr>
            </w:pPr>
            <w:del w:id="715" w:author="Yali Chen" w:date="2025-12-17T09:51:00Z" w16du:dateUtc="2025-12-17T01:51:00Z">
              <w:r w:rsidRPr="00FD35A8" w:rsidDel="00C1450C">
                <w:rPr>
                  <w:rFonts w:ascii="Times New Roman" w:hAnsi="Times New Roman" w:cs="Times New Roman"/>
                  <w:i/>
                  <w:iCs/>
                  <w:szCs w:val="20"/>
                </w:rPr>
                <w:delText>Q6M</w:delText>
              </w:r>
            </w:del>
          </w:p>
        </w:tc>
        <w:tc>
          <w:tcPr>
            <w:tcW w:w="2640" w:type="dxa"/>
            <w:tcBorders>
              <w:top w:val="nil"/>
              <w:left w:val="nil"/>
              <w:bottom w:val="single" w:sz="4" w:space="0" w:color="auto"/>
              <w:right w:val="single" w:sz="4" w:space="0" w:color="auto"/>
            </w:tcBorders>
            <w:vAlign w:val="bottom"/>
            <w:hideMark/>
          </w:tcPr>
          <w:p w14:paraId="2B4CFEA4" w14:textId="2657CFE3" w:rsidR="002146DF" w:rsidRPr="00FD35A8" w:rsidDel="00C1450C" w:rsidRDefault="002146DF" w:rsidP="002146DF">
            <w:pPr>
              <w:rPr>
                <w:del w:id="716" w:author="Yali Chen" w:date="2025-12-17T09:51:00Z" w16du:dateUtc="2025-12-17T01:51:00Z"/>
                <w:rFonts w:ascii="Times New Roman" w:hAnsi="Times New Roman" w:cs="Times New Roman"/>
                <w:i/>
                <w:iCs/>
                <w:szCs w:val="20"/>
              </w:rPr>
            </w:pPr>
            <w:del w:id="717" w:author="Yali Chen" w:date="2025-12-17T09:51:00Z" w16du:dateUtc="2025-12-17T01:51:00Z">
              <w:r w:rsidRPr="00FD35A8" w:rsidDel="00C1450C">
                <w:rPr>
                  <w:rFonts w:ascii="Times New Roman" w:hAnsi="Times New Roman" w:cs="Times New Roman"/>
                  <w:i/>
                  <w:iCs/>
                  <w:szCs w:val="20"/>
                </w:rPr>
                <w:delText>Every 6 hours</w:delText>
              </w:r>
            </w:del>
          </w:p>
        </w:tc>
        <w:tc>
          <w:tcPr>
            <w:tcW w:w="1100" w:type="dxa"/>
            <w:tcBorders>
              <w:top w:val="nil"/>
              <w:left w:val="nil"/>
              <w:bottom w:val="single" w:sz="4" w:space="0" w:color="auto"/>
              <w:right w:val="single" w:sz="4" w:space="0" w:color="auto"/>
            </w:tcBorders>
            <w:vAlign w:val="bottom"/>
            <w:hideMark/>
          </w:tcPr>
          <w:p w14:paraId="43D195E5" w14:textId="4D28ADEB" w:rsidR="002146DF" w:rsidRPr="00FD35A8" w:rsidDel="00C1450C" w:rsidRDefault="002146DF" w:rsidP="002146DF">
            <w:pPr>
              <w:rPr>
                <w:del w:id="718" w:author="Yali Chen" w:date="2025-12-17T09:51:00Z" w16du:dateUtc="2025-12-17T01:51:00Z"/>
                <w:rFonts w:ascii="Times New Roman" w:hAnsi="Times New Roman" w:cs="Times New Roman"/>
                <w:i/>
                <w:iCs/>
                <w:szCs w:val="20"/>
              </w:rPr>
            </w:pPr>
            <w:del w:id="719" w:author="Yali Chen" w:date="2025-12-17T09:51:00Z" w16du:dateUtc="2025-12-17T01:51:00Z">
              <w:r w:rsidRPr="00FD35A8" w:rsidDel="00C1450C">
                <w:rPr>
                  <w:rFonts w:ascii="Times New Roman" w:hAnsi="Times New Roman" w:cs="Times New Roman"/>
                  <w:i/>
                  <w:iCs/>
                  <w:szCs w:val="20"/>
                </w:rPr>
                <w:delText>4</w:delText>
              </w:r>
            </w:del>
          </w:p>
        </w:tc>
        <w:tc>
          <w:tcPr>
            <w:tcW w:w="1660" w:type="dxa"/>
            <w:tcBorders>
              <w:top w:val="nil"/>
              <w:left w:val="nil"/>
              <w:bottom w:val="single" w:sz="4" w:space="0" w:color="auto"/>
              <w:right w:val="single" w:sz="4" w:space="0" w:color="auto"/>
            </w:tcBorders>
            <w:vAlign w:val="bottom"/>
            <w:hideMark/>
          </w:tcPr>
          <w:p w14:paraId="5A70547F" w14:textId="4BC8A1A9" w:rsidR="002146DF" w:rsidRPr="00FD35A8" w:rsidDel="00C1450C" w:rsidRDefault="002146DF" w:rsidP="002146DF">
            <w:pPr>
              <w:rPr>
                <w:del w:id="720" w:author="Yali Chen" w:date="2025-12-17T09:51:00Z" w16du:dateUtc="2025-12-17T01:51:00Z"/>
                <w:rFonts w:ascii="Times New Roman" w:hAnsi="Times New Roman" w:cs="Times New Roman"/>
                <w:i/>
                <w:iCs/>
                <w:szCs w:val="20"/>
              </w:rPr>
            </w:pPr>
            <w:del w:id="721" w:author="Yali Chen" w:date="2025-12-17T09:51:00Z" w16du:dateUtc="2025-12-17T01:51:00Z">
              <w:r w:rsidRPr="00FD35A8" w:rsidDel="00C1450C">
                <w:rPr>
                  <w:rFonts w:ascii="Times New Roman" w:hAnsi="Times New Roman" w:cs="Times New Roman"/>
                  <w:i/>
                  <w:iCs/>
                  <w:szCs w:val="20"/>
                </w:rPr>
                <w:delText>4</w:delText>
              </w:r>
            </w:del>
          </w:p>
        </w:tc>
      </w:tr>
      <w:tr w:rsidR="002146DF" w:rsidRPr="00FD35A8" w:rsidDel="00C1450C" w14:paraId="72E1C67A" w14:textId="37363215" w:rsidTr="006921A2">
        <w:trPr>
          <w:trHeight w:val="255"/>
          <w:del w:id="722" w:author="Yali Chen" w:date="2025-12-17T09:51:00Z"/>
        </w:trPr>
        <w:tc>
          <w:tcPr>
            <w:tcW w:w="3460" w:type="dxa"/>
            <w:tcBorders>
              <w:top w:val="nil"/>
              <w:left w:val="single" w:sz="4" w:space="0" w:color="auto"/>
              <w:bottom w:val="single" w:sz="4" w:space="0" w:color="auto"/>
              <w:right w:val="single" w:sz="4" w:space="0" w:color="auto"/>
            </w:tcBorders>
            <w:vAlign w:val="bottom"/>
            <w:hideMark/>
          </w:tcPr>
          <w:p w14:paraId="4F2EE4CD" w14:textId="6441B405" w:rsidR="002146DF" w:rsidRPr="00FD35A8" w:rsidDel="00C1450C" w:rsidRDefault="002146DF" w:rsidP="002146DF">
            <w:pPr>
              <w:rPr>
                <w:del w:id="723" w:author="Yali Chen" w:date="2025-12-17T09:51:00Z" w16du:dateUtc="2025-12-17T01:51:00Z"/>
                <w:rFonts w:ascii="Times New Roman" w:hAnsi="Times New Roman" w:cs="Times New Roman"/>
                <w:i/>
                <w:iCs/>
                <w:szCs w:val="20"/>
              </w:rPr>
            </w:pPr>
            <w:del w:id="724" w:author="Yali Chen" w:date="2025-12-17T09:51:00Z" w16du:dateUtc="2025-12-17T01:51:00Z">
              <w:r w:rsidRPr="00FD35A8" w:rsidDel="00C1450C">
                <w:rPr>
                  <w:rFonts w:ascii="Times New Roman" w:hAnsi="Times New Roman" w:cs="Times New Roman"/>
                  <w:i/>
                  <w:iCs/>
                  <w:szCs w:val="20"/>
                </w:rPr>
                <w:delText>Q8M</w:delText>
              </w:r>
            </w:del>
          </w:p>
        </w:tc>
        <w:tc>
          <w:tcPr>
            <w:tcW w:w="2640" w:type="dxa"/>
            <w:tcBorders>
              <w:top w:val="nil"/>
              <w:left w:val="nil"/>
              <w:bottom w:val="single" w:sz="4" w:space="0" w:color="auto"/>
              <w:right w:val="single" w:sz="4" w:space="0" w:color="auto"/>
            </w:tcBorders>
            <w:vAlign w:val="bottom"/>
            <w:hideMark/>
          </w:tcPr>
          <w:p w14:paraId="550C5EAB" w14:textId="7D8856AF" w:rsidR="002146DF" w:rsidRPr="00FD35A8" w:rsidDel="00C1450C" w:rsidRDefault="002146DF" w:rsidP="002146DF">
            <w:pPr>
              <w:rPr>
                <w:del w:id="725" w:author="Yali Chen" w:date="2025-12-17T09:51:00Z" w16du:dateUtc="2025-12-17T01:51:00Z"/>
                <w:rFonts w:ascii="Times New Roman" w:hAnsi="Times New Roman" w:cs="Times New Roman"/>
                <w:i/>
                <w:iCs/>
                <w:szCs w:val="20"/>
              </w:rPr>
            </w:pPr>
            <w:del w:id="726" w:author="Yali Chen" w:date="2025-12-17T09:51:00Z" w16du:dateUtc="2025-12-17T01:51:00Z">
              <w:r w:rsidRPr="00FD35A8" w:rsidDel="00C1450C">
                <w:rPr>
                  <w:rFonts w:ascii="Times New Roman" w:hAnsi="Times New Roman" w:cs="Times New Roman"/>
                  <w:i/>
                  <w:iCs/>
                  <w:szCs w:val="20"/>
                </w:rPr>
                <w:delText>Every 8 hours</w:delText>
              </w:r>
            </w:del>
          </w:p>
        </w:tc>
        <w:tc>
          <w:tcPr>
            <w:tcW w:w="1100" w:type="dxa"/>
            <w:tcBorders>
              <w:top w:val="nil"/>
              <w:left w:val="nil"/>
              <w:bottom w:val="single" w:sz="4" w:space="0" w:color="auto"/>
              <w:right w:val="single" w:sz="4" w:space="0" w:color="auto"/>
            </w:tcBorders>
            <w:vAlign w:val="bottom"/>
            <w:hideMark/>
          </w:tcPr>
          <w:p w14:paraId="5698A9ED" w14:textId="2DFF2CBB" w:rsidR="002146DF" w:rsidRPr="00FD35A8" w:rsidDel="00C1450C" w:rsidRDefault="002146DF" w:rsidP="002146DF">
            <w:pPr>
              <w:rPr>
                <w:del w:id="727" w:author="Yali Chen" w:date="2025-12-17T09:51:00Z" w16du:dateUtc="2025-12-17T01:51:00Z"/>
                <w:rFonts w:ascii="Times New Roman" w:hAnsi="Times New Roman" w:cs="Times New Roman"/>
                <w:i/>
                <w:iCs/>
                <w:szCs w:val="20"/>
              </w:rPr>
            </w:pPr>
            <w:del w:id="728" w:author="Yali Chen" w:date="2025-12-17T09:51:00Z" w16du:dateUtc="2025-12-17T01:51:00Z">
              <w:r w:rsidRPr="00FD35A8" w:rsidDel="00C1450C">
                <w:rPr>
                  <w:rFonts w:ascii="Times New Roman" w:hAnsi="Times New Roman" w:cs="Times New Roman"/>
                  <w:i/>
                  <w:iCs/>
                  <w:szCs w:val="20"/>
                </w:rPr>
                <w:delText>3</w:delText>
              </w:r>
            </w:del>
          </w:p>
        </w:tc>
        <w:tc>
          <w:tcPr>
            <w:tcW w:w="1660" w:type="dxa"/>
            <w:tcBorders>
              <w:top w:val="nil"/>
              <w:left w:val="nil"/>
              <w:bottom w:val="single" w:sz="4" w:space="0" w:color="auto"/>
              <w:right w:val="single" w:sz="4" w:space="0" w:color="auto"/>
            </w:tcBorders>
            <w:vAlign w:val="bottom"/>
            <w:hideMark/>
          </w:tcPr>
          <w:p w14:paraId="39BBC0D7" w14:textId="5E0D16F2" w:rsidR="002146DF" w:rsidRPr="00FD35A8" w:rsidDel="00C1450C" w:rsidRDefault="002146DF" w:rsidP="002146DF">
            <w:pPr>
              <w:rPr>
                <w:del w:id="729" w:author="Yali Chen" w:date="2025-12-17T09:51:00Z" w16du:dateUtc="2025-12-17T01:51:00Z"/>
                <w:rFonts w:ascii="Times New Roman" w:hAnsi="Times New Roman" w:cs="Times New Roman"/>
                <w:i/>
                <w:iCs/>
                <w:szCs w:val="20"/>
              </w:rPr>
            </w:pPr>
            <w:del w:id="730" w:author="Yali Chen" w:date="2025-12-17T09:51:00Z" w16du:dateUtc="2025-12-17T01:51:00Z">
              <w:r w:rsidRPr="00FD35A8" w:rsidDel="00C1450C">
                <w:rPr>
                  <w:rFonts w:ascii="Times New Roman" w:hAnsi="Times New Roman" w:cs="Times New Roman"/>
                  <w:i/>
                  <w:iCs/>
                  <w:szCs w:val="20"/>
                </w:rPr>
                <w:delText>3</w:delText>
              </w:r>
            </w:del>
          </w:p>
        </w:tc>
      </w:tr>
      <w:tr w:rsidR="002146DF" w:rsidRPr="00FD35A8" w:rsidDel="00C1450C" w14:paraId="71435D8F" w14:textId="1458DCC5" w:rsidTr="006921A2">
        <w:trPr>
          <w:trHeight w:val="255"/>
          <w:del w:id="731" w:author="Yali Chen" w:date="2025-12-17T09:51:00Z"/>
        </w:trPr>
        <w:tc>
          <w:tcPr>
            <w:tcW w:w="3460" w:type="dxa"/>
            <w:tcBorders>
              <w:top w:val="nil"/>
              <w:left w:val="single" w:sz="4" w:space="0" w:color="auto"/>
              <w:bottom w:val="single" w:sz="4" w:space="0" w:color="auto"/>
              <w:right w:val="single" w:sz="4" w:space="0" w:color="auto"/>
            </w:tcBorders>
            <w:vAlign w:val="bottom"/>
            <w:hideMark/>
          </w:tcPr>
          <w:p w14:paraId="5A88365F" w14:textId="79C417D3" w:rsidR="002146DF" w:rsidRPr="00FD35A8" w:rsidDel="00C1450C" w:rsidRDefault="002146DF" w:rsidP="002146DF">
            <w:pPr>
              <w:rPr>
                <w:del w:id="732" w:author="Yali Chen" w:date="2025-12-17T09:51:00Z" w16du:dateUtc="2025-12-17T01:51:00Z"/>
                <w:rFonts w:ascii="Times New Roman" w:hAnsi="Times New Roman" w:cs="Times New Roman"/>
                <w:i/>
                <w:iCs/>
                <w:szCs w:val="20"/>
              </w:rPr>
            </w:pPr>
            <w:del w:id="733" w:author="Yali Chen" w:date="2025-12-17T09:51:00Z" w16du:dateUtc="2025-12-17T01:51:00Z">
              <w:r w:rsidRPr="00FD35A8" w:rsidDel="00C1450C">
                <w:rPr>
                  <w:rFonts w:ascii="Times New Roman" w:hAnsi="Times New Roman" w:cs="Times New Roman"/>
                  <w:i/>
                  <w:iCs/>
                  <w:szCs w:val="20"/>
                </w:rPr>
                <w:delText>Q12M</w:delText>
              </w:r>
            </w:del>
          </w:p>
        </w:tc>
        <w:tc>
          <w:tcPr>
            <w:tcW w:w="2640" w:type="dxa"/>
            <w:tcBorders>
              <w:top w:val="nil"/>
              <w:left w:val="nil"/>
              <w:bottom w:val="single" w:sz="4" w:space="0" w:color="auto"/>
              <w:right w:val="single" w:sz="4" w:space="0" w:color="auto"/>
            </w:tcBorders>
            <w:vAlign w:val="bottom"/>
            <w:hideMark/>
          </w:tcPr>
          <w:p w14:paraId="369AC4B0" w14:textId="20865261" w:rsidR="002146DF" w:rsidRPr="00FD35A8" w:rsidDel="00C1450C" w:rsidRDefault="002146DF" w:rsidP="002146DF">
            <w:pPr>
              <w:rPr>
                <w:del w:id="734" w:author="Yali Chen" w:date="2025-12-17T09:51:00Z" w16du:dateUtc="2025-12-17T01:51:00Z"/>
                <w:rFonts w:ascii="Times New Roman" w:hAnsi="Times New Roman" w:cs="Times New Roman"/>
                <w:i/>
                <w:iCs/>
                <w:szCs w:val="20"/>
              </w:rPr>
            </w:pPr>
            <w:del w:id="735" w:author="Yali Chen" w:date="2025-12-17T09:51:00Z" w16du:dateUtc="2025-12-17T01:51:00Z">
              <w:r w:rsidRPr="00FD35A8" w:rsidDel="00C1450C">
                <w:rPr>
                  <w:rFonts w:ascii="Times New Roman" w:hAnsi="Times New Roman" w:cs="Times New Roman"/>
                  <w:i/>
                  <w:iCs/>
                  <w:szCs w:val="20"/>
                </w:rPr>
                <w:delText>Every 12 hours</w:delText>
              </w:r>
            </w:del>
          </w:p>
        </w:tc>
        <w:tc>
          <w:tcPr>
            <w:tcW w:w="1100" w:type="dxa"/>
            <w:tcBorders>
              <w:top w:val="nil"/>
              <w:left w:val="nil"/>
              <w:bottom w:val="single" w:sz="4" w:space="0" w:color="auto"/>
              <w:right w:val="single" w:sz="4" w:space="0" w:color="auto"/>
            </w:tcBorders>
            <w:vAlign w:val="bottom"/>
            <w:hideMark/>
          </w:tcPr>
          <w:p w14:paraId="6A78562C" w14:textId="60A4EFC6" w:rsidR="002146DF" w:rsidRPr="00FD35A8" w:rsidDel="00C1450C" w:rsidRDefault="002146DF" w:rsidP="002146DF">
            <w:pPr>
              <w:rPr>
                <w:del w:id="736" w:author="Yali Chen" w:date="2025-12-17T09:51:00Z" w16du:dateUtc="2025-12-17T01:51:00Z"/>
                <w:rFonts w:ascii="Times New Roman" w:hAnsi="Times New Roman" w:cs="Times New Roman"/>
                <w:i/>
                <w:iCs/>
                <w:szCs w:val="20"/>
              </w:rPr>
            </w:pPr>
            <w:del w:id="737" w:author="Yali Chen" w:date="2025-12-17T09:51:00Z" w16du:dateUtc="2025-12-17T01:51:00Z">
              <w:r w:rsidRPr="00FD35A8" w:rsidDel="00C1450C">
                <w:rPr>
                  <w:rFonts w:ascii="Times New Roman" w:hAnsi="Times New Roman" w:cs="Times New Roman"/>
                  <w:i/>
                  <w:iCs/>
                  <w:szCs w:val="20"/>
                </w:rPr>
                <w:delText>2</w:delText>
              </w:r>
            </w:del>
          </w:p>
        </w:tc>
        <w:tc>
          <w:tcPr>
            <w:tcW w:w="1660" w:type="dxa"/>
            <w:tcBorders>
              <w:top w:val="nil"/>
              <w:left w:val="nil"/>
              <w:bottom w:val="single" w:sz="4" w:space="0" w:color="auto"/>
              <w:right w:val="single" w:sz="4" w:space="0" w:color="auto"/>
            </w:tcBorders>
            <w:vAlign w:val="bottom"/>
            <w:hideMark/>
          </w:tcPr>
          <w:p w14:paraId="258EC5B4" w14:textId="40478F7F" w:rsidR="002146DF" w:rsidRPr="00FD35A8" w:rsidDel="00C1450C" w:rsidRDefault="002146DF" w:rsidP="002146DF">
            <w:pPr>
              <w:rPr>
                <w:del w:id="738" w:author="Yali Chen" w:date="2025-12-17T09:51:00Z" w16du:dateUtc="2025-12-17T01:51:00Z"/>
                <w:rFonts w:ascii="Times New Roman" w:hAnsi="Times New Roman" w:cs="Times New Roman"/>
                <w:i/>
                <w:iCs/>
                <w:szCs w:val="20"/>
              </w:rPr>
            </w:pPr>
            <w:del w:id="739" w:author="Yali Chen" w:date="2025-12-17T09:51:00Z" w16du:dateUtc="2025-12-17T01:51:00Z">
              <w:r w:rsidRPr="00FD35A8" w:rsidDel="00C1450C">
                <w:rPr>
                  <w:rFonts w:ascii="Times New Roman" w:hAnsi="Times New Roman" w:cs="Times New Roman"/>
                  <w:i/>
                  <w:iCs/>
                  <w:szCs w:val="20"/>
                </w:rPr>
                <w:delText>2</w:delText>
              </w:r>
            </w:del>
          </w:p>
        </w:tc>
      </w:tr>
      <w:tr w:rsidR="002146DF" w:rsidRPr="00FD35A8" w:rsidDel="00C1450C" w14:paraId="2934213B" w14:textId="797BD443" w:rsidTr="006921A2">
        <w:trPr>
          <w:trHeight w:val="255"/>
          <w:del w:id="740" w:author="Yali Chen" w:date="2025-12-17T09:51:00Z"/>
        </w:trPr>
        <w:tc>
          <w:tcPr>
            <w:tcW w:w="3460" w:type="dxa"/>
            <w:tcBorders>
              <w:top w:val="nil"/>
              <w:left w:val="single" w:sz="4" w:space="0" w:color="auto"/>
              <w:bottom w:val="single" w:sz="4" w:space="0" w:color="auto"/>
              <w:right w:val="single" w:sz="4" w:space="0" w:color="auto"/>
            </w:tcBorders>
            <w:vAlign w:val="bottom"/>
            <w:hideMark/>
          </w:tcPr>
          <w:p w14:paraId="4069289E" w14:textId="79F15BCA" w:rsidR="002146DF" w:rsidRPr="00FD35A8" w:rsidDel="00C1450C" w:rsidRDefault="002146DF" w:rsidP="002146DF">
            <w:pPr>
              <w:rPr>
                <w:del w:id="741" w:author="Yali Chen" w:date="2025-12-17T09:51:00Z" w16du:dateUtc="2025-12-17T01:51:00Z"/>
                <w:rFonts w:ascii="Times New Roman" w:hAnsi="Times New Roman" w:cs="Times New Roman"/>
                <w:i/>
                <w:iCs/>
                <w:szCs w:val="20"/>
              </w:rPr>
            </w:pPr>
            <w:del w:id="742" w:author="Yali Chen" w:date="2025-12-17T09:51:00Z" w16du:dateUtc="2025-12-17T01:51:00Z">
              <w:r w:rsidRPr="00FD35A8" w:rsidDel="00C1450C">
                <w:rPr>
                  <w:rFonts w:ascii="Times New Roman" w:hAnsi="Times New Roman" w:cs="Times New Roman"/>
                  <w:i/>
                  <w:iCs/>
                  <w:szCs w:val="20"/>
                </w:rPr>
                <w:delText>QMS</w:delText>
              </w:r>
            </w:del>
          </w:p>
        </w:tc>
        <w:tc>
          <w:tcPr>
            <w:tcW w:w="2640" w:type="dxa"/>
            <w:tcBorders>
              <w:top w:val="nil"/>
              <w:left w:val="nil"/>
              <w:bottom w:val="single" w:sz="4" w:space="0" w:color="auto"/>
              <w:right w:val="single" w:sz="4" w:space="0" w:color="auto"/>
            </w:tcBorders>
            <w:vAlign w:val="bottom"/>
            <w:hideMark/>
          </w:tcPr>
          <w:p w14:paraId="1D47FE02" w14:textId="3822432D" w:rsidR="002146DF" w:rsidRPr="00FD35A8" w:rsidDel="00C1450C" w:rsidRDefault="002146DF" w:rsidP="002146DF">
            <w:pPr>
              <w:rPr>
                <w:del w:id="743" w:author="Yali Chen" w:date="2025-12-17T09:51:00Z" w16du:dateUtc="2025-12-17T01:51:00Z"/>
                <w:rFonts w:ascii="Times New Roman" w:hAnsi="Times New Roman" w:cs="Times New Roman"/>
                <w:i/>
                <w:iCs/>
                <w:szCs w:val="20"/>
              </w:rPr>
            </w:pPr>
            <w:del w:id="744" w:author="Yali Chen" w:date="2025-12-17T09:51:00Z" w16du:dateUtc="2025-12-17T01:51:00Z">
              <w:r w:rsidRPr="00FD35A8" w:rsidDel="00C1450C">
                <w:rPr>
                  <w:rFonts w:ascii="Times New Roman" w:hAnsi="Times New Roman" w:cs="Times New Roman"/>
                  <w:i/>
                  <w:iCs/>
                  <w:szCs w:val="20"/>
                </w:rPr>
                <w:delText>Before bed</w:delText>
              </w:r>
            </w:del>
          </w:p>
        </w:tc>
        <w:tc>
          <w:tcPr>
            <w:tcW w:w="1100" w:type="dxa"/>
            <w:tcBorders>
              <w:top w:val="nil"/>
              <w:left w:val="nil"/>
              <w:bottom w:val="single" w:sz="4" w:space="0" w:color="auto"/>
              <w:right w:val="single" w:sz="4" w:space="0" w:color="auto"/>
            </w:tcBorders>
            <w:vAlign w:val="bottom"/>
            <w:hideMark/>
          </w:tcPr>
          <w:p w14:paraId="6DE84693" w14:textId="33DB04B9" w:rsidR="002146DF" w:rsidRPr="00FD35A8" w:rsidDel="00C1450C" w:rsidRDefault="002146DF" w:rsidP="002146DF">
            <w:pPr>
              <w:rPr>
                <w:del w:id="745" w:author="Yali Chen" w:date="2025-12-17T09:51:00Z" w16du:dateUtc="2025-12-17T01:51:00Z"/>
                <w:rFonts w:ascii="Times New Roman" w:hAnsi="Times New Roman" w:cs="Times New Roman"/>
                <w:i/>
                <w:iCs/>
                <w:szCs w:val="20"/>
              </w:rPr>
            </w:pPr>
            <w:del w:id="746" w:author="Yali Chen" w:date="2025-12-17T09:51:00Z" w16du:dateUtc="2025-12-17T01:51:00Z">
              <w:r w:rsidRPr="00FD35A8" w:rsidDel="00C1450C">
                <w:rPr>
                  <w:rFonts w:ascii="Times New Roman" w:hAnsi="Times New Roman" w:cs="Times New Roman"/>
                  <w:i/>
                  <w:iCs/>
                  <w:szCs w:val="20"/>
                </w:rPr>
                <w:delText>1</w:delText>
              </w:r>
            </w:del>
          </w:p>
        </w:tc>
        <w:tc>
          <w:tcPr>
            <w:tcW w:w="1660" w:type="dxa"/>
            <w:tcBorders>
              <w:top w:val="nil"/>
              <w:left w:val="nil"/>
              <w:bottom w:val="single" w:sz="4" w:space="0" w:color="auto"/>
              <w:right w:val="single" w:sz="4" w:space="0" w:color="auto"/>
            </w:tcBorders>
            <w:vAlign w:val="bottom"/>
            <w:hideMark/>
          </w:tcPr>
          <w:p w14:paraId="02E869EB" w14:textId="644300A0" w:rsidR="002146DF" w:rsidRPr="00FD35A8" w:rsidDel="00C1450C" w:rsidRDefault="002146DF" w:rsidP="002146DF">
            <w:pPr>
              <w:rPr>
                <w:del w:id="747" w:author="Yali Chen" w:date="2025-12-17T09:51:00Z" w16du:dateUtc="2025-12-17T01:51:00Z"/>
                <w:rFonts w:ascii="Times New Roman" w:hAnsi="Times New Roman" w:cs="Times New Roman"/>
                <w:i/>
                <w:iCs/>
                <w:szCs w:val="20"/>
              </w:rPr>
            </w:pPr>
            <w:del w:id="748" w:author="Yali Chen" w:date="2025-12-17T09:51:00Z" w16du:dateUtc="2025-12-17T01:51:00Z">
              <w:r w:rsidRPr="00FD35A8" w:rsidDel="00C1450C">
                <w:rPr>
                  <w:rFonts w:ascii="Times New Roman" w:hAnsi="Times New Roman" w:cs="Times New Roman"/>
                  <w:i/>
                  <w:iCs/>
                  <w:szCs w:val="20"/>
                </w:rPr>
                <w:delText>1</w:delText>
              </w:r>
            </w:del>
          </w:p>
        </w:tc>
      </w:tr>
      <w:tr w:rsidR="002146DF" w:rsidRPr="00FD35A8" w:rsidDel="00C1450C" w14:paraId="2DE0CD72" w14:textId="3EDB0808" w:rsidTr="006921A2">
        <w:trPr>
          <w:trHeight w:val="255"/>
          <w:del w:id="749" w:author="Yali Chen" w:date="2025-12-17T09:51:00Z"/>
        </w:trPr>
        <w:tc>
          <w:tcPr>
            <w:tcW w:w="3460" w:type="dxa"/>
            <w:tcBorders>
              <w:top w:val="nil"/>
              <w:left w:val="single" w:sz="4" w:space="0" w:color="auto"/>
              <w:bottom w:val="single" w:sz="4" w:space="0" w:color="auto"/>
              <w:right w:val="single" w:sz="4" w:space="0" w:color="auto"/>
            </w:tcBorders>
            <w:vAlign w:val="bottom"/>
            <w:hideMark/>
          </w:tcPr>
          <w:p w14:paraId="4FEBAB81" w14:textId="54EDFC85" w:rsidR="002146DF" w:rsidRPr="00FD35A8" w:rsidDel="00C1450C" w:rsidRDefault="002146DF" w:rsidP="002146DF">
            <w:pPr>
              <w:rPr>
                <w:del w:id="750" w:author="Yali Chen" w:date="2025-12-17T09:51:00Z" w16du:dateUtc="2025-12-17T01:51:00Z"/>
                <w:rFonts w:ascii="Times New Roman" w:hAnsi="Times New Roman" w:cs="Times New Roman"/>
                <w:i/>
                <w:iCs/>
                <w:szCs w:val="20"/>
              </w:rPr>
            </w:pPr>
            <w:del w:id="751" w:author="Yali Chen" w:date="2025-12-17T09:51:00Z" w16du:dateUtc="2025-12-17T01:51:00Z">
              <w:r w:rsidRPr="00FD35A8" w:rsidDel="00C1450C">
                <w:rPr>
                  <w:rFonts w:ascii="Times New Roman" w:hAnsi="Times New Roman" w:cs="Times New Roman"/>
                  <w:i/>
                  <w:iCs/>
                  <w:szCs w:val="20"/>
                </w:rPr>
                <w:delText>QID</w:delText>
              </w:r>
            </w:del>
          </w:p>
        </w:tc>
        <w:tc>
          <w:tcPr>
            <w:tcW w:w="2640" w:type="dxa"/>
            <w:tcBorders>
              <w:top w:val="nil"/>
              <w:left w:val="nil"/>
              <w:bottom w:val="single" w:sz="4" w:space="0" w:color="auto"/>
              <w:right w:val="single" w:sz="4" w:space="0" w:color="auto"/>
            </w:tcBorders>
            <w:vAlign w:val="bottom"/>
            <w:hideMark/>
          </w:tcPr>
          <w:p w14:paraId="1F1F40E4" w14:textId="3A24ED9C" w:rsidR="002146DF" w:rsidRPr="00FD35A8" w:rsidDel="00C1450C" w:rsidRDefault="002146DF" w:rsidP="002146DF">
            <w:pPr>
              <w:rPr>
                <w:del w:id="752" w:author="Yali Chen" w:date="2025-12-17T09:51:00Z" w16du:dateUtc="2025-12-17T01:51:00Z"/>
                <w:rFonts w:ascii="Times New Roman" w:hAnsi="Times New Roman" w:cs="Times New Roman"/>
                <w:i/>
                <w:iCs/>
                <w:szCs w:val="20"/>
              </w:rPr>
            </w:pPr>
            <w:del w:id="753" w:author="Yali Chen" w:date="2025-12-17T09:51:00Z" w16du:dateUtc="2025-12-17T01:51:00Z">
              <w:r w:rsidRPr="00FD35A8" w:rsidDel="00C1450C">
                <w:rPr>
                  <w:rFonts w:ascii="Times New Roman" w:hAnsi="Times New Roman" w:cs="Times New Roman"/>
                  <w:i/>
                  <w:iCs/>
                  <w:szCs w:val="20"/>
                </w:rPr>
                <w:delText>4 times a day</w:delText>
              </w:r>
            </w:del>
          </w:p>
        </w:tc>
        <w:tc>
          <w:tcPr>
            <w:tcW w:w="1100" w:type="dxa"/>
            <w:tcBorders>
              <w:top w:val="nil"/>
              <w:left w:val="nil"/>
              <w:bottom w:val="single" w:sz="4" w:space="0" w:color="auto"/>
              <w:right w:val="single" w:sz="4" w:space="0" w:color="auto"/>
            </w:tcBorders>
            <w:vAlign w:val="bottom"/>
            <w:hideMark/>
          </w:tcPr>
          <w:p w14:paraId="0D093A2E" w14:textId="120B1ABA" w:rsidR="002146DF" w:rsidRPr="00FD35A8" w:rsidDel="00C1450C" w:rsidRDefault="002146DF" w:rsidP="002146DF">
            <w:pPr>
              <w:rPr>
                <w:del w:id="754" w:author="Yali Chen" w:date="2025-12-17T09:51:00Z" w16du:dateUtc="2025-12-17T01:51:00Z"/>
                <w:rFonts w:ascii="Times New Roman" w:hAnsi="Times New Roman" w:cs="Times New Roman"/>
                <w:i/>
                <w:iCs/>
                <w:szCs w:val="20"/>
              </w:rPr>
            </w:pPr>
            <w:del w:id="755" w:author="Yali Chen" w:date="2025-12-17T09:51:00Z" w16du:dateUtc="2025-12-17T01:51:00Z">
              <w:r w:rsidRPr="00FD35A8" w:rsidDel="00C1450C">
                <w:rPr>
                  <w:rFonts w:ascii="Times New Roman" w:hAnsi="Times New Roman" w:cs="Times New Roman"/>
                  <w:i/>
                  <w:iCs/>
                  <w:szCs w:val="20"/>
                </w:rPr>
                <w:delText>4</w:delText>
              </w:r>
            </w:del>
          </w:p>
        </w:tc>
        <w:tc>
          <w:tcPr>
            <w:tcW w:w="1660" w:type="dxa"/>
            <w:tcBorders>
              <w:top w:val="nil"/>
              <w:left w:val="nil"/>
              <w:bottom w:val="single" w:sz="4" w:space="0" w:color="auto"/>
              <w:right w:val="single" w:sz="4" w:space="0" w:color="auto"/>
            </w:tcBorders>
            <w:vAlign w:val="bottom"/>
            <w:hideMark/>
          </w:tcPr>
          <w:p w14:paraId="3609B7E6" w14:textId="413F9244" w:rsidR="002146DF" w:rsidRPr="00FD35A8" w:rsidDel="00C1450C" w:rsidRDefault="002146DF" w:rsidP="002146DF">
            <w:pPr>
              <w:rPr>
                <w:del w:id="756" w:author="Yali Chen" w:date="2025-12-17T09:51:00Z" w16du:dateUtc="2025-12-17T01:51:00Z"/>
                <w:rFonts w:ascii="Times New Roman" w:hAnsi="Times New Roman" w:cs="Times New Roman"/>
                <w:i/>
                <w:iCs/>
                <w:szCs w:val="20"/>
              </w:rPr>
            </w:pPr>
            <w:del w:id="757" w:author="Yali Chen" w:date="2025-12-17T09:51:00Z" w16du:dateUtc="2025-12-17T01:51:00Z">
              <w:r w:rsidRPr="00FD35A8" w:rsidDel="00C1450C">
                <w:rPr>
                  <w:rFonts w:ascii="Times New Roman" w:hAnsi="Times New Roman" w:cs="Times New Roman"/>
                  <w:i/>
                  <w:iCs/>
                  <w:szCs w:val="20"/>
                </w:rPr>
                <w:delText>4</w:delText>
              </w:r>
            </w:del>
          </w:p>
        </w:tc>
      </w:tr>
      <w:tr w:rsidR="002146DF" w:rsidRPr="00FD35A8" w:rsidDel="00C1450C" w14:paraId="73D10332" w14:textId="424CE155" w:rsidTr="006921A2">
        <w:trPr>
          <w:trHeight w:val="255"/>
          <w:del w:id="758" w:author="Yali Chen" w:date="2025-12-17T09:51:00Z"/>
        </w:trPr>
        <w:tc>
          <w:tcPr>
            <w:tcW w:w="3460" w:type="dxa"/>
            <w:tcBorders>
              <w:top w:val="nil"/>
              <w:left w:val="single" w:sz="4" w:space="0" w:color="auto"/>
              <w:bottom w:val="single" w:sz="4" w:space="0" w:color="auto"/>
              <w:right w:val="single" w:sz="4" w:space="0" w:color="auto"/>
            </w:tcBorders>
            <w:vAlign w:val="bottom"/>
            <w:hideMark/>
          </w:tcPr>
          <w:p w14:paraId="24364E8E" w14:textId="08C83946" w:rsidR="002146DF" w:rsidRPr="00FD35A8" w:rsidDel="00C1450C" w:rsidRDefault="002146DF" w:rsidP="002146DF">
            <w:pPr>
              <w:rPr>
                <w:del w:id="759" w:author="Yali Chen" w:date="2025-12-17T09:51:00Z" w16du:dateUtc="2025-12-17T01:51:00Z"/>
                <w:rFonts w:ascii="Times New Roman" w:hAnsi="Times New Roman" w:cs="Times New Roman"/>
                <w:i/>
                <w:iCs/>
                <w:szCs w:val="20"/>
              </w:rPr>
            </w:pPr>
            <w:del w:id="760" w:author="Yali Chen" w:date="2025-12-17T09:51:00Z" w16du:dateUtc="2025-12-17T01:51:00Z">
              <w:r w:rsidRPr="00FD35A8" w:rsidDel="00C1450C">
                <w:rPr>
                  <w:rFonts w:ascii="Times New Roman" w:hAnsi="Times New Roman" w:cs="Times New Roman"/>
                  <w:i/>
                  <w:iCs/>
                  <w:szCs w:val="20"/>
                </w:rPr>
                <w:delText>Q6</w:delText>
              </w:r>
            </w:del>
          </w:p>
        </w:tc>
        <w:tc>
          <w:tcPr>
            <w:tcW w:w="2640" w:type="dxa"/>
            <w:tcBorders>
              <w:top w:val="nil"/>
              <w:left w:val="nil"/>
              <w:bottom w:val="single" w:sz="4" w:space="0" w:color="auto"/>
              <w:right w:val="single" w:sz="4" w:space="0" w:color="auto"/>
            </w:tcBorders>
            <w:vAlign w:val="bottom"/>
            <w:hideMark/>
          </w:tcPr>
          <w:p w14:paraId="527063A5" w14:textId="226D424D" w:rsidR="002146DF" w:rsidRPr="00FD35A8" w:rsidDel="00C1450C" w:rsidRDefault="002146DF" w:rsidP="002146DF">
            <w:pPr>
              <w:rPr>
                <w:del w:id="761" w:author="Yali Chen" w:date="2025-12-17T09:51:00Z" w16du:dateUtc="2025-12-17T01:51:00Z"/>
                <w:rFonts w:ascii="Times New Roman" w:hAnsi="Times New Roman" w:cs="Times New Roman"/>
                <w:i/>
                <w:iCs/>
                <w:szCs w:val="20"/>
              </w:rPr>
            </w:pPr>
            <w:del w:id="762" w:author="Yali Chen" w:date="2025-12-17T09:51:00Z" w16du:dateUtc="2025-12-17T01:51:00Z">
              <w:r w:rsidRPr="00FD35A8" w:rsidDel="00C1450C">
                <w:rPr>
                  <w:rFonts w:ascii="Times New Roman" w:hAnsi="Times New Roman" w:cs="Times New Roman"/>
                  <w:i/>
                  <w:iCs/>
                  <w:szCs w:val="20"/>
                </w:rPr>
                <w:delText>4 times a day</w:delText>
              </w:r>
            </w:del>
          </w:p>
        </w:tc>
        <w:tc>
          <w:tcPr>
            <w:tcW w:w="1100" w:type="dxa"/>
            <w:tcBorders>
              <w:top w:val="nil"/>
              <w:left w:val="nil"/>
              <w:bottom w:val="single" w:sz="4" w:space="0" w:color="auto"/>
              <w:right w:val="single" w:sz="4" w:space="0" w:color="auto"/>
            </w:tcBorders>
            <w:vAlign w:val="bottom"/>
            <w:hideMark/>
          </w:tcPr>
          <w:p w14:paraId="3CAB8469" w14:textId="7C2F406D" w:rsidR="002146DF" w:rsidRPr="00FD35A8" w:rsidDel="00C1450C" w:rsidRDefault="002146DF" w:rsidP="002146DF">
            <w:pPr>
              <w:rPr>
                <w:del w:id="763" w:author="Yali Chen" w:date="2025-12-17T09:51:00Z" w16du:dateUtc="2025-12-17T01:51:00Z"/>
                <w:rFonts w:ascii="Times New Roman" w:hAnsi="Times New Roman" w:cs="Times New Roman"/>
                <w:i/>
                <w:iCs/>
                <w:szCs w:val="20"/>
              </w:rPr>
            </w:pPr>
            <w:del w:id="764" w:author="Yali Chen" w:date="2025-12-17T09:51:00Z" w16du:dateUtc="2025-12-17T01:51:00Z">
              <w:r w:rsidRPr="00FD35A8" w:rsidDel="00C1450C">
                <w:rPr>
                  <w:rFonts w:ascii="Times New Roman" w:hAnsi="Times New Roman" w:cs="Times New Roman"/>
                  <w:i/>
                  <w:iCs/>
                  <w:szCs w:val="20"/>
                </w:rPr>
                <w:delText>4</w:delText>
              </w:r>
            </w:del>
          </w:p>
        </w:tc>
        <w:tc>
          <w:tcPr>
            <w:tcW w:w="1660" w:type="dxa"/>
            <w:tcBorders>
              <w:top w:val="nil"/>
              <w:left w:val="nil"/>
              <w:bottom w:val="single" w:sz="4" w:space="0" w:color="auto"/>
              <w:right w:val="single" w:sz="4" w:space="0" w:color="auto"/>
            </w:tcBorders>
            <w:vAlign w:val="bottom"/>
            <w:hideMark/>
          </w:tcPr>
          <w:p w14:paraId="1B039753" w14:textId="74AD957D" w:rsidR="002146DF" w:rsidRPr="00FD35A8" w:rsidDel="00C1450C" w:rsidRDefault="002146DF" w:rsidP="002146DF">
            <w:pPr>
              <w:rPr>
                <w:del w:id="765" w:author="Yali Chen" w:date="2025-12-17T09:51:00Z" w16du:dateUtc="2025-12-17T01:51:00Z"/>
                <w:rFonts w:ascii="Times New Roman" w:hAnsi="Times New Roman" w:cs="Times New Roman"/>
                <w:i/>
                <w:iCs/>
                <w:szCs w:val="20"/>
              </w:rPr>
            </w:pPr>
            <w:del w:id="766" w:author="Yali Chen" w:date="2025-12-17T09:51:00Z" w16du:dateUtc="2025-12-17T01:51:00Z">
              <w:r w:rsidRPr="00FD35A8" w:rsidDel="00C1450C">
                <w:rPr>
                  <w:rFonts w:ascii="Times New Roman" w:hAnsi="Times New Roman" w:cs="Times New Roman"/>
                  <w:i/>
                  <w:iCs/>
                  <w:szCs w:val="20"/>
                </w:rPr>
                <w:delText>4</w:delText>
              </w:r>
            </w:del>
          </w:p>
        </w:tc>
      </w:tr>
      <w:tr w:rsidR="002146DF" w:rsidRPr="00FD35A8" w:rsidDel="00C1450C" w14:paraId="46F3ED4B" w14:textId="6259A5CA" w:rsidTr="006921A2">
        <w:trPr>
          <w:trHeight w:val="255"/>
          <w:del w:id="767" w:author="Yali Chen" w:date="2025-12-17T09:51:00Z"/>
        </w:trPr>
        <w:tc>
          <w:tcPr>
            <w:tcW w:w="3460" w:type="dxa"/>
            <w:tcBorders>
              <w:top w:val="nil"/>
              <w:left w:val="single" w:sz="4" w:space="0" w:color="auto"/>
              <w:bottom w:val="single" w:sz="4" w:space="0" w:color="auto"/>
              <w:right w:val="single" w:sz="4" w:space="0" w:color="auto"/>
            </w:tcBorders>
            <w:vAlign w:val="bottom"/>
            <w:hideMark/>
          </w:tcPr>
          <w:p w14:paraId="34749046" w14:textId="708A7BFE" w:rsidR="002146DF" w:rsidRPr="00FD35A8" w:rsidDel="00C1450C" w:rsidRDefault="002146DF" w:rsidP="002146DF">
            <w:pPr>
              <w:rPr>
                <w:del w:id="768" w:author="Yali Chen" w:date="2025-12-17T09:51:00Z" w16du:dateUtc="2025-12-17T01:51:00Z"/>
                <w:rFonts w:ascii="Times New Roman" w:hAnsi="Times New Roman" w:cs="Times New Roman"/>
                <w:i/>
                <w:iCs/>
                <w:szCs w:val="20"/>
              </w:rPr>
            </w:pPr>
            <w:del w:id="769" w:author="Yali Chen" w:date="2025-12-17T09:51:00Z" w16du:dateUtc="2025-12-17T01:51:00Z">
              <w:r w:rsidRPr="00FD35A8" w:rsidDel="00C1450C">
                <w:rPr>
                  <w:rFonts w:ascii="Times New Roman" w:hAnsi="Times New Roman" w:cs="Times New Roman"/>
                  <w:i/>
                  <w:iCs/>
                  <w:szCs w:val="20"/>
                </w:rPr>
                <w:delText>QPM</w:delText>
              </w:r>
            </w:del>
          </w:p>
        </w:tc>
        <w:tc>
          <w:tcPr>
            <w:tcW w:w="2640" w:type="dxa"/>
            <w:tcBorders>
              <w:top w:val="nil"/>
              <w:left w:val="nil"/>
              <w:bottom w:val="single" w:sz="4" w:space="0" w:color="auto"/>
              <w:right w:val="single" w:sz="4" w:space="0" w:color="auto"/>
            </w:tcBorders>
            <w:vAlign w:val="bottom"/>
            <w:hideMark/>
          </w:tcPr>
          <w:p w14:paraId="76CF91B0" w14:textId="70253699" w:rsidR="002146DF" w:rsidRPr="00FD35A8" w:rsidDel="00C1450C" w:rsidRDefault="002146DF" w:rsidP="002146DF">
            <w:pPr>
              <w:rPr>
                <w:del w:id="770" w:author="Yali Chen" w:date="2025-12-17T09:51:00Z" w16du:dateUtc="2025-12-17T01:51:00Z"/>
                <w:rFonts w:ascii="Times New Roman" w:hAnsi="Times New Roman" w:cs="Times New Roman"/>
                <w:i/>
                <w:iCs/>
                <w:szCs w:val="20"/>
              </w:rPr>
            </w:pPr>
            <w:del w:id="771" w:author="Yali Chen" w:date="2025-12-17T09:51:00Z" w16du:dateUtc="2025-12-17T01:51:00Z">
              <w:r w:rsidRPr="00FD35A8" w:rsidDel="00C1450C">
                <w:rPr>
                  <w:rFonts w:ascii="Times New Roman" w:hAnsi="Times New Roman" w:cs="Times New Roman"/>
                  <w:i/>
                  <w:iCs/>
                  <w:szCs w:val="20"/>
                </w:rPr>
                <w:delText>Every evening</w:delText>
              </w:r>
            </w:del>
          </w:p>
        </w:tc>
        <w:tc>
          <w:tcPr>
            <w:tcW w:w="1100" w:type="dxa"/>
            <w:tcBorders>
              <w:top w:val="nil"/>
              <w:left w:val="nil"/>
              <w:bottom w:val="single" w:sz="4" w:space="0" w:color="auto"/>
              <w:right w:val="single" w:sz="4" w:space="0" w:color="auto"/>
            </w:tcBorders>
            <w:vAlign w:val="bottom"/>
            <w:hideMark/>
          </w:tcPr>
          <w:p w14:paraId="1414F8FD" w14:textId="1B535D04" w:rsidR="002146DF" w:rsidRPr="00FD35A8" w:rsidDel="00C1450C" w:rsidRDefault="002146DF" w:rsidP="002146DF">
            <w:pPr>
              <w:rPr>
                <w:del w:id="772" w:author="Yali Chen" w:date="2025-12-17T09:51:00Z" w16du:dateUtc="2025-12-17T01:51:00Z"/>
                <w:rFonts w:ascii="Times New Roman" w:hAnsi="Times New Roman" w:cs="Times New Roman"/>
                <w:i/>
                <w:iCs/>
                <w:szCs w:val="20"/>
              </w:rPr>
            </w:pPr>
            <w:del w:id="773" w:author="Yali Chen" w:date="2025-12-17T09:51:00Z" w16du:dateUtc="2025-12-17T01:51:00Z">
              <w:r w:rsidRPr="00FD35A8" w:rsidDel="00C1450C">
                <w:rPr>
                  <w:rFonts w:ascii="Times New Roman" w:hAnsi="Times New Roman" w:cs="Times New Roman"/>
                  <w:i/>
                  <w:iCs/>
                  <w:szCs w:val="20"/>
                </w:rPr>
                <w:delText>1</w:delText>
              </w:r>
            </w:del>
          </w:p>
        </w:tc>
        <w:tc>
          <w:tcPr>
            <w:tcW w:w="1660" w:type="dxa"/>
            <w:tcBorders>
              <w:top w:val="nil"/>
              <w:left w:val="nil"/>
              <w:bottom w:val="single" w:sz="4" w:space="0" w:color="auto"/>
              <w:right w:val="single" w:sz="4" w:space="0" w:color="auto"/>
            </w:tcBorders>
            <w:vAlign w:val="bottom"/>
            <w:hideMark/>
          </w:tcPr>
          <w:p w14:paraId="03A0B2B1" w14:textId="4BB7B9A4" w:rsidR="002146DF" w:rsidRPr="00FD35A8" w:rsidDel="00C1450C" w:rsidRDefault="002146DF" w:rsidP="002146DF">
            <w:pPr>
              <w:rPr>
                <w:del w:id="774" w:author="Yali Chen" w:date="2025-12-17T09:51:00Z" w16du:dateUtc="2025-12-17T01:51:00Z"/>
                <w:rFonts w:ascii="Times New Roman" w:hAnsi="Times New Roman" w:cs="Times New Roman"/>
                <w:i/>
                <w:iCs/>
                <w:szCs w:val="20"/>
              </w:rPr>
            </w:pPr>
            <w:del w:id="775" w:author="Yali Chen" w:date="2025-12-17T09:51:00Z" w16du:dateUtc="2025-12-17T01:51:00Z">
              <w:r w:rsidRPr="00FD35A8" w:rsidDel="00C1450C">
                <w:rPr>
                  <w:rFonts w:ascii="Times New Roman" w:hAnsi="Times New Roman" w:cs="Times New Roman"/>
                  <w:i/>
                  <w:iCs/>
                  <w:szCs w:val="20"/>
                </w:rPr>
                <w:delText>1</w:delText>
              </w:r>
            </w:del>
          </w:p>
        </w:tc>
      </w:tr>
      <w:tr w:rsidR="002146DF" w:rsidRPr="00FD35A8" w:rsidDel="00C1450C" w14:paraId="6B692980" w14:textId="57CE1C50" w:rsidTr="006921A2">
        <w:trPr>
          <w:trHeight w:val="255"/>
          <w:del w:id="776" w:author="Yali Chen" w:date="2025-12-17T09:51:00Z"/>
        </w:trPr>
        <w:tc>
          <w:tcPr>
            <w:tcW w:w="3460" w:type="dxa"/>
            <w:tcBorders>
              <w:top w:val="nil"/>
              <w:left w:val="single" w:sz="4" w:space="0" w:color="auto"/>
              <w:bottom w:val="single" w:sz="4" w:space="0" w:color="auto"/>
              <w:right w:val="single" w:sz="4" w:space="0" w:color="auto"/>
            </w:tcBorders>
            <w:vAlign w:val="bottom"/>
            <w:hideMark/>
          </w:tcPr>
          <w:p w14:paraId="16E32A8B" w14:textId="6253AEF7" w:rsidR="002146DF" w:rsidRPr="00FD35A8" w:rsidDel="00C1450C" w:rsidRDefault="002146DF" w:rsidP="002146DF">
            <w:pPr>
              <w:rPr>
                <w:del w:id="777" w:author="Yali Chen" w:date="2025-12-17T09:51:00Z" w16du:dateUtc="2025-12-17T01:51:00Z"/>
                <w:rFonts w:ascii="Times New Roman" w:hAnsi="Times New Roman" w:cs="Times New Roman"/>
                <w:i/>
                <w:iCs/>
                <w:szCs w:val="20"/>
              </w:rPr>
            </w:pPr>
            <w:del w:id="778" w:author="Yali Chen" w:date="2025-12-17T09:51:00Z" w16du:dateUtc="2025-12-17T01:51:00Z">
              <w:r w:rsidRPr="00FD35A8" w:rsidDel="00C1450C">
                <w:rPr>
                  <w:rFonts w:ascii="Times New Roman" w:hAnsi="Times New Roman" w:cs="Times New Roman"/>
                  <w:i/>
                  <w:iCs/>
                  <w:szCs w:val="20"/>
                </w:rPr>
                <w:delText>QM</w:delText>
              </w:r>
            </w:del>
          </w:p>
        </w:tc>
        <w:tc>
          <w:tcPr>
            <w:tcW w:w="2640" w:type="dxa"/>
            <w:tcBorders>
              <w:top w:val="nil"/>
              <w:left w:val="nil"/>
              <w:bottom w:val="single" w:sz="4" w:space="0" w:color="auto"/>
              <w:right w:val="single" w:sz="4" w:space="0" w:color="auto"/>
            </w:tcBorders>
            <w:vAlign w:val="bottom"/>
            <w:hideMark/>
          </w:tcPr>
          <w:p w14:paraId="23E3D73C" w14:textId="3100D0A9" w:rsidR="002146DF" w:rsidRPr="00FD35A8" w:rsidDel="00C1450C" w:rsidRDefault="002146DF" w:rsidP="002146DF">
            <w:pPr>
              <w:rPr>
                <w:del w:id="779" w:author="Yali Chen" w:date="2025-12-17T09:51:00Z" w16du:dateUtc="2025-12-17T01:51:00Z"/>
                <w:rFonts w:ascii="Times New Roman" w:hAnsi="Times New Roman" w:cs="Times New Roman"/>
                <w:i/>
                <w:iCs/>
                <w:szCs w:val="20"/>
              </w:rPr>
            </w:pPr>
            <w:del w:id="780" w:author="Yali Chen" w:date="2025-12-17T09:51:00Z" w16du:dateUtc="2025-12-17T01:51:00Z">
              <w:r w:rsidRPr="00FD35A8" w:rsidDel="00C1450C">
                <w:rPr>
                  <w:rFonts w:ascii="Times New Roman" w:hAnsi="Times New Roman" w:cs="Times New Roman"/>
                  <w:i/>
                  <w:iCs/>
                  <w:szCs w:val="20"/>
                </w:rPr>
                <w:delText>Every hour</w:delText>
              </w:r>
            </w:del>
          </w:p>
        </w:tc>
        <w:tc>
          <w:tcPr>
            <w:tcW w:w="1100" w:type="dxa"/>
            <w:tcBorders>
              <w:top w:val="nil"/>
              <w:left w:val="nil"/>
              <w:bottom w:val="single" w:sz="4" w:space="0" w:color="auto"/>
              <w:right w:val="single" w:sz="4" w:space="0" w:color="auto"/>
            </w:tcBorders>
            <w:vAlign w:val="bottom"/>
            <w:hideMark/>
          </w:tcPr>
          <w:p w14:paraId="76C4F03C" w14:textId="62C79BA5" w:rsidR="002146DF" w:rsidRPr="00FD35A8" w:rsidDel="00C1450C" w:rsidRDefault="002146DF" w:rsidP="002146DF">
            <w:pPr>
              <w:rPr>
                <w:del w:id="781" w:author="Yali Chen" w:date="2025-12-17T09:51:00Z" w16du:dateUtc="2025-12-17T01:51:00Z"/>
                <w:rFonts w:ascii="Times New Roman" w:hAnsi="Times New Roman" w:cs="Times New Roman"/>
                <w:i/>
                <w:iCs/>
                <w:szCs w:val="20"/>
              </w:rPr>
            </w:pPr>
            <w:del w:id="782" w:author="Yali Chen" w:date="2025-12-17T09:51:00Z" w16du:dateUtc="2025-12-17T01:51:00Z">
              <w:r w:rsidRPr="00FD35A8" w:rsidDel="00C1450C">
                <w:rPr>
                  <w:rFonts w:ascii="Times New Roman" w:hAnsi="Times New Roman" w:cs="Times New Roman"/>
                  <w:i/>
                  <w:iCs/>
                  <w:szCs w:val="20"/>
                </w:rPr>
                <w:delText>24</w:delText>
              </w:r>
            </w:del>
          </w:p>
        </w:tc>
        <w:tc>
          <w:tcPr>
            <w:tcW w:w="1660" w:type="dxa"/>
            <w:tcBorders>
              <w:top w:val="nil"/>
              <w:left w:val="nil"/>
              <w:bottom w:val="single" w:sz="4" w:space="0" w:color="auto"/>
              <w:right w:val="single" w:sz="4" w:space="0" w:color="auto"/>
            </w:tcBorders>
            <w:vAlign w:val="bottom"/>
            <w:hideMark/>
          </w:tcPr>
          <w:p w14:paraId="7C412D06" w14:textId="1DFB969F" w:rsidR="002146DF" w:rsidRPr="00FD35A8" w:rsidDel="00C1450C" w:rsidRDefault="002146DF" w:rsidP="002146DF">
            <w:pPr>
              <w:rPr>
                <w:del w:id="783" w:author="Yali Chen" w:date="2025-12-17T09:51:00Z" w16du:dateUtc="2025-12-17T01:51:00Z"/>
                <w:rFonts w:ascii="Times New Roman" w:hAnsi="Times New Roman" w:cs="Times New Roman"/>
                <w:i/>
                <w:iCs/>
                <w:szCs w:val="20"/>
              </w:rPr>
            </w:pPr>
            <w:del w:id="784" w:author="Yali Chen" w:date="2025-12-17T09:51:00Z" w16du:dateUtc="2025-12-17T01:51:00Z">
              <w:r w:rsidRPr="00FD35A8" w:rsidDel="00C1450C">
                <w:rPr>
                  <w:rFonts w:ascii="Times New Roman" w:hAnsi="Times New Roman" w:cs="Times New Roman"/>
                  <w:i/>
                  <w:iCs/>
                  <w:szCs w:val="20"/>
                </w:rPr>
                <w:delText>24</w:delText>
              </w:r>
            </w:del>
          </w:p>
        </w:tc>
      </w:tr>
      <w:tr w:rsidR="002146DF" w:rsidRPr="00FD35A8" w:rsidDel="00C1450C" w14:paraId="043C71A0" w14:textId="41A41DE3" w:rsidTr="006921A2">
        <w:trPr>
          <w:trHeight w:val="255"/>
          <w:del w:id="785" w:author="Yali Chen" w:date="2025-12-17T09:51:00Z"/>
        </w:trPr>
        <w:tc>
          <w:tcPr>
            <w:tcW w:w="3460" w:type="dxa"/>
            <w:tcBorders>
              <w:top w:val="nil"/>
              <w:left w:val="single" w:sz="4" w:space="0" w:color="auto"/>
              <w:bottom w:val="single" w:sz="4" w:space="0" w:color="auto"/>
              <w:right w:val="single" w:sz="4" w:space="0" w:color="auto"/>
            </w:tcBorders>
            <w:vAlign w:val="bottom"/>
            <w:hideMark/>
          </w:tcPr>
          <w:p w14:paraId="3C6A0A1D" w14:textId="26AF1918" w:rsidR="002146DF" w:rsidRPr="00FD35A8" w:rsidDel="00C1450C" w:rsidRDefault="002146DF" w:rsidP="002146DF">
            <w:pPr>
              <w:rPr>
                <w:del w:id="786" w:author="Yali Chen" w:date="2025-12-17T09:51:00Z" w16du:dateUtc="2025-12-17T01:51:00Z"/>
                <w:rFonts w:ascii="Times New Roman" w:hAnsi="Times New Roman" w:cs="Times New Roman"/>
                <w:i/>
                <w:iCs/>
                <w:szCs w:val="20"/>
              </w:rPr>
            </w:pPr>
            <w:del w:id="787" w:author="Yali Chen" w:date="2025-12-17T09:51:00Z" w16du:dateUtc="2025-12-17T01:51:00Z">
              <w:r w:rsidRPr="00FD35A8" w:rsidDel="00C1450C">
                <w:rPr>
                  <w:rFonts w:ascii="Times New Roman" w:hAnsi="Times New Roman" w:cs="Times New Roman"/>
                  <w:i/>
                  <w:iCs/>
                  <w:szCs w:val="20"/>
                </w:rPr>
                <w:delText>Q3W</w:delText>
              </w:r>
            </w:del>
          </w:p>
        </w:tc>
        <w:tc>
          <w:tcPr>
            <w:tcW w:w="2640" w:type="dxa"/>
            <w:tcBorders>
              <w:top w:val="nil"/>
              <w:left w:val="nil"/>
              <w:bottom w:val="single" w:sz="4" w:space="0" w:color="auto"/>
              <w:right w:val="single" w:sz="4" w:space="0" w:color="auto"/>
            </w:tcBorders>
            <w:vAlign w:val="bottom"/>
            <w:hideMark/>
          </w:tcPr>
          <w:p w14:paraId="4B12C2B1" w14:textId="2B453E27" w:rsidR="002146DF" w:rsidRPr="00FD35A8" w:rsidDel="00C1450C" w:rsidRDefault="002146DF" w:rsidP="002146DF">
            <w:pPr>
              <w:rPr>
                <w:del w:id="788" w:author="Yali Chen" w:date="2025-12-17T09:51:00Z" w16du:dateUtc="2025-12-17T01:51:00Z"/>
                <w:rFonts w:ascii="Times New Roman" w:hAnsi="Times New Roman" w:cs="Times New Roman"/>
                <w:i/>
                <w:iCs/>
                <w:szCs w:val="20"/>
              </w:rPr>
            </w:pPr>
            <w:del w:id="789" w:author="Yali Chen" w:date="2025-12-17T09:51:00Z" w16du:dateUtc="2025-12-17T01:51:00Z">
              <w:r w:rsidRPr="00FD35A8" w:rsidDel="00C1450C">
                <w:rPr>
                  <w:rFonts w:ascii="Times New Roman" w:hAnsi="Times New Roman" w:cs="Times New Roman"/>
                  <w:i/>
                  <w:iCs/>
                  <w:szCs w:val="20"/>
                </w:rPr>
                <w:delText>Every 3 weeks</w:delText>
              </w:r>
            </w:del>
          </w:p>
        </w:tc>
        <w:tc>
          <w:tcPr>
            <w:tcW w:w="1100" w:type="dxa"/>
            <w:tcBorders>
              <w:top w:val="nil"/>
              <w:left w:val="nil"/>
              <w:bottom w:val="single" w:sz="4" w:space="0" w:color="auto"/>
              <w:right w:val="single" w:sz="4" w:space="0" w:color="auto"/>
            </w:tcBorders>
            <w:vAlign w:val="bottom"/>
            <w:hideMark/>
          </w:tcPr>
          <w:p w14:paraId="29C3D712" w14:textId="0CDB4AC7" w:rsidR="002146DF" w:rsidRPr="00FD35A8" w:rsidDel="00C1450C" w:rsidRDefault="002146DF" w:rsidP="002146DF">
            <w:pPr>
              <w:rPr>
                <w:del w:id="790" w:author="Yali Chen" w:date="2025-12-17T09:51:00Z" w16du:dateUtc="2025-12-17T01:51:00Z"/>
                <w:rFonts w:ascii="Times New Roman" w:hAnsi="Times New Roman" w:cs="Times New Roman"/>
                <w:i/>
                <w:iCs/>
                <w:szCs w:val="20"/>
              </w:rPr>
            </w:pPr>
            <w:del w:id="791" w:author="Yali Chen" w:date="2025-12-17T09:51:00Z" w16du:dateUtc="2025-12-17T01:51:00Z">
              <w:r w:rsidRPr="00FD35A8" w:rsidDel="00C1450C">
                <w:rPr>
                  <w:rFonts w:ascii="Times New Roman" w:hAnsi="Times New Roman" w:cs="Times New Roman"/>
                  <w:i/>
                  <w:iCs/>
                  <w:szCs w:val="20"/>
                </w:rPr>
                <w:delText>1/21</w:delText>
              </w:r>
            </w:del>
          </w:p>
        </w:tc>
        <w:tc>
          <w:tcPr>
            <w:tcW w:w="1660" w:type="dxa"/>
            <w:tcBorders>
              <w:top w:val="nil"/>
              <w:left w:val="nil"/>
              <w:bottom w:val="single" w:sz="4" w:space="0" w:color="auto"/>
              <w:right w:val="single" w:sz="4" w:space="0" w:color="auto"/>
            </w:tcBorders>
            <w:vAlign w:val="bottom"/>
            <w:hideMark/>
          </w:tcPr>
          <w:p w14:paraId="591E8E0D" w14:textId="00010186" w:rsidR="002146DF" w:rsidRPr="00FD35A8" w:rsidDel="00C1450C" w:rsidRDefault="002146DF" w:rsidP="002146DF">
            <w:pPr>
              <w:rPr>
                <w:del w:id="792" w:author="Yali Chen" w:date="2025-12-17T09:51:00Z" w16du:dateUtc="2025-12-17T01:51:00Z"/>
                <w:rFonts w:ascii="Times New Roman" w:hAnsi="Times New Roman" w:cs="Times New Roman"/>
                <w:i/>
                <w:iCs/>
                <w:szCs w:val="20"/>
              </w:rPr>
            </w:pPr>
            <w:del w:id="793" w:author="Yali Chen" w:date="2025-12-17T09:51:00Z" w16du:dateUtc="2025-12-17T01:51:00Z">
              <w:r w:rsidRPr="00FD35A8" w:rsidDel="00C1450C">
                <w:rPr>
                  <w:rFonts w:ascii="Times New Roman" w:hAnsi="Times New Roman" w:cs="Times New Roman"/>
                  <w:i/>
                  <w:iCs/>
                  <w:szCs w:val="20"/>
                </w:rPr>
                <w:delText>0.047619</w:delText>
              </w:r>
            </w:del>
          </w:p>
        </w:tc>
      </w:tr>
      <w:tr w:rsidR="002146DF" w:rsidRPr="00FD35A8" w:rsidDel="00C1450C" w14:paraId="07CF7C84" w14:textId="3817B5DE" w:rsidTr="006921A2">
        <w:trPr>
          <w:trHeight w:val="255"/>
          <w:del w:id="794" w:author="Yali Chen" w:date="2025-12-17T09:51:00Z"/>
        </w:trPr>
        <w:tc>
          <w:tcPr>
            <w:tcW w:w="3460" w:type="dxa"/>
            <w:tcBorders>
              <w:top w:val="nil"/>
              <w:left w:val="single" w:sz="4" w:space="0" w:color="auto"/>
              <w:bottom w:val="single" w:sz="4" w:space="0" w:color="auto"/>
              <w:right w:val="single" w:sz="4" w:space="0" w:color="auto"/>
            </w:tcBorders>
            <w:vAlign w:val="bottom"/>
            <w:hideMark/>
          </w:tcPr>
          <w:p w14:paraId="1DDFC5FE" w14:textId="474E2FBF" w:rsidR="002146DF" w:rsidRPr="00FD35A8" w:rsidDel="00C1450C" w:rsidRDefault="002146DF" w:rsidP="002146DF">
            <w:pPr>
              <w:rPr>
                <w:del w:id="795" w:author="Yali Chen" w:date="2025-12-17T09:51:00Z" w16du:dateUtc="2025-12-17T01:51:00Z"/>
                <w:rFonts w:ascii="Times New Roman" w:hAnsi="Times New Roman" w:cs="Times New Roman"/>
                <w:i/>
                <w:iCs/>
                <w:szCs w:val="20"/>
              </w:rPr>
            </w:pPr>
            <w:del w:id="796" w:author="Yali Chen" w:date="2025-12-17T09:51:00Z" w16du:dateUtc="2025-12-17T01:51:00Z">
              <w:r w:rsidRPr="00FD35A8" w:rsidDel="00C1450C">
                <w:rPr>
                  <w:rFonts w:ascii="Times New Roman" w:hAnsi="Times New Roman" w:cs="Times New Roman"/>
                  <w:i/>
                  <w:iCs/>
                  <w:szCs w:val="20"/>
                </w:rPr>
                <w:delText>ITW</w:delText>
              </w:r>
            </w:del>
          </w:p>
        </w:tc>
        <w:tc>
          <w:tcPr>
            <w:tcW w:w="2640" w:type="dxa"/>
            <w:tcBorders>
              <w:top w:val="nil"/>
              <w:left w:val="nil"/>
              <w:bottom w:val="single" w:sz="4" w:space="0" w:color="auto"/>
              <w:right w:val="single" w:sz="4" w:space="0" w:color="auto"/>
            </w:tcBorders>
            <w:vAlign w:val="bottom"/>
            <w:hideMark/>
          </w:tcPr>
          <w:p w14:paraId="2CBB63F6" w14:textId="693AA755" w:rsidR="002146DF" w:rsidRPr="00FD35A8" w:rsidDel="00C1450C" w:rsidRDefault="002146DF" w:rsidP="002146DF">
            <w:pPr>
              <w:rPr>
                <w:del w:id="797" w:author="Yali Chen" w:date="2025-12-17T09:51:00Z" w16du:dateUtc="2025-12-17T01:51:00Z"/>
                <w:rFonts w:ascii="Times New Roman" w:hAnsi="Times New Roman" w:cs="Times New Roman"/>
                <w:i/>
                <w:iCs/>
                <w:szCs w:val="20"/>
              </w:rPr>
            </w:pPr>
            <w:del w:id="798" w:author="Yali Chen" w:date="2025-12-17T09:51:00Z" w16du:dateUtc="2025-12-17T01:51:00Z">
              <w:r w:rsidRPr="00FD35A8" w:rsidDel="00C1450C">
                <w:rPr>
                  <w:rFonts w:ascii="Times New Roman" w:hAnsi="Times New Roman" w:cs="Times New Roman"/>
                  <w:i/>
                  <w:iCs/>
                  <w:szCs w:val="20"/>
                </w:rPr>
                <w:delText>3 times a week</w:delText>
              </w:r>
            </w:del>
          </w:p>
        </w:tc>
        <w:tc>
          <w:tcPr>
            <w:tcW w:w="1100" w:type="dxa"/>
            <w:tcBorders>
              <w:top w:val="nil"/>
              <w:left w:val="nil"/>
              <w:bottom w:val="single" w:sz="4" w:space="0" w:color="auto"/>
              <w:right w:val="single" w:sz="4" w:space="0" w:color="auto"/>
            </w:tcBorders>
            <w:vAlign w:val="bottom"/>
            <w:hideMark/>
          </w:tcPr>
          <w:p w14:paraId="2BF6A12C" w14:textId="4831FD6F" w:rsidR="002146DF" w:rsidRPr="00FD35A8" w:rsidDel="00C1450C" w:rsidRDefault="002146DF" w:rsidP="002146DF">
            <w:pPr>
              <w:rPr>
                <w:del w:id="799" w:author="Yali Chen" w:date="2025-12-17T09:51:00Z" w16du:dateUtc="2025-12-17T01:51:00Z"/>
                <w:rFonts w:ascii="Times New Roman" w:hAnsi="Times New Roman" w:cs="Times New Roman"/>
                <w:i/>
                <w:iCs/>
                <w:szCs w:val="20"/>
              </w:rPr>
            </w:pPr>
            <w:del w:id="800" w:author="Yali Chen" w:date="2025-12-17T09:51:00Z" w16du:dateUtc="2025-12-17T01:51:00Z">
              <w:r w:rsidRPr="00FD35A8" w:rsidDel="00C1450C">
                <w:rPr>
                  <w:rFonts w:ascii="Times New Roman" w:hAnsi="Times New Roman" w:cs="Times New Roman"/>
                  <w:i/>
                  <w:iCs/>
                  <w:szCs w:val="20"/>
                </w:rPr>
                <w:delText>3/7</w:delText>
              </w:r>
            </w:del>
          </w:p>
        </w:tc>
        <w:tc>
          <w:tcPr>
            <w:tcW w:w="1660" w:type="dxa"/>
            <w:tcBorders>
              <w:top w:val="nil"/>
              <w:left w:val="nil"/>
              <w:bottom w:val="single" w:sz="4" w:space="0" w:color="auto"/>
              <w:right w:val="single" w:sz="4" w:space="0" w:color="auto"/>
            </w:tcBorders>
            <w:vAlign w:val="bottom"/>
            <w:hideMark/>
          </w:tcPr>
          <w:p w14:paraId="2F91CF6E" w14:textId="2F53ACC4" w:rsidR="002146DF" w:rsidRPr="00FD35A8" w:rsidDel="00C1450C" w:rsidRDefault="002146DF" w:rsidP="002146DF">
            <w:pPr>
              <w:rPr>
                <w:del w:id="801" w:author="Yali Chen" w:date="2025-12-17T09:51:00Z" w16du:dateUtc="2025-12-17T01:51:00Z"/>
                <w:rFonts w:ascii="Times New Roman" w:hAnsi="Times New Roman" w:cs="Times New Roman"/>
                <w:i/>
                <w:iCs/>
                <w:szCs w:val="20"/>
              </w:rPr>
            </w:pPr>
            <w:del w:id="802" w:author="Yali Chen" w:date="2025-12-17T09:51:00Z" w16du:dateUtc="2025-12-17T01:51:00Z">
              <w:r w:rsidRPr="00FD35A8" w:rsidDel="00C1450C">
                <w:rPr>
                  <w:rFonts w:ascii="Times New Roman" w:hAnsi="Times New Roman" w:cs="Times New Roman"/>
                  <w:i/>
                  <w:iCs/>
                  <w:szCs w:val="20"/>
                </w:rPr>
                <w:delText>0.4265714</w:delText>
              </w:r>
            </w:del>
          </w:p>
        </w:tc>
      </w:tr>
      <w:tr w:rsidR="002146DF" w:rsidRPr="00FD35A8" w:rsidDel="00C1450C" w14:paraId="27C74A23" w14:textId="7E17691B" w:rsidTr="006921A2">
        <w:trPr>
          <w:trHeight w:val="255"/>
          <w:del w:id="803" w:author="Yali Chen" w:date="2025-12-17T09:51:00Z"/>
        </w:trPr>
        <w:tc>
          <w:tcPr>
            <w:tcW w:w="3460" w:type="dxa"/>
            <w:tcBorders>
              <w:top w:val="nil"/>
              <w:left w:val="single" w:sz="4" w:space="0" w:color="auto"/>
              <w:bottom w:val="single" w:sz="4" w:space="0" w:color="auto"/>
              <w:right w:val="single" w:sz="4" w:space="0" w:color="auto"/>
            </w:tcBorders>
            <w:vAlign w:val="bottom"/>
            <w:hideMark/>
          </w:tcPr>
          <w:p w14:paraId="3DE8875B" w14:textId="68565E4E" w:rsidR="002146DF" w:rsidRPr="00FD35A8" w:rsidDel="00C1450C" w:rsidRDefault="002146DF" w:rsidP="002146DF">
            <w:pPr>
              <w:rPr>
                <w:del w:id="804" w:author="Yali Chen" w:date="2025-12-17T09:51:00Z" w16du:dateUtc="2025-12-17T01:51:00Z"/>
                <w:rFonts w:ascii="Times New Roman" w:hAnsi="Times New Roman" w:cs="Times New Roman"/>
                <w:i/>
                <w:iCs/>
                <w:szCs w:val="20"/>
              </w:rPr>
            </w:pPr>
            <w:del w:id="805" w:author="Yali Chen" w:date="2025-12-17T09:51:00Z" w16du:dateUtc="2025-12-17T01:51:00Z">
              <w:r w:rsidRPr="00FD35A8" w:rsidDel="00C1450C">
                <w:rPr>
                  <w:rFonts w:ascii="Times New Roman" w:hAnsi="Times New Roman" w:cs="Times New Roman"/>
                  <w:i/>
                  <w:iCs/>
                  <w:szCs w:val="20"/>
                </w:rPr>
                <w:delText>Four times a week</w:delText>
              </w:r>
            </w:del>
          </w:p>
        </w:tc>
        <w:tc>
          <w:tcPr>
            <w:tcW w:w="2640" w:type="dxa"/>
            <w:tcBorders>
              <w:top w:val="nil"/>
              <w:left w:val="nil"/>
              <w:bottom w:val="single" w:sz="4" w:space="0" w:color="auto"/>
              <w:right w:val="single" w:sz="4" w:space="0" w:color="auto"/>
            </w:tcBorders>
            <w:vAlign w:val="bottom"/>
            <w:hideMark/>
          </w:tcPr>
          <w:p w14:paraId="1C9D78C4" w14:textId="6D4FD633" w:rsidR="002146DF" w:rsidRPr="00FD35A8" w:rsidDel="00C1450C" w:rsidRDefault="002146DF" w:rsidP="002146DF">
            <w:pPr>
              <w:rPr>
                <w:del w:id="806" w:author="Yali Chen" w:date="2025-12-17T09:51:00Z" w16du:dateUtc="2025-12-17T01:51:00Z"/>
                <w:rFonts w:ascii="Times New Roman" w:hAnsi="Times New Roman" w:cs="Times New Roman"/>
                <w:i/>
                <w:iCs/>
                <w:szCs w:val="20"/>
              </w:rPr>
            </w:pPr>
            <w:del w:id="807" w:author="Yali Chen" w:date="2025-12-17T09:51:00Z" w16du:dateUtc="2025-12-17T01:51:00Z">
              <w:r w:rsidRPr="00FD35A8" w:rsidDel="00C1450C">
                <w:rPr>
                  <w:rFonts w:ascii="Times New Roman" w:hAnsi="Times New Roman" w:cs="Times New Roman"/>
                  <w:i/>
                  <w:iCs/>
                  <w:szCs w:val="20"/>
                </w:rPr>
                <w:delText>4 times a week</w:delText>
              </w:r>
            </w:del>
          </w:p>
        </w:tc>
        <w:tc>
          <w:tcPr>
            <w:tcW w:w="1100" w:type="dxa"/>
            <w:tcBorders>
              <w:top w:val="nil"/>
              <w:left w:val="nil"/>
              <w:bottom w:val="single" w:sz="4" w:space="0" w:color="auto"/>
              <w:right w:val="single" w:sz="4" w:space="0" w:color="auto"/>
            </w:tcBorders>
            <w:vAlign w:val="bottom"/>
            <w:hideMark/>
          </w:tcPr>
          <w:p w14:paraId="602EAE59" w14:textId="6DED3170" w:rsidR="002146DF" w:rsidRPr="00FD35A8" w:rsidDel="00C1450C" w:rsidRDefault="002146DF" w:rsidP="002146DF">
            <w:pPr>
              <w:rPr>
                <w:del w:id="808" w:author="Yali Chen" w:date="2025-12-17T09:51:00Z" w16du:dateUtc="2025-12-17T01:51:00Z"/>
                <w:rFonts w:ascii="Times New Roman" w:hAnsi="Times New Roman" w:cs="Times New Roman"/>
                <w:i/>
                <w:iCs/>
                <w:szCs w:val="20"/>
              </w:rPr>
            </w:pPr>
            <w:del w:id="809" w:author="Yali Chen" w:date="2025-12-17T09:51:00Z" w16du:dateUtc="2025-12-17T01:51:00Z">
              <w:r w:rsidRPr="00FD35A8" w:rsidDel="00C1450C">
                <w:rPr>
                  <w:rFonts w:ascii="Times New Roman" w:hAnsi="Times New Roman" w:cs="Times New Roman"/>
                  <w:i/>
                  <w:iCs/>
                  <w:szCs w:val="20"/>
                </w:rPr>
                <w:delText>4/7</w:delText>
              </w:r>
            </w:del>
          </w:p>
        </w:tc>
        <w:tc>
          <w:tcPr>
            <w:tcW w:w="1660" w:type="dxa"/>
            <w:tcBorders>
              <w:top w:val="nil"/>
              <w:left w:val="nil"/>
              <w:bottom w:val="single" w:sz="4" w:space="0" w:color="auto"/>
              <w:right w:val="single" w:sz="4" w:space="0" w:color="auto"/>
            </w:tcBorders>
            <w:vAlign w:val="bottom"/>
            <w:hideMark/>
          </w:tcPr>
          <w:p w14:paraId="79E3808B" w14:textId="5A335381" w:rsidR="002146DF" w:rsidRPr="00FD35A8" w:rsidDel="00C1450C" w:rsidRDefault="002146DF" w:rsidP="002146DF">
            <w:pPr>
              <w:rPr>
                <w:del w:id="810" w:author="Yali Chen" w:date="2025-12-17T09:51:00Z" w16du:dateUtc="2025-12-17T01:51:00Z"/>
                <w:rFonts w:ascii="Times New Roman" w:hAnsi="Times New Roman" w:cs="Times New Roman"/>
                <w:i/>
                <w:iCs/>
                <w:szCs w:val="20"/>
              </w:rPr>
            </w:pPr>
            <w:del w:id="811" w:author="Yali Chen" w:date="2025-12-17T09:51:00Z" w16du:dateUtc="2025-12-17T01:51:00Z">
              <w:r w:rsidRPr="00FD35A8" w:rsidDel="00C1450C">
                <w:rPr>
                  <w:rFonts w:ascii="Times New Roman" w:hAnsi="Times New Roman" w:cs="Times New Roman"/>
                  <w:i/>
                  <w:iCs/>
                  <w:szCs w:val="20"/>
                </w:rPr>
                <w:delText>0.5714286</w:delText>
              </w:r>
            </w:del>
          </w:p>
        </w:tc>
      </w:tr>
      <w:tr w:rsidR="002146DF" w:rsidRPr="00FD35A8" w:rsidDel="00C1450C" w14:paraId="44B1A7A6" w14:textId="19C224A5" w:rsidTr="006921A2">
        <w:trPr>
          <w:trHeight w:val="255"/>
          <w:del w:id="812" w:author="Yali Chen" w:date="2025-12-17T09:51:00Z"/>
        </w:trPr>
        <w:tc>
          <w:tcPr>
            <w:tcW w:w="3460" w:type="dxa"/>
            <w:tcBorders>
              <w:top w:val="nil"/>
              <w:left w:val="single" w:sz="4" w:space="0" w:color="auto"/>
              <w:bottom w:val="single" w:sz="4" w:space="0" w:color="auto"/>
              <w:right w:val="single" w:sz="4" w:space="0" w:color="auto"/>
            </w:tcBorders>
            <w:vAlign w:val="bottom"/>
            <w:hideMark/>
          </w:tcPr>
          <w:p w14:paraId="2373DB16" w14:textId="16F5DCF6" w:rsidR="002146DF" w:rsidRPr="00FD35A8" w:rsidDel="00C1450C" w:rsidRDefault="002146DF" w:rsidP="002146DF">
            <w:pPr>
              <w:rPr>
                <w:del w:id="813" w:author="Yali Chen" w:date="2025-12-17T09:51:00Z" w16du:dateUtc="2025-12-17T01:51:00Z"/>
                <w:rFonts w:ascii="Times New Roman" w:hAnsi="Times New Roman" w:cs="Times New Roman"/>
                <w:i/>
                <w:iCs/>
                <w:szCs w:val="20"/>
              </w:rPr>
            </w:pPr>
            <w:del w:id="814" w:author="Yali Chen" w:date="2025-12-17T09:51:00Z" w16du:dateUtc="2025-12-17T01:51:00Z">
              <w:r w:rsidRPr="00FD35A8" w:rsidDel="00C1450C">
                <w:rPr>
                  <w:rFonts w:ascii="Times New Roman" w:hAnsi="Times New Roman" w:cs="Times New Roman"/>
                  <w:i/>
                  <w:iCs/>
                  <w:szCs w:val="20"/>
                </w:rPr>
                <w:delText>4 TIMES PER WEEK</w:delText>
              </w:r>
            </w:del>
          </w:p>
        </w:tc>
        <w:tc>
          <w:tcPr>
            <w:tcW w:w="2640" w:type="dxa"/>
            <w:tcBorders>
              <w:top w:val="nil"/>
              <w:left w:val="nil"/>
              <w:bottom w:val="single" w:sz="4" w:space="0" w:color="auto"/>
              <w:right w:val="single" w:sz="4" w:space="0" w:color="auto"/>
            </w:tcBorders>
            <w:vAlign w:val="bottom"/>
            <w:hideMark/>
          </w:tcPr>
          <w:p w14:paraId="2EA8A193" w14:textId="085D011D" w:rsidR="002146DF" w:rsidRPr="00FD35A8" w:rsidDel="00C1450C" w:rsidRDefault="002146DF" w:rsidP="002146DF">
            <w:pPr>
              <w:rPr>
                <w:del w:id="815" w:author="Yali Chen" w:date="2025-12-17T09:51:00Z" w16du:dateUtc="2025-12-17T01:51:00Z"/>
                <w:rFonts w:ascii="Times New Roman" w:hAnsi="Times New Roman" w:cs="Times New Roman"/>
                <w:i/>
                <w:iCs/>
                <w:szCs w:val="20"/>
              </w:rPr>
            </w:pPr>
            <w:del w:id="816" w:author="Yali Chen" w:date="2025-12-17T09:51:00Z" w16du:dateUtc="2025-12-17T01:51:00Z">
              <w:r w:rsidRPr="00FD35A8" w:rsidDel="00C1450C">
                <w:rPr>
                  <w:rFonts w:ascii="Times New Roman" w:hAnsi="Times New Roman" w:cs="Times New Roman"/>
                  <w:i/>
                  <w:iCs/>
                  <w:szCs w:val="20"/>
                </w:rPr>
                <w:delText>4 times a week</w:delText>
              </w:r>
            </w:del>
          </w:p>
        </w:tc>
        <w:tc>
          <w:tcPr>
            <w:tcW w:w="1100" w:type="dxa"/>
            <w:tcBorders>
              <w:top w:val="nil"/>
              <w:left w:val="nil"/>
              <w:bottom w:val="single" w:sz="4" w:space="0" w:color="auto"/>
              <w:right w:val="single" w:sz="4" w:space="0" w:color="auto"/>
            </w:tcBorders>
            <w:vAlign w:val="bottom"/>
            <w:hideMark/>
          </w:tcPr>
          <w:p w14:paraId="164B624A" w14:textId="74E2C611" w:rsidR="002146DF" w:rsidRPr="00FD35A8" w:rsidDel="00C1450C" w:rsidRDefault="002146DF" w:rsidP="002146DF">
            <w:pPr>
              <w:rPr>
                <w:del w:id="817" w:author="Yali Chen" w:date="2025-12-17T09:51:00Z" w16du:dateUtc="2025-12-17T01:51:00Z"/>
                <w:rFonts w:ascii="Times New Roman" w:hAnsi="Times New Roman" w:cs="Times New Roman"/>
                <w:i/>
                <w:iCs/>
                <w:szCs w:val="20"/>
              </w:rPr>
            </w:pPr>
            <w:del w:id="818" w:author="Yali Chen" w:date="2025-12-17T09:51:00Z" w16du:dateUtc="2025-12-17T01:51:00Z">
              <w:r w:rsidRPr="00FD35A8" w:rsidDel="00C1450C">
                <w:rPr>
                  <w:rFonts w:ascii="Times New Roman" w:hAnsi="Times New Roman" w:cs="Times New Roman"/>
                  <w:i/>
                  <w:iCs/>
                  <w:szCs w:val="20"/>
                </w:rPr>
                <w:delText>4/7</w:delText>
              </w:r>
            </w:del>
          </w:p>
        </w:tc>
        <w:tc>
          <w:tcPr>
            <w:tcW w:w="1660" w:type="dxa"/>
            <w:tcBorders>
              <w:top w:val="nil"/>
              <w:left w:val="nil"/>
              <w:bottom w:val="single" w:sz="4" w:space="0" w:color="auto"/>
              <w:right w:val="single" w:sz="4" w:space="0" w:color="auto"/>
            </w:tcBorders>
            <w:vAlign w:val="bottom"/>
            <w:hideMark/>
          </w:tcPr>
          <w:p w14:paraId="65067B36" w14:textId="26FED871" w:rsidR="002146DF" w:rsidRPr="00FD35A8" w:rsidDel="00C1450C" w:rsidRDefault="002146DF" w:rsidP="002146DF">
            <w:pPr>
              <w:rPr>
                <w:del w:id="819" w:author="Yali Chen" w:date="2025-12-17T09:51:00Z" w16du:dateUtc="2025-12-17T01:51:00Z"/>
                <w:rFonts w:ascii="Times New Roman" w:hAnsi="Times New Roman" w:cs="Times New Roman"/>
                <w:i/>
                <w:iCs/>
                <w:szCs w:val="20"/>
              </w:rPr>
            </w:pPr>
            <w:del w:id="820" w:author="Yali Chen" w:date="2025-12-17T09:51:00Z" w16du:dateUtc="2025-12-17T01:51:00Z">
              <w:r w:rsidRPr="00FD35A8" w:rsidDel="00C1450C">
                <w:rPr>
                  <w:rFonts w:ascii="Times New Roman" w:hAnsi="Times New Roman" w:cs="Times New Roman"/>
                  <w:i/>
                  <w:iCs/>
                  <w:szCs w:val="20"/>
                </w:rPr>
                <w:delText>0.5714286</w:delText>
              </w:r>
            </w:del>
          </w:p>
        </w:tc>
      </w:tr>
      <w:tr w:rsidR="002146DF" w:rsidRPr="00FD35A8" w:rsidDel="00C1450C" w14:paraId="40C8EE3B" w14:textId="519A2816" w:rsidTr="006921A2">
        <w:trPr>
          <w:trHeight w:val="255"/>
          <w:del w:id="821" w:author="Yali Chen" w:date="2025-12-17T09:51:00Z"/>
        </w:trPr>
        <w:tc>
          <w:tcPr>
            <w:tcW w:w="3460" w:type="dxa"/>
            <w:tcBorders>
              <w:top w:val="nil"/>
              <w:left w:val="single" w:sz="4" w:space="0" w:color="auto"/>
              <w:bottom w:val="single" w:sz="4" w:space="0" w:color="auto"/>
              <w:right w:val="single" w:sz="4" w:space="0" w:color="auto"/>
            </w:tcBorders>
            <w:vAlign w:val="bottom"/>
            <w:hideMark/>
          </w:tcPr>
          <w:p w14:paraId="6E796DC2" w14:textId="71ABE31B" w:rsidR="002146DF" w:rsidRPr="00FD35A8" w:rsidDel="00C1450C" w:rsidRDefault="002146DF" w:rsidP="002146DF">
            <w:pPr>
              <w:rPr>
                <w:del w:id="822" w:author="Yali Chen" w:date="2025-12-17T09:51:00Z" w16du:dateUtc="2025-12-17T01:51:00Z"/>
                <w:rFonts w:ascii="Times New Roman" w:hAnsi="Times New Roman" w:cs="Times New Roman"/>
                <w:i/>
                <w:iCs/>
                <w:szCs w:val="20"/>
              </w:rPr>
            </w:pPr>
            <w:del w:id="823" w:author="Yali Chen" w:date="2025-12-17T09:51:00Z" w16du:dateUtc="2025-12-17T01:51:00Z">
              <w:r w:rsidRPr="00FD35A8" w:rsidDel="00C1450C">
                <w:rPr>
                  <w:rFonts w:ascii="Times New Roman" w:hAnsi="Times New Roman" w:cs="Times New Roman"/>
                  <w:i/>
                  <w:iCs/>
                  <w:szCs w:val="20"/>
                </w:rPr>
                <w:delText>Q4W</w:delText>
              </w:r>
            </w:del>
          </w:p>
        </w:tc>
        <w:tc>
          <w:tcPr>
            <w:tcW w:w="2640" w:type="dxa"/>
            <w:tcBorders>
              <w:top w:val="nil"/>
              <w:left w:val="nil"/>
              <w:bottom w:val="single" w:sz="4" w:space="0" w:color="auto"/>
              <w:right w:val="single" w:sz="4" w:space="0" w:color="auto"/>
            </w:tcBorders>
            <w:vAlign w:val="bottom"/>
            <w:hideMark/>
          </w:tcPr>
          <w:p w14:paraId="43749F3E" w14:textId="7BA9DACC" w:rsidR="002146DF" w:rsidRPr="00FD35A8" w:rsidDel="00C1450C" w:rsidRDefault="002146DF" w:rsidP="002146DF">
            <w:pPr>
              <w:rPr>
                <w:del w:id="824" w:author="Yali Chen" w:date="2025-12-17T09:51:00Z" w16du:dateUtc="2025-12-17T01:51:00Z"/>
                <w:rFonts w:ascii="Times New Roman" w:hAnsi="Times New Roman" w:cs="Times New Roman"/>
                <w:i/>
                <w:iCs/>
                <w:szCs w:val="20"/>
              </w:rPr>
            </w:pPr>
            <w:del w:id="825" w:author="Yali Chen" w:date="2025-12-17T09:51:00Z" w16du:dateUtc="2025-12-17T01:51:00Z">
              <w:r w:rsidRPr="00FD35A8" w:rsidDel="00C1450C">
                <w:rPr>
                  <w:rFonts w:ascii="Times New Roman" w:hAnsi="Times New Roman" w:cs="Times New Roman"/>
                  <w:i/>
                  <w:iCs/>
                  <w:szCs w:val="20"/>
                </w:rPr>
                <w:delText>Every 4 weeks</w:delText>
              </w:r>
            </w:del>
          </w:p>
        </w:tc>
        <w:tc>
          <w:tcPr>
            <w:tcW w:w="1100" w:type="dxa"/>
            <w:tcBorders>
              <w:top w:val="nil"/>
              <w:left w:val="nil"/>
              <w:bottom w:val="single" w:sz="4" w:space="0" w:color="auto"/>
              <w:right w:val="single" w:sz="4" w:space="0" w:color="auto"/>
            </w:tcBorders>
            <w:vAlign w:val="bottom"/>
            <w:hideMark/>
          </w:tcPr>
          <w:p w14:paraId="6C0DD96C" w14:textId="17B00E53" w:rsidR="002146DF" w:rsidRPr="00FD35A8" w:rsidDel="00C1450C" w:rsidRDefault="002146DF" w:rsidP="002146DF">
            <w:pPr>
              <w:rPr>
                <w:del w:id="826" w:author="Yali Chen" w:date="2025-12-17T09:51:00Z" w16du:dateUtc="2025-12-17T01:51:00Z"/>
                <w:rFonts w:ascii="Times New Roman" w:hAnsi="Times New Roman" w:cs="Times New Roman"/>
                <w:i/>
                <w:iCs/>
                <w:szCs w:val="20"/>
              </w:rPr>
            </w:pPr>
            <w:del w:id="827" w:author="Yali Chen" w:date="2025-12-17T09:51:00Z" w16du:dateUtc="2025-12-17T01:51:00Z">
              <w:r w:rsidRPr="00FD35A8" w:rsidDel="00C1450C">
                <w:rPr>
                  <w:rFonts w:ascii="Times New Roman" w:hAnsi="Times New Roman" w:cs="Times New Roman"/>
                  <w:i/>
                  <w:iCs/>
                  <w:szCs w:val="20"/>
                </w:rPr>
                <w:delText>1/28</w:delText>
              </w:r>
            </w:del>
          </w:p>
        </w:tc>
        <w:tc>
          <w:tcPr>
            <w:tcW w:w="1660" w:type="dxa"/>
            <w:tcBorders>
              <w:top w:val="nil"/>
              <w:left w:val="nil"/>
              <w:bottom w:val="single" w:sz="4" w:space="0" w:color="auto"/>
              <w:right w:val="single" w:sz="4" w:space="0" w:color="auto"/>
            </w:tcBorders>
            <w:vAlign w:val="bottom"/>
            <w:hideMark/>
          </w:tcPr>
          <w:p w14:paraId="6A5B0482" w14:textId="3599352F" w:rsidR="002146DF" w:rsidRPr="00FD35A8" w:rsidDel="00C1450C" w:rsidRDefault="002146DF" w:rsidP="002146DF">
            <w:pPr>
              <w:rPr>
                <w:del w:id="828" w:author="Yali Chen" w:date="2025-12-17T09:51:00Z" w16du:dateUtc="2025-12-17T01:51:00Z"/>
                <w:rFonts w:ascii="Times New Roman" w:hAnsi="Times New Roman" w:cs="Times New Roman"/>
                <w:i/>
                <w:iCs/>
                <w:szCs w:val="20"/>
              </w:rPr>
            </w:pPr>
            <w:del w:id="829" w:author="Yali Chen" w:date="2025-12-17T09:51:00Z" w16du:dateUtc="2025-12-17T01:51:00Z">
              <w:r w:rsidRPr="00FD35A8" w:rsidDel="00C1450C">
                <w:rPr>
                  <w:rFonts w:ascii="Times New Roman" w:hAnsi="Times New Roman" w:cs="Times New Roman"/>
                  <w:i/>
                  <w:iCs/>
                  <w:szCs w:val="20"/>
                </w:rPr>
                <w:delText>0.0357143</w:delText>
              </w:r>
            </w:del>
          </w:p>
        </w:tc>
      </w:tr>
      <w:tr w:rsidR="002146DF" w:rsidRPr="00FD35A8" w:rsidDel="00C1450C" w14:paraId="79DF8118" w14:textId="23E9A560" w:rsidTr="006921A2">
        <w:trPr>
          <w:trHeight w:val="255"/>
          <w:del w:id="830" w:author="Yali Chen" w:date="2025-12-17T09:51:00Z"/>
        </w:trPr>
        <w:tc>
          <w:tcPr>
            <w:tcW w:w="3460" w:type="dxa"/>
            <w:tcBorders>
              <w:top w:val="nil"/>
              <w:left w:val="single" w:sz="4" w:space="0" w:color="auto"/>
              <w:bottom w:val="single" w:sz="4" w:space="0" w:color="auto"/>
              <w:right w:val="single" w:sz="4" w:space="0" w:color="auto"/>
            </w:tcBorders>
            <w:vAlign w:val="bottom"/>
            <w:hideMark/>
          </w:tcPr>
          <w:p w14:paraId="776822B3" w14:textId="0F6A126F" w:rsidR="002146DF" w:rsidRPr="00FD35A8" w:rsidDel="00C1450C" w:rsidRDefault="002146DF" w:rsidP="002146DF">
            <w:pPr>
              <w:rPr>
                <w:del w:id="831" w:author="Yali Chen" w:date="2025-12-17T09:51:00Z" w16du:dateUtc="2025-12-17T01:51:00Z"/>
                <w:rFonts w:ascii="Times New Roman" w:hAnsi="Times New Roman" w:cs="Times New Roman"/>
                <w:i/>
                <w:iCs/>
                <w:szCs w:val="20"/>
              </w:rPr>
            </w:pPr>
            <w:del w:id="832" w:author="Yali Chen" w:date="2025-12-17T09:51:00Z" w16du:dateUtc="2025-12-17T01:51:00Z">
              <w:r w:rsidRPr="00FD35A8" w:rsidDel="00C1450C">
                <w:rPr>
                  <w:rFonts w:ascii="Times New Roman" w:hAnsi="Times New Roman" w:cs="Times New Roman"/>
                  <w:i/>
                  <w:iCs/>
                  <w:szCs w:val="20"/>
                </w:rPr>
                <w:delText>BTW</w:delText>
              </w:r>
            </w:del>
          </w:p>
        </w:tc>
        <w:tc>
          <w:tcPr>
            <w:tcW w:w="2640" w:type="dxa"/>
            <w:tcBorders>
              <w:top w:val="nil"/>
              <w:left w:val="nil"/>
              <w:bottom w:val="single" w:sz="4" w:space="0" w:color="auto"/>
              <w:right w:val="single" w:sz="4" w:space="0" w:color="auto"/>
            </w:tcBorders>
            <w:vAlign w:val="bottom"/>
            <w:hideMark/>
          </w:tcPr>
          <w:p w14:paraId="710821FD" w14:textId="26E6CE71" w:rsidR="002146DF" w:rsidRPr="00FD35A8" w:rsidDel="00C1450C" w:rsidRDefault="002146DF" w:rsidP="002146DF">
            <w:pPr>
              <w:rPr>
                <w:del w:id="833" w:author="Yali Chen" w:date="2025-12-17T09:51:00Z" w16du:dateUtc="2025-12-17T01:51:00Z"/>
                <w:rFonts w:ascii="Times New Roman" w:hAnsi="Times New Roman" w:cs="Times New Roman"/>
                <w:i/>
                <w:iCs/>
                <w:szCs w:val="20"/>
              </w:rPr>
            </w:pPr>
            <w:del w:id="834" w:author="Yali Chen" w:date="2025-12-17T09:51:00Z" w16du:dateUtc="2025-12-17T01:51:00Z">
              <w:r w:rsidRPr="00FD35A8" w:rsidDel="00C1450C">
                <w:rPr>
                  <w:rFonts w:ascii="Times New Roman" w:hAnsi="Times New Roman" w:cs="Times New Roman"/>
                  <w:i/>
                  <w:iCs/>
                  <w:szCs w:val="20"/>
                </w:rPr>
                <w:delText>Twice a week</w:delText>
              </w:r>
            </w:del>
          </w:p>
        </w:tc>
        <w:tc>
          <w:tcPr>
            <w:tcW w:w="1100" w:type="dxa"/>
            <w:tcBorders>
              <w:top w:val="nil"/>
              <w:left w:val="nil"/>
              <w:bottom w:val="single" w:sz="4" w:space="0" w:color="auto"/>
              <w:right w:val="single" w:sz="4" w:space="0" w:color="auto"/>
            </w:tcBorders>
            <w:vAlign w:val="bottom"/>
            <w:hideMark/>
          </w:tcPr>
          <w:p w14:paraId="600CD594" w14:textId="7E9AA093" w:rsidR="002146DF" w:rsidRPr="00FD35A8" w:rsidDel="00C1450C" w:rsidRDefault="002146DF" w:rsidP="002146DF">
            <w:pPr>
              <w:rPr>
                <w:del w:id="835" w:author="Yali Chen" w:date="2025-12-17T09:51:00Z" w16du:dateUtc="2025-12-17T01:51:00Z"/>
                <w:rFonts w:ascii="Times New Roman" w:hAnsi="Times New Roman" w:cs="Times New Roman"/>
                <w:i/>
                <w:iCs/>
                <w:szCs w:val="20"/>
              </w:rPr>
            </w:pPr>
            <w:del w:id="836" w:author="Yali Chen" w:date="2025-12-17T09:51:00Z" w16du:dateUtc="2025-12-17T01:51:00Z">
              <w:r w:rsidRPr="00FD35A8" w:rsidDel="00C1450C">
                <w:rPr>
                  <w:rFonts w:ascii="Times New Roman" w:hAnsi="Times New Roman" w:cs="Times New Roman"/>
                  <w:i/>
                  <w:iCs/>
                  <w:szCs w:val="20"/>
                </w:rPr>
                <w:delText>2/7</w:delText>
              </w:r>
            </w:del>
          </w:p>
        </w:tc>
        <w:tc>
          <w:tcPr>
            <w:tcW w:w="1660" w:type="dxa"/>
            <w:tcBorders>
              <w:top w:val="nil"/>
              <w:left w:val="nil"/>
              <w:bottom w:val="single" w:sz="4" w:space="0" w:color="auto"/>
              <w:right w:val="single" w:sz="4" w:space="0" w:color="auto"/>
            </w:tcBorders>
            <w:vAlign w:val="bottom"/>
            <w:hideMark/>
          </w:tcPr>
          <w:p w14:paraId="676A738B" w14:textId="16DFD48B" w:rsidR="002146DF" w:rsidRPr="00FD35A8" w:rsidDel="00C1450C" w:rsidRDefault="002146DF" w:rsidP="002146DF">
            <w:pPr>
              <w:rPr>
                <w:del w:id="837" w:author="Yali Chen" w:date="2025-12-17T09:51:00Z" w16du:dateUtc="2025-12-17T01:51:00Z"/>
                <w:rFonts w:ascii="Times New Roman" w:hAnsi="Times New Roman" w:cs="Times New Roman"/>
                <w:i/>
                <w:iCs/>
                <w:szCs w:val="20"/>
              </w:rPr>
            </w:pPr>
            <w:del w:id="838" w:author="Yali Chen" w:date="2025-12-17T09:51:00Z" w16du:dateUtc="2025-12-17T01:51:00Z">
              <w:r w:rsidRPr="00FD35A8" w:rsidDel="00C1450C">
                <w:rPr>
                  <w:rFonts w:ascii="Times New Roman" w:hAnsi="Times New Roman" w:cs="Times New Roman"/>
                  <w:i/>
                  <w:iCs/>
                  <w:szCs w:val="20"/>
                </w:rPr>
                <w:delText>0.2857143</w:delText>
              </w:r>
            </w:del>
          </w:p>
        </w:tc>
      </w:tr>
      <w:tr w:rsidR="002146DF" w:rsidRPr="00FD35A8" w:rsidDel="00C1450C" w14:paraId="4BDE1623" w14:textId="4DC64A6C" w:rsidTr="006921A2">
        <w:trPr>
          <w:trHeight w:val="255"/>
          <w:del w:id="839" w:author="Yali Chen" w:date="2025-12-17T09:51:00Z"/>
        </w:trPr>
        <w:tc>
          <w:tcPr>
            <w:tcW w:w="3460" w:type="dxa"/>
            <w:tcBorders>
              <w:top w:val="nil"/>
              <w:left w:val="single" w:sz="4" w:space="0" w:color="auto"/>
              <w:bottom w:val="single" w:sz="4" w:space="0" w:color="auto"/>
              <w:right w:val="single" w:sz="4" w:space="0" w:color="auto"/>
            </w:tcBorders>
            <w:vAlign w:val="bottom"/>
            <w:hideMark/>
          </w:tcPr>
          <w:p w14:paraId="0E68819D" w14:textId="478F8150" w:rsidR="002146DF" w:rsidRPr="00FD35A8" w:rsidDel="00C1450C" w:rsidRDefault="002146DF" w:rsidP="002146DF">
            <w:pPr>
              <w:rPr>
                <w:del w:id="840" w:author="Yali Chen" w:date="2025-12-17T09:51:00Z" w16du:dateUtc="2025-12-17T01:51:00Z"/>
                <w:rFonts w:ascii="Times New Roman" w:hAnsi="Times New Roman" w:cs="Times New Roman"/>
                <w:i/>
                <w:iCs/>
                <w:szCs w:val="20"/>
              </w:rPr>
            </w:pPr>
            <w:del w:id="841" w:author="Yali Chen" w:date="2025-12-17T09:51:00Z" w16du:dateUtc="2025-12-17T01:51:00Z">
              <w:r w:rsidRPr="00FD35A8" w:rsidDel="00C1450C">
                <w:rPr>
                  <w:rFonts w:ascii="Times New Roman" w:hAnsi="Times New Roman" w:cs="Times New Roman"/>
                  <w:i/>
                  <w:iCs/>
                  <w:szCs w:val="20"/>
                </w:rPr>
                <w:delText>2 times per week</w:delText>
              </w:r>
            </w:del>
          </w:p>
        </w:tc>
        <w:tc>
          <w:tcPr>
            <w:tcW w:w="2640" w:type="dxa"/>
            <w:tcBorders>
              <w:top w:val="nil"/>
              <w:left w:val="nil"/>
              <w:bottom w:val="single" w:sz="4" w:space="0" w:color="auto"/>
              <w:right w:val="single" w:sz="4" w:space="0" w:color="auto"/>
            </w:tcBorders>
            <w:vAlign w:val="bottom"/>
            <w:hideMark/>
          </w:tcPr>
          <w:p w14:paraId="5A411C4E" w14:textId="03EDF614" w:rsidR="002146DF" w:rsidRPr="00FD35A8" w:rsidDel="00C1450C" w:rsidRDefault="002146DF" w:rsidP="002146DF">
            <w:pPr>
              <w:rPr>
                <w:del w:id="842" w:author="Yali Chen" w:date="2025-12-17T09:51:00Z" w16du:dateUtc="2025-12-17T01:51:00Z"/>
                <w:rFonts w:ascii="Times New Roman" w:hAnsi="Times New Roman" w:cs="Times New Roman"/>
                <w:i/>
                <w:iCs/>
                <w:szCs w:val="20"/>
              </w:rPr>
            </w:pPr>
            <w:del w:id="843" w:author="Yali Chen" w:date="2025-12-17T09:51:00Z" w16du:dateUtc="2025-12-17T01:51:00Z">
              <w:r w:rsidRPr="00FD35A8" w:rsidDel="00C1450C">
                <w:rPr>
                  <w:rFonts w:ascii="Times New Roman" w:hAnsi="Times New Roman" w:cs="Times New Roman"/>
                  <w:i/>
                  <w:iCs/>
                  <w:szCs w:val="20"/>
                </w:rPr>
                <w:delText>2 times per week</w:delText>
              </w:r>
            </w:del>
          </w:p>
        </w:tc>
        <w:tc>
          <w:tcPr>
            <w:tcW w:w="1100" w:type="dxa"/>
            <w:tcBorders>
              <w:top w:val="nil"/>
              <w:left w:val="nil"/>
              <w:bottom w:val="single" w:sz="4" w:space="0" w:color="auto"/>
              <w:right w:val="single" w:sz="4" w:space="0" w:color="auto"/>
            </w:tcBorders>
            <w:vAlign w:val="bottom"/>
            <w:hideMark/>
          </w:tcPr>
          <w:p w14:paraId="0EE7C5FD" w14:textId="103377ED" w:rsidR="002146DF" w:rsidRPr="00FD35A8" w:rsidDel="00C1450C" w:rsidRDefault="002146DF" w:rsidP="002146DF">
            <w:pPr>
              <w:rPr>
                <w:del w:id="844" w:author="Yali Chen" w:date="2025-12-17T09:51:00Z" w16du:dateUtc="2025-12-17T01:51:00Z"/>
                <w:rFonts w:ascii="Times New Roman" w:hAnsi="Times New Roman" w:cs="Times New Roman"/>
                <w:i/>
                <w:iCs/>
                <w:szCs w:val="20"/>
              </w:rPr>
            </w:pPr>
            <w:del w:id="845" w:author="Yali Chen" w:date="2025-12-17T09:51:00Z" w16du:dateUtc="2025-12-17T01:51:00Z">
              <w:r w:rsidRPr="00FD35A8" w:rsidDel="00C1450C">
                <w:rPr>
                  <w:rFonts w:ascii="Times New Roman" w:hAnsi="Times New Roman" w:cs="Times New Roman"/>
                  <w:i/>
                  <w:iCs/>
                  <w:szCs w:val="20"/>
                </w:rPr>
                <w:delText>2/7</w:delText>
              </w:r>
            </w:del>
          </w:p>
        </w:tc>
        <w:tc>
          <w:tcPr>
            <w:tcW w:w="1660" w:type="dxa"/>
            <w:tcBorders>
              <w:top w:val="nil"/>
              <w:left w:val="nil"/>
              <w:bottom w:val="single" w:sz="4" w:space="0" w:color="auto"/>
              <w:right w:val="single" w:sz="4" w:space="0" w:color="auto"/>
            </w:tcBorders>
            <w:vAlign w:val="bottom"/>
            <w:hideMark/>
          </w:tcPr>
          <w:p w14:paraId="6CA332BB" w14:textId="259B317D" w:rsidR="002146DF" w:rsidRPr="00FD35A8" w:rsidDel="00C1450C" w:rsidRDefault="002146DF" w:rsidP="002146DF">
            <w:pPr>
              <w:rPr>
                <w:del w:id="846" w:author="Yali Chen" w:date="2025-12-17T09:51:00Z" w16du:dateUtc="2025-12-17T01:51:00Z"/>
                <w:rFonts w:ascii="Times New Roman" w:hAnsi="Times New Roman" w:cs="Times New Roman"/>
                <w:i/>
                <w:iCs/>
                <w:szCs w:val="20"/>
              </w:rPr>
            </w:pPr>
            <w:del w:id="847" w:author="Yali Chen" w:date="2025-12-17T09:51:00Z" w16du:dateUtc="2025-12-17T01:51:00Z">
              <w:r w:rsidRPr="00FD35A8" w:rsidDel="00C1450C">
                <w:rPr>
                  <w:rFonts w:ascii="Times New Roman" w:hAnsi="Times New Roman" w:cs="Times New Roman"/>
                  <w:i/>
                  <w:iCs/>
                  <w:szCs w:val="20"/>
                </w:rPr>
                <w:delText>0.2857143</w:delText>
              </w:r>
            </w:del>
          </w:p>
        </w:tc>
      </w:tr>
      <w:tr w:rsidR="002146DF" w:rsidRPr="00FD35A8" w:rsidDel="00C1450C" w14:paraId="3D9588DF" w14:textId="20D6D48F" w:rsidTr="006921A2">
        <w:trPr>
          <w:trHeight w:val="255"/>
          <w:del w:id="848" w:author="Yali Chen" w:date="2025-12-17T09:51:00Z"/>
        </w:trPr>
        <w:tc>
          <w:tcPr>
            <w:tcW w:w="3460" w:type="dxa"/>
            <w:tcBorders>
              <w:top w:val="nil"/>
              <w:left w:val="single" w:sz="4" w:space="0" w:color="auto"/>
              <w:bottom w:val="single" w:sz="4" w:space="0" w:color="auto"/>
              <w:right w:val="single" w:sz="4" w:space="0" w:color="auto"/>
            </w:tcBorders>
            <w:vAlign w:val="bottom"/>
            <w:hideMark/>
          </w:tcPr>
          <w:p w14:paraId="22040D44" w14:textId="6F6967E4" w:rsidR="002146DF" w:rsidRPr="00FD35A8" w:rsidDel="00C1450C" w:rsidRDefault="002146DF" w:rsidP="002146DF">
            <w:pPr>
              <w:rPr>
                <w:del w:id="849" w:author="Yali Chen" w:date="2025-12-17T09:51:00Z" w16du:dateUtc="2025-12-17T01:51:00Z"/>
                <w:rFonts w:ascii="Times New Roman" w:hAnsi="Times New Roman" w:cs="Times New Roman"/>
                <w:i/>
                <w:iCs/>
                <w:szCs w:val="20"/>
              </w:rPr>
            </w:pPr>
            <w:del w:id="850" w:author="Yali Chen" w:date="2025-12-17T09:51:00Z" w16du:dateUtc="2025-12-17T01:51:00Z">
              <w:r w:rsidRPr="00FD35A8" w:rsidDel="00C1450C">
                <w:rPr>
                  <w:rFonts w:ascii="Times New Roman" w:hAnsi="Times New Roman" w:cs="Times New Roman"/>
                  <w:i/>
                  <w:iCs/>
                  <w:szCs w:val="20"/>
                </w:rPr>
                <w:delText>3 times per week</w:delText>
              </w:r>
            </w:del>
          </w:p>
        </w:tc>
        <w:tc>
          <w:tcPr>
            <w:tcW w:w="2640" w:type="dxa"/>
            <w:tcBorders>
              <w:top w:val="nil"/>
              <w:left w:val="nil"/>
              <w:bottom w:val="single" w:sz="4" w:space="0" w:color="auto"/>
              <w:right w:val="single" w:sz="4" w:space="0" w:color="auto"/>
            </w:tcBorders>
            <w:vAlign w:val="bottom"/>
            <w:hideMark/>
          </w:tcPr>
          <w:p w14:paraId="107DA74C" w14:textId="1D06BDC2" w:rsidR="002146DF" w:rsidRPr="00FD35A8" w:rsidDel="00C1450C" w:rsidRDefault="002146DF" w:rsidP="002146DF">
            <w:pPr>
              <w:rPr>
                <w:del w:id="851" w:author="Yali Chen" w:date="2025-12-17T09:51:00Z" w16du:dateUtc="2025-12-17T01:51:00Z"/>
                <w:rFonts w:ascii="Times New Roman" w:hAnsi="Times New Roman" w:cs="Times New Roman"/>
                <w:i/>
                <w:iCs/>
                <w:szCs w:val="20"/>
              </w:rPr>
            </w:pPr>
            <w:del w:id="852" w:author="Yali Chen" w:date="2025-12-17T09:51:00Z" w16du:dateUtc="2025-12-17T01:51:00Z">
              <w:r w:rsidRPr="00FD35A8" w:rsidDel="00C1450C">
                <w:rPr>
                  <w:rFonts w:ascii="Times New Roman" w:hAnsi="Times New Roman" w:cs="Times New Roman"/>
                  <w:i/>
                  <w:iCs/>
                  <w:szCs w:val="20"/>
                </w:rPr>
                <w:delText>3 times per week</w:delText>
              </w:r>
            </w:del>
          </w:p>
        </w:tc>
        <w:tc>
          <w:tcPr>
            <w:tcW w:w="1100" w:type="dxa"/>
            <w:tcBorders>
              <w:top w:val="nil"/>
              <w:left w:val="nil"/>
              <w:bottom w:val="single" w:sz="4" w:space="0" w:color="auto"/>
              <w:right w:val="single" w:sz="4" w:space="0" w:color="auto"/>
            </w:tcBorders>
            <w:vAlign w:val="bottom"/>
            <w:hideMark/>
          </w:tcPr>
          <w:p w14:paraId="3F87CDED" w14:textId="780CC328" w:rsidR="002146DF" w:rsidRPr="00FD35A8" w:rsidDel="00C1450C" w:rsidRDefault="002146DF" w:rsidP="002146DF">
            <w:pPr>
              <w:rPr>
                <w:del w:id="853" w:author="Yali Chen" w:date="2025-12-17T09:51:00Z" w16du:dateUtc="2025-12-17T01:51:00Z"/>
                <w:rFonts w:ascii="Times New Roman" w:hAnsi="Times New Roman" w:cs="Times New Roman"/>
                <w:i/>
                <w:iCs/>
                <w:szCs w:val="20"/>
              </w:rPr>
            </w:pPr>
            <w:del w:id="854" w:author="Yali Chen" w:date="2025-12-17T09:51:00Z" w16du:dateUtc="2025-12-17T01:51:00Z">
              <w:r w:rsidRPr="00FD35A8" w:rsidDel="00C1450C">
                <w:rPr>
                  <w:rFonts w:ascii="Times New Roman" w:hAnsi="Times New Roman" w:cs="Times New Roman"/>
                  <w:i/>
                  <w:iCs/>
                  <w:szCs w:val="20"/>
                </w:rPr>
                <w:delText>3/7</w:delText>
              </w:r>
            </w:del>
          </w:p>
        </w:tc>
        <w:tc>
          <w:tcPr>
            <w:tcW w:w="1660" w:type="dxa"/>
            <w:tcBorders>
              <w:top w:val="nil"/>
              <w:left w:val="nil"/>
              <w:bottom w:val="single" w:sz="4" w:space="0" w:color="auto"/>
              <w:right w:val="single" w:sz="4" w:space="0" w:color="auto"/>
            </w:tcBorders>
            <w:vAlign w:val="bottom"/>
            <w:hideMark/>
          </w:tcPr>
          <w:p w14:paraId="57F3C33B" w14:textId="6CD0C9B3" w:rsidR="002146DF" w:rsidRPr="00FD35A8" w:rsidDel="00C1450C" w:rsidRDefault="002146DF" w:rsidP="002146DF">
            <w:pPr>
              <w:rPr>
                <w:del w:id="855" w:author="Yali Chen" w:date="2025-12-17T09:51:00Z" w16du:dateUtc="2025-12-17T01:51:00Z"/>
                <w:rFonts w:ascii="Times New Roman" w:hAnsi="Times New Roman" w:cs="Times New Roman"/>
                <w:i/>
                <w:iCs/>
                <w:szCs w:val="20"/>
              </w:rPr>
            </w:pPr>
            <w:del w:id="856" w:author="Yali Chen" w:date="2025-12-17T09:51:00Z" w16du:dateUtc="2025-12-17T01:51:00Z">
              <w:r w:rsidRPr="00FD35A8" w:rsidDel="00C1450C">
                <w:rPr>
                  <w:rFonts w:ascii="Times New Roman" w:hAnsi="Times New Roman" w:cs="Times New Roman"/>
                  <w:i/>
                  <w:iCs/>
                  <w:szCs w:val="20"/>
                </w:rPr>
                <w:delText>0.4265714</w:delText>
              </w:r>
            </w:del>
          </w:p>
        </w:tc>
      </w:tr>
      <w:tr w:rsidR="002146DF" w:rsidRPr="00FD35A8" w:rsidDel="00C1450C" w14:paraId="59A49D0F" w14:textId="2B031A18" w:rsidTr="006921A2">
        <w:trPr>
          <w:trHeight w:val="255"/>
          <w:del w:id="857" w:author="Yali Chen" w:date="2025-12-17T09:51:00Z"/>
        </w:trPr>
        <w:tc>
          <w:tcPr>
            <w:tcW w:w="3460" w:type="dxa"/>
            <w:tcBorders>
              <w:top w:val="nil"/>
              <w:left w:val="single" w:sz="4" w:space="0" w:color="auto"/>
              <w:bottom w:val="single" w:sz="4" w:space="0" w:color="auto"/>
              <w:right w:val="single" w:sz="4" w:space="0" w:color="auto"/>
            </w:tcBorders>
            <w:vAlign w:val="bottom"/>
            <w:hideMark/>
          </w:tcPr>
          <w:p w14:paraId="2CB0B612" w14:textId="1BB85D4D" w:rsidR="002146DF" w:rsidRPr="00FD35A8" w:rsidDel="00C1450C" w:rsidRDefault="002146DF" w:rsidP="002146DF">
            <w:pPr>
              <w:rPr>
                <w:del w:id="858" w:author="Yali Chen" w:date="2025-12-17T09:51:00Z" w16du:dateUtc="2025-12-17T01:51:00Z"/>
                <w:rFonts w:ascii="Times New Roman" w:hAnsi="Times New Roman" w:cs="Times New Roman"/>
                <w:i/>
                <w:iCs/>
                <w:szCs w:val="20"/>
              </w:rPr>
            </w:pPr>
            <w:del w:id="859" w:author="Yali Chen" w:date="2025-12-17T09:51:00Z" w16du:dateUtc="2025-12-17T01:51:00Z">
              <w:r w:rsidRPr="00FD35A8" w:rsidDel="00C1450C">
                <w:rPr>
                  <w:rFonts w:ascii="Times New Roman" w:hAnsi="Times New Roman" w:cs="Times New Roman"/>
                  <w:i/>
                  <w:iCs/>
                  <w:szCs w:val="20"/>
                </w:rPr>
                <w:delText>Every 2 weeks</w:delText>
              </w:r>
            </w:del>
          </w:p>
        </w:tc>
        <w:tc>
          <w:tcPr>
            <w:tcW w:w="2640" w:type="dxa"/>
            <w:tcBorders>
              <w:top w:val="nil"/>
              <w:left w:val="nil"/>
              <w:bottom w:val="single" w:sz="4" w:space="0" w:color="auto"/>
              <w:right w:val="single" w:sz="4" w:space="0" w:color="auto"/>
            </w:tcBorders>
            <w:vAlign w:val="bottom"/>
            <w:hideMark/>
          </w:tcPr>
          <w:p w14:paraId="124588F7" w14:textId="4F6FBAEE" w:rsidR="002146DF" w:rsidRPr="00FD35A8" w:rsidDel="00C1450C" w:rsidRDefault="002146DF" w:rsidP="002146DF">
            <w:pPr>
              <w:rPr>
                <w:del w:id="860" w:author="Yali Chen" w:date="2025-12-17T09:51:00Z" w16du:dateUtc="2025-12-17T01:51:00Z"/>
                <w:rFonts w:ascii="Times New Roman" w:hAnsi="Times New Roman" w:cs="Times New Roman"/>
                <w:i/>
                <w:iCs/>
                <w:szCs w:val="20"/>
              </w:rPr>
            </w:pPr>
            <w:del w:id="861" w:author="Yali Chen" w:date="2025-12-17T09:51:00Z" w16du:dateUtc="2025-12-17T01:51:00Z">
              <w:r w:rsidRPr="00FD35A8" w:rsidDel="00C1450C">
                <w:rPr>
                  <w:rFonts w:ascii="Times New Roman" w:hAnsi="Times New Roman" w:cs="Times New Roman"/>
                  <w:i/>
                  <w:iCs/>
                  <w:szCs w:val="20"/>
                </w:rPr>
                <w:delText>Every 2 weeks</w:delText>
              </w:r>
            </w:del>
          </w:p>
        </w:tc>
        <w:tc>
          <w:tcPr>
            <w:tcW w:w="1100" w:type="dxa"/>
            <w:tcBorders>
              <w:top w:val="nil"/>
              <w:left w:val="nil"/>
              <w:bottom w:val="single" w:sz="4" w:space="0" w:color="auto"/>
              <w:right w:val="single" w:sz="4" w:space="0" w:color="auto"/>
            </w:tcBorders>
            <w:vAlign w:val="bottom"/>
            <w:hideMark/>
          </w:tcPr>
          <w:p w14:paraId="10A41698" w14:textId="539174A8" w:rsidR="002146DF" w:rsidRPr="00FD35A8" w:rsidDel="00C1450C" w:rsidRDefault="002146DF" w:rsidP="002146DF">
            <w:pPr>
              <w:rPr>
                <w:del w:id="862" w:author="Yali Chen" w:date="2025-12-17T09:51:00Z" w16du:dateUtc="2025-12-17T01:51:00Z"/>
                <w:rFonts w:ascii="Times New Roman" w:hAnsi="Times New Roman" w:cs="Times New Roman"/>
                <w:i/>
                <w:iCs/>
                <w:szCs w:val="20"/>
              </w:rPr>
            </w:pPr>
            <w:del w:id="863" w:author="Yali Chen" w:date="2025-12-17T09:51:00Z" w16du:dateUtc="2025-12-17T01:51:00Z">
              <w:r w:rsidRPr="00FD35A8" w:rsidDel="00C1450C">
                <w:rPr>
                  <w:rFonts w:ascii="Times New Roman" w:hAnsi="Times New Roman" w:cs="Times New Roman"/>
                  <w:i/>
                  <w:iCs/>
                  <w:szCs w:val="20"/>
                </w:rPr>
                <w:delText>1/14</w:delText>
              </w:r>
            </w:del>
          </w:p>
        </w:tc>
        <w:tc>
          <w:tcPr>
            <w:tcW w:w="1660" w:type="dxa"/>
            <w:tcBorders>
              <w:top w:val="nil"/>
              <w:left w:val="nil"/>
              <w:bottom w:val="single" w:sz="4" w:space="0" w:color="auto"/>
              <w:right w:val="single" w:sz="4" w:space="0" w:color="auto"/>
            </w:tcBorders>
            <w:vAlign w:val="bottom"/>
            <w:hideMark/>
          </w:tcPr>
          <w:p w14:paraId="020374CD" w14:textId="2A416D19" w:rsidR="002146DF" w:rsidRPr="00FD35A8" w:rsidDel="00C1450C" w:rsidRDefault="002146DF" w:rsidP="002146DF">
            <w:pPr>
              <w:rPr>
                <w:del w:id="864" w:author="Yali Chen" w:date="2025-12-17T09:51:00Z" w16du:dateUtc="2025-12-17T01:51:00Z"/>
                <w:rFonts w:ascii="Times New Roman" w:hAnsi="Times New Roman" w:cs="Times New Roman"/>
                <w:i/>
                <w:iCs/>
                <w:szCs w:val="20"/>
              </w:rPr>
            </w:pPr>
            <w:del w:id="865" w:author="Yali Chen" w:date="2025-12-17T09:51:00Z" w16du:dateUtc="2025-12-17T01:51:00Z">
              <w:r w:rsidRPr="00FD35A8" w:rsidDel="00C1450C">
                <w:rPr>
                  <w:rFonts w:ascii="Times New Roman" w:hAnsi="Times New Roman" w:cs="Times New Roman"/>
                  <w:i/>
                  <w:iCs/>
                  <w:szCs w:val="20"/>
                </w:rPr>
                <w:delText>0.0714286</w:delText>
              </w:r>
            </w:del>
          </w:p>
        </w:tc>
      </w:tr>
      <w:tr w:rsidR="002146DF" w:rsidRPr="00FD35A8" w:rsidDel="00C1450C" w14:paraId="310197EC" w14:textId="19B43F9F" w:rsidTr="006921A2">
        <w:trPr>
          <w:trHeight w:val="255"/>
          <w:del w:id="866" w:author="Yali Chen" w:date="2025-12-17T09:51:00Z"/>
        </w:trPr>
        <w:tc>
          <w:tcPr>
            <w:tcW w:w="3460" w:type="dxa"/>
            <w:tcBorders>
              <w:top w:val="nil"/>
              <w:left w:val="single" w:sz="4" w:space="0" w:color="auto"/>
              <w:bottom w:val="single" w:sz="4" w:space="0" w:color="auto"/>
              <w:right w:val="single" w:sz="4" w:space="0" w:color="auto"/>
            </w:tcBorders>
            <w:vAlign w:val="bottom"/>
            <w:hideMark/>
          </w:tcPr>
          <w:p w14:paraId="1B2A3852" w14:textId="56CE71F0" w:rsidR="002146DF" w:rsidRPr="00FD35A8" w:rsidDel="00C1450C" w:rsidRDefault="002146DF" w:rsidP="002146DF">
            <w:pPr>
              <w:rPr>
                <w:del w:id="867" w:author="Yali Chen" w:date="2025-12-17T09:51:00Z" w16du:dateUtc="2025-12-17T01:51:00Z"/>
                <w:rFonts w:ascii="Times New Roman" w:hAnsi="Times New Roman" w:cs="Times New Roman"/>
                <w:i/>
                <w:iCs/>
                <w:szCs w:val="20"/>
              </w:rPr>
            </w:pPr>
            <w:del w:id="868" w:author="Yali Chen" w:date="2025-12-17T09:51:00Z" w16du:dateUtc="2025-12-17T01:51:00Z">
              <w:r w:rsidRPr="00FD35A8" w:rsidDel="00C1450C">
                <w:rPr>
                  <w:rFonts w:ascii="Times New Roman" w:hAnsi="Times New Roman" w:cs="Times New Roman"/>
                  <w:i/>
                  <w:iCs/>
                  <w:szCs w:val="20"/>
                </w:rPr>
                <w:delText>Every 3 weeks</w:delText>
              </w:r>
            </w:del>
          </w:p>
        </w:tc>
        <w:tc>
          <w:tcPr>
            <w:tcW w:w="2640" w:type="dxa"/>
            <w:tcBorders>
              <w:top w:val="nil"/>
              <w:left w:val="nil"/>
              <w:bottom w:val="single" w:sz="4" w:space="0" w:color="auto"/>
              <w:right w:val="single" w:sz="4" w:space="0" w:color="auto"/>
            </w:tcBorders>
            <w:vAlign w:val="bottom"/>
            <w:hideMark/>
          </w:tcPr>
          <w:p w14:paraId="3DBF7389" w14:textId="1EBA7D08" w:rsidR="002146DF" w:rsidRPr="00FD35A8" w:rsidDel="00C1450C" w:rsidRDefault="002146DF" w:rsidP="002146DF">
            <w:pPr>
              <w:rPr>
                <w:del w:id="869" w:author="Yali Chen" w:date="2025-12-17T09:51:00Z" w16du:dateUtc="2025-12-17T01:51:00Z"/>
                <w:rFonts w:ascii="Times New Roman" w:hAnsi="Times New Roman" w:cs="Times New Roman"/>
                <w:i/>
                <w:iCs/>
                <w:szCs w:val="20"/>
              </w:rPr>
            </w:pPr>
            <w:del w:id="870" w:author="Yali Chen" w:date="2025-12-17T09:51:00Z" w16du:dateUtc="2025-12-17T01:51:00Z">
              <w:r w:rsidRPr="00FD35A8" w:rsidDel="00C1450C">
                <w:rPr>
                  <w:rFonts w:ascii="Times New Roman" w:hAnsi="Times New Roman" w:cs="Times New Roman"/>
                  <w:i/>
                  <w:iCs/>
                  <w:szCs w:val="20"/>
                </w:rPr>
                <w:delText>Every 3 weeks</w:delText>
              </w:r>
            </w:del>
          </w:p>
        </w:tc>
        <w:tc>
          <w:tcPr>
            <w:tcW w:w="1100" w:type="dxa"/>
            <w:tcBorders>
              <w:top w:val="nil"/>
              <w:left w:val="nil"/>
              <w:bottom w:val="single" w:sz="4" w:space="0" w:color="auto"/>
              <w:right w:val="single" w:sz="4" w:space="0" w:color="auto"/>
            </w:tcBorders>
            <w:vAlign w:val="bottom"/>
            <w:hideMark/>
          </w:tcPr>
          <w:p w14:paraId="74C02F20" w14:textId="1387F72E" w:rsidR="002146DF" w:rsidRPr="00FD35A8" w:rsidDel="00C1450C" w:rsidRDefault="002146DF" w:rsidP="002146DF">
            <w:pPr>
              <w:rPr>
                <w:del w:id="871" w:author="Yali Chen" w:date="2025-12-17T09:51:00Z" w16du:dateUtc="2025-12-17T01:51:00Z"/>
                <w:rFonts w:ascii="Times New Roman" w:hAnsi="Times New Roman" w:cs="Times New Roman"/>
                <w:i/>
                <w:iCs/>
                <w:szCs w:val="20"/>
              </w:rPr>
            </w:pPr>
            <w:del w:id="872" w:author="Yali Chen" w:date="2025-12-17T09:51:00Z" w16du:dateUtc="2025-12-17T01:51:00Z">
              <w:r w:rsidRPr="00FD35A8" w:rsidDel="00C1450C">
                <w:rPr>
                  <w:rFonts w:ascii="Times New Roman" w:hAnsi="Times New Roman" w:cs="Times New Roman"/>
                  <w:i/>
                  <w:iCs/>
                  <w:szCs w:val="20"/>
                </w:rPr>
                <w:delText>1/21</w:delText>
              </w:r>
            </w:del>
          </w:p>
        </w:tc>
        <w:tc>
          <w:tcPr>
            <w:tcW w:w="1660" w:type="dxa"/>
            <w:tcBorders>
              <w:top w:val="nil"/>
              <w:left w:val="nil"/>
              <w:bottom w:val="single" w:sz="4" w:space="0" w:color="auto"/>
              <w:right w:val="single" w:sz="4" w:space="0" w:color="auto"/>
            </w:tcBorders>
            <w:vAlign w:val="bottom"/>
            <w:hideMark/>
          </w:tcPr>
          <w:p w14:paraId="0BDCCF19" w14:textId="58D5B602" w:rsidR="002146DF" w:rsidRPr="00FD35A8" w:rsidDel="00C1450C" w:rsidRDefault="002146DF" w:rsidP="002146DF">
            <w:pPr>
              <w:rPr>
                <w:del w:id="873" w:author="Yali Chen" w:date="2025-12-17T09:51:00Z" w16du:dateUtc="2025-12-17T01:51:00Z"/>
                <w:rFonts w:ascii="Times New Roman" w:hAnsi="Times New Roman" w:cs="Times New Roman"/>
                <w:i/>
                <w:iCs/>
                <w:szCs w:val="20"/>
              </w:rPr>
            </w:pPr>
            <w:del w:id="874" w:author="Yali Chen" w:date="2025-12-17T09:51:00Z" w16du:dateUtc="2025-12-17T01:51:00Z">
              <w:r w:rsidRPr="00FD35A8" w:rsidDel="00C1450C">
                <w:rPr>
                  <w:rFonts w:ascii="Times New Roman" w:hAnsi="Times New Roman" w:cs="Times New Roman"/>
                  <w:i/>
                  <w:iCs/>
                  <w:szCs w:val="20"/>
                </w:rPr>
                <w:delText>0.047619</w:delText>
              </w:r>
            </w:del>
          </w:p>
        </w:tc>
      </w:tr>
      <w:tr w:rsidR="002146DF" w:rsidRPr="00FD35A8" w:rsidDel="00C1450C" w14:paraId="4EFB6D29" w14:textId="2D2A301A" w:rsidTr="006921A2">
        <w:trPr>
          <w:trHeight w:val="255"/>
          <w:del w:id="875" w:author="Yali Chen" w:date="2025-12-17T09:51:00Z"/>
        </w:trPr>
        <w:tc>
          <w:tcPr>
            <w:tcW w:w="3460" w:type="dxa"/>
            <w:tcBorders>
              <w:top w:val="nil"/>
              <w:left w:val="single" w:sz="4" w:space="0" w:color="auto"/>
              <w:bottom w:val="single" w:sz="4" w:space="0" w:color="auto"/>
              <w:right w:val="single" w:sz="4" w:space="0" w:color="auto"/>
            </w:tcBorders>
            <w:vAlign w:val="bottom"/>
            <w:hideMark/>
          </w:tcPr>
          <w:p w14:paraId="252E0829" w14:textId="2A0522F0" w:rsidR="002146DF" w:rsidRPr="00FD35A8" w:rsidDel="00C1450C" w:rsidRDefault="002146DF" w:rsidP="002146DF">
            <w:pPr>
              <w:rPr>
                <w:del w:id="876" w:author="Yali Chen" w:date="2025-12-17T09:51:00Z" w16du:dateUtc="2025-12-17T01:51:00Z"/>
                <w:rFonts w:ascii="Times New Roman" w:hAnsi="Times New Roman" w:cs="Times New Roman"/>
                <w:i/>
                <w:iCs/>
                <w:szCs w:val="20"/>
              </w:rPr>
            </w:pPr>
            <w:del w:id="877" w:author="Yali Chen" w:date="2025-12-17T09:51:00Z" w16du:dateUtc="2025-12-17T01:51:00Z">
              <w:r w:rsidRPr="00FD35A8" w:rsidDel="00C1450C">
                <w:rPr>
                  <w:rFonts w:ascii="Times New Roman" w:hAnsi="Times New Roman" w:cs="Times New Roman"/>
                  <w:i/>
                  <w:iCs/>
                  <w:szCs w:val="20"/>
                </w:rPr>
                <w:delText>Every 4 weeks</w:delText>
              </w:r>
            </w:del>
          </w:p>
        </w:tc>
        <w:tc>
          <w:tcPr>
            <w:tcW w:w="2640" w:type="dxa"/>
            <w:tcBorders>
              <w:top w:val="nil"/>
              <w:left w:val="nil"/>
              <w:bottom w:val="single" w:sz="4" w:space="0" w:color="auto"/>
              <w:right w:val="single" w:sz="4" w:space="0" w:color="auto"/>
            </w:tcBorders>
            <w:vAlign w:val="bottom"/>
            <w:hideMark/>
          </w:tcPr>
          <w:p w14:paraId="71FBD50C" w14:textId="613F19B9" w:rsidR="002146DF" w:rsidRPr="00FD35A8" w:rsidDel="00C1450C" w:rsidRDefault="002146DF" w:rsidP="002146DF">
            <w:pPr>
              <w:rPr>
                <w:del w:id="878" w:author="Yali Chen" w:date="2025-12-17T09:51:00Z" w16du:dateUtc="2025-12-17T01:51:00Z"/>
                <w:rFonts w:ascii="Times New Roman" w:hAnsi="Times New Roman" w:cs="Times New Roman"/>
                <w:i/>
                <w:iCs/>
                <w:szCs w:val="20"/>
              </w:rPr>
            </w:pPr>
            <w:del w:id="879" w:author="Yali Chen" w:date="2025-12-17T09:51:00Z" w16du:dateUtc="2025-12-17T01:51:00Z">
              <w:r w:rsidRPr="00FD35A8" w:rsidDel="00C1450C">
                <w:rPr>
                  <w:rFonts w:ascii="Times New Roman" w:hAnsi="Times New Roman" w:cs="Times New Roman"/>
                  <w:i/>
                  <w:iCs/>
                  <w:szCs w:val="20"/>
                </w:rPr>
                <w:delText>Every 4 weeks</w:delText>
              </w:r>
            </w:del>
          </w:p>
        </w:tc>
        <w:tc>
          <w:tcPr>
            <w:tcW w:w="1100" w:type="dxa"/>
            <w:tcBorders>
              <w:top w:val="nil"/>
              <w:left w:val="nil"/>
              <w:bottom w:val="single" w:sz="4" w:space="0" w:color="auto"/>
              <w:right w:val="single" w:sz="4" w:space="0" w:color="auto"/>
            </w:tcBorders>
            <w:vAlign w:val="bottom"/>
            <w:hideMark/>
          </w:tcPr>
          <w:p w14:paraId="65292A7D" w14:textId="161F0037" w:rsidR="002146DF" w:rsidRPr="00FD35A8" w:rsidDel="00C1450C" w:rsidRDefault="002146DF" w:rsidP="002146DF">
            <w:pPr>
              <w:rPr>
                <w:del w:id="880" w:author="Yali Chen" w:date="2025-12-17T09:51:00Z" w16du:dateUtc="2025-12-17T01:51:00Z"/>
                <w:rFonts w:ascii="Times New Roman" w:hAnsi="Times New Roman" w:cs="Times New Roman"/>
                <w:i/>
                <w:iCs/>
                <w:szCs w:val="20"/>
              </w:rPr>
            </w:pPr>
            <w:del w:id="881" w:author="Yali Chen" w:date="2025-12-17T09:51:00Z" w16du:dateUtc="2025-12-17T01:51:00Z">
              <w:r w:rsidRPr="00FD35A8" w:rsidDel="00C1450C">
                <w:rPr>
                  <w:rFonts w:ascii="Times New Roman" w:hAnsi="Times New Roman" w:cs="Times New Roman"/>
                  <w:i/>
                  <w:iCs/>
                  <w:szCs w:val="20"/>
                </w:rPr>
                <w:delText>1/28</w:delText>
              </w:r>
            </w:del>
          </w:p>
        </w:tc>
        <w:tc>
          <w:tcPr>
            <w:tcW w:w="1660" w:type="dxa"/>
            <w:tcBorders>
              <w:top w:val="nil"/>
              <w:left w:val="nil"/>
              <w:bottom w:val="single" w:sz="4" w:space="0" w:color="auto"/>
              <w:right w:val="single" w:sz="4" w:space="0" w:color="auto"/>
            </w:tcBorders>
            <w:vAlign w:val="bottom"/>
            <w:hideMark/>
          </w:tcPr>
          <w:p w14:paraId="774FE46F" w14:textId="4FB9FCF5" w:rsidR="002146DF" w:rsidRPr="00FD35A8" w:rsidDel="00C1450C" w:rsidRDefault="002146DF" w:rsidP="002146DF">
            <w:pPr>
              <w:rPr>
                <w:del w:id="882" w:author="Yali Chen" w:date="2025-12-17T09:51:00Z" w16du:dateUtc="2025-12-17T01:51:00Z"/>
                <w:rFonts w:ascii="Times New Roman" w:hAnsi="Times New Roman" w:cs="Times New Roman"/>
                <w:i/>
                <w:iCs/>
                <w:szCs w:val="20"/>
              </w:rPr>
            </w:pPr>
            <w:del w:id="883" w:author="Yali Chen" w:date="2025-12-17T09:51:00Z" w16du:dateUtc="2025-12-17T01:51:00Z">
              <w:r w:rsidRPr="00FD35A8" w:rsidDel="00C1450C">
                <w:rPr>
                  <w:rFonts w:ascii="Times New Roman" w:hAnsi="Times New Roman" w:cs="Times New Roman"/>
                  <w:i/>
                  <w:iCs/>
                  <w:szCs w:val="20"/>
                </w:rPr>
                <w:delText>0.0357143</w:delText>
              </w:r>
            </w:del>
          </w:p>
        </w:tc>
      </w:tr>
      <w:tr w:rsidR="002146DF" w:rsidRPr="00FD35A8" w:rsidDel="00C1450C" w14:paraId="3148D76B" w14:textId="0237DA64" w:rsidTr="006921A2">
        <w:trPr>
          <w:trHeight w:val="255"/>
          <w:del w:id="884" w:author="Yali Chen" w:date="2025-12-17T09:51:00Z"/>
        </w:trPr>
        <w:tc>
          <w:tcPr>
            <w:tcW w:w="3460" w:type="dxa"/>
            <w:tcBorders>
              <w:top w:val="nil"/>
              <w:left w:val="single" w:sz="4" w:space="0" w:color="auto"/>
              <w:bottom w:val="single" w:sz="4" w:space="0" w:color="auto"/>
              <w:right w:val="single" w:sz="4" w:space="0" w:color="auto"/>
            </w:tcBorders>
            <w:vAlign w:val="bottom"/>
            <w:hideMark/>
          </w:tcPr>
          <w:p w14:paraId="1E979B08" w14:textId="5508F85E" w:rsidR="002146DF" w:rsidRPr="00FD35A8" w:rsidDel="00C1450C" w:rsidRDefault="002146DF" w:rsidP="002146DF">
            <w:pPr>
              <w:rPr>
                <w:del w:id="885" w:author="Yali Chen" w:date="2025-12-17T09:51:00Z" w16du:dateUtc="2025-12-17T01:51:00Z"/>
                <w:rFonts w:ascii="Times New Roman" w:hAnsi="Times New Roman" w:cs="Times New Roman"/>
                <w:i/>
                <w:iCs/>
                <w:szCs w:val="20"/>
              </w:rPr>
            </w:pPr>
            <w:del w:id="886" w:author="Yali Chen" w:date="2025-12-17T09:51:00Z" w16du:dateUtc="2025-12-17T01:51:00Z">
              <w:r w:rsidRPr="00FD35A8" w:rsidDel="00C1450C">
                <w:rPr>
                  <w:rFonts w:ascii="Times New Roman" w:hAnsi="Times New Roman" w:cs="Times New Roman"/>
                  <w:i/>
                  <w:iCs/>
                  <w:szCs w:val="20"/>
                </w:rPr>
                <w:delText>PKN</w:delText>
              </w:r>
            </w:del>
          </w:p>
        </w:tc>
        <w:tc>
          <w:tcPr>
            <w:tcW w:w="2640" w:type="dxa"/>
            <w:tcBorders>
              <w:top w:val="nil"/>
              <w:left w:val="nil"/>
              <w:bottom w:val="single" w:sz="4" w:space="0" w:color="auto"/>
              <w:right w:val="single" w:sz="4" w:space="0" w:color="auto"/>
            </w:tcBorders>
            <w:vAlign w:val="bottom"/>
            <w:hideMark/>
          </w:tcPr>
          <w:p w14:paraId="39235347" w14:textId="5FC8F8DF" w:rsidR="002146DF" w:rsidRPr="00FD35A8" w:rsidDel="00C1450C" w:rsidRDefault="002146DF" w:rsidP="002146DF">
            <w:pPr>
              <w:rPr>
                <w:del w:id="887" w:author="Yali Chen" w:date="2025-12-17T09:51:00Z" w16du:dateUtc="2025-12-17T01:51:00Z"/>
                <w:rFonts w:ascii="Times New Roman" w:hAnsi="Times New Roman" w:cs="Times New Roman"/>
                <w:i/>
                <w:iCs/>
                <w:szCs w:val="20"/>
              </w:rPr>
            </w:pPr>
            <w:del w:id="888" w:author="Yali Chen" w:date="2025-12-17T09:51:00Z" w16du:dateUtc="2025-12-17T01:51:00Z">
              <w:r w:rsidRPr="00FD35A8" w:rsidDel="00C1450C">
                <w:rPr>
                  <w:rFonts w:ascii="Times New Roman" w:hAnsi="Times New Roman" w:cs="Times New Roman"/>
                  <w:i/>
                  <w:iCs/>
                  <w:szCs w:val="20"/>
                </w:rPr>
                <w:delText>As needed</w:delText>
              </w:r>
            </w:del>
          </w:p>
        </w:tc>
        <w:tc>
          <w:tcPr>
            <w:tcW w:w="1100" w:type="dxa"/>
            <w:tcBorders>
              <w:top w:val="nil"/>
              <w:left w:val="nil"/>
              <w:bottom w:val="single" w:sz="4" w:space="0" w:color="auto"/>
              <w:right w:val="single" w:sz="4" w:space="0" w:color="auto"/>
            </w:tcBorders>
            <w:vAlign w:val="bottom"/>
            <w:hideMark/>
          </w:tcPr>
          <w:p w14:paraId="1B3EAEAD" w14:textId="786C4108" w:rsidR="002146DF" w:rsidRPr="00FD35A8" w:rsidDel="00C1450C" w:rsidRDefault="002146DF" w:rsidP="002146DF">
            <w:pPr>
              <w:rPr>
                <w:del w:id="889" w:author="Yali Chen" w:date="2025-12-17T09:51:00Z" w16du:dateUtc="2025-12-17T01:51:00Z"/>
                <w:rFonts w:ascii="Times New Roman" w:hAnsi="Times New Roman" w:cs="Times New Roman"/>
                <w:i/>
                <w:iCs/>
                <w:szCs w:val="20"/>
              </w:rPr>
            </w:pPr>
            <w:del w:id="890" w:author="Yali Chen" w:date="2025-12-17T09:51:00Z" w16du:dateUtc="2025-12-17T01:51:00Z">
              <w:r w:rsidRPr="00FD35A8" w:rsidDel="00C1450C">
                <w:rPr>
                  <w:rFonts w:ascii="Times New Roman" w:hAnsi="Times New Roman" w:cs="Times New Roman"/>
                  <w:i/>
                  <w:iCs/>
                  <w:szCs w:val="20"/>
                </w:rPr>
                <w:delText>Null</w:delText>
              </w:r>
            </w:del>
          </w:p>
        </w:tc>
        <w:tc>
          <w:tcPr>
            <w:tcW w:w="1660" w:type="dxa"/>
            <w:tcBorders>
              <w:top w:val="nil"/>
              <w:left w:val="nil"/>
              <w:bottom w:val="single" w:sz="4" w:space="0" w:color="auto"/>
              <w:right w:val="single" w:sz="4" w:space="0" w:color="auto"/>
            </w:tcBorders>
            <w:vAlign w:val="bottom"/>
            <w:hideMark/>
          </w:tcPr>
          <w:p w14:paraId="4EBFDB31" w14:textId="6C07CC5C" w:rsidR="002146DF" w:rsidRPr="00FD35A8" w:rsidDel="00C1450C" w:rsidRDefault="002146DF" w:rsidP="002146DF">
            <w:pPr>
              <w:rPr>
                <w:del w:id="891" w:author="Yali Chen" w:date="2025-12-17T09:51:00Z" w16du:dateUtc="2025-12-17T01:51:00Z"/>
                <w:rFonts w:ascii="Times New Roman" w:hAnsi="Times New Roman" w:cs="Times New Roman"/>
                <w:i/>
                <w:iCs/>
                <w:szCs w:val="20"/>
              </w:rPr>
            </w:pPr>
          </w:p>
        </w:tc>
      </w:tr>
      <w:tr w:rsidR="002146DF" w:rsidRPr="00FD35A8" w:rsidDel="00C1450C" w14:paraId="78163063" w14:textId="5915F9B4" w:rsidTr="006921A2">
        <w:trPr>
          <w:trHeight w:val="255"/>
          <w:del w:id="892" w:author="Yali Chen" w:date="2025-12-17T09:51:00Z"/>
        </w:trPr>
        <w:tc>
          <w:tcPr>
            <w:tcW w:w="3460" w:type="dxa"/>
            <w:tcBorders>
              <w:top w:val="nil"/>
              <w:left w:val="single" w:sz="4" w:space="0" w:color="auto"/>
              <w:bottom w:val="single" w:sz="4" w:space="0" w:color="auto"/>
              <w:right w:val="single" w:sz="4" w:space="0" w:color="auto"/>
            </w:tcBorders>
            <w:vAlign w:val="bottom"/>
            <w:hideMark/>
          </w:tcPr>
          <w:p w14:paraId="527CFDEF" w14:textId="2D5FCBC6" w:rsidR="002146DF" w:rsidRPr="00FD35A8" w:rsidDel="00C1450C" w:rsidRDefault="002146DF" w:rsidP="002146DF">
            <w:pPr>
              <w:rPr>
                <w:del w:id="893" w:author="Yali Chen" w:date="2025-12-17T09:51:00Z" w16du:dateUtc="2025-12-17T01:51:00Z"/>
                <w:rFonts w:ascii="Times New Roman" w:hAnsi="Times New Roman" w:cs="Times New Roman"/>
                <w:i/>
                <w:iCs/>
                <w:szCs w:val="20"/>
              </w:rPr>
            </w:pPr>
            <w:del w:id="894" w:author="Yali Chen" w:date="2025-12-17T09:51:00Z" w16du:dateUtc="2025-12-17T01:51:00Z">
              <w:r w:rsidRPr="00FD35A8" w:rsidDel="00C1450C">
                <w:rPr>
                  <w:rFonts w:ascii="Times New Roman" w:hAnsi="Times New Roman" w:cs="Times New Roman"/>
                  <w:i/>
                  <w:iCs/>
                  <w:szCs w:val="20"/>
                </w:rPr>
                <w:delText>QCW</w:delText>
              </w:r>
            </w:del>
          </w:p>
        </w:tc>
        <w:tc>
          <w:tcPr>
            <w:tcW w:w="2640" w:type="dxa"/>
            <w:tcBorders>
              <w:top w:val="nil"/>
              <w:left w:val="nil"/>
              <w:bottom w:val="single" w:sz="4" w:space="0" w:color="auto"/>
              <w:right w:val="single" w:sz="4" w:space="0" w:color="auto"/>
            </w:tcBorders>
            <w:vAlign w:val="bottom"/>
            <w:hideMark/>
          </w:tcPr>
          <w:p w14:paraId="2026A067" w14:textId="15DABD7A" w:rsidR="002146DF" w:rsidRPr="00FD35A8" w:rsidDel="00C1450C" w:rsidRDefault="002146DF" w:rsidP="002146DF">
            <w:pPr>
              <w:rPr>
                <w:del w:id="895" w:author="Yali Chen" w:date="2025-12-17T09:51:00Z" w16du:dateUtc="2025-12-17T01:51:00Z"/>
                <w:rFonts w:ascii="Times New Roman" w:hAnsi="Times New Roman" w:cs="Times New Roman"/>
                <w:i/>
                <w:iCs/>
                <w:szCs w:val="20"/>
              </w:rPr>
            </w:pPr>
            <w:del w:id="896" w:author="Yali Chen" w:date="2025-12-17T09:51:00Z" w16du:dateUtc="2025-12-17T01:51:00Z">
              <w:r w:rsidRPr="00FD35A8" w:rsidDel="00C1450C">
                <w:rPr>
                  <w:rFonts w:ascii="Times New Roman" w:hAnsi="Times New Roman" w:cs="Times New Roman"/>
                  <w:i/>
                  <w:iCs/>
                  <w:szCs w:val="20"/>
                </w:rPr>
                <w:delText>Every 2 weeks</w:delText>
              </w:r>
            </w:del>
          </w:p>
        </w:tc>
        <w:tc>
          <w:tcPr>
            <w:tcW w:w="1100" w:type="dxa"/>
            <w:tcBorders>
              <w:top w:val="nil"/>
              <w:left w:val="nil"/>
              <w:bottom w:val="single" w:sz="4" w:space="0" w:color="auto"/>
              <w:right w:val="single" w:sz="4" w:space="0" w:color="auto"/>
            </w:tcBorders>
            <w:vAlign w:val="bottom"/>
            <w:hideMark/>
          </w:tcPr>
          <w:p w14:paraId="04E45C73" w14:textId="38BC4EDC" w:rsidR="002146DF" w:rsidRPr="00FD35A8" w:rsidDel="00C1450C" w:rsidRDefault="002146DF" w:rsidP="002146DF">
            <w:pPr>
              <w:rPr>
                <w:del w:id="897" w:author="Yali Chen" w:date="2025-12-17T09:51:00Z" w16du:dateUtc="2025-12-17T01:51:00Z"/>
                <w:rFonts w:ascii="Times New Roman" w:hAnsi="Times New Roman" w:cs="Times New Roman"/>
                <w:i/>
                <w:iCs/>
                <w:szCs w:val="20"/>
              </w:rPr>
            </w:pPr>
            <w:del w:id="898" w:author="Yali Chen" w:date="2025-12-17T09:51:00Z" w16du:dateUtc="2025-12-17T01:51:00Z">
              <w:r w:rsidRPr="00FD35A8" w:rsidDel="00C1450C">
                <w:rPr>
                  <w:rFonts w:ascii="Times New Roman" w:hAnsi="Times New Roman" w:cs="Times New Roman"/>
                  <w:i/>
                  <w:iCs/>
                  <w:szCs w:val="20"/>
                </w:rPr>
                <w:delText>1/14</w:delText>
              </w:r>
            </w:del>
          </w:p>
        </w:tc>
        <w:tc>
          <w:tcPr>
            <w:tcW w:w="1660" w:type="dxa"/>
            <w:tcBorders>
              <w:top w:val="nil"/>
              <w:left w:val="nil"/>
              <w:bottom w:val="single" w:sz="4" w:space="0" w:color="auto"/>
              <w:right w:val="single" w:sz="4" w:space="0" w:color="auto"/>
            </w:tcBorders>
            <w:vAlign w:val="bottom"/>
            <w:hideMark/>
          </w:tcPr>
          <w:p w14:paraId="47BB50C3" w14:textId="08D47194" w:rsidR="002146DF" w:rsidRPr="00FD35A8" w:rsidDel="00C1450C" w:rsidRDefault="002146DF" w:rsidP="002146DF">
            <w:pPr>
              <w:rPr>
                <w:del w:id="899" w:author="Yali Chen" w:date="2025-12-17T09:51:00Z" w16du:dateUtc="2025-12-17T01:51:00Z"/>
                <w:rFonts w:ascii="Times New Roman" w:hAnsi="Times New Roman" w:cs="Times New Roman"/>
                <w:i/>
                <w:iCs/>
                <w:szCs w:val="20"/>
              </w:rPr>
            </w:pPr>
            <w:del w:id="900" w:author="Yali Chen" w:date="2025-12-17T09:51:00Z" w16du:dateUtc="2025-12-17T01:51:00Z">
              <w:r w:rsidRPr="00FD35A8" w:rsidDel="00C1450C">
                <w:rPr>
                  <w:rFonts w:ascii="Times New Roman" w:hAnsi="Times New Roman" w:cs="Times New Roman"/>
                  <w:i/>
                  <w:iCs/>
                  <w:szCs w:val="20"/>
                </w:rPr>
                <w:delText>0.0714286</w:delText>
              </w:r>
            </w:del>
          </w:p>
        </w:tc>
      </w:tr>
      <w:tr w:rsidR="002146DF" w:rsidRPr="00FD35A8" w:rsidDel="00C1450C" w14:paraId="4FFBFC2C" w14:textId="5AD28D8E" w:rsidTr="006921A2">
        <w:trPr>
          <w:trHeight w:val="255"/>
          <w:del w:id="901" w:author="Yali Chen" w:date="2025-12-17T09:51:00Z"/>
        </w:trPr>
        <w:tc>
          <w:tcPr>
            <w:tcW w:w="3460" w:type="dxa"/>
            <w:tcBorders>
              <w:top w:val="nil"/>
              <w:left w:val="single" w:sz="4" w:space="0" w:color="auto"/>
              <w:bottom w:val="single" w:sz="4" w:space="0" w:color="auto"/>
              <w:right w:val="single" w:sz="4" w:space="0" w:color="auto"/>
            </w:tcBorders>
            <w:vAlign w:val="bottom"/>
            <w:hideMark/>
          </w:tcPr>
          <w:p w14:paraId="064B4738" w14:textId="5747AAD3" w:rsidR="002146DF" w:rsidRPr="00FD35A8" w:rsidDel="00C1450C" w:rsidRDefault="002146DF" w:rsidP="002146DF">
            <w:pPr>
              <w:rPr>
                <w:del w:id="902" w:author="Yali Chen" w:date="2025-12-17T09:51:00Z" w16du:dateUtc="2025-12-17T01:51:00Z"/>
                <w:rFonts w:ascii="Times New Roman" w:hAnsi="Times New Roman" w:cs="Times New Roman"/>
                <w:i/>
                <w:iCs/>
                <w:szCs w:val="20"/>
              </w:rPr>
            </w:pPr>
            <w:del w:id="903" w:author="Yali Chen" w:date="2025-12-17T09:51:00Z" w16du:dateUtc="2025-12-17T01:51:00Z">
              <w:r w:rsidRPr="00FD35A8" w:rsidDel="00C1450C">
                <w:rPr>
                  <w:rFonts w:ascii="Times New Roman" w:hAnsi="Times New Roman" w:cs="Times New Roman"/>
                  <w:i/>
                  <w:iCs/>
                  <w:szCs w:val="20"/>
                </w:rPr>
                <w:delText>QM</w:delText>
              </w:r>
            </w:del>
          </w:p>
        </w:tc>
        <w:tc>
          <w:tcPr>
            <w:tcW w:w="2640" w:type="dxa"/>
            <w:tcBorders>
              <w:top w:val="nil"/>
              <w:left w:val="nil"/>
              <w:bottom w:val="single" w:sz="4" w:space="0" w:color="auto"/>
              <w:right w:val="single" w:sz="4" w:space="0" w:color="auto"/>
            </w:tcBorders>
            <w:vAlign w:val="bottom"/>
            <w:hideMark/>
          </w:tcPr>
          <w:p w14:paraId="10F7EF8F" w14:textId="5AF778C5" w:rsidR="002146DF" w:rsidRPr="00FD35A8" w:rsidDel="00C1450C" w:rsidRDefault="002146DF" w:rsidP="002146DF">
            <w:pPr>
              <w:rPr>
                <w:del w:id="904" w:author="Yali Chen" w:date="2025-12-17T09:51:00Z" w16du:dateUtc="2025-12-17T01:51:00Z"/>
                <w:rFonts w:ascii="Times New Roman" w:hAnsi="Times New Roman" w:cs="Times New Roman"/>
                <w:i/>
                <w:iCs/>
                <w:szCs w:val="20"/>
              </w:rPr>
            </w:pPr>
            <w:del w:id="905" w:author="Yali Chen" w:date="2025-12-17T09:51:00Z" w16du:dateUtc="2025-12-17T01:51:00Z">
              <w:r w:rsidRPr="00FD35A8" w:rsidDel="00C1450C">
                <w:rPr>
                  <w:rFonts w:ascii="Times New Roman" w:hAnsi="Times New Roman" w:cs="Times New Roman"/>
                  <w:i/>
                  <w:iCs/>
                  <w:szCs w:val="20"/>
                </w:rPr>
                <w:delText>Every month</w:delText>
              </w:r>
            </w:del>
          </w:p>
        </w:tc>
        <w:tc>
          <w:tcPr>
            <w:tcW w:w="1100" w:type="dxa"/>
            <w:tcBorders>
              <w:top w:val="nil"/>
              <w:left w:val="nil"/>
              <w:bottom w:val="single" w:sz="4" w:space="0" w:color="auto"/>
              <w:right w:val="single" w:sz="4" w:space="0" w:color="auto"/>
            </w:tcBorders>
            <w:vAlign w:val="bottom"/>
            <w:hideMark/>
          </w:tcPr>
          <w:p w14:paraId="12AE0DFB" w14:textId="6E2683EE" w:rsidR="002146DF" w:rsidRPr="00FD35A8" w:rsidDel="00C1450C" w:rsidRDefault="002146DF" w:rsidP="002146DF">
            <w:pPr>
              <w:rPr>
                <w:del w:id="906" w:author="Yali Chen" w:date="2025-12-17T09:51:00Z" w16du:dateUtc="2025-12-17T01:51:00Z"/>
                <w:rFonts w:ascii="Times New Roman" w:hAnsi="Times New Roman" w:cs="Times New Roman"/>
                <w:i/>
                <w:iCs/>
                <w:szCs w:val="20"/>
              </w:rPr>
            </w:pPr>
            <w:del w:id="907" w:author="Yali Chen" w:date="2025-12-17T09:51:00Z" w16du:dateUtc="2025-12-17T01:51:00Z">
              <w:r w:rsidRPr="00FD35A8" w:rsidDel="00C1450C">
                <w:rPr>
                  <w:rFonts w:ascii="Times New Roman" w:hAnsi="Times New Roman" w:cs="Times New Roman"/>
                  <w:i/>
                  <w:iCs/>
                  <w:szCs w:val="20"/>
                </w:rPr>
                <w:delText>1/30</w:delText>
              </w:r>
            </w:del>
          </w:p>
        </w:tc>
        <w:tc>
          <w:tcPr>
            <w:tcW w:w="1660" w:type="dxa"/>
            <w:tcBorders>
              <w:top w:val="nil"/>
              <w:left w:val="nil"/>
              <w:bottom w:val="single" w:sz="4" w:space="0" w:color="auto"/>
              <w:right w:val="single" w:sz="4" w:space="0" w:color="auto"/>
            </w:tcBorders>
            <w:vAlign w:val="bottom"/>
            <w:hideMark/>
          </w:tcPr>
          <w:p w14:paraId="3A5AFF2C" w14:textId="5AED408F" w:rsidR="002146DF" w:rsidRPr="00FD35A8" w:rsidDel="00C1450C" w:rsidRDefault="002146DF" w:rsidP="002146DF">
            <w:pPr>
              <w:rPr>
                <w:del w:id="908" w:author="Yali Chen" w:date="2025-12-17T09:51:00Z" w16du:dateUtc="2025-12-17T01:51:00Z"/>
                <w:rFonts w:ascii="Times New Roman" w:hAnsi="Times New Roman" w:cs="Times New Roman"/>
                <w:i/>
                <w:iCs/>
                <w:szCs w:val="20"/>
              </w:rPr>
            </w:pPr>
            <w:del w:id="909" w:author="Yali Chen" w:date="2025-12-17T09:51:00Z" w16du:dateUtc="2025-12-17T01:51:00Z">
              <w:r w:rsidRPr="00FD35A8" w:rsidDel="00C1450C">
                <w:rPr>
                  <w:rFonts w:ascii="Times New Roman" w:hAnsi="Times New Roman" w:cs="Times New Roman"/>
                  <w:i/>
                  <w:iCs/>
                  <w:szCs w:val="20"/>
                </w:rPr>
                <w:delText>0.0333333</w:delText>
              </w:r>
            </w:del>
          </w:p>
        </w:tc>
      </w:tr>
      <w:tr w:rsidR="002146DF" w:rsidRPr="00FD35A8" w:rsidDel="00C1450C" w14:paraId="38043420" w14:textId="707699C2" w:rsidTr="006921A2">
        <w:trPr>
          <w:trHeight w:val="255"/>
          <w:del w:id="910" w:author="Yali Chen" w:date="2025-12-17T09:51:00Z"/>
        </w:trPr>
        <w:tc>
          <w:tcPr>
            <w:tcW w:w="3460" w:type="dxa"/>
            <w:tcBorders>
              <w:top w:val="nil"/>
              <w:left w:val="single" w:sz="4" w:space="0" w:color="auto"/>
              <w:bottom w:val="single" w:sz="4" w:space="0" w:color="auto"/>
              <w:right w:val="single" w:sz="4" w:space="0" w:color="auto"/>
            </w:tcBorders>
            <w:vAlign w:val="bottom"/>
            <w:hideMark/>
          </w:tcPr>
          <w:p w14:paraId="1105FEE0" w14:textId="00452610" w:rsidR="002146DF" w:rsidRPr="00FD35A8" w:rsidDel="00C1450C" w:rsidRDefault="002146DF" w:rsidP="002146DF">
            <w:pPr>
              <w:rPr>
                <w:del w:id="911" w:author="Yali Chen" w:date="2025-12-17T09:51:00Z" w16du:dateUtc="2025-12-17T01:51:00Z"/>
                <w:rFonts w:ascii="Times New Roman" w:hAnsi="Times New Roman" w:cs="Times New Roman"/>
                <w:i/>
                <w:iCs/>
                <w:szCs w:val="20"/>
              </w:rPr>
            </w:pPr>
            <w:del w:id="912" w:author="Yali Chen" w:date="2025-12-17T09:51:00Z" w16du:dateUtc="2025-12-17T01:51:00Z">
              <w:r w:rsidRPr="00FD35A8" w:rsidDel="00C1450C">
                <w:rPr>
                  <w:rFonts w:ascii="Times New Roman" w:hAnsi="Times New Roman" w:cs="Times New Roman"/>
                  <w:i/>
                  <w:iCs/>
                  <w:szCs w:val="20"/>
                </w:rPr>
                <w:delText>Q3M</w:delText>
              </w:r>
            </w:del>
          </w:p>
        </w:tc>
        <w:tc>
          <w:tcPr>
            <w:tcW w:w="2640" w:type="dxa"/>
            <w:tcBorders>
              <w:top w:val="nil"/>
              <w:left w:val="nil"/>
              <w:bottom w:val="single" w:sz="4" w:space="0" w:color="auto"/>
              <w:right w:val="single" w:sz="4" w:space="0" w:color="auto"/>
            </w:tcBorders>
            <w:vAlign w:val="bottom"/>
            <w:hideMark/>
          </w:tcPr>
          <w:p w14:paraId="2E0F9784" w14:textId="47783807" w:rsidR="002146DF" w:rsidRPr="00FD35A8" w:rsidDel="00C1450C" w:rsidRDefault="002146DF" w:rsidP="002146DF">
            <w:pPr>
              <w:rPr>
                <w:del w:id="913" w:author="Yali Chen" w:date="2025-12-17T09:51:00Z" w16du:dateUtc="2025-12-17T01:51:00Z"/>
                <w:rFonts w:ascii="Times New Roman" w:hAnsi="Times New Roman" w:cs="Times New Roman"/>
                <w:i/>
                <w:iCs/>
                <w:szCs w:val="20"/>
              </w:rPr>
            </w:pPr>
            <w:del w:id="914" w:author="Yali Chen" w:date="2025-12-17T09:51:00Z" w16du:dateUtc="2025-12-17T01:51:00Z">
              <w:r w:rsidRPr="00FD35A8" w:rsidDel="00C1450C">
                <w:rPr>
                  <w:rFonts w:ascii="Times New Roman" w:hAnsi="Times New Roman" w:cs="Times New Roman"/>
                  <w:i/>
                  <w:iCs/>
                  <w:szCs w:val="20"/>
                </w:rPr>
                <w:delText>Every 3 months</w:delText>
              </w:r>
            </w:del>
          </w:p>
        </w:tc>
        <w:tc>
          <w:tcPr>
            <w:tcW w:w="1100" w:type="dxa"/>
            <w:tcBorders>
              <w:top w:val="nil"/>
              <w:left w:val="nil"/>
              <w:bottom w:val="single" w:sz="4" w:space="0" w:color="auto"/>
              <w:right w:val="single" w:sz="4" w:space="0" w:color="auto"/>
            </w:tcBorders>
            <w:vAlign w:val="bottom"/>
            <w:hideMark/>
          </w:tcPr>
          <w:p w14:paraId="27346903" w14:textId="240E1E09" w:rsidR="002146DF" w:rsidRPr="00FD35A8" w:rsidDel="00C1450C" w:rsidRDefault="002146DF" w:rsidP="002146DF">
            <w:pPr>
              <w:rPr>
                <w:del w:id="915" w:author="Yali Chen" w:date="2025-12-17T09:51:00Z" w16du:dateUtc="2025-12-17T01:51:00Z"/>
                <w:rFonts w:ascii="Times New Roman" w:hAnsi="Times New Roman" w:cs="Times New Roman"/>
                <w:i/>
                <w:iCs/>
                <w:szCs w:val="20"/>
              </w:rPr>
            </w:pPr>
            <w:del w:id="916" w:author="Yali Chen" w:date="2025-12-17T09:51:00Z" w16du:dateUtc="2025-12-17T01:51:00Z">
              <w:r w:rsidRPr="00FD35A8" w:rsidDel="00C1450C">
                <w:rPr>
                  <w:rFonts w:ascii="Times New Roman" w:hAnsi="Times New Roman" w:cs="Times New Roman"/>
                  <w:i/>
                  <w:iCs/>
                  <w:szCs w:val="20"/>
                </w:rPr>
                <w:delText>1/30</w:delText>
              </w:r>
            </w:del>
          </w:p>
        </w:tc>
        <w:tc>
          <w:tcPr>
            <w:tcW w:w="1660" w:type="dxa"/>
            <w:tcBorders>
              <w:top w:val="nil"/>
              <w:left w:val="nil"/>
              <w:bottom w:val="single" w:sz="4" w:space="0" w:color="auto"/>
              <w:right w:val="single" w:sz="4" w:space="0" w:color="auto"/>
            </w:tcBorders>
            <w:vAlign w:val="bottom"/>
            <w:hideMark/>
          </w:tcPr>
          <w:p w14:paraId="20AD6B90" w14:textId="276BDFD4" w:rsidR="002146DF" w:rsidRPr="00FD35A8" w:rsidDel="00C1450C" w:rsidRDefault="002146DF" w:rsidP="002146DF">
            <w:pPr>
              <w:rPr>
                <w:del w:id="917" w:author="Yali Chen" w:date="2025-12-17T09:51:00Z" w16du:dateUtc="2025-12-17T01:51:00Z"/>
                <w:rFonts w:ascii="Times New Roman" w:hAnsi="Times New Roman" w:cs="Times New Roman"/>
                <w:i/>
                <w:iCs/>
                <w:szCs w:val="20"/>
              </w:rPr>
            </w:pPr>
            <w:del w:id="918" w:author="Yali Chen" w:date="2025-12-17T09:51:00Z" w16du:dateUtc="2025-12-17T01:51:00Z">
              <w:r w:rsidRPr="00FD35A8" w:rsidDel="00C1450C">
                <w:rPr>
                  <w:rFonts w:ascii="Times New Roman" w:hAnsi="Times New Roman" w:cs="Times New Roman"/>
                  <w:i/>
                  <w:iCs/>
                  <w:szCs w:val="20"/>
                </w:rPr>
                <w:delText>0.0111111</w:delText>
              </w:r>
            </w:del>
          </w:p>
        </w:tc>
      </w:tr>
      <w:tr w:rsidR="002146DF" w:rsidRPr="00FD35A8" w:rsidDel="00C1450C" w14:paraId="441C7B1A" w14:textId="2320A2AF" w:rsidTr="006921A2">
        <w:trPr>
          <w:trHeight w:val="255"/>
          <w:del w:id="919" w:author="Yali Chen" w:date="2025-12-17T09:51:00Z"/>
        </w:trPr>
        <w:tc>
          <w:tcPr>
            <w:tcW w:w="3460" w:type="dxa"/>
            <w:tcBorders>
              <w:top w:val="nil"/>
              <w:left w:val="single" w:sz="4" w:space="0" w:color="auto"/>
              <w:bottom w:val="single" w:sz="4" w:space="0" w:color="auto"/>
              <w:right w:val="single" w:sz="4" w:space="0" w:color="auto"/>
            </w:tcBorders>
            <w:vAlign w:val="bottom"/>
            <w:hideMark/>
          </w:tcPr>
          <w:p w14:paraId="14508E0A" w14:textId="3C28A4C8" w:rsidR="002146DF" w:rsidRPr="00FD35A8" w:rsidDel="00C1450C" w:rsidRDefault="002146DF" w:rsidP="002146DF">
            <w:pPr>
              <w:rPr>
                <w:del w:id="920" w:author="Yali Chen" w:date="2025-12-17T09:51:00Z" w16du:dateUtc="2025-12-17T01:51:00Z"/>
                <w:rFonts w:ascii="Times New Roman" w:hAnsi="Times New Roman" w:cs="Times New Roman"/>
                <w:i/>
                <w:iCs/>
                <w:szCs w:val="20"/>
              </w:rPr>
            </w:pPr>
            <w:del w:id="921" w:author="Yali Chen" w:date="2025-12-17T09:51:00Z" w16du:dateUtc="2025-12-17T01:51:00Z">
              <w:r w:rsidRPr="00FD35A8" w:rsidDel="00C1450C">
                <w:rPr>
                  <w:rFonts w:ascii="Times New Roman" w:hAnsi="Times New Roman" w:cs="Times New Roman"/>
                  <w:i/>
                  <w:iCs/>
                  <w:szCs w:val="20"/>
                </w:rPr>
                <w:delText>Q3WD</w:delText>
              </w:r>
            </w:del>
          </w:p>
        </w:tc>
        <w:tc>
          <w:tcPr>
            <w:tcW w:w="2640" w:type="dxa"/>
            <w:tcBorders>
              <w:top w:val="nil"/>
              <w:left w:val="nil"/>
              <w:bottom w:val="single" w:sz="4" w:space="0" w:color="auto"/>
              <w:right w:val="single" w:sz="4" w:space="0" w:color="auto"/>
            </w:tcBorders>
            <w:vAlign w:val="bottom"/>
            <w:hideMark/>
          </w:tcPr>
          <w:p w14:paraId="7165C403" w14:textId="6DDF876B" w:rsidR="002146DF" w:rsidRPr="00FD35A8" w:rsidDel="00C1450C" w:rsidRDefault="002146DF" w:rsidP="002146DF">
            <w:pPr>
              <w:rPr>
                <w:del w:id="922" w:author="Yali Chen" w:date="2025-12-17T09:51:00Z" w16du:dateUtc="2025-12-17T01:51:00Z"/>
                <w:rFonts w:ascii="Times New Roman" w:hAnsi="Times New Roman" w:cs="Times New Roman"/>
                <w:i/>
                <w:iCs/>
                <w:szCs w:val="20"/>
              </w:rPr>
            </w:pPr>
            <w:del w:id="923" w:author="Yali Chen" w:date="2025-12-17T09:51:00Z" w16du:dateUtc="2025-12-17T01:51:00Z">
              <w:r w:rsidRPr="00FD35A8" w:rsidDel="00C1450C">
                <w:rPr>
                  <w:rFonts w:ascii="Times New Roman" w:hAnsi="Times New Roman" w:cs="Times New Roman"/>
                  <w:i/>
                  <w:iCs/>
                  <w:szCs w:val="20"/>
                </w:rPr>
                <w:delText>Every 3 months</w:delText>
              </w:r>
            </w:del>
          </w:p>
        </w:tc>
        <w:tc>
          <w:tcPr>
            <w:tcW w:w="1100" w:type="dxa"/>
            <w:tcBorders>
              <w:top w:val="nil"/>
              <w:left w:val="nil"/>
              <w:bottom w:val="single" w:sz="4" w:space="0" w:color="auto"/>
              <w:right w:val="single" w:sz="4" w:space="0" w:color="auto"/>
            </w:tcBorders>
            <w:vAlign w:val="bottom"/>
            <w:hideMark/>
          </w:tcPr>
          <w:p w14:paraId="681D91A3" w14:textId="463544A2" w:rsidR="002146DF" w:rsidRPr="00FD35A8" w:rsidDel="00C1450C" w:rsidRDefault="002146DF" w:rsidP="002146DF">
            <w:pPr>
              <w:rPr>
                <w:del w:id="924" w:author="Yali Chen" w:date="2025-12-17T09:51:00Z" w16du:dateUtc="2025-12-17T01:51:00Z"/>
                <w:rFonts w:ascii="Times New Roman" w:hAnsi="Times New Roman" w:cs="Times New Roman"/>
                <w:i/>
                <w:iCs/>
                <w:szCs w:val="20"/>
              </w:rPr>
            </w:pPr>
            <w:del w:id="925" w:author="Yali Chen" w:date="2025-12-17T09:51:00Z" w16du:dateUtc="2025-12-17T01:51:00Z">
              <w:r w:rsidRPr="00FD35A8" w:rsidDel="00C1450C">
                <w:rPr>
                  <w:rFonts w:ascii="Times New Roman" w:hAnsi="Times New Roman" w:cs="Times New Roman"/>
                  <w:i/>
                  <w:iCs/>
                  <w:szCs w:val="20"/>
                </w:rPr>
                <w:delText>1/30</w:delText>
              </w:r>
            </w:del>
          </w:p>
        </w:tc>
        <w:tc>
          <w:tcPr>
            <w:tcW w:w="1660" w:type="dxa"/>
            <w:tcBorders>
              <w:top w:val="nil"/>
              <w:left w:val="nil"/>
              <w:bottom w:val="single" w:sz="4" w:space="0" w:color="auto"/>
              <w:right w:val="single" w:sz="4" w:space="0" w:color="auto"/>
            </w:tcBorders>
            <w:vAlign w:val="bottom"/>
            <w:hideMark/>
          </w:tcPr>
          <w:p w14:paraId="5168FF71" w14:textId="2BE59F65" w:rsidR="002146DF" w:rsidRPr="00FD35A8" w:rsidDel="00C1450C" w:rsidRDefault="002146DF" w:rsidP="002146DF">
            <w:pPr>
              <w:rPr>
                <w:del w:id="926" w:author="Yali Chen" w:date="2025-12-17T09:51:00Z" w16du:dateUtc="2025-12-17T01:51:00Z"/>
                <w:rFonts w:ascii="Times New Roman" w:hAnsi="Times New Roman" w:cs="Times New Roman"/>
                <w:i/>
                <w:iCs/>
                <w:szCs w:val="20"/>
              </w:rPr>
            </w:pPr>
            <w:del w:id="927" w:author="Yali Chen" w:date="2025-12-17T09:51:00Z" w16du:dateUtc="2025-12-17T01:51:00Z">
              <w:r w:rsidRPr="00FD35A8" w:rsidDel="00C1450C">
                <w:rPr>
                  <w:rFonts w:ascii="Times New Roman" w:hAnsi="Times New Roman" w:cs="Times New Roman"/>
                  <w:i/>
                  <w:iCs/>
                  <w:szCs w:val="20"/>
                </w:rPr>
                <w:delText>0.0111111</w:delText>
              </w:r>
            </w:del>
          </w:p>
        </w:tc>
      </w:tr>
      <w:tr w:rsidR="002146DF" w:rsidRPr="00FD35A8" w:rsidDel="00C1450C" w14:paraId="6CF65516" w14:textId="056A6742" w:rsidTr="006921A2">
        <w:trPr>
          <w:trHeight w:val="255"/>
          <w:del w:id="928" w:author="Yali Chen" w:date="2025-12-17T09:51:00Z"/>
        </w:trPr>
        <w:tc>
          <w:tcPr>
            <w:tcW w:w="3460" w:type="dxa"/>
            <w:tcBorders>
              <w:top w:val="nil"/>
              <w:left w:val="single" w:sz="4" w:space="0" w:color="auto"/>
              <w:bottom w:val="single" w:sz="4" w:space="0" w:color="auto"/>
              <w:right w:val="single" w:sz="4" w:space="0" w:color="auto"/>
            </w:tcBorders>
            <w:vAlign w:val="bottom"/>
            <w:hideMark/>
          </w:tcPr>
          <w:p w14:paraId="13AB6140" w14:textId="62C69B31" w:rsidR="002146DF" w:rsidRPr="00FD35A8" w:rsidDel="00C1450C" w:rsidRDefault="002146DF" w:rsidP="002146DF">
            <w:pPr>
              <w:rPr>
                <w:del w:id="929" w:author="Yali Chen" w:date="2025-12-17T09:51:00Z" w16du:dateUtc="2025-12-17T01:51:00Z"/>
                <w:rFonts w:ascii="Times New Roman" w:hAnsi="Times New Roman" w:cs="Times New Roman"/>
                <w:i/>
                <w:iCs/>
                <w:szCs w:val="20"/>
              </w:rPr>
            </w:pPr>
            <w:del w:id="930" w:author="Yali Chen" w:date="2025-12-17T09:51:00Z" w16du:dateUtc="2025-12-17T01:51:00Z">
              <w:r w:rsidRPr="00FD35A8" w:rsidDel="00C1450C">
                <w:rPr>
                  <w:rFonts w:ascii="Times New Roman" w:hAnsi="Times New Roman" w:cs="Times New Roman"/>
                  <w:i/>
                  <w:iCs/>
                  <w:szCs w:val="20"/>
                </w:rPr>
                <w:delText>UDK</w:delText>
              </w:r>
            </w:del>
          </w:p>
        </w:tc>
        <w:tc>
          <w:tcPr>
            <w:tcW w:w="2640" w:type="dxa"/>
            <w:tcBorders>
              <w:top w:val="nil"/>
              <w:left w:val="nil"/>
              <w:bottom w:val="single" w:sz="4" w:space="0" w:color="auto"/>
              <w:right w:val="single" w:sz="4" w:space="0" w:color="auto"/>
            </w:tcBorders>
            <w:vAlign w:val="bottom"/>
            <w:hideMark/>
          </w:tcPr>
          <w:p w14:paraId="30BE8EB2" w14:textId="43FA86EE" w:rsidR="002146DF" w:rsidRPr="00FD35A8" w:rsidDel="00C1450C" w:rsidRDefault="002146DF" w:rsidP="002146DF">
            <w:pPr>
              <w:rPr>
                <w:del w:id="931" w:author="Yali Chen" w:date="2025-12-17T09:51:00Z" w16du:dateUtc="2025-12-17T01:51:00Z"/>
                <w:rFonts w:ascii="Times New Roman" w:hAnsi="Times New Roman" w:cs="Times New Roman"/>
                <w:i/>
                <w:iCs/>
                <w:szCs w:val="20"/>
              </w:rPr>
            </w:pPr>
            <w:del w:id="932" w:author="Yali Chen" w:date="2025-12-17T09:51:00Z" w16du:dateUtc="2025-12-17T01:51:00Z">
              <w:r w:rsidRPr="00FD35A8" w:rsidDel="00C1450C">
                <w:rPr>
                  <w:rFonts w:ascii="Times New Roman" w:hAnsi="Times New Roman" w:cs="Times New Roman"/>
                  <w:i/>
                  <w:iCs/>
                  <w:szCs w:val="20"/>
                </w:rPr>
                <w:delText>Unknown</w:delText>
              </w:r>
            </w:del>
          </w:p>
        </w:tc>
        <w:tc>
          <w:tcPr>
            <w:tcW w:w="1100" w:type="dxa"/>
            <w:tcBorders>
              <w:top w:val="nil"/>
              <w:left w:val="nil"/>
              <w:bottom w:val="single" w:sz="4" w:space="0" w:color="auto"/>
              <w:right w:val="single" w:sz="4" w:space="0" w:color="auto"/>
            </w:tcBorders>
            <w:vAlign w:val="bottom"/>
            <w:hideMark/>
          </w:tcPr>
          <w:p w14:paraId="19751038" w14:textId="002AAC0B" w:rsidR="002146DF" w:rsidRPr="00FD35A8" w:rsidDel="00C1450C" w:rsidRDefault="002146DF" w:rsidP="002146DF">
            <w:pPr>
              <w:rPr>
                <w:del w:id="933" w:author="Yali Chen" w:date="2025-12-17T09:51:00Z" w16du:dateUtc="2025-12-17T01:51:00Z"/>
                <w:rFonts w:ascii="Times New Roman" w:hAnsi="Times New Roman" w:cs="Times New Roman"/>
                <w:i/>
                <w:iCs/>
                <w:szCs w:val="20"/>
              </w:rPr>
            </w:pPr>
            <w:del w:id="934" w:author="Yali Chen" w:date="2025-12-17T09:51:00Z" w16du:dateUtc="2025-12-17T01:51:00Z">
              <w:r w:rsidRPr="00FD35A8" w:rsidDel="00C1450C">
                <w:rPr>
                  <w:rFonts w:ascii="Times New Roman" w:hAnsi="Times New Roman" w:cs="Times New Roman"/>
                  <w:i/>
                  <w:iCs/>
                  <w:szCs w:val="20"/>
                </w:rPr>
                <w:delText>Null</w:delText>
              </w:r>
            </w:del>
          </w:p>
        </w:tc>
        <w:tc>
          <w:tcPr>
            <w:tcW w:w="1660" w:type="dxa"/>
            <w:tcBorders>
              <w:top w:val="nil"/>
              <w:left w:val="nil"/>
              <w:bottom w:val="single" w:sz="4" w:space="0" w:color="auto"/>
              <w:right w:val="single" w:sz="4" w:space="0" w:color="auto"/>
            </w:tcBorders>
            <w:vAlign w:val="bottom"/>
            <w:hideMark/>
          </w:tcPr>
          <w:p w14:paraId="3AFBE7BF" w14:textId="0016CAB0" w:rsidR="002146DF" w:rsidRPr="00FD35A8" w:rsidDel="00C1450C" w:rsidRDefault="002146DF" w:rsidP="002146DF">
            <w:pPr>
              <w:rPr>
                <w:del w:id="935" w:author="Yali Chen" w:date="2025-12-17T09:51:00Z" w16du:dateUtc="2025-12-17T01:51:00Z"/>
                <w:rFonts w:ascii="Times New Roman" w:hAnsi="Times New Roman" w:cs="Times New Roman"/>
                <w:i/>
                <w:iCs/>
                <w:szCs w:val="20"/>
              </w:rPr>
            </w:pPr>
          </w:p>
        </w:tc>
      </w:tr>
      <w:tr w:rsidR="002146DF" w:rsidRPr="00FD35A8" w:rsidDel="00C1450C" w14:paraId="67CC8B99" w14:textId="38594BE7" w:rsidTr="006921A2">
        <w:trPr>
          <w:trHeight w:val="255"/>
          <w:del w:id="936" w:author="Yali Chen" w:date="2025-12-17T09:51:00Z"/>
        </w:trPr>
        <w:tc>
          <w:tcPr>
            <w:tcW w:w="3460" w:type="dxa"/>
            <w:tcBorders>
              <w:top w:val="nil"/>
              <w:left w:val="single" w:sz="4" w:space="0" w:color="auto"/>
              <w:bottom w:val="single" w:sz="4" w:space="0" w:color="auto"/>
              <w:right w:val="single" w:sz="4" w:space="0" w:color="auto"/>
            </w:tcBorders>
            <w:vAlign w:val="bottom"/>
            <w:hideMark/>
          </w:tcPr>
          <w:p w14:paraId="412B30DE" w14:textId="735B3F7B" w:rsidR="002146DF" w:rsidRPr="00FD35A8" w:rsidDel="00C1450C" w:rsidRDefault="002146DF" w:rsidP="002146DF">
            <w:pPr>
              <w:rPr>
                <w:del w:id="937" w:author="Yali Chen" w:date="2025-12-17T09:51:00Z" w16du:dateUtc="2025-12-17T01:51:00Z"/>
                <w:rFonts w:ascii="Times New Roman" w:hAnsi="Times New Roman" w:cs="Times New Roman"/>
                <w:i/>
                <w:iCs/>
                <w:szCs w:val="20"/>
              </w:rPr>
            </w:pPr>
            <w:del w:id="938" w:author="Yali Chen" w:date="2025-12-17T09:51:00Z" w16du:dateUtc="2025-12-17T01:51:00Z">
              <w:r w:rsidRPr="00FD35A8" w:rsidDel="00C1450C">
                <w:rPr>
                  <w:rFonts w:ascii="Times New Roman" w:hAnsi="Times New Roman" w:cs="Times New Roman"/>
                  <w:i/>
                  <w:iCs/>
                  <w:szCs w:val="20"/>
                </w:rPr>
                <w:delText>ALTERNATE DAYS</w:delText>
              </w:r>
            </w:del>
          </w:p>
        </w:tc>
        <w:tc>
          <w:tcPr>
            <w:tcW w:w="2640" w:type="dxa"/>
            <w:tcBorders>
              <w:top w:val="nil"/>
              <w:left w:val="nil"/>
              <w:bottom w:val="single" w:sz="4" w:space="0" w:color="auto"/>
              <w:right w:val="single" w:sz="4" w:space="0" w:color="auto"/>
            </w:tcBorders>
            <w:vAlign w:val="bottom"/>
            <w:hideMark/>
          </w:tcPr>
          <w:p w14:paraId="30FE8280" w14:textId="12265701" w:rsidR="002146DF" w:rsidRPr="00FD35A8" w:rsidDel="00C1450C" w:rsidRDefault="002146DF" w:rsidP="002146DF">
            <w:pPr>
              <w:rPr>
                <w:del w:id="939" w:author="Yali Chen" w:date="2025-12-17T09:51:00Z" w16du:dateUtc="2025-12-17T01:51:00Z"/>
                <w:rFonts w:ascii="Times New Roman" w:hAnsi="Times New Roman" w:cs="Times New Roman"/>
                <w:i/>
                <w:iCs/>
                <w:szCs w:val="20"/>
              </w:rPr>
            </w:pPr>
            <w:del w:id="940" w:author="Yali Chen" w:date="2025-12-17T09:51:00Z" w16du:dateUtc="2025-12-17T01:51:00Z">
              <w:r w:rsidRPr="00FD35A8" w:rsidDel="00C1450C">
                <w:rPr>
                  <w:rFonts w:ascii="Times New Roman" w:hAnsi="Times New Roman" w:cs="Times New Roman"/>
                  <w:i/>
                  <w:iCs/>
                  <w:szCs w:val="20"/>
                </w:rPr>
                <w:delText>Every other day</w:delText>
              </w:r>
            </w:del>
          </w:p>
        </w:tc>
        <w:tc>
          <w:tcPr>
            <w:tcW w:w="1100" w:type="dxa"/>
            <w:tcBorders>
              <w:top w:val="nil"/>
              <w:left w:val="nil"/>
              <w:bottom w:val="single" w:sz="4" w:space="0" w:color="auto"/>
              <w:right w:val="single" w:sz="4" w:space="0" w:color="auto"/>
            </w:tcBorders>
            <w:vAlign w:val="bottom"/>
            <w:hideMark/>
          </w:tcPr>
          <w:p w14:paraId="2EE137C7" w14:textId="4F3AC414" w:rsidR="002146DF" w:rsidRPr="00FD35A8" w:rsidDel="00C1450C" w:rsidRDefault="002146DF" w:rsidP="002146DF">
            <w:pPr>
              <w:rPr>
                <w:del w:id="941" w:author="Yali Chen" w:date="2025-12-17T09:51:00Z" w16du:dateUtc="2025-12-17T01:51:00Z"/>
                <w:rFonts w:ascii="Times New Roman" w:hAnsi="Times New Roman" w:cs="Times New Roman"/>
                <w:i/>
                <w:iCs/>
                <w:szCs w:val="20"/>
              </w:rPr>
            </w:pPr>
            <w:del w:id="942" w:author="Yali Chen" w:date="2025-12-17T09:51:00Z" w16du:dateUtc="2025-12-17T01:51:00Z">
              <w:r w:rsidRPr="00FD35A8" w:rsidDel="00C1450C">
                <w:rPr>
                  <w:rFonts w:ascii="Times New Roman" w:hAnsi="Times New Roman" w:cs="Times New Roman"/>
                  <w:i/>
                  <w:iCs/>
                  <w:szCs w:val="20"/>
                </w:rPr>
                <w:delText>1/2</w:delText>
              </w:r>
            </w:del>
          </w:p>
        </w:tc>
        <w:tc>
          <w:tcPr>
            <w:tcW w:w="1660" w:type="dxa"/>
            <w:tcBorders>
              <w:top w:val="nil"/>
              <w:left w:val="nil"/>
              <w:bottom w:val="single" w:sz="4" w:space="0" w:color="auto"/>
              <w:right w:val="single" w:sz="4" w:space="0" w:color="auto"/>
            </w:tcBorders>
            <w:vAlign w:val="bottom"/>
            <w:hideMark/>
          </w:tcPr>
          <w:p w14:paraId="11258784" w14:textId="1D7BFB02" w:rsidR="002146DF" w:rsidRPr="00FD35A8" w:rsidDel="00C1450C" w:rsidRDefault="002146DF" w:rsidP="002146DF">
            <w:pPr>
              <w:rPr>
                <w:del w:id="943" w:author="Yali Chen" w:date="2025-12-17T09:51:00Z" w16du:dateUtc="2025-12-17T01:51:00Z"/>
                <w:rFonts w:ascii="Times New Roman" w:hAnsi="Times New Roman" w:cs="Times New Roman"/>
                <w:i/>
                <w:iCs/>
                <w:szCs w:val="20"/>
              </w:rPr>
            </w:pPr>
            <w:del w:id="944" w:author="Yali Chen" w:date="2025-12-17T09:51:00Z" w16du:dateUtc="2025-12-17T01:51:00Z">
              <w:r w:rsidRPr="00FD35A8" w:rsidDel="00C1450C">
                <w:rPr>
                  <w:rFonts w:ascii="Times New Roman" w:hAnsi="Times New Roman" w:cs="Times New Roman"/>
                  <w:i/>
                  <w:iCs/>
                  <w:szCs w:val="20"/>
                </w:rPr>
                <w:delText>0.5</w:delText>
              </w:r>
            </w:del>
          </w:p>
        </w:tc>
      </w:tr>
      <w:tr w:rsidR="002146DF" w:rsidRPr="00FD35A8" w:rsidDel="00C1450C" w14:paraId="78C41954" w14:textId="4DC42B26" w:rsidTr="006921A2">
        <w:trPr>
          <w:trHeight w:val="255"/>
          <w:del w:id="945" w:author="Yali Chen" w:date="2025-12-17T09:51:00Z"/>
        </w:trPr>
        <w:tc>
          <w:tcPr>
            <w:tcW w:w="3460" w:type="dxa"/>
            <w:tcBorders>
              <w:top w:val="nil"/>
              <w:left w:val="single" w:sz="4" w:space="0" w:color="auto"/>
              <w:bottom w:val="single" w:sz="4" w:space="0" w:color="auto"/>
              <w:right w:val="single" w:sz="4" w:space="0" w:color="auto"/>
            </w:tcBorders>
            <w:vAlign w:val="bottom"/>
            <w:hideMark/>
          </w:tcPr>
          <w:p w14:paraId="2D1452B6" w14:textId="22D86CD4" w:rsidR="002146DF" w:rsidRPr="00FD35A8" w:rsidDel="00C1450C" w:rsidRDefault="002146DF" w:rsidP="002146DF">
            <w:pPr>
              <w:rPr>
                <w:del w:id="946" w:author="Yali Chen" w:date="2025-12-17T09:51:00Z" w16du:dateUtc="2025-12-17T01:51:00Z"/>
                <w:rFonts w:ascii="Times New Roman" w:hAnsi="Times New Roman" w:cs="Times New Roman"/>
                <w:i/>
                <w:iCs/>
                <w:szCs w:val="20"/>
              </w:rPr>
            </w:pPr>
            <w:del w:id="947" w:author="Yali Chen" w:date="2025-12-17T09:51:00Z" w16du:dateUtc="2025-12-17T01:51:00Z">
              <w:r w:rsidRPr="00FD35A8" w:rsidDel="00C1450C">
                <w:rPr>
                  <w:rFonts w:ascii="Times New Roman" w:hAnsi="Times New Roman" w:cs="Times New Roman"/>
                  <w:i/>
                  <w:iCs/>
                  <w:szCs w:val="20"/>
                </w:rPr>
                <w:delText>Every 3 months</w:delText>
              </w:r>
            </w:del>
          </w:p>
        </w:tc>
        <w:tc>
          <w:tcPr>
            <w:tcW w:w="2640" w:type="dxa"/>
            <w:tcBorders>
              <w:top w:val="nil"/>
              <w:left w:val="nil"/>
              <w:bottom w:val="single" w:sz="4" w:space="0" w:color="auto"/>
              <w:right w:val="single" w:sz="4" w:space="0" w:color="auto"/>
            </w:tcBorders>
            <w:vAlign w:val="bottom"/>
            <w:hideMark/>
          </w:tcPr>
          <w:p w14:paraId="7FB5D9B1" w14:textId="4E43FA7A" w:rsidR="002146DF" w:rsidRPr="00FD35A8" w:rsidDel="00C1450C" w:rsidRDefault="002146DF" w:rsidP="002146DF">
            <w:pPr>
              <w:rPr>
                <w:del w:id="948" w:author="Yali Chen" w:date="2025-12-17T09:51:00Z" w16du:dateUtc="2025-12-17T01:51:00Z"/>
                <w:rFonts w:ascii="Times New Roman" w:hAnsi="Times New Roman" w:cs="Times New Roman"/>
                <w:i/>
                <w:iCs/>
                <w:szCs w:val="20"/>
              </w:rPr>
            </w:pPr>
            <w:del w:id="949" w:author="Yali Chen" w:date="2025-12-17T09:51:00Z" w16du:dateUtc="2025-12-17T01:51:00Z">
              <w:r w:rsidRPr="00FD35A8" w:rsidDel="00C1450C">
                <w:rPr>
                  <w:rFonts w:ascii="Times New Roman" w:hAnsi="Times New Roman" w:cs="Times New Roman"/>
                  <w:i/>
                  <w:iCs/>
                  <w:szCs w:val="20"/>
                </w:rPr>
                <w:delText>Every 3 months</w:delText>
              </w:r>
            </w:del>
          </w:p>
        </w:tc>
        <w:tc>
          <w:tcPr>
            <w:tcW w:w="1100" w:type="dxa"/>
            <w:tcBorders>
              <w:top w:val="nil"/>
              <w:left w:val="nil"/>
              <w:bottom w:val="single" w:sz="4" w:space="0" w:color="auto"/>
              <w:right w:val="single" w:sz="4" w:space="0" w:color="auto"/>
            </w:tcBorders>
            <w:vAlign w:val="bottom"/>
            <w:hideMark/>
          </w:tcPr>
          <w:p w14:paraId="7E6D69BC" w14:textId="3CF25F7B" w:rsidR="002146DF" w:rsidRPr="00FD35A8" w:rsidDel="00C1450C" w:rsidRDefault="002146DF" w:rsidP="002146DF">
            <w:pPr>
              <w:rPr>
                <w:del w:id="950" w:author="Yali Chen" w:date="2025-12-17T09:51:00Z" w16du:dateUtc="2025-12-17T01:51:00Z"/>
                <w:rFonts w:ascii="Times New Roman" w:hAnsi="Times New Roman" w:cs="Times New Roman"/>
                <w:i/>
                <w:iCs/>
                <w:szCs w:val="20"/>
              </w:rPr>
            </w:pPr>
            <w:del w:id="951" w:author="Yali Chen" w:date="2025-12-17T09:51:00Z" w16du:dateUtc="2025-12-17T01:51:00Z">
              <w:r w:rsidRPr="00FD35A8" w:rsidDel="00C1450C">
                <w:rPr>
                  <w:rFonts w:ascii="Times New Roman" w:hAnsi="Times New Roman" w:cs="Times New Roman"/>
                  <w:i/>
                  <w:iCs/>
                  <w:szCs w:val="20"/>
                </w:rPr>
                <w:delText>1/30</w:delText>
              </w:r>
            </w:del>
          </w:p>
        </w:tc>
        <w:tc>
          <w:tcPr>
            <w:tcW w:w="1660" w:type="dxa"/>
            <w:tcBorders>
              <w:top w:val="nil"/>
              <w:left w:val="nil"/>
              <w:bottom w:val="single" w:sz="4" w:space="0" w:color="auto"/>
              <w:right w:val="single" w:sz="4" w:space="0" w:color="auto"/>
            </w:tcBorders>
            <w:vAlign w:val="bottom"/>
            <w:hideMark/>
          </w:tcPr>
          <w:p w14:paraId="467E5D0A" w14:textId="460520B2" w:rsidR="002146DF" w:rsidRPr="00FD35A8" w:rsidDel="00C1450C" w:rsidRDefault="002146DF" w:rsidP="002146DF">
            <w:pPr>
              <w:rPr>
                <w:del w:id="952" w:author="Yali Chen" w:date="2025-12-17T09:51:00Z" w16du:dateUtc="2025-12-17T01:51:00Z"/>
                <w:rFonts w:ascii="Times New Roman" w:hAnsi="Times New Roman" w:cs="Times New Roman"/>
                <w:i/>
                <w:iCs/>
                <w:szCs w:val="20"/>
              </w:rPr>
            </w:pPr>
            <w:del w:id="953" w:author="Yali Chen" w:date="2025-12-17T09:51:00Z" w16du:dateUtc="2025-12-17T01:51:00Z">
              <w:r w:rsidRPr="00FD35A8" w:rsidDel="00C1450C">
                <w:rPr>
                  <w:rFonts w:ascii="Times New Roman" w:hAnsi="Times New Roman" w:cs="Times New Roman"/>
                  <w:i/>
                  <w:iCs/>
                  <w:szCs w:val="20"/>
                </w:rPr>
                <w:delText>0.0111111</w:delText>
              </w:r>
            </w:del>
          </w:p>
        </w:tc>
      </w:tr>
      <w:tr w:rsidR="002146DF" w:rsidRPr="00FD35A8" w:rsidDel="00C1450C" w14:paraId="5AC89841" w14:textId="095CFF4C" w:rsidTr="006921A2">
        <w:trPr>
          <w:trHeight w:val="255"/>
          <w:del w:id="954" w:author="Yali Chen" w:date="2025-12-17T09:51:00Z"/>
        </w:trPr>
        <w:tc>
          <w:tcPr>
            <w:tcW w:w="3460" w:type="dxa"/>
            <w:tcBorders>
              <w:top w:val="nil"/>
              <w:left w:val="single" w:sz="4" w:space="0" w:color="auto"/>
              <w:bottom w:val="single" w:sz="4" w:space="0" w:color="auto"/>
              <w:right w:val="single" w:sz="4" w:space="0" w:color="auto"/>
            </w:tcBorders>
            <w:vAlign w:val="bottom"/>
            <w:hideMark/>
          </w:tcPr>
          <w:p w14:paraId="160C9D69" w14:textId="2990AA62" w:rsidR="002146DF" w:rsidRPr="00FD35A8" w:rsidDel="00C1450C" w:rsidRDefault="002146DF" w:rsidP="002146DF">
            <w:pPr>
              <w:rPr>
                <w:del w:id="955" w:author="Yali Chen" w:date="2025-12-17T09:51:00Z" w16du:dateUtc="2025-12-17T01:51:00Z"/>
                <w:rFonts w:ascii="Times New Roman" w:hAnsi="Times New Roman" w:cs="Times New Roman"/>
                <w:i/>
                <w:iCs/>
                <w:szCs w:val="20"/>
              </w:rPr>
            </w:pPr>
            <w:del w:id="956" w:author="Yali Chen" w:date="2025-12-17T09:51:00Z" w16du:dateUtc="2025-12-17T01:51:00Z">
              <w:r w:rsidRPr="00FD35A8" w:rsidDel="00C1450C">
                <w:rPr>
                  <w:rFonts w:ascii="Times New Roman" w:hAnsi="Times New Roman" w:cs="Times New Roman"/>
                  <w:i/>
                  <w:iCs/>
                  <w:szCs w:val="20"/>
                </w:rPr>
                <w:delText>ONCE EVERY THREE DAYS</w:delText>
              </w:r>
            </w:del>
          </w:p>
        </w:tc>
        <w:tc>
          <w:tcPr>
            <w:tcW w:w="2640" w:type="dxa"/>
            <w:tcBorders>
              <w:top w:val="nil"/>
              <w:left w:val="nil"/>
              <w:bottom w:val="single" w:sz="4" w:space="0" w:color="auto"/>
              <w:right w:val="single" w:sz="4" w:space="0" w:color="auto"/>
            </w:tcBorders>
            <w:vAlign w:val="bottom"/>
            <w:hideMark/>
          </w:tcPr>
          <w:p w14:paraId="7CFF7C37" w14:textId="4C8CADC3" w:rsidR="002146DF" w:rsidRPr="00FD35A8" w:rsidDel="00C1450C" w:rsidRDefault="002146DF" w:rsidP="002146DF">
            <w:pPr>
              <w:rPr>
                <w:del w:id="957" w:author="Yali Chen" w:date="2025-12-17T09:51:00Z" w16du:dateUtc="2025-12-17T01:51:00Z"/>
                <w:rFonts w:ascii="Times New Roman" w:hAnsi="Times New Roman" w:cs="Times New Roman"/>
                <w:i/>
                <w:iCs/>
                <w:szCs w:val="20"/>
              </w:rPr>
            </w:pPr>
            <w:del w:id="958" w:author="Yali Chen" w:date="2025-12-17T09:51:00Z" w16du:dateUtc="2025-12-17T01:51:00Z">
              <w:r w:rsidRPr="00FD35A8" w:rsidDel="00C1450C">
                <w:rPr>
                  <w:rFonts w:ascii="Times New Roman" w:hAnsi="Times New Roman" w:cs="Times New Roman"/>
                  <w:i/>
                  <w:iCs/>
                  <w:szCs w:val="20"/>
                </w:rPr>
                <w:delText>ONCE EVERY THREE DAYS</w:delText>
              </w:r>
            </w:del>
          </w:p>
        </w:tc>
        <w:tc>
          <w:tcPr>
            <w:tcW w:w="1100" w:type="dxa"/>
            <w:tcBorders>
              <w:top w:val="nil"/>
              <w:left w:val="nil"/>
              <w:bottom w:val="single" w:sz="4" w:space="0" w:color="auto"/>
              <w:right w:val="single" w:sz="4" w:space="0" w:color="auto"/>
            </w:tcBorders>
            <w:vAlign w:val="bottom"/>
            <w:hideMark/>
          </w:tcPr>
          <w:p w14:paraId="704D3739" w14:textId="429B749F" w:rsidR="002146DF" w:rsidRPr="00FD35A8" w:rsidDel="00C1450C" w:rsidRDefault="002146DF" w:rsidP="002146DF">
            <w:pPr>
              <w:rPr>
                <w:del w:id="959" w:author="Yali Chen" w:date="2025-12-17T09:51:00Z" w16du:dateUtc="2025-12-17T01:51:00Z"/>
                <w:rFonts w:ascii="Times New Roman" w:hAnsi="Times New Roman" w:cs="Times New Roman"/>
                <w:i/>
                <w:iCs/>
                <w:szCs w:val="20"/>
              </w:rPr>
            </w:pPr>
            <w:del w:id="960" w:author="Yali Chen" w:date="2025-12-17T09:51:00Z" w16du:dateUtc="2025-12-17T01:51:00Z">
              <w:r w:rsidRPr="00FD35A8" w:rsidDel="00C1450C">
                <w:rPr>
                  <w:rFonts w:ascii="Times New Roman" w:hAnsi="Times New Roman" w:cs="Times New Roman"/>
                  <w:i/>
                  <w:iCs/>
                  <w:szCs w:val="20"/>
                </w:rPr>
                <w:delText>1/3</w:delText>
              </w:r>
            </w:del>
          </w:p>
        </w:tc>
        <w:tc>
          <w:tcPr>
            <w:tcW w:w="1660" w:type="dxa"/>
            <w:tcBorders>
              <w:top w:val="nil"/>
              <w:left w:val="nil"/>
              <w:bottom w:val="single" w:sz="4" w:space="0" w:color="auto"/>
              <w:right w:val="single" w:sz="4" w:space="0" w:color="auto"/>
            </w:tcBorders>
            <w:vAlign w:val="bottom"/>
            <w:hideMark/>
          </w:tcPr>
          <w:p w14:paraId="5D4C7F9D" w14:textId="07A2BDEE" w:rsidR="002146DF" w:rsidRPr="00FD35A8" w:rsidDel="00C1450C" w:rsidRDefault="002146DF" w:rsidP="002146DF">
            <w:pPr>
              <w:rPr>
                <w:del w:id="961" w:author="Yali Chen" w:date="2025-12-17T09:51:00Z" w16du:dateUtc="2025-12-17T01:51:00Z"/>
                <w:rFonts w:ascii="Times New Roman" w:hAnsi="Times New Roman" w:cs="Times New Roman"/>
                <w:i/>
                <w:iCs/>
                <w:szCs w:val="20"/>
              </w:rPr>
            </w:pPr>
            <w:del w:id="962" w:author="Yali Chen" w:date="2025-12-17T09:51:00Z" w16du:dateUtc="2025-12-17T01:51:00Z">
              <w:r w:rsidRPr="00FD35A8" w:rsidDel="00C1450C">
                <w:rPr>
                  <w:rFonts w:ascii="Times New Roman" w:hAnsi="Times New Roman" w:cs="Times New Roman"/>
                  <w:i/>
                  <w:iCs/>
                  <w:szCs w:val="20"/>
                </w:rPr>
                <w:delText>0.3333333</w:delText>
              </w:r>
            </w:del>
          </w:p>
        </w:tc>
      </w:tr>
      <w:tr w:rsidR="002146DF" w:rsidRPr="00FD35A8" w:rsidDel="00C1450C" w14:paraId="18BDA202" w14:textId="236B7F1D" w:rsidTr="006921A2">
        <w:trPr>
          <w:trHeight w:val="510"/>
          <w:del w:id="963" w:author="Yali Chen" w:date="2025-12-17T09:51:00Z"/>
        </w:trPr>
        <w:tc>
          <w:tcPr>
            <w:tcW w:w="3460" w:type="dxa"/>
            <w:tcBorders>
              <w:top w:val="nil"/>
              <w:left w:val="single" w:sz="4" w:space="0" w:color="auto"/>
              <w:bottom w:val="single" w:sz="4" w:space="0" w:color="auto"/>
              <w:right w:val="single" w:sz="4" w:space="0" w:color="auto"/>
            </w:tcBorders>
            <w:vAlign w:val="bottom"/>
            <w:hideMark/>
          </w:tcPr>
          <w:p w14:paraId="5C85D6DE" w14:textId="4AFFFE77" w:rsidR="002146DF" w:rsidRPr="00FD35A8" w:rsidDel="00C1450C" w:rsidRDefault="002146DF" w:rsidP="002146DF">
            <w:pPr>
              <w:rPr>
                <w:del w:id="964" w:author="Yali Chen" w:date="2025-12-17T09:51:00Z" w16du:dateUtc="2025-12-17T01:51:00Z"/>
                <w:rFonts w:ascii="Times New Roman" w:hAnsi="Times New Roman" w:cs="Times New Roman"/>
                <w:i/>
                <w:iCs/>
                <w:szCs w:val="20"/>
              </w:rPr>
            </w:pPr>
            <w:del w:id="965" w:author="Yali Chen" w:date="2025-12-17T09:51:00Z" w16du:dateUtc="2025-12-17T01:51:00Z">
              <w:r w:rsidRPr="00FD35A8" w:rsidDel="00C1450C">
                <w:rPr>
                  <w:rFonts w:ascii="Times New Roman" w:hAnsi="Times New Roman" w:cs="Times New Roman"/>
                  <w:i/>
                  <w:iCs/>
                  <w:szCs w:val="20"/>
                </w:rPr>
                <w:delText>TAKE IT MONDAY TUESDAY THURSDAY PRIMARY SATURDAY</w:delText>
              </w:r>
            </w:del>
          </w:p>
        </w:tc>
        <w:tc>
          <w:tcPr>
            <w:tcW w:w="2640" w:type="dxa"/>
            <w:tcBorders>
              <w:top w:val="nil"/>
              <w:left w:val="nil"/>
              <w:bottom w:val="single" w:sz="4" w:space="0" w:color="auto"/>
              <w:right w:val="single" w:sz="4" w:space="0" w:color="auto"/>
            </w:tcBorders>
            <w:vAlign w:val="bottom"/>
            <w:hideMark/>
          </w:tcPr>
          <w:p w14:paraId="1590FA03" w14:textId="64FBB8FF" w:rsidR="002146DF" w:rsidRPr="00FD35A8" w:rsidDel="00C1450C" w:rsidRDefault="002146DF" w:rsidP="002146DF">
            <w:pPr>
              <w:rPr>
                <w:del w:id="966" w:author="Yali Chen" w:date="2025-12-17T09:51:00Z" w16du:dateUtc="2025-12-17T01:51:00Z"/>
                <w:rFonts w:ascii="Times New Roman" w:hAnsi="Times New Roman" w:cs="Times New Roman"/>
                <w:i/>
                <w:iCs/>
                <w:szCs w:val="20"/>
              </w:rPr>
            </w:pPr>
            <w:del w:id="967" w:author="Yali Chen" w:date="2025-12-17T09:51:00Z" w16du:dateUtc="2025-12-17T01:51:00Z">
              <w:r w:rsidRPr="00FD35A8" w:rsidDel="00C1450C">
                <w:rPr>
                  <w:rFonts w:ascii="Times New Roman" w:hAnsi="Times New Roman" w:cs="Times New Roman"/>
                  <w:i/>
                  <w:iCs/>
                  <w:szCs w:val="20"/>
                </w:rPr>
                <w:delText>5 times a week</w:delText>
              </w:r>
            </w:del>
          </w:p>
        </w:tc>
        <w:tc>
          <w:tcPr>
            <w:tcW w:w="1100" w:type="dxa"/>
            <w:tcBorders>
              <w:top w:val="nil"/>
              <w:left w:val="nil"/>
              <w:bottom w:val="single" w:sz="4" w:space="0" w:color="auto"/>
              <w:right w:val="single" w:sz="4" w:space="0" w:color="auto"/>
            </w:tcBorders>
            <w:vAlign w:val="bottom"/>
            <w:hideMark/>
          </w:tcPr>
          <w:p w14:paraId="75D40620" w14:textId="7BF725ED" w:rsidR="002146DF" w:rsidRPr="00FD35A8" w:rsidDel="00C1450C" w:rsidRDefault="002146DF" w:rsidP="002146DF">
            <w:pPr>
              <w:rPr>
                <w:del w:id="968" w:author="Yali Chen" w:date="2025-12-17T09:51:00Z" w16du:dateUtc="2025-12-17T01:51:00Z"/>
                <w:rFonts w:ascii="Times New Roman" w:hAnsi="Times New Roman" w:cs="Times New Roman"/>
                <w:i/>
                <w:iCs/>
                <w:szCs w:val="20"/>
              </w:rPr>
            </w:pPr>
            <w:del w:id="969" w:author="Yali Chen" w:date="2025-12-17T09:51:00Z" w16du:dateUtc="2025-12-17T01:51:00Z">
              <w:r w:rsidRPr="00FD35A8" w:rsidDel="00C1450C">
                <w:rPr>
                  <w:rFonts w:ascii="Times New Roman" w:hAnsi="Times New Roman" w:cs="Times New Roman"/>
                  <w:i/>
                  <w:iCs/>
                  <w:szCs w:val="20"/>
                </w:rPr>
                <w:delText>5/7</w:delText>
              </w:r>
            </w:del>
          </w:p>
        </w:tc>
        <w:tc>
          <w:tcPr>
            <w:tcW w:w="1660" w:type="dxa"/>
            <w:tcBorders>
              <w:top w:val="nil"/>
              <w:left w:val="nil"/>
              <w:bottom w:val="single" w:sz="4" w:space="0" w:color="auto"/>
              <w:right w:val="single" w:sz="4" w:space="0" w:color="auto"/>
            </w:tcBorders>
            <w:vAlign w:val="bottom"/>
            <w:hideMark/>
          </w:tcPr>
          <w:p w14:paraId="61FBECF0" w14:textId="13D31223" w:rsidR="002146DF" w:rsidRPr="00FD35A8" w:rsidDel="00C1450C" w:rsidRDefault="002146DF" w:rsidP="002146DF">
            <w:pPr>
              <w:rPr>
                <w:del w:id="970" w:author="Yali Chen" w:date="2025-12-17T09:51:00Z" w16du:dateUtc="2025-12-17T01:51:00Z"/>
                <w:rFonts w:ascii="Times New Roman" w:hAnsi="Times New Roman" w:cs="Times New Roman"/>
                <w:i/>
                <w:iCs/>
                <w:szCs w:val="20"/>
              </w:rPr>
            </w:pPr>
            <w:del w:id="971" w:author="Yali Chen" w:date="2025-12-17T09:51:00Z" w16du:dateUtc="2025-12-17T01:51:00Z">
              <w:r w:rsidRPr="00FD35A8" w:rsidDel="00C1450C">
                <w:rPr>
                  <w:rFonts w:ascii="Times New Roman" w:hAnsi="Times New Roman" w:cs="Times New Roman"/>
                  <w:i/>
                  <w:iCs/>
                  <w:szCs w:val="20"/>
                </w:rPr>
                <w:delText>0.7142657</w:delText>
              </w:r>
            </w:del>
          </w:p>
        </w:tc>
      </w:tr>
      <w:tr w:rsidR="002146DF" w:rsidRPr="00FD35A8" w:rsidDel="00C1450C" w14:paraId="4A03D64A" w14:textId="52659D77" w:rsidTr="006921A2">
        <w:trPr>
          <w:trHeight w:val="255"/>
          <w:del w:id="972" w:author="Yali Chen" w:date="2025-12-17T09:51:00Z"/>
        </w:trPr>
        <w:tc>
          <w:tcPr>
            <w:tcW w:w="3460" w:type="dxa"/>
            <w:tcBorders>
              <w:top w:val="nil"/>
              <w:left w:val="single" w:sz="4" w:space="0" w:color="auto"/>
              <w:bottom w:val="single" w:sz="4" w:space="0" w:color="auto"/>
              <w:right w:val="single" w:sz="4" w:space="0" w:color="auto"/>
            </w:tcBorders>
            <w:vAlign w:val="bottom"/>
            <w:hideMark/>
          </w:tcPr>
          <w:p w14:paraId="3DFCF301" w14:textId="6A325E15" w:rsidR="002146DF" w:rsidRPr="00FD35A8" w:rsidDel="00C1450C" w:rsidRDefault="002146DF" w:rsidP="002146DF">
            <w:pPr>
              <w:rPr>
                <w:del w:id="973" w:author="Yali Chen" w:date="2025-12-17T09:51:00Z" w16du:dateUtc="2025-12-17T01:51:00Z"/>
                <w:rFonts w:ascii="Times New Roman" w:hAnsi="Times New Roman" w:cs="Times New Roman"/>
                <w:i/>
                <w:iCs/>
                <w:szCs w:val="20"/>
              </w:rPr>
            </w:pPr>
            <w:del w:id="974" w:author="Yali Chen" w:date="2025-12-17T09:51:00Z" w16du:dateUtc="2025-12-17T01:51:00Z">
              <w:r w:rsidRPr="00FD35A8" w:rsidDel="00C1450C">
                <w:rPr>
                  <w:rFonts w:ascii="Times New Roman" w:hAnsi="Times New Roman" w:cs="Times New Roman"/>
                  <w:i/>
                  <w:iCs/>
                  <w:szCs w:val="20"/>
                </w:rPr>
                <w:delText>BTW (NOON, THU)</w:delText>
              </w:r>
            </w:del>
          </w:p>
        </w:tc>
        <w:tc>
          <w:tcPr>
            <w:tcW w:w="2640" w:type="dxa"/>
            <w:tcBorders>
              <w:top w:val="nil"/>
              <w:left w:val="nil"/>
              <w:bottom w:val="single" w:sz="4" w:space="0" w:color="auto"/>
              <w:right w:val="single" w:sz="4" w:space="0" w:color="auto"/>
            </w:tcBorders>
            <w:vAlign w:val="bottom"/>
            <w:hideMark/>
          </w:tcPr>
          <w:p w14:paraId="2C0343C2" w14:textId="032D3919" w:rsidR="002146DF" w:rsidRPr="00FD35A8" w:rsidDel="00C1450C" w:rsidRDefault="002146DF" w:rsidP="002146DF">
            <w:pPr>
              <w:rPr>
                <w:del w:id="975" w:author="Yali Chen" w:date="2025-12-17T09:51:00Z" w16du:dateUtc="2025-12-17T01:51:00Z"/>
                <w:rFonts w:ascii="Times New Roman" w:hAnsi="Times New Roman" w:cs="Times New Roman"/>
                <w:i/>
                <w:iCs/>
                <w:szCs w:val="20"/>
              </w:rPr>
            </w:pPr>
            <w:del w:id="976" w:author="Yali Chen" w:date="2025-12-17T09:51:00Z" w16du:dateUtc="2025-12-17T01:51:00Z">
              <w:r w:rsidRPr="00FD35A8" w:rsidDel="00C1450C">
                <w:rPr>
                  <w:rFonts w:ascii="Times New Roman" w:hAnsi="Times New Roman" w:cs="Times New Roman"/>
                  <w:i/>
                  <w:iCs/>
                  <w:szCs w:val="20"/>
                </w:rPr>
                <w:delText>2 times a week</w:delText>
              </w:r>
            </w:del>
          </w:p>
        </w:tc>
        <w:tc>
          <w:tcPr>
            <w:tcW w:w="1100" w:type="dxa"/>
            <w:tcBorders>
              <w:top w:val="nil"/>
              <w:left w:val="nil"/>
              <w:bottom w:val="single" w:sz="4" w:space="0" w:color="auto"/>
              <w:right w:val="single" w:sz="4" w:space="0" w:color="auto"/>
            </w:tcBorders>
            <w:vAlign w:val="bottom"/>
            <w:hideMark/>
          </w:tcPr>
          <w:p w14:paraId="144B2D84" w14:textId="47D83F0F" w:rsidR="002146DF" w:rsidRPr="00FD35A8" w:rsidDel="00C1450C" w:rsidRDefault="002146DF" w:rsidP="002146DF">
            <w:pPr>
              <w:rPr>
                <w:del w:id="977" w:author="Yali Chen" w:date="2025-12-17T09:51:00Z" w16du:dateUtc="2025-12-17T01:51:00Z"/>
                <w:rFonts w:ascii="Times New Roman" w:hAnsi="Times New Roman" w:cs="Times New Roman"/>
                <w:i/>
                <w:iCs/>
                <w:szCs w:val="20"/>
              </w:rPr>
            </w:pPr>
            <w:del w:id="978" w:author="Yali Chen" w:date="2025-12-17T09:51:00Z" w16du:dateUtc="2025-12-17T01:51:00Z">
              <w:r w:rsidRPr="00FD35A8" w:rsidDel="00C1450C">
                <w:rPr>
                  <w:rFonts w:ascii="Times New Roman" w:hAnsi="Times New Roman" w:cs="Times New Roman"/>
                  <w:i/>
                  <w:iCs/>
                  <w:szCs w:val="20"/>
                </w:rPr>
                <w:delText>2/7</w:delText>
              </w:r>
            </w:del>
          </w:p>
        </w:tc>
        <w:tc>
          <w:tcPr>
            <w:tcW w:w="1660" w:type="dxa"/>
            <w:tcBorders>
              <w:top w:val="nil"/>
              <w:left w:val="nil"/>
              <w:bottom w:val="single" w:sz="4" w:space="0" w:color="auto"/>
              <w:right w:val="single" w:sz="4" w:space="0" w:color="auto"/>
            </w:tcBorders>
            <w:vAlign w:val="bottom"/>
            <w:hideMark/>
          </w:tcPr>
          <w:p w14:paraId="231DD1BC" w14:textId="3B129186" w:rsidR="002146DF" w:rsidRPr="00FD35A8" w:rsidDel="00C1450C" w:rsidRDefault="002146DF" w:rsidP="002146DF">
            <w:pPr>
              <w:rPr>
                <w:del w:id="979" w:author="Yali Chen" w:date="2025-12-17T09:51:00Z" w16du:dateUtc="2025-12-17T01:51:00Z"/>
                <w:rFonts w:ascii="Times New Roman" w:hAnsi="Times New Roman" w:cs="Times New Roman"/>
                <w:i/>
                <w:iCs/>
                <w:szCs w:val="20"/>
              </w:rPr>
            </w:pPr>
            <w:del w:id="980" w:author="Yali Chen" w:date="2025-12-17T09:51:00Z" w16du:dateUtc="2025-12-17T01:51:00Z">
              <w:r w:rsidRPr="00FD35A8" w:rsidDel="00C1450C">
                <w:rPr>
                  <w:rFonts w:ascii="Times New Roman" w:hAnsi="Times New Roman" w:cs="Times New Roman"/>
                  <w:i/>
                  <w:iCs/>
                  <w:szCs w:val="20"/>
                </w:rPr>
                <w:delText>0.2857143</w:delText>
              </w:r>
            </w:del>
          </w:p>
        </w:tc>
      </w:tr>
    </w:tbl>
    <w:p w14:paraId="63CDE99E" w14:textId="77777777" w:rsidR="002146DF" w:rsidRPr="00FD35A8" w:rsidRDefault="002146DF" w:rsidP="005E0CBB">
      <w:pPr>
        <w:rPr>
          <w:rFonts w:ascii="Times New Roman" w:hAnsi="Times New Roman" w:cs="Times New Roman"/>
          <w:i/>
          <w:iCs/>
          <w:szCs w:val="20"/>
        </w:rPr>
      </w:pPr>
    </w:p>
    <w:p w14:paraId="31EBEC22" w14:textId="77777777" w:rsidR="00371929" w:rsidRPr="00FD35A8" w:rsidRDefault="00371929" w:rsidP="00371929">
      <w:pPr>
        <w:widowControl/>
        <w:rPr>
          <w:rFonts w:ascii="Times New Roman" w:hAnsi="Times New Roman" w:cs="Times New Roman"/>
          <w:szCs w:val="20"/>
        </w:rPr>
      </w:pPr>
      <w:r w:rsidRPr="00FD35A8">
        <w:rPr>
          <w:rFonts w:ascii="Times New Roman" w:hAnsi="Times New Roman" w:cs="Times New Roman"/>
          <w:szCs w:val="20"/>
        </w:rPr>
        <w:br w:type="page"/>
      </w:r>
    </w:p>
    <w:p w14:paraId="67015BCE" w14:textId="320B90A2" w:rsidR="00252901" w:rsidRPr="00FD35A8" w:rsidDel="00894FB3" w:rsidRDefault="00252901" w:rsidP="00320B32">
      <w:pPr>
        <w:pStyle w:val="TFLshelltitle1"/>
        <w:rPr>
          <w:del w:id="981" w:author="Yali Chen" w:date="2025-12-29T14:21:00Z" w16du:dateUtc="2025-12-29T06:21:00Z"/>
          <w:rStyle w:val="Heading3Char1"/>
          <w:rFonts w:eastAsiaTheme="majorEastAsia"/>
          <w:b/>
          <w:kern w:val="0"/>
          <w:sz w:val="20"/>
          <w:szCs w:val="20"/>
          <w:lang w:eastAsia="zh-CN"/>
        </w:rPr>
      </w:pPr>
      <w:commentRangeStart w:id="982"/>
      <w:commentRangeStart w:id="983"/>
      <w:del w:id="984" w:author="Yali Chen" w:date="2025-12-29T14:21:00Z" w16du:dateUtc="2025-12-29T06:21:00Z">
        <w:r w:rsidRPr="00FD35A8" w:rsidDel="00894FB3">
          <w:rPr>
            <w:rStyle w:val="Heading3Char1"/>
            <w:rFonts w:eastAsia="宋体"/>
            <w:b/>
            <w:bCs/>
            <w:color w:val="000000"/>
            <w:sz w:val="20"/>
            <w:szCs w:val="20"/>
            <w:lang w:eastAsia="zh-CN"/>
          </w:rPr>
          <w:delText>Listing 1</w:delText>
        </w:r>
        <w:r w:rsidR="00CE1D86" w:rsidRPr="00FD35A8" w:rsidDel="00894FB3">
          <w:rPr>
            <w:rStyle w:val="Heading3Char1"/>
            <w:rFonts w:eastAsia="宋体"/>
            <w:b/>
            <w:bCs/>
            <w:color w:val="000000"/>
            <w:sz w:val="20"/>
            <w:szCs w:val="20"/>
            <w:lang w:eastAsia="zh-CN"/>
          </w:rPr>
          <w:delText>4</w:delText>
        </w:r>
        <w:r w:rsidRPr="00FD35A8" w:rsidDel="00894FB3">
          <w:rPr>
            <w:rStyle w:val="Heading3Char1"/>
            <w:rFonts w:eastAsia="宋体"/>
            <w:b/>
            <w:bCs/>
            <w:color w:val="000000"/>
            <w:sz w:val="20"/>
            <w:szCs w:val="20"/>
            <w:lang w:eastAsia="zh-CN"/>
          </w:rPr>
          <w:delText>.</w:delText>
        </w:r>
        <w:r w:rsidR="001B7C53" w:rsidRPr="00FD35A8" w:rsidDel="00894FB3">
          <w:rPr>
            <w:rStyle w:val="Heading3Char1"/>
            <w:rFonts w:eastAsia="宋体"/>
            <w:b/>
            <w:bCs/>
            <w:color w:val="000000"/>
            <w:sz w:val="20"/>
            <w:szCs w:val="20"/>
            <w:lang w:eastAsia="zh-CN"/>
          </w:rPr>
          <w:delText>1.</w:delText>
        </w:r>
        <w:r w:rsidRPr="00FD35A8" w:rsidDel="00894FB3">
          <w:rPr>
            <w:rStyle w:val="Heading3Char1"/>
            <w:rFonts w:eastAsia="宋体"/>
            <w:b/>
            <w:bCs/>
            <w:color w:val="000000"/>
            <w:sz w:val="20"/>
            <w:szCs w:val="20"/>
            <w:lang w:eastAsia="zh-CN"/>
          </w:rPr>
          <w:delText>3</w:delText>
        </w:r>
        <w:r w:rsidR="001B7C53" w:rsidRPr="00FD35A8" w:rsidDel="00894FB3">
          <w:rPr>
            <w:rStyle w:val="Heading3Char1"/>
            <w:rFonts w:eastAsia="宋体"/>
            <w:b/>
            <w:bCs/>
            <w:color w:val="000000"/>
            <w:sz w:val="20"/>
            <w:szCs w:val="20"/>
            <w:lang w:eastAsia="zh-CN"/>
          </w:rPr>
          <w:delText>.1</w:delText>
        </w:r>
        <w:r w:rsidRPr="00FD35A8" w:rsidDel="00894FB3">
          <w:rPr>
            <w:rStyle w:val="Heading3Char1"/>
            <w:rFonts w:eastAsia="宋体"/>
            <w:b/>
            <w:bCs/>
            <w:color w:val="000000"/>
            <w:sz w:val="20"/>
            <w:szCs w:val="20"/>
            <w:lang w:eastAsia="zh-CN"/>
          </w:rPr>
          <w:delText xml:space="preserve"> </w:delText>
        </w:r>
        <w:r w:rsidR="00344C28" w:rsidRPr="00FD35A8" w:rsidDel="00894FB3">
          <w:rPr>
            <w:szCs w:val="20"/>
            <w:lang w:eastAsia="zh-CN"/>
          </w:rPr>
          <w:delText xml:space="preserve">Baseline Lab Values (&lt;&lt;IIM </w:delText>
        </w:r>
        <w:r w:rsidR="008B1E0A" w:rsidRPr="00FD35A8" w:rsidDel="00894FB3">
          <w:rPr>
            <w:szCs w:val="20"/>
            <w:lang w:eastAsia="zh-CN"/>
          </w:rPr>
          <w:delText>C</w:delText>
        </w:r>
        <w:r w:rsidR="00344C28" w:rsidRPr="00FD35A8" w:rsidDel="00894FB3">
          <w:rPr>
            <w:szCs w:val="20"/>
            <w:lang w:eastAsia="zh-CN"/>
          </w:rPr>
          <w:delText xml:space="preserve">ohort&gt;&gt; Full </w:delText>
        </w:r>
        <w:r w:rsidR="008B1E0A" w:rsidRPr="00FD35A8" w:rsidDel="00894FB3">
          <w:rPr>
            <w:szCs w:val="20"/>
            <w:lang w:eastAsia="zh-CN"/>
          </w:rPr>
          <w:delText>A</w:delText>
        </w:r>
        <w:r w:rsidR="00344C28" w:rsidRPr="00FD35A8" w:rsidDel="00894FB3">
          <w:rPr>
            <w:szCs w:val="20"/>
            <w:lang w:eastAsia="zh-CN"/>
          </w:rPr>
          <w:delText xml:space="preserve">nalysis </w:delText>
        </w:r>
        <w:r w:rsidR="008B1E0A" w:rsidRPr="00FD35A8" w:rsidDel="00894FB3">
          <w:rPr>
            <w:szCs w:val="20"/>
            <w:lang w:eastAsia="zh-CN"/>
          </w:rPr>
          <w:delText>S</w:delText>
        </w:r>
        <w:r w:rsidR="00344C28" w:rsidRPr="00FD35A8" w:rsidDel="00894FB3">
          <w:rPr>
            <w:szCs w:val="20"/>
            <w:lang w:eastAsia="zh-CN"/>
          </w:rPr>
          <w:delText>et)</w:delText>
        </w:r>
        <w:commentRangeEnd w:id="982"/>
        <w:r w:rsidR="005F4F7D" w:rsidRPr="00FD35A8" w:rsidDel="00894FB3">
          <w:rPr>
            <w:rStyle w:val="CommentReference"/>
            <w:sz w:val="20"/>
            <w:szCs w:val="20"/>
            <w:lang w:eastAsia="zh-CN"/>
          </w:rPr>
          <w:commentReference w:id="982"/>
        </w:r>
        <w:commentRangeEnd w:id="983"/>
        <w:r w:rsidR="001B4BE2" w:rsidRPr="00FD35A8" w:rsidDel="00894FB3">
          <w:rPr>
            <w:rStyle w:val="CommentReference"/>
            <w:sz w:val="20"/>
            <w:szCs w:val="20"/>
            <w:lang w:eastAsia="zh-CN"/>
          </w:rPr>
          <w:commentReference w:id="983"/>
        </w:r>
      </w:del>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16"/>
        <w:gridCol w:w="2221"/>
        <w:gridCol w:w="2616"/>
        <w:gridCol w:w="3028"/>
        <w:gridCol w:w="3051"/>
        <w:gridCol w:w="1038"/>
      </w:tblGrid>
      <w:tr w:rsidR="008B0793" w:rsidRPr="00FD35A8" w:rsidDel="00894FB3" w14:paraId="17261F97" w14:textId="4F8C4416" w:rsidTr="008B0793">
        <w:trPr>
          <w:trHeight w:val="285"/>
          <w:del w:id="985" w:author="Yali Chen" w:date="2025-12-29T14:21:00Z"/>
        </w:trPr>
        <w:tc>
          <w:tcPr>
            <w:tcW w:w="2616" w:type="dxa"/>
            <w:tcBorders>
              <w:top w:val="single" w:sz="4" w:space="0" w:color="auto"/>
            </w:tcBorders>
            <w:noWrap/>
            <w:hideMark/>
          </w:tcPr>
          <w:p w14:paraId="4876B9C7" w14:textId="114311E6" w:rsidR="008B0793" w:rsidRPr="00FD35A8" w:rsidDel="00894FB3" w:rsidRDefault="008B0793" w:rsidP="008B0793">
            <w:pPr>
              <w:rPr>
                <w:del w:id="986" w:author="Yali Chen" w:date="2025-12-29T14:21:00Z" w16du:dateUtc="2025-12-29T06:21:00Z"/>
                <w:rFonts w:ascii="Times New Roman" w:hAnsi="Times New Roman"/>
              </w:rPr>
            </w:pPr>
            <w:del w:id="987" w:author="Yali Chen" w:date="2025-12-29T14:21:00Z" w16du:dateUtc="2025-12-29T06:21:00Z">
              <w:r w:rsidRPr="00FD35A8" w:rsidDel="00894FB3">
                <w:rPr>
                  <w:rFonts w:ascii="Times New Roman" w:hAnsi="Times New Roman"/>
                </w:rPr>
                <w:delText xml:space="preserve">Subject </w:delText>
              </w:r>
              <w:r w:rsidR="009C7C4D" w:rsidRPr="00FD35A8" w:rsidDel="00894FB3">
                <w:rPr>
                  <w:rFonts w:ascii="Times New Roman" w:hAnsi="Times New Roman"/>
                  <w:lang w:eastAsia="zh-CN"/>
                </w:rPr>
                <w:delText>I</w:delText>
              </w:r>
              <w:r w:rsidRPr="00FD35A8" w:rsidDel="00894FB3">
                <w:rPr>
                  <w:rFonts w:ascii="Times New Roman" w:hAnsi="Times New Roman"/>
                </w:rPr>
                <w:delText>dentifier</w:delText>
              </w:r>
            </w:del>
          </w:p>
        </w:tc>
        <w:tc>
          <w:tcPr>
            <w:tcW w:w="2221" w:type="dxa"/>
            <w:tcBorders>
              <w:top w:val="single" w:sz="4" w:space="0" w:color="auto"/>
              <w:left w:val="nil"/>
              <w:bottom w:val="nil"/>
              <w:right w:val="nil"/>
            </w:tcBorders>
            <w:vAlign w:val="center"/>
            <w:hideMark/>
          </w:tcPr>
          <w:p w14:paraId="0DC1D90B" w14:textId="3D513BE4" w:rsidR="008B0793" w:rsidRPr="00FD35A8" w:rsidDel="00894FB3" w:rsidRDefault="008B0793" w:rsidP="008B0793">
            <w:pPr>
              <w:jc w:val="center"/>
              <w:rPr>
                <w:del w:id="988" w:author="Yali Chen" w:date="2025-12-29T14:21:00Z" w16du:dateUtc="2025-12-29T06:21:00Z"/>
                <w:rFonts w:ascii="Times New Roman" w:hAnsi="Times New Roman"/>
              </w:rPr>
            </w:pPr>
            <w:del w:id="989" w:author="Yali Chen" w:date="2025-12-29T14:21:00Z" w16du:dateUtc="2025-12-29T06:21:00Z">
              <w:r w:rsidRPr="00FD35A8" w:rsidDel="00894FB3">
                <w:rPr>
                  <w:rFonts w:ascii="Times New Roman" w:eastAsia="等线" w:hAnsi="Times New Roman"/>
                  <w:color w:val="000000"/>
                </w:rPr>
                <w:delText>E1301001</w:delText>
              </w:r>
            </w:del>
          </w:p>
        </w:tc>
        <w:tc>
          <w:tcPr>
            <w:tcW w:w="2616" w:type="dxa"/>
            <w:tcBorders>
              <w:top w:val="single" w:sz="4" w:space="0" w:color="auto"/>
              <w:left w:val="nil"/>
              <w:bottom w:val="nil"/>
              <w:right w:val="nil"/>
            </w:tcBorders>
            <w:noWrap/>
            <w:vAlign w:val="center"/>
            <w:hideMark/>
          </w:tcPr>
          <w:p w14:paraId="60B034FD" w14:textId="15045D02" w:rsidR="008B0793" w:rsidRPr="00FD35A8" w:rsidDel="00894FB3" w:rsidRDefault="008B0793" w:rsidP="008B0793">
            <w:pPr>
              <w:jc w:val="center"/>
              <w:rPr>
                <w:del w:id="990" w:author="Yali Chen" w:date="2025-12-29T14:21:00Z" w16du:dateUtc="2025-12-29T06:21:00Z"/>
                <w:rFonts w:ascii="Times New Roman" w:hAnsi="Times New Roman"/>
              </w:rPr>
            </w:pPr>
            <w:del w:id="991" w:author="Yali Chen" w:date="2025-12-29T14:21:00Z" w16du:dateUtc="2025-12-29T06:21:00Z">
              <w:r w:rsidRPr="00FD35A8" w:rsidDel="00894FB3">
                <w:rPr>
                  <w:rFonts w:ascii="Times New Roman" w:eastAsia="等线" w:hAnsi="Times New Roman"/>
                  <w:color w:val="000000"/>
                </w:rPr>
                <w:delText>E1301002</w:delText>
              </w:r>
            </w:del>
          </w:p>
        </w:tc>
        <w:tc>
          <w:tcPr>
            <w:tcW w:w="3028" w:type="dxa"/>
            <w:tcBorders>
              <w:top w:val="single" w:sz="4" w:space="0" w:color="auto"/>
              <w:left w:val="nil"/>
              <w:bottom w:val="nil"/>
              <w:right w:val="nil"/>
            </w:tcBorders>
            <w:vAlign w:val="center"/>
            <w:hideMark/>
          </w:tcPr>
          <w:p w14:paraId="62EDBE60" w14:textId="794B1CE7" w:rsidR="008B0793" w:rsidRPr="00FD35A8" w:rsidDel="00894FB3" w:rsidRDefault="008B0793" w:rsidP="008B0793">
            <w:pPr>
              <w:jc w:val="center"/>
              <w:rPr>
                <w:del w:id="992" w:author="Yali Chen" w:date="2025-12-29T14:21:00Z" w16du:dateUtc="2025-12-29T06:21:00Z"/>
                <w:rFonts w:ascii="Times New Roman" w:hAnsi="Times New Roman"/>
              </w:rPr>
            </w:pPr>
            <w:del w:id="993" w:author="Yali Chen" w:date="2025-12-29T14:21:00Z" w16du:dateUtc="2025-12-29T06:21:00Z">
              <w:r w:rsidRPr="00FD35A8" w:rsidDel="00894FB3">
                <w:rPr>
                  <w:rFonts w:ascii="Times New Roman" w:eastAsia="等线" w:hAnsi="Times New Roman"/>
                  <w:color w:val="000000"/>
                </w:rPr>
                <w:delText>E1301003</w:delText>
              </w:r>
            </w:del>
          </w:p>
        </w:tc>
        <w:tc>
          <w:tcPr>
            <w:tcW w:w="3051" w:type="dxa"/>
            <w:tcBorders>
              <w:top w:val="single" w:sz="4" w:space="0" w:color="auto"/>
              <w:left w:val="nil"/>
              <w:bottom w:val="nil"/>
              <w:right w:val="nil"/>
            </w:tcBorders>
            <w:vAlign w:val="center"/>
            <w:hideMark/>
          </w:tcPr>
          <w:p w14:paraId="55AD5B5D" w14:textId="212910FE" w:rsidR="008B0793" w:rsidRPr="00FD35A8" w:rsidDel="00894FB3" w:rsidRDefault="008B0793" w:rsidP="008B0793">
            <w:pPr>
              <w:jc w:val="center"/>
              <w:rPr>
                <w:del w:id="994" w:author="Yali Chen" w:date="2025-12-29T14:21:00Z" w16du:dateUtc="2025-12-29T06:21:00Z"/>
                <w:rFonts w:ascii="Times New Roman" w:hAnsi="Times New Roman"/>
              </w:rPr>
            </w:pPr>
            <w:del w:id="995" w:author="Yali Chen" w:date="2025-12-29T14:21:00Z" w16du:dateUtc="2025-12-29T06:21:00Z">
              <w:r w:rsidRPr="00FD35A8" w:rsidDel="00894FB3">
                <w:rPr>
                  <w:rFonts w:ascii="Times New Roman" w:eastAsia="等线" w:hAnsi="Times New Roman"/>
                  <w:color w:val="000000"/>
                </w:rPr>
                <w:delText>E1301004</w:delText>
              </w:r>
            </w:del>
          </w:p>
        </w:tc>
        <w:tc>
          <w:tcPr>
            <w:tcW w:w="1038" w:type="dxa"/>
            <w:tcBorders>
              <w:top w:val="single" w:sz="4" w:space="0" w:color="auto"/>
              <w:left w:val="nil"/>
              <w:bottom w:val="nil"/>
              <w:right w:val="nil"/>
            </w:tcBorders>
            <w:vAlign w:val="center"/>
            <w:hideMark/>
          </w:tcPr>
          <w:p w14:paraId="7696ED9A" w14:textId="52883CAB" w:rsidR="008B0793" w:rsidRPr="00FD35A8" w:rsidDel="00894FB3" w:rsidRDefault="008B0793" w:rsidP="008B0793">
            <w:pPr>
              <w:jc w:val="center"/>
              <w:rPr>
                <w:del w:id="996" w:author="Yali Chen" w:date="2025-12-29T14:21:00Z" w16du:dateUtc="2025-12-29T06:21:00Z"/>
                <w:rFonts w:ascii="Times New Roman" w:hAnsi="Times New Roman"/>
              </w:rPr>
            </w:pPr>
            <w:del w:id="997" w:author="Yali Chen" w:date="2025-12-29T14:21:00Z" w16du:dateUtc="2025-12-29T06:21:00Z">
              <w:r w:rsidRPr="00FD35A8" w:rsidDel="00894FB3">
                <w:rPr>
                  <w:rFonts w:ascii="Times New Roman" w:eastAsia="等线" w:hAnsi="Times New Roman"/>
                  <w:color w:val="000000"/>
                </w:rPr>
                <w:delText>&lt;&lt;…&gt;&gt;</w:delText>
              </w:r>
            </w:del>
          </w:p>
        </w:tc>
      </w:tr>
      <w:tr w:rsidR="008B0793" w:rsidRPr="00FD35A8" w:rsidDel="00894FB3" w14:paraId="1514E441" w14:textId="0555593D" w:rsidTr="008B0793">
        <w:trPr>
          <w:trHeight w:val="300"/>
          <w:del w:id="998" w:author="Yali Chen" w:date="2025-12-29T14:21:00Z"/>
        </w:trPr>
        <w:tc>
          <w:tcPr>
            <w:tcW w:w="2616" w:type="dxa"/>
            <w:tcBorders>
              <w:bottom w:val="single" w:sz="4" w:space="0" w:color="auto"/>
            </w:tcBorders>
            <w:hideMark/>
          </w:tcPr>
          <w:p w14:paraId="2C969409" w14:textId="260A5E50" w:rsidR="008B0793" w:rsidRPr="00FD35A8" w:rsidDel="00894FB3" w:rsidRDefault="008B0793" w:rsidP="008B0793">
            <w:pPr>
              <w:rPr>
                <w:del w:id="999" w:author="Yali Chen" w:date="2025-12-29T14:21:00Z" w16du:dateUtc="2025-12-29T06:21:00Z"/>
                <w:rFonts w:ascii="Times New Roman" w:hAnsi="Times New Roman"/>
              </w:rPr>
            </w:pPr>
            <w:del w:id="1000" w:author="Yali Chen" w:date="2025-12-29T14:21:00Z" w16du:dateUtc="2025-12-29T06:21:00Z">
              <w:r w:rsidRPr="00FD35A8" w:rsidDel="00894FB3">
                <w:rPr>
                  <w:rFonts w:ascii="Times New Roman" w:hAnsi="Times New Roman"/>
                </w:rPr>
                <w:delText xml:space="preserve">&lt;&lt;Treatment </w:delText>
              </w:r>
              <w:r w:rsidR="009C7C4D" w:rsidRPr="00FD35A8" w:rsidDel="00894FB3">
                <w:rPr>
                  <w:rFonts w:ascii="Times New Roman" w:hAnsi="Times New Roman"/>
                  <w:lang w:eastAsia="zh-CN"/>
                </w:rPr>
                <w:delText>G</w:delText>
              </w:r>
              <w:r w:rsidRPr="00FD35A8" w:rsidDel="00894FB3">
                <w:rPr>
                  <w:rFonts w:ascii="Times New Roman" w:hAnsi="Times New Roman"/>
                </w:rPr>
                <w:delText>roup&gt;&gt;</w:delText>
              </w:r>
            </w:del>
          </w:p>
        </w:tc>
        <w:tc>
          <w:tcPr>
            <w:tcW w:w="2221" w:type="dxa"/>
            <w:tcBorders>
              <w:top w:val="nil"/>
              <w:left w:val="nil"/>
              <w:bottom w:val="single" w:sz="8" w:space="0" w:color="auto"/>
              <w:right w:val="nil"/>
            </w:tcBorders>
            <w:vAlign w:val="center"/>
            <w:hideMark/>
          </w:tcPr>
          <w:p w14:paraId="27B9EF3E" w14:textId="33A0CD95" w:rsidR="008B0793" w:rsidRPr="00FD35A8" w:rsidDel="00894FB3" w:rsidRDefault="008B0793" w:rsidP="008B0793">
            <w:pPr>
              <w:jc w:val="center"/>
              <w:rPr>
                <w:del w:id="1001" w:author="Yali Chen" w:date="2025-12-29T14:21:00Z" w16du:dateUtc="2025-12-29T06:21:00Z"/>
                <w:rFonts w:ascii="Times New Roman" w:hAnsi="Times New Roman"/>
              </w:rPr>
            </w:pPr>
            <w:del w:id="1002" w:author="Yali Chen" w:date="2025-12-29T14:21:00Z" w16du:dateUtc="2025-12-29T06:21:00Z">
              <w:r w:rsidRPr="00FD35A8" w:rsidDel="00894FB3">
                <w:rPr>
                  <w:rFonts w:ascii="Times New Roman" w:hAnsi="Times New Roman"/>
                </w:rPr>
                <w:delText>3.0×10</w:delText>
              </w:r>
              <w:r w:rsidRPr="00FD35A8" w:rsidDel="00894FB3">
                <w:rPr>
                  <w:rFonts w:ascii="Times New Roman" w:hAnsi="Times New Roman"/>
                  <w:vertAlign w:val="superscript"/>
                </w:rPr>
                <w:delText>5</w:delText>
              </w:r>
              <w:r w:rsidRPr="00FD35A8" w:rsidDel="00894FB3">
                <w:rPr>
                  <w:rFonts w:ascii="Times New Roman" w:hAnsi="Times New Roman"/>
                </w:rPr>
                <w:delText xml:space="preserve"> CAR-T</w:delText>
              </w:r>
              <w:r w:rsidRPr="00FD35A8" w:rsidDel="00894FB3">
                <w:rPr>
                  <w:rFonts w:ascii="Times New Roman" w:hAnsi="Times New Roman"/>
                  <w:lang w:eastAsia="zh-CN"/>
                </w:rPr>
                <w:delText xml:space="preserve"> cell</w:delText>
              </w:r>
              <w:r w:rsidRPr="00FD35A8" w:rsidDel="00894FB3">
                <w:rPr>
                  <w:rFonts w:ascii="Times New Roman" w:hAnsi="Times New Roman"/>
                </w:rPr>
                <w:delText>/kg</w:delText>
              </w:r>
            </w:del>
          </w:p>
        </w:tc>
        <w:tc>
          <w:tcPr>
            <w:tcW w:w="2616" w:type="dxa"/>
            <w:tcBorders>
              <w:top w:val="nil"/>
              <w:left w:val="nil"/>
              <w:bottom w:val="single" w:sz="8" w:space="0" w:color="auto"/>
              <w:right w:val="nil"/>
            </w:tcBorders>
            <w:vAlign w:val="center"/>
            <w:hideMark/>
          </w:tcPr>
          <w:p w14:paraId="231BEC6D" w14:textId="1B8EC016" w:rsidR="008B0793" w:rsidRPr="00FD35A8" w:rsidDel="00894FB3" w:rsidRDefault="008B0793" w:rsidP="008B0793">
            <w:pPr>
              <w:jc w:val="center"/>
              <w:rPr>
                <w:del w:id="1003" w:author="Yali Chen" w:date="2025-12-29T14:21:00Z" w16du:dateUtc="2025-12-29T06:21:00Z"/>
                <w:rFonts w:ascii="Times New Roman" w:hAnsi="Times New Roman"/>
              </w:rPr>
            </w:pPr>
            <w:del w:id="1004" w:author="Yali Chen" w:date="2025-12-29T14:21:00Z" w16du:dateUtc="2025-12-29T06:21:00Z">
              <w:r w:rsidRPr="00FD35A8" w:rsidDel="00894FB3">
                <w:rPr>
                  <w:rFonts w:ascii="Times New Roman" w:hAnsi="Times New Roman"/>
                </w:rPr>
                <w:delText>3.0×10</w:delText>
              </w:r>
              <w:r w:rsidRPr="00FD35A8" w:rsidDel="00894FB3">
                <w:rPr>
                  <w:rFonts w:ascii="Times New Roman" w:hAnsi="Times New Roman"/>
                  <w:vertAlign w:val="superscript"/>
                </w:rPr>
                <w:delText>5</w:delText>
              </w:r>
              <w:r w:rsidRPr="00FD35A8" w:rsidDel="00894FB3">
                <w:rPr>
                  <w:rFonts w:ascii="Times New Roman" w:hAnsi="Times New Roman"/>
                </w:rPr>
                <w:delText xml:space="preserve"> CAR-T</w:delText>
              </w:r>
              <w:r w:rsidRPr="00FD35A8" w:rsidDel="00894FB3">
                <w:rPr>
                  <w:rFonts w:ascii="Times New Roman" w:hAnsi="Times New Roman"/>
                  <w:lang w:eastAsia="zh-CN"/>
                </w:rPr>
                <w:delText xml:space="preserve"> cell</w:delText>
              </w:r>
              <w:r w:rsidRPr="00FD35A8" w:rsidDel="00894FB3">
                <w:rPr>
                  <w:rFonts w:ascii="Times New Roman" w:hAnsi="Times New Roman"/>
                </w:rPr>
                <w:delText>/kg</w:delText>
              </w:r>
            </w:del>
          </w:p>
        </w:tc>
        <w:tc>
          <w:tcPr>
            <w:tcW w:w="3028" w:type="dxa"/>
            <w:tcBorders>
              <w:top w:val="nil"/>
              <w:left w:val="nil"/>
              <w:bottom w:val="single" w:sz="8" w:space="0" w:color="auto"/>
              <w:right w:val="nil"/>
            </w:tcBorders>
            <w:vAlign w:val="center"/>
            <w:hideMark/>
          </w:tcPr>
          <w:p w14:paraId="0149CF58" w14:textId="5C0173D0" w:rsidR="008B0793" w:rsidRPr="00FD35A8" w:rsidDel="00894FB3" w:rsidRDefault="008B0793" w:rsidP="008B0793">
            <w:pPr>
              <w:jc w:val="center"/>
              <w:rPr>
                <w:del w:id="1005" w:author="Yali Chen" w:date="2025-12-29T14:21:00Z" w16du:dateUtc="2025-12-29T06:21:00Z"/>
                <w:rFonts w:ascii="Times New Roman" w:hAnsi="Times New Roman"/>
              </w:rPr>
            </w:pPr>
            <w:del w:id="1006" w:author="Yali Chen" w:date="2025-12-29T14:21:00Z" w16du:dateUtc="2025-12-29T06:21:00Z">
              <w:r w:rsidRPr="00FD35A8" w:rsidDel="00894FB3">
                <w:rPr>
                  <w:rFonts w:ascii="Times New Roman" w:hAnsi="Times New Roman"/>
                </w:rPr>
                <w:delText>3.0×10</w:delText>
              </w:r>
              <w:r w:rsidRPr="00FD35A8" w:rsidDel="00894FB3">
                <w:rPr>
                  <w:rFonts w:ascii="Times New Roman" w:hAnsi="Times New Roman"/>
                  <w:vertAlign w:val="superscript"/>
                </w:rPr>
                <w:delText>5</w:delText>
              </w:r>
              <w:r w:rsidRPr="00FD35A8" w:rsidDel="00894FB3">
                <w:rPr>
                  <w:rFonts w:ascii="Times New Roman" w:hAnsi="Times New Roman"/>
                </w:rPr>
                <w:delText xml:space="preserve"> CAR-T</w:delText>
              </w:r>
              <w:r w:rsidRPr="00FD35A8" w:rsidDel="00894FB3">
                <w:rPr>
                  <w:rFonts w:ascii="Times New Roman" w:hAnsi="Times New Roman"/>
                  <w:lang w:eastAsia="zh-CN"/>
                </w:rPr>
                <w:delText xml:space="preserve"> cell</w:delText>
              </w:r>
              <w:r w:rsidRPr="00FD35A8" w:rsidDel="00894FB3">
                <w:rPr>
                  <w:rFonts w:ascii="Times New Roman" w:hAnsi="Times New Roman"/>
                </w:rPr>
                <w:delText>/kg</w:delText>
              </w:r>
            </w:del>
          </w:p>
        </w:tc>
        <w:tc>
          <w:tcPr>
            <w:tcW w:w="3051" w:type="dxa"/>
            <w:tcBorders>
              <w:top w:val="nil"/>
              <w:left w:val="nil"/>
              <w:bottom w:val="single" w:sz="8" w:space="0" w:color="auto"/>
              <w:right w:val="nil"/>
            </w:tcBorders>
            <w:vAlign w:val="center"/>
            <w:hideMark/>
          </w:tcPr>
          <w:p w14:paraId="07A409DC" w14:textId="0CA282C0" w:rsidR="008B0793" w:rsidRPr="00FD35A8" w:rsidDel="00894FB3" w:rsidRDefault="008B0793" w:rsidP="008B0793">
            <w:pPr>
              <w:jc w:val="center"/>
              <w:rPr>
                <w:del w:id="1007" w:author="Yali Chen" w:date="2025-12-29T14:21:00Z" w16du:dateUtc="2025-12-29T06:21:00Z"/>
                <w:rFonts w:ascii="Times New Roman" w:hAnsi="Times New Roman"/>
              </w:rPr>
            </w:pPr>
            <w:del w:id="1008" w:author="Yali Chen" w:date="2025-12-29T14:21:00Z" w16du:dateUtc="2025-12-29T06:21:00Z">
              <w:r w:rsidRPr="00FD35A8" w:rsidDel="00894FB3">
                <w:rPr>
                  <w:rFonts w:ascii="Times New Roman" w:hAnsi="Times New Roman"/>
                </w:rPr>
                <w:delText>3.0×10</w:delText>
              </w:r>
              <w:r w:rsidRPr="00FD35A8" w:rsidDel="00894FB3">
                <w:rPr>
                  <w:rFonts w:ascii="Times New Roman" w:hAnsi="Times New Roman"/>
                  <w:vertAlign w:val="superscript"/>
                </w:rPr>
                <w:delText>5</w:delText>
              </w:r>
              <w:r w:rsidRPr="00FD35A8" w:rsidDel="00894FB3">
                <w:rPr>
                  <w:rFonts w:ascii="Times New Roman" w:hAnsi="Times New Roman"/>
                </w:rPr>
                <w:delText xml:space="preserve"> CAR-T</w:delText>
              </w:r>
              <w:r w:rsidRPr="00FD35A8" w:rsidDel="00894FB3">
                <w:rPr>
                  <w:rFonts w:ascii="Times New Roman" w:hAnsi="Times New Roman"/>
                  <w:lang w:eastAsia="zh-CN"/>
                </w:rPr>
                <w:delText xml:space="preserve"> cell</w:delText>
              </w:r>
              <w:r w:rsidRPr="00FD35A8" w:rsidDel="00894FB3">
                <w:rPr>
                  <w:rFonts w:ascii="Times New Roman" w:hAnsi="Times New Roman"/>
                </w:rPr>
                <w:delText>/kg</w:delText>
              </w:r>
            </w:del>
          </w:p>
        </w:tc>
        <w:tc>
          <w:tcPr>
            <w:tcW w:w="1038" w:type="dxa"/>
            <w:tcBorders>
              <w:top w:val="nil"/>
              <w:left w:val="nil"/>
              <w:bottom w:val="single" w:sz="8" w:space="0" w:color="auto"/>
              <w:right w:val="nil"/>
            </w:tcBorders>
            <w:vAlign w:val="center"/>
            <w:hideMark/>
          </w:tcPr>
          <w:p w14:paraId="3B1AFAD0" w14:textId="517EB793" w:rsidR="008B0793" w:rsidRPr="00FD35A8" w:rsidDel="00894FB3" w:rsidRDefault="008B0793" w:rsidP="008B0793">
            <w:pPr>
              <w:jc w:val="center"/>
              <w:rPr>
                <w:del w:id="1009" w:author="Yali Chen" w:date="2025-12-29T14:21:00Z" w16du:dateUtc="2025-12-29T06:21:00Z"/>
                <w:rFonts w:ascii="Times New Roman" w:hAnsi="Times New Roman"/>
              </w:rPr>
            </w:pPr>
          </w:p>
        </w:tc>
      </w:tr>
      <w:tr w:rsidR="00FA3E09" w:rsidRPr="00FD35A8" w:rsidDel="00894FB3" w14:paraId="7C295A3E" w14:textId="4C8CF089" w:rsidTr="008B0793">
        <w:trPr>
          <w:trHeight w:val="285"/>
          <w:del w:id="1010" w:author="Yali Chen" w:date="2025-12-29T14:21:00Z"/>
        </w:trPr>
        <w:tc>
          <w:tcPr>
            <w:tcW w:w="2616" w:type="dxa"/>
            <w:tcBorders>
              <w:top w:val="single" w:sz="4" w:space="0" w:color="auto"/>
            </w:tcBorders>
            <w:hideMark/>
          </w:tcPr>
          <w:p w14:paraId="5D8555F2" w14:textId="51C05505" w:rsidR="00FA3E09" w:rsidRPr="00FD35A8" w:rsidDel="00894FB3" w:rsidRDefault="00D40AD1" w:rsidP="00FA3E09">
            <w:pPr>
              <w:rPr>
                <w:del w:id="1011" w:author="Yali Chen" w:date="2025-12-29T14:21:00Z" w16du:dateUtc="2025-12-29T06:21:00Z"/>
                <w:rFonts w:ascii="Times New Roman" w:hAnsi="Times New Roman"/>
              </w:rPr>
            </w:pPr>
            <w:commentRangeStart w:id="1012"/>
            <w:del w:id="1013" w:author="Yali Chen" w:date="2025-12-29T14:21:00Z" w16du:dateUtc="2025-12-29T06:21:00Z">
              <w:r w:rsidRPr="00FD35A8" w:rsidDel="00894FB3">
                <w:rPr>
                  <w:rFonts w:ascii="Times New Roman" w:hAnsi="Times New Roman"/>
                </w:rPr>
                <w:delText>CK</w:delText>
              </w:r>
              <w:r w:rsidRPr="00FD35A8" w:rsidDel="00894FB3">
                <w:rPr>
                  <w:rFonts w:ascii="Times New Roman" w:hAnsi="Times New Roman"/>
                  <w:lang w:eastAsia="zh-CN"/>
                </w:rPr>
                <w:delText xml:space="preserve"> </w:delText>
              </w:r>
              <w:r w:rsidRPr="00FD35A8" w:rsidDel="00894FB3">
                <w:rPr>
                  <w:rFonts w:ascii="Times New Roman" w:hAnsi="Times New Roman"/>
                </w:rPr>
                <w:delText>(&lt;&lt;unit&gt;&gt;)</w:delText>
              </w:r>
              <w:commentRangeEnd w:id="1012"/>
              <w:r w:rsidR="00547CFC" w:rsidRPr="00FD35A8" w:rsidDel="00894FB3">
                <w:rPr>
                  <w:rStyle w:val="CommentReference"/>
                  <w:rFonts w:ascii="Times New Roman" w:hAnsi="Times New Roman"/>
                  <w:sz w:val="20"/>
                  <w:szCs w:val="20"/>
                </w:rPr>
                <w:commentReference w:id="1012"/>
              </w:r>
            </w:del>
          </w:p>
        </w:tc>
        <w:tc>
          <w:tcPr>
            <w:tcW w:w="2221" w:type="dxa"/>
            <w:tcBorders>
              <w:top w:val="single" w:sz="4" w:space="0" w:color="auto"/>
            </w:tcBorders>
            <w:hideMark/>
          </w:tcPr>
          <w:p w14:paraId="5F3F17ED" w14:textId="0C70DDA4" w:rsidR="00FA3E09" w:rsidRPr="00FD35A8" w:rsidDel="00894FB3" w:rsidRDefault="00FA3E09" w:rsidP="008B0793">
            <w:pPr>
              <w:jc w:val="center"/>
              <w:rPr>
                <w:del w:id="1014" w:author="Yali Chen" w:date="2025-12-29T14:21:00Z" w16du:dateUtc="2025-12-29T06:21:00Z"/>
                <w:rFonts w:ascii="Times New Roman" w:hAnsi="Times New Roman"/>
              </w:rPr>
            </w:pPr>
            <w:del w:id="1015" w:author="Yali Chen" w:date="2025-12-29T14:21:00Z" w16du:dateUtc="2025-12-29T06:21:00Z">
              <w:r w:rsidRPr="00FD35A8" w:rsidDel="00894FB3">
                <w:rPr>
                  <w:rFonts w:ascii="Times New Roman" w:hAnsi="Times New Roman"/>
                </w:rPr>
                <w:delText>xx.x</w:delText>
              </w:r>
            </w:del>
          </w:p>
        </w:tc>
        <w:tc>
          <w:tcPr>
            <w:tcW w:w="2616" w:type="dxa"/>
            <w:tcBorders>
              <w:top w:val="single" w:sz="4" w:space="0" w:color="auto"/>
            </w:tcBorders>
            <w:hideMark/>
          </w:tcPr>
          <w:p w14:paraId="1285D856" w14:textId="795D8C9A" w:rsidR="00FA3E09" w:rsidRPr="00FD35A8" w:rsidDel="00894FB3" w:rsidRDefault="00FA3E09" w:rsidP="008B0793">
            <w:pPr>
              <w:jc w:val="center"/>
              <w:rPr>
                <w:del w:id="1016" w:author="Yali Chen" w:date="2025-12-29T14:21:00Z" w16du:dateUtc="2025-12-29T06:21:00Z"/>
                <w:rFonts w:ascii="Times New Roman" w:hAnsi="Times New Roman"/>
              </w:rPr>
            </w:pPr>
            <w:del w:id="1017" w:author="Yali Chen" w:date="2025-12-29T14:21:00Z" w16du:dateUtc="2025-12-29T06:21:00Z">
              <w:r w:rsidRPr="00FD35A8" w:rsidDel="00894FB3">
                <w:rPr>
                  <w:rFonts w:ascii="Times New Roman" w:hAnsi="Times New Roman"/>
                </w:rPr>
                <w:delText>xx.x</w:delText>
              </w:r>
            </w:del>
          </w:p>
        </w:tc>
        <w:tc>
          <w:tcPr>
            <w:tcW w:w="3028" w:type="dxa"/>
            <w:tcBorders>
              <w:top w:val="single" w:sz="4" w:space="0" w:color="auto"/>
            </w:tcBorders>
            <w:hideMark/>
          </w:tcPr>
          <w:p w14:paraId="33C90AAC" w14:textId="1FE0BFF8" w:rsidR="00FA3E09" w:rsidRPr="00FD35A8" w:rsidDel="00894FB3" w:rsidRDefault="00FA3E09" w:rsidP="008B0793">
            <w:pPr>
              <w:jc w:val="center"/>
              <w:rPr>
                <w:del w:id="1018" w:author="Yali Chen" w:date="2025-12-29T14:21:00Z" w16du:dateUtc="2025-12-29T06:21:00Z"/>
                <w:rFonts w:ascii="Times New Roman" w:hAnsi="Times New Roman"/>
              </w:rPr>
            </w:pPr>
            <w:del w:id="1019" w:author="Yali Chen" w:date="2025-12-29T14:21:00Z" w16du:dateUtc="2025-12-29T06:21:00Z">
              <w:r w:rsidRPr="00FD35A8" w:rsidDel="00894FB3">
                <w:rPr>
                  <w:rFonts w:ascii="Times New Roman" w:hAnsi="Times New Roman"/>
                </w:rPr>
                <w:delText>xx.x</w:delText>
              </w:r>
            </w:del>
          </w:p>
        </w:tc>
        <w:tc>
          <w:tcPr>
            <w:tcW w:w="3051" w:type="dxa"/>
            <w:tcBorders>
              <w:top w:val="single" w:sz="4" w:space="0" w:color="auto"/>
            </w:tcBorders>
            <w:hideMark/>
          </w:tcPr>
          <w:p w14:paraId="42AB4180" w14:textId="5B4CF2C4" w:rsidR="00FA3E09" w:rsidRPr="00FD35A8" w:rsidDel="00894FB3" w:rsidRDefault="00FA3E09" w:rsidP="008B0793">
            <w:pPr>
              <w:jc w:val="center"/>
              <w:rPr>
                <w:del w:id="1020" w:author="Yali Chen" w:date="2025-12-29T14:21:00Z" w16du:dateUtc="2025-12-29T06:21:00Z"/>
                <w:rFonts w:ascii="Times New Roman" w:hAnsi="Times New Roman"/>
              </w:rPr>
            </w:pPr>
            <w:del w:id="1021" w:author="Yali Chen" w:date="2025-12-29T14:21:00Z" w16du:dateUtc="2025-12-29T06:21:00Z">
              <w:r w:rsidRPr="00FD35A8" w:rsidDel="00894FB3">
                <w:rPr>
                  <w:rFonts w:ascii="Times New Roman" w:hAnsi="Times New Roman"/>
                </w:rPr>
                <w:delText>xx.x</w:delText>
              </w:r>
            </w:del>
          </w:p>
        </w:tc>
        <w:tc>
          <w:tcPr>
            <w:tcW w:w="1038" w:type="dxa"/>
            <w:tcBorders>
              <w:top w:val="single" w:sz="4" w:space="0" w:color="auto"/>
            </w:tcBorders>
            <w:noWrap/>
            <w:hideMark/>
          </w:tcPr>
          <w:p w14:paraId="3EFC9D3F" w14:textId="320A3480" w:rsidR="00FA3E09" w:rsidRPr="00FD35A8" w:rsidDel="00894FB3" w:rsidRDefault="00FA3E09" w:rsidP="008B0793">
            <w:pPr>
              <w:jc w:val="center"/>
              <w:rPr>
                <w:del w:id="1022" w:author="Yali Chen" w:date="2025-12-29T14:21:00Z" w16du:dateUtc="2025-12-29T06:21:00Z"/>
                <w:rFonts w:ascii="Times New Roman" w:hAnsi="Times New Roman"/>
              </w:rPr>
            </w:pPr>
          </w:p>
        </w:tc>
      </w:tr>
      <w:tr w:rsidR="00FA3E09" w:rsidRPr="00FD35A8" w:rsidDel="00894FB3" w14:paraId="3BE478E1" w14:textId="0593D629" w:rsidTr="008B0793">
        <w:trPr>
          <w:trHeight w:val="285"/>
          <w:del w:id="1023" w:author="Yali Chen" w:date="2025-12-29T14:21:00Z"/>
        </w:trPr>
        <w:tc>
          <w:tcPr>
            <w:tcW w:w="2616" w:type="dxa"/>
            <w:hideMark/>
          </w:tcPr>
          <w:p w14:paraId="5977ECFD" w14:textId="55F49009" w:rsidR="00FA3E09" w:rsidRPr="00FD35A8" w:rsidDel="00894FB3" w:rsidRDefault="00FA3E09" w:rsidP="00FA3E09">
            <w:pPr>
              <w:rPr>
                <w:del w:id="1024" w:author="Yali Chen" w:date="2025-12-29T14:21:00Z" w16du:dateUtc="2025-12-29T06:21:00Z"/>
                <w:rFonts w:ascii="Times New Roman" w:hAnsi="Times New Roman"/>
              </w:rPr>
            </w:pPr>
          </w:p>
        </w:tc>
        <w:tc>
          <w:tcPr>
            <w:tcW w:w="2221" w:type="dxa"/>
            <w:hideMark/>
          </w:tcPr>
          <w:p w14:paraId="68CB9879" w14:textId="05F85CA8" w:rsidR="00FA3E09" w:rsidRPr="00FD35A8" w:rsidDel="00894FB3" w:rsidRDefault="00FA3E09" w:rsidP="008B0793">
            <w:pPr>
              <w:jc w:val="center"/>
              <w:rPr>
                <w:del w:id="1025" w:author="Yali Chen" w:date="2025-12-29T14:21:00Z" w16du:dateUtc="2025-12-29T06:21:00Z"/>
                <w:rFonts w:ascii="Times New Roman" w:hAnsi="Times New Roman"/>
              </w:rPr>
            </w:pPr>
            <w:del w:id="1026" w:author="Yali Chen" w:date="2025-12-29T14:21:00Z" w16du:dateUtc="2025-12-29T06:21:00Z">
              <w:r w:rsidRPr="00FD35A8" w:rsidDel="00894FB3">
                <w:rPr>
                  <w:rFonts w:ascii="Times New Roman" w:hAnsi="Times New Roman"/>
                </w:rPr>
                <w:delText>xx.x</w:delText>
              </w:r>
            </w:del>
          </w:p>
        </w:tc>
        <w:tc>
          <w:tcPr>
            <w:tcW w:w="2616" w:type="dxa"/>
            <w:hideMark/>
          </w:tcPr>
          <w:p w14:paraId="65A54FBE" w14:textId="49E3484F" w:rsidR="00FA3E09" w:rsidRPr="00FD35A8" w:rsidDel="00894FB3" w:rsidRDefault="00FA3E09" w:rsidP="008B0793">
            <w:pPr>
              <w:jc w:val="center"/>
              <w:rPr>
                <w:del w:id="1027" w:author="Yali Chen" w:date="2025-12-29T14:21:00Z" w16du:dateUtc="2025-12-29T06:21:00Z"/>
                <w:rFonts w:ascii="Times New Roman" w:hAnsi="Times New Roman"/>
              </w:rPr>
            </w:pPr>
            <w:del w:id="1028" w:author="Yali Chen" w:date="2025-12-29T14:21:00Z" w16du:dateUtc="2025-12-29T06:21:00Z">
              <w:r w:rsidRPr="00FD35A8" w:rsidDel="00894FB3">
                <w:rPr>
                  <w:rFonts w:ascii="Times New Roman" w:hAnsi="Times New Roman"/>
                </w:rPr>
                <w:delText>xx.x</w:delText>
              </w:r>
            </w:del>
          </w:p>
        </w:tc>
        <w:tc>
          <w:tcPr>
            <w:tcW w:w="3028" w:type="dxa"/>
            <w:hideMark/>
          </w:tcPr>
          <w:p w14:paraId="11F11A8C" w14:textId="245C3D3D" w:rsidR="00FA3E09" w:rsidRPr="00FD35A8" w:rsidDel="00894FB3" w:rsidRDefault="00FA3E09" w:rsidP="008B0793">
            <w:pPr>
              <w:jc w:val="center"/>
              <w:rPr>
                <w:del w:id="1029" w:author="Yali Chen" w:date="2025-12-29T14:21:00Z" w16du:dateUtc="2025-12-29T06:21:00Z"/>
                <w:rFonts w:ascii="Times New Roman" w:hAnsi="Times New Roman"/>
              </w:rPr>
            </w:pPr>
            <w:del w:id="1030" w:author="Yali Chen" w:date="2025-12-29T14:21:00Z" w16du:dateUtc="2025-12-29T06:21:00Z">
              <w:r w:rsidRPr="00FD35A8" w:rsidDel="00894FB3">
                <w:rPr>
                  <w:rFonts w:ascii="Times New Roman" w:hAnsi="Times New Roman"/>
                </w:rPr>
                <w:delText>xx.x</w:delText>
              </w:r>
            </w:del>
          </w:p>
        </w:tc>
        <w:tc>
          <w:tcPr>
            <w:tcW w:w="3051" w:type="dxa"/>
            <w:hideMark/>
          </w:tcPr>
          <w:p w14:paraId="69941D43" w14:textId="5B531DC7" w:rsidR="00FA3E09" w:rsidRPr="00FD35A8" w:rsidDel="00894FB3" w:rsidRDefault="00FA3E09" w:rsidP="008B0793">
            <w:pPr>
              <w:jc w:val="center"/>
              <w:rPr>
                <w:del w:id="1031" w:author="Yali Chen" w:date="2025-12-29T14:21:00Z" w16du:dateUtc="2025-12-29T06:21:00Z"/>
                <w:rFonts w:ascii="Times New Roman" w:hAnsi="Times New Roman"/>
              </w:rPr>
            </w:pPr>
            <w:del w:id="1032" w:author="Yali Chen" w:date="2025-12-29T14:21:00Z" w16du:dateUtc="2025-12-29T06:21:00Z">
              <w:r w:rsidRPr="00FD35A8" w:rsidDel="00894FB3">
                <w:rPr>
                  <w:rFonts w:ascii="Times New Roman" w:hAnsi="Times New Roman"/>
                </w:rPr>
                <w:delText>xx.x</w:delText>
              </w:r>
            </w:del>
          </w:p>
        </w:tc>
        <w:tc>
          <w:tcPr>
            <w:tcW w:w="1038" w:type="dxa"/>
            <w:hideMark/>
          </w:tcPr>
          <w:p w14:paraId="72337A37" w14:textId="1EAA47DE" w:rsidR="00FA3E09" w:rsidRPr="00FD35A8" w:rsidDel="00894FB3" w:rsidRDefault="00FA3E09" w:rsidP="008B0793">
            <w:pPr>
              <w:jc w:val="center"/>
              <w:rPr>
                <w:del w:id="1033" w:author="Yali Chen" w:date="2025-12-29T14:21:00Z" w16du:dateUtc="2025-12-29T06:21:00Z"/>
                <w:rFonts w:ascii="Times New Roman" w:hAnsi="Times New Roman"/>
              </w:rPr>
            </w:pPr>
          </w:p>
        </w:tc>
      </w:tr>
      <w:tr w:rsidR="00FA3E09" w:rsidRPr="00FD35A8" w:rsidDel="00894FB3" w14:paraId="3AA64F0C" w14:textId="2A69AF90" w:rsidTr="008B0793">
        <w:trPr>
          <w:trHeight w:val="285"/>
          <w:del w:id="1034" w:author="Yali Chen" w:date="2025-12-29T14:21:00Z"/>
        </w:trPr>
        <w:tc>
          <w:tcPr>
            <w:tcW w:w="2616" w:type="dxa"/>
            <w:hideMark/>
          </w:tcPr>
          <w:p w14:paraId="46FE34F7" w14:textId="138B9373" w:rsidR="00FA3E09" w:rsidRPr="00FD35A8" w:rsidDel="00894FB3" w:rsidRDefault="00FA3E09">
            <w:pPr>
              <w:rPr>
                <w:del w:id="1035" w:author="Yali Chen" w:date="2025-12-29T14:21:00Z" w16du:dateUtc="2025-12-29T06:21:00Z"/>
                <w:rFonts w:ascii="Times New Roman" w:hAnsi="Times New Roman"/>
              </w:rPr>
            </w:pPr>
          </w:p>
        </w:tc>
        <w:tc>
          <w:tcPr>
            <w:tcW w:w="2221" w:type="dxa"/>
            <w:hideMark/>
          </w:tcPr>
          <w:p w14:paraId="2142D0C8" w14:textId="7B989EB9" w:rsidR="00FA3E09" w:rsidRPr="00FD35A8" w:rsidDel="00894FB3" w:rsidRDefault="00FA3E09" w:rsidP="008B0793">
            <w:pPr>
              <w:jc w:val="center"/>
              <w:rPr>
                <w:del w:id="1036" w:author="Yali Chen" w:date="2025-12-29T14:21:00Z" w16du:dateUtc="2025-12-29T06:21:00Z"/>
                <w:rFonts w:ascii="Times New Roman" w:hAnsi="Times New Roman"/>
              </w:rPr>
            </w:pPr>
            <w:del w:id="1037" w:author="Yali Chen" w:date="2025-12-29T14:21:00Z" w16du:dateUtc="2025-12-29T06:21:00Z">
              <w:r w:rsidRPr="00FD35A8" w:rsidDel="00894FB3">
                <w:rPr>
                  <w:rFonts w:ascii="Times New Roman" w:hAnsi="Times New Roman"/>
                </w:rPr>
                <w:delText>xx.x</w:delText>
              </w:r>
            </w:del>
          </w:p>
        </w:tc>
        <w:tc>
          <w:tcPr>
            <w:tcW w:w="2616" w:type="dxa"/>
            <w:hideMark/>
          </w:tcPr>
          <w:p w14:paraId="1B505576" w14:textId="1FAF3BAF" w:rsidR="00FA3E09" w:rsidRPr="00FD35A8" w:rsidDel="00894FB3" w:rsidRDefault="00FA3E09" w:rsidP="008B0793">
            <w:pPr>
              <w:jc w:val="center"/>
              <w:rPr>
                <w:del w:id="1038" w:author="Yali Chen" w:date="2025-12-29T14:21:00Z" w16du:dateUtc="2025-12-29T06:21:00Z"/>
                <w:rFonts w:ascii="Times New Roman" w:hAnsi="Times New Roman"/>
              </w:rPr>
            </w:pPr>
            <w:del w:id="1039" w:author="Yali Chen" w:date="2025-12-29T14:21:00Z" w16du:dateUtc="2025-12-29T06:21:00Z">
              <w:r w:rsidRPr="00FD35A8" w:rsidDel="00894FB3">
                <w:rPr>
                  <w:rFonts w:ascii="Times New Roman" w:hAnsi="Times New Roman"/>
                </w:rPr>
                <w:delText>xx.x</w:delText>
              </w:r>
            </w:del>
          </w:p>
        </w:tc>
        <w:tc>
          <w:tcPr>
            <w:tcW w:w="3028" w:type="dxa"/>
            <w:hideMark/>
          </w:tcPr>
          <w:p w14:paraId="73EB4A4F" w14:textId="06B2ABCD" w:rsidR="00FA3E09" w:rsidRPr="00FD35A8" w:rsidDel="00894FB3" w:rsidRDefault="00FA3E09" w:rsidP="008B0793">
            <w:pPr>
              <w:jc w:val="center"/>
              <w:rPr>
                <w:del w:id="1040" w:author="Yali Chen" w:date="2025-12-29T14:21:00Z" w16du:dateUtc="2025-12-29T06:21:00Z"/>
                <w:rFonts w:ascii="Times New Roman" w:hAnsi="Times New Roman"/>
              </w:rPr>
            </w:pPr>
            <w:del w:id="1041" w:author="Yali Chen" w:date="2025-12-29T14:21:00Z" w16du:dateUtc="2025-12-29T06:21:00Z">
              <w:r w:rsidRPr="00FD35A8" w:rsidDel="00894FB3">
                <w:rPr>
                  <w:rFonts w:ascii="Times New Roman" w:hAnsi="Times New Roman"/>
                </w:rPr>
                <w:delText>xx.x</w:delText>
              </w:r>
            </w:del>
          </w:p>
        </w:tc>
        <w:tc>
          <w:tcPr>
            <w:tcW w:w="3051" w:type="dxa"/>
            <w:hideMark/>
          </w:tcPr>
          <w:p w14:paraId="248EAC9E" w14:textId="2901D93D" w:rsidR="00FA3E09" w:rsidRPr="00FD35A8" w:rsidDel="00894FB3" w:rsidRDefault="00FA3E09" w:rsidP="008B0793">
            <w:pPr>
              <w:jc w:val="center"/>
              <w:rPr>
                <w:del w:id="1042" w:author="Yali Chen" w:date="2025-12-29T14:21:00Z" w16du:dateUtc="2025-12-29T06:21:00Z"/>
                <w:rFonts w:ascii="Times New Roman" w:hAnsi="Times New Roman"/>
              </w:rPr>
            </w:pPr>
            <w:del w:id="1043" w:author="Yali Chen" w:date="2025-12-29T14:21:00Z" w16du:dateUtc="2025-12-29T06:21:00Z">
              <w:r w:rsidRPr="00FD35A8" w:rsidDel="00894FB3">
                <w:rPr>
                  <w:rFonts w:ascii="Times New Roman" w:hAnsi="Times New Roman"/>
                </w:rPr>
                <w:delText>xx.x</w:delText>
              </w:r>
            </w:del>
          </w:p>
        </w:tc>
        <w:tc>
          <w:tcPr>
            <w:tcW w:w="1038" w:type="dxa"/>
            <w:hideMark/>
          </w:tcPr>
          <w:p w14:paraId="1080DCE1" w14:textId="46F7C5BD" w:rsidR="00FA3E09" w:rsidRPr="00FD35A8" w:rsidDel="00894FB3" w:rsidRDefault="00FA3E09" w:rsidP="008B0793">
            <w:pPr>
              <w:jc w:val="center"/>
              <w:rPr>
                <w:del w:id="1044" w:author="Yali Chen" w:date="2025-12-29T14:21:00Z" w16du:dateUtc="2025-12-29T06:21:00Z"/>
                <w:rFonts w:ascii="Times New Roman" w:hAnsi="Times New Roman"/>
              </w:rPr>
            </w:pPr>
          </w:p>
        </w:tc>
      </w:tr>
      <w:tr w:rsidR="00FA3E09" w:rsidRPr="00FD35A8" w:rsidDel="00894FB3" w14:paraId="4FDF8114" w14:textId="558CD8DE" w:rsidTr="008B0793">
        <w:trPr>
          <w:trHeight w:val="285"/>
          <w:del w:id="1045" w:author="Yali Chen" w:date="2025-12-29T14:21:00Z"/>
        </w:trPr>
        <w:tc>
          <w:tcPr>
            <w:tcW w:w="2616" w:type="dxa"/>
            <w:hideMark/>
          </w:tcPr>
          <w:p w14:paraId="193358C0" w14:textId="3381013A" w:rsidR="00FA3E09" w:rsidRPr="00FD35A8" w:rsidDel="00894FB3" w:rsidRDefault="00FA3E09">
            <w:pPr>
              <w:rPr>
                <w:del w:id="1046" w:author="Yali Chen" w:date="2025-12-29T14:21:00Z" w16du:dateUtc="2025-12-29T06:21:00Z"/>
                <w:rFonts w:ascii="Times New Roman" w:hAnsi="Times New Roman"/>
              </w:rPr>
            </w:pPr>
          </w:p>
        </w:tc>
        <w:tc>
          <w:tcPr>
            <w:tcW w:w="2221" w:type="dxa"/>
            <w:hideMark/>
          </w:tcPr>
          <w:p w14:paraId="61E08BF9" w14:textId="1157A964" w:rsidR="00FA3E09" w:rsidRPr="00FD35A8" w:rsidDel="00894FB3" w:rsidRDefault="00FA3E09" w:rsidP="008B0793">
            <w:pPr>
              <w:jc w:val="center"/>
              <w:rPr>
                <w:del w:id="1047" w:author="Yali Chen" w:date="2025-12-29T14:21:00Z" w16du:dateUtc="2025-12-29T06:21:00Z"/>
                <w:rFonts w:ascii="Times New Roman" w:hAnsi="Times New Roman"/>
              </w:rPr>
            </w:pPr>
            <w:del w:id="1048" w:author="Yali Chen" w:date="2025-12-29T14:21:00Z" w16du:dateUtc="2025-12-29T06:21:00Z">
              <w:r w:rsidRPr="00FD35A8" w:rsidDel="00894FB3">
                <w:rPr>
                  <w:rFonts w:ascii="Times New Roman" w:hAnsi="Times New Roman"/>
                </w:rPr>
                <w:delText>xx.x</w:delText>
              </w:r>
            </w:del>
          </w:p>
        </w:tc>
        <w:tc>
          <w:tcPr>
            <w:tcW w:w="2616" w:type="dxa"/>
            <w:hideMark/>
          </w:tcPr>
          <w:p w14:paraId="7E66C192" w14:textId="7B2387A5" w:rsidR="00FA3E09" w:rsidRPr="00FD35A8" w:rsidDel="00894FB3" w:rsidRDefault="00FA3E09" w:rsidP="008B0793">
            <w:pPr>
              <w:jc w:val="center"/>
              <w:rPr>
                <w:del w:id="1049" w:author="Yali Chen" w:date="2025-12-29T14:21:00Z" w16du:dateUtc="2025-12-29T06:21:00Z"/>
                <w:rFonts w:ascii="Times New Roman" w:hAnsi="Times New Roman"/>
              </w:rPr>
            </w:pPr>
            <w:del w:id="1050" w:author="Yali Chen" w:date="2025-12-29T14:21:00Z" w16du:dateUtc="2025-12-29T06:21:00Z">
              <w:r w:rsidRPr="00FD35A8" w:rsidDel="00894FB3">
                <w:rPr>
                  <w:rFonts w:ascii="Times New Roman" w:hAnsi="Times New Roman"/>
                </w:rPr>
                <w:delText>xx.x</w:delText>
              </w:r>
            </w:del>
          </w:p>
        </w:tc>
        <w:tc>
          <w:tcPr>
            <w:tcW w:w="3028" w:type="dxa"/>
            <w:hideMark/>
          </w:tcPr>
          <w:p w14:paraId="471CF061" w14:textId="3351F56E" w:rsidR="00FA3E09" w:rsidRPr="00FD35A8" w:rsidDel="00894FB3" w:rsidRDefault="00FA3E09" w:rsidP="008B0793">
            <w:pPr>
              <w:jc w:val="center"/>
              <w:rPr>
                <w:del w:id="1051" w:author="Yali Chen" w:date="2025-12-29T14:21:00Z" w16du:dateUtc="2025-12-29T06:21:00Z"/>
                <w:rFonts w:ascii="Times New Roman" w:hAnsi="Times New Roman"/>
              </w:rPr>
            </w:pPr>
            <w:del w:id="1052" w:author="Yali Chen" w:date="2025-12-29T14:21:00Z" w16du:dateUtc="2025-12-29T06:21:00Z">
              <w:r w:rsidRPr="00FD35A8" w:rsidDel="00894FB3">
                <w:rPr>
                  <w:rFonts w:ascii="Times New Roman" w:hAnsi="Times New Roman"/>
                </w:rPr>
                <w:delText>xx.x</w:delText>
              </w:r>
            </w:del>
          </w:p>
        </w:tc>
        <w:tc>
          <w:tcPr>
            <w:tcW w:w="3051" w:type="dxa"/>
            <w:hideMark/>
          </w:tcPr>
          <w:p w14:paraId="3C3E9A45" w14:textId="68BCDBDB" w:rsidR="00FA3E09" w:rsidRPr="00FD35A8" w:rsidDel="00894FB3" w:rsidRDefault="00FA3E09" w:rsidP="008B0793">
            <w:pPr>
              <w:jc w:val="center"/>
              <w:rPr>
                <w:del w:id="1053" w:author="Yali Chen" w:date="2025-12-29T14:21:00Z" w16du:dateUtc="2025-12-29T06:21:00Z"/>
                <w:rFonts w:ascii="Times New Roman" w:hAnsi="Times New Roman"/>
              </w:rPr>
            </w:pPr>
            <w:del w:id="1054" w:author="Yali Chen" w:date="2025-12-29T14:21:00Z" w16du:dateUtc="2025-12-29T06:21:00Z">
              <w:r w:rsidRPr="00FD35A8" w:rsidDel="00894FB3">
                <w:rPr>
                  <w:rFonts w:ascii="Times New Roman" w:hAnsi="Times New Roman"/>
                </w:rPr>
                <w:delText>xx.x</w:delText>
              </w:r>
            </w:del>
          </w:p>
        </w:tc>
        <w:tc>
          <w:tcPr>
            <w:tcW w:w="1038" w:type="dxa"/>
            <w:hideMark/>
          </w:tcPr>
          <w:p w14:paraId="48B12B86" w14:textId="304B5872" w:rsidR="00FA3E09" w:rsidRPr="00FD35A8" w:rsidDel="00894FB3" w:rsidRDefault="00FA3E09" w:rsidP="008B0793">
            <w:pPr>
              <w:jc w:val="center"/>
              <w:rPr>
                <w:del w:id="1055" w:author="Yali Chen" w:date="2025-12-29T14:21:00Z" w16du:dateUtc="2025-12-29T06:21:00Z"/>
                <w:rFonts w:ascii="Times New Roman" w:hAnsi="Times New Roman"/>
              </w:rPr>
            </w:pPr>
          </w:p>
        </w:tc>
      </w:tr>
      <w:tr w:rsidR="00FA3E09" w:rsidRPr="00FD35A8" w:rsidDel="00894FB3" w14:paraId="4748B328" w14:textId="1533DD34" w:rsidTr="008B0793">
        <w:trPr>
          <w:trHeight w:val="285"/>
          <w:del w:id="1056" w:author="Yali Chen" w:date="2025-12-29T14:21:00Z"/>
        </w:trPr>
        <w:tc>
          <w:tcPr>
            <w:tcW w:w="2616" w:type="dxa"/>
            <w:hideMark/>
          </w:tcPr>
          <w:p w14:paraId="4C67CE75" w14:textId="1768931E" w:rsidR="00FA3E09" w:rsidRPr="00FD35A8" w:rsidDel="00894FB3" w:rsidRDefault="00FA3E09">
            <w:pPr>
              <w:rPr>
                <w:del w:id="1057" w:author="Yali Chen" w:date="2025-12-29T14:21:00Z" w16du:dateUtc="2025-12-29T06:21:00Z"/>
                <w:rFonts w:ascii="Times New Roman" w:hAnsi="Times New Roman"/>
              </w:rPr>
            </w:pPr>
          </w:p>
        </w:tc>
        <w:tc>
          <w:tcPr>
            <w:tcW w:w="2221" w:type="dxa"/>
            <w:hideMark/>
          </w:tcPr>
          <w:p w14:paraId="45683173" w14:textId="43EF60F0" w:rsidR="00FA3E09" w:rsidRPr="00FD35A8" w:rsidDel="00894FB3" w:rsidRDefault="00FA3E09" w:rsidP="008B0793">
            <w:pPr>
              <w:jc w:val="center"/>
              <w:rPr>
                <w:del w:id="1058" w:author="Yali Chen" w:date="2025-12-29T14:21:00Z" w16du:dateUtc="2025-12-29T06:21:00Z"/>
                <w:rFonts w:ascii="Times New Roman" w:hAnsi="Times New Roman"/>
              </w:rPr>
            </w:pPr>
            <w:del w:id="1059" w:author="Yali Chen" w:date="2025-12-29T14:21:00Z" w16du:dateUtc="2025-12-29T06:21:00Z">
              <w:r w:rsidRPr="00FD35A8" w:rsidDel="00894FB3">
                <w:rPr>
                  <w:rFonts w:ascii="Times New Roman" w:hAnsi="Times New Roman"/>
                </w:rPr>
                <w:delText>xx.x</w:delText>
              </w:r>
            </w:del>
          </w:p>
        </w:tc>
        <w:tc>
          <w:tcPr>
            <w:tcW w:w="2616" w:type="dxa"/>
            <w:hideMark/>
          </w:tcPr>
          <w:p w14:paraId="493DE58A" w14:textId="6D1D9A24" w:rsidR="00FA3E09" w:rsidRPr="00FD35A8" w:rsidDel="00894FB3" w:rsidRDefault="00FA3E09" w:rsidP="008B0793">
            <w:pPr>
              <w:jc w:val="center"/>
              <w:rPr>
                <w:del w:id="1060" w:author="Yali Chen" w:date="2025-12-29T14:21:00Z" w16du:dateUtc="2025-12-29T06:21:00Z"/>
                <w:rFonts w:ascii="Times New Roman" w:hAnsi="Times New Roman"/>
              </w:rPr>
            </w:pPr>
            <w:del w:id="1061" w:author="Yali Chen" w:date="2025-12-29T14:21:00Z" w16du:dateUtc="2025-12-29T06:21:00Z">
              <w:r w:rsidRPr="00FD35A8" w:rsidDel="00894FB3">
                <w:rPr>
                  <w:rFonts w:ascii="Times New Roman" w:hAnsi="Times New Roman"/>
                </w:rPr>
                <w:delText>xx.x</w:delText>
              </w:r>
            </w:del>
          </w:p>
        </w:tc>
        <w:tc>
          <w:tcPr>
            <w:tcW w:w="3028" w:type="dxa"/>
            <w:hideMark/>
          </w:tcPr>
          <w:p w14:paraId="669BB406" w14:textId="179A8394" w:rsidR="00FA3E09" w:rsidRPr="00FD35A8" w:rsidDel="00894FB3" w:rsidRDefault="00FA3E09" w:rsidP="008B0793">
            <w:pPr>
              <w:jc w:val="center"/>
              <w:rPr>
                <w:del w:id="1062" w:author="Yali Chen" w:date="2025-12-29T14:21:00Z" w16du:dateUtc="2025-12-29T06:21:00Z"/>
                <w:rFonts w:ascii="Times New Roman" w:hAnsi="Times New Roman"/>
              </w:rPr>
            </w:pPr>
            <w:del w:id="1063" w:author="Yali Chen" w:date="2025-12-29T14:21:00Z" w16du:dateUtc="2025-12-29T06:21:00Z">
              <w:r w:rsidRPr="00FD35A8" w:rsidDel="00894FB3">
                <w:rPr>
                  <w:rFonts w:ascii="Times New Roman" w:hAnsi="Times New Roman"/>
                </w:rPr>
                <w:delText>xx.x</w:delText>
              </w:r>
            </w:del>
          </w:p>
        </w:tc>
        <w:tc>
          <w:tcPr>
            <w:tcW w:w="3051" w:type="dxa"/>
            <w:hideMark/>
          </w:tcPr>
          <w:p w14:paraId="7E5642A9" w14:textId="0031E608" w:rsidR="00FA3E09" w:rsidRPr="00FD35A8" w:rsidDel="00894FB3" w:rsidRDefault="00FA3E09" w:rsidP="008B0793">
            <w:pPr>
              <w:jc w:val="center"/>
              <w:rPr>
                <w:del w:id="1064" w:author="Yali Chen" w:date="2025-12-29T14:21:00Z" w16du:dateUtc="2025-12-29T06:21:00Z"/>
                <w:rFonts w:ascii="Times New Roman" w:hAnsi="Times New Roman"/>
              </w:rPr>
            </w:pPr>
            <w:del w:id="1065" w:author="Yali Chen" w:date="2025-12-29T14:21:00Z" w16du:dateUtc="2025-12-29T06:21:00Z">
              <w:r w:rsidRPr="00FD35A8" w:rsidDel="00894FB3">
                <w:rPr>
                  <w:rFonts w:ascii="Times New Roman" w:hAnsi="Times New Roman"/>
                </w:rPr>
                <w:delText>xx.x</w:delText>
              </w:r>
            </w:del>
          </w:p>
        </w:tc>
        <w:tc>
          <w:tcPr>
            <w:tcW w:w="1038" w:type="dxa"/>
            <w:hideMark/>
          </w:tcPr>
          <w:p w14:paraId="4E485098" w14:textId="15526686" w:rsidR="00FA3E09" w:rsidRPr="00FD35A8" w:rsidDel="00894FB3" w:rsidRDefault="00FA3E09" w:rsidP="008B0793">
            <w:pPr>
              <w:jc w:val="center"/>
              <w:rPr>
                <w:del w:id="1066" w:author="Yali Chen" w:date="2025-12-29T14:21:00Z" w16du:dateUtc="2025-12-29T06:21:00Z"/>
                <w:rFonts w:ascii="Times New Roman" w:hAnsi="Times New Roman"/>
              </w:rPr>
            </w:pPr>
          </w:p>
        </w:tc>
      </w:tr>
      <w:tr w:rsidR="00FA3E09" w:rsidRPr="00FD35A8" w:rsidDel="00894FB3" w14:paraId="45C13E7C" w14:textId="7617834D" w:rsidTr="008B0793">
        <w:trPr>
          <w:trHeight w:val="285"/>
          <w:del w:id="1067" w:author="Yali Chen" w:date="2025-12-29T14:21:00Z"/>
        </w:trPr>
        <w:tc>
          <w:tcPr>
            <w:tcW w:w="2616" w:type="dxa"/>
            <w:hideMark/>
          </w:tcPr>
          <w:p w14:paraId="4B0DDA80" w14:textId="507D4B34" w:rsidR="00FA3E09" w:rsidRPr="00FD35A8" w:rsidDel="00894FB3" w:rsidRDefault="00FA3E09">
            <w:pPr>
              <w:rPr>
                <w:del w:id="1068" w:author="Yali Chen" w:date="2025-12-29T14:21:00Z" w16du:dateUtc="2025-12-29T06:21:00Z"/>
                <w:rFonts w:ascii="Times New Roman" w:hAnsi="Times New Roman"/>
              </w:rPr>
            </w:pPr>
            <w:del w:id="1069" w:author="Yali Chen" w:date="2025-12-29T14:21:00Z" w16du:dateUtc="2025-12-29T06:21:00Z">
              <w:r w:rsidRPr="00FD35A8" w:rsidDel="00894FB3">
                <w:rPr>
                  <w:rFonts w:ascii="Times New Roman" w:hAnsi="Times New Roman"/>
                </w:rPr>
                <w:delText>&lt;&lt;…&gt;&gt;</w:delText>
              </w:r>
            </w:del>
          </w:p>
        </w:tc>
        <w:tc>
          <w:tcPr>
            <w:tcW w:w="2221" w:type="dxa"/>
            <w:hideMark/>
          </w:tcPr>
          <w:p w14:paraId="6D843996" w14:textId="2B487BF2" w:rsidR="00FA3E09" w:rsidRPr="00FD35A8" w:rsidDel="00894FB3" w:rsidRDefault="00FA3E09" w:rsidP="008B0793">
            <w:pPr>
              <w:jc w:val="center"/>
              <w:rPr>
                <w:del w:id="1070" w:author="Yali Chen" w:date="2025-12-29T14:21:00Z" w16du:dateUtc="2025-12-29T06:21:00Z"/>
                <w:rFonts w:ascii="Times New Roman" w:hAnsi="Times New Roman"/>
              </w:rPr>
            </w:pPr>
            <w:del w:id="1071" w:author="Yali Chen" w:date="2025-12-29T14:21:00Z" w16du:dateUtc="2025-12-29T06:21:00Z">
              <w:r w:rsidRPr="00FD35A8" w:rsidDel="00894FB3">
                <w:rPr>
                  <w:rFonts w:ascii="Times New Roman" w:hAnsi="Times New Roman"/>
                </w:rPr>
                <w:delText>xx.x</w:delText>
              </w:r>
            </w:del>
          </w:p>
        </w:tc>
        <w:tc>
          <w:tcPr>
            <w:tcW w:w="2616" w:type="dxa"/>
            <w:hideMark/>
          </w:tcPr>
          <w:p w14:paraId="04A22E93" w14:textId="04E814C3" w:rsidR="00FA3E09" w:rsidRPr="00FD35A8" w:rsidDel="00894FB3" w:rsidRDefault="00FA3E09" w:rsidP="008B0793">
            <w:pPr>
              <w:jc w:val="center"/>
              <w:rPr>
                <w:del w:id="1072" w:author="Yali Chen" w:date="2025-12-29T14:21:00Z" w16du:dateUtc="2025-12-29T06:21:00Z"/>
                <w:rFonts w:ascii="Times New Roman" w:hAnsi="Times New Roman"/>
              </w:rPr>
            </w:pPr>
            <w:del w:id="1073" w:author="Yali Chen" w:date="2025-12-29T14:21:00Z" w16du:dateUtc="2025-12-29T06:21:00Z">
              <w:r w:rsidRPr="00FD35A8" w:rsidDel="00894FB3">
                <w:rPr>
                  <w:rFonts w:ascii="Times New Roman" w:hAnsi="Times New Roman"/>
                </w:rPr>
                <w:delText>xx.x</w:delText>
              </w:r>
            </w:del>
          </w:p>
        </w:tc>
        <w:tc>
          <w:tcPr>
            <w:tcW w:w="3028" w:type="dxa"/>
            <w:hideMark/>
          </w:tcPr>
          <w:p w14:paraId="5CE17346" w14:textId="4F2F26E8" w:rsidR="00FA3E09" w:rsidRPr="00FD35A8" w:rsidDel="00894FB3" w:rsidRDefault="00FA3E09" w:rsidP="008B0793">
            <w:pPr>
              <w:jc w:val="center"/>
              <w:rPr>
                <w:del w:id="1074" w:author="Yali Chen" w:date="2025-12-29T14:21:00Z" w16du:dateUtc="2025-12-29T06:21:00Z"/>
                <w:rFonts w:ascii="Times New Roman" w:hAnsi="Times New Roman"/>
              </w:rPr>
            </w:pPr>
            <w:del w:id="1075" w:author="Yali Chen" w:date="2025-12-29T14:21:00Z" w16du:dateUtc="2025-12-29T06:21:00Z">
              <w:r w:rsidRPr="00FD35A8" w:rsidDel="00894FB3">
                <w:rPr>
                  <w:rFonts w:ascii="Times New Roman" w:hAnsi="Times New Roman"/>
                </w:rPr>
                <w:delText>xx.x</w:delText>
              </w:r>
            </w:del>
          </w:p>
        </w:tc>
        <w:tc>
          <w:tcPr>
            <w:tcW w:w="3051" w:type="dxa"/>
            <w:hideMark/>
          </w:tcPr>
          <w:p w14:paraId="50103545" w14:textId="64B91257" w:rsidR="00FA3E09" w:rsidRPr="00FD35A8" w:rsidDel="00894FB3" w:rsidRDefault="00FA3E09" w:rsidP="008B0793">
            <w:pPr>
              <w:jc w:val="center"/>
              <w:rPr>
                <w:del w:id="1076" w:author="Yali Chen" w:date="2025-12-29T14:21:00Z" w16du:dateUtc="2025-12-29T06:21:00Z"/>
                <w:rFonts w:ascii="Times New Roman" w:hAnsi="Times New Roman"/>
              </w:rPr>
            </w:pPr>
            <w:del w:id="1077" w:author="Yali Chen" w:date="2025-12-29T14:21:00Z" w16du:dateUtc="2025-12-29T06:21:00Z">
              <w:r w:rsidRPr="00FD35A8" w:rsidDel="00894FB3">
                <w:rPr>
                  <w:rFonts w:ascii="Times New Roman" w:hAnsi="Times New Roman"/>
                </w:rPr>
                <w:delText>xx.x</w:delText>
              </w:r>
            </w:del>
          </w:p>
        </w:tc>
        <w:tc>
          <w:tcPr>
            <w:tcW w:w="1038" w:type="dxa"/>
            <w:hideMark/>
          </w:tcPr>
          <w:p w14:paraId="18D8870A" w14:textId="2B0190AA" w:rsidR="00FA3E09" w:rsidRPr="00FD35A8" w:rsidDel="00894FB3" w:rsidRDefault="00FA3E09" w:rsidP="008B0793">
            <w:pPr>
              <w:jc w:val="center"/>
              <w:rPr>
                <w:del w:id="1078" w:author="Yali Chen" w:date="2025-12-29T14:21:00Z" w16du:dateUtc="2025-12-29T06:21:00Z"/>
                <w:rFonts w:ascii="Times New Roman" w:hAnsi="Times New Roman"/>
              </w:rPr>
            </w:pPr>
          </w:p>
        </w:tc>
      </w:tr>
      <w:tr w:rsidR="00FA3E09" w:rsidRPr="00FD35A8" w:rsidDel="00894FB3" w14:paraId="36434A52" w14:textId="09B3FA1E" w:rsidTr="008B0793">
        <w:trPr>
          <w:trHeight w:val="285"/>
          <w:del w:id="1079" w:author="Yali Chen" w:date="2025-12-29T14:21:00Z"/>
        </w:trPr>
        <w:tc>
          <w:tcPr>
            <w:tcW w:w="2616" w:type="dxa"/>
            <w:hideMark/>
          </w:tcPr>
          <w:p w14:paraId="2186E933" w14:textId="65C6AE33" w:rsidR="00FA3E09" w:rsidRPr="00FD35A8" w:rsidDel="00894FB3" w:rsidRDefault="00FA3E09">
            <w:pPr>
              <w:rPr>
                <w:del w:id="1080" w:author="Yali Chen" w:date="2025-12-29T14:21:00Z" w16du:dateUtc="2025-12-29T06:21:00Z"/>
                <w:rFonts w:ascii="Times New Roman" w:hAnsi="Times New Roman"/>
              </w:rPr>
            </w:pPr>
            <w:del w:id="1081" w:author="Yali Chen" w:date="2025-12-29T14:21:00Z" w16du:dateUtc="2025-12-29T06:21:00Z">
              <w:r w:rsidRPr="00FD35A8" w:rsidDel="00894FB3">
                <w:rPr>
                  <w:rFonts w:ascii="Times New Roman" w:hAnsi="Times New Roman"/>
                </w:rPr>
                <w:delText>&lt;&lt;…&gt;&gt;</w:delText>
              </w:r>
            </w:del>
          </w:p>
        </w:tc>
        <w:tc>
          <w:tcPr>
            <w:tcW w:w="2221" w:type="dxa"/>
            <w:hideMark/>
          </w:tcPr>
          <w:p w14:paraId="4FAD0E50" w14:textId="69921F54" w:rsidR="00FA3E09" w:rsidRPr="00FD35A8" w:rsidDel="00894FB3" w:rsidRDefault="00FA3E09" w:rsidP="008B0793">
            <w:pPr>
              <w:jc w:val="center"/>
              <w:rPr>
                <w:del w:id="1082" w:author="Yali Chen" w:date="2025-12-29T14:21:00Z" w16du:dateUtc="2025-12-29T06:21:00Z"/>
                <w:rFonts w:ascii="Times New Roman" w:hAnsi="Times New Roman"/>
              </w:rPr>
            </w:pPr>
            <w:del w:id="1083" w:author="Yali Chen" w:date="2025-12-29T14:21:00Z" w16du:dateUtc="2025-12-29T06:21:00Z">
              <w:r w:rsidRPr="00FD35A8" w:rsidDel="00894FB3">
                <w:rPr>
                  <w:rFonts w:ascii="Times New Roman" w:hAnsi="Times New Roman"/>
                </w:rPr>
                <w:delText>xx.x</w:delText>
              </w:r>
            </w:del>
          </w:p>
        </w:tc>
        <w:tc>
          <w:tcPr>
            <w:tcW w:w="2616" w:type="dxa"/>
            <w:hideMark/>
          </w:tcPr>
          <w:p w14:paraId="3D0AE329" w14:textId="2588F731" w:rsidR="00FA3E09" w:rsidRPr="00FD35A8" w:rsidDel="00894FB3" w:rsidRDefault="00FA3E09" w:rsidP="008B0793">
            <w:pPr>
              <w:jc w:val="center"/>
              <w:rPr>
                <w:del w:id="1084" w:author="Yali Chen" w:date="2025-12-29T14:21:00Z" w16du:dateUtc="2025-12-29T06:21:00Z"/>
                <w:rFonts w:ascii="Times New Roman" w:hAnsi="Times New Roman"/>
              </w:rPr>
            </w:pPr>
            <w:del w:id="1085" w:author="Yali Chen" w:date="2025-12-29T14:21:00Z" w16du:dateUtc="2025-12-29T06:21:00Z">
              <w:r w:rsidRPr="00FD35A8" w:rsidDel="00894FB3">
                <w:rPr>
                  <w:rFonts w:ascii="Times New Roman" w:hAnsi="Times New Roman"/>
                </w:rPr>
                <w:delText>xx.x</w:delText>
              </w:r>
            </w:del>
          </w:p>
        </w:tc>
        <w:tc>
          <w:tcPr>
            <w:tcW w:w="3028" w:type="dxa"/>
            <w:hideMark/>
          </w:tcPr>
          <w:p w14:paraId="65B97C66" w14:textId="4B36DFD8" w:rsidR="00FA3E09" w:rsidRPr="00FD35A8" w:rsidDel="00894FB3" w:rsidRDefault="00FA3E09" w:rsidP="008B0793">
            <w:pPr>
              <w:jc w:val="center"/>
              <w:rPr>
                <w:del w:id="1086" w:author="Yali Chen" w:date="2025-12-29T14:21:00Z" w16du:dateUtc="2025-12-29T06:21:00Z"/>
                <w:rFonts w:ascii="Times New Roman" w:hAnsi="Times New Roman"/>
              </w:rPr>
            </w:pPr>
            <w:del w:id="1087" w:author="Yali Chen" w:date="2025-12-29T14:21:00Z" w16du:dateUtc="2025-12-29T06:21:00Z">
              <w:r w:rsidRPr="00FD35A8" w:rsidDel="00894FB3">
                <w:rPr>
                  <w:rFonts w:ascii="Times New Roman" w:hAnsi="Times New Roman"/>
                </w:rPr>
                <w:delText>xx.x</w:delText>
              </w:r>
            </w:del>
          </w:p>
        </w:tc>
        <w:tc>
          <w:tcPr>
            <w:tcW w:w="3051" w:type="dxa"/>
            <w:hideMark/>
          </w:tcPr>
          <w:p w14:paraId="17E65376" w14:textId="227158AB" w:rsidR="00FA3E09" w:rsidRPr="00FD35A8" w:rsidDel="00894FB3" w:rsidRDefault="00FA3E09" w:rsidP="008B0793">
            <w:pPr>
              <w:jc w:val="center"/>
              <w:rPr>
                <w:del w:id="1088" w:author="Yali Chen" w:date="2025-12-29T14:21:00Z" w16du:dateUtc="2025-12-29T06:21:00Z"/>
                <w:rFonts w:ascii="Times New Roman" w:hAnsi="Times New Roman"/>
              </w:rPr>
            </w:pPr>
            <w:del w:id="1089" w:author="Yali Chen" w:date="2025-12-29T14:21:00Z" w16du:dateUtc="2025-12-29T06:21:00Z">
              <w:r w:rsidRPr="00FD35A8" w:rsidDel="00894FB3">
                <w:rPr>
                  <w:rFonts w:ascii="Times New Roman" w:hAnsi="Times New Roman"/>
                </w:rPr>
                <w:delText>xx.x</w:delText>
              </w:r>
            </w:del>
          </w:p>
        </w:tc>
        <w:tc>
          <w:tcPr>
            <w:tcW w:w="1038" w:type="dxa"/>
            <w:hideMark/>
          </w:tcPr>
          <w:p w14:paraId="7A1C99C0" w14:textId="71634DFE" w:rsidR="00FA3E09" w:rsidRPr="00FD35A8" w:rsidDel="00894FB3" w:rsidRDefault="00FA3E09" w:rsidP="008B0793">
            <w:pPr>
              <w:jc w:val="center"/>
              <w:rPr>
                <w:del w:id="1090" w:author="Yali Chen" w:date="2025-12-29T14:21:00Z" w16du:dateUtc="2025-12-29T06:21:00Z"/>
                <w:rFonts w:ascii="Times New Roman" w:hAnsi="Times New Roman"/>
              </w:rPr>
            </w:pPr>
          </w:p>
        </w:tc>
      </w:tr>
      <w:tr w:rsidR="00FA3E09" w:rsidRPr="00FD35A8" w:rsidDel="00894FB3" w14:paraId="6491A56E" w14:textId="1568FF72" w:rsidTr="008B0793">
        <w:trPr>
          <w:trHeight w:val="300"/>
          <w:del w:id="1091" w:author="Yali Chen" w:date="2025-12-29T14:21:00Z"/>
        </w:trPr>
        <w:tc>
          <w:tcPr>
            <w:tcW w:w="2616" w:type="dxa"/>
            <w:tcBorders>
              <w:bottom w:val="single" w:sz="4" w:space="0" w:color="auto"/>
            </w:tcBorders>
            <w:hideMark/>
          </w:tcPr>
          <w:p w14:paraId="4E86F119" w14:textId="04D803D2" w:rsidR="00FA3E09" w:rsidRPr="00FD35A8" w:rsidDel="00894FB3" w:rsidRDefault="00FA3E09">
            <w:pPr>
              <w:rPr>
                <w:del w:id="1092" w:author="Yali Chen" w:date="2025-12-29T14:21:00Z" w16du:dateUtc="2025-12-29T06:21:00Z"/>
                <w:rFonts w:ascii="Times New Roman" w:hAnsi="Times New Roman"/>
              </w:rPr>
            </w:pPr>
            <w:del w:id="1093" w:author="Yali Chen" w:date="2025-12-29T14:21:00Z" w16du:dateUtc="2025-12-29T06:21:00Z">
              <w:r w:rsidRPr="00FD35A8" w:rsidDel="00894FB3">
                <w:rPr>
                  <w:rFonts w:ascii="Times New Roman" w:hAnsi="Times New Roman"/>
                </w:rPr>
                <w:delText>&lt;&lt;…&gt;&gt;</w:delText>
              </w:r>
            </w:del>
          </w:p>
        </w:tc>
        <w:tc>
          <w:tcPr>
            <w:tcW w:w="2221" w:type="dxa"/>
            <w:tcBorders>
              <w:bottom w:val="single" w:sz="4" w:space="0" w:color="auto"/>
            </w:tcBorders>
            <w:hideMark/>
          </w:tcPr>
          <w:p w14:paraId="29DC2699" w14:textId="6E175532" w:rsidR="00FA3E09" w:rsidRPr="00FD35A8" w:rsidDel="00894FB3" w:rsidRDefault="00FA3E09" w:rsidP="008B0793">
            <w:pPr>
              <w:jc w:val="center"/>
              <w:rPr>
                <w:del w:id="1094" w:author="Yali Chen" w:date="2025-12-29T14:21:00Z" w16du:dateUtc="2025-12-29T06:21:00Z"/>
                <w:rFonts w:ascii="Times New Roman" w:hAnsi="Times New Roman"/>
              </w:rPr>
            </w:pPr>
          </w:p>
        </w:tc>
        <w:tc>
          <w:tcPr>
            <w:tcW w:w="2616" w:type="dxa"/>
            <w:tcBorders>
              <w:bottom w:val="single" w:sz="4" w:space="0" w:color="auto"/>
            </w:tcBorders>
            <w:hideMark/>
          </w:tcPr>
          <w:p w14:paraId="7DC17F3D" w14:textId="102C4B10" w:rsidR="00FA3E09" w:rsidRPr="00FD35A8" w:rsidDel="00894FB3" w:rsidRDefault="00FA3E09" w:rsidP="008B0793">
            <w:pPr>
              <w:jc w:val="center"/>
              <w:rPr>
                <w:del w:id="1095" w:author="Yali Chen" w:date="2025-12-29T14:21:00Z" w16du:dateUtc="2025-12-29T06:21:00Z"/>
                <w:rFonts w:ascii="Times New Roman" w:hAnsi="Times New Roman"/>
              </w:rPr>
            </w:pPr>
          </w:p>
        </w:tc>
        <w:tc>
          <w:tcPr>
            <w:tcW w:w="3028" w:type="dxa"/>
            <w:tcBorders>
              <w:bottom w:val="single" w:sz="4" w:space="0" w:color="auto"/>
            </w:tcBorders>
            <w:hideMark/>
          </w:tcPr>
          <w:p w14:paraId="033B4831" w14:textId="0E486DDF" w:rsidR="00FA3E09" w:rsidRPr="00FD35A8" w:rsidDel="00894FB3" w:rsidRDefault="00FA3E09" w:rsidP="008B0793">
            <w:pPr>
              <w:jc w:val="center"/>
              <w:rPr>
                <w:del w:id="1096" w:author="Yali Chen" w:date="2025-12-29T14:21:00Z" w16du:dateUtc="2025-12-29T06:21:00Z"/>
                <w:rFonts w:ascii="Times New Roman" w:hAnsi="Times New Roman"/>
              </w:rPr>
            </w:pPr>
          </w:p>
        </w:tc>
        <w:tc>
          <w:tcPr>
            <w:tcW w:w="3051" w:type="dxa"/>
            <w:tcBorders>
              <w:bottom w:val="single" w:sz="4" w:space="0" w:color="auto"/>
            </w:tcBorders>
            <w:hideMark/>
          </w:tcPr>
          <w:p w14:paraId="144D2B30" w14:textId="0BABBB50" w:rsidR="00FA3E09" w:rsidRPr="00FD35A8" w:rsidDel="00894FB3" w:rsidRDefault="00FA3E09" w:rsidP="008B0793">
            <w:pPr>
              <w:jc w:val="center"/>
              <w:rPr>
                <w:del w:id="1097" w:author="Yali Chen" w:date="2025-12-29T14:21:00Z" w16du:dateUtc="2025-12-29T06:21:00Z"/>
                <w:rFonts w:ascii="Times New Roman" w:hAnsi="Times New Roman"/>
              </w:rPr>
            </w:pPr>
          </w:p>
        </w:tc>
        <w:tc>
          <w:tcPr>
            <w:tcW w:w="1038" w:type="dxa"/>
            <w:tcBorders>
              <w:bottom w:val="single" w:sz="4" w:space="0" w:color="auto"/>
            </w:tcBorders>
            <w:hideMark/>
          </w:tcPr>
          <w:p w14:paraId="6F7E8A6F" w14:textId="563DA17C" w:rsidR="00FA3E09" w:rsidRPr="00FD35A8" w:rsidDel="00894FB3" w:rsidRDefault="00FA3E09" w:rsidP="008B0793">
            <w:pPr>
              <w:jc w:val="center"/>
              <w:rPr>
                <w:del w:id="1098" w:author="Yali Chen" w:date="2025-12-29T14:21:00Z" w16du:dateUtc="2025-12-29T06:21:00Z"/>
                <w:rFonts w:ascii="Times New Roman" w:hAnsi="Times New Roman"/>
              </w:rPr>
            </w:pPr>
          </w:p>
        </w:tc>
      </w:tr>
    </w:tbl>
    <w:p w14:paraId="6558956B" w14:textId="76834E90" w:rsidR="00CA23ED" w:rsidRPr="00FD35A8" w:rsidDel="00894FB3" w:rsidRDefault="00CA23ED" w:rsidP="00CA23ED">
      <w:pPr>
        <w:rPr>
          <w:del w:id="1099" w:author="Yali Chen" w:date="2025-12-29T14:21:00Z" w16du:dateUtc="2025-12-29T06:21:00Z"/>
          <w:rFonts w:ascii="Times New Roman" w:hAnsi="Times New Roman" w:cs="Times New Roman"/>
          <w:szCs w:val="20"/>
        </w:rPr>
      </w:pPr>
      <w:del w:id="1100" w:author="Yali Chen" w:date="2025-12-29T14:21:00Z" w16du:dateUtc="2025-12-29T06:21:00Z">
        <w:r w:rsidRPr="00FD35A8" w:rsidDel="00894FB3">
          <w:rPr>
            <w:rFonts w:ascii="Times New Roman" w:hAnsi="Times New Roman" w:cs="Times New Roman"/>
            <w:szCs w:val="20"/>
          </w:rPr>
          <w:delText>Note:</w:delText>
        </w:r>
      </w:del>
    </w:p>
    <w:p w14:paraId="7845966A" w14:textId="60D4F463" w:rsidR="00F45EAC" w:rsidRPr="00FD35A8" w:rsidDel="00894FB3" w:rsidRDefault="00CA23ED" w:rsidP="00CA23ED">
      <w:pPr>
        <w:rPr>
          <w:del w:id="1101" w:author="Yali Chen" w:date="2025-12-29T14:21:00Z" w16du:dateUtc="2025-12-29T06:21:00Z"/>
          <w:rFonts w:ascii="Times New Roman" w:hAnsi="Times New Roman" w:cs="Times New Roman"/>
          <w:szCs w:val="20"/>
        </w:rPr>
      </w:pPr>
      <w:del w:id="1102" w:author="Yali Chen" w:date="2025-12-29T14:21:00Z" w16du:dateUtc="2025-12-29T06:21:00Z">
        <w:r w:rsidRPr="00FD35A8" w:rsidDel="00894FB3">
          <w:rPr>
            <w:rFonts w:ascii="Times New Roman" w:hAnsi="Times New Roman" w:cs="Times New Roman"/>
            <w:szCs w:val="20"/>
          </w:rPr>
          <w:delText>Full analysis set (FAS): Subjects who have received cell infusion in the analysis set of eligible subjects (ASES). FAS will be mainly used for the analysis of baseline data and efficacy analysis</w:delText>
        </w:r>
        <w:r w:rsidR="00F45EAC" w:rsidRPr="00FD35A8" w:rsidDel="00894FB3">
          <w:rPr>
            <w:rFonts w:ascii="Times New Roman" w:hAnsi="Times New Roman" w:cs="Times New Roman"/>
            <w:szCs w:val="20"/>
          </w:rPr>
          <w:delText>.</w:delText>
        </w:r>
      </w:del>
    </w:p>
    <w:p w14:paraId="448AD0C7" w14:textId="541085D0" w:rsidR="00C907BA" w:rsidRPr="00FD35A8" w:rsidDel="00894FB3" w:rsidRDefault="003B35FD" w:rsidP="00CA23ED">
      <w:pPr>
        <w:rPr>
          <w:del w:id="1103" w:author="Yali Chen" w:date="2025-12-29T14:21:00Z" w16du:dateUtc="2025-12-29T06:21:00Z"/>
          <w:rFonts w:ascii="Times New Roman" w:hAnsi="Times New Roman" w:cs="Times New Roman"/>
          <w:szCs w:val="20"/>
        </w:rPr>
      </w:pPr>
      <w:del w:id="1104" w:author="Yali Chen" w:date="2025-12-29T14:21:00Z" w16du:dateUtc="2025-12-29T06:21:00Z">
        <w:r w:rsidRPr="00FD35A8" w:rsidDel="00894FB3">
          <w:rPr>
            <w:rFonts w:ascii="Times New Roman" w:hAnsi="Times New Roman" w:cs="Times New Roman"/>
            <w:szCs w:val="20"/>
          </w:rPr>
          <w:delText>IIM: Idiopathic Inflammatory Myopathies.</w:delText>
        </w:r>
      </w:del>
    </w:p>
    <w:p w14:paraId="11D1E16A" w14:textId="71ED347B" w:rsidR="00547CFC" w:rsidRPr="00FD35A8" w:rsidDel="00894FB3" w:rsidRDefault="00547CFC" w:rsidP="00547CFC">
      <w:pPr>
        <w:rPr>
          <w:del w:id="1105" w:author="Yali Chen" w:date="2025-12-29T14:21:00Z" w16du:dateUtc="2025-12-29T06:21:00Z"/>
          <w:rFonts w:ascii="Times New Roman" w:hAnsi="Times New Roman" w:cs="Times New Roman"/>
          <w:bCs/>
          <w:i/>
          <w:iCs/>
          <w:szCs w:val="20"/>
        </w:rPr>
      </w:pPr>
      <w:del w:id="1106" w:author="Yali Chen" w:date="2025-12-29T14:21:00Z" w16du:dateUtc="2025-12-29T06:21:00Z">
        <w:r w:rsidRPr="00FD35A8" w:rsidDel="00894FB3">
          <w:rPr>
            <w:rFonts w:ascii="Times New Roman" w:hAnsi="Times New Roman" w:cs="Times New Roman"/>
            <w:bCs/>
            <w:i/>
            <w:iCs/>
            <w:szCs w:val="20"/>
          </w:rPr>
          <w:delText>Programming note:</w:delText>
        </w:r>
      </w:del>
    </w:p>
    <w:p w14:paraId="503B6656" w14:textId="71E181EF" w:rsidR="00547CFC" w:rsidRPr="00FD35A8" w:rsidDel="00894FB3" w:rsidRDefault="00547CFC" w:rsidP="00CA23ED">
      <w:pPr>
        <w:rPr>
          <w:del w:id="1107" w:author="Yali Chen" w:date="2025-12-29T14:21:00Z" w16du:dateUtc="2025-12-29T06:21:00Z"/>
          <w:rFonts w:ascii="Times New Roman" w:hAnsi="Times New Roman" w:cs="Times New Roman"/>
          <w:bCs/>
          <w:i/>
          <w:iCs/>
          <w:szCs w:val="20"/>
        </w:rPr>
      </w:pPr>
      <w:del w:id="1108" w:author="Yali Chen" w:date="2025-12-29T14:21:00Z" w16du:dateUtc="2025-12-29T06:21:00Z">
        <w:r w:rsidRPr="00FD35A8" w:rsidDel="00894FB3">
          <w:rPr>
            <w:rFonts w:ascii="Times New Roman" w:hAnsi="Times New Roman" w:cs="Times New Roman"/>
            <w:bCs/>
            <w:i/>
            <w:iCs/>
            <w:szCs w:val="20"/>
          </w:rPr>
          <w:delText xml:space="preserve">CK is </w:delText>
        </w:r>
      </w:del>
      <w:del w:id="1109" w:author="Yali Chen" w:date="2025-12-17T13:19:00Z" w16du:dateUtc="2025-12-17T05:19:00Z">
        <w:r w:rsidRPr="00FD35A8" w:rsidDel="00064B71">
          <w:rPr>
            <w:rFonts w:ascii="Times New Roman" w:hAnsi="Times New Roman" w:cs="Times New Roman"/>
            <w:bCs/>
            <w:i/>
            <w:iCs/>
            <w:szCs w:val="20"/>
          </w:rPr>
          <w:delText>an item of</w:delText>
        </w:r>
      </w:del>
      <w:del w:id="1110" w:author="Yali Chen" w:date="2025-12-29T14:21:00Z" w16du:dateUtc="2025-12-29T06:21:00Z">
        <w:r w:rsidRPr="00FD35A8" w:rsidDel="00894FB3">
          <w:rPr>
            <w:rFonts w:ascii="Times New Roman" w:hAnsi="Times New Roman" w:cs="Times New Roman"/>
            <w:bCs/>
            <w:i/>
            <w:iCs/>
            <w:szCs w:val="20"/>
          </w:rPr>
          <w:delText xml:space="preserve"> muscle enzymes</w:delText>
        </w:r>
      </w:del>
    </w:p>
    <w:p w14:paraId="66BEAB5F" w14:textId="4BB8CA22" w:rsidR="00252901" w:rsidRPr="00FD35A8" w:rsidDel="00894FB3" w:rsidRDefault="00252901" w:rsidP="00252901">
      <w:pPr>
        <w:widowControl/>
        <w:rPr>
          <w:del w:id="1111" w:author="Yali Chen" w:date="2025-12-29T14:21:00Z" w16du:dateUtc="2025-12-29T06:21:00Z"/>
          <w:rFonts w:ascii="Times New Roman" w:hAnsi="Times New Roman" w:cs="Times New Roman"/>
          <w:szCs w:val="20"/>
        </w:rPr>
      </w:pPr>
      <w:del w:id="1112" w:author="Yali Chen" w:date="2025-12-29T14:21:00Z" w16du:dateUtc="2025-12-29T06:21:00Z">
        <w:r w:rsidRPr="00FD35A8" w:rsidDel="00894FB3">
          <w:rPr>
            <w:rFonts w:ascii="Times New Roman" w:hAnsi="Times New Roman" w:cs="Times New Roman"/>
            <w:szCs w:val="20"/>
          </w:rPr>
          <w:br w:type="page"/>
        </w:r>
      </w:del>
    </w:p>
    <w:p w14:paraId="64934208" w14:textId="1E184AA2" w:rsidR="00B35DC5" w:rsidRPr="00FD35A8" w:rsidRDefault="00B35DC5" w:rsidP="00B35DC5">
      <w:pPr>
        <w:pStyle w:val="TFLshelltitle1"/>
        <w:rPr>
          <w:rStyle w:val="Heading3Char1"/>
          <w:rFonts w:eastAsiaTheme="majorEastAsia"/>
          <w:b/>
          <w:kern w:val="0"/>
          <w:sz w:val="20"/>
          <w:szCs w:val="20"/>
          <w:lang w:eastAsia="zh-CN"/>
        </w:rPr>
      </w:pPr>
      <w:bookmarkStart w:id="1113" w:name="_Toc217918910"/>
      <w:r w:rsidRPr="00FD35A8">
        <w:rPr>
          <w:rStyle w:val="Heading3Char1"/>
          <w:rFonts w:eastAsia="宋体"/>
          <w:b/>
          <w:bCs/>
          <w:color w:val="000000"/>
          <w:sz w:val="20"/>
          <w:szCs w:val="20"/>
          <w:lang w:eastAsia="zh-CN"/>
        </w:rPr>
        <w:t>Listing 14.1.3.</w:t>
      </w:r>
      <w:r w:rsidR="000A4421" w:rsidRPr="00FD35A8">
        <w:rPr>
          <w:rStyle w:val="Heading3Char1"/>
          <w:rFonts w:eastAsia="宋体"/>
          <w:b/>
          <w:bCs/>
          <w:color w:val="000000"/>
          <w:sz w:val="20"/>
          <w:szCs w:val="20"/>
          <w:lang w:eastAsia="zh-CN"/>
        </w:rPr>
        <w:t>2</w:t>
      </w:r>
      <w:r w:rsidRPr="00FD35A8">
        <w:rPr>
          <w:rStyle w:val="Heading3Char1"/>
          <w:rFonts w:eastAsia="宋体"/>
          <w:b/>
          <w:bCs/>
          <w:color w:val="000000"/>
          <w:sz w:val="20"/>
          <w:szCs w:val="20"/>
          <w:lang w:eastAsia="zh-CN"/>
        </w:rPr>
        <w:t xml:space="preserve"> </w:t>
      </w:r>
      <w:r w:rsidRPr="00FD35A8">
        <w:rPr>
          <w:szCs w:val="20"/>
          <w:lang w:eastAsia="zh-CN"/>
        </w:rPr>
        <w:t>Baseline Lab Values (&lt;&lt;</w:t>
      </w:r>
      <w:r w:rsidR="000A4421" w:rsidRPr="00FD35A8">
        <w:rPr>
          <w:szCs w:val="20"/>
          <w:lang w:eastAsia="zh-CN"/>
        </w:rPr>
        <w:t>SSc</w:t>
      </w:r>
      <w:r w:rsidRPr="00FD35A8">
        <w:rPr>
          <w:szCs w:val="20"/>
          <w:lang w:eastAsia="zh-CN"/>
        </w:rPr>
        <w:t xml:space="preserve"> Cohort&gt;&gt; Full Analysis Set)</w:t>
      </w:r>
      <w:bookmarkEnd w:id="1113"/>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34"/>
        <w:gridCol w:w="1891"/>
        <w:gridCol w:w="2616"/>
        <w:gridCol w:w="2473"/>
        <w:gridCol w:w="2518"/>
        <w:gridCol w:w="1038"/>
      </w:tblGrid>
      <w:tr w:rsidR="00B35DC5" w:rsidRPr="00FD35A8" w14:paraId="16219986" w14:textId="77777777" w:rsidTr="006921A2">
        <w:trPr>
          <w:trHeight w:val="285"/>
        </w:trPr>
        <w:tc>
          <w:tcPr>
            <w:tcW w:w="2616" w:type="dxa"/>
            <w:tcBorders>
              <w:top w:val="single" w:sz="4" w:space="0" w:color="auto"/>
            </w:tcBorders>
            <w:noWrap/>
            <w:hideMark/>
          </w:tcPr>
          <w:p w14:paraId="00592685" w14:textId="07B65FED" w:rsidR="00B35DC5" w:rsidRPr="00FD35A8" w:rsidRDefault="00B35DC5" w:rsidP="006921A2">
            <w:pPr>
              <w:rPr>
                <w:rFonts w:ascii="Times New Roman" w:hAnsi="Times New Roman"/>
              </w:rPr>
            </w:pPr>
            <w:r w:rsidRPr="00FD35A8">
              <w:rPr>
                <w:rFonts w:ascii="Times New Roman" w:hAnsi="Times New Roman"/>
              </w:rPr>
              <w:t xml:space="preserve">Subject </w:t>
            </w:r>
            <w:r w:rsidR="009C7C4D" w:rsidRPr="00FD35A8">
              <w:rPr>
                <w:rFonts w:ascii="Times New Roman" w:hAnsi="Times New Roman"/>
                <w:lang w:eastAsia="zh-CN"/>
              </w:rPr>
              <w:t>I</w:t>
            </w:r>
            <w:r w:rsidRPr="00FD35A8">
              <w:rPr>
                <w:rFonts w:ascii="Times New Roman" w:hAnsi="Times New Roman"/>
              </w:rPr>
              <w:t>dentifier</w:t>
            </w:r>
          </w:p>
        </w:tc>
        <w:tc>
          <w:tcPr>
            <w:tcW w:w="2221" w:type="dxa"/>
            <w:tcBorders>
              <w:top w:val="single" w:sz="4" w:space="0" w:color="auto"/>
              <w:left w:val="nil"/>
              <w:bottom w:val="nil"/>
              <w:right w:val="nil"/>
            </w:tcBorders>
            <w:vAlign w:val="center"/>
            <w:hideMark/>
          </w:tcPr>
          <w:p w14:paraId="77276839" w14:textId="77777777" w:rsidR="00B35DC5" w:rsidRPr="00FD35A8" w:rsidRDefault="00B35DC5" w:rsidP="006921A2">
            <w:pPr>
              <w:jc w:val="center"/>
              <w:rPr>
                <w:rFonts w:ascii="Times New Roman" w:hAnsi="Times New Roman"/>
              </w:rPr>
            </w:pPr>
            <w:r w:rsidRPr="00FD35A8">
              <w:rPr>
                <w:rFonts w:ascii="Times New Roman" w:eastAsia="等线" w:hAnsi="Times New Roman"/>
                <w:color w:val="000000"/>
              </w:rPr>
              <w:t>E1301001</w:t>
            </w:r>
          </w:p>
        </w:tc>
        <w:tc>
          <w:tcPr>
            <w:tcW w:w="2616" w:type="dxa"/>
            <w:tcBorders>
              <w:top w:val="single" w:sz="4" w:space="0" w:color="auto"/>
              <w:left w:val="nil"/>
              <w:bottom w:val="nil"/>
              <w:right w:val="nil"/>
            </w:tcBorders>
            <w:noWrap/>
            <w:vAlign w:val="center"/>
            <w:hideMark/>
          </w:tcPr>
          <w:p w14:paraId="3DD63D7B" w14:textId="77777777" w:rsidR="00B35DC5" w:rsidRPr="00FD35A8" w:rsidRDefault="00B35DC5" w:rsidP="006921A2">
            <w:pPr>
              <w:jc w:val="center"/>
              <w:rPr>
                <w:rFonts w:ascii="Times New Roman" w:hAnsi="Times New Roman"/>
              </w:rPr>
            </w:pPr>
            <w:r w:rsidRPr="00FD35A8">
              <w:rPr>
                <w:rFonts w:ascii="Times New Roman" w:eastAsia="等线" w:hAnsi="Times New Roman"/>
                <w:color w:val="000000"/>
              </w:rPr>
              <w:t>E1301002</w:t>
            </w:r>
          </w:p>
        </w:tc>
        <w:tc>
          <w:tcPr>
            <w:tcW w:w="3028" w:type="dxa"/>
            <w:tcBorders>
              <w:top w:val="single" w:sz="4" w:space="0" w:color="auto"/>
              <w:left w:val="nil"/>
              <w:bottom w:val="nil"/>
              <w:right w:val="nil"/>
            </w:tcBorders>
            <w:vAlign w:val="center"/>
            <w:hideMark/>
          </w:tcPr>
          <w:p w14:paraId="5F0179C3" w14:textId="77777777" w:rsidR="00B35DC5" w:rsidRPr="00FD35A8" w:rsidRDefault="00B35DC5" w:rsidP="006921A2">
            <w:pPr>
              <w:jc w:val="center"/>
              <w:rPr>
                <w:rFonts w:ascii="Times New Roman" w:hAnsi="Times New Roman"/>
              </w:rPr>
            </w:pPr>
            <w:r w:rsidRPr="00FD35A8">
              <w:rPr>
                <w:rFonts w:ascii="Times New Roman" w:eastAsia="等线" w:hAnsi="Times New Roman"/>
                <w:color w:val="000000"/>
              </w:rPr>
              <w:t>E1301003</w:t>
            </w:r>
          </w:p>
        </w:tc>
        <w:tc>
          <w:tcPr>
            <w:tcW w:w="3051" w:type="dxa"/>
            <w:tcBorders>
              <w:top w:val="single" w:sz="4" w:space="0" w:color="auto"/>
              <w:left w:val="nil"/>
              <w:bottom w:val="nil"/>
              <w:right w:val="nil"/>
            </w:tcBorders>
            <w:vAlign w:val="center"/>
            <w:hideMark/>
          </w:tcPr>
          <w:p w14:paraId="56A92520" w14:textId="77777777" w:rsidR="00B35DC5" w:rsidRPr="00FD35A8" w:rsidRDefault="00B35DC5" w:rsidP="006921A2">
            <w:pPr>
              <w:jc w:val="center"/>
              <w:rPr>
                <w:rFonts w:ascii="Times New Roman" w:hAnsi="Times New Roman"/>
              </w:rPr>
            </w:pPr>
            <w:r w:rsidRPr="00FD35A8">
              <w:rPr>
                <w:rFonts w:ascii="Times New Roman" w:eastAsia="等线" w:hAnsi="Times New Roman"/>
                <w:color w:val="000000"/>
              </w:rPr>
              <w:t>E130100</w:t>
            </w:r>
            <w:del w:id="1114" w:author="Yali Chen" w:date="2025-12-18T09:44:00Z" w16du:dateUtc="2025-12-18T01:44:00Z">
              <w:r w:rsidRPr="00FD35A8" w:rsidDel="00D80746">
                <w:rPr>
                  <w:rFonts w:ascii="Times New Roman" w:eastAsia="等线" w:hAnsi="Times New Roman"/>
                  <w:color w:val="000000"/>
                </w:rPr>
                <w:delText>1</w:delText>
              </w:r>
            </w:del>
            <w:r w:rsidRPr="00FD35A8">
              <w:rPr>
                <w:rFonts w:ascii="Times New Roman" w:eastAsia="等线" w:hAnsi="Times New Roman"/>
                <w:color w:val="000000"/>
              </w:rPr>
              <w:t>4</w:t>
            </w:r>
          </w:p>
        </w:tc>
        <w:tc>
          <w:tcPr>
            <w:tcW w:w="1038" w:type="dxa"/>
            <w:tcBorders>
              <w:top w:val="single" w:sz="4" w:space="0" w:color="auto"/>
              <w:left w:val="nil"/>
              <w:bottom w:val="nil"/>
              <w:right w:val="nil"/>
            </w:tcBorders>
            <w:vAlign w:val="center"/>
            <w:hideMark/>
          </w:tcPr>
          <w:p w14:paraId="32021D0F" w14:textId="77777777" w:rsidR="00B35DC5" w:rsidRPr="00FD35A8" w:rsidRDefault="00B35DC5" w:rsidP="006921A2">
            <w:pPr>
              <w:jc w:val="center"/>
              <w:rPr>
                <w:rFonts w:ascii="Times New Roman" w:hAnsi="Times New Roman"/>
              </w:rPr>
            </w:pPr>
            <w:r w:rsidRPr="00FD35A8">
              <w:rPr>
                <w:rFonts w:ascii="Times New Roman" w:eastAsia="等线" w:hAnsi="Times New Roman"/>
                <w:color w:val="000000"/>
              </w:rPr>
              <w:t>&lt;&lt;…&gt;&gt;</w:t>
            </w:r>
          </w:p>
        </w:tc>
      </w:tr>
      <w:tr w:rsidR="00B35DC5" w:rsidRPr="00FD35A8" w14:paraId="3C9D4B79" w14:textId="77777777" w:rsidTr="006921A2">
        <w:trPr>
          <w:trHeight w:val="300"/>
        </w:trPr>
        <w:tc>
          <w:tcPr>
            <w:tcW w:w="2616" w:type="dxa"/>
            <w:tcBorders>
              <w:bottom w:val="single" w:sz="4" w:space="0" w:color="auto"/>
            </w:tcBorders>
            <w:hideMark/>
          </w:tcPr>
          <w:p w14:paraId="220B71B0" w14:textId="388BBAE9" w:rsidR="00B35DC5" w:rsidRPr="00FD35A8" w:rsidRDefault="00B35DC5" w:rsidP="006921A2">
            <w:pPr>
              <w:rPr>
                <w:rFonts w:ascii="Times New Roman" w:hAnsi="Times New Roman"/>
              </w:rPr>
            </w:pPr>
            <w:r w:rsidRPr="00FD35A8">
              <w:rPr>
                <w:rFonts w:ascii="Times New Roman" w:hAnsi="Times New Roman"/>
              </w:rPr>
              <w:t xml:space="preserve">&lt;&lt;Treatment </w:t>
            </w:r>
            <w:r w:rsidR="009C7C4D" w:rsidRPr="00FD35A8">
              <w:rPr>
                <w:rFonts w:ascii="Times New Roman" w:hAnsi="Times New Roman"/>
                <w:lang w:eastAsia="zh-CN"/>
              </w:rPr>
              <w:t>G</w:t>
            </w:r>
            <w:r w:rsidRPr="00FD35A8">
              <w:rPr>
                <w:rFonts w:ascii="Times New Roman" w:hAnsi="Times New Roman"/>
              </w:rPr>
              <w:t>roup&gt;&gt;</w:t>
            </w:r>
          </w:p>
        </w:tc>
        <w:tc>
          <w:tcPr>
            <w:tcW w:w="2221" w:type="dxa"/>
            <w:tcBorders>
              <w:top w:val="nil"/>
              <w:left w:val="nil"/>
              <w:bottom w:val="single" w:sz="8" w:space="0" w:color="auto"/>
              <w:right w:val="nil"/>
            </w:tcBorders>
            <w:vAlign w:val="center"/>
            <w:hideMark/>
          </w:tcPr>
          <w:p w14:paraId="2C1535C5" w14:textId="77777777" w:rsidR="00B35DC5" w:rsidRPr="00FD35A8" w:rsidRDefault="00B35DC5" w:rsidP="006921A2">
            <w:pPr>
              <w:jc w:val="center"/>
              <w:rPr>
                <w:rFonts w:ascii="Times New Roman" w:hAnsi="Times New Roman"/>
              </w:rPr>
            </w:pPr>
            <w:r w:rsidRPr="00FD35A8">
              <w:rPr>
                <w:rFonts w:ascii="Times New Roman" w:hAnsi="Times New Roman"/>
              </w:rPr>
              <w:t>3.0×10</w:t>
            </w:r>
            <w:r w:rsidRPr="00FD35A8">
              <w:rPr>
                <w:rFonts w:ascii="Times New Roman" w:hAnsi="Times New Roman"/>
                <w:vertAlign w:val="superscript"/>
              </w:rPr>
              <w:t>5</w:t>
            </w:r>
            <w:r w:rsidRPr="00FD35A8">
              <w:rPr>
                <w:rFonts w:ascii="Times New Roman" w:hAnsi="Times New Roman"/>
              </w:rPr>
              <w:t xml:space="preserve"> CAR-T</w:t>
            </w:r>
            <w:r w:rsidRPr="00FD35A8">
              <w:rPr>
                <w:rFonts w:ascii="Times New Roman" w:hAnsi="Times New Roman"/>
                <w:lang w:eastAsia="zh-CN"/>
              </w:rPr>
              <w:t xml:space="preserve"> cell</w:t>
            </w:r>
            <w:r w:rsidRPr="00FD35A8">
              <w:rPr>
                <w:rFonts w:ascii="Times New Roman" w:hAnsi="Times New Roman"/>
              </w:rPr>
              <w:t>/kg</w:t>
            </w:r>
          </w:p>
        </w:tc>
        <w:tc>
          <w:tcPr>
            <w:tcW w:w="2616" w:type="dxa"/>
            <w:tcBorders>
              <w:top w:val="nil"/>
              <w:left w:val="nil"/>
              <w:bottom w:val="single" w:sz="8" w:space="0" w:color="auto"/>
              <w:right w:val="nil"/>
            </w:tcBorders>
            <w:vAlign w:val="center"/>
            <w:hideMark/>
          </w:tcPr>
          <w:p w14:paraId="44BC8F52" w14:textId="77777777" w:rsidR="00B35DC5" w:rsidRPr="00FD35A8" w:rsidRDefault="00B35DC5" w:rsidP="006921A2">
            <w:pPr>
              <w:jc w:val="center"/>
              <w:rPr>
                <w:rFonts w:ascii="Times New Roman" w:hAnsi="Times New Roman"/>
              </w:rPr>
            </w:pPr>
            <w:r w:rsidRPr="00FD35A8">
              <w:rPr>
                <w:rFonts w:ascii="Times New Roman" w:hAnsi="Times New Roman"/>
              </w:rPr>
              <w:t>3.0×10</w:t>
            </w:r>
            <w:r w:rsidRPr="00FD35A8">
              <w:rPr>
                <w:rFonts w:ascii="Times New Roman" w:hAnsi="Times New Roman"/>
                <w:vertAlign w:val="superscript"/>
              </w:rPr>
              <w:t>5</w:t>
            </w:r>
            <w:r w:rsidRPr="00FD35A8">
              <w:rPr>
                <w:rFonts w:ascii="Times New Roman" w:hAnsi="Times New Roman"/>
              </w:rPr>
              <w:t xml:space="preserve"> CAR-T</w:t>
            </w:r>
            <w:r w:rsidRPr="00FD35A8">
              <w:rPr>
                <w:rFonts w:ascii="Times New Roman" w:hAnsi="Times New Roman"/>
                <w:lang w:eastAsia="zh-CN"/>
              </w:rPr>
              <w:t xml:space="preserve"> cell</w:t>
            </w:r>
            <w:r w:rsidRPr="00FD35A8">
              <w:rPr>
                <w:rFonts w:ascii="Times New Roman" w:hAnsi="Times New Roman"/>
              </w:rPr>
              <w:t>/kg</w:t>
            </w:r>
          </w:p>
        </w:tc>
        <w:tc>
          <w:tcPr>
            <w:tcW w:w="3028" w:type="dxa"/>
            <w:tcBorders>
              <w:top w:val="nil"/>
              <w:left w:val="nil"/>
              <w:bottom w:val="single" w:sz="8" w:space="0" w:color="auto"/>
              <w:right w:val="nil"/>
            </w:tcBorders>
            <w:vAlign w:val="center"/>
            <w:hideMark/>
          </w:tcPr>
          <w:p w14:paraId="10D324F1" w14:textId="77777777" w:rsidR="00B35DC5" w:rsidRPr="00FD35A8" w:rsidRDefault="00B35DC5" w:rsidP="006921A2">
            <w:pPr>
              <w:jc w:val="center"/>
              <w:rPr>
                <w:rFonts w:ascii="Times New Roman" w:hAnsi="Times New Roman"/>
              </w:rPr>
            </w:pPr>
            <w:r w:rsidRPr="00FD35A8">
              <w:rPr>
                <w:rFonts w:ascii="Times New Roman" w:hAnsi="Times New Roman"/>
              </w:rPr>
              <w:t>3.0×10</w:t>
            </w:r>
            <w:r w:rsidRPr="00FD35A8">
              <w:rPr>
                <w:rFonts w:ascii="Times New Roman" w:hAnsi="Times New Roman"/>
                <w:vertAlign w:val="superscript"/>
              </w:rPr>
              <w:t>5</w:t>
            </w:r>
            <w:r w:rsidRPr="00FD35A8">
              <w:rPr>
                <w:rFonts w:ascii="Times New Roman" w:hAnsi="Times New Roman"/>
              </w:rPr>
              <w:t xml:space="preserve"> CAR-T</w:t>
            </w:r>
            <w:r w:rsidRPr="00FD35A8">
              <w:rPr>
                <w:rFonts w:ascii="Times New Roman" w:hAnsi="Times New Roman"/>
                <w:lang w:eastAsia="zh-CN"/>
              </w:rPr>
              <w:t xml:space="preserve"> cell</w:t>
            </w:r>
            <w:r w:rsidRPr="00FD35A8">
              <w:rPr>
                <w:rFonts w:ascii="Times New Roman" w:hAnsi="Times New Roman"/>
              </w:rPr>
              <w:t>/kg</w:t>
            </w:r>
          </w:p>
        </w:tc>
        <w:tc>
          <w:tcPr>
            <w:tcW w:w="3051" w:type="dxa"/>
            <w:tcBorders>
              <w:top w:val="nil"/>
              <w:left w:val="nil"/>
              <w:bottom w:val="single" w:sz="8" w:space="0" w:color="auto"/>
              <w:right w:val="nil"/>
            </w:tcBorders>
            <w:vAlign w:val="center"/>
            <w:hideMark/>
          </w:tcPr>
          <w:p w14:paraId="0F3CF776" w14:textId="77777777" w:rsidR="00B35DC5" w:rsidRPr="00FD35A8" w:rsidRDefault="00B35DC5" w:rsidP="006921A2">
            <w:pPr>
              <w:jc w:val="center"/>
              <w:rPr>
                <w:rFonts w:ascii="Times New Roman" w:hAnsi="Times New Roman"/>
              </w:rPr>
            </w:pPr>
            <w:r w:rsidRPr="00FD35A8">
              <w:rPr>
                <w:rFonts w:ascii="Times New Roman" w:hAnsi="Times New Roman"/>
              </w:rPr>
              <w:t>3.0×10</w:t>
            </w:r>
            <w:r w:rsidRPr="00FD35A8">
              <w:rPr>
                <w:rFonts w:ascii="Times New Roman" w:hAnsi="Times New Roman"/>
                <w:vertAlign w:val="superscript"/>
              </w:rPr>
              <w:t>5</w:t>
            </w:r>
            <w:r w:rsidRPr="00FD35A8">
              <w:rPr>
                <w:rFonts w:ascii="Times New Roman" w:hAnsi="Times New Roman"/>
              </w:rPr>
              <w:t xml:space="preserve"> CAR-T</w:t>
            </w:r>
            <w:r w:rsidRPr="00FD35A8">
              <w:rPr>
                <w:rFonts w:ascii="Times New Roman" w:hAnsi="Times New Roman"/>
                <w:lang w:eastAsia="zh-CN"/>
              </w:rPr>
              <w:t xml:space="preserve"> cell</w:t>
            </w:r>
            <w:r w:rsidRPr="00FD35A8">
              <w:rPr>
                <w:rFonts w:ascii="Times New Roman" w:hAnsi="Times New Roman"/>
              </w:rPr>
              <w:t>/kg</w:t>
            </w:r>
          </w:p>
        </w:tc>
        <w:tc>
          <w:tcPr>
            <w:tcW w:w="1038" w:type="dxa"/>
            <w:tcBorders>
              <w:top w:val="nil"/>
              <w:left w:val="nil"/>
              <w:bottom w:val="single" w:sz="8" w:space="0" w:color="auto"/>
              <w:right w:val="nil"/>
            </w:tcBorders>
            <w:vAlign w:val="center"/>
            <w:hideMark/>
          </w:tcPr>
          <w:p w14:paraId="30EE2F67" w14:textId="77777777" w:rsidR="00B35DC5" w:rsidRPr="00FD35A8" w:rsidRDefault="00B35DC5" w:rsidP="006921A2">
            <w:pPr>
              <w:jc w:val="center"/>
              <w:rPr>
                <w:rFonts w:ascii="Times New Roman" w:hAnsi="Times New Roman"/>
              </w:rPr>
            </w:pPr>
          </w:p>
        </w:tc>
      </w:tr>
      <w:tr w:rsidR="00B35DC5" w:rsidRPr="00FD35A8" w14:paraId="6E3D8548" w14:textId="77777777" w:rsidTr="006921A2">
        <w:trPr>
          <w:trHeight w:val="285"/>
        </w:trPr>
        <w:tc>
          <w:tcPr>
            <w:tcW w:w="2616" w:type="dxa"/>
            <w:tcBorders>
              <w:top w:val="single" w:sz="4" w:space="0" w:color="auto"/>
            </w:tcBorders>
            <w:hideMark/>
          </w:tcPr>
          <w:p w14:paraId="79653E9D" w14:textId="65726052" w:rsidR="00B35DC5" w:rsidRPr="00FD35A8" w:rsidRDefault="00D40AD1" w:rsidP="006921A2">
            <w:pPr>
              <w:rPr>
                <w:rFonts w:ascii="Times New Roman" w:hAnsi="Times New Roman"/>
                <w:lang w:eastAsia="zh-CN"/>
              </w:rPr>
            </w:pPr>
            <w:commentRangeStart w:id="1115"/>
            <w:commentRangeStart w:id="1116"/>
            <w:commentRangeStart w:id="1117"/>
            <w:commentRangeStart w:id="1118"/>
            <w:commentRangeStart w:id="1119"/>
            <w:r w:rsidRPr="00FD35A8">
              <w:rPr>
                <w:rFonts w:ascii="Times New Roman" w:hAnsi="Times New Roman"/>
                <w:lang w:eastAsia="zh-CN"/>
              </w:rPr>
              <w:t xml:space="preserve">hs-CRP </w:t>
            </w:r>
            <w:r w:rsidRPr="00FD35A8">
              <w:rPr>
                <w:rFonts w:ascii="Times New Roman" w:hAnsi="Times New Roman"/>
              </w:rPr>
              <w:t>(&lt;&lt;unit&gt;&gt;)</w:t>
            </w:r>
            <w:commentRangeEnd w:id="1115"/>
            <w:r w:rsidR="001B7BE9" w:rsidRPr="00FD35A8">
              <w:rPr>
                <w:rStyle w:val="CommentReference"/>
                <w:rFonts w:ascii="Times New Roman" w:hAnsi="Times New Roman"/>
                <w:sz w:val="20"/>
                <w:szCs w:val="20"/>
                <w:lang w:eastAsia="zh-CN"/>
              </w:rPr>
              <w:commentReference w:id="1115"/>
            </w:r>
            <w:commentRangeEnd w:id="1116"/>
            <w:r w:rsidR="0084680C" w:rsidRPr="00FD35A8">
              <w:rPr>
                <w:rStyle w:val="CommentReference"/>
                <w:rFonts w:ascii="Times New Roman" w:hAnsi="Times New Roman"/>
                <w:sz w:val="20"/>
                <w:szCs w:val="20"/>
                <w:lang w:eastAsia="zh-CN"/>
              </w:rPr>
              <w:commentReference w:id="1116"/>
            </w:r>
            <w:commentRangeEnd w:id="1117"/>
            <w:r w:rsidR="00DC44C6" w:rsidRPr="00FD35A8">
              <w:rPr>
                <w:rStyle w:val="CommentReference"/>
                <w:rFonts w:ascii="Times New Roman" w:hAnsi="Times New Roman"/>
                <w:sz w:val="20"/>
                <w:szCs w:val="20"/>
                <w:lang w:eastAsia="zh-CN"/>
              </w:rPr>
              <w:commentReference w:id="1117"/>
            </w:r>
            <w:commentRangeEnd w:id="1118"/>
            <w:r w:rsidR="002268EB" w:rsidRPr="00FD35A8">
              <w:rPr>
                <w:rStyle w:val="CommentReference"/>
                <w:rFonts w:ascii="Times New Roman" w:hAnsi="Times New Roman"/>
                <w:sz w:val="20"/>
                <w:szCs w:val="20"/>
                <w:lang w:eastAsia="zh-CN"/>
              </w:rPr>
              <w:commentReference w:id="1118"/>
            </w:r>
            <w:commentRangeEnd w:id="1119"/>
            <w:r w:rsidR="00DD28F5" w:rsidRPr="00FD35A8">
              <w:rPr>
                <w:rStyle w:val="CommentReference"/>
                <w:rFonts w:ascii="Times New Roman" w:hAnsi="Times New Roman"/>
                <w:sz w:val="20"/>
                <w:szCs w:val="20"/>
                <w:lang w:eastAsia="zh-CN"/>
              </w:rPr>
              <w:commentReference w:id="1119"/>
            </w:r>
          </w:p>
        </w:tc>
        <w:tc>
          <w:tcPr>
            <w:tcW w:w="2221" w:type="dxa"/>
            <w:tcBorders>
              <w:top w:val="single" w:sz="4" w:space="0" w:color="auto"/>
            </w:tcBorders>
            <w:hideMark/>
          </w:tcPr>
          <w:p w14:paraId="3C200F30" w14:textId="77777777" w:rsidR="00B35DC5" w:rsidRPr="00FD35A8" w:rsidRDefault="00B35DC5" w:rsidP="006921A2">
            <w:pPr>
              <w:jc w:val="center"/>
              <w:rPr>
                <w:rFonts w:ascii="Times New Roman" w:hAnsi="Times New Roman"/>
              </w:rPr>
            </w:pPr>
            <w:r w:rsidRPr="00FD35A8">
              <w:rPr>
                <w:rFonts w:ascii="Times New Roman" w:hAnsi="Times New Roman"/>
              </w:rPr>
              <w:t>xx.x</w:t>
            </w:r>
          </w:p>
        </w:tc>
        <w:tc>
          <w:tcPr>
            <w:tcW w:w="2616" w:type="dxa"/>
            <w:tcBorders>
              <w:top w:val="single" w:sz="4" w:space="0" w:color="auto"/>
            </w:tcBorders>
            <w:hideMark/>
          </w:tcPr>
          <w:p w14:paraId="34F36B8C" w14:textId="77777777" w:rsidR="00B35DC5" w:rsidRPr="00FD35A8" w:rsidRDefault="00B35DC5" w:rsidP="006921A2">
            <w:pPr>
              <w:jc w:val="center"/>
              <w:rPr>
                <w:rFonts w:ascii="Times New Roman" w:hAnsi="Times New Roman"/>
              </w:rPr>
            </w:pPr>
            <w:r w:rsidRPr="00FD35A8">
              <w:rPr>
                <w:rFonts w:ascii="Times New Roman" w:hAnsi="Times New Roman"/>
              </w:rPr>
              <w:t>xx.x</w:t>
            </w:r>
          </w:p>
        </w:tc>
        <w:tc>
          <w:tcPr>
            <w:tcW w:w="3028" w:type="dxa"/>
            <w:tcBorders>
              <w:top w:val="single" w:sz="4" w:space="0" w:color="auto"/>
            </w:tcBorders>
            <w:hideMark/>
          </w:tcPr>
          <w:p w14:paraId="79719BCB" w14:textId="77777777" w:rsidR="00B35DC5" w:rsidRPr="00FD35A8" w:rsidRDefault="00B35DC5" w:rsidP="006921A2">
            <w:pPr>
              <w:jc w:val="center"/>
              <w:rPr>
                <w:rFonts w:ascii="Times New Roman" w:hAnsi="Times New Roman"/>
              </w:rPr>
            </w:pPr>
            <w:r w:rsidRPr="00FD35A8">
              <w:rPr>
                <w:rFonts w:ascii="Times New Roman" w:hAnsi="Times New Roman"/>
              </w:rPr>
              <w:t>xx.x</w:t>
            </w:r>
          </w:p>
        </w:tc>
        <w:tc>
          <w:tcPr>
            <w:tcW w:w="3051" w:type="dxa"/>
            <w:tcBorders>
              <w:top w:val="single" w:sz="4" w:space="0" w:color="auto"/>
            </w:tcBorders>
            <w:hideMark/>
          </w:tcPr>
          <w:p w14:paraId="1672B4F5" w14:textId="77777777" w:rsidR="00B35DC5" w:rsidRPr="00FD35A8" w:rsidRDefault="00B35DC5" w:rsidP="006921A2">
            <w:pPr>
              <w:jc w:val="center"/>
              <w:rPr>
                <w:rFonts w:ascii="Times New Roman" w:hAnsi="Times New Roman"/>
              </w:rPr>
            </w:pPr>
            <w:r w:rsidRPr="00FD35A8">
              <w:rPr>
                <w:rFonts w:ascii="Times New Roman" w:hAnsi="Times New Roman"/>
              </w:rPr>
              <w:t>xx.x</w:t>
            </w:r>
          </w:p>
        </w:tc>
        <w:tc>
          <w:tcPr>
            <w:tcW w:w="1038" w:type="dxa"/>
            <w:tcBorders>
              <w:top w:val="single" w:sz="4" w:space="0" w:color="auto"/>
            </w:tcBorders>
            <w:noWrap/>
            <w:hideMark/>
          </w:tcPr>
          <w:p w14:paraId="4994D85F" w14:textId="77777777" w:rsidR="00B35DC5" w:rsidRPr="00FD35A8" w:rsidRDefault="00B35DC5" w:rsidP="006921A2">
            <w:pPr>
              <w:jc w:val="center"/>
              <w:rPr>
                <w:rFonts w:ascii="Times New Roman" w:hAnsi="Times New Roman"/>
              </w:rPr>
            </w:pPr>
          </w:p>
        </w:tc>
      </w:tr>
      <w:tr w:rsidR="00B35DC5" w:rsidRPr="00FD35A8" w14:paraId="48E82800" w14:textId="77777777" w:rsidTr="006921A2">
        <w:trPr>
          <w:trHeight w:val="285"/>
        </w:trPr>
        <w:tc>
          <w:tcPr>
            <w:tcW w:w="2616" w:type="dxa"/>
            <w:hideMark/>
          </w:tcPr>
          <w:p w14:paraId="492F1404" w14:textId="6B59D6D0" w:rsidR="00B35DC5" w:rsidRPr="00FD35A8" w:rsidRDefault="009A08A0" w:rsidP="006921A2">
            <w:pPr>
              <w:rPr>
                <w:rFonts w:ascii="Times New Roman" w:hAnsi="Times New Roman"/>
              </w:rPr>
            </w:pPr>
            <w:r w:rsidRPr="00FD35A8">
              <w:rPr>
                <w:rFonts w:ascii="Times New Roman" w:hAnsi="Times New Roman"/>
                <w:lang w:eastAsia="zh-CN"/>
              </w:rPr>
              <w:t>ESR</w:t>
            </w:r>
            <w:r w:rsidR="00B35DC5" w:rsidRPr="00FD35A8">
              <w:rPr>
                <w:rFonts w:ascii="Times New Roman" w:hAnsi="Times New Roman"/>
                <w:lang w:eastAsia="zh-CN"/>
              </w:rPr>
              <w:t xml:space="preserve"> </w:t>
            </w:r>
            <w:r w:rsidR="00B35DC5" w:rsidRPr="00FD35A8">
              <w:rPr>
                <w:rFonts w:ascii="Times New Roman" w:hAnsi="Times New Roman"/>
              </w:rPr>
              <w:t>(&lt;&lt;unit&gt;&gt;)</w:t>
            </w:r>
          </w:p>
        </w:tc>
        <w:tc>
          <w:tcPr>
            <w:tcW w:w="2221" w:type="dxa"/>
            <w:hideMark/>
          </w:tcPr>
          <w:p w14:paraId="2E1FB6D8" w14:textId="77777777" w:rsidR="00B35DC5" w:rsidRPr="00FD35A8" w:rsidRDefault="00B35DC5" w:rsidP="006921A2">
            <w:pPr>
              <w:jc w:val="center"/>
              <w:rPr>
                <w:rFonts w:ascii="Times New Roman" w:hAnsi="Times New Roman"/>
              </w:rPr>
            </w:pPr>
            <w:r w:rsidRPr="00FD35A8">
              <w:rPr>
                <w:rFonts w:ascii="Times New Roman" w:hAnsi="Times New Roman"/>
              </w:rPr>
              <w:t>xx.x</w:t>
            </w:r>
          </w:p>
        </w:tc>
        <w:tc>
          <w:tcPr>
            <w:tcW w:w="2616" w:type="dxa"/>
            <w:hideMark/>
          </w:tcPr>
          <w:p w14:paraId="11B64AB2" w14:textId="77777777" w:rsidR="00B35DC5" w:rsidRPr="00FD35A8" w:rsidRDefault="00B35DC5" w:rsidP="006921A2">
            <w:pPr>
              <w:jc w:val="center"/>
              <w:rPr>
                <w:rFonts w:ascii="Times New Roman" w:hAnsi="Times New Roman"/>
              </w:rPr>
            </w:pPr>
            <w:r w:rsidRPr="00FD35A8">
              <w:rPr>
                <w:rFonts w:ascii="Times New Roman" w:hAnsi="Times New Roman"/>
              </w:rPr>
              <w:t>xx.x</w:t>
            </w:r>
          </w:p>
        </w:tc>
        <w:tc>
          <w:tcPr>
            <w:tcW w:w="3028" w:type="dxa"/>
            <w:hideMark/>
          </w:tcPr>
          <w:p w14:paraId="195C5A6B" w14:textId="77777777" w:rsidR="00B35DC5" w:rsidRPr="00FD35A8" w:rsidRDefault="00B35DC5" w:rsidP="006921A2">
            <w:pPr>
              <w:jc w:val="center"/>
              <w:rPr>
                <w:rFonts w:ascii="Times New Roman" w:hAnsi="Times New Roman"/>
              </w:rPr>
            </w:pPr>
            <w:r w:rsidRPr="00FD35A8">
              <w:rPr>
                <w:rFonts w:ascii="Times New Roman" w:hAnsi="Times New Roman"/>
              </w:rPr>
              <w:t>xx.x</w:t>
            </w:r>
          </w:p>
        </w:tc>
        <w:tc>
          <w:tcPr>
            <w:tcW w:w="3051" w:type="dxa"/>
            <w:hideMark/>
          </w:tcPr>
          <w:p w14:paraId="070586DA" w14:textId="77777777" w:rsidR="00B35DC5" w:rsidRPr="00FD35A8" w:rsidRDefault="00B35DC5" w:rsidP="006921A2">
            <w:pPr>
              <w:jc w:val="center"/>
              <w:rPr>
                <w:rFonts w:ascii="Times New Roman" w:hAnsi="Times New Roman"/>
              </w:rPr>
            </w:pPr>
            <w:r w:rsidRPr="00FD35A8">
              <w:rPr>
                <w:rFonts w:ascii="Times New Roman" w:hAnsi="Times New Roman"/>
              </w:rPr>
              <w:t>xx.x</w:t>
            </w:r>
          </w:p>
        </w:tc>
        <w:tc>
          <w:tcPr>
            <w:tcW w:w="1038" w:type="dxa"/>
            <w:hideMark/>
          </w:tcPr>
          <w:p w14:paraId="7A1313B6" w14:textId="77777777" w:rsidR="00B35DC5" w:rsidRPr="00FD35A8" w:rsidRDefault="00B35DC5" w:rsidP="006921A2">
            <w:pPr>
              <w:jc w:val="center"/>
              <w:rPr>
                <w:rFonts w:ascii="Times New Roman" w:hAnsi="Times New Roman"/>
              </w:rPr>
            </w:pPr>
          </w:p>
        </w:tc>
      </w:tr>
      <w:tr w:rsidR="00B35DC5" w:rsidRPr="00FD35A8" w14:paraId="749F3D97" w14:textId="77777777" w:rsidTr="006921A2">
        <w:trPr>
          <w:trHeight w:val="285"/>
        </w:trPr>
        <w:tc>
          <w:tcPr>
            <w:tcW w:w="2616" w:type="dxa"/>
            <w:hideMark/>
          </w:tcPr>
          <w:p w14:paraId="0D535DA5" w14:textId="37137C84" w:rsidR="00B35DC5" w:rsidRPr="00FD35A8" w:rsidRDefault="009A08A0" w:rsidP="006921A2">
            <w:pPr>
              <w:rPr>
                <w:rFonts w:ascii="Times New Roman" w:hAnsi="Times New Roman"/>
                <w:color w:val="FF0000"/>
                <w:rPrChange w:id="1120" w:author="Pan, Zhemin" w:date="2025-12-13T12:28:00Z" w16du:dateUtc="2025-12-13T04:28:00Z">
                  <w:rPr>
                    <w:rFonts w:ascii="Times New Roman" w:hAnsi="Times New Roman"/>
                  </w:rPr>
                </w:rPrChange>
              </w:rPr>
            </w:pPr>
            <w:r w:rsidRPr="00FD35A8">
              <w:rPr>
                <w:rFonts w:ascii="Times New Roman" w:hAnsi="Times New Roman"/>
                <w:color w:val="FF0000"/>
                <w:rPrChange w:id="1121" w:author="Pan, Zhemin" w:date="2025-12-13T12:28:00Z" w16du:dateUtc="2025-12-13T04:28:00Z">
                  <w:rPr>
                    <w:rFonts w:ascii="Times New Roman" w:hAnsi="Times New Roman"/>
                  </w:rPr>
                </w:rPrChange>
              </w:rPr>
              <w:t>ANA (&lt;&lt;unit&gt;&gt;)</w:t>
            </w:r>
          </w:p>
        </w:tc>
        <w:tc>
          <w:tcPr>
            <w:tcW w:w="2221" w:type="dxa"/>
            <w:hideMark/>
          </w:tcPr>
          <w:p w14:paraId="523C4E05" w14:textId="77777777" w:rsidR="00B35DC5" w:rsidRPr="00FD35A8" w:rsidRDefault="00B35DC5" w:rsidP="006921A2">
            <w:pPr>
              <w:jc w:val="center"/>
              <w:rPr>
                <w:rFonts w:ascii="Times New Roman" w:hAnsi="Times New Roman"/>
                <w:color w:val="FF0000"/>
                <w:rPrChange w:id="1122" w:author="Pan, Zhemin" w:date="2025-12-13T12:28:00Z" w16du:dateUtc="2025-12-13T04:28:00Z">
                  <w:rPr>
                    <w:rFonts w:ascii="Times New Roman" w:hAnsi="Times New Roman"/>
                  </w:rPr>
                </w:rPrChange>
              </w:rPr>
            </w:pPr>
            <w:r w:rsidRPr="00FD35A8">
              <w:rPr>
                <w:rFonts w:ascii="Times New Roman" w:hAnsi="Times New Roman"/>
                <w:color w:val="FF0000"/>
                <w:rPrChange w:id="1123" w:author="Pan, Zhemin" w:date="2025-12-13T12:28:00Z" w16du:dateUtc="2025-12-13T04:28:00Z">
                  <w:rPr>
                    <w:rFonts w:ascii="Times New Roman" w:hAnsi="Times New Roman"/>
                  </w:rPr>
                </w:rPrChange>
              </w:rPr>
              <w:t>xx.x</w:t>
            </w:r>
          </w:p>
        </w:tc>
        <w:tc>
          <w:tcPr>
            <w:tcW w:w="2616" w:type="dxa"/>
            <w:hideMark/>
          </w:tcPr>
          <w:p w14:paraId="6E89EFCE" w14:textId="77777777" w:rsidR="00B35DC5" w:rsidRPr="00FD35A8" w:rsidRDefault="00B35DC5" w:rsidP="006921A2">
            <w:pPr>
              <w:jc w:val="center"/>
              <w:rPr>
                <w:rFonts w:ascii="Times New Roman" w:hAnsi="Times New Roman"/>
                <w:color w:val="FF0000"/>
                <w:rPrChange w:id="1124" w:author="Pan, Zhemin" w:date="2025-12-13T12:28:00Z" w16du:dateUtc="2025-12-13T04:28:00Z">
                  <w:rPr>
                    <w:rFonts w:ascii="Times New Roman" w:hAnsi="Times New Roman"/>
                  </w:rPr>
                </w:rPrChange>
              </w:rPr>
            </w:pPr>
            <w:r w:rsidRPr="00FD35A8">
              <w:rPr>
                <w:rFonts w:ascii="Times New Roman" w:hAnsi="Times New Roman"/>
                <w:color w:val="FF0000"/>
                <w:rPrChange w:id="1125" w:author="Pan, Zhemin" w:date="2025-12-13T12:28:00Z" w16du:dateUtc="2025-12-13T04:28:00Z">
                  <w:rPr>
                    <w:rFonts w:ascii="Times New Roman" w:hAnsi="Times New Roman"/>
                  </w:rPr>
                </w:rPrChange>
              </w:rPr>
              <w:t>xx.x</w:t>
            </w:r>
          </w:p>
        </w:tc>
        <w:tc>
          <w:tcPr>
            <w:tcW w:w="3028" w:type="dxa"/>
            <w:hideMark/>
          </w:tcPr>
          <w:p w14:paraId="3CC19172" w14:textId="77777777" w:rsidR="00B35DC5" w:rsidRPr="00FD35A8" w:rsidRDefault="00B35DC5" w:rsidP="006921A2">
            <w:pPr>
              <w:jc w:val="center"/>
              <w:rPr>
                <w:rFonts w:ascii="Times New Roman" w:hAnsi="Times New Roman"/>
                <w:color w:val="FF0000"/>
                <w:rPrChange w:id="1126" w:author="Pan, Zhemin" w:date="2025-12-13T12:28:00Z" w16du:dateUtc="2025-12-13T04:28:00Z">
                  <w:rPr>
                    <w:rFonts w:ascii="Times New Roman" w:hAnsi="Times New Roman"/>
                  </w:rPr>
                </w:rPrChange>
              </w:rPr>
            </w:pPr>
            <w:r w:rsidRPr="00FD35A8">
              <w:rPr>
                <w:rFonts w:ascii="Times New Roman" w:hAnsi="Times New Roman"/>
                <w:color w:val="FF0000"/>
                <w:rPrChange w:id="1127" w:author="Pan, Zhemin" w:date="2025-12-13T12:28:00Z" w16du:dateUtc="2025-12-13T04:28:00Z">
                  <w:rPr>
                    <w:rFonts w:ascii="Times New Roman" w:hAnsi="Times New Roman"/>
                  </w:rPr>
                </w:rPrChange>
              </w:rPr>
              <w:t>xx.x</w:t>
            </w:r>
          </w:p>
        </w:tc>
        <w:tc>
          <w:tcPr>
            <w:tcW w:w="3051" w:type="dxa"/>
            <w:hideMark/>
          </w:tcPr>
          <w:p w14:paraId="68F5938F" w14:textId="77777777" w:rsidR="00B35DC5" w:rsidRPr="00FD35A8" w:rsidRDefault="00B35DC5" w:rsidP="006921A2">
            <w:pPr>
              <w:jc w:val="center"/>
              <w:rPr>
                <w:rFonts w:ascii="Times New Roman" w:hAnsi="Times New Roman"/>
                <w:color w:val="FF0000"/>
                <w:rPrChange w:id="1128" w:author="Pan, Zhemin" w:date="2025-12-13T12:28:00Z" w16du:dateUtc="2025-12-13T04:28:00Z">
                  <w:rPr>
                    <w:rFonts w:ascii="Times New Roman" w:hAnsi="Times New Roman"/>
                  </w:rPr>
                </w:rPrChange>
              </w:rPr>
            </w:pPr>
            <w:r w:rsidRPr="00FD35A8">
              <w:rPr>
                <w:rFonts w:ascii="Times New Roman" w:hAnsi="Times New Roman"/>
                <w:color w:val="FF0000"/>
                <w:rPrChange w:id="1129" w:author="Pan, Zhemin" w:date="2025-12-13T12:28:00Z" w16du:dateUtc="2025-12-13T04:28:00Z">
                  <w:rPr>
                    <w:rFonts w:ascii="Times New Roman" w:hAnsi="Times New Roman"/>
                  </w:rPr>
                </w:rPrChange>
              </w:rPr>
              <w:t>xx.x</w:t>
            </w:r>
          </w:p>
        </w:tc>
        <w:tc>
          <w:tcPr>
            <w:tcW w:w="1038" w:type="dxa"/>
            <w:hideMark/>
          </w:tcPr>
          <w:p w14:paraId="302ACA4A" w14:textId="77777777" w:rsidR="00B35DC5" w:rsidRPr="00FD35A8" w:rsidRDefault="00B35DC5" w:rsidP="006921A2">
            <w:pPr>
              <w:jc w:val="center"/>
              <w:rPr>
                <w:rFonts w:ascii="Times New Roman" w:hAnsi="Times New Roman"/>
              </w:rPr>
            </w:pPr>
          </w:p>
        </w:tc>
      </w:tr>
      <w:tr w:rsidR="00B35DC5" w:rsidRPr="00FD35A8" w14:paraId="63C49144" w14:textId="77777777" w:rsidTr="006921A2">
        <w:trPr>
          <w:trHeight w:val="285"/>
        </w:trPr>
        <w:tc>
          <w:tcPr>
            <w:tcW w:w="2616" w:type="dxa"/>
            <w:hideMark/>
          </w:tcPr>
          <w:p w14:paraId="1C0AB95A" w14:textId="30FF8B9C" w:rsidR="00B35DC5" w:rsidRPr="00FD35A8" w:rsidRDefault="009A08A0" w:rsidP="006921A2">
            <w:pPr>
              <w:rPr>
                <w:rFonts w:ascii="Times New Roman" w:hAnsi="Times New Roman"/>
                <w:color w:val="FF0000"/>
                <w:rPrChange w:id="1130" w:author="Pan, Zhemin" w:date="2025-12-13T12:28:00Z" w16du:dateUtc="2025-12-13T04:28:00Z">
                  <w:rPr>
                    <w:rFonts w:ascii="Times New Roman" w:hAnsi="Times New Roman"/>
                  </w:rPr>
                </w:rPrChange>
              </w:rPr>
            </w:pPr>
            <w:r w:rsidRPr="00FD35A8">
              <w:rPr>
                <w:rFonts w:ascii="Times New Roman" w:hAnsi="Times New Roman"/>
                <w:color w:val="FF0000"/>
                <w:rPrChange w:id="1131" w:author="Pan, Zhemin" w:date="2025-12-13T12:28:00Z" w16du:dateUtc="2025-12-13T04:28:00Z">
                  <w:rPr>
                    <w:rFonts w:ascii="Times New Roman" w:hAnsi="Times New Roman"/>
                  </w:rPr>
                </w:rPrChange>
              </w:rPr>
              <w:t>Anti-Sc</w:t>
            </w:r>
            <w:r w:rsidR="004237DB" w:rsidRPr="00FD35A8">
              <w:rPr>
                <w:rFonts w:ascii="Times New Roman" w:hAnsi="Times New Roman"/>
                <w:color w:val="FF0000"/>
                <w:rPrChange w:id="1132" w:author="Pan, Zhemin" w:date="2025-12-13T12:28:00Z" w16du:dateUtc="2025-12-13T04:28:00Z">
                  <w:rPr>
                    <w:rFonts w:ascii="Times New Roman" w:hAnsi="Times New Roman"/>
                  </w:rPr>
                </w:rPrChange>
              </w:rPr>
              <w:t>l-70</w:t>
            </w:r>
            <w:r w:rsidRPr="00FD35A8">
              <w:rPr>
                <w:rFonts w:ascii="Times New Roman" w:hAnsi="Times New Roman"/>
                <w:color w:val="FF0000"/>
                <w:rPrChange w:id="1133" w:author="Pan, Zhemin" w:date="2025-12-13T12:28:00Z" w16du:dateUtc="2025-12-13T04:28:00Z">
                  <w:rPr>
                    <w:rFonts w:ascii="Times New Roman" w:hAnsi="Times New Roman"/>
                  </w:rPr>
                </w:rPrChange>
              </w:rPr>
              <w:t xml:space="preserve"> (&lt;&lt;unit&gt;&gt;)</w:t>
            </w:r>
          </w:p>
        </w:tc>
        <w:tc>
          <w:tcPr>
            <w:tcW w:w="2221" w:type="dxa"/>
            <w:hideMark/>
          </w:tcPr>
          <w:p w14:paraId="62756FF5" w14:textId="77777777" w:rsidR="00B35DC5" w:rsidRPr="00FD35A8" w:rsidRDefault="00B35DC5" w:rsidP="006921A2">
            <w:pPr>
              <w:jc w:val="center"/>
              <w:rPr>
                <w:rFonts w:ascii="Times New Roman" w:hAnsi="Times New Roman"/>
                <w:color w:val="FF0000"/>
                <w:rPrChange w:id="1134" w:author="Pan, Zhemin" w:date="2025-12-13T12:28:00Z" w16du:dateUtc="2025-12-13T04:28:00Z">
                  <w:rPr>
                    <w:rFonts w:ascii="Times New Roman" w:hAnsi="Times New Roman"/>
                  </w:rPr>
                </w:rPrChange>
              </w:rPr>
            </w:pPr>
            <w:r w:rsidRPr="00FD35A8">
              <w:rPr>
                <w:rFonts w:ascii="Times New Roman" w:hAnsi="Times New Roman"/>
                <w:color w:val="FF0000"/>
                <w:rPrChange w:id="1135" w:author="Pan, Zhemin" w:date="2025-12-13T12:28:00Z" w16du:dateUtc="2025-12-13T04:28:00Z">
                  <w:rPr>
                    <w:rFonts w:ascii="Times New Roman" w:hAnsi="Times New Roman"/>
                  </w:rPr>
                </w:rPrChange>
              </w:rPr>
              <w:t>xx.x</w:t>
            </w:r>
          </w:p>
        </w:tc>
        <w:tc>
          <w:tcPr>
            <w:tcW w:w="2616" w:type="dxa"/>
            <w:hideMark/>
          </w:tcPr>
          <w:p w14:paraId="4E550808" w14:textId="77777777" w:rsidR="00B35DC5" w:rsidRPr="00FD35A8" w:rsidRDefault="00B35DC5" w:rsidP="006921A2">
            <w:pPr>
              <w:jc w:val="center"/>
              <w:rPr>
                <w:rFonts w:ascii="Times New Roman" w:hAnsi="Times New Roman"/>
                <w:color w:val="FF0000"/>
                <w:rPrChange w:id="1136" w:author="Pan, Zhemin" w:date="2025-12-13T12:28:00Z" w16du:dateUtc="2025-12-13T04:28:00Z">
                  <w:rPr>
                    <w:rFonts w:ascii="Times New Roman" w:hAnsi="Times New Roman"/>
                  </w:rPr>
                </w:rPrChange>
              </w:rPr>
            </w:pPr>
            <w:r w:rsidRPr="00FD35A8">
              <w:rPr>
                <w:rFonts w:ascii="Times New Roman" w:hAnsi="Times New Roman"/>
                <w:color w:val="FF0000"/>
                <w:rPrChange w:id="1137" w:author="Pan, Zhemin" w:date="2025-12-13T12:28:00Z" w16du:dateUtc="2025-12-13T04:28:00Z">
                  <w:rPr>
                    <w:rFonts w:ascii="Times New Roman" w:hAnsi="Times New Roman"/>
                  </w:rPr>
                </w:rPrChange>
              </w:rPr>
              <w:t>xx.x</w:t>
            </w:r>
          </w:p>
        </w:tc>
        <w:tc>
          <w:tcPr>
            <w:tcW w:w="3028" w:type="dxa"/>
            <w:hideMark/>
          </w:tcPr>
          <w:p w14:paraId="2F2208AD" w14:textId="77777777" w:rsidR="00B35DC5" w:rsidRPr="00FD35A8" w:rsidRDefault="00B35DC5" w:rsidP="006921A2">
            <w:pPr>
              <w:jc w:val="center"/>
              <w:rPr>
                <w:rFonts w:ascii="Times New Roman" w:hAnsi="Times New Roman"/>
                <w:color w:val="FF0000"/>
                <w:rPrChange w:id="1138" w:author="Pan, Zhemin" w:date="2025-12-13T12:28:00Z" w16du:dateUtc="2025-12-13T04:28:00Z">
                  <w:rPr>
                    <w:rFonts w:ascii="Times New Roman" w:hAnsi="Times New Roman"/>
                  </w:rPr>
                </w:rPrChange>
              </w:rPr>
            </w:pPr>
            <w:r w:rsidRPr="00FD35A8">
              <w:rPr>
                <w:rFonts w:ascii="Times New Roman" w:hAnsi="Times New Roman"/>
                <w:color w:val="FF0000"/>
                <w:rPrChange w:id="1139" w:author="Pan, Zhemin" w:date="2025-12-13T12:28:00Z" w16du:dateUtc="2025-12-13T04:28:00Z">
                  <w:rPr>
                    <w:rFonts w:ascii="Times New Roman" w:hAnsi="Times New Roman"/>
                  </w:rPr>
                </w:rPrChange>
              </w:rPr>
              <w:t>xx.x</w:t>
            </w:r>
          </w:p>
        </w:tc>
        <w:tc>
          <w:tcPr>
            <w:tcW w:w="3051" w:type="dxa"/>
            <w:hideMark/>
          </w:tcPr>
          <w:p w14:paraId="47B3B2A8" w14:textId="77777777" w:rsidR="00B35DC5" w:rsidRPr="00FD35A8" w:rsidRDefault="00B35DC5" w:rsidP="006921A2">
            <w:pPr>
              <w:jc w:val="center"/>
              <w:rPr>
                <w:rFonts w:ascii="Times New Roman" w:hAnsi="Times New Roman"/>
                <w:color w:val="FF0000"/>
                <w:rPrChange w:id="1140" w:author="Pan, Zhemin" w:date="2025-12-13T12:28:00Z" w16du:dateUtc="2025-12-13T04:28:00Z">
                  <w:rPr>
                    <w:rFonts w:ascii="Times New Roman" w:hAnsi="Times New Roman"/>
                  </w:rPr>
                </w:rPrChange>
              </w:rPr>
            </w:pPr>
            <w:r w:rsidRPr="00FD35A8">
              <w:rPr>
                <w:rFonts w:ascii="Times New Roman" w:hAnsi="Times New Roman"/>
                <w:color w:val="FF0000"/>
                <w:rPrChange w:id="1141" w:author="Pan, Zhemin" w:date="2025-12-13T12:28:00Z" w16du:dateUtc="2025-12-13T04:28:00Z">
                  <w:rPr>
                    <w:rFonts w:ascii="Times New Roman" w:hAnsi="Times New Roman"/>
                  </w:rPr>
                </w:rPrChange>
              </w:rPr>
              <w:t>xx.x</w:t>
            </w:r>
          </w:p>
        </w:tc>
        <w:tc>
          <w:tcPr>
            <w:tcW w:w="1038" w:type="dxa"/>
            <w:hideMark/>
          </w:tcPr>
          <w:p w14:paraId="53D9C0C1" w14:textId="77777777" w:rsidR="00B35DC5" w:rsidRPr="00FD35A8" w:rsidRDefault="00B35DC5" w:rsidP="006921A2">
            <w:pPr>
              <w:jc w:val="center"/>
              <w:rPr>
                <w:rFonts w:ascii="Times New Roman" w:hAnsi="Times New Roman"/>
              </w:rPr>
            </w:pPr>
          </w:p>
        </w:tc>
      </w:tr>
      <w:tr w:rsidR="00B35DC5" w:rsidRPr="00FD35A8" w14:paraId="4115723E" w14:textId="77777777" w:rsidTr="006921A2">
        <w:trPr>
          <w:trHeight w:val="285"/>
        </w:trPr>
        <w:tc>
          <w:tcPr>
            <w:tcW w:w="2616" w:type="dxa"/>
            <w:hideMark/>
          </w:tcPr>
          <w:p w14:paraId="0705BFCA" w14:textId="31981A89" w:rsidR="00B35DC5" w:rsidRPr="00FD35A8" w:rsidRDefault="00032790" w:rsidP="006921A2">
            <w:pPr>
              <w:rPr>
                <w:rFonts w:ascii="Times New Roman" w:hAnsi="Times New Roman"/>
                <w:color w:val="FF0000"/>
                <w:rPrChange w:id="1142" w:author="Pan, Zhemin" w:date="2025-12-13T12:28:00Z" w16du:dateUtc="2025-12-13T04:28:00Z">
                  <w:rPr>
                    <w:rFonts w:ascii="Times New Roman" w:hAnsi="Times New Roman"/>
                  </w:rPr>
                </w:rPrChange>
              </w:rPr>
            </w:pPr>
            <w:commentRangeStart w:id="1143"/>
            <w:r w:rsidRPr="00FD35A8">
              <w:rPr>
                <w:rFonts w:ascii="Times New Roman" w:hAnsi="Times New Roman"/>
                <w:color w:val="FF0000"/>
                <w:rPrChange w:id="1144" w:author="Pan, Zhemin" w:date="2025-12-13T12:28:00Z" w16du:dateUtc="2025-12-13T04:28:00Z">
                  <w:rPr>
                    <w:rFonts w:ascii="Times New Roman" w:hAnsi="Times New Roman"/>
                  </w:rPr>
                </w:rPrChange>
              </w:rPr>
              <w:t>anti-RNAP III (&lt;&lt;unit&gt;&gt;)</w:t>
            </w:r>
            <w:commentRangeEnd w:id="1143"/>
            <w:r w:rsidR="00904A57">
              <w:rPr>
                <w:rStyle w:val="CommentReference"/>
                <w:rFonts w:cstheme="minorBidi"/>
                <w:kern w:val="2"/>
                <w:lang w:eastAsia="zh-CN"/>
              </w:rPr>
              <w:commentReference w:id="1143"/>
            </w:r>
          </w:p>
        </w:tc>
        <w:tc>
          <w:tcPr>
            <w:tcW w:w="2221" w:type="dxa"/>
            <w:hideMark/>
          </w:tcPr>
          <w:p w14:paraId="029B52F2" w14:textId="77777777" w:rsidR="00B35DC5" w:rsidRPr="00FD35A8" w:rsidRDefault="00B35DC5" w:rsidP="006921A2">
            <w:pPr>
              <w:jc w:val="center"/>
              <w:rPr>
                <w:rFonts w:ascii="Times New Roman" w:hAnsi="Times New Roman"/>
                <w:color w:val="FF0000"/>
                <w:rPrChange w:id="1145" w:author="Pan, Zhemin" w:date="2025-12-13T12:28:00Z" w16du:dateUtc="2025-12-13T04:28:00Z">
                  <w:rPr>
                    <w:rFonts w:ascii="Times New Roman" w:hAnsi="Times New Roman"/>
                  </w:rPr>
                </w:rPrChange>
              </w:rPr>
            </w:pPr>
            <w:r w:rsidRPr="00FD35A8">
              <w:rPr>
                <w:rFonts w:ascii="Times New Roman" w:hAnsi="Times New Roman"/>
                <w:color w:val="FF0000"/>
                <w:rPrChange w:id="1146" w:author="Pan, Zhemin" w:date="2025-12-13T12:28:00Z" w16du:dateUtc="2025-12-13T04:28:00Z">
                  <w:rPr>
                    <w:rFonts w:ascii="Times New Roman" w:hAnsi="Times New Roman"/>
                  </w:rPr>
                </w:rPrChange>
              </w:rPr>
              <w:t>xx.x</w:t>
            </w:r>
          </w:p>
        </w:tc>
        <w:tc>
          <w:tcPr>
            <w:tcW w:w="2616" w:type="dxa"/>
            <w:hideMark/>
          </w:tcPr>
          <w:p w14:paraId="1BC9C7FC" w14:textId="77777777" w:rsidR="00B35DC5" w:rsidRPr="00FD35A8" w:rsidRDefault="00B35DC5" w:rsidP="006921A2">
            <w:pPr>
              <w:jc w:val="center"/>
              <w:rPr>
                <w:rFonts w:ascii="Times New Roman" w:hAnsi="Times New Roman"/>
                <w:color w:val="FF0000"/>
                <w:rPrChange w:id="1147" w:author="Pan, Zhemin" w:date="2025-12-13T12:28:00Z" w16du:dateUtc="2025-12-13T04:28:00Z">
                  <w:rPr>
                    <w:rFonts w:ascii="Times New Roman" w:hAnsi="Times New Roman"/>
                  </w:rPr>
                </w:rPrChange>
              </w:rPr>
            </w:pPr>
            <w:r w:rsidRPr="00FD35A8">
              <w:rPr>
                <w:rFonts w:ascii="Times New Roman" w:hAnsi="Times New Roman"/>
                <w:color w:val="FF0000"/>
                <w:rPrChange w:id="1148" w:author="Pan, Zhemin" w:date="2025-12-13T12:28:00Z" w16du:dateUtc="2025-12-13T04:28:00Z">
                  <w:rPr>
                    <w:rFonts w:ascii="Times New Roman" w:hAnsi="Times New Roman"/>
                  </w:rPr>
                </w:rPrChange>
              </w:rPr>
              <w:t>xx.x</w:t>
            </w:r>
          </w:p>
        </w:tc>
        <w:tc>
          <w:tcPr>
            <w:tcW w:w="3028" w:type="dxa"/>
            <w:hideMark/>
          </w:tcPr>
          <w:p w14:paraId="2709DFA0" w14:textId="77777777" w:rsidR="00B35DC5" w:rsidRPr="00FD35A8" w:rsidRDefault="00B35DC5" w:rsidP="006921A2">
            <w:pPr>
              <w:jc w:val="center"/>
              <w:rPr>
                <w:rFonts w:ascii="Times New Roman" w:hAnsi="Times New Roman"/>
                <w:color w:val="FF0000"/>
                <w:rPrChange w:id="1149" w:author="Pan, Zhemin" w:date="2025-12-13T12:28:00Z" w16du:dateUtc="2025-12-13T04:28:00Z">
                  <w:rPr>
                    <w:rFonts w:ascii="Times New Roman" w:hAnsi="Times New Roman"/>
                  </w:rPr>
                </w:rPrChange>
              </w:rPr>
            </w:pPr>
            <w:r w:rsidRPr="00FD35A8">
              <w:rPr>
                <w:rFonts w:ascii="Times New Roman" w:hAnsi="Times New Roman"/>
                <w:color w:val="FF0000"/>
                <w:rPrChange w:id="1150" w:author="Pan, Zhemin" w:date="2025-12-13T12:28:00Z" w16du:dateUtc="2025-12-13T04:28:00Z">
                  <w:rPr>
                    <w:rFonts w:ascii="Times New Roman" w:hAnsi="Times New Roman"/>
                  </w:rPr>
                </w:rPrChange>
              </w:rPr>
              <w:t>xx.x</w:t>
            </w:r>
          </w:p>
        </w:tc>
        <w:tc>
          <w:tcPr>
            <w:tcW w:w="3051" w:type="dxa"/>
            <w:hideMark/>
          </w:tcPr>
          <w:p w14:paraId="40D4B5C5" w14:textId="77777777" w:rsidR="00B35DC5" w:rsidRPr="00FD35A8" w:rsidRDefault="00B35DC5" w:rsidP="006921A2">
            <w:pPr>
              <w:jc w:val="center"/>
              <w:rPr>
                <w:rFonts w:ascii="Times New Roman" w:hAnsi="Times New Roman"/>
                <w:color w:val="FF0000"/>
                <w:rPrChange w:id="1151" w:author="Pan, Zhemin" w:date="2025-12-13T12:28:00Z" w16du:dateUtc="2025-12-13T04:28:00Z">
                  <w:rPr>
                    <w:rFonts w:ascii="Times New Roman" w:hAnsi="Times New Roman"/>
                  </w:rPr>
                </w:rPrChange>
              </w:rPr>
            </w:pPr>
            <w:r w:rsidRPr="00FD35A8">
              <w:rPr>
                <w:rFonts w:ascii="Times New Roman" w:hAnsi="Times New Roman"/>
                <w:color w:val="FF0000"/>
                <w:rPrChange w:id="1152" w:author="Pan, Zhemin" w:date="2025-12-13T12:28:00Z" w16du:dateUtc="2025-12-13T04:28:00Z">
                  <w:rPr>
                    <w:rFonts w:ascii="Times New Roman" w:hAnsi="Times New Roman"/>
                  </w:rPr>
                </w:rPrChange>
              </w:rPr>
              <w:t>xx.x</w:t>
            </w:r>
          </w:p>
        </w:tc>
        <w:tc>
          <w:tcPr>
            <w:tcW w:w="1038" w:type="dxa"/>
            <w:hideMark/>
          </w:tcPr>
          <w:p w14:paraId="3B4E2CB2" w14:textId="77777777" w:rsidR="00B35DC5" w:rsidRPr="00FD35A8" w:rsidRDefault="00B35DC5" w:rsidP="006921A2">
            <w:pPr>
              <w:jc w:val="center"/>
              <w:rPr>
                <w:rFonts w:ascii="Times New Roman" w:hAnsi="Times New Roman"/>
              </w:rPr>
            </w:pPr>
          </w:p>
        </w:tc>
      </w:tr>
      <w:tr w:rsidR="00B35DC5" w:rsidRPr="00FD35A8" w14:paraId="1D32FC8D" w14:textId="77777777" w:rsidTr="006921A2">
        <w:trPr>
          <w:trHeight w:val="285"/>
        </w:trPr>
        <w:tc>
          <w:tcPr>
            <w:tcW w:w="2616" w:type="dxa"/>
            <w:hideMark/>
          </w:tcPr>
          <w:p w14:paraId="6ECC9C99" w14:textId="77777777" w:rsidR="00B35DC5" w:rsidRPr="00FD35A8" w:rsidRDefault="00B35DC5" w:rsidP="006921A2">
            <w:pPr>
              <w:rPr>
                <w:rFonts w:ascii="Times New Roman" w:hAnsi="Times New Roman"/>
              </w:rPr>
            </w:pPr>
            <w:r w:rsidRPr="00FD35A8">
              <w:rPr>
                <w:rFonts w:ascii="Times New Roman" w:hAnsi="Times New Roman"/>
              </w:rPr>
              <w:t>&lt;&lt;…&gt;&gt;</w:t>
            </w:r>
          </w:p>
        </w:tc>
        <w:tc>
          <w:tcPr>
            <w:tcW w:w="2221" w:type="dxa"/>
            <w:hideMark/>
          </w:tcPr>
          <w:p w14:paraId="3AA07EE3" w14:textId="77777777" w:rsidR="00B35DC5" w:rsidRPr="00FD35A8" w:rsidRDefault="00B35DC5" w:rsidP="006921A2">
            <w:pPr>
              <w:jc w:val="center"/>
              <w:rPr>
                <w:rFonts w:ascii="Times New Roman" w:hAnsi="Times New Roman"/>
              </w:rPr>
            </w:pPr>
            <w:r w:rsidRPr="00FD35A8">
              <w:rPr>
                <w:rFonts w:ascii="Times New Roman" w:hAnsi="Times New Roman"/>
              </w:rPr>
              <w:t>xx.x</w:t>
            </w:r>
          </w:p>
        </w:tc>
        <w:tc>
          <w:tcPr>
            <w:tcW w:w="2616" w:type="dxa"/>
            <w:hideMark/>
          </w:tcPr>
          <w:p w14:paraId="3A30941F" w14:textId="77777777" w:rsidR="00B35DC5" w:rsidRPr="00FD35A8" w:rsidRDefault="00B35DC5" w:rsidP="006921A2">
            <w:pPr>
              <w:jc w:val="center"/>
              <w:rPr>
                <w:rFonts w:ascii="Times New Roman" w:hAnsi="Times New Roman"/>
              </w:rPr>
            </w:pPr>
            <w:r w:rsidRPr="00FD35A8">
              <w:rPr>
                <w:rFonts w:ascii="Times New Roman" w:hAnsi="Times New Roman"/>
              </w:rPr>
              <w:t>xx.x</w:t>
            </w:r>
          </w:p>
        </w:tc>
        <w:tc>
          <w:tcPr>
            <w:tcW w:w="3028" w:type="dxa"/>
            <w:hideMark/>
          </w:tcPr>
          <w:p w14:paraId="74AF31F0" w14:textId="77777777" w:rsidR="00B35DC5" w:rsidRPr="00FD35A8" w:rsidRDefault="00B35DC5" w:rsidP="006921A2">
            <w:pPr>
              <w:jc w:val="center"/>
              <w:rPr>
                <w:rFonts w:ascii="Times New Roman" w:hAnsi="Times New Roman"/>
              </w:rPr>
            </w:pPr>
            <w:r w:rsidRPr="00FD35A8">
              <w:rPr>
                <w:rFonts w:ascii="Times New Roman" w:hAnsi="Times New Roman"/>
              </w:rPr>
              <w:t>xx.x</w:t>
            </w:r>
          </w:p>
        </w:tc>
        <w:tc>
          <w:tcPr>
            <w:tcW w:w="3051" w:type="dxa"/>
            <w:hideMark/>
          </w:tcPr>
          <w:p w14:paraId="001BCBBD" w14:textId="77777777" w:rsidR="00B35DC5" w:rsidRPr="00FD35A8" w:rsidRDefault="00B35DC5" w:rsidP="006921A2">
            <w:pPr>
              <w:jc w:val="center"/>
              <w:rPr>
                <w:rFonts w:ascii="Times New Roman" w:hAnsi="Times New Roman"/>
              </w:rPr>
            </w:pPr>
            <w:r w:rsidRPr="00FD35A8">
              <w:rPr>
                <w:rFonts w:ascii="Times New Roman" w:hAnsi="Times New Roman"/>
              </w:rPr>
              <w:t>xx.x</w:t>
            </w:r>
          </w:p>
        </w:tc>
        <w:tc>
          <w:tcPr>
            <w:tcW w:w="1038" w:type="dxa"/>
            <w:hideMark/>
          </w:tcPr>
          <w:p w14:paraId="4563B567" w14:textId="77777777" w:rsidR="00B35DC5" w:rsidRPr="00FD35A8" w:rsidRDefault="00B35DC5" w:rsidP="006921A2">
            <w:pPr>
              <w:jc w:val="center"/>
              <w:rPr>
                <w:rFonts w:ascii="Times New Roman" w:hAnsi="Times New Roman"/>
              </w:rPr>
            </w:pPr>
          </w:p>
        </w:tc>
      </w:tr>
      <w:tr w:rsidR="00B35DC5" w:rsidRPr="00FD35A8" w14:paraId="59A5E38C" w14:textId="77777777" w:rsidTr="006921A2">
        <w:trPr>
          <w:trHeight w:val="285"/>
        </w:trPr>
        <w:tc>
          <w:tcPr>
            <w:tcW w:w="2616" w:type="dxa"/>
            <w:hideMark/>
          </w:tcPr>
          <w:p w14:paraId="480F5DB3" w14:textId="77777777" w:rsidR="00B35DC5" w:rsidRPr="00FD35A8" w:rsidRDefault="00B35DC5" w:rsidP="006921A2">
            <w:pPr>
              <w:rPr>
                <w:rFonts w:ascii="Times New Roman" w:hAnsi="Times New Roman"/>
              </w:rPr>
            </w:pPr>
            <w:r w:rsidRPr="00FD35A8">
              <w:rPr>
                <w:rFonts w:ascii="Times New Roman" w:hAnsi="Times New Roman"/>
              </w:rPr>
              <w:t>&lt;&lt;…&gt;&gt;</w:t>
            </w:r>
          </w:p>
        </w:tc>
        <w:tc>
          <w:tcPr>
            <w:tcW w:w="2221" w:type="dxa"/>
            <w:hideMark/>
          </w:tcPr>
          <w:p w14:paraId="108A89E0" w14:textId="77777777" w:rsidR="00B35DC5" w:rsidRPr="00FD35A8" w:rsidRDefault="00B35DC5" w:rsidP="006921A2">
            <w:pPr>
              <w:jc w:val="center"/>
              <w:rPr>
                <w:rFonts w:ascii="Times New Roman" w:hAnsi="Times New Roman"/>
              </w:rPr>
            </w:pPr>
            <w:r w:rsidRPr="00FD35A8">
              <w:rPr>
                <w:rFonts w:ascii="Times New Roman" w:hAnsi="Times New Roman"/>
              </w:rPr>
              <w:t>xx.x</w:t>
            </w:r>
          </w:p>
        </w:tc>
        <w:tc>
          <w:tcPr>
            <w:tcW w:w="2616" w:type="dxa"/>
            <w:hideMark/>
          </w:tcPr>
          <w:p w14:paraId="2DD814CB" w14:textId="77777777" w:rsidR="00B35DC5" w:rsidRPr="00FD35A8" w:rsidRDefault="00B35DC5" w:rsidP="006921A2">
            <w:pPr>
              <w:jc w:val="center"/>
              <w:rPr>
                <w:rFonts w:ascii="Times New Roman" w:hAnsi="Times New Roman"/>
              </w:rPr>
            </w:pPr>
            <w:r w:rsidRPr="00FD35A8">
              <w:rPr>
                <w:rFonts w:ascii="Times New Roman" w:hAnsi="Times New Roman"/>
              </w:rPr>
              <w:t>xx.x</w:t>
            </w:r>
          </w:p>
        </w:tc>
        <w:tc>
          <w:tcPr>
            <w:tcW w:w="3028" w:type="dxa"/>
            <w:hideMark/>
          </w:tcPr>
          <w:p w14:paraId="55A26EFC" w14:textId="77777777" w:rsidR="00B35DC5" w:rsidRPr="00FD35A8" w:rsidRDefault="00B35DC5" w:rsidP="006921A2">
            <w:pPr>
              <w:jc w:val="center"/>
              <w:rPr>
                <w:rFonts w:ascii="Times New Roman" w:hAnsi="Times New Roman"/>
              </w:rPr>
            </w:pPr>
            <w:r w:rsidRPr="00FD35A8">
              <w:rPr>
                <w:rFonts w:ascii="Times New Roman" w:hAnsi="Times New Roman"/>
              </w:rPr>
              <w:t>xx.x</w:t>
            </w:r>
          </w:p>
        </w:tc>
        <w:tc>
          <w:tcPr>
            <w:tcW w:w="3051" w:type="dxa"/>
            <w:hideMark/>
          </w:tcPr>
          <w:p w14:paraId="53889F13" w14:textId="77777777" w:rsidR="00B35DC5" w:rsidRPr="00FD35A8" w:rsidRDefault="00B35DC5" w:rsidP="006921A2">
            <w:pPr>
              <w:jc w:val="center"/>
              <w:rPr>
                <w:rFonts w:ascii="Times New Roman" w:hAnsi="Times New Roman"/>
              </w:rPr>
            </w:pPr>
            <w:r w:rsidRPr="00FD35A8">
              <w:rPr>
                <w:rFonts w:ascii="Times New Roman" w:hAnsi="Times New Roman"/>
              </w:rPr>
              <w:t>xx.x</w:t>
            </w:r>
          </w:p>
        </w:tc>
        <w:tc>
          <w:tcPr>
            <w:tcW w:w="1038" w:type="dxa"/>
            <w:hideMark/>
          </w:tcPr>
          <w:p w14:paraId="3B4B7A76" w14:textId="77777777" w:rsidR="00B35DC5" w:rsidRPr="00FD35A8" w:rsidRDefault="00B35DC5" w:rsidP="006921A2">
            <w:pPr>
              <w:jc w:val="center"/>
              <w:rPr>
                <w:rFonts w:ascii="Times New Roman" w:hAnsi="Times New Roman"/>
              </w:rPr>
            </w:pPr>
          </w:p>
        </w:tc>
      </w:tr>
      <w:tr w:rsidR="00B35DC5" w:rsidRPr="00FD35A8" w14:paraId="42091812" w14:textId="77777777" w:rsidTr="006921A2">
        <w:trPr>
          <w:trHeight w:val="300"/>
        </w:trPr>
        <w:tc>
          <w:tcPr>
            <w:tcW w:w="2616" w:type="dxa"/>
            <w:tcBorders>
              <w:bottom w:val="single" w:sz="4" w:space="0" w:color="auto"/>
            </w:tcBorders>
            <w:hideMark/>
          </w:tcPr>
          <w:p w14:paraId="4C17542A" w14:textId="77777777" w:rsidR="00B35DC5" w:rsidRPr="00FD35A8" w:rsidRDefault="00B35DC5" w:rsidP="006921A2">
            <w:pPr>
              <w:rPr>
                <w:rFonts w:ascii="Times New Roman" w:hAnsi="Times New Roman"/>
              </w:rPr>
            </w:pPr>
            <w:r w:rsidRPr="00FD35A8">
              <w:rPr>
                <w:rFonts w:ascii="Times New Roman" w:hAnsi="Times New Roman"/>
              </w:rPr>
              <w:t>&lt;&lt;…&gt;&gt;</w:t>
            </w:r>
          </w:p>
        </w:tc>
        <w:tc>
          <w:tcPr>
            <w:tcW w:w="2221" w:type="dxa"/>
            <w:tcBorders>
              <w:bottom w:val="single" w:sz="4" w:space="0" w:color="auto"/>
            </w:tcBorders>
            <w:hideMark/>
          </w:tcPr>
          <w:p w14:paraId="3604B516" w14:textId="77777777" w:rsidR="00B35DC5" w:rsidRPr="00FD35A8" w:rsidRDefault="00B35DC5" w:rsidP="006921A2">
            <w:pPr>
              <w:jc w:val="center"/>
              <w:rPr>
                <w:rFonts w:ascii="Times New Roman" w:hAnsi="Times New Roman"/>
              </w:rPr>
            </w:pPr>
          </w:p>
        </w:tc>
        <w:tc>
          <w:tcPr>
            <w:tcW w:w="2616" w:type="dxa"/>
            <w:tcBorders>
              <w:bottom w:val="single" w:sz="4" w:space="0" w:color="auto"/>
            </w:tcBorders>
            <w:hideMark/>
          </w:tcPr>
          <w:p w14:paraId="6DA3E10F" w14:textId="77777777" w:rsidR="00B35DC5" w:rsidRPr="00FD35A8" w:rsidRDefault="00B35DC5" w:rsidP="006921A2">
            <w:pPr>
              <w:jc w:val="center"/>
              <w:rPr>
                <w:rFonts w:ascii="Times New Roman" w:hAnsi="Times New Roman"/>
              </w:rPr>
            </w:pPr>
          </w:p>
        </w:tc>
        <w:tc>
          <w:tcPr>
            <w:tcW w:w="3028" w:type="dxa"/>
            <w:tcBorders>
              <w:bottom w:val="single" w:sz="4" w:space="0" w:color="auto"/>
            </w:tcBorders>
            <w:hideMark/>
          </w:tcPr>
          <w:p w14:paraId="42FDF502" w14:textId="77777777" w:rsidR="00B35DC5" w:rsidRPr="00FD35A8" w:rsidRDefault="00B35DC5" w:rsidP="006921A2">
            <w:pPr>
              <w:jc w:val="center"/>
              <w:rPr>
                <w:rFonts w:ascii="Times New Roman" w:hAnsi="Times New Roman"/>
              </w:rPr>
            </w:pPr>
          </w:p>
        </w:tc>
        <w:tc>
          <w:tcPr>
            <w:tcW w:w="3051" w:type="dxa"/>
            <w:tcBorders>
              <w:bottom w:val="single" w:sz="4" w:space="0" w:color="auto"/>
            </w:tcBorders>
            <w:hideMark/>
          </w:tcPr>
          <w:p w14:paraId="23AD319C" w14:textId="77777777" w:rsidR="00B35DC5" w:rsidRPr="00FD35A8" w:rsidRDefault="00B35DC5" w:rsidP="006921A2">
            <w:pPr>
              <w:jc w:val="center"/>
              <w:rPr>
                <w:rFonts w:ascii="Times New Roman" w:hAnsi="Times New Roman"/>
              </w:rPr>
            </w:pPr>
          </w:p>
        </w:tc>
        <w:tc>
          <w:tcPr>
            <w:tcW w:w="1038" w:type="dxa"/>
            <w:tcBorders>
              <w:bottom w:val="single" w:sz="4" w:space="0" w:color="auto"/>
            </w:tcBorders>
            <w:hideMark/>
          </w:tcPr>
          <w:p w14:paraId="4654E605" w14:textId="77777777" w:rsidR="00B35DC5" w:rsidRPr="00FD35A8" w:rsidRDefault="00B35DC5" w:rsidP="006921A2">
            <w:pPr>
              <w:jc w:val="center"/>
              <w:rPr>
                <w:rFonts w:ascii="Times New Roman" w:hAnsi="Times New Roman"/>
              </w:rPr>
            </w:pPr>
          </w:p>
        </w:tc>
      </w:tr>
    </w:tbl>
    <w:p w14:paraId="71ED449A" w14:textId="77777777" w:rsidR="00B35DC5" w:rsidRPr="00FD35A8" w:rsidRDefault="00B35DC5" w:rsidP="00B35DC5">
      <w:pPr>
        <w:rPr>
          <w:rFonts w:ascii="Times New Roman" w:hAnsi="Times New Roman" w:cs="Times New Roman"/>
          <w:szCs w:val="20"/>
        </w:rPr>
      </w:pPr>
      <w:r w:rsidRPr="00FD35A8">
        <w:rPr>
          <w:rFonts w:ascii="Times New Roman" w:hAnsi="Times New Roman" w:cs="Times New Roman"/>
          <w:szCs w:val="20"/>
        </w:rPr>
        <w:t>Note:</w:t>
      </w:r>
    </w:p>
    <w:p w14:paraId="366DAE86" w14:textId="77777777" w:rsidR="00B35DC5" w:rsidRPr="00FD35A8" w:rsidRDefault="00B35DC5" w:rsidP="00B35DC5">
      <w:pPr>
        <w:rPr>
          <w:rFonts w:ascii="Times New Roman" w:hAnsi="Times New Roman" w:cs="Times New Roman"/>
          <w:szCs w:val="20"/>
        </w:rPr>
      </w:pPr>
      <w:r w:rsidRPr="00FD35A8">
        <w:rPr>
          <w:rFonts w:ascii="Times New Roman" w:hAnsi="Times New Roman" w:cs="Times New Roman"/>
          <w:szCs w:val="20"/>
        </w:rPr>
        <w:t>Full analysis set (FAS): Subjects who have received cell infusion in the analysis set of eligible subjects (ASES). FAS will be mainly used for the analysis of baseline data and efficacy analysis.</w:t>
      </w:r>
    </w:p>
    <w:p w14:paraId="6E97D02C" w14:textId="776F98C0" w:rsidR="00013E35" w:rsidRPr="00FD35A8" w:rsidRDefault="001A3598" w:rsidP="00B35DC5">
      <w:pPr>
        <w:rPr>
          <w:rFonts w:ascii="Times New Roman" w:hAnsi="Times New Roman" w:cs="Times New Roman"/>
          <w:szCs w:val="20"/>
        </w:rPr>
      </w:pPr>
      <w:r w:rsidRPr="00FD35A8">
        <w:rPr>
          <w:rFonts w:ascii="Times New Roman" w:hAnsi="Times New Roman" w:cs="Times New Roman"/>
          <w:szCs w:val="20"/>
        </w:rPr>
        <w:t>hs-CRP: High-sensitivity C-reactive protein</w:t>
      </w:r>
      <w:r w:rsidR="00F73B4B" w:rsidRPr="00FD35A8">
        <w:rPr>
          <w:rFonts w:ascii="Times New Roman" w:hAnsi="Times New Roman" w:cs="Times New Roman"/>
          <w:szCs w:val="20"/>
        </w:rPr>
        <w:t>, ESR: erythrocyte sedimentation rate</w:t>
      </w:r>
    </w:p>
    <w:p w14:paraId="5F1629F9" w14:textId="65219EF7" w:rsidR="00B35DC5" w:rsidRPr="00FD35A8" w:rsidRDefault="003B35FD" w:rsidP="00B35DC5">
      <w:pPr>
        <w:widowControl/>
        <w:rPr>
          <w:rFonts w:ascii="Times New Roman" w:hAnsi="Times New Roman" w:cs="Times New Roman"/>
          <w:szCs w:val="20"/>
        </w:rPr>
      </w:pPr>
      <w:r w:rsidRPr="00FD35A8">
        <w:rPr>
          <w:rFonts w:ascii="Times New Roman" w:hAnsi="Times New Roman" w:cs="Times New Roman"/>
          <w:szCs w:val="20"/>
        </w:rPr>
        <w:t>SSc: Systemic Sclerosis.</w:t>
      </w:r>
      <w:r w:rsidR="00B35DC5" w:rsidRPr="00FD35A8">
        <w:rPr>
          <w:rFonts w:ascii="Times New Roman" w:hAnsi="Times New Roman" w:cs="Times New Roman"/>
          <w:szCs w:val="20"/>
        </w:rPr>
        <w:br w:type="page"/>
      </w:r>
    </w:p>
    <w:p w14:paraId="58174E4F" w14:textId="19505DF4" w:rsidR="00C05CBE" w:rsidRPr="00FD35A8" w:rsidRDefault="00C05CBE" w:rsidP="00C05CBE">
      <w:pPr>
        <w:pStyle w:val="TFLshelltitle1"/>
        <w:rPr>
          <w:rStyle w:val="Heading3Char1"/>
          <w:rFonts w:eastAsiaTheme="majorEastAsia"/>
          <w:b/>
          <w:kern w:val="0"/>
          <w:sz w:val="20"/>
          <w:szCs w:val="20"/>
          <w:lang w:eastAsia="zh-CN"/>
        </w:rPr>
      </w:pPr>
      <w:bookmarkStart w:id="1153" w:name="_Toc217918911"/>
      <w:r w:rsidRPr="00FD35A8">
        <w:rPr>
          <w:rStyle w:val="Heading3Char1"/>
          <w:rFonts w:eastAsia="宋体"/>
          <w:b/>
          <w:bCs/>
          <w:color w:val="000000"/>
          <w:sz w:val="20"/>
          <w:szCs w:val="20"/>
          <w:lang w:eastAsia="zh-CN"/>
        </w:rPr>
        <w:t xml:space="preserve">Listing 14.1.4.1 </w:t>
      </w:r>
      <w:r w:rsidR="00C67306" w:rsidRPr="00FD35A8">
        <w:rPr>
          <w:szCs w:val="20"/>
          <w:lang w:eastAsia="zh-CN"/>
        </w:rPr>
        <w:t>Disease Related Treatment Prior to Apheresis</w:t>
      </w:r>
      <w:r w:rsidRPr="00FD35A8">
        <w:rPr>
          <w:szCs w:val="20"/>
          <w:lang w:eastAsia="zh-CN"/>
        </w:rPr>
        <w:t xml:space="preserve"> (&lt;&lt;IIM Cohort&gt;&gt; Full Analysis Set)</w:t>
      </w:r>
      <w:bookmarkEnd w:id="1153"/>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16"/>
        <w:gridCol w:w="2221"/>
        <w:gridCol w:w="2616"/>
        <w:gridCol w:w="3028"/>
        <w:gridCol w:w="3051"/>
        <w:gridCol w:w="1038"/>
      </w:tblGrid>
      <w:tr w:rsidR="00C24CC8" w:rsidRPr="00FD35A8" w14:paraId="357B046D" w14:textId="77777777" w:rsidTr="006921A2">
        <w:trPr>
          <w:trHeight w:val="285"/>
        </w:trPr>
        <w:tc>
          <w:tcPr>
            <w:tcW w:w="2616" w:type="dxa"/>
            <w:tcBorders>
              <w:top w:val="single" w:sz="4" w:space="0" w:color="auto"/>
            </w:tcBorders>
            <w:noWrap/>
            <w:hideMark/>
          </w:tcPr>
          <w:p w14:paraId="73B77793" w14:textId="6414C1B0" w:rsidR="00C24CC8" w:rsidRPr="00FD35A8" w:rsidRDefault="00C24CC8" w:rsidP="006921A2">
            <w:pPr>
              <w:rPr>
                <w:rFonts w:ascii="Times New Roman" w:hAnsi="Times New Roman"/>
              </w:rPr>
            </w:pPr>
            <w:r w:rsidRPr="00FD35A8">
              <w:rPr>
                <w:rFonts w:ascii="Times New Roman" w:hAnsi="Times New Roman"/>
              </w:rPr>
              <w:t xml:space="preserve">Subject </w:t>
            </w:r>
            <w:r w:rsidR="009C7C4D" w:rsidRPr="00FD35A8">
              <w:rPr>
                <w:rFonts w:ascii="Times New Roman" w:hAnsi="Times New Roman"/>
                <w:lang w:eastAsia="zh-CN"/>
              </w:rPr>
              <w:t>I</w:t>
            </w:r>
            <w:r w:rsidRPr="00FD35A8">
              <w:rPr>
                <w:rFonts w:ascii="Times New Roman" w:hAnsi="Times New Roman"/>
              </w:rPr>
              <w:t>dentifier</w:t>
            </w:r>
          </w:p>
        </w:tc>
        <w:tc>
          <w:tcPr>
            <w:tcW w:w="2221" w:type="dxa"/>
            <w:tcBorders>
              <w:top w:val="single" w:sz="4" w:space="0" w:color="auto"/>
              <w:left w:val="nil"/>
              <w:bottom w:val="nil"/>
              <w:right w:val="nil"/>
            </w:tcBorders>
            <w:vAlign w:val="center"/>
            <w:hideMark/>
          </w:tcPr>
          <w:p w14:paraId="60733724" w14:textId="77777777" w:rsidR="00C24CC8" w:rsidRPr="00FD35A8" w:rsidRDefault="00C24CC8" w:rsidP="006921A2">
            <w:pPr>
              <w:jc w:val="center"/>
              <w:rPr>
                <w:rFonts w:ascii="Times New Roman" w:hAnsi="Times New Roman"/>
              </w:rPr>
            </w:pPr>
            <w:r w:rsidRPr="00FD35A8">
              <w:rPr>
                <w:rFonts w:ascii="Times New Roman" w:eastAsia="等线" w:hAnsi="Times New Roman"/>
                <w:color w:val="000000"/>
              </w:rPr>
              <w:t>E1301001</w:t>
            </w:r>
          </w:p>
        </w:tc>
        <w:tc>
          <w:tcPr>
            <w:tcW w:w="2616" w:type="dxa"/>
            <w:tcBorders>
              <w:top w:val="single" w:sz="4" w:space="0" w:color="auto"/>
              <w:left w:val="nil"/>
              <w:bottom w:val="nil"/>
              <w:right w:val="nil"/>
            </w:tcBorders>
            <w:noWrap/>
            <w:vAlign w:val="center"/>
            <w:hideMark/>
          </w:tcPr>
          <w:p w14:paraId="3F1739EB" w14:textId="77777777" w:rsidR="00C24CC8" w:rsidRPr="00FD35A8" w:rsidRDefault="00C24CC8" w:rsidP="006921A2">
            <w:pPr>
              <w:jc w:val="center"/>
              <w:rPr>
                <w:rFonts w:ascii="Times New Roman" w:hAnsi="Times New Roman"/>
              </w:rPr>
            </w:pPr>
            <w:r w:rsidRPr="00FD35A8">
              <w:rPr>
                <w:rFonts w:ascii="Times New Roman" w:eastAsia="等线" w:hAnsi="Times New Roman"/>
                <w:color w:val="000000"/>
              </w:rPr>
              <w:t>E1301002</w:t>
            </w:r>
          </w:p>
        </w:tc>
        <w:tc>
          <w:tcPr>
            <w:tcW w:w="3028" w:type="dxa"/>
            <w:tcBorders>
              <w:top w:val="single" w:sz="4" w:space="0" w:color="auto"/>
              <w:left w:val="nil"/>
              <w:bottom w:val="nil"/>
              <w:right w:val="nil"/>
            </w:tcBorders>
            <w:vAlign w:val="center"/>
            <w:hideMark/>
          </w:tcPr>
          <w:p w14:paraId="7915BE0A" w14:textId="77777777" w:rsidR="00C24CC8" w:rsidRPr="00FD35A8" w:rsidRDefault="00C24CC8" w:rsidP="006921A2">
            <w:pPr>
              <w:jc w:val="center"/>
              <w:rPr>
                <w:rFonts w:ascii="Times New Roman" w:hAnsi="Times New Roman"/>
              </w:rPr>
            </w:pPr>
            <w:r w:rsidRPr="00FD35A8">
              <w:rPr>
                <w:rFonts w:ascii="Times New Roman" w:eastAsia="等线" w:hAnsi="Times New Roman"/>
                <w:color w:val="000000"/>
              </w:rPr>
              <w:t>E1301003</w:t>
            </w:r>
          </w:p>
        </w:tc>
        <w:tc>
          <w:tcPr>
            <w:tcW w:w="3051" w:type="dxa"/>
            <w:tcBorders>
              <w:top w:val="single" w:sz="4" w:space="0" w:color="auto"/>
              <w:left w:val="nil"/>
              <w:bottom w:val="nil"/>
              <w:right w:val="nil"/>
            </w:tcBorders>
            <w:vAlign w:val="center"/>
            <w:hideMark/>
          </w:tcPr>
          <w:p w14:paraId="52288563" w14:textId="77777777" w:rsidR="00C24CC8" w:rsidRPr="00FD35A8" w:rsidRDefault="00C24CC8" w:rsidP="006921A2">
            <w:pPr>
              <w:jc w:val="center"/>
              <w:rPr>
                <w:rFonts w:ascii="Times New Roman" w:hAnsi="Times New Roman"/>
              </w:rPr>
            </w:pPr>
            <w:r w:rsidRPr="00FD35A8">
              <w:rPr>
                <w:rFonts w:ascii="Times New Roman" w:eastAsia="等线" w:hAnsi="Times New Roman"/>
                <w:color w:val="000000"/>
              </w:rPr>
              <w:t>E130100</w:t>
            </w:r>
            <w:del w:id="1154" w:author="Yali Chen" w:date="2025-12-18T09:44:00Z" w16du:dateUtc="2025-12-18T01:44:00Z">
              <w:r w:rsidRPr="00FD35A8" w:rsidDel="00D80746">
                <w:rPr>
                  <w:rFonts w:ascii="Times New Roman" w:eastAsia="等线" w:hAnsi="Times New Roman"/>
                  <w:color w:val="000000"/>
                </w:rPr>
                <w:delText>1</w:delText>
              </w:r>
            </w:del>
            <w:r w:rsidRPr="00FD35A8">
              <w:rPr>
                <w:rFonts w:ascii="Times New Roman" w:eastAsia="等线" w:hAnsi="Times New Roman"/>
                <w:color w:val="000000"/>
              </w:rPr>
              <w:t>4</w:t>
            </w:r>
          </w:p>
        </w:tc>
        <w:tc>
          <w:tcPr>
            <w:tcW w:w="1038" w:type="dxa"/>
            <w:tcBorders>
              <w:top w:val="single" w:sz="4" w:space="0" w:color="auto"/>
              <w:left w:val="nil"/>
              <w:bottom w:val="nil"/>
              <w:right w:val="nil"/>
            </w:tcBorders>
            <w:vAlign w:val="center"/>
            <w:hideMark/>
          </w:tcPr>
          <w:p w14:paraId="7791F543" w14:textId="77777777" w:rsidR="00C24CC8" w:rsidRPr="00FD35A8" w:rsidRDefault="00C24CC8" w:rsidP="006921A2">
            <w:pPr>
              <w:jc w:val="center"/>
              <w:rPr>
                <w:rFonts w:ascii="Times New Roman" w:hAnsi="Times New Roman"/>
              </w:rPr>
            </w:pPr>
            <w:r w:rsidRPr="00FD35A8">
              <w:rPr>
                <w:rFonts w:ascii="Times New Roman" w:eastAsia="等线" w:hAnsi="Times New Roman"/>
                <w:color w:val="000000"/>
              </w:rPr>
              <w:t>&lt;&lt;…&gt;&gt;</w:t>
            </w:r>
          </w:p>
        </w:tc>
      </w:tr>
      <w:tr w:rsidR="00C24CC8" w:rsidRPr="00FD35A8" w14:paraId="6346D91D" w14:textId="77777777" w:rsidTr="006921A2">
        <w:trPr>
          <w:trHeight w:val="300"/>
        </w:trPr>
        <w:tc>
          <w:tcPr>
            <w:tcW w:w="2616" w:type="dxa"/>
            <w:tcBorders>
              <w:bottom w:val="single" w:sz="4" w:space="0" w:color="auto"/>
            </w:tcBorders>
            <w:hideMark/>
          </w:tcPr>
          <w:p w14:paraId="4B659174" w14:textId="30F39E9B" w:rsidR="00C24CC8" w:rsidRPr="00FD35A8" w:rsidRDefault="00C24CC8" w:rsidP="006921A2">
            <w:pPr>
              <w:rPr>
                <w:rFonts w:ascii="Times New Roman" w:hAnsi="Times New Roman"/>
              </w:rPr>
            </w:pPr>
            <w:r w:rsidRPr="00FD35A8">
              <w:rPr>
                <w:rFonts w:ascii="Times New Roman" w:hAnsi="Times New Roman"/>
              </w:rPr>
              <w:t xml:space="preserve">&lt;&lt;Treatment </w:t>
            </w:r>
            <w:r w:rsidR="009C7C4D" w:rsidRPr="00FD35A8">
              <w:rPr>
                <w:rFonts w:ascii="Times New Roman" w:hAnsi="Times New Roman"/>
                <w:lang w:eastAsia="zh-CN"/>
              </w:rPr>
              <w:t>G</w:t>
            </w:r>
            <w:r w:rsidRPr="00FD35A8">
              <w:rPr>
                <w:rFonts w:ascii="Times New Roman" w:hAnsi="Times New Roman"/>
              </w:rPr>
              <w:t>roup&gt;&gt;</w:t>
            </w:r>
          </w:p>
        </w:tc>
        <w:tc>
          <w:tcPr>
            <w:tcW w:w="2221" w:type="dxa"/>
            <w:tcBorders>
              <w:top w:val="nil"/>
              <w:left w:val="nil"/>
              <w:bottom w:val="single" w:sz="8" w:space="0" w:color="auto"/>
              <w:right w:val="nil"/>
            </w:tcBorders>
            <w:vAlign w:val="center"/>
            <w:hideMark/>
          </w:tcPr>
          <w:p w14:paraId="1289F067" w14:textId="77777777" w:rsidR="00C24CC8" w:rsidRPr="00FD35A8" w:rsidRDefault="00C24CC8" w:rsidP="006921A2">
            <w:pPr>
              <w:jc w:val="center"/>
              <w:rPr>
                <w:rFonts w:ascii="Times New Roman" w:hAnsi="Times New Roman"/>
              </w:rPr>
            </w:pPr>
            <w:r w:rsidRPr="00FD35A8">
              <w:rPr>
                <w:rFonts w:ascii="Times New Roman" w:hAnsi="Times New Roman"/>
              </w:rPr>
              <w:t>3.0×10</w:t>
            </w:r>
            <w:r w:rsidRPr="00FD35A8">
              <w:rPr>
                <w:rFonts w:ascii="Times New Roman" w:hAnsi="Times New Roman"/>
                <w:vertAlign w:val="superscript"/>
              </w:rPr>
              <w:t>5</w:t>
            </w:r>
            <w:r w:rsidRPr="00FD35A8">
              <w:rPr>
                <w:rFonts w:ascii="Times New Roman" w:hAnsi="Times New Roman"/>
              </w:rPr>
              <w:t xml:space="preserve"> CAR-T</w:t>
            </w:r>
            <w:r w:rsidRPr="00FD35A8">
              <w:rPr>
                <w:rFonts w:ascii="Times New Roman" w:hAnsi="Times New Roman"/>
                <w:lang w:eastAsia="zh-CN"/>
              </w:rPr>
              <w:t xml:space="preserve"> cell</w:t>
            </w:r>
            <w:r w:rsidRPr="00FD35A8">
              <w:rPr>
                <w:rFonts w:ascii="Times New Roman" w:hAnsi="Times New Roman"/>
              </w:rPr>
              <w:t>/kg</w:t>
            </w:r>
          </w:p>
        </w:tc>
        <w:tc>
          <w:tcPr>
            <w:tcW w:w="2616" w:type="dxa"/>
            <w:tcBorders>
              <w:top w:val="nil"/>
              <w:left w:val="nil"/>
              <w:bottom w:val="single" w:sz="8" w:space="0" w:color="auto"/>
              <w:right w:val="nil"/>
            </w:tcBorders>
            <w:vAlign w:val="center"/>
            <w:hideMark/>
          </w:tcPr>
          <w:p w14:paraId="50D84A0D" w14:textId="77777777" w:rsidR="00C24CC8" w:rsidRPr="00FD35A8" w:rsidRDefault="00C24CC8" w:rsidP="006921A2">
            <w:pPr>
              <w:jc w:val="center"/>
              <w:rPr>
                <w:rFonts w:ascii="Times New Roman" w:hAnsi="Times New Roman"/>
              </w:rPr>
            </w:pPr>
            <w:r w:rsidRPr="00FD35A8">
              <w:rPr>
                <w:rFonts w:ascii="Times New Roman" w:hAnsi="Times New Roman"/>
              </w:rPr>
              <w:t>3.0×10</w:t>
            </w:r>
            <w:r w:rsidRPr="00FD35A8">
              <w:rPr>
                <w:rFonts w:ascii="Times New Roman" w:hAnsi="Times New Roman"/>
                <w:vertAlign w:val="superscript"/>
              </w:rPr>
              <w:t>5</w:t>
            </w:r>
            <w:r w:rsidRPr="00FD35A8">
              <w:rPr>
                <w:rFonts w:ascii="Times New Roman" w:hAnsi="Times New Roman"/>
              </w:rPr>
              <w:t xml:space="preserve"> CAR-T</w:t>
            </w:r>
            <w:r w:rsidRPr="00FD35A8">
              <w:rPr>
                <w:rFonts w:ascii="Times New Roman" w:hAnsi="Times New Roman"/>
                <w:lang w:eastAsia="zh-CN"/>
              </w:rPr>
              <w:t xml:space="preserve"> cell</w:t>
            </w:r>
            <w:r w:rsidRPr="00FD35A8">
              <w:rPr>
                <w:rFonts w:ascii="Times New Roman" w:hAnsi="Times New Roman"/>
              </w:rPr>
              <w:t>/kg</w:t>
            </w:r>
          </w:p>
        </w:tc>
        <w:tc>
          <w:tcPr>
            <w:tcW w:w="3028" w:type="dxa"/>
            <w:tcBorders>
              <w:top w:val="nil"/>
              <w:left w:val="nil"/>
              <w:bottom w:val="single" w:sz="8" w:space="0" w:color="auto"/>
              <w:right w:val="nil"/>
            </w:tcBorders>
            <w:vAlign w:val="center"/>
            <w:hideMark/>
          </w:tcPr>
          <w:p w14:paraId="149DBC20" w14:textId="77777777" w:rsidR="00C24CC8" w:rsidRPr="00FD35A8" w:rsidRDefault="00C24CC8" w:rsidP="006921A2">
            <w:pPr>
              <w:jc w:val="center"/>
              <w:rPr>
                <w:rFonts w:ascii="Times New Roman" w:hAnsi="Times New Roman"/>
              </w:rPr>
            </w:pPr>
            <w:r w:rsidRPr="00FD35A8">
              <w:rPr>
                <w:rFonts w:ascii="Times New Roman" w:hAnsi="Times New Roman"/>
              </w:rPr>
              <w:t>3.0×10</w:t>
            </w:r>
            <w:r w:rsidRPr="00FD35A8">
              <w:rPr>
                <w:rFonts w:ascii="Times New Roman" w:hAnsi="Times New Roman"/>
                <w:vertAlign w:val="superscript"/>
              </w:rPr>
              <w:t>5</w:t>
            </w:r>
            <w:r w:rsidRPr="00FD35A8">
              <w:rPr>
                <w:rFonts w:ascii="Times New Roman" w:hAnsi="Times New Roman"/>
              </w:rPr>
              <w:t xml:space="preserve"> CAR-T</w:t>
            </w:r>
            <w:r w:rsidRPr="00FD35A8">
              <w:rPr>
                <w:rFonts w:ascii="Times New Roman" w:hAnsi="Times New Roman"/>
                <w:lang w:eastAsia="zh-CN"/>
              </w:rPr>
              <w:t xml:space="preserve"> cell</w:t>
            </w:r>
            <w:r w:rsidRPr="00FD35A8">
              <w:rPr>
                <w:rFonts w:ascii="Times New Roman" w:hAnsi="Times New Roman"/>
              </w:rPr>
              <w:t>/kg</w:t>
            </w:r>
          </w:p>
        </w:tc>
        <w:tc>
          <w:tcPr>
            <w:tcW w:w="3051" w:type="dxa"/>
            <w:tcBorders>
              <w:top w:val="nil"/>
              <w:left w:val="nil"/>
              <w:bottom w:val="single" w:sz="8" w:space="0" w:color="auto"/>
              <w:right w:val="nil"/>
            </w:tcBorders>
            <w:vAlign w:val="center"/>
            <w:hideMark/>
          </w:tcPr>
          <w:p w14:paraId="0246E495" w14:textId="77777777" w:rsidR="00C24CC8" w:rsidRPr="00FD35A8" w:rsidRDefault="00C24CC8" w:rsidP="006921A2">
            <w:pPr>
              <w:jc w:val="center"/>
              <w:rPr>
                <w:rFonts w:ascii="Times New Roman" w:hAnsi="Times New Roman"/>
              </w:rPr>
            </w:pPr>
            <w:r w:rsidRPr="00FD35A8">
              <w:rPr>
                <w:rFonts w:ascii="Times New Roman" w:hAnsi="Times New Roman"/>
              </w:rPr>
              <w:t>3.0×10</w:t>
            </w:r>
            <w:r w:rsidRPr="00FD35A8">
              <w:rPr>
                <w:rFonts w:ascii="Times New Roman" w:hAnsi="Times New Roman"/>
                <w:vertAlign w:val="superscript"/>
              </w:rPr>
              <w:t>5</w:t>
            </w:r>
            <w:r w:rsidRPr="00FD35A8">
              <w:rPr>
                <w:rFonts w:ascii="Times New Roman" w:hAnsi="Times New Roman"/>
              </w:rPr>
              <w:t xml:space="preserve"> CAR-T</w:t>
            </w:r>
            <w:r w:rsidRPr="00FD35A8">
              <w:rPr>
                <w:rFonts w:ascii="Times New Roman" w:hAnsi="Times New Roman"/>
                <w:lang w:eastAsia="zh-CN"/>
              </w:rPr>
              <w:t xml:space="preserve"> cell</w:t>
            </w:r>
            <w:r w:rsidRPr="00FD35A8">
              <w:rPr>
                <w:rFonts w:ascii="Times New Roman" w:hAnsi="Times New Roman"/>
              </w:rPr>
              <w:t>/kg</w:t>
            </w:r>
          </w:p>
        </w:tc>
        <w:tc>
          <w:tcPr>
            <w:tcW w:w="1038" w:type="dxa"/>
            <w:tcBorders>
              <w:top w:val="nil"/>
              <w:left w:val="nil"/>
              <w:bottom w:val="single" w:sz="8" w:space="0" w:color="auto"/>
              <w:right w:val="nil"/>
            </w:tcBorders>
            <w:vAlign w:val="center"/>
            <w:hideMark/>
          </w:tcPr>
          <w:p w14:paraId="74BBCA25" w14:textId="77777777" w:rsidR="00C24CC8" w:rsidRPr="00FD35A8" w:rsidRDefault="00C24CC8" w:rsidP="006921A2">
            <w:pPr>
              <w:jc w:val="center"/>
              <w:rPr>
                <w:rFonts w:ascii="Times New Roman" w:hAnsi="Times New Roman"/>
              </w:rPr>
            </w:pPr>
          </w:p>
        </w:tc>
      </w:tr>
      <w:tr w:rsidR="00C24CC8" w:rsidRPr="00FD35A8" w14:paraId="682569B9" w14:textId="77777777" w:rsidTr="006921A2">
        <w:trPr>
          <w:trHeight w:val="285"/>
        </w:trPr>
        <w:tc>
          <w:tcPr>
            <w:tcW w:w="2616" w:type="dxa"/>
            <w:tcBorders>
              <w:top w:val="nil"/>
              <w:left w:val="nil"/>
              <w:bottom w:val="nil"/>
              <w:right w:val="nil"/>
            </w:tcBorders>
            <w:shd w:val="clear" w:color="000000" w:fill="FFFFFF"/>
            <w:vAlign w:val="center"/>
          </w:tcPr>
          <w:p w14:paraId="30041F0E" w14:textId="77777777" w:rsidR="00C24CC8" w:rsidRPr="00FD35A8" w:rsidRDefault="00C24CC8" w:rsidP="006921A2">
            <w:pPr>
              <w:rPr>
                <w:rFonts w:ascii="Times New Roman" w:hAnsi="Times New Roman"/>
                <w:lang w:eastAsia="zh-CN"/>
              </w:rPr>
            </w:pPr>
            <w:r w:rsidRPr="00FD35A8">
              <w:rPr>
                <w:rFonts w:ascii="Times New Roman" w:hAnsi="Times New Roman"/>
                <w:lang w:eastAsia="zh-CN"/>
              </w:rPr>
              <w:t>ATC #1</w:t>
            </w:r>
          </w:p>
        </w:tc>
        <w:tc>
          <w:tcPr>
            <w:tcW w:w="2221" w:type="dxa"/>
            <w:tcBorders>
              <w:top w:val="nil"/>
              <w:left w:val="nil"/>
              <w:bottom w:val="nil"/>
              <w:right w:val="nil"/>
            </w:tcBorders>
            <w:vAlign w:val="center"/>
          </w:tcPr>
          <w:p w14:paraId="292816AE" w14:textId="77777777" w:rsidR="00C24CC8" w:rsidRPr="00FD35A8" w:rsidRDefault="00C24CC8" w:rsidP="006921A2">
            <w:pPr>
              <w:jc w:val="center"/>
              <w:rPr>
                <w:rFonts w:ascii="Times New Roman" w:hAnsi="Times New Roman"/>
              </w:rPr>
            </w:pPr>
          </w:p>
        </w:tc>
        <w:tc>
          <w:tcPr>
            <w:tcW w:w="2616" w:type="dxa"/>
            <w:tcBorders>
              <w:top w:val="nil"/>
              <w:left w:val="nil"/>
              <w:bottom w:val="nil"/>
              <w:right w:val="nil"/>
            </w:tcBorders>
            <w:vAlign w:val="center"/>
          </w:tcPr>
          <w:p w14:paraId="01FAECB4" w14:textId="77777777" w:rsidR="00C24CC8" w:rsidRPr="00FD35A8" w:rsidRDefault="00C24CC8" w:rsidP="006921A2">
            <w:pPr>
              <w:jc w:val="center"/>
              <w:rPr>
                <w:rFonts w:ascii="Times New Roman" w:hAnsi="Times New Roman"/>
              </w:rPr>
            </w:pPr>
          </w:p>
        </w:tc>
        <w:tc>
          <w:tcPr>
            <w:tcW w:w="3028" w:type="dxa"/>
            <w:tcBorders>
              <w:top w:val="nil"/>
              <w:left w:val="nil"/>
              <w:bottom w:val="nil"/>
              <w:right w:val="nil"/>
            </w:tcBorders>
            <w:vAlign w:val="center"/>
          </w:tcPr>
          <w:p w14:paraId="1257608D" w14:textId="77777777" w:rsidR="00C24CC8" w:rsidRPr="00FD35A8" w:rsidRDefault="00C24CC8" w:rsidP="006921A2">
            <w:pPr>
              <w:jc w:val="center"/>
              <w:rPr>
                <w:rFonts w:ascii="Times New Roman" w:hAnsi="Times New Roman"/>
              </w:rPr>
            </w:pPr>
          </w:p>
        </w:tc>
        <w:tc>
          <w:tcPr>
            <w:tcW w:w="3051" w:type="dxa"/>
            <w:tcBorders>
              <w:top w:val="nil"/>
              <w:left w:val="nil"/>
              <w:bottom w:val="nil"/>
              <w:right w:val="nil"/>
            </w:tcBorders>
            <w:vAlign w:val="center"/>
          </w:tcPr>
          <w:p w14:paraId="3D1FCCAE" w14:textId="77777777" w:rsidR="00C24CC8" w:rsidRPr="00FD35A8" w:rsidRDefault="00C24CC8" w:rsidP="006921A2">
            <w:pPr>
              <w:jc w:val="center"/>
              <w:rPr>
                <w:rFonts w:ascii="Times New Roman" w:hAnsi="Times New Roman"/>
              </w:rPr>
            </w:pPr>
          </w:p>
        </w:tc>
        <w:tc>
          <w:tcPr>
            <w:tcW w:w="1038" w:type="dxa"/>
            <w:tcBorders>
              <w:top w:val="nil"/>
              <w:left w:val="nil"/>
              <w:bottom w:val="nil"/>
              <w:right w:val="nil"/>
            </w:tcBorders>
            <w:noWrap/>
            <w:vAlign w:val="center"/>
          </w:tcPr>
          <w:p w14:paraId="07FBF652" w14:textId="77777777" w:rsidR="00C24CC8" w:rsidRPr="00FD35A8" w:rsidRDefault="00C24CC8" w:rsidP="006921A2">
            <w:pPr>
              <w:jc w:val="center"/>
              <w:rPr>
                <w:rFonts w:ascii="Times New Roman" w:hAnsi="Times New Roman"/>
              </w:rPr>
            </w:pPr>
          </w:p>
        </w:tc>
      </w:tr>
      <w:tr w:rsidR="00C24CC8" w:rsidRPr="00FD35A8" w14:paraId="72CA86CF" w14:textId="77777777" w:rsidTr="006921A2">
        <w:trPr>
          <w:trHeight w:val="285"/>
        </w:trPr>
        <w:tc>
          <w:tcPr>
            <w:tcW w:w="2616" w:type="dxa"/>
            <w:tcBorders>
              <w:top w:val="nil"/>
              <w:left w:val="nil"/>
              <w:bottom w:val="nil"/>
              <w:right w:val="nil"/>
            </w:tcBorders>
            <w:shd w:val="clear" w:color="000000" w:fill="FFFFFF"/>
            <w:vAlign w:val="center"/>
            <w:hideMark/>
          </w:tcPr>
          <w:p w14:paraId="7E55D869" w14:textId="77777777" w:rsidR="00C24CC8" w:rsidRPr="00FD35A8" w:rsidRDefault="00C24CC8" w:rsidP="006921A2">
            <w:pPr>
              <w:ind w:firstLineChars="100" w:firstLine="200"/>
              <w:rPr>
                <w:rFonts w:ascii="Times New Roman" w:hAnsi="Times New Roman"/>
              </w:rPr>
            </w:pPr>
            <w:r w:rsidRPr="00FD35A8">
              <w:rPr>
                <w:rFonts w:ascii="Times New Roman" w:hAnsi="Times New Roman"/>
              </w:rPr>
              <w:t>&lt;&lt;Generic drug name 1&gt;&gt;</w:t>
            </w:r>
          </w:p>
        </w:tc>
        <w:tc>
          <w:tcPr>
            <w:tcW w:w="2221" w:type="dxa"/>
            <w:tcBorders>
              <w:top w:val="nil"/>
              <w:left w:val="nil"/>
              <w:bottom w:val="nil"/>
              <w:right w:val="nil"/>
            </w:tcBorders>
            <w:vAlign w:val="center"/>
            <w:hideMark/>
          </w:tcPr>
          <w:p w14:paraId="3E5C3E2A" w14:textId="77777777" w:rsidR="00C24CC8" w:rsidRPr="00FD35A8" w:rsidRDefault="00C24CC8" w:rsidP="006921A2">
            <w:pPr>
              <w:jc w:val="center"/>
              <w:rPr>
                <w:rFonts w:ascii="Times New Roman" w:eastAsia="等线" w:hAnsi="Times New Roman"/>
                <w:color w:val="000000"/>
                <w:sz w:val="18"/>
                <w:szCs w:val="18"/>
              </w:rPr>
            </w:pPr>
            <w:r w:rsidRPr="00FD35A8">
              <w:rPr>
                <w:rFonts w:ascii="Times New Roman" w:eastAsia="等线" w:hAnsi="Times New Roman"/>
                <w:color w:val="000000"/>
                <w:sz w:val="18"/>
                <w:szCs w:val="18"/>
              </w:rPr>
              <w:t>-</w:t>
            </w:r>
          </w:p>
        </w:tc>
        <w:tc>
          <w:tcPr>
            <w:tcW w:w="2616" w:type="dxa"/>
            <w:tcBorders>
              <w:top w:val="nil"/>
              <w:left w:val="nil"/>
              <w:bottom w:val="nil"/>
              <w:right w:val="nil"/>
            </w:tcBorders>
            <w:vAlign w:val="center"/>
            <w:hideMark/>
          </w:tcPr>
          <w:p w14:paraId="73C99B36" w14:textId="77777777" w:rsidR="00C24CC8" w:rsidRPr="00FD35A8" w:rsidRDefault="00C24CC8" w:rsidP="006921A2">
            <w:pPr>
              <w:jc w:val="center"/>
              <w:rPr>
                <w:rFonts w:ascii="Times New Roman" w:eastAsia="等线" w:hAnsi="Times New Roman"/>
                <w:color w:val="000000"/>
                <w:sz w:val="18"/>
                <w:szCs w:val="18"/>
              </w:rPr>
            </w:pPr>
          </w:p>
        </w:tc>
        <w:tc>
          <w:tcPr>
            <w:tcW w:w="3028" w:type="dxa"/>
            <w:tcBorders>
              <w:top w:val="nil"/>
              <w:left w:val="nil"/>
              <w:bottom w:val="nil"/>
              <w:right w:val="nil"/>
            </w:tcBorders>
            <w:vAlign w:val="center"/>
            <w:hideMark/>
          </w:tcPr>
          <w:p w14:paraId="18544B2C" w14:textId="77777777" w:rsidR="00C24CC8" w:rsidRPr="00FD35A8" w:rsidRDefault="00C24CC8" w:rsidP="006921A2">
            <w:pPr>
              <w:jc w:val="center"/>
              <w:rPr>
                <w:rFonts w:ascii="Times New Roman" w:eastAsia="等线" w:hAnsi="Times New Roman"/>
                <w:color w:val="000000"/>
                <w:sz w:val="18"/>
                <w:szCs w:val="18"/>
              </w:rPr>
            </w:pPr>
          </w:p>
        </w:tc>
        <w:tc>
          <w:tcPr>
            <w:tcW w:w="3051" w:type="dxa"/>
            <w:tcBorders>
              <w:top w:val="nil"/>
              <w:left w:val="nil"/>
              <w:bottom w:val="nil"/>
              <w:right w:val="nil"/>
            </w:tcBorders>
            <w:vAlign w:val="center"/>
            <w:hideMark/>
          </w:tcPr>
          <w:p w14:paraId="74D4A7D4" w14:textId="77777777" w:rsidR="00C24CC8" w:rsidRPr="00FD35A8" w:rsidRDefault="00C24CC8" w:rsidP="006921A2">
            <w:pPr>
              <w:jc w:val="center"/>
              <w:rPr>
                <w:rFonts w:ascii="Times New Roman" w:eastAsia="等线" w:hAnsi="Times New Roman"/>
                <w:color w:val="000000"/>
                <w:sz w:val="18"/>
                <w:szCs w:val="18"/>
              </w:rPr>
            </w:pPr>
            <w:r w:rsidRPr="00FD35A8">
              <w:rPr>
                <w:rFonts w:ascii="Times New Roman" w:eastAsia="等线" w:hAnsi="Times New Roman"/>
                <w:color w:val="000000"/>
                <w:sz w:val="18"/>
                <w:szCs w:val="18"/>
              </w:rPr>
              <w:t>-</w:t>
            </w:r>
          </w:p>
        </w:tc>
        <w:tc>
          <w:tcPr>
            <w:tcW w:w="1038" w:type="dxa"/>
            <w:tcBorders>
              <w:top w:val="nil"/>
              <w:left w:val="nil"/>
              <w:bottom w:val="nil"/>
              <w:right w:val="nil"/>
            </w:tcBorders>
            <w:noWrap/>
            <w:vAlign w:val="center"/>
            <w:hideMark/>
          </w:tcPr>
          <w:p w14:paraId="1D376FD9" w14:textId="77777777" w:rsidR="00C24CC8" w:rsidRPr="00FD35A8" w:rsidRDefault="00C24CC8" w:rsidP="006921A2">
            <w:pPr>
              <w:jc w:val="center"/>
              <w:rPr>
                <w:rFonts w:ascii="Times New Roman" w:eastAsia="等线" w:hAnsi="Times New Roman"/>
                <w:color w:val="000000"/>
                <w:sz w:val="18"/>
                <w:szCs w:val="18"/>
              </w:rPr>
            </w:pPr>
            <w:r w:rsidRPr="00FD35A8">
              <w:rPr>
                <w:rFonts w:ascii="Times New Roman" w:eastAsia="等线" w:hAnsi="Times New Roman"/>
                <w:color w:val="000000"/>
                <w:sz w:val="18"/>
                <w:szCs w:val="18"/>
              </w:rPr>
              <w:t>+</w:t>
            </w:r>
          </w:p>
        </w:tc>
      </w:tr>
      <w:tr w:rsidR="00C24CC8" w:rsidRPr="00FD35A8" w14:paraId="0D2AFA51" w14:textId="77777777" w:rsidTr="006921A2">
        <w:trPr>
          <w:trHeight w:val="285"/>
        </w:trPr>
        <w:tc>
          <w:tcPr>
            <w:tcW w:w="2616" w:type="dxa"/>
            <w:tcBorders>
              <w:top w:val="nil"/>
              <w:left w:val="nil"/>
              <w:bottom w:val="nil"/>
              <w:right w:val="nil"/>
            </w:tcBorders>
            <w:shd w:val="clear" w:color="000000" w:fill="FFFFFF"/>
            <w:vAlign w:val="center"/>
            <w:hideMark/>
          </w:tcPr>
          <w:p w14:paraId="5EA2AF21" w14:textId="77777777" w:rsidR="00C24CC8" w:rsidRPr="00FD35A8" w:rsidRDefault="00C24CC8" w:rsidP="006921A2">
            <w:pPr>
              <w:ind w:firstLineChars="100" w:firstLine="200"/>
              <w:rPr>
                <w:rFonts w:ascii="Times New Roman" w:hAnsi="Times New Roman"/>
              </w:rPr>
            </w:pPr>
            <w:r w:rsidRPr="00FD35A8">
              <w:rPr>
                <w:rFonts w:ascii="Times New Roman" w:hAnsi="Times New Roman"/>
              </w:rPr>
              <w:t>&lt;&lt;Generic drug name 2&gt;&gt;</w:t>
            </w:r>
          </w:p>
        </w:tc>
        <w:tc>
          <w:tcPr>
            <w:tcW w:w="2221" w:type="dxa"/>
            <w:tcBorders>
              <w:top w:val="nil"/>
              <w:left w:val="nil"/>
              <w:bottom w:val="nil"/>
              <w:right w:val="nil"/>
            </w:tcBorders>
            <w:vAlign w:val="center"/>
            <w:hideMark/>
          </w:tcPr>
          <w:p w14:paraId="22256F9D" w14:textId="77777777" w:rsidR="00C24CC8" w:rsidRPr="00FD35A8" w:rsidRDefault="00C24CC8" w:rsidP="006921A2">
            <w:pPr>
              <w:jc w:val="center"/>
              <w:rPr>
                <w:rFonts w:ascii="Times New Roman" w:eastAsia="等线" w:hAnsi="Times New Roman"/>
                <w:color w:val="000000"/>
                <w:sz w:val="18"/>
                <w:szCs w:val="18"/>
              </w:rPr>
            </w:pPr>
            <w:r w:rsidRPr="00FD35A8">
              <w:rPr>
                <w:rFonts w:ascii="Times New Roman" w:eastAsia="等线" w:hAnsi="Times New Roman"/>
                <w:color w:val="000000"/>
                <w:sz w:val="18"/>
                <w:szCs w:val="18"/>
              </w:rPr>
              <w:t>+*</w:t>
            </w:r>
          </w:p>
        </w:tc>
        <w:tc>
          <w:tcPr>
            <w:tcW w:w="2616" w:type="dxa"/>
            <w:tcBorders>
              <w:top w:val="nil"/>
              <w:left w:val="nil"/>
              <w:bottom w:val="nil"/>
              <w:right w:val="nil"/>
            </w:tcBorders>
            <w:vAlign w:val="center"/>
            <w:hideMark/>
          </w:tcPr>
          <w:p w14:paraId="11379FB9" w14:textId="77777777" w:rsidR="00C24CC8" w:rsidRPr="00FD35A8" w:rsidRDefault="00C24CC8" w:rsidP="006921A2">
            <w:pPr>
              <w:jc w:val="center"/>
              <w:rPr>
                <w:rFonts w:ascii="Times New Roman" w:eastAsia="等线" w:hAnsi="Times New Roman"/>
                <w:color w:val="000000"/>
                <w:sz w:val="18"/>
                <w:szCs w:val="18"/>
              </w:rPr>
            </w:pPr>
          </w:p>
        </w:tc>
        <w:tc>
          <w:tcPr>
            <w:tcW w:w="3028" w:type="dxa"/>
            <w:tcBorders>
              <w:top w:val="nil"/>
              <w:left w:val="nil"/>
              <w:bottom w:val="nil"/>
              <w:right w:val="nil"/>
            </w:tcBorders>
            <w:vAlign w:val="center"/>
            <w:hideMark/>
          </w:tcPr>
          <w:p w14:paraId="1DF72CD7" w14:textId="77777777" w:rsidR="00C24CC8" w:rsidRPr="00FD35A8" w:rsidRDefault="00C24CC8" w:rsidP="006921A2">
            <w:pPr>
              <w:jc w:val="center"/>
              <w:rPr>
                <w:rFonts w:ascii="Times New Roman" w:eastAsia="等线" w:hAnsi="Times New Roman"/>
                <w:color w:val="000000"/>
                <w:sz w:val="18"/>
                <w:szCs w:val="18"/>
              </w:rPr>
            </w:pPr>
          </w:p>
        </w:tc>
        <w:tc>
          <w:tcPr>
            <w:tcW w:w="3051" w:type="dxa"/>
            <w:tcBorders>
              <w:top w:val="nil"/>
              <w:left w:val="nil"/>
              <w:bottom w:val="nil"/>
              <w:right w:val="nil"/>
            </w:tcBorders>
            <w:vAlign w:val="center"/>
            <w:hideMark/>
          </w:tcPr>
          <w:p w14:paraId="2E7FE329" w14:textId="77777777" w:rsidR="00C24CC8" w:rsidRPr="00FD35A8" w:rsidRDefault="00C24CC8" w:rsidP="006921A2">
            <w:pPr>
              <w:jc w:val="center"/>
              <w:rPr>
                <w:rFonts w:ascii="Times New Roman" w:eastAsia="等线" w:hAnsi="Times New Roman"/>
                <w:color w:val="000000"/>
                <w:sz w:val="18"/>
                <w:szCs w:val="18"/>
              </w:rPr>
            </w:pPr>
            <w:r w:rsidRPr="00FD35A8">
              <w:rPr>
                <w:rFonts w:ascii="Times New Roman" w:eastAsia="等线" w:hAnsi="Times New Roman"/>
                <w:color w:val="000000"/>
                <w:sz w:val="18"/>
                <w:szCs w:val="18"/>
              </w:rPr>
              <w:t>-</w:t>
            </w:r>
          </w:p>
        </w:tc>
        <w:tc>
          <w:tcPr>
            <w:tcW w:w="1038" w:type="dxa"/>
            <w:tcBorders>
              <w:top w:val="nil"/>
              <w:left w:val="nil"/>
              <w:bottom w:val="nil"/>
              <w:right w:val="nil"/>
            </w:tcBorders>
            <w:vAlign w:val="center"/>
            <w:hideMark/>
          </w:tcPr>
          <w:p w14:paraId="7B3A786D" w14:textId="77777777" w:rsidR="00C24CC8" w:rsidRPr="00FD35A8" w:rsidRDefault="00C24CC8" w:rsidP="006921A2">
            <w:pPr>
              <w:jc w:val="center"/>
              <w:rPr>
                <w:rFonts w:ascii="Times New Roman" w:eastAsia="等线" w:hAnsi="Times New Roman"/>
                <w:color w:val="000000"/>
                <w:sz w:val="18"/>
                <w:szCs w:val="18"/>
              </w:rPr>
            </w:pPr>
            <w:r w:rsidRPr="00FD35A8">
              <w:rPr>
                <w:rFonts w:ascii="Times New Roman" w:eastAsia="等线" w:hAnsi="Times New Roman"/>
                <w:color w:val="000000"/>
                <w:sz w:val="18"/>
                <w:szCs w:val="18"/>
              </w:rPr>
              <w:t>-</w:t>
            </w:r>
          </w:p>
        </w:tc>
      </w:tr>
      <w:tr w:rsidR="00C24CC8" w:rsidRPr="00FD35A8" w14:paraId="56BB40B0" w14:textId="77777777" w:rsidTr="006921A2">
        <w:trPr>
          <w:trHeight w:val="285"/>
        </w:trPr>
        <w:tc>
          <w:tcPr>
            <w:tcW w:w="2616" w:type="dxa"/>
            <w:tcBorders>
              <w:top w:val="nil"/>
              <w:left w:val="nil"/>
              <w:bottom w:val="nil"/>
              <w:right w:val="nil"/>
            </w:tcBorders>
            <w:shd w:val="clear" w:color="000000" w:fill="FFFFFF"/>
            <w:vAlign w:val="center"/>
            <w:hideMark/>
          </w:tcPr>
          <w:p w14:paraId="44D1ADB2" w14:textId="77777777" w:rsidR="00C24CC8" w:rsidRPr="00FD35A8" w:rsidRDefault="00C24CC8" w:rsidP="006921A2">
            <w:pPr>
              <w:rPr>
                <w:rFonts w:ascii="Times New Roman" w:hAnsi="Times New Roman"/>
              </w:rPr>
            </w:pPr>
            <w:r w:rsidRPr="00FD35A8">
              <w:rPr>
                <w:rFonts w:ascii="Times New Roman" w:hAnsi="Times New Roman"/>
              </w:rPr>
              <w:t>&lt;&lt;…&gt;&gt;</w:t>
            </w:r>
          </w:p>
        </w:tc>
        <w:tc>
          <w:tcPr>
            <w:tcW w:w="2221" w:type="dxa"/>
            <w:tcBorders>
              <w:top w:val="nil"/>
              <w:left w:val="nil"/>
              <w:bottom w:val="nil"/>
              <w:right w:val="nil"/>
            </w:tcBorders>
            <w:vAlign w:val="center"/>
            <w:hideMark/>
          </w:tcPr>
          <w:p w14:paraId="3B016F50" w14:textId="77777777" w:rsidR="00C24CC8" w:rsidRPr="00FD35A8" w:rsidRDefault="00C24CC8" w:rsidP="006921A2">
            <w:pPr>
              <w:jc w:val="center"/>
              <w:rPr>
                <w:rFonts w:ascii="Times New Roman" w:eastAsia="等线" w:hAnsi="Times New Roman"/>
                <w:color w:val="000000"/>
                <w:sz w:val="18"/>
                <w:szCs w:val="18"/>
              </w:rPr>
            </w:pPr>
          </w:p>
        </w:tc>
        <w:tc>
          <w:tcPr>
            <w:tcW w:w="2616" w:type="dxa"/>
            <w:tcBorders>
              <w:top w:val="nil"/>
              <w:left w:val="nil"/>
              <w:bottom w:val="nil"/>
              <w:right w:val="nil"/>
            </w:tcBorders>
            <w:vAlign w:val="center"/>
            <w:hideMark/>
          </w:tcPr>
          <w:p w14:paraId="41182E3F" w14:textId="77777777" w:rsidR="00C24CC8" w:rsidRPr="00FD35A8" w:rsidRDefault="00C24CC8" w:rsidP="006921A2">
            <w:pPr>
              <w:jc w:val="center"/>
              <w:rPr>
                <w:rFonts w:ascii="Times New Roman" w:eastAsia="等线" w:hAnsi="Times New Roman"/>
                <w:color w:val="000000"/>
                <w:sz w:val="18"/>
                <w:szCs w:val="18"/>
              </w:rPr>
            </w:pPr>
          </w:p>
        </w:tc>
        <w:tc>
          <w:tcPr>
            <w:tcW w:w="3028" w:type="dxa"/>
            <w:tcBorders>
              <w:top w:val="nil"/>
              <w:left w:val="nil"/>
              <w:bottom w:val="nil"/>
              <w:right w:val="nil"/>
            </w:tcBorders>
            <w:vAlign w:val="center"/>
            <w:hideMark/>
          </w:tcPr>
          <w:p w14:paraId="57B30D16" w14:textId="77777777" w:rsidR="00C24CC8" w:rsidRPr="00FD35A8" w:rsidRDefault="00C24CC8" w:rsidP="006921A2">
            <w:pPr>
              <w:jc w:val="center"/>
              <w:rPr>
                <w:rFonts w:ascii="Times New Roman" w:eastAsia="等线" w:hAnsi="Times New Roman"/>
                <w:color w:val="000000"/>
                <w:sz w:val="18"/>
                <w:szCs w:val="18"/>
              </w:rPr>
            </w:pPr>
          </w:p>
        </w:tc>
        <w:tc>
          <w:tcPr>
            <w:tcW w:w="3051" w:type="dxa"/>
            <w:tcBorders>
              <w:top w:val="nil"/>
              <w:left w:val="nil"/>
              <w:bottom w:val="nil"/>
              <w:right w:val="nil"/>
            </w:tcBorders>
            <w:vAlign w:val="center"/>
            <w:hideMark/>
          </w:tcPr>
          <w:p w14:paraId="0B09FBE8" w14:textId="77777777" w:rsidR="00C24CC8" w:rsidRPr="00FD35A8" w:rsidRDefault="00C24CC8" w:rsidP="006921A2">
            <w:pPr>
              <w:jc w:val="center"/>
              <w:rPr>
                <w:rFonts w:ascii="Times New Roman" w:eastAsia="等线" w:hAnsi="Times New Roman"/>
                <w:color w:val="000000"/>
                <w:sz w:val="18"/>
                <w:szCs w:val="18"/>
              </w:rPr>
            </w:pPr>
            <w:r w:rsidRPr="00FD35A8">
              <w:rPr>
                <w:rFonts w:ascii="Times New Roman" w:eastAsia="等线" w:hAnsi="Times New Roman"/>
                <w:color w:val="000000"/>
                <w:sz w:val="18"/>
                <w:szCs w:val="18"/>
              </w:rPr>
              <w:t>+</w:t>
            </w:r>
          </w:p>
        </w:tc>
        <w:tc>
          <w:tcPr>
            <w:tcW w:w="1038" w:type="dxa"/>
            <w:tcBorders>
              <w:top w:val="nil"/>
              <w:left w:val="nil"/>
              <w:bottom w:val="nil"/>
              <w:right w:val="nil"/>
            </w:tcBorders>
            <w:vAlign w:val="center"/>
            <w:hideMark/>
          </w:tcPr>
          <w:p w14:paraId="1911B0E0" w14:textId="77777777" w:rsidR="00C24CC8" w:rsidRPr="00FD35A8" w:rsidRDefault="00C24CC8" w:rsidP="006921A2">
            <w:pPr>
              <w:jc w:val="center"/>
              <w:rPr>
                <w:rFonts w:ascii="Times New Roman" w:eastAsia="等线" w:hAnsi="Times New Roman"/>
                <w:color w:val="000000"/>
                <w:sz w:val="18"/>
                <w:szCs w:val="18"/>
              </w:rPr>
            </w:pPr>
          </w:p>
        </w:tc>
      </w:tr>
      <w:tr w:rsidR="00C24CC8" w:rsidRPr="00FD35A8" w14:paraId="67478323" w14:textId="77777777" w:rsidTr="006921A2">
        <w:trPr>
          <w:trHeight w:val="300"/>
        </w:trPr>
        <w:tc>
          <w:tcPr>
            <w:tcW w:w="2616" w:type="dxa"/>
            <w:tcBorders>
              <w:bottom w:val="single" w:sz="4" w:space="0" w:color="auto"/>
            </w:tcBorders>
            <w:hideMark/>
          </w:tcPr>
          <w:p w14:paraId="68AD8C6E" w14:textId="77777777" w:rsidR="00C24CC8" w:rsidRPr="00FD35A8" w:rsidRDefault="00C24CC8" w:rsidP="006921A2">
            <w:pPr>
              <w:ind w:firstLineChars="100" w:firstLine="200"/>
              <w:rPr>
                <w:rFonts w:ascii="Times New Roman" w:hAnsi="Times New Roman"/>
              </w:rPr>
            </w:pPr>
            <w:r w:rsidRPr="00FD35A8">
              <w:rPr>
                <w:rFonts w:ascii="Times New Roman" w:hAnsi="Times New Roman"/>
              </w:rPr>
              <w:t>&lt;&lt;…&gt;&gt;</w:t>
            </w:r>
          </w:p>
        </w:tc>
        <w:tc>
          <w:tcPr>
            <w:tcW w:w="2221" w:type="dxa"/>
            <w:tcBorders>
              <w:bottom w:val="single" w:sz="4" w:space="0" w:color="auto"/>
            </w:tcBorders>
            <w:hideMark/>
          </w:tcPr>
          <w:p w14:paraId="64F158C3" w14:textId="77777777" w:rsidR="00C24CC8" w:rsidRPr="00FD35A8" w:rsidRDefault="00C24CC8" w:rsidP="006921A2">
            <w:pPr>
              <w:jc w:val="center"/>
              <w:rPr>
                <w:rFonts w:ascii="Times New Roman" w:hAnsi="Times New Roman"/>
              </w:rPr>
            </w:pPr>
          </w:p>
        </w:tc>
        <w:tc>
          <w:tcPr>
            <w:tcW w:w="2616" w:type="dxa"/>
            <w:tcBorders>
              <w:bottom w:val="single" w:sz="4" w:space="0" w:color="auto"/>
            </w:tcBorders>
            <w:hideMark/>
          </w:tcPr>
          <w:p w14:paraId="19E713E6" w14:textId="77777777" w:rsidR="00C24CC8" w:rsidRPr="00FD35A8" w:rsidRDefault="00C24CC8" w:rsidP="006921A2">
            <w:pPr>
              <w:jc w:val="center"/>
              <w:rPr>
                <w:rFonts w:ascii="Times New Roman" w:hAnsi="Times New Roman"/>
              </w:rPr>
            </w:pPr>
          </w:p>
        </w:tc>
        <w:tc>
          <w:tcPr>
            <w:tcW w:w="3028" w:type="dxa"/>
            <w:tcBorders>
              <w:bottom w:val="single" w:sz="4" w:space="0" w:color="auto"/>
            </w:tcBorders>
            <w:hideMark/>
          </w:tcPr>
          <w:p w14:paraId="50F316FA" w14:textId="77777777" w:rsidR="00C24CC8" w:rsidRPr="00FD35A8" w:rsidRDefault="00C24CC8" w:rsidP="006921A2">
            <w:pPr>
              <w:jc w:val="center"/>
              <w:rPr>
                <w:rFonts w:ascii="Times New Roman" w:hAnsi="Times New Roman"/>
              </w:rPr>
            </w:pPr>
          </w:p>
        </w:tc>
        <w:tc>
          <w:tcPr>
            <w:tcW w:w="3051" w:type="dxa"/>
            <w:tcBorders>
              <w:bottom w:val="single" w:sz="4" w:space="0" w:color="auto"/>
            </w:tcBorders>
            <w:hideMark/>
          </w:tcPr>
          <w:p w14:paraId="18C5460C" w14:textId="77777777" w:rsidR="00C24CC8" w:rsidRPr="00FD35A8" w:rsidRDefault="00C24CC8" w:rsidP="006921A2">
            <w:pPr>
              <w:jc w:val="center"/>
              <w:rPr>
                <w:rFonts w:ascii="Times New Roman" w:hAnsi="Times New Roman"/>
              </w:rPr>
            </w:pPr>
          </w:p>
        </w:tc>
        <w:tc>
          <w:tcPr>
            <w:tcW w:w="1038" w:type="dxa"/>
            <w:tcBorders>
              <w:bottom w:val="single" w:sz="4" w:space="0" w:color="auto"/>
            </w:tcBorders>
            <w:hideMark/>
          </w:tcPr>
          <w:p w14:paraId="631CE9F0" w14:textId="77777777" w:rsidR="00C24CC8" w:rsidRPr="00FD35A8" w:rsidRDefault="00C24CC8" w:rsidP="006921A2">
            <w:pPr>
              <w:jc w:val="center"/>
              <w:rPr>
                <w:rFonts w:ascii="Times New Roman" w:hAnsi="Times New Roman"/>
              </w:rPr>
            </w:pPr>
          </w:p>
        </w:tc>
      </w:tr>
    </w:tbl>
    <w:p w14:paraId="3D7EC595" w14:textId="77777777" w:rsidR="00C24CC8" w:rsidRPr="00FD35A8" w:rsidRDefault="00C24CC8" w:rsidP="00C24CC8">
      <w:pPr>
        <w:rPr>
          <w:rFonts w:ascii="Times New Roman" w:hAnsi="Times New Roman" w:cs="Times New Roman"/>
          <w:szCs w:val="20"/>
        </w:rPr>
      </w:pPr>
      <w:r w:rsidRPr="00FD35A8">
        <w:rPr>
          <w:rFonts w:ascii="Times New Roman" w:hAnsi="Times New Roman" w:cs="Times New Roman"/>
          <w:szCs w:val="20"/>
        </w:rPr>
        <w:t>Note:</w:t>
      </w:r>
    </w:p>
    <w:p w14:paraId="436EC63C" w14:textId="77777777" w:rsidR="00C24CC8" w:rsidRPr="00FD35A8" w:rsidRDefault="00C24CC8" w:rsidP="00C24CC8">
      <w:pPr>
        <w:rPr>
          <w:rFonts w:ascii="Times New Roman" w:hAnsi="Times New Roman" w:cs="Times New Roman"/>
          <w:szCs w:val="20"/>
        </w:rPr>
      </w:pPr>
      <w:r w:rsidRPr="00FD35A8">
        <w:rPr>
          <w:rFonts w:ascii="Times New Roman" w:hAnsi="Times New Roman" w:cs="Times New Roman"/>
          <w:szCs w:val="20"/>
        </w:rPr>
        <w:t>WHODrug Global mmyyyy.</w:t>
      </w:r>
    </w:p>
    <w:p w14:paraId="0BB7D539" w14:textId="77777777" w:rsidR="00C24CC8" w:rsidRPr="00FD35A8" w:rsidRDefault="00C24CC8" w:rsidP="00C24CC8">
      <w:pPr>
        <w:rPr>
          <w:rFonts w:ascii="Times New Roman" w:hAnsi="Times New Roman" w:cs="Times New Roman"/>
          <w:szCs w:val="20"/>
        </w:rPr>
      </w:pPr>
      <w:r w:rsidRPr="00FD35A8">
        <w:rPr>
          <w:rFonts w:ascii="Times New Roman" w:hAnsi="Times New Roman" w:cs="Times New Roman"/>
          <w:szCs w:val="20"/>
        </w:rPr>
        <w:t>Full analysis set (FAS): Subjects who have received cell infusion in the analysis set of eligible subjects (ASES). FAS will be mainly used for the analysis of baseline data and efficacy analysis.</w:t>
      </w:r>
    </w:p>
    <w:p w14:paraId="267BB4FD" w14:textId="77777777" w:rsidR="00C24CC8" w:rsidRPr="00FD35A8" w:rsidRDefault="00C24CC8" w:rsidP="00C24CC8">
      <w:pPr>
        <w:rPr>
          <w:del w:id="1155" w:author="Yali Chen" w:date="2026-01-27T09:10:00Z" w16du:dateUtc="2026-01-27T09:10:54Z"/>
          <w:rFonts w:ascii="Times New Roman" w:hAnsi="Times New Roman" w:cs="Times New Roman"/>
        </w:rPr>
      </w:pPr>
      <w:del w:id="1156" w:author="Yali Chen" w:date="2026-01-27T09:10:00Z" w16du:dateUtc="2026-01-27T09:10:54Z">
        <w:r w:rsidRPr="1E470514">
          <w:rPr>
            <w:rFonts w:ascii="Times New Roman" w:hAnsi="Times New Roman" w:cs="Times New Roman"/>
          </w:rPr>
          <w:delText xml:space="preserve">Disease related treatment prior to apheresis: eCRF Page “IIM/SSc Medications Assessment”, item “Whether the medication started before collection of mononuclear cells” = “Yes” and item “Indication Type” = </w:delText>
        </w:r>
        <w:r w:rsidRPr="00FD35A8">
          <w:rPr>
            <w:rFonts w:ascii="Times New Roman" w:hAnsi="Times New Roman" w:cs="Times New Roman"/>
          </w:rPr>
          <w:delText>“</w:delText>
        </w:r>
        <w:r w:rsidRPr="1E470514">
          <w:rPr>
            <w:rFonts w:ascii="Times New Roman" w:hAnsi="Times New Roman" w:cs="Times New Roman"/>
          </w:rPr>
          <w:delText>Related to the study disease”.</w:delText>
        </w:r>
      </w:del>
    </w:p>
    <w:p w14:paraId="5A8599F5" w14:textId="77777777" w:rsidR="00C24CC8" w:rsidRPr="00FD35A8" w:rsidRDefault="00C24CC8" w:rsidP="00C24CC8">
      <w:pPr>
        <w:rPr>
          <w:rFonts w:ascii="Times New Roman" w:hAnsi="Times New Roman" w:cs="Times New Roman"/>
          <w:szCs w:val="20"/>
        </w:rPr>
      </w:pPr>
      <w:r w:rsidRPr="00FD35A8">
        <w:rPr>
          <w:rFonts w:ascii="Times New Roman" w:hAnsi="Times New Roman" w:cs="Times New Roman"/>
          <w:szCs w:val="20"/>
        </w:rPr>
        <w:t xml:space="preserve">* indicates medications used during the screening period (start prior/after screening and end after screening). </w:t>
      </w:r>
    </w:p>
    <w:p w14:paraId="52703A86" w14:textId="353650D9" w:rsidR="00C24CC8" w:rsidRPr="00FD35A8" w:rsidRDefault="00C24CC8" w:rsidP="00C24CC8">
      <w:pPr>
        <w:widowControl/>
        <w:rPr>
          <w:rFonts w:ascii="Times New Roman" w:hAnsi="Times New Roman" w:cs="Times New Roman"/>
          <w:szCs w:val="20"/>
        </w:rPr>
      </w:pPr>
      <w:r w:rsidRPr="00FD35A8">
        <w:rPr>
          <w:rFonts w:ascii="Times New Roman" w:hAnsi="Times New Roman" w:cs="Times New Roman"/>
          <w:szCs w:val="20"/>
        </w:rPr>
        <w:t>ATC: Classification Anatomical Therapeutic Chemical Classification, IIM: Idiopathic Inflammatory Myopathies,</w:t>
      </w:r>
      <w:ins w:id="1157" w:author="Yali Chen" w:date="2025-12-29T14:33:00Z" w16du:dateUtc="2025-12-29T06:33:00Z">
        <w:r w:rsidR="00A8780F" w:rsidRPr="00FD35A8">
          <w:rPr>
            <w:rFonts w:ascii="Times New Roman" w:hAnsi="Times New Roman" w:cs="Times New Roman"/>
            <w:szCs w:val="20"/>
          </w:rPr>
          <w:t xml:space="preserve"> </w:t>
        </w:r>
      </w:ins>
      <w:r w:rsidRPr="00FD35A8">
        <w:rPr>
          <w:rFonts w:ascii="Times New Roman" w:hAnsi="Times New Roman" w:cs="Times New Roman"/>
          <w:szCs w:val="20"/>
        </w:rPr>
        <w:t>WHODrug: World Health Organization Drug Dictionary.</w:t>
      </w:r>
    </w:p>
    <w:p w14:paraId="1BF60685" w14:textId="77777777" w:rsidR="00817DA6" w:rsidRPr="00FD35A8" w:rsidRDefault="00817DA6" w:rsidP="00E7207C">
      <w:pPr>
        <w:rPr>
          <w:ins w:id="1158" w:author="Yali Chen" w:date="2025-12-17T10:30:00Z" w16du:dateUtc="2025-12-17T02:30:00Z"/>
          <w:rFonts w:ascii="Times New Roman" w:hAnsi="Times New Roman" w:cs="Times New Roman"/>
          <w:i/>
          <w:iCs/>
          <w:szCs w:val="20"/>
        </w:rPr>
      </w:pPr>
    </w:p>
    <w:p w14:paraId="3C6E2E2F" w14:textId="166B24A4" w:rsidR="00FE35AC" w:rsidRPr="00FD35A8" w:rsidRDefault="00C24CC8" w:rsidP="00E7207C">
      <w:pPr>
        <w:rPr>
          <w:ins w:id="1159" w:author="Yali Chen" w:date="2025-12-17T10:31:00Z" w16du:dateUtc="2025-12-17T02:31:00Z"/>
          <w:rFonts w:ascii="Times New Roman" w:hAnsi="Times New Roman" w:cs="Times New Roman"/>
          <w:szCs w:val="20"/>
        </w:rPr>
      </w:pPr>
      <w:r w:rsidRPr="00FD35A8">
        <w:rPr>
          <w:rFonts w:ascii="Times New Roman" w:hAnsi="Times New Roman" w:cs="Times New Roman"/>
          <w:i/>
          <w:iCs/>
          <w:szCs w:val="20"/>
        </w:rPr>
        <w:t>Programming note: Listing is sorted in alphabetical order for ATC classification and generic drug name.</w:t>
      </w:r>
      <w:del w:id="1160" w:author="Yali Chen" w:date="2025-12-29T14:44:00Z" w16du:dateUtc="2025-12-29T06:44:00Z">
        <w:r w:rsidR="00E7207C" w:rsidRPr="00FD35A8" w:rsidDel="001830CB">
          <w:rPr>
            <w:rFonts w:ascii="Times New Roman" w:hAnsi="Times New Roman" w:cs="Times New Roman"/>
            <w:i/>
            <w:iCs/>
            <w:szCs w:val="20"/>
            <w:rPrChange w:id="1161" w:author="Yali Chen" w:date="2025-12-29T14:25:00Z" w16du:dateUtc="2025-12-29T06:25:00Z">
              <w:rPr>
                <w:rFonts w:ascii="Times New Roman" w:hAnsi="Times New Roman" w:cs="Times New Roman"/>
                <w:szCs w:val="20"/>
              </w:rPr>
            </w:rPrChange>
          </w:rPr>
          <w:delText xml:space="preserve"> </w:delText>
        </w:r>
      </w:del>
    </w:p>
    <w:p w14:paraId="2EC5709D" w14:textId="2533DD6C" w:rsidR="00E7207C" w:rsidRPr="00FD35A8" w:rsidRDefault="3D0BD1F6" w:rsidP="11CDE78F">
      <w:pPr>
        <w:rPr>
          <w:rFonts w:ascii="Times New Roman" w:hAnsi="Times New Roman" w:cs="Times New Roman"/>
          <w:i/>
          <w:iCs/>
          <w:rPrChange w:id="1162" w:author="Yali Chen" w:date="2025-12-29T14:39:00Z" w16du:dateUtc="2025-12-29T06:39:00Z">
            <w:rPr>
              <w:rFonts w:ascii="Times New Roman" w:hAnsi="Times New Roman" w:cs="Times New Roman"/>
            </w:rPr>
          </w:rPrChange>
        </w:rPr>
      </w:pPr>
      <w:commentRangeStart w:id="1163"/>
      <w:commentRangeStart w:id="1164"/>
      <w:commentRangeStart w:id="1165"/>
      <w:commentRangeStart w:id="1166"/>
      <w:commentRangeStart w:id="1167"/>
      <w:commentRangeStart w:id="1168"/>
      <w:ins w:id="1169" w:author="Yali Chen" w:date="2025-12-17T10:30:00Z">
        <w:r w:rsidRPr="00FD35A8">
          <w:rPr>
            <w:rFonts w:ascii="Times New Roman" w:hAnsi="Times New Roman" w:cs="Times New Roman"/>
            <w:i/>
            <w:iCs/>
          </w:rPr>
          <w:t>Disease Related Treatment Prior to Apheresis is from CRF page “IIM/SSc Medications Assessment”</w:t>
        </w:r>
      </w:ins>
      <w:ins w:id="1170" w:author="Yali Chen" w:date="2025-12-29T14:33:00Z" w16du:dateUtc="2025-12-29T06:33:00Z">
        <w:r w:rsidR="002476D0" w:rsidRPr="00FD35A8">
          <w:rPr>
            <w:rFonts w:ascii="Times New Roman" w:hAnsi="Times New Roman" w:cs="Times New Roman"/>
            <w:i/>
            <w:iCs/>
          </w:rPr>
          <w:t xml:space="preserve"> </w:t>
        </w:r>
      </w:ins>
      <w:ins w:id="1171" w:author="Yali Chen" w:date="2025-12-17T10:30:00Z">
        <w:r w:rsidRPr="00FD35A8">
          <w:rPr>
            <w:rFonts w:ascii="Times New Roman" w:hAnsi="Times New Roman" w:cs="Times New Roman"/>
            <w:i/>
            <w:iCs/>
          </w:rPr>
          <w:t>when “Whether the medication started before collection of mononuclear 5 cells?” =</w:t>
        </w:r>
        <w:r w:rsidRPr="00556E25">
          <w:rPr>
            <w:rFonts w:ascii="Times New Roman" w:hAnsi="Times New Roman" w:cs="Times New Roman"/>
            <w:i/>
            <w:iCs/>
            <w:szCs w:val="20"/>
          </w:rPr>
          <w:t xml:space="preserve"> yes and </w:t>
        </w:r>
      </w:ins>
      <w:ins w:id="1172" w:author="Yali Chen" w:date="2025-12-29T16:34:00Z" w16du:dateUtc="2025-12-29T08:34:00Z">
        <w:r w:rsidR="000254D3" w:rsidRPr="00556E25">
          <w:rPr>
            <w:rFonts w:ascii="Times New Roman" w:hAnsi="Times New Roman" w:cs="Times New Roman"/>
            <w:i/>
            <w:iCs/>
            <w:szCs w:val="20"/>
          </w:rPr>
          <w:t>“</w:t>
        </w:r>
      </w:ins>
      <w:ins w:id="1173" w:author="Yali Chen" w:date="2025-12-17T10:30:00Z">
        <w:r w:rsidRPr="00556E25">
          <w:rPr>
            <w:rFonts w:ascii="Times New Roman" w:hAnsi="Times New Roman" w:cs="Times New Roman"/>
            <w:i/>
            <w:iCs/>
            <w:szCs w:val="20"/>
          </w:rPr>
          <w:t>indication Type</w:t>
        </w:r>
      </w:ins>
      <w:ins w:id="1174" w:author="Yali Chen" w:date="2025-12-29T16:34:00Z" w16du:dateUtc="2025-12-29T08:34:00Z">
        <w:r w:rsidR="000254D3" w:rsidRPr="00556E25">
          <w:rPr>
            <w:rFonts w:ascii="Times New Roman" w:hAnsi="Times New Roman" w:cs="Times New Roman"/>
            <w:i/>
            <w:iCs/>
            <w:szCs w:val="20"/>
          </w:rPr>
          <w:t>”</w:t>
        </w:r>
        <w:r w:rsidR="000254D3" w:rsidRPr="00556E25">
          <w:rPr>
            <w:rFonts w:ascii="Times New Roman" w:hAnsi="Times New Roman" w:cs="Times New Roman" w:hint="eastAsia"/>
            <w:i/>
            <w:iCs/>
            <w:szCs w:val="20"/>
          </w:rPr>
          <w:t xml:space="preserve"> </w:t>
        </w:r>
      </w:ins>
      <w:ins w:id="1175" w:author="Yali Chen" w:date="2025-12-17T10:30:00Z">
        <w:r w:rsidRPr="00556E25">
          <w:rPr>
            <w:rFonts w:ascii="Times New Roman" w:hAnsi="Times New Roman" w:cs="Times New Roman"/>
            <w:i/>
            <w:iCs/>
            <w:szCs w:val="20"/>
          </w:rPr>
          <w:t>=</w:t>
        </w:r>
        <w:r w:rsidRPr="00556E25">
          <w:rPr>
            <w:rFonts w:ascii="Times New Roman" w:hAnsi="Times New Roman" w:cs="Times New Roman"/>
            <w:i/>
            <w:iCs/>
            <w:szCs w:val="20"/>
            <w:rPrChange w:id="1176" w:author="Yali Chen" w:date="2026-01-27T11:43:00Z" w16du:dateUtc="2026-01-27T03:43:00Z">
              <w:rPr>
                <w:rFonts w:ascii="Times New Roman" w:hAnsi="Times New Roman" w:cs="Times New Roman"/>
              </w:rPr>
            </w:rPrChange>
          </w:rPr>
          <w:t xml:space="preserve"> </w:t>
        </w:r>
        <w:r w:rsidRPr="00556E25">
          <w:rPr>
            <w:rFonts w:ascii="Times New Roman" w:hAnsi="Times New Roman" w:cs="Times New Roman"/>
            <w:i/>
            <w:iCs/>
            <w:szCs w:val="20"/>
          </w:rPr>
          <w:t>Related to the study disease</w:t>
        </w:r>
      </w:ins>
      <w:ins w:id="1177" w:author="Yali Chen" w:date="2025-12-29T14:39:00Z" w16du:dateUtc="2025-12-29T06:39:00Z">
        <w:r w:rsidR="006603E6" w:rsidRPr="00556E25">
          <w:rPr>
            <w:rFonts w:ascii="Times New Roman" w:hAnsi="Times New Roman" w:cs="Times New Roman"/>
            <w:i/>
            <w:iCs/>
            <w:szCs w:val="20"/>
          </w:rPr>
          <w:t>, gra</w:t>
        </w:r>
        <w:r w:rsidR="006603E6" w:rsidRPr="00FD35A8">
          <w:rPr>
            <w:rFonts w:ascii="Times New Roman" w:hAnsi="Times New Roman" w:cs="Times New Roman"/>
            <w:i/>
            <w:iCs/>
          </w:rPr>
          <w:t xml:space="preserve">bbing item </w:t>
        </w:r>
      </w:ins>
      <w:ins w:id="1178" w:author="Yali Chen" w:date="2025-12-29T16:33:00Z" w16du:dateUtc="2025-12-29T08:33:00Z">
        <w:r w:rsidR="00C44F8B">
          <w:rPr>
            <w:rFonts w:ascii="Times New Roman" w:hAnsi="Times New Roman" w:cs="Times New Roman"/>
            <w:i/>
            <w:iCs/>
          </w:rPr>
          <w:t>“</w:t>
        </w:r>
      </w:ins>
      <w:ins w:id="1179" w:author="Yali Chen" w:date="2025-12-29T14:39:00Z" w16du:dateUtc="2025-12-29T06:39:00Z">
        <w:r w:rsidR="006603E6" w:rsidRPr="00FD35A8">
          <w:rPr>
            <w:rFonts w:ascii="Times New Roman" w:hAnsi="Times New Roman" w:cs="Times New Roman"/>
            <w:i/>
            <w:iCs/>
          </w:rPr>
          <w:t>medication name”</w:t>
        </w:r>
        <w:r w:rsidR="0088669F" w:rsidRPr="00FD35A8">
          <w:rPr>
            <w:rFonts w:ascii="Times New Roman" w:hAnsi="Times New Roman" w:cs="Times New Roman"/>
            <w:i/>
            <w:iCs/>
          </w:rPr>
          <w:t>.</w:t>
        </w:r>
      </w:ins>
    </w:p>
    <w:p w14:paraId="35A60382" w14:textId="112E5259" w:rsidR="00902EF0" w:rsidRPr="00556E25" w:rsidRDefault="6035E8F6" w:rsidP="6DF3A601">
      <w:pPr>
        <w:rPr>
          <w:ins w:id="1180" w:author="Yali Chen" w:date="2025-12-17T10:25:00Z" w16du:dateUtc="2025-12-17T02:25:00Z"/>
          <w:rFonts w:ascii="Times New Roman" w:hAnsi="Times New Roman" w:cs="Times New Roman"/>
          <w:i/>
          <w:iCs/>
          <w:strike/>
          <w:color w:val="EE0000"/>
          <w:highlight w:val="yellow"/>
          <w:rPrChange w:id="1181" w:author="Yali Chen" w:date="2026-01-27T11:42:00Z" w16du:dateUtc="2026-01-27T03:42:00Z">
            <w:rPr>
              <w:ins w:id="1182" w:author="Yali Chen" w:date="2025-12-17T10:25:00Z" w16du:dateUtc="2025-12-17T02:25:00Z"/>
              <w:rFonts w:ascii="Times New Roman" w:hAnsi="Times New Roman" w:cs="Times New Roman"/>
              <w:i/>
              <w:iCs/>
            </w:rPr>
          </w:rPrChange>
        </w:rPr>
      </w:pPr>
      <w:r w:rsidRPr="00556E25">
        <w:rPr>
          <w:rFonts w:ascii="Times New Roman" w:hAnsi="Times New Roman" w:cs="Times New Roman"/>
          <w:i/>
          <w:iCs/>
          <w:strike/>
          <w:color w:val="EE0000"/>
          <w:highlight w:val="yellow"/>
          <w:rPrChange w:id="1183" w:author="Yali Chen" w:date="2026-01-27T11:42:00Z" w16du:dateUtc="2026-01-27T03:42:00Z">
            <w:rPr>
              <w:rFonts w:ascii="Times New Roman" w:hAnsi="Times New Roman" w:cs="Times New Roman"/>
              <w:i/>
              <w:iCs/>
            </w:rPr>
          </w:rPrChange>
        </w:rPr>
        <w:t xml:space="preserve">Generic </w:t>
      </w:r>
      <w:commentRangeStart w:id="1184"/>
      <w:commentRangeStart w:id="1185"/>
      <w:commentRangeStart w:id="1186"/>
      <w:commentRangeStart w:id="1187"/>
      <w:commentRangeStart w:id="1188"/>
      <w:commentRangeStart w:id="1189"/>
      <w:r w:rsidRPr="00556E25">
        <w:rPr>
          <w:rFonts w:ascii="Times New Roman" w:hAnsi="Times New Roman" w:cs="Times New Roman"/>
          <w:i/>
          <w:iCs/>
          <w:strike/>
          <w:color w:val="EE0000"/>
          <w:highlight w:val="yellow"/>
          <w:rPrChange w:id="1190" w:author="Yali Chen" w:date="2026-01-27T11:42:00Z" w16du:dateUtc="2026-01-27T03:42:00Z">
            <w:rPr>
              <w:rFonts w:ascii="Times New Roman" w:hAnsi="Times New Roman" w:cs="Times New Roman"/>
              <w:i/>
              <w:iCs/>
            </w:rPr>
          </w:rPrChange>
        </w:rPr>
        <w:t>drug</w:t>
      </w:r>
      <w:commentRangeEnd w:id="1184"/>
      <w:r w:rsidR="00E7207C" w:rsidRPr="00556E25">
        <w:rPr>
          <w:rStyle w:val="CommentReference"/>
          <w:rFonts w:ascii="Times New Roman" w:hAnsi="Times New Roman" w:cs="Times New Roman"/>
          <w:i/>
          <w:iCs/>
          <w:strike/>
          <w:color w:val="EE0000"/>
          <w:sz w:val="20"/>
          <w:szCs w:val="22"/>
          <w:highlight w:val="yellow"/>
          <w:rPrChange w:id="1191" w:author="Yali Chen" w:date="2026-01-27T11:42:00Z" w16du:dateUtc="2026-01-27T03:42:00Z">
            <w:rPr>
              <w:rStyle w:val="CommentReference"/>
              <w:rFonts w:ascii="Times New Roman" w:hAnsi="Times New Roman" w:cs="Times New Roman"/>
              <w:i/>
              <w:iCs/>
              <w:sz w:val="20"/>
              <w:szCs w:val="22"/>
            </w:rPr>
          </w:rPrChange>
        </w:rPr>
        <w:commentReference w:id="1184"/>
      </w:r>
      <w:commentRangeEnd w:id="1185"/>
      <w:r w:rsidR="00E7207C" w:rsidRPr="00556E25">
        <w:rPr>
          <w:rStyle w:val="CommentReference"/>
          <w:rFonts w:ascii="Times New Roman" w:hAnsi="Times New Roman" w:cs="Times New Roman"/>
          <w:i/>
          <w:iCs/>
          <w:strike/>
          <w:color w:val="EE0000"/>
          <w:sz w:val="20"/>
          <w:szCs w:val="22"/>
          <w:highlight w:val="yellow"/>
          <w:rPrChange w:id="1192" w:author="Yali Chen" w:date="2026-01-27T11:42:00Z" w16du:dateUtc="2026-01-27T03:42:00Z">
            <w:rPr>
              <w:rStyle w:val="CommentReference"/>
              <w:rFonts w:ascii="Times New Roman" w:hAnsi="Times New Roman" w:cs="Times New Roman"/>
              <w:i/>
              <w:iCs/>
              <w:sz w:val="20"/>
              <w:szCs w:val="22"/>
            </w:rPr>
          </w:rPrChange>
        </w:rPr>
        <w:commentReference w:id="1185"/>
      </w:r>
      <w:commentRangeEnd w:id="1186"/>
      <w:r w:rsidR="00E7207C" w:rsidRPr="00556E25">
        <w:rPr>
          <w:rStyle w:val="CommentReference"/>
          <w:rFonts w:ascii="Times New Roman" w:hAnsi="Times New Roman" w:cs="Times New Roman"/>
          <w:i/>
          <w:iCs/>
          <w:strike/>
          <w:color w:val="EE0000"/>
          <w:sz w:val="20"/>
          <w:szCs w:val="22"/>
          <w:highlight w:val="yellow"/>
          <w:rPrChange w:id="1193" w:author="Yali Chen" w:date="2026-01-27T11:42:00Z" w16du:dateUtc="2026-01-27T03:42:00Z">
            <w:rPr>
              <w:rStyle w:val="CommentReference"/>
              <w:rFonts w:ascii="Times New Roman" w:hAnsi="Times New Roman" w:cs="Times New Roman"/>
              <w:i/>
              <w:iCs/>
              <w:sz w:val="20"/>
              <w:szCs w:val="22"/>
            </w:rPr>
          </w:rPrChange>
        </w:rPr>
        <w:commentReference w:id="1186"/>
      </w:r>
      <w:commentRangeEnd w:id="1187"/>
      <w:r w:rsidR="00E7207C" w:rsidRPr="00556E25">
        <w:rPr>
          <w:rStyle w:val="CommentReference"/>
          <w:rFonts w:ascii="Times New Roman" w:hAnsi="Times New Roman" w:cs="Times New Roman"/>
          <w:i/>
          <w:iCs/>
          <w:strike/>
          <w:color w:val="EE0000"/>
          <w:sz w:val="20"/>
          <w:szCs w:val="22"/>
          <w:highlight w:val="yellow"/>
          <w:rPrChange w:id="1194" w:author="Yali Chen" w:date="2026-01-27T11:42:00Z" w16du:dateUtc="2026-01-27T03:42:00Z">
            <w:rPr>
              <w:rStyle w:val="CommentReference"/>
              <w:rFonts w:ascii="Times New Roman" w:hAnsi="Times New Roman" w:cs="Times New Roman"/>
              <w:i/>
              <w:iCs/>
              <w:sz w:val="20"/>
              <w:szCs w:val="22"/>
            </w:rPr>
          </w:rPrChange>
        </w:rPr>
        <w:commentReference w:id="1187"/>
      </w:r>
      <w:commentRangeEnd w:id="1188"/>
      <w:r w:rsidR="00E7207C" w:rsidRPr="00556E25">
        <w:rPr>
          <w:rStyle w:val="CommentReference"/>
          <w:rFonts w:ascii="Times New Roman" w:hAnsi="Times New Roman" w:cs="Times New Roman"/>
          <w:i/>
          <w:iCs/>
          <w:strike/>
          <w:color w:val="EE0000"/>
          <w:sz w:val="20"/>
          <w:szCs w:val="22"/>
          <w:highlight w:val="yellow"/>
          <w:rPrChange w:id="1195" w:author="Yali Chen" w:date="2026-01-27T11:42:00Z" w16du:dateUtc="2026-01-27T03:42:00Z">
            <w:rPr>
              <w:rStyle w:val="CommentReference"/>
              <w:rFonts w:ascii="Times New Roman" w:hAnsi="Times New Roman" w:cs="Times New Roman"/>
              <w:i/>
              <w:iCs/>
              <w:sz w:val="20"/>
              <w:szCs w:val="22"/>
            </w:rPr>
          </w:rPrChange>
        </w:rPr>
        <w:commentReference w:id="1188"/>
      </w:r>
      <w:commentRangeEnd w:id="1189"/>
      <w:r w:rsidR="00E80564" w:rsidRPr="00556E25">
        <w:rPr>
          <w:rStyle w:val="CommentReference"/>
          <w:rFonts w:ascii="Times New Roman" w:hAnsi="Times New Roman" w:cs="Times New Roman"/>
          <w:i/>
          <w:iCs/>
          <w:strike/>
          <w:color w:val="EE0000"/>
          <w:sz w:val="20"/>
          <w:szCs w:val="22"/>
          <w:highlight w:val="yellow"/>
          <w:rPrChange w:id="1196" w:author="Yali Chen" w:date="2026-01-27T11:42:00Z" w16du:dateUtc="2026-01-27T03:42:00Z">
            <w:rPr>
              <w:rStyle w:val="CommentReference"/>
              <w:rFonts w:ascii="Times New Roman" w:hAnsi="Times New Roman" w:cs="Times New Roman"/>
              <w:i/>
              <w:iCs/>
              <w:sz w:val="20"/>
              <w:szCs w:val="22"/>
            </w:rPr>
          </w:rPrChange>
        </w:rPr>
        <w:commentReference w:id="1189"/>
      </w:r>
      <w:r w:rsidRPr="00556E25">
        <w:rPr>
          <w:rFonts w:ascii="Times New Roman" w:hAnsi="Times New Roman" w:cs="Times New Roman"/>
          <w:i/>
          <w:iCs/>
          <w:strike/>
          <w:color w:val="EE0000"/>
          <w:highlight w:val="yellow"/>
          <w:rPrChange w:id="1197" w:author="Yali Chen" w:date="2026-01-27T11:42:00Z" w16du:dateUtc="2026-01-27T03:42:00Z">
            <w:rPr>
              <w:rFonts w:ascii="Times New Roman" w:hAnsi="Times New Roman" w:cs="Times New Roman"/>
              <w:i/>
              <w:iCs/>
            </w:rPr>
          </w:rPrChange>
        </w:rPr>
        <w:t xml:space="preserve"> name:</w:t>
      </w:r>
      <w:ins w:id="1198" w:author="Yali Chen" w:date="2025-12-29T14:25:00Z">
        <w:r w:rsidR="5A9F4A06" w:rsidRPr="00556E25">
          <w:rPr>
            <w:rFonts w:ascii="Times New Roman" w:hAnsi="Times New Roman" w:cs="Times New Roman"/>
            <w:i/>
            <w:iCs/>
            <w:strike/>
            <w:color w:val="EE0000"/>
            <w:highlight w:val="yellow"/>
            <w:rPrChange w:id="1199" w:author="Yali Chen" w:date="2026-01-27T11:42:00Z" w16du:dateUtc="2026-01-27T03:42:00Z">
              <w:rPr>
                <w:rFonts w:ascii="Times New Roman" w:hAnsi="Times New Roman" w:cs="Times New Roman"/>
                <w:i/>
                <w:iCs/>
              </w:rPr>
            </w:rPrChange>
          </w:rPr>
          <w:t xml:space="preserve"> </w:t>
        </w:r>
      </w:ins>
      <w:ins w:id="1200" w:author="Yali Chen" w:date="2025-12-18T09:41:00Z">
        <w:r w:rsidR="29A08A11" w:rsidRPr="00556E25">
          <w:rPr>
            <w:rFonts w:ascii="Times New Roman" w:hAnsi="Times New Roman" w:cs="Times New Roman"/>
            <w:i/>
            <w:iCs/>
            <w:strike/>
            <w:color w:val="EE0000"/>
            <w:highlight w:val="yellow"/>
            <w:rPrChange w:id="1201" w:author="Yali Chen" w:date="2026-01-27T11:42:00Z" w16du:dateUtc="2026-01-27T03:42:00Z">
              <w:rPr>
                <w:rFonts w:ascii="Times New Roman" w:hAnsi="Times New Roman" w:cs="Times New Roman"/>
                <w:i/>
                <w:iCs/>
              </w:rPr>
            </w:rPrChange>
          </w:rPr>
          <w:t>PN of</w:t>
        </w:r>
      </w:ins>
      <w:r w:rsidRPr="00556E25">
        <w:rPr>
          <w:rFonts w:ascii="Times New Roman" w:hAnsi="Times New Roman" w:cs="Times New Roman"/>
          <w:i/>
          <w:iCs/>
          <w:strike/>
          <w:color w:val="EE0000"/>
          <w:highlight w:val="yellow"/>
          <w:rPrChange w:id="1202" w:author="Yali Chen" w:date="2026-01-27T11:42:00Z" w16du:dateUtc="2026-01-27T03:42:00Z">
            <w:rPr>
              <w:rFonts w:ascii="Times New Roman" w:hAnsi="Times New Roman" w:cs="Times New Roman"/>
              <w:i/>
              <w:iCs/>
            </w:rPr>
          </w:rPrChange>
        </w:rPr>
        <w:t xml:space="preserve"> </w:t>
      </w:r>
      <w:ins w:id="1203" w:author="Yali Chen" w:date="2025-12-18T09:42:00Z">
        <w:r w:rsidR="29A08A11" w:rsidRPr="00556E25">
          <w:rPr>
            <w:rFonts w:ascii="Times New Roman" w:hAnsi="Times New Roman" w:cs="Times New Roman"/>
            <w:i/>
            <w:iCs/>
            <w:strike/>
            <w:color w:val="EE0000"/>
            <w:highlight w:val="yellow"/>
            <w:rPrChange w:id="1204" w:author="Yali Chen" w:date="2026-01-27T11:42:00Z" w16du:dateUtc="2026-01-27T03:42:00Z">
              <w:rPr>
                <w:rFonts w:ascii="Times New Roman" w:hAnsi="Times New Roman" w:cs="Times New Roman"/>
                <w:i/>
                <w:iCs/>
              </w:rPr>
            </w:rPrChange>
          </w:rPr>
          <w:t>“</w:t>
        </w:r>
      </w:ins>
      <w:r w:rsidRPr="00556E25">
        <w:rPr>
          <w:rFonts w:ascii="Times New Roman" w:hAnsi="Times New Roman" w:cs="Times New Roman"/>
          <w:i/>
          <w:iCs/>
          <w:strike/>
          <w:color w:val="EE0000"/>
          <w:highlight w:val="yellow"/>
          <w:rPrChange w:id="1205" w:author="Yali Chen" w:date="2026-01-27T11:42:00Z" w16du:dateUtc="2026-01-27T03:42:00Z">
            <w:rPr>
              <w:rFonts w:ascii="Times New Roman" w:hAnsi="Times New Roman" w:cs="Times New Roman"/>
              <w:i/>
              <w:iCs/>
            </w:rPr>
          </w:rPrChange>
        </w:rPr>
        <w:t>MSC, Tocilizumab, CTX, PLEX, IVIg, CsA, MTX, RTX, MMF, FK506, Steroid</w:t>
      </w:r>
      <w:ins w:id="1206" w:author="Yali Chen" w:date="2025-12-18T09:42:00Z">
        <w:r w:rsidR="29A08A11" w:rsidRPr="00556E25">
          <w:rPr>
            <w:rFonts w:ascii="Times New Roman" w:hAnsi="Times New Roman" w:cs="Times New Roman"/>
            <w:i/>
            <w:iCs/>
            <w:strike/>
            <w:color w:val="EE0000"/>
            <w:highlight w:val="yellow"/>
            <w:rPrChange w:id="1207" w:author="Yali Chen" w:date="2026-01-27T11:42:00Z" w16du:dateUtc="2026-01-27T03:42:00Z">
              <w:rPr>
                <w:rFonts w:ascii="Times New Roman" w:hAnsi="Times New Roman" w:cs="Times New Roman"/>
                <w:i/>
                <w:iCs/>
              </w:rPr>
            </w:rPrChange>
          </w:rPr>
          <w:t>”</w:t>
        </w:r>
      </w:ins>
      <w:r w:rsidRPr="00556E25">
        <w:rPr>
          <w:rFonts w:ascii="Times New Roman" w:hAnsi="Times New Roman" w:cs="Times New Roman"/>
          <w:i/>
          <w:iCs/>
          <w:strike/>
          <w:color w:val="EE0000"/>
          <w:highlight w:val="yellow"/>
          <w:rPrChange w:id="1208" w:author="Yali Chen" w:date="2026-01-27T11:42:00Z" w16du:dateUtc="2026-01-27T03:42:00Z">
            <w:rPr>
              <w:rFonts w:ascii="Times New Roman" w:hAnsi="Times New Roman" w:cs="Times New Roman"/>
              <w:i/>
              <w:iCs/>
            </w:rPr>
          </w:rPrChange>
        </w:rPr>
        <w:t>.</w:t>
      </w:r>
      <w:ins w:id="1209" w:author="Yali Chen" w:date="2025-12-17T10:28:00Z">
        <w:r w:rsidR="36D760BE" w:rsidRPr="00556E25">
          <w:rPr>
            <w:rFonts w:ascii="Times New Roman" w:hAnsi="Times New Roman" w:cs="Times New Roman"/>
            <w:strike/>
            <w:color w:val="EE0000"/>
            <w:highlight w:val="yellow"/>
            <w:rPrChange w:id="1210" w:author="Yali Chen" w:date="2026-01-27T11:42:00Z" w16du:dateUtc="2026-01-27T03:42:00Z">
              <w:rPr/>
            </w:rPrChange>
          </w:rPr>
          <w:t xml:space="preserve"> </w:t>
        </w:r>
      </w:ins>
      <w:ins w:id="1211" w:author="Yali Chen" w:date="2026-01-27T11:27:00Z" w16du:dateUtc="2026-01-27T03:27:00Z">
        <w:r w:rsidR="00EF3BE9" w:rsidRPr="00556E25">
          <w:rPr>
            <w:rFonts w:ascii="Times New Roman" w:hAnsi="Times New Roman" w:cs="Times New Roman" w:hint="eastAsia"/>
            <w:strike/>
            <w:color w:val="EE0000"/>
            <w:highlight w:val="yellow"/>
            <w:rPrChange w:id="1212" w:author="Yali Chen" w:date="2026-01-27T11:42:00Z" w16du:dateUtc="2026-01-27T03:42:00Z">
              <w:rPr>
                <w:rFonts w:ascii="Times New Roman" w:hAnsi="Times New Roman" w:cs="Times New Roman" w:hint="eastAsia"/>
              </w:rPr>
            </w:rPrChange>
          </w:rPr>
          <w:t>不再限于这些药物了</w:t>
        </w:r>
      </w:ins>
    </w:p>
    <w:p w14:paraId="332EDD61" w14:textId="28762302" w:rsidR="00902EF0" w:rsidRPr="00EF3BE9" w:rsidRDefault="5192E148" w:rsidP="11CDE78F">
      <w:pPr>
        <w:rPr>
          <w:ins w:id="1213" w:author="Yali Chen" w:date="2025-12-18T10:39:00Z" w16du:dateUtc="2025-12-18T02:39:00Z"/>
          <w:rFonts w:ascii="Times New Roman" w:hAnsi="Times New Roman" w:cs="Times New Roman"/>
          <w:i/>
          <w:iCs/>
          <w:strike/>
          <w:color w:val="EE0000"/>
          <w:rPrChange w:id="1214" w:author="Yali Chen" w:date="2026-01-27T11:28:00Z" w16du:dateUtc="2026-01-27T03:28:00Z">
            <w:rPr>
              <w:ins w:id="1215" w:author="Yali Chen" w:date="2025-12-18T10:39:00Z" w16du:dateUtc="2025-12-18T02:39:00Z"/>
              <w:rFonts w:ascii="Times New Roman" w:hAnsi="Times New Roman" w:cs="Times New Roman"/>
              <w:i/>
              <w:iCs/>
            </w:rPr>
          </w:rPrChange>
        </w:rPr>
      </w:pPr>
      <w:ins w:id="1216" w:author="Yali Chen" w:date="2025-12-18T09:43:00Z">
        <w:r w:rsidRPr="00556E25">
          <w:rPr>
            <w:rFonts w:ascii="Times New Roman" w:hAnsi="Times New Roman" w:cs="Times New Roman"/>
            <w:i/>
            <w:iCs/>
            <w:strike/>
            <w:color w:val="EE0000"/>
            <w:highlight w:val="yellow"/>
            <w:rPrChange w:id="1217" w:author="Yali Chen" w:date="2026-01-27T11:42:00Z" w16du:dateUtc="2026-01-27T03:42:00Z">
              <w:rPr>
                <w:rFonts w:ascii="Times New Roman" w:hAnsi="Times New Roman" w:cs="Times New Roman"/>
                <w:i/>
                <w:iCs/>
              </w:rPr>
            </w:rPrChange>
          </w:rPr>
          <w:t>T</w:t>
        </w:r>
      </w:ins>
      <w:ins w:id="1218" w:author="Yali Chen" w:date="2025-12-17T10:26:00Z">
        <w:r w:rsidR="5F1946B4" w:rsidRPr="00556E25">
          <w:rPr>
            <w:rFonts w:ascii="Times New Roman" w:hAnsi="Times New Roman" w:cs="Times New Roman"/>
            <w:i/>
            <w:iCs/>
            <w:strike/>
            <w:color w:val="EE0000"/>
            <w:highlight w:val="yellow"/>
            <w:rPrChange w:id="1219" w:author="Yali Chen" w:date="2026-01-27T11:42:00Z" w16du:dateUtc="2026-01-27T03:42:00Z">
              <w:rPr>
                <w:rFonts w:ascii="Times New Roman" w:hAnsi="Times New Roman" w:cs="Times New Roman"/>
                <w:i/>
                <w:iCs/>
              </w:rPr>
            </w:rPrChange>
          </w:rPr>
          <w:t xml:space="preserve">hese </w:t>
        </w:r>
        <w:r w:rsidR="02A1FE81" w:rsidRPr="00556E25">
          <w:rPr>
            <w:rFonts w:ascii="Times New Roman" w:hAnsi="Times New Roman" w:cs="Times New Roman"/>
            <w:i/>
            <w:iCs/>
            <w:strike/>
            <w:color w:val="EE0000"/>
            <w:highlight w:val="yellow"/>
            <w:rPrChange w:id="1220" w:author="Yali Chen" w:date="2026-01-27T11:42:00Z" w16du:dateUtc="2026-01-27T03:42:00Z">
              <w:rPr>
                <w:rFonts w:ascii="Times New Roman" w:hAnsi="Times New Roman" w:cs="Times New Roman"/>
                <w:i/>
                <w:iCs/>
              </w:rPr>
            </w:rPrChange>
          </w:rPr>
          <w:t>drugs will b</w:t>
        </w:r>
      </w:ins>
      <w:ins w:id="1221" w:author="Yali Chen" w:date="2025-12-17T10:27:00Z">
        <w:r w:rsidR="02A1FE81" w:rsidRPr="00556E25">
          <w:rPr>
            <w:rFonts w:ascii="Times New Roman" w:hAnsi="Times New Roman" w:cs="Times New Roman"/>
            <w:i/>
            <w:iCs/>
            <w:strike/>
            <w:color w:val="EE0000"/>
            <w:highlight w:val="yellow"/>
            <w:rPrChange w:id="1222" w:author="Yali Chen" w:date="2026-01-27T11:42:00Z" w16du:dateUtc="2026-01-27T03:42:00Z">
              <w:rPr>
                <w:rFonts w:ascii="Times New Roman" w:hAnsi="Times New Roman" w:cs="Times New Roman"/>
                <w:i/>
                <w:iCs/>
              </w:rPr>
            </w:rPrChange>
          </w:rPr>
          <w:t>e f</w:t>
        </w:r>
      </w:ins>
      <w:ins w:id="1223" w:author="Yali Chen" w:date="2025-12-17T10:26:00Z">
        <w:r w:rsidR="5F1946B4" w:rsidRPr="00556E25">
          <w:rPr>
            <w:rFonts w:ascii="Times New Roman" w:hAnsi="Times New Roman" w:cs="Times New Roman"/>
            <w:i/>
            <w:iCs/>
            <w:strike/>
            <w:color w:val="EE0000"/>
            <w:highlight w:val="yellow"/>
            <w:rPrChange w:id="1224" w:author="Yali Chen" w:date="2026-01-27T11:42:00Z" w16du:dateUtc="2026-01-27T03:42:00Z">
              <w:rPr>
                <w:rFonts w:ascii="Times New Roman" w:hAnsi="Times New Roman" w:cs="Times New Roman"/>
                <w:i/>
                <w:iCs/>
              </w:rPr>
            </w:rPrChange>
          </w:rPr>
          <w:t xml:space="preserve">ound by </w:t>
        </w:r>
      </w:ins>
      <w:ins w:id="1225" w:author="Yali Chen" w:date="2025-12-18T09:42:00Z">
        <w:r w:rsidR="315D7B5E" w:rsidRPr="00556E25">
          <w:rPr>
            <w:rFonts w:ascii="Times New Roman" w:hAnsi="Times New Roman" w:cs="Times New Roman"/>
            <w:i/>
            <w:iCs/>
            <w:strike/>
            <w:color w:val="EE0000"/>
            <w:highlight w:val="yellow"/>
            <w:rPrChange w:id="1226" w:author="Yali Chen" w:date="2026-01-27T11:42:00Z" w16du:dateUtc="2026-01-27T03:42:00Z">
              <w:rPr>
                <w:rFonts w:ascii="Times New Roman" w:hAnsi="Times New Roman" w:cs="Times New Roman"/>
                <w:i/>
                <w:iCs/>
              </w:rPr>
            </w:rPrChange>
          </w:rPr>
          <w:t>ATC/</w:t>
        </w:r>
      </w:ins>
      <w:ins w:id="1227" w:author="Yali Chen" w:date="2025-12-17T10:26:00Z">
        <w:r w:rsidR="5F1946B4" w:rsidRPr="00556E25">
          <w:rPr>
            <w:rFonts w:ascii="Times New Roman" w:hAnsi="Times New Roman" w:cs="Times New Roman"/>
            <w:i/>
            <w:iCs/>
            <w:strike/>
            <w:color w:val="EE0000"/>
            <w:highlight w:val="yellow"/>
            <w:rPrChange w:id="1228" w:author="Yali Chen" w:date="2026-01-27T11:42:00Z" w16du:dateUtc="2026-01-27T03:42:00Z">
              <w:rPr>
                <w:rFonts w:ascii="Times New Roman" w:hAnsi="Times New Roman" w:cs="Times New Roman"/>
                <w:i/>
                <w:iCs/>
              </w:rPr>
            </w:rPrChange>
          </w:rPr>
          <w:t>PN after WHO Drug Dictionary (March 1, 2025, or higher) coding</w:t>
        </w:r>
      </w:ins>
      <w:ins w:id="1229" w:author="Yali Chen" w:date="2025-12-29T14:40:00Z" w16du:dateUtc="2025-12-29T06:40:00Z">
        <w:r w:rsidR="0088669F" w:rsidRPr="00556E25">
          <w:rPr>
            <w:rFonts w:ascii="Times New Roman" w:hAnsi="Times New Roman" w:cs="Times New Roman"/>
            <w:i/>
            <w:iCs/>
            <w:strike/>
            <w:color w:val="EE0000"/>
            <w:highlight w:val="yellow"/>
            <w:rPrChange w:id="1230" w:author="Yali Chen" w:date="2026-01-27T11:42:00Z" w16du:dateUtc="2026-01-27T03:42:00Z">
              <w:rPr>
                <w:rFonts w:ascii="Times New Roman" w:hAnsi="Times New Roman" w:cs="Times New Roman"/>
                <w:i/>
                <w:iCs/>
              </w:rPr>
            </w:rPrChange>
          </w:rPr>
          <w:t xml:space="preserve"> from item </w:t>
        </w:r>
      </w:ins>
      <w:ins w:id="1231" w:author="Yali Chen" w:date="2025-12-29T16:34:00Z" w16du:dateUtc="2025-12-29T08:34:00Z">
        <w:r w:rsidR="000254D3" w:rsidRPr="00556E25">
          <w:rPr>
            <w:rFonts w:ascii="Times New Roman" w:hAnsi="Times New Roman" w:cs="Times New Roman"/>
            <w:i/>
            <w:iCs/>
            <w:strike/>
            <w:color w:val="EE0000"/>
            <w:highlight w:val="yellow"/>
            <w:rPrChange w:id="1232" w:author="Yali Chen" w:date="2026-01-27T11:42:00Z" w16du:dateUtc="2026-01-27T03:42:00Z">
              <w:rPr>
                <w:rFonts w:ascii="Times New Roman" w:hAnsi="Times New Roman" w:cs="Times New Roman"/>
                <w:i/>
                <w:iCs/>
              </w:rPr>
            </w:rPrChange>
          </w:rPr>
          <w:t>“</w:t>
        </w:r>
      </w:ins>
      <w:ins w:id="1233" w:author="Yali Chen" w:date="2025-12-29T14:40:00Z" w16du:dateUtc="2025-12-29T06:40:00Z">
        <w:r w:rsidR="0088669F" w:rsidRPr="00556E25">
          <w:rPr>
            <w:rFonts w:ascii="Times New Roman" w:hAnsi="Times New Roman" w:cs="Times New Roman"/>
            <w:i/>
            <w:iCs/>
            <w:strike/>
            <w:color w:val="EE0000"/>
            <w:highlight w:val="yellow"/>
            <w:rPrChange w:id="1234" w:author="Yali Chen" w:date="2026-01-27T11:42:00Z" w16du:dateUtc="2026-01-27T03:42:00Z">
              <w:rPr>
                <w:rFonts w:ascii="Times New Roman" w:hAnsi="Times New Roman" w:cs="Times New Roman"/>
                <w:i/>
                <w:iCs/>
              </w:rPr>
            </w:rPrChange>
          </w:rPr>
          <w:t>medication name</w:t>
        </w:r>
        <w:r w:rsidR="0088669F" w:rsidRPr="00556E25">
          <w:rPr>
            <w:rFonts w:ascii="Times New Roman" w:hAnsi="Times New Roman" w:cs="Times New Roman" w:hint="eastAsia"/>
            <w:i/>
            <w:iCs/>
            <w:strike/>
            <w:color w:val="EE0000"/>
            <w:highlight w:val="yellow"/>
            <w:rPrChange w:id="1235" w:author="Yali Chen" w:date="2026-01-27T11:42:00Z" w16du:dateUtc="2026-01-27T03:42:00Z">
              <w:rPr>
                <w:rFonts w:ascii="Times New Roman" w:hAnsi="Times New Roman" w:cs="Times New Roman" w:hint="eastAsia"/>
                <w:i/>
                <w:iCs/>
              </w:rPr>
            </w:rPrChange>
          </w:rPr>
          <w:t>”</w:t>
        </w:r>
      </w:ins>
      <w:ins w:id="1236" w:author="Yali Chen" w:date="2025-12-17T10:26:00Z">
        <w:r w:rsidR="5F1946B4" w:rsidRPr="00556E25">
          <w:rPr>
            <w:rFonts w:ascii="Times New Roman" w:hAnsi="Times New Roman" w:cs="Times New Roman"/>
            <w:i/>
            <w:iCs/>
            <w:strike/>
            <w:color w:val="EE0000"/>
            <w:highlight w:val="yellow"/>
            <w:rPrChange w:id="1237" w:author="Yali Chen" w:date="2026-01-27T11:42:00Z" w16du:dateUtc="2026-01-27T03:42:00Z">
              <w:rPr>
                <w:rFonts w:ascii="Times New Roman" w:hAnsi="Times New Roman" w:cs="Times New Roman"/>
                <w:i/>
                <w:iCs/>
              </w:rPr>
            </w:rPrChange>
          </w:rPr>
          <w:t>.</w:t>
        </w:r>
      </w:ins>
      <w:commentRangeEnd w:id="1163"/>
      <w:r w:rsidR="00D80746" w:rsidRPr="00EF3BE9">
        <w:rPr>
          <w:rStyle w:val="CommentReference"/>
          <w:rFonts w:ascii="Times New Roman" w:hAnsi="Times New Roman" w:cs="Times New Roman"/>
          <w:i/>
          <w:iCs/>
          <w:strike/>
          <w:color w:val="EE0000"/>
          <w:sz w:val="20"/>
          <w:szCs w:val="22"/>
          <w:rPrChange w:id="1238" w:author="Yali Chen" w:date="2026-01-27T11:28:00Z" w16du:dateUtc="2026-01-27T03:28:00Z">
            <w:rPr>
              <w:rStyle w:val="CommentReference"/>
              <w:rFonts w:ascii="Times New Roman" w:hAnsi="Times New Roman" w:cs="Times New Roman"/>
              <w:i/>
              <w:iCs/>
              <w:sz w:val="20"/>
              <w:szCs w:val="22"/>
            </w:rPr>
          </w:rPrChange>
        </w:rPr>
        <w:commentReference w:id="1163"/>
      </w:r>
      <w:commentRangeEnd w:id="1164"/>
      <w:r w:rsidR="00D80746" w:rsidRPr="00EF3BE9">
        <w:rPr>
          <w:rStyle w:val="CommentReference"/>
          <w:rFonts w:ascii="Times New Roman" w:hAnsi="Times New Roman" w:cs="Times New Roman"/>
          <w:i/>
          <w:iCs/>
          <w:strike/>
          <w:color w:val="EE0000"/>
          <w:sz w:val="20"/>
          <w:szCs w:val="22"/>
          <w:rPrChange w:id="1239" w:author="Yali Chen" w:date="2026-01-27T11:28:00Z" w16du:dateUtc="2026-01-27T03:28:00Z">
            <w:rPr>
              <w:rStyle w:val="CommentReference"/>
              <w:rFonts w:ascii="Times New Roman" w:hAnsi="Times New Roman" w:cs="Times New Roman"/>
              <w:i/>
              <w:iCs/>
              <w:sz w:val="20"/>
              <w:szCs w:val="22"/>
            </w:rPr>
          </w:rPrChange>
        </w:rPr>
        <w:commentReference w:id="1164"/>
      </w:r>
      <w:commentRangeEnd w:id="1165"/>
      <w:r w:rsidR="00D80746" w:rsidRPr="00EF3BE9">
        <w:rPr>
          <w:rStyle w:val="CommentReference"/>
          <w:rFonts w:ascii="Times New Roman" w:hAnsi="Times New Roman" w:cs="Times New Roman"/>
          <w:i/>
          <w:iCs/>
          <w:strike/>
          <w:color w:val="EE0000"/>
          <w:sz w:val="20"/>
          <w:szCs w:val="22"/>
          <w:rPrChange w:id="1241" w:author="Yali Chen" w:date="2026-01-27T11:28:00Z" w16du:dateUtc="2026-01-27T03:28:00Z">
            <w:rPr>
              <w:rStyle w:val="CommentReference"/>
              <w:rFonts w:ascii="Times New Roman" w:hAnsi="Times New Roman" w:cs="Times New Roman"/>
              <w:i/>
              <w:iCs/>
              <w:sz w:val="20"/>
              <w:szCs w:val="22"/>
            </w:rPr>
          </w:rPrChange>
        </w:rPr>
        <w:commentReference w:id="1165"/>
      </w:r>
      <w:commentRangeEnd w:id="1166"/>
      <w:r w:rsidR="008110DC" w:rsidRPr="00EF3BE9">
        <w:rPr>
          <w:rStyle w:val="CommentReference"/>
          <w:rFonts w:ascii="Times New Roman" w:hAnsi="Times New Roman" w:cs="Times New Roman"/>
          <w:i/>
          <w:iCs/>
          <w:strike/>
          <w:color w:val="EE0000"/>
          <w:sz w:val="20"/>
          <w:szCs w:val="22"/>
          <w:rPrChange w:id="1242" w:author="Yali Chen" w:date="2026-01-27T11:28:00Z" w16du:dateUtc="2026-01-27T03:28:00Z">
            <w:rPr>
              <w:rStyle w:val="CommentReference"/>
              <w:rFonts w:ascii="Times New Roman" w:hAnsi="Times New Roman" w:cs="Times New Roman"/>
              <w:i/>
              <w:iCs/>
              <w:sz w:val="20"/>
              <w:szCs w:val="22"/>
            </w:rPr>
          </w:rPrChange>
        </w:rPr>
        <w:commentReference w:id="1166"/>
      </w:r>
      <w:commentRangeEnd w:id="1167"/>
      <w:r w:rsidR="00186180" w:rsidRPr="00EF3BE9">
        <w:rPr>
          <w:rStyle w:val="CommentReference"/>
          <w:rFonts w:ascii="Times New Roman" w:hAnsi="Times New Roman" w:cs="Times New Roman"/>
          <w:i/>
          <w:iCs/>
          <w:strike/>
          <w:color w:val="EE0000"/>
          <w:sz w:val="20"/>
          <w:szCs w:val="22"/>
          <w:rPrChange w:id="1243" w:author="Yali Chen" w:date="2026-01-27T11:28:00Z" w16du:dateUtc="2026-01-27T03:28:00Z">
            <w:rPr>
              <w:rStyle w:val="CommentReference"/>
              <w:rFonts w:ascii="Times New Roman" w:hAnsi="Times New Roman" w:cs="Times New Roman"/>
              <w:i/>
              <w:iCs/>
              <w:sz w:val="20"/>
              <w:szCs w:val="22"/>
            </w:rPr>
          </w:rPrChange>
        </w:rPr>
        <w:commentReference w:id="1167"/>
      </w:r>
      <w:commentRangeEnd w:id="1168"/>
      <w:r w:rsidR="008B3D4C" w:rsidRPr="00EF3BE9">
        <w:rPr>
          <w:rStyle w:val="CommentReference"/>
          <w:rFonts w:ascii="Times New Roman" w:hAnsi="Times New Roman" w:cs="Times New Roman"/>
          <w:i/>
          <w:iCs/>
          <w:strike/>
          <w:color w:val="EE0000"/>
          <w:sz w:val="20"/>
          <w:szCs w:val="22"/>
          <w:rPrChange w:id="1244" w:author="Yali Chen" w:date="2026-01-27T11:28:00Z" w16du:dateUtc="2026-01-27T03:28:00Z">
            <w:rPr>
              <w:rStyle w:val="CommentReference"/>
              <w:rFonts w:ascii="Times New Roman" w:hAnsi="Times New Roman" w:cs="Times New Roman"/>
              <w:i/>
              <w:iCs/>
              <w:sz w:val="20"/>
              <w:szCs w:val="22"/>
            </w:rPr>
          </w:rPrChange>
        </w:rPr>
        <w:commentReference w:id="1168"/>
      </w:r>
    </w:p>
    <w:tbl>
      <w:tblPr>
        <w:tblW w:w="5000" w:type="pct"/>
        <w:tblLook w:val="04A0" w:firstRow="1" w:lastRow="0" w:firstColumn="1" w:lastColumn="0" w:noHBand="0" w:noVBand="1"/>
      </w:tblPr>
      <w:tblGrid>
        <w:gridCol w:w="1136"/>
        <w:gridCol w:w="743"/>
        <w:gridCol w:w="1191"/>
        <w:gridCol w:w="743"/>
        <w:gridCol w:w="2355"/>
        <w:gridCol w:w="605"/>
        <w:gridCol w:w="2360"/>
        <w:gridCol w:w="2398"/>
        <w:gridCol w:w="1461"/>
        <w:gridCol w:w="1568"/>
      </w:tblGrid>
      <w:tr w:rsidR="005F2A24" w:rsidRPr="00EF3BE9" w14:paraId="3830C5E3" w14:textId="77777777">
        <w:trPr>
          <w:trHeight w:val="1155"/>
          <w:ins w:id="1245" w:author="Yali Chen" w:date="2025-12-18T10:39:00Z"/>
        </w:trPr>
        <w:tc>
          <w:tcPr>
            <w:tcW w:w="1967" w:type="dxa"/>
            <w:tcBorders>
              <w:top w:val="single" w:sz="4" w:space="0" w:color="auto"/>
              <w:left w:val="single" w:sz="4" w:space="0" w:color="auto"/>
              <w:bottom w:val="nil"/>
              <w:right w:val="single" w:sz="4" w:space="0" w:color="auto"/>
            </w:tcBorders>
            <w:shd w:val="clear" w:color="000000" w:fill="C0C0C0"/>
            <w:vAlign w:val="bottom"/>
            <w:hideMark/>
          </w:tcPr>
          <w:p w14:paraId="70AEC53F" w14:textId="77777777" w:rsidR="005F2A24" w:rsidRPr="00EF3BE9" w:rsidRDefault="005F2A24">
            <w:pPr>
              <w:widowControl/>
              <w:jc w:val="center"/>
              <w:rPr>
                <w:ins w:id="1246" w:author="Yali Chen" w:date="2025-12-18T10:39:00Z" w16du:dateUtc="2025-12-18T02:39:00Z"/>
                <w:rFonts w:ascii="Times New Roman" w:hAnsi="Times New Roman" w:cs="Times New Roman"/>
                <w:b/>
                <w:bCs/>
                <w:i/>
                <w:iCs/>
                <w:strike/>
                <w:color w:val="EE0000"/>
                <w:kern w:val="0"/>
                <w:szCs w:val="20"/>
                <w:rPrChange w:id="1247" w:author="Yali Chen" w:date="2026-01-27T11:28:00Z" w16du:dateUtc="2026-01-27T03:28:00Z">
                  <w:rPr>
                    <w:ins w:id="1248" w:author="Yali Chen" w:date="2025-12-18T10:39:00Z" w16du:dateUtc="2025-12-18T02:39:00Z"/>
                    <w:rFonts w:ascii="Times New Roman" w:hAnsi="Times New Roman" w:cs="Times New Roman"/>
                    <w:b/>
                    <w:bCs/>
                    <w:i/>
                    <w:iCs/>
                    <w:color w:val="auto"/>
                    <w:kern w:val="0"/>
                    <w:szCs w:val="20"/>
                  </w:rPr>
                </w:rPrChange>
              </w:rPr>
            </w:pPr>
            <w:ins w:id="1249" w:author="Yali Chen" w:date="2025-12-18T10:39:00Z" w16du:dateUtc="2025-12-18T02:39:00Z">
              <w:r w:rsidRPr="00EF3BE9">
                <w:rPr>
                  <w:rFonts w:ascii="Times New Roman" w:hAnsi="Times New Roman" w:cs="Times New Roman"/>
                  <w:b/>
                  <w:bCs/>
                  <w:i/>
                  <w:iCs/>
                  <w:strike/>
                  <w:color w:val="EE0000"/>
                  <w:kern w:val="0"/>
                  <w:szCs w:val="20"/>
                  <w:rPrChange w:id="1250" w:author="Yali Chen" w:date="2026-01-27T11:28:00Z" w16du:dateUtc="2026-01-27T03:28:00Z">
                    <w:rPr>
                      <w:rFonts w:ascii="Times New Roman" w:hAnsi="Times New Roman" w:cs="Times New Roman"/>
                      <w:b/>
                      <w:bCs/>
                      <w:i/>
                      <w:iCs/>
                      <w:color w:val="auto"/>
                      <w:kern w:val="0"/>
                      <w:szCs w:val="20"/>
                    </w:rPr>
                  </w:rPrChange>
                </w:rPr>
                <w:t>Verbatim Term</w:t>
              </w:r>
            </w:ins>
          </w:p>
        </w:tc>
        <w:tc>
          <w:tcPr>
            <w:tcW w:w="1227" w:type="dxa"/>
            <w:tcBorders>
              <w:top w:val="single" w:sz="4" w:space="0" w:color="auto"/>
              <w:left w:val="nil"/>
              <w:bottom w:val="nil"/>
              <w:right w:val="single" w:sz="4" w:space="0" w:color="auto"/>
            </w:tcBorders>
            <w:shd w:val="clear" w:color="000000" w:fill="C0C0C0"/>
            <w:vAlign w:val="bottom"/>
            <w:hideMark/>
          </w:tcPr>
          <w:p w14:paraId="7BD2084E" w14:textId="77777777" w:rsidR="005F2A24" w:rsidRPr="00EF3BE9" w:rsidRDefault="005F2A24">
            <w:pPr>
              <w:widowControl/>
              <w:jc w:val="left"/>
              <w:rPr>
                <w:ins w:id="1251" w:author="Yali Chen" w:date="2025-12-18T10:39:00Z" w16du:dateUtc="2025-12-18T02:39:00Z"/>
                <w:rFonts w:ascii="Times New Roman" w:hAnsi="Times New Roman" w:cs="Times New Roman"/>
                <w:b/>
                <w:bCs/>
                <w:i/>
                <w:iCs/>
                <w:strike/>
                <w:color w:val="EE0000"/>
                <w:kern w:val="0"/>
                <w:szCs w:val="20"/>
                <w:rPrChange w:id="1252" w:author="Yali Chen" w:date="2026-01-27T11:28:00Z" w16du:dateUtc="2026-01-27T03:28:00Z">
                  <w:rPr>
                    <w:ins w:id="1253" w:author="Yali Chen" w:date="2025-12-18T10:39:00Z" w16du:dateUtc="2025-12-18T02:39:00Z"/>
                    <w:rFonts w:ascii="Times New Roman" w:hAnsi="Times New Roman" w:cs="Times New Roman"/>
                    <w:b/>
                    <w:bCs/>
                    <w:i/>
                    <w:iCs/>
                    <w:color w:val="auto"/>
                    <w:kern w:val="0"/>
                    <w:szCs w:val="20"/>
                  </w:rPr>
                </w:rPrChange>
              </w:rPr>
            </w:pPr>
            <w:ins w:id="1254" w:author="Yali Chen" w:date="2025-12-18T10:39:00Z" w16du:dateUtc="2025-12-18T02:39:00Z">
              <w:r w:rsidRPr="00EF3BE9">
                <w:rPr>
                  <w:rFonts w:ascii="Times New Roman" w:hAnsi="Times New Roman" w:cs="Times New Roman"/>
                  <w:b/>
                  <w:bCs/>
                  <w:i/>
                  <w:iCs/>
                  <w:strike/>
                  <w:color w:val="EE0000"/>
                  <w:kern w:val="0"/>
                  <w:szCs w:val="20"/>
                  <w:rPrChange w:id="1255" w:author="Yali Chen" w:date="2026-01-27T11:28:00Z" w16du:dateUtc="2026-01-27T03:28:00Z">
                    <w:rPr>
                      <w:rFonts w:ascii="Times New Roman" w:hAnsi="Times New Roman" w:cs="Times New Roman"/>
                      <w:b/>
                      <w:bCs/>
                      <w:i/>
                      <w:iCs/>
                      <w:color w:val="auto"/>
                      <w:kern w:val="0"/>
                      <w:szCs w:val="20"/>
                    </w:rPr>
                  </w:rPrChange>
                </w:rPr>
                <w:t>Drug Code</w:t>
              </w:r>
            </w:ins>
          </w:p>
        </w:tc>
        <w:tc>
          <w:tcPr>
            <w:tcW w:w="2147" w:type="dxa"/>
            <w:tcBorders>
              <w:top w:val="single" w:sz="4" w:space="0" w:color="auto"/>
              <w:left w:val="nil"/>
              <w:bottom w:val="nil"/>
              <w:right w:val="single" w:sz="4" w:space="0" w:color="auto"/>
            </w:tcBorders>
            <w:shd w:val="clear" w:color="000000" w:fill="C0C0C0"/>
            <w:vAlign w:val="bottom"/>
            <w:hideMark/>
          </w:tcPr>
          <w:p w14:paraId="43959371" w14:textId="77777777" w:rsidR="005F2A24" w:rsidRPr="00EF3BE9" w:rsidRDefault="005F2A24">
            <w:pPr>
              <w:widowControl/>
              <w:jc w:val="left"/>
              <w:rPr>
                <w:ins w:id="1256" w:author="Yali Chen" w:date="2025-12-18T10:39:00Z" w16du:dateUtc="2025-12-18T02:39:00Z"/>
                <w:rFonts w:ascii="Times New Roman" w:hAnsi="Times New Roman" w:cs="Times New Roman"/>
                <w:b/>
                <w:bCs/>
                <w:i/>
                <w:iCs/>
                <w:strike/>
                <w:color w:val="EE0000"/>
                <w:kern w:val="0"/>
                <w:szCs w:val="20"/>
                <w:rPrChange w:id="1257" w:author="Yali Chen" w:date="2026-01-27T11:28:00Z" w16du:dateUtc="2026-01-27T03:28:00Z">
                  <w:rPr>
                    <w:ins w:id="1258" w:author="Yali Chen" w:date="2025-12-18T10:39:00Z" w16du:dateUtc="2025-12-18T02:39:00Z"/>
                    <w:rFonts w:ascii="Times New Roman" w:hAnsi="Times New Roman" w:cs="Times New Roman"/>
                    <w:b/>
                    <w:bCs/>
                    <w:i/>
                    <w:iCs/>
                    <w:color w:val="auto"/>
                    <w:kern w:val="0"/>
                    <w:szCs w:val="20"/>
                  </w:rPr>
                </w:rPrChange>
              </w:rPr>
            </w:pPr>
            <w:ins w:id="1259" w:author="Yali Chen" w:date="2025-12-18T10:39:00Z" w16du:dateUtc="2025-12-18T02:39:00Z">
              <w:r w:rsidRPr="00EF3BE9">
                <w:rPr>
                  <w:rFonts w:ascii="Times New Roman" w:hAnsi="Times New Roman" w:cs="Times New Roman"/>
                  <w:b/>
                  <w:bCs/>
                  <w:i/>
                  <w:iCs/>
                  <w:strike/>
                  <w:color w:val="EE0000"/>
                  <w:kern w:val="0"/>
                  <w:szCs w:val="20"/>
                  <w:rPrChange w:id="1260" w:author="Yali Chen" w:date="2026-01-27T11:28:00Z" w16du:dateUtc="2026-01-27T03:28:00Z">
                    <w:rPr>
                      <w:rFonts w:ascii="Times New Roman" w:hAnsi="Times New Roman" w:cs="Times New Roman"/>
                      <w:b/>
                      <w:bCs/>
                      <w:i/>
                      <w:iCs/>
                      <w:color w:val="auto"/>
                      <w:kern w:val="0"/>
                      <w:szCs w:val="20"/>
                    </w:rPr>
                  </w:rPrChange>
                </w:rPr>
                <w:t>Drug Name_EN</w:t>
              </w:r>
            </w:ins>
          </w:p>
        </w:tc>
        <w:tc>
          <w:tcPr>
            <w:tcW w:w="1227" w:type="dxa"/>
            <w:tcBorders>
              <w:top w:val="single" w:sz="4" w:space="0" w:color="auto"/>
              <w:left w:val="nil"/>
              <w:bottom w:val="nil"/>
              <w:right w:val="single" w:sz="4" w:space="0" w:color="auto"/>
            </w:tcBorders>
            <w:shd w:val="clear" w:color="000000" w:fill="C0C0C0"/>
            <w:vAlign w:val="bottom"/>
            <w:hideMark/>
          </w:tcPr>
          <w:p w14:paraId="5C4640AC" w14:textId="77777777" w:rsidR="005F2A24" w:rsidRPr="00EF3BE9" w:rsidRDefault="005F2A24">
            <w:pPr>
              <w:widowControl/>
              <w:jc w:val="left"/>
              <w:rPr>
                <w:ins w:id="1261" w:author="Yali Chen" w:date="2025-12-18T10:39:00Z" w16du:dateUtc="2025-12-18T02:39:00Z"/>
                <w:rFonts w:ascii="Times New Roman" w:hAnsi="Times New Roman" w:cs="Times New Roman"/>
                <w:b/>
                <w:bCs/>
                <w:i/>
                <w:iCs/>
                <w:strike/>
                <w:color w:val="EE0000"/>
                <w:kern w:val="0"/>
                <w:szCs w:val="20"/>
                <w:rPrChange w:id="1262" w:author="Yali Chen" w:date="2026-01-27T11:28:00Z" w16du:dateUtc="2026-01-27T03:28:00Z">
                  <w:rPr>
                    <w:ins w:id="1263" w:author="Yali Chen" w:date="2025-12-18T10:39:00Z" w16du:dateUtc="2025-12-18T02:39:00Z"/>
                    <w:rFonts w:ascii="Times New Roman" w:hAnsi="Times New Roman" w:cs="Times New Roman"/>
                    <w:b/>
                    <w:bCs/>
                    <w:i/>
                    <w:iCs/>
                    <w:color w:val="auto"/>
                    <w:kern w:val="0"/>
                    <w:szCs w:val="20"/>
                  </w:rPr>
                </w:rPrChange>
              </w:rPr>
            </w:pPr>
            <w:ins w:id="1264" w:author="Yali Chen" w:date="2025-12-18T10:39:00Z" w16du:dateUtc="2025-12-18T02:39:00Z">
              <w:r w:rsidRPr="00EF3BE9">
                <w:rPr>
                  <w:rFonts w:ascii="Times New Roman" w:hAnsi="Times New Roman" w:cs="Times New Roman"/>
                  <w:b/>
                  <w:bCs/>
                  <w:i/>
                  <w:iCs/>
                  <w:strike/>
                  <w:color w:val="EE0000"/>
                  <w:kern w:val="0"/>
                  <w:szCs w:val="20"/>
                  <w:rPrChange w:id="1265" w:author="Yali Chen" w:date="2026-01-27T11:28:00Z" w16du:dateUtc="2026-01-27T03:28:00Z">
                    <w:rPr>
                      <w:rFonts w:ascii="Times New Roman" w:hAnsi="Times New Roman" w:cs="Times New Roman"/>
                      <w:b/>
                      <w:bCs/>
                      <w:i/>
                      <w:iCs/>
                      <w:color w:val="auto"/>
                      <w:kern w:val="0"/>
                      <w:szCs w:val="20"/>
                    </w:rPr>
                  </w:rPrChange>
                </w:rPr>
                <w:t>Preferred Code</w:t>
              </w:r>
            </w:ins>
          </w:p>
        </w:tc>
        <w:tc>
          <w:tcPr>
            <w:tcW w:w="4678" w:type="dxa"/>
            <w:tcBorders>
              <w:top w:val="single" w:sz="4" w:space="0" w:color="auto"/>
              <w:left w:val="nil"/>
              <w:bottom w:val="nil"/>
              <w:right w:val="single" w:sz="4" w:space="0" w:color="auto"/>
            </w:tcBorders>
            <w:shd w:val="clear" w:color="000000" w:fill="C0C0C0"/>
            <w:vAlign w:val="bottom"/>
            <w:hideMark/>
          </w:tcPr>
          <w:p w14:paraId="0E2BF289" w14:textId="77777777" w:rsidR="005F2A24" w:rsidRPr="00EF3BE9" w:rsidRDefault="005F2A24">
            <w:pPr>
              <w:widowControl/>
              <w:jc w:val="left"/>
              <w:rPr>
                <w:ins w:id="1266" w:author="Yali Chen" w:date="2025-12-18T10:39:00Z" w16du:dateUtc="2025-12-18T02:39:00Z"/>
                <w:rFonts w:ascii="Times New Roman" w:hAnsi="Times New Roman" w:cs="Times New Roman"/>
                <w:b/>
                <w:bCs/>
                <w:i/>
                <w:iCs/>
                <w:strike/>
                <w:color w:val="EE0000"/>
                <w:kern w:val="0"/>
                <w:szCs w:val="20"/>
                <w:rPrChange w:id="1267" w:author="Yali Chen" w:date="2026-01-27T11:28:00Z" w16du:dateUtc="2026-01-27T03:28:00Z">
                  <w:rPr>
                    <w:ins w:id="1268" w:author="Yali Chen" w:date="2025-12-18T10:39:00Z" w16du:dateUtc="2025-12-18T02:39:00Z"/>
                    <w:rFonts w:ascii="Times New Roman" w:hAnsi="Times New Roman" w:cs="Times New Roman"/>
                    <w:b/>
                    <w:bCs/>
                    <w:i/>
                    <w:iCs/>
                    <w:color w:val="auto"/>
                    <w:kern w:val="0"/>
                    <w:szCs w:val="20"/>
                  </w:rPr>
                </w:rPrChange>
              </w:rPr>
            </w:pPr>
            <w:ins w:id="1269" w:author="Yali Chen" w:date="2025-12-18T10:39:00Z" w16du:dateUtc="2025-12-18T02:39:00Z">
              <w:r w:rsidRPr="00EF3BE9">
                <w:rPr>
                  <w:rFonts w:ascii="Times New Roman" w:hAnsi="Times New Roman" w:cs="Times New Roman"/>
                  <w:b/>
                  <w:bCs/>
                  <w:i/>
                  <w:iCs/>
                  <w:strike/>
                  <w:color w:val="EE0000"/>
                  <w:kern w:val="0"/>
                  <w:szCs w:val="20"/>
                  <w:rPrChange w:id="1270" w:author="Yali Chen" w:date="2026-01-27T11:28:00Z" w16du:dateUtc="2026-01-27T03:28:00Z">
                    <w:rPr>
                      <w:rFonts w:ascii="Times New Roman" w:hAnsi="Times New Roman" w:cs="Times New Roman"/>
                      <w:b/>
                      <w:bCs/>
                      <w:i/>
                      <w:iCs/>
                      <w:color w:val="auto"/>
                      <w:kern w:val="0"/>
                      <w:szCs w:val="20"/>
                    </w:rPr>
                  </w:rPrChange>
                </w:rPr>
                <w:t>Preferred Name_EN</w:t>
              </w:r>
            </w:ins>
          </w:p>
        </w:tc>
        <w:tc>
          <w:tcPr>
            <w:tcW w:w="1013" w:type="dxa"/>
            <w:tcBorders>
              <w:top w:val="single" w:sz="4" w:space="0" w:color="auto"/>
              <w:left w:val="nil"/>
              <w:bottom w:val="nil"/>
              <w:right w:val="single" w:sz="4" w:space="0" w:color="auto"/>
            </w:tcBorders>
            <w:shd w:val="clear" w:color="000000" w:fill="C0C0C0"/>
            <w:vAlign w:val="bottom"/>
            <w:hideMark/>
          </w:tcPr>
          <w:p w14:paraId="47042266" w14:textId="77777777" w:rsidR="005F2A24" w:rsidRPr="00EF3BE9" w:rsidRDefault="005F2A24">
            <w:pPr>
              <w:widowControl/>
              <w:jc w:val="left"/>
              <w:rPr>
                <w:ins w:id="1271" w:author="Yali Chen" w:date="2025-12-18T10:39:00Z" w16du:dateUtc="2025-12-18T02:39:00Z"/>
                <w:rFonts w:ascii="Times New Roman" w:hAnsi="Times New Roman" w:cs="Times New Roman"/>
                <w:b/>
                <w:bCs/>
                <w:i/>
                <w:iCs/>
                <w:strike/>
                <w:color w:val="EE0000"/>
                <w:kern w:val="0"/>
                <w:szCs w:val="20"/>
                <w:rPrChange w:id="1272" w:author="Yali Chen" w:date="2026-01-27T11:28:00Z" w16du:dateUtc="2026-01-27T03:28:00Z">
                  <w:rPr>
                    <w:ins w:id="1273" w:author="Yali Chen" w:date="2025-12-18T10:39:00Z" w16du:dateUtc="2025-12-18T02:39:00Z"/>
                    <w:rFonts w:ascii="Times New Roman" w:hAnsi="Times New Roman" w:cs="Times New Roman"/>
                    <w:b/>
                    <w:bCs/>
                    <w:i/>
                    <w:iCs/>
                    <w:color w:val="auto"/>
                    <w:kern w:val="0"/>
                    <w:szCs w:val="20"/>
                  </w:rPr>
                </w:rPrChange>
              </w:rPr>
            </w:pPr>
            <w:ins w:id="1274" w:author="Yali Chen" w:date="2025-12-18T10:39:00Z" w16du:dateUtc="2025-12-18T02:39:00Z">
              <w:r w:rsidRPr="00EF3BE9">
                <w:rPr>
                  <w:rFonts w:ascii="Times New Roman" w:hAnsi="Times New Roman" w:cs="Times New Roman"/>
                  <w:b/>
                  <w:bCs/>
                  <w:i/>
                  <w:iCs/>
                  <w:strike/>
                  <w:color w:val="EE0000"/>
                  <w:kern w:val="0"/>
                  <w:szCs w:val="20"/>
                  <w:rPrChange w:id="1275" w:author="Yali Chen" w:date="2026-01-27T11:28:00Z" w16du:dateUtc="2026-01-27T03:28:00Z">
                    <w:rPr>
                      <w:rFonts w:ascii="Times New Roman" w:hAnsi="Times New Roman" w:cs="Times New Roman"/>
                      <w:b/>
                      <w:bCs/>
                      <w:i/>
                      <w:iCs/>
                      <w:color w:val="auto"/>
                      <w:kern w:val="0"/>
                      <w:szCs w:val="20"/>
                    </w:rPr>
                  </w:rPrChange>
                </w:rPr>
                <w:t>ATCCode</w:t>
              </w:r>
            </w:ins>
          </w:p>
        </w:tc>
        <w:tc>
          <w:tcPr>
            <w:tcW w:w="4688" w:type="dxa"/>
            <w:tcBorders>
              <w:top w:val="single" w:sz="4" w:space="0" w:color="auto"/>
              <w:left w:val="nil"/>
              <w:bottom w:val="nil"/>
              <w:right w:val="single" w:sz="4" w:space="0" w:color="auto"/>
            </w:tcBorders>
            <w:shd w:val="clear" w:color="000000" w:fill="C0C0C0"/>
            <w:vAlign w:val="bottom"/>
            <w:hideMark/>
          </w:tcPr>
          <w:p w14:paraId="04A8787A" w14:textId="77777777" w:rsidR="005F2A24" w:rsidRPr="00EF3BE9" w:rsidRDefault="005F2A24">
            <w:pPr>
              <w:widowControl/>
              <w:jc w:val="left"/>
              <w:rPr>
                <w:ins w:id="1276" w:author="Yali Chen" w:date="2025-12-18T10:39:00Z" w16du:dateUtc="2025-12-18T02:39:00Z"/>
                <w:rFonts w:ascii="Times New Roman" w:hAnsi="Times New Roman" w:cs="Times New Roman"/>
                <w:b/>
                <w:bCs/>
                <w:i/>
                <w:iCs/>
                <w:strike/>
                <w:color w:val="EE0000"/>
                <w:kern w:val="0"/>
                <w:szCs w:val="20"/>
                <w:rPrChange w:id="1277" w:author="Yali Chen" w:date="2026-01-27T11:28:00Z" w16du:dateUtc="2026-01-27T03:28:00Z">
                  <w:rPr>
                    <w:ins w:id="1278" w:author="Yali Chen" w:date="2025-12-18T10:39:00Z" w16du:dateUtc="2025-12-18T02:39:00Z"/>
                    <w:rFonts w:ascii="Times New Roman" w:hAnsi="Times New Roman" w:cs="Times New Roman"/>
                    <w:b/>
                    <w:bCs/>
                    <w:i/>
                    <w:iCs/>
                    <w:color w:val="auto"/>
                    <w:kern w:val="0"/>
                    <w:szCs w:val="20"/>
                  </w:rPr>
                </w:rPrChange>
              </w:rPr>
            </w:pPr>
            <w:ins w:id="1279" w:author="Yali Chen" w:date="2025-12-18T10:39:00Z" w16du:dateUtc="2025-12-18T02:39:00Z">
              <w:r w:rsidRPr="00EF3BE9">
                <w:rPr>
                  <w:rFonts w:ascii="Times New Roman" w:hAnsi="Times New Roman" w:cs="Times New Roman"/>
                  <w:b/>
                  <w:bCs/>
                  <w:i/>
                  <w:iCs/>
                  <w:strike/>
                  <w:color w:val="EE0000"/>
                  <w:kern w:val="0"/>
                  <w:szCs w:val="20"/>
                  <w:rPrChange w:id="1280" w:author="Yali Chen" w:date="2026-01-27T11:28:00Z" w16du:dateUtc="2026-01-27T03:28:00Z">
                    <w:rPr>
                      <w:rFonts w:ascii="Times New Roman" w:hAnsi="Times New Roman" w:cs="Times New Roman"/>
                      <w:b/>
                      <w:bCs/>
                      <w:i/>
                      <w:iCs/>
                      <w:color w:val="auto"/>
                      <w:kern w:val="0"/>
                      <w:szCs w:val="20"/>
                    </w:rPr>
                  </w:rPrChange>
                </w:rPr>
                <w:t>ATCI_EN</w:t>
              </w:r>
            </w:ins>
          </w:p>
        </w:tc>
        <w:tc>
          <w:tcPr>
            <w:tcW w:w="4767" w:type="dxa"/>
            <w:tcBorders>
              <w:top w:val="single" w:sz="4" w:space="0" w:color="auto"/>
              <w:left w:val="nil"/>
              <w:bottom w:val="nil"/>
              <w:right w:val="single" w:sz="4" w:space="0" w:color="auto"/>
            </w:tcBorders>
            <w:shd w:val="clear" w:color="000000" w:fill="C0C0C0"/>
            <w:vAlign w:val="bottom"/>
            <w:hideMark/>
          </w:tcPr>
          <w:p w14:paraId="4E22967E" w14:textId="77777777" w:rsidR="005F2A24" w:rsidRPr="00EF3BE9" w:rsidRDefault="005F2A24">
            <w:pPr>
              <w:widowControl/>
              <w:jc w:val="left"/>
              <w:rPr>
                <w:ins w:id="1281" w:author="Yali Chen" w:date="2025-12-18T10:39:00Z" w16du:dateUtc="2025-12-18T02:39:00Z"/>
                <w:rFonts w:ascii="Times New Roman" w:hAnsi="Times New Roman" w:cs="Times New Roman"/>
                <w:b/>
                <w:bCs/>
                <w:i/>
                <w:iCs/>
                <w:strike/>
                <w:color w:val="EE0000"/>
                <w:kern w:val="0"/>
                <w:szCs w:val="20"/>
                <w:rPrChange w:id="1282" w:author="Yali Chen" w:date="2026-01-27T11:28:00Z" w16du:dateUtc="2026-01-27T03:28:00Z">
                  <w:rPr>
                    <w:ins w:id="1283" w:author="Yali Chen" w:date="2025-12-18T10:39:00Z" w16du:dateUtc="2025-12-18T02:39:00Z"/>
                    <w:rFonts w:ascii="Times New Roman" w:hAnsi="Times New Roman" w:cs="Times New Roman"/>
                    <w:b/>
                    <w:bCs/>
                    <w:i/>
                    <w:iCs/>
                    <w:color w:val="auto"/>
                    <w:kern w:val="0"/>
                    <w:szCs w:val="20"/>
                  </w:rPr>
                </w:rPrChange>
              </w:rPr>
            </w:pPr>
            <w:ins w:id="1284" w:author="Yali Chen" w:date="2025-12-18T10:39:00Z" w16du:dateUtc="2025-12-18T02:39:00Z">
              <w:r w:rsidRPr="00EF3BE9">
                <w:rPr>
                  <w:rFonts w:ascii="Times New Roman" w:hAnsi="Times New Roman" w:cs="Times New Roman"/>
                  <w:b/>
                  <w:bCs/>
                  <w:i/>
                  <w:iCs/>
                  <w:strike/>
                  <w:color w:val="EE0000"/>
                  <w:kern w:val="0"/>
                  <w:szCs w:val="20"/>
                  <w:rPrChange w:id="1285" w:author="Yali Chen" w:date="2026-01-27T11:28:00Z" w16du:dateUtc="2026-01-27T03:28:00Z">
                    <w:rPr>
                      <w:rFonts w:ascii="Times New Roman" w:hAnsi="Times New Roman" w:cs="Times New Roman"/>
                      <w:b/>
                      <w:bCs/>
                      <w:i/>
                      <w:iCs/>
                      <w:color w:val="auto"/>
                      <w:kern w:val="0"/>
                      <w:szCs w:val="20"/>
                    </w:rPr>
                  </w:rPrChange>
                </w:rPr>
                <w:t>ATCII_EN</w:t>
              </w:r>
            </w:ins>
          </w:p>
        </w:tc>
        <w:tc>
          <w:tcPr>
            <w:tcW w:w="2812" w:type="dxa"/>
            <w:tcBorders>
              <w:top w:val="single" w:sz="4" w:space="0" w:color="auto"/>
              <w:left w:val="nil"/>
              <w:bottom w:val="nil"/>
              <w:right w:val="single" w:sz="4" w:space="0" w:color="auto"/>
            </w:tcBorders>
            <w:shd w:val="clear" w:color="000000" w:fill="C0C0C0"/>
            <w:vAlign w:val="bottom"/>
            <w:hideMark/>
          </w:tcPr>
          <w:p w14:paraId="1FF44621" w14:textId="77777777" w:rsidR="005F2A24" w:rsidRPr="00EF3BE9" w:rsidRDefault="005F2A24">
            <w:pPr>
              <w:widowControl/>
              <w:jc w:val="left"/>
              <w:rPr>
                <w:ins w:id="1286" w:author="Yali Chen" w:date="2025-12-18T10:39:00Z" w16du:dateUtc="2025-12-18T02:39:00Z"/>
                <w:rFonts w:ascii="Times New Roman" w:hAnsi="Times New Roman" w:cs="Times New Roman"/>
                <w:b/>
                <w:bCs/>
                <w:i/>
                <w:iCs/>
                <w:strike/>
                <w:color w:val="EE0000"/>
                <w:kern w:val="0"/>
                <w:sz w:val="22"/>
                <w:rPrChange w:id="1287" w:author="Yali Chen" w:date="2026-01-27T11:28:00Z" w16du:dateUtc="2026-01-27T03:28:00Z">
                  <w:rPr>
                    <w:ins w:id="1288" w:author="Yali Chen" w:date="2025-12-18T10:39:00Z" w16du:dateUtc="2025-12-18T02:39:00Z"/>
                    <w:rFonts w:ascii="Times New Roman" w:hAnsi="Times New Roman" w:cs="Times New Roman"/>
                    <w:b/>
                    <w:bCs/>
                    <w:i/>
                    <w:iCs/>
                    <w:color w:val="auto"/>
                    <w:kern w:val="0"/>
                    <w:sz w:val="22"/>
                  </w:rPr>
                </w:rPrChange>
              </w:rPr>
            </w:pPr>
            <w:ins w:id="1289" w:author="Yali Chen" w:date="2025-12-18T10:39:00Z" w16du:dateUtc="2025-12-18T02:39:00Z">
              <w:r w:rsidRPr="00EF3BE9">
                <w:rPr>
                  <w:rFonts w:ascii="Times New Roman" w:hAnsi="Times New Roman" w:cs="Times New Roman"/>
                  <w:b/>
                  <w:bCs/>
                  <w:i/>
                  <w:iCs/>
                  <w:strike/>
                  <w:color w:val="EE0000"/>
                  <w:kern w:val="0"/>
                  <w:sz w:val="22"/>
                  <w:rPrChange w:id="1290" w:author="Yali Chen" w:date="2026-01-27T11:28:00Z" w16du:dateUtc="2026-01-27T03:28:00Z">
                    <w:rPr>
                      <w:rFonts w:ascii="Times New Roman" w:hAnsi="Times New Roman" w:cs="Times New Roman"/>
                      <w:b/>
                      <w:bCs/>
                      <w:i/>
                      <w:iCs/>
                      <w:color w:val="auto"/>
                      <w:kern w:val="0"/>
                      <w:sz w:val="22"/>
                    </w:rPr>
                  </w:rPrChange>
                </w:rPr>
                <w:t>ATCIII_EN</w:t>
              </w:r>
            </w:ins>
          </w:p>
        </w:tc>
        <w:tc>
          <w:tcPr>
            <w:tcW w:w="3035" w:type="dxa"/>
            <w:tcBorders>
              <w:top w:val="single" w:sz="4" w:space="0" w:color="auto"/>
              <w:left w:val="nil"/>
              <w:bottom w:val="nil"/>
              <w:right w:val="single" w:sz="4" w:space="0" w:color="auto"/>
            </w:tcBorders>
            <w:shd w:val="clear" w:color="000000" w:fill="C0C0C0"/>
            <w:vAlign w:val="bottom"/>
            <w:hideMark/>
          </w:tcPr>
          <w:p w14:paraId="7933181B" w14:textId="77777777" w:rsidR="005F2A24" w:rsidRPr="00EF3BE9" w:rsidRDefault="005F2A24">
            <w:pPr>
              <w:widowControl/>
              <w:jc w:val="left"/>
              <w:rPr>
                <w:ins w:id="1291" w:author="Yali Chen" w:date="2025-12-18T10:39:00Z" w16du:dateUtc="2025-12-18T02:39:00Z"/>
                <w:rFonts w:ascii="Times New Roman" w:hAnsi="Times New Roman" w:cs="Times New Roman"/>
                <w:b/>
                <w:bCs/>
                <w:i/>
                <w:iCs/>
                <w:strike/>
                <w:color w:val="EE0000"/>
                <w:kern w:val="0"/>
                <w:sz w:val="22"/>
                <w:rPrChange w:id="1292" w:author="Yali Chen" w:date="2026-01-27T11:28:00Z" w16du:dateUtc="2026-01-27T03:28:00Z">
                  <w:rPr>
                    <w:ins w:id="1293" w:author="Yali Chen" w:date="2025-12-18T10:39:00Z" w16du:dateUtc="2025-12-18T02:39:00Z"/>
                    <w:rFonts w:ascii="Times New Roman" w:hAnsi="Times New Roman" w:cs="Times New Roman"/>
                    <w:b/>
                    <w:bCs/>
                    <w:i/>
                    <w:iCs/>
                    <w:color w:val="auto"/>
                    <w:kern w:val="0"/>
                    <w:sz w:val="22"/>
                  </w:rPr>
                </w:rPrChange>
              </w:rPr>
            </w:pPr>
            <w:ins w:id="1294" w:author="Yali Chen" w:date="2025-12-18T10:39:00Z" w16du:dateUtc="2025-12-18T02:39:00Z">
              <w:r w:rsidRPr="00EF3BE9">
                <w:rPr>
                  <w:rFonts w:ascii="Times New Roman" w:hAnsi="Times New Roman" w:cs="Times New Roman"/>
                  <w:b/>
                  <w:bCs/>
                  <w:i/>
                  <w:iCs/>
                  <w:strike/>
                  <w:color w:val="EE0000"/>
                  <w:kern w:val="0"/>
                  <w:sz w:val="22"/>
                  <w:rPrChange w:id="1295" w:author="Yali Chen" w:date="2026-01-27T11:28:00Z" w16du:dateUtc="2026-01-27T03:28:00Z">
                    <w:rPr>
                      <w:rFonts w:ascii="Times New Roman" w:hAnsi="Times New Roman" w:cs="Times New Roman"/>
                      <w:b/>
                      <w:bCs/>
                      <w:i/>
                      <w:iCs/>
                      <w:color w:val="auto"/>
                      <w:kern w:val="0"/>
                      <w:sz w:val="22"/>
                    </w:rPr>
                  </w:rPrChange>
                </w:rPr>
                <w:t>ATCIV_EN</w:t>
              </w:r>
            </w:ins>
          </w:p>
        </w:tc>
      </w:tr>
      <w:tr w:rsidR="005F2A24" w:rsidRPr="00EF3BE9" w14:paraId="3E8C61B7" w14:textId="77777777">
        <w:trPr>
          <w:trHeight w:val="300"/>
          <w:ins w:id="1296" w:author="Yali Chen" w:date="2025-12-18T10:39:00Z"/>
        </w:trPr>
        <w:tc>
          <w:tcPr>
            <w:tcW w:w="1967" w:type="dxa"/>
            <w:tcBorders>
              <w:top w:val="single" w:sz="4" w:space="0" w:color="auto"/>
              <w:left w:val="single" w:sz="4" w:space="0" w:color="auto"/>
              <w:bottom w:val="single" w:sz="4" w:space="0" w:color="auto"/>
              <w:right w:val="single" w:sz="4" w:space="0" w:color="auto"/>
            </w:tcBorders>
            <w:noWrap/>
            <w:vAlign w:val="bottom"/>
            <w:hideMark/>
          </w:tcPr>
          <w:p w14:paraId="42245587" w14:textId="77777777" w:rsidR="005F2A24" w:rsidRPr="00EF3BE9" w:rsidRDefault="005F2A24">
            <w:pPr>
              <w:widowControl/>
              <w:jc w:val="left"/>
              <w:rPr>
                <w:ins w:id="1297" w:author="Yali Chen" w:date="2025-12-18T10:39:00Z" w16du:dateUtc="2025-12-18T02:39:00Z"/>
                <w:rFonts w:ascii="Times New Roman" w:hAnsi="Times New Roman" w:cs="Times New Roman"/>
                <w:i/>
                <w:iCs/>
                <w:strike/>
                <w:color w:val="EE0000"/>
                <w:kern w:val="0"/>
                <w:szCs w:val="20"/>
                <w:rPrChange w:id="1298" w:author="Yali Chen" w:date="2026-01-27T11:28:00Z" w16du:dateUtc="2026-01-27T03:28:00Z">
                  <w:rPr>
                    <w:ins w:id="1299" w:author="Yali Chen" w:date="2025-12-18T10:39:00Z" w16du:dateUtc="2025-12-18T02:39:00Z"/>
                    <w:rFonts w:ascii="Times New Roman" w:hAnsi="Times New Roman" w:cs="Times New Roman"/>
                    <w:i/>
                    <w:iCs/>
                    <w:color w:val="000000"/>
                    <w:kern w:val="0"/>
                    <w:szCs w:val="20"/>
                  </w:rPr>
                </w:rPrChange>
              </w:rPr>
            </w:pPr>
            <w:ins w:id="1300" w:author="Yali Chen" w:date="2025-12-18T10:39:00Z" w16du:dateUtc="2025-12-18T02:39:00Z">
              <w:r w:rsidRPr="00EF3BE9">
                <w:rPr>
                  <w:rFonts w:ascii="Times New Roman" w:hAnsi="Times New Roman" w:cs="Times New Roman"/>
                  <w:i/>
                  <w:iCs/>
                  <w:strike/>
                  <w:color w:val="EE0000"/>
                  <w:kern w:val="0"/>
                  <w:szCs w:val="20"/>
                  <w:rPrChange w:id="1301" w:author="Yali Chen" w:date="2026-01-27T11:28:00Z" w16du:dateUtc="2026-01-27T03:28:00Z">
                    <w:rPr>
                      <w:rFonts w:ascii="Times New Roman" w:hAnsi="Times New Roman" w:cs="Times New Roman"/>
                      <w:i/>
                      <w:iCs/>
                      <w:color w:val="000000"/>
                      <w:kern w:val="0"/>
                      <w:szCs w:val="20"/>
                    </w:rPr>
                  </w:rPrChange>
                </w:rPr>
                <w:t>MSC</w:t>
              </w:r>
            </w:ins>
          </w:p>
        </w:tc>
        <w:tc>
          <w:tcPr>
            <w:tcW w:w="1227" w:type="dxa"/>
            <w:tcBorders>
              <w:top w:val="single" w:sz="4" w:space="0" w:color="auto"/>
              <w:left w:val="nil"/>
              <w:bottom w:val="single" w:sz="4" w:space="0" w:color="auto"/>
              <w:right w:val="single" w:sz="4" w:space="0" w:color="auto"/>
            </w:tcBorders>
            <w:noWrap/>
            <w:vAlign w:val="bottom"/>
            <w:hideMark/>
          </w:tcPr>
          <w:p w14:paraId="06F20180" w14:textId="77777777" w:rsidR="005F2A24" w:rsidRPr="00EF3BE9" w:rsidRDefault="005F2A24">
            <w:pPr>
              <w:widowControl/>
              <w:jc w:val="left"/>
              <w:rPr>
                <w:ins w:id="1302" w:author="Yali Chen" w:date="2025-12-18T10:39:00Z" w16du:dateUtc="2025-12-18T02:39:00Z"/>
                <w:rFonts w:ascii="Times New Roman" w:hAnsi="Times New Roman" w:cs="Times New Roman"/>
                <w:i/>
                <w:iCs/>
                <w:strike/>
                <w:color w:val="EE0000"/>
                <w:kern w:val="0"/>
                <w:szCs w:val="20"/>
                <w:rPrChange w:id="1303" w:author="Yali Chen" w:date="2026-01-27T11:28:00Z" w16du:dateUtc="2026-01-27T03:28:00Z">
                  <w:rPr>
                    <w:ins w:id="1304" w:author="Yali Chen" w:date="2025-12-18T10:39:00Z" w16du:dateUtc="2025-12-18T02:39:00Z"/>
                    <w:rFonts w:ascii="Times New Roman" w:hAnsi="Times New Roman" w:cs="Times New Roman"/>
                    <w:i/>
                    <w:iCs/>
                    <w:color w:val="000000"/>
                    <w:kern w:val="0"/>
                    <w:szCs w:val="20"/>
                  </w:rPr>
                </w:rPrChange>
              </w:rPr>
            </w:pPr>
            <w:ins w:id="1305" w:author="Yali Chen" w:date="2025-12-18T10:39:00Z" w16du:dateUtc="2025-12-18T02:39:00Z">
              <w:r w:rsidRPr="00EF3BE9">
                <w:rPr>
                  <w:rFonts w:ascii="Times New Roman" w:hAnsi="Times New Roman" w:cs="Times New Roman"/>
                  <w:i/>
                  <w:iCs/>
                  <w:strike/>
                  <w:color w:val="EE0000"/>
                  <w:kern w:val="0"/>
                  <w:szCs w:val="20"/>
                  <w:rPrChange w:id="1306" w:author="Yali Chen" w:date="2026-01-27T11:28:00Z" w16du:dateUtc="2026-01-27T03:28:00Z">
                    <w:rPr>
                      <w:rFonts w:ascii="Times New Roman" w:hAnsi="Times New Roman" w:cs="Times New Roman"/>
                      <w:i/>
                      <w:iCs/>
                      <w:color w:val="000000"/>
                      <w:kern w:val="0"/>
                      <w:szCs w:val="20"/>
                    </w:rPr>
                  </w:rPrChange>
                </w:rPr>
                <w:t>11241202005</w:t>
              </w:r>
            </w:ins>
          </w:p>
        </w:tc>
        <w:tc>
          <w:tcPr>
            <w:tcW w:w="2147" w:type="dxa"/>
            <w:tcBorders>
              <w:top w:val="single" w:sz="4" w:space="0" w:color="auto"/>
              <w:left w:val="nil"/>
              <w:bottom w:val="single" w:sz="4" w:space="0" w:color="auto"/>
              <w:right w:val="single" w:sz="4" w:space="0" w:color="auto"/>
            </w:tcBorders>
            <w:noWrap/>
            <w:vAlign w:val="bottom"/>
            <w:hideMark/>
          </w:tcPr>
          <w:p w14:paraId="0D303CBB" w14:textId="77777777" w:rsidR="005F2A24" w:rsidRPr="00EF3BE9" w:rsidRDefault="005F2A24">
            <w:pPr>
              <w:widowControl/>
              <w:jc w:val="left"/>
              <w:rPr>
                <w:ins w:id="1307" w:author="Yali Chen" w:date="2025-12-18T10:39:00Z" w16du:dateUtc="2025-12-18T02:39:00Z"/>
                <w:rFonts w:ascii="Times New Roman" w:hAnsi="Times New Roman" w:cs="Times New Roman"/>
                <w:i/>
                <w:iCs/>
                <w:strike/>
                <w:color w:val="EE0000"/>
                <w:kern w:val="0"/>
                <w:szCs w:val="20"/>
                <w:rPrChange w:id="1308" w:author="Yali Chen" w:date="2026-01-27T11:28:00Z" w16du:dateUtc="2026-01-27T03:28:00Z">
                  <w:rPr>
                    <w:ins w:id="1309" w:author="Yali Chen" w:date="2025-12-18T10:39:00Z" w16du:dateUtc="2025-12-18T02:39:00Z"/>
                    <w:rFonts w:ascii="Times New Roman" w:hAnsi="Times New Roman" w:cs="Times New Roman"/>
                    <w:i/>
                    <w:iCs/>
                    <w:color w:val="000000"/>
                    <w:kern w:val="0"/>
                    <w:szCs w:val="20"/>
                  </w:rPr>
                </w:rPrChange>
              </w:rPr>
            </w:pPr>
            <w:ins w:id="1310" w:author="Yali Chen" w:date="2025-12-18T10:39:00Z" w16du:dateUtc="2025-12-18T02:39:00Z">
              <w:r w:rsidRPr="00EF3BE9">
                <w:rPr>
                  <w:rFonts w:ascii="Times New Roman" w:hAnsi="Times New Roman" w:cs="Times New Roman"/>
                  <w:i/>
                  <w:iCs/>
                  <w:strike/>
                  <w:color w:val="EE0000"/>
                  <w:kern w:val="0"/>
                  <w:szCs w:val="20"/>
                  <w:rPrChange w:id="1311" w:author="Yali Chen" w:date="2026-01-27T11:28:00Z" w16du:dateUtc="2026-01-27T03:28:00Z">
                    <w:rPr>
                      <w:rFonts w:ascii="Times New Roman" w:hAnsi="Times New Roman" w:cs="Times New Roman"/>
                      <w:i/>
                      <w:iCs/>
                      <w:color w:val="000000"/>
                      <w:kern w:val="0"/>
                      <w:szCs w:val="20"/>
                    </w:rPr>
                  </w:rPrChange>
                </w:rPr>
                <w:t>MSC</w:t>
              </w:r>
            </w:ins>
          </w:p>
        </w:tc>
        <w:tc>
          <w:tcPr>
            <w:tcW w:w="1227" w:type="dxa"/>
            <w:tcBorders>
              <w:top w:val="single" w:sz="4" w:space="0" w:color="auto"/>
              <w:left w:val="nil"/>
              <w:bottom w:val="single" w:sz="4" w:space="0" w:color="auto"/>
              <w:right w:val="single" w:sz="4" w:space="0" w:color="auto"/>
            </w:tcBorders>
            <w:noWrap/>
            <w:vAlign w:val="bottom"/>
            <w:hideMark/>
          </w:tcPr>
          <w:p w14:paraId="0E969260" w14:textId="77777777" w:rsidR="005F2A24" w:rsidRPr="00EF3BE9" w:rsidRDefault="005F2A24">
            <w:pPr>
              <w:widowControl/>
              <w:jc w:val="left"/>
              <w:rPr>
                <w:ins w:id="1312" w:author="Yali Chen" w:date="2025-12-18T10:39:00Z" w16du:dateUtc="2025-12-18T02:39:00Z"/>
                <w:rFonts w:ascii="Times New Roman" w:hAnsi="Times New Roman" w:cs="Times New Roman"/>
                <w:i/>
                <w:iCs/>
                <w:strike/>
                <w:color w:val="EE0000"/>
                <w:kern w:val="0"/>
                <w:szCs w:val="20"/>
                <w:rPrChange w:id="1313" w:author="Yali Chen" w:date="2026-01-27T11:28:00Z" w16du:dateUtc="2026-01-27T03:28:00Z">
                  <w:rPr>
                    <w:ins w:id="1314" w:author="Yali Chen" w:date="2025-12-18T10:39:00Z" w16du:dateUtc="2025-12-18T02:39:00Z"/>
                    <w:rFonts w:ascii="Times New Roman" w:hAnsi="Times New Roman" w:cs="Times New Roman"/>
                    <w:i/>
                    <w:iCs/>
                    <w:color w:val="000000"/>
                    <w:kern w:val="0"/>
                    <w:szCs w:val="20"/>
                  </w:rPr>
                </w:rPrChange>
              </w:rPr>
            </w:pPr>
            <w:ins w:id="1315" w:author="Yali Chen" w:date="2025-12-18T10:39:00Z" w16du:dateUtc="2025-12-18T02:39:00Z">
              <w:r w:rsidRPr="00EF3BE9">
                <w:rPr>
                  <w:rFonts w:ascii="Times New Roman" w:hAnsi="Times New Roman" w:cs="Times New Roman"/>
                  <w:i/>
                  <w:iCs/>
                  <w:strike/>
                  <w:color w:val="EE0000"/>
                  <w:kern w:val="0"/>
                  <w:szCs w:val="20"/>
                  <w:rPrChange w:id="1316" w:author="Yali Chen" w:date="2026-01-27T11:28:00Z" w16du:dateUtc="2026-01-27T03:28:00Z">
                    <w:rPr>
                      <w:rFonts w:ascii="Times New Roman" w:hAnsi="Times New Roman" w:cs="Times New Roman"/>
                      <w:i/>
                      <w:iCs/>
                      <w:color w:val="000000"/>
                      <w:kern w:val="0"/>
                      <w:szCs w:val="20"/>
                    </w:rPr>
                  </w:rPrChange>
                </w:rPr>
                <w:t>11241202001</w:t>
              </w:r>
            </w:ins>
          </w:p>
        </w:tc>
        <w:tc>
          <w:tcPr>
            <w:tcW w:w="4678" w:type="dxa"/>
            <w:tcBorders>
              <w:top w:val="single" w:sz="4" w:space="0" w:color="auto"/>
              <w:left w:val="nil"/>
              <w:bottom w:val="single" w:sz="4" w:space="0" w:color="auto"/>
              <w:right w:val="single" w:sz="4" w:space="0" w:color="auto"/>
            </w:tcBorders>
            <w:noWrap/>
            <w:vAlign w:val="bottom"/>
            <w:hideMark/>
          </w:tcPr>
          <w:p w14:paraId="417A2871" w14:textId="77777777" w:rsidR="005F2A24" w:rsidRPr="00EF3BE9" w:rsidRDefault="005F2A24">
            <w:pPr>
              <w:widowControl/>
              <w:jc w:val="left"/>
              <w:rPr>
                <w:ins w:id="1317" w:author="Yali Chen" w:date="2025-12-18T10:39:00Z" w16du:dateUtc="2025-12-18T02:39:00Z"/>
                <w:rFonts w:ascii="Times New Roman" w:hAnsi="Times New Roman" w:cs="Times New Roman"/>
                <w:i/>
                <w:iCs/>
                <w:strike/>
                <w:color w:val="EE0000"/>
                <w:kern w:val="0"/>
                <w:szCs w:val="20"/>
                <w:rPrChange w:id="1318" w:author="Yali Chen" w:date="2026-01-27T11:28:00Z" w16du:dateUtc="2026-01-27T03:28:00Z">
                  <w:rPr>
                    <w:ins w:id="1319" w:author="Yali Chen" w:date="2025-12-18T10:39:00Z" w16du:dateUtc="2025-12-18T02:39:00Z"/>
                    <w:rFonts w:ascii="Times New Roman" w:hAnsi="Times New Roman" w:cs="Times New Roman"/>
                    <w:i/>
                    <w:iCs/>
                    <w:color w:val="000000"/>
                    <w:kern w:val="0"/>
                    <w:szCs w:val="20"/>
                  </w:rPr>
                </w:rPrChange>
              </w:rPr>
            </w:pPr>
            <w:ins w:id="1320" w:author="Yali Chen" w:date="2025-12-18T10:39:00Z" w16du:dateUtc="2025-12-18T02:39:00Z">
              <w:r w:rsidRPr="00EF3BE9">
                <w:rPr>
                  <w:rFonts w:ascii="Times New Roman" w:hAnsi="Times New Roman" w:cs="Times New Roman"/>
                  <w:i/>
                  <w:iCs/>
                  <w:strike/>
                  <w:color w:val="EE0000"/>
                  <w:kern w:val="0"/>
                  <w:szCs w:val="20"/>
                  <w:rPrChange w:id="1321" w:author="Yali Chen" w:date="2026-01-27T11:28:00Z" w16du:dateUtc="2026-01-27T03:28:00Z">
                    <w:rPr>
                      <w:rFonts w:ascii="Times New Roman" w:hAnsi="Times New Roman" w:cs="Times New Roman"/>
                      <w:i/>
                      <w:iCs/>
                      <w:color w:val="000000"/>
                      <w:kern w:val="0"/>
                      <w:szCs w:val="20"/>
                    </w:rPr>
                  </w:rPrChange>
                </w:rPr>
                <w:t>CAFFEINE;CARBINOXAMINE MALEATE;PSEUDOEPHEDRINE HYDROCHLORIDE</w:t>
              </w:r>
            </w:ins>
          </w:p>
        </w:tc>
        <w:tc>
          <w:tcPr>
            <w:tcW w:w="1013" w:type="dxa"/>
            <w:tcBorders>
              <w:top w:val="single" w:sz="4" w:space="0" w:color="auto"/>
              <w:left w:val="nil"/>
              <w:bottom w:val="single" w:sz="4" w:space="0" w:color="auto"/>
              <w:right w:val="single" w:sz="4" w:space="0" w:color="auto"/>
            </w:tcBorders>
            <w:noWrap/>
            <w:vAlign w:val="bottom"/>
            <w:hideMark/>
          </w:tcPr>
          <w:p w14:paraId="066E6067" w14:textId="77777777" w:rsidR="005F2A24" w:rsidRPr="00EF3BE9" w:rsidRDefault="005F2A24">
            <w:pPr>
              <w:widowControl/>
              <w:jc w:val="left"/>
              <w:rPr>
                <w:ins w:id="1322" w:author="Yali Chen" w:date="2025-12-18T10:39:00Z" w16du:dateUtc="2025-12-18T02:39:00Z"/>
                <w:rFonts w:ascii="Times New Roman" w:hAnsi="Times New Roman" w:cs="Times New Roman"/>
                <w:i/>
                <w:iCs/>
                <w:strike/>
                <w:color w:val="EE0000"/>
                <w:kern w:val="0"/>
                <w:szCs w:val="20"/>
                <w:rPrChange w:id="1323" w:author="Yali Chen" w:date="2026-01-27T11:28:00Z" w16du:dateUtc="2026-01-27T03:28:00Z">
                  <w:rPr>
                    <w:ins w:id="1324" w:author="Yali Chen" w:date="2025-12-18T10:39:00Z" w16du:dateUtc="2025-12-18T02:39:00Z"/>
                    <w:rFonts w:ascii="Times New Roman" w:hAnsi="Times New Roman" w:cs="Times New Roman"/>
                    <w:i/>
                    <w:iCs/>
                    <w:color w:val="000000"/>
                    <w:kern w:val="0"/>
                    <w:szCs w:val="20"/>
                  </w:rPr>
                </w:rPrChange>
              </w:rPr>
            </w:pPr>
            <w:ins w:id="1325" w:author="Yali Chen" w:date="2025-12-18T10:39:00Z" w16du:dateUtc="2025-12-18T02:39:00Z">
              <w:r w:rsidRPr="00EF3BE9">
                <w:rPr>
                  <w:rFonts w:ascii="Times New Roman" w:hAnsi="Times New Roman" w:cs="Times New Roman"/>
                  <w:i/>
                  <w:iCs/>
                  <w:strike/>
                  <w:color w:val="EE0000"/>
                  <w:kern w:val="0"/>
                  <w:szCs w:val="20"/>
                  <w:rPrChange w:id="1326" w:author="Yali Chen" w:date="2026-01-27T11:28:00Z" w16du:dateUtc="2026-01-27T03:28:00Z">
                    <w:rPr>
                      <w:rFonts w:ascii="Times New Roman" w:hAnsi="Times New Roman" w:cs="Times New Roman"/>
                      <w:i/>
                      <w:iCs/>
                      <w:color w:val="000000"/>
                      <w:kern w:val="0"/>
                      <w:szCs w:val="20"/>
                    </w:rPr>
                  </w:rPrChange>
                </w:rPr>
                <w:t>R01BA</w:t>
              </w:r>
            </w:ins>
          </w:p>
        </w:tc>
        <w:tc>
          <w:tcPr>
            <w:tcW w:w="4688" w:type="dxa"/>
            <w:tcBorders>
              <w:top w:val="single" w:sz="4" w:space="0" w:color="auto"/>
              <w:left w:val="nil"/>
              <w:bottom w:val="single" w:sz="4" w:space="0" w:color="auto"/>
              <w:right w:val="single" w:sz="4" w:space="0" w:color="auto"/>
            </w:tcBorders>
            <w:noWrap/>
            <w:vAlign w:val="bottom"/>
            <w:hideMark/>
          </w:tcPr>
          <w:p w14:paraId="537511BB" w14:textId="77777777" w:rsidR="005F2A24" w:rsidRPr="00EF3BE9" w:rsidRDefault="005F2A24">
            <w:pPr>
              <w:widowControl/>
              <w:jc w:val="left"/>
              <w:rPr>
                <w:ins w:id="1327" w:author="Yali Chen" w:date="2025-12-18T10:39:00Z" w16du:dateUtc="2025-12-18T02:39:00Z"/>
                <w:rFonts w:ascii="Times New Roman" w:hAnsi="Times New Roman" w:cs="Times New Roman"/>
                <w:i/>
                <w:iCs/>
                <w:strike/>
                <w:color w:val="EE0000"/>
                <w:kern w:val="0"/>
                <w:szCs w:val="20"/>
                <w:rPrChange w:id="1328" w:author="Yali Chen" w:date="2026-01-27T11:28:00Z" w16du:dateUtc="2026-01-27T03:28:00Z">
                  <w:rPr>
                    <w:ins w:id="1329" w:author="Yali Chen" w:date="2025-12-18T10:39:00Z" w16du:dateUtc="2025-12-18T02:39:00Z"/>
                    <w:rFonts w:ascii="Times New Roman" w:hAnsi="Times New Roman" w:cs="Times New Roman"/>
                    <w:i/>
                    <w:iCs/>
                    <w:color w:val="000000"/>
                    <w:kern w:val="0"/>
                    <w:szCs w:val="20"/>
                  </w:rPr>
                </w:rPrChange>
              </w:rPr>
            </w:pPr>
            <w:ins w:id="1330" w:author="Yali Chen" w:date="2025-12-18T10:39:00Z" w16du:dateUtc="2025-12-18T02:39:00Z">
              <w:r w:rsidRPr="00EF3BE9">
                <w:rPr>
                  <w:rFonts w:ascii="Times New Roman" w:hAnsi="Times New Roman" w:cs="Times New Roman"/>
                  <w:i/>
                  <w:iCs/>
                  <w:strike/>
                  <w:color w:val="EE0000"/>
                  <w:kern w:val="0"/>
                  <w:szCs w:val="20"/>
                  <w:rPrChange w:id="1331" w:author="Yali Chen" w:date="2026-01-27T11:28:00Z" w16du:dateUtc="2026-01-27T03:28:00Z">
                    <w:rPr>
                      <w:rFonts w:ascii="Times New Roman" w:hAnsi="Times New Roman" w:cs="Times New Roman"/>
                      <w:i/>
                      <w:iCs/>
                      <w:color w:val="000000"/>
                      <w:kern w:val="0"/>
                      <w:szCs w:val="20"/>
                    </w:rPr>
                  </w:rPrChange>
                </w:rPr>
                <w:t>RESPIRATORY SYSTEM</w:t>
              </w:r>
            </w:ins>
          </w:p>
        </w:tc>
        <w:tc>
          <w:tcPr>
            <w:tcW w:w="4767" w:type="dxa"/>
            <w:tcBorders>
              <w:top w:val="single" w:sz="4" w:space="0" w:color="auto"/>
              <w:left w:val="nil"/>
              <w:bottom w:val="single" w:sz="4" w:space="0" w:color="auto"/>
              <w:right w:val="single" w:sz="4" w:space="0" w:color="auto"/>
            </w:tcBorders>
            <w:noWrap/>
            <w:vAlign w:val="bottom"/>
            <w:hideMark/>
          </w:tcPr>
          <w:p w14:paraId="4D360342" w14:textId="77777777" w:rsidR="005F2A24" w:rsidRPr="00EF3BE9" w:rsidRDefault="005F2A24">
            <w:pPr>
              <w:widowControl/>
              <w:jc w:val="left"/>
              <w:rPr>
                <w:ins w:id="1332" w:author="Yali Chen" w:date="2025-12-18T10:39:00Z" w16du:dateUtc="2025-12-18T02:39:00Z"/>
                <w:rFonts w:ascii="Times New Roman" w:hAnsi="Times New Roman" w:cs="Times New Roman"/>
                <w:i/>
                <w:iCs/>
                <w:strike/>
                <w:color w:val="EE0000"/>
                <w:kern w:val="0"/>
                <w:szCs w:val="20"/>
                <w:rPrChange w:id="1333" w:author="Yali Chen" w:date="2026-01-27T11:28:00Z" w16du:dateUtc="2026-01-27T03:28:00Z">
                  <w:rPr>
                    <w:ins w:id="1334" w:author="Yali Chen" w:date="2025-12-18T10:39:00Z" w16du:dateUtc="2025-12-18T02:39:00Z"/>
                    <w:rFonts w:ascii="Times New Roman" w:hAnsi="Times New Roman" w:cs="Times New Roman"/>
                    <w:i/>
                    <w:iCs/>
                    <w:color w:val="000000"/>
                    <w:kern w:val="0"/>
                    <w:szCs w:val="20"/>
                  </w:rPr>
                </w:rPrChange>
              </w:rPr>
            </w:pPr>
            <w:ins w:id="1335" w:author="Yali Chen" w:date="2025-12-18T10:39:00Z" w16du:dateUtc="2025-12-18T02:39:00Z">
              <w:r w:rsidRPr="00EF3BE9">
                <w:rPr>
                  <w:rFonts w:ascii="Times New Roman" w:hAnsi="Times New Roman" w:cs="Times New Roman"/>
                  <w:i/>
                  <w:iCs/>
                  <w:strike/>
                  <w:color w:val="EE0000"/>
                  <w:kern w:val="0"/>
                  <w:szCs w:val="20"/>
                  <w:rPrChange w:id="1336" w:author="Yali Chen" w:date="2026-01-27T11:28:00Z" w16du:dateUtc="2026-01-27T03:28:00Z">
                    <w:rPr>
                      <w:rFonts w:ascii="Times New Roman" w:hAnsi="Times New Roman" w:cs="Times New Roman"/>
                      <w:i/>
                      <w:iCs/>
                      <w:color w:val="000000"/>
                      <w:kern w:val="0"/>
                      <w:szCs w:val="20"/>
                    </w:rPr>
                  </w:rPrChange>
                </w:rPr>
                <w:t>NASAL PREPARATIONS</w:t>
              </w:r>
            </w:ins>
          </w:p>
        </w:tc>
        <w:tc>
          <w:tcPr>
            <w:tcW w:w="2812" w:type="dxa"/>
            <w:tcBorders>
              <w:top w:val="single" w:sz="4" w:space="0" w:color="auto"/>
              <w:left w:val="nil"/>
              <w:bottom w:val="single" w:sz="4" w:space="0" w:color="auto"/>
              <w:right w:val="single" w:sz="4" w:space="0" w:color="auto"/>
            </w:tcBorders>
            <w:noWrap/>
            <w:vAlign w:val="bottom"/>
            <w:hideMark/>
          </w:tcPr>
          <w:p w14:paraId="2C27CA07" w14:textId="77777777" w:rsidR="005F2A24" w:rsidRPr="00EF3BE9" w:rsidRDefault="005F2A24">
            <w:pPr>
              <w:widowControl/>
              <w:jc w:val="left"/>
              <w:rPr>
                <w:ins w:id="1337" w:author="Yali Chen" w:date="2025-12-18T10:39:00Z" w16du:dateUtc="2025-12-18T02:39:00Z"/>
                <w:rFonts w:ascii="Times New Roman" w:hAnsi="Times New Roman" w:cs="Times New Roman"/>
                <w:i/>
                <w:iCs/>
                <w:strike/>
                <w:color w:val="EE0000"/>
                <w:kern w:val="0"/>
                <w:sz w:val="22"/>
                <w:rPrChange w:id="1338" w:author="Yali Chen" w:date="2026-01-27T11:28:00Z" w16du:dateUtc="2026-01-27T03:28:00Z">
                  <w:rPr>
                    <w:ins w:id="1339" w:author="Yali Chen" w:date="2025-12-18T10:39:00Z" w16du:dateUtc="2025-12-18T02:39:00Z"/>
                    <w:rFonts w:ascii="Times New Roman" w:hAnsi="Times New Roman" w:cs="Times New Roman"/>
                    <w:i/>
                    <w:iCs/>
                    <w:color w:val="000000"/>
                    <w:kern w:val="0"/>
                    <w:sz w:val="22"/>
                  </w:rPr>
                </w:rPrChange>
              </w:rPr>
            </w:pPr>
            <w:ins w:id="1340" w:author="Yali Chen" w:date="2025-12-18T10:39:00Z" w16du:dateUtc="2025-12-18T02:39:00Z">
              <w:r w:rsidRPr="00EF3BE9">
                <w:rPr>
                  <w:rFonts w:ascii="Times New Roman" w:hAnsi="Times New Roman" w:cs="Times New Roman"/>
                  <w:i/>
                  <w:iCs/>
                  <w:strike/>
                  <w:color w:val="EE0000"/>
                  <w:kern w:val="0"/>
                  <w:sz w:val="22"/>
                  <w:rPrChange w:id="1341" w:author="Yali Chen" w:date="2026-01-27T11:28:00Z" w16du:dateUtc="2026-01-27T03:28:00Z">
                    <w:rPr>
                      <w:rFonts w:ascii="Times New Roman" w:hAnsi="Times New Roman" w:cs="Times New Roman"/>
                      <w:i/>
                      <w:iCs/>
                      <w:color w:val="000000"/>
                      <w:kern w:val="0"/>
                      <w:sz w:val="22"/>
                    </w:rPr>
                  </w:rPrChange>
                </w:rPr>
                <w:t>NASAL DECONGESTANTS FOR SYSTEMIC USE</w:t>
              </w:r>
            </w:ins>
          </w:p>
        </w:tc>
        <w:tc>
          <w:tcPr>
            <w:tcW w:w="3035" w:type="dxa"/>
            <w:tcBorders>
              <w:top w:val="single" w:sz="4" w:space="0" w:color="auto"/>
              <w:left w:val="nil"/>
              <w:bottom w:val="single" w:sz="4" w:space="0" w:color="auto"/>
              <w:right w:val="single" w:sz="4" w:space="0" w:color="auto"/>
            </w:tcBorders>
            <w:noWrap/>
            <w:vAlign w:val="bottom"/>
            <w:hideMark/>
          </w:tcPr>
          <w:p w14:paraId="0D7E3A39" w14:textId="77777777" w:rsidR="005F2A24" w:rsidRPr="00EF3BE9" w:rsidRDefault="005F2A24">
            <w:pPr>
              <w:widowControl/>
              <w:jc w:val="left"/>
              <w:rPr>
                <w:ins w:id="1342" w:author="Yali Chen" w:date="2025-12-18T10:39:00Z" w16du:dateUtc="2025-12-18T02:39:00Z"/>
                <w:rFonts w:ascii="Times New Roman" w:hAnsi="Times New Roman" w:cs="Times New Roman"/>
                <w:i/>
                <w:iCs/>
                <w:strike/>
                <w:color w:val="EE0000"/>
                <w:kern w:val="0"/>
                <w:sz w:val="22"/>
                <w:rPrChange w:id="1343" w:author="Yali Chen" w:date="2026-01-27T11:28:00Z" w16du:dateUtc="2026-01-27T03:28:00Z">
                  <w:rPr>
                    <w:ins w:id="1344" w:author="Yali Chen" w:date="2025-12-18T10:39:00Z" w16du:dateUtc="2025-12-18T02:39:00Z"/>
                    <w:rFonts w:ascii="Times New Roman" w:hAnsi="Times New Roman" w:cs="Times New Roman"/>
                    <w:i/>
                    <w:iCs/>
                    <w:color w:val="000000"/>
                    <w:kern w:val="0"/>
                    <w:sz w:val="22"/>
                  </w:rPr>
                </w:rPrChange>
              </w:rPr>
            </w:pPr>
            <w:ins w:id="1345" w:author="Yali Chen" w:date="2025-12-18T10:39:00Z" w16du:dateUtc="2025-12-18T02:39:00Z">
              <w:r w:rsidRPr="00EF3BE9">
                <w:rPr>
                  <w:rFonts w:ascii="Times New Roman" w:hAnsi="Times New Roman" w:cs="Times New Roman"/>
                  <w:i/>
                  <w:iCs/>
                  <w:strike/>
                  <w:color w:val="EE0000"/>
                  <w:kern w:val="0"/>
                  <w:sz w:val="22"/>
                  <w:rPrChange w:id="1346" w:author="Yali Chen" w:date="2026-01-27T11:28:00Z" w16du:dateUtc="2026-01-27T03:28:00Z">
                    <w:rPr>
                      <w:rFonts w:ascii="Times New Roman" w:hAnsi="Times New Roman" w:cs="Times New Roman"/>
                      <w:i/>
                      <w:iCs/>
                      <w:color w:val="000000"/>
                      <w:kern w:val="0"/>
                      <w:sz w:val="22"/>
                    </w:rPr>
                  </w:rPrChange>
                </w:rPr>
                <w:t>SYMPATHOMIMETICS</w:t>
              </w:r>
            </w:ins>
          </w:p>
        </w:tc>
      </w:tr>
      <w:tr w:rsidR="005F2A24" w:rsidRPr="00EF3BE9" w14:paraId="63896AC8" w14:textId="77777777">
        <w:trPr>
          <w:trHeight w:val="300"/>
          <w:ins w:id="1347" w:author="Yali Chen" w:date="2025-12-18T10:39:00Z"/>
        </w:trPr>
        <w:tc>
          <w:tcPr>
            <w:tcW w:w="1967" w:type="dxa"/>
            <w:tcBorders>
              <w:top w:val="nil"/>
              <w:left w:val="single" w:sz="4" w:space="0" w:color="auto"/>
              <w:bottom w:val="single" w:sz="4" w:space="0" w:color="auto"/>
              <w:right w:val="single" w:sz="4" w:space="0" w:color="auto"/>
            </w:tcBorders>
            <w:noWrap/>
            <w:vAlign w:val="bottom"/>
            <w:hideMark/>
          </w:tcPr>
          <w:p w14:paraId="2A8D8E7C" w14:textId="77777777" w:rsidR="005F2A24" w:rsidRPr="00EF3BE9" w:rsidRDefault="005F2A24">
            <w:pPr>
              <w:widowControl/>
              <w:jc w:val="left"/>
              <w:rPr>
                <w:ins w:id="1348" w:author="Yali Chen" w:date="2025-12-18T10:39:00Z" w16du:dateUtc="2025-12-18T02:39:00Z"/>
                <w:rFonts w:ascii="Times New Roman" w:hAnsi="Times New Roman" w:cs="Times New Roman"/>
                <w:i/>
                <w:iCs/>
                <w:strike/>
                <w:color w:val="EE0000"/>
                <w:kern w:val="0"/>
                <w:szCs w:val="20"/>
                <w:rPrChange w:id="1349" w:author="Yali Chen" w:date="2026-01-27T11:28:00Z" w16du:dateUtc="2026-01-27T03:28:00Z">
                  <w:rPr>
                    <w:ins w:id="1350" w:author="Yali Chen" w:date="2025-12-18T10:39:00Z" w16du:dateUtc="2025-12-18T02:39:00Z"/>
                    <w:rFonts w:ascii="Times New Roman" w:hAnsi="Times New Roman" w:cs="Times New Roman"/>
                    <w:i/>
                    <w:iCs/>
                    <w:color w:val="000000"/>
                    <w:kern w:val="0"/>
                    <w:szCs w:val="20"/>
                  </w:rPr>
                </w:rPrChange>
              </w:rPr>
            </w:pPr>
            <w:ins w:id="1351" w:author="Yali Chen" w:date="2025-12-18T10:39:00Z" w16du:dateUtc="2025-12-18T02:39:00Z">
              <w:r w:rsidRPr="00EF3BE9">
                <w:rPr>
                  <w:rFonts w:ascii="Times New Roman" w:hAnsi="Times New Roman" w:cs="Times New Roman"/>
                  <w:i/>
                  <w:iCs/>
                  <w:strike/>
                  <w:color w:val="EE0000"/>
                  <w:kern w:val="0"/>
                  <w:szCs w:val="20"/>
                  <w:rPrChange w:id="1352" w:author="Yali Chen" w:date="2026-01-27T11:28:00Z" w16du:dateUtc="2026-01-27T03:28:00Z">
                    <w:rPr>
                      <w:rFonts w:ascii="Times New Roman" w:hAnsi="Times New Roman" w:cs="Times New Roman"/>
                      <w:i/>
                      <w:iCs/>
                      <w:color w:val="000000"/>
                      <w:kern w:val="0"/>
                      <w:szCs w:val="20"/>
                    </w:rPr>
                  </w:rPrChange>
                </w:rPr>
                <w:t>Tocilizumab</w:t>
              </w:r>
            </w:ins>
          </w:p>
        </w:tc>
        <w:tc>
          <w:tcPr>
            <w:tcW w:w="1227" w:type="dxa"/>
            <w:tcBorders>
              <w:top w:val="nil"/>
              <w:left w:val="nil"/>
              <w:bottom w:val="single" w:sz="4" w:space="0" w:color="auto"/>
              <w:right w:val="single" w:sz="4" w:space="0" w:color="auto"/>
            </w:tcBorders>
            <w:noWrap/>
            <w:vAlign w:val="bottom"/>
            <w:hideMark/>
          </w:tcPr>
          <w:p w14:paraId="139FFF32" w14:textId="77777777" w:rsidR="005F2A24" w:rsidRPr="00EF3BE9" w:rsidRDefault="005F2A24">
            <w:pPr>
              <w:widowControl/>
              <w:jc w:val="left"/>
              <w:rPr>
                <w:ins w:id="1353" w:author="Yali Chen" w:date="2025-12-18T10:39:00Z" w16du:dateUtc="2025-12-18T02:39:00Z"/>
                <w:rFonts w:ascii="Times New Roman" w:hAnsi="Times New Roman" w:cs="Times New Roman"/>
                <w:i/>
                <w:iCs/>
                <w:strike/>
                <w:color w:val="EE0000"/>
                <w:kern w:val="0"/>
                <w:szCs w:val="20"/>
                <w:rPrChange w:id="1354" w:author="Yali Chen" w:date="2026-01-27T11:28:00Z" w16du:dateUtc="2026-01-27T03:28:00Z">
                  <w:rPr>
                    <w:ins w:id="1355" w:author="Yali Chen" w:date="2025-12-18T10:39:00Z" w16du:dateUtc="2025-12-18T02:39:00Z"/>
                    <w:rFonts w:ascii="Times New Roman" w:hAnsi="Times New Roman" w:cs="Times New Roman"/>
                    <w:i/>
                    <w:iCs/>
                    <w:color w:val="000000"/>
                    <w:kern w:val="0"/>
                    <w:szCs w:val="20"/>
                  </w:rPr>
                </w:rPrChange>
              </w:rPr>
            </w:pPr>
            <w:ins w:id="1356" w:author="Yali Chen" w:date="2025-12-18T10:39:00Z" w16du:dateUtc="2025-12-18T02:39:00Z">
              <w:r w:rsidRPr="00EF3BE9">
                <w:rPr>
                  <w:rFonts w:ascii="Times New Roman" w:hAnsi="Times New Roman" w:cs="Times New Roman"/>
                  <w:i/>
                  <w:iCs/>
                  <w:strike/>
                  <w:color w:val="EE0000"/>
                  <w:kern w:val="0"/>
                  <w:szCs w:val="20"/>
                  <w:rPrChange w:id="1357" w:author="Yali Chen" w:date="2026-01-27T11:28:00Z" w16du:dateUtc="2026-01-27T03:28:00Z">
                    <w:rPr>
                      <w:rFonts w:ascii="Times New Roman" w:hAnsi="Times New Roman" w:cs="Times New Roman"/>
                      <w:i/>
                      <w:iCs/>
                      <w:color w:val="000000"/>
                      <w:kern w:val="0"/>
                      <w:szCs w:val="20"/>
                    </w:rPr>
                  </w:rPrChange>
                </w:rPr>
                <w:t>01759101001</w:t>
              </w:r>
            </w:ins>
          </w:p>
        </w:tc>
        <w:tc>
          <w:tcPr>
            <w:tcW w:w="2147" w:type="dxa"/>
            <w:tcBorders>
              <w:top w:val="nil"/>
              <w:left w:val="nil"/>
              <w:bottom w:val="single" w:sz="4" w:space="0" w:color="auto"/>
              <w:right w:val="single" w:sz="4" w:space="0" w:color="auto"/>
            </w:tcBorders>
            <w:noWrap/>
            <w:vAlign w:val="bottom"/>
            <w:hideMark/>
          </w:tcPr>
          <w:p w14:paraId="7C0DD3F6" w14:textId="77777777" w:rsidR="005F2A24" w:rsidRPr="00EF3BE9" w:rsidRDefault="005F2A24">
            <w:pPr>
              <w:widowControl/>
              <w:jc w:val="left"/>
              <w:rPr>
                <w:ins w:id="1358" w:author="Yali Chen" w:date="2025-12-18T10:39:00Z" w16du:dateUtc="2025-12-18T02:39:00Z"/>
                <w:rFonts w:ascii="Times New Roman" w:hAnsi="Times New Roman" w:cs="Times New Roman"/>
                <w:i/>
                <w:iCs/>
                <w:strike/>
                <w:color w:val="EE0000"/>
                <w:kern w:val="0"/>
                <w:szCs w:val="20"/>
                <w:rPrChange w:id="1359" w:author="Yali Chen" w:date="2026-01-27T11:28:00Z" w16du:dateUtc="2026-01-27T03:28:00Z">
                  <w:rPr>
                    <w:ins w:id="1360" w:author="Yali Chen" w:date="2025-12-18T10:39:00Z" w16du:dateUtc="2025-12-18T02:39:00Z"/>
                    <w:rFonts w:ascii="Times New Roman" w:hAnsi="Times New Roman" w:cs="Times New Roman"/>
                    <w:i/>
                    <w:iCs/>
                    <w:color w:val="000000"/>
                    <w:kern w:val="0"/>
                    <w:szCs w:val="20"/>
                  </w:rPr>
                </w:rPrChange>
              </w:rPr>
            </w:pPr>
            <w:ins w:id="1361" w:author="Yali Chen" w:date="2025-12-18T10:39:00Z" w16du:dateUtc="2025-12-18T02:39:00Z">
              <w:r w:rsidRPr="00EF3BE9">
                <w:rPr>
                  <w:rFonts w:ascii="Times New Roman" w:hAnsi="Times New Roman" w:cs="Times New Roman"/>
                  <w:i/>
                  <w:iCs/>
                  <w:strike/>
                  <w:color w:val="EE0000"/>
                  <w:kern w:val="0"/>
                  <w:szCs w:val="20"/>
                  <w:rPrChange w:id="1362" w:author="Yali Chen" w:date="2026-01-27T11:28:00Z" w16du:dateUtc="2026-01-27T03:28:00Z">
                    <w:rPr>
                      <w:rFonts w:ascii="Times New Roman" w:hAnsi="Times New Roman" w:cs="Times New Roman"/>
                      <w:i/>
                      <w:iCs/>
                      <w:color w:val="000000"/>
                      <w:kern w:val="0"/>
                      <w:szCs w:val="20"/>
                    </w:rPr>
                  </w:rPrChange>
                </w:rPr>
                <w:t>TOCILIZUMAB</w:t>
              </w:r>
            </w:ins>
          </w:p>
        </w:tc>
        <w:tc>
          <w:tcPr>
            <w:tcW w:w="1227" w:type="dxa"/>
            <w:tcBorders>
              <w:top w:val="nil"/>
              <w:left w:val="nil"/>
              <w:bottom w:val="single" w:sz="4" w:space="0" w:color="auto"/>
              <w:right w:val="single" w:sz="4" w:space="0" w:color="auto"/>
            </w:tcBorders>
            <w:noWrap/>
            <w:vAlign w:val="bottom"/>
            <w:hideMark/>
          </w:tcPr>
          <w:p w14:paraId="39898A6A" w14:textId="77777777" w:rsidR="005F2A24" w:rsidRPr="00EF3BE9" w:rsidRDefault="005F2A24">
            <w:pPr>
              <w:widowControl/>
              <w:jc w:val="left"/>
              <w:rPr>
                <w:ins w:id="1363" w:author="Yali Chen" w:date="2025-12-18T10:39:00Z" w16du:dateUtc="2025-12-18T02:39:00Z"/>
                <w:rFonts w:ascii="Times New Roman" w:hAnsi="Times New Roman" w:cs="Times New Roman"/>
                <w:i/>
                <w:iCs/>
                <w:strike/>
                <w:color w:val="EE0000"/>
                <w:kern w:val="0"/>
                <w:szCs w:val="20"/>
                <w:rPrChange w:id="1364" w:author="Yali Chen" w:date="2026-01-27T11:28:00Z" w16du:dateUtc="2026-01-27T03:28:00Z">
                  <w:rPr>
                    <w:ins w:id="1365" w:author="Yali Chen" w:date="2025-12-18T10:39:00Z" w16du:dateUtc="2025-12-18T02:39:00Z"/>
                    <w:rFonts w:ascii="Times New Roman" w:hAnsi="Times New Roman" w:cs="Times New Roman"/>
                    <w:i/>
                    <w:iCs/>
                    <w:color w:val="000000"/>
                    <w:kern w:val="0"/>
                    <w:szCs w:val="20"/>
                  </w:rPr>
                </w:rPrChange>
              </w:rPr>
            </w:pPr>
            <w:ins w:id="1366" w:author="Yali Chen" w:date="2025-12-18T10:39:00Z" w16du:dateUtc="2025-12-18T02:39:00Z">
              <w:r w:rsidRPr="00EF3BE9">
                <w:rPr>
                  <w:rFonts w:ascii="Times New Roman" w:hAnsi="Times New Roman" w:cs="Times New Roman"/>
                  <w:i/>
                  <w:iCs/>
                  <w:strike/>
                  <w:color w:val="EE0000"/>
                  <w:kern w:val="0"/>
                  <w:szCs w:val="20"/>
                  <w:rPrChange w:id="1367" w:author="Yali Chen" w:date="2026-01-27T11:28:00Z" w16du:dateUtc="2026-01-27T03:28:00Z">
                    <w:rPr>
                      <w:rFonts w:ascii="Times New Roman" w:hAnsi="Times New Roman" w:cs="Times New Roman"/>
                      <w:i/>
                      <w:iCs/>
                      <w:color w:val="000000"/>
                      <w:kern w:val="0"/>
                      <w:szCs w:val="20"/>
                    </w:rPr>
                  </w:rPrChange>
                </w:rPr>
                <w:t>01759101001</w:t>
              </w:r>
            </w:ins>
          </w:p>
        </w:tc>
        <w:tc>
          <w:tcPr>
            <w:tcW w:w="4678" w:type="dxa"/>
            <w:tcBorders>
              <w:top w:val="nil"/>
              <w:left w:val="nil"/>
              <w:bottom w:val="single" w:sz="4" w:space="0" w:color="auto"/>
              <w:right w:val="single" w:sz="4" w:space="0" w:color="auto"/>
            </w:tcBorders>
            <w:noWrap/>
            <w:vAlign w:val="bottom"/>
            <w:hideMark/>
          </w:tcPr>
          <w:p w14:paraId="6C8FDCB2" w14:textId="77777777" w:rsidR="005F2A24" w:rsidRPr="00EF3BE9" w:rsidRDefault="005F2A24">
            <w:pPr>
              <w:widowControl/>
              <w:jc w:val="left"/>
              <w:rPr>
                <w:ins w:id="1368" w:author="Yali Chen" w:date="2025-12-18T10:39:00Z" w16du:dateUtc="2025-12-18T02:39:00Z"/>
                <w:rFonts w:ascii="Times New Roman" w:hAnsi="Times New Roman" w:cs="Times New Roman"/>
                <w:i/>
                <w:iCs/>
                <w:strike/>
                <w:color w:val="EE0000"/>
                <w:kern w:val="0"/>
                <w:szCs w:val="20"/>
                <w:rPrChange w:id="1369" w:author="Yali Chen" w:date="2026-01-27T11:28:00Z" w16du:dateUtc="2026-01-27T03:28:00Z">
                  <w:rPr>
                    <w:ins w:id="1370" w:author="Yali Chen" w:date="2025-12-18T10:39:00Z" w16du:dateUtc="2025-12-18T02:39:00Z"/>
                    <w:rFonts w:ascii="Times New Roman" w:hAnsi="Times New Roman" w:cs="Times New Roman"/>
                    <w:i/>
                    <w:iCs/>
                    <w:color w:val="000000"/>
                    <w:kern w:val="0"/>
                    <w:szCs w:val="20"/>
                  </w:rPr>
                </w:rPrChange>
              </w:rPr>
            </w:pPr>
            <w:ins w:id="1371" w:author="Yali Chen" w:date="2025-12-18T10:39:00Z" w16du:dateUtc="2025-12-18T02:39:00Z">
              <w:r w:rsidRPr="00EF3BE9">
                <w:rPr>
                  <w:rFonts w:ascii="Times New Roman" w:hAnsi="Times New Roman" w:cs="Times New Roman"/>
                  <w:i/>
                  <w:iCs/>
                  <w:strike/>
                  <w:color w:val="EE0000"/>
                  <w:kern w:val="0"/>
                  <w:szCs w:val="20"/>
                  <w:rPrChange w:id="1372" w:author="Yali Chen" w:date="2026-01-27T11:28:00Z" w16du:dateUtc="2026-01-27T03:28:00Z">
                    <w:rPr>
                      <w:rFonts w:ascii="Times New Roman" w:hAnsi="Times New Roman" w:cs="Times New Roman"/>
                      <w:i/>
                      <w:iCs/>
                      <w:color w:val="000000"/>
                      <w:kern w:val="0"/>
                      <w:szCs w:val="20"/>
                    </w:rPr>
                  </w:rPrChange>
                </w:rPr>
                <w:t>TOCILIZUMAB</w:t>
              </w:r>
            </w:ins>
          </w:p>
        </w:tc>
        <w:tc>
          <w:tcPr>
            <w:tcW w:w="1013" w:type="dxa"/>
            <w:tcBorders>
              <w:top w:val="nil"/>
              <w:left w:val="nil"/>
              <w:bottom w:val="single" w:sz="4" w:space="0" w:color="auto"/>
              <w:right w:val="single" w:sz="4" w:space="0" w:color="auto"/>
            </w:tcBorders>
            <w:noWrap/>
            <w:vAlign w:val="bottom"/>
            <w:hideMark/>
          </w:tcPr>
          <w:p w14:paraId="661290D9" w14:textId="77777777" w:rsidR="005F2A24" w:rsidRPr="00EF3BE9" w:rsidRDefault="005F2A24">
            <w:pPr>
              <w:widowControl/>
              <w:jc w:val="left"/>
              <w:rPr>
                <w:ins w:id="1373" w:author="Yali Chen" w:date="2025-12-18T10:39:00Z" w16du:dateUtc="2025-12-18T02:39:00Z"/>
                <w:rFonts w:ascii="Times New Roman" w:hAnsi="Times New Roman" w:cs="Times New Roman"/>
                <w:i/>
                <w:iCs/>
                <w:strike/>
                <w:color w:val="EE0000"/>
                <w:kern w:val="0"/>
                <w:szCs w:val="20"/>
                <w:rPrChange w:id="1374" w:author="Yali Chen" w:date="2026-01-27T11:28:00Z" w16du:dateUtc="2026-01-27T03:28:00Z">
                  <w:rPr>
                    <w:ins w:id="1375" w:author="Yali Chen" w:date="2025-12-18T10:39:00Z" w16du:dateUtc="2025-12-18T02:39:00Z"/>
                    <w:rFonts w:ascii="Times New Roman" w:hAnsi="Times New Roman" w:cs="Times New Roman"/>
                    <w:i/>
                    <w:iCs/>
                    <w:color w:val="000000"/>
                    <w:kern w:val="0"/>
                    <w:szCs w:val="20"/>
                  </w:rPr>
                </w:rPrChange>
              </w:rPr>
            </w:pPr>
            <w:ins w:id="1376" w:author="Yali Chen" w:date="2025-12-18T10:39:00Z" w16du:dateUtc="2025-12-18T02:39:00Z">
              <w:r w:rsidRPr="00EF3BE9">
                <w:rPr>
                  <w:rFonts w:ascii="Times New Roman" w:hAnsi="Times New Roman" w:cs="Times New Roman"/>
                  <w:i/>
                  <w:iCs/>
                  <w:strike/>
                  <w:color w:val="EE0000"/>
                  <w:kern w:val="0"/>
                  <w:szCs w:val="20"/>
                  <w:rPrChange w:id="1377" w:author="Yali Chen" w:date="2026-01-27T11:28:00Z" w16du:dateUtc="2026-01-27T03:28:00Z">
                    <w:rPr>
                      <w:rFonts w:ascii="Times New Roman" w:hAnsi="Times New Roman" w:cs="Times New Roman"/>
                      <w:i/>
                      <w:iCs/>
                      <w:color w:val="000000"/>
                      <w:kern w:val="0"/>
                      <w:szCs w:val="20"/>
                    </w:rPr>
                  </w:rPrChange>
                </w:rPr>
                <w:t>L04AC</w:t>
              </w:r>
            </w:ins>
          </w:p>
        </w:tc>
        <w:tc>
          <w:tcPr>
            <w:tcW w:w="4688" w:type="dxa"/>
            <w:tcBorders>
              <w:top w:val="nil"/>
              <w:left w:val="nil"/>
              <w:bottom w:val="single" w:sz="4" w:space="0" w:color="auto"/>
              <w:right w:val="single" w:sz="4" w:space="0" w:color="auto"/>
            </w:tcBorders>
            <w:noWrap/>
            <w:vAlign w:val="bottom"/>
            <w:hideMark/>
          </w:tcPr>
          <w:p w14:paraId="714BBC28" w14:textId="77777777" w:rsidR="005F2A24" w:rsidRPr="00EF3BE9" w:rsidRDefault="005F2A24">
            <w:pPr>
              <w:widowControl/>
              <w:jc w:val="left"/>
              <w:rPr>
                <w:ins w:id="1378" w:author="Yali Chen" w:date="2025-12-18T10:39:00Z" w16du:dateUtc="2025-12-18T02:39:00Z"/>
                <w:rFonts w:ascii="Times New Roman" w:hAnsi="Times New Roman" w:cs="Times New Roman"/>
                <w:i/>
                <w:iCs/>
                <w:strike/>
                <w:color w:val="EE0000"/>
                <w:kern w:val="0"/>
                <w:szCs w:val="20"/>
                <w:rPrChange w:id="1379" w:author="Yali Chen" w:date="2026-01-27T11:28:00Z" w16du:dateUtc="2026-01-27T03:28:00Z">
                  <w:rPr>
                    <w:ins w:id="1380" w:author="Yali Chen" w:date="2025-12-18T10:39:00Z" w16du:dateUtc="2025-12-18T02:39:00Z"/>
                    <w:rFonts w:ascii="Times New Roman" w:hAnsi="Times New Roman" w:cs="Times New Roman"/>
                    <w:i/>
                    <w:iCs/>
                    <w:color w:val="000000"/>
                    <w:kern w:val="0"/>
                    <w:szCs w:val="20"/>
                  </w:rPr>
                </w:rPrChange>
              </w:rPr>
            </w:pPr>
            <w:ins w:id="1381" w:author="Yali Chen" w:date="2025-12-18T10:39:00Z" w16du:dateUtc="2025-12-18T02:39:00Z">
              <w:r w:rsidRPr="00EF3BE9">
                <w:rPr>
                  <w:rFonts w:ascii="Times New Roman" w:hAnsi="Times New Roman" w:cs="Times New Roman"/>
                  <w:i/>
                  <w:iCs/>
                  <w:strike/>
                  <w:color w:val="EE0000"/>
                  <w:kern w:val="0"/>
                  <w:szCs w:val="20"/>
                  <w:rPrChange w:id="1382" w:author="Yali Chen" w:date="2026-01-27T11:28:00Z" w16du:dateUtc="2026-01-27T03:28:00Z">
                    <w:rPr>
                      <w:rFonts w:ascii="Times New Roman" w:hAnsi="Times New Roman" w:cs="Times New Roman"/>
                      <w:i/>
                      <w:iCs/>
                      <w:color w:val="000000"/>
                      <w:kern w:val="0"/>
                      <w:szCs w:val="20"/>
                    </w:rPr>
                  </w:rPrChange>
                </w:rPr>
                <w:t>ANTINEOPLASTIC AND IMMUNOMODULATING AGENTS</w:t>
              </w:r>
            </w:ins>
          </w:p>
        </w:tc>
        <w:tc>
          <w:tcPr>
            <w:tcW w:w="4767" w:type="dxa"/>
            <w:tcBorders>
              <w:top w:val="nil"/>
              <w:left w:val="nil"/>
              <w:bottom w:val="single" w:sz="4" w:space="0" w:color="auto"/>
              <w:right w:val="single" w:sz="4" w:space="0" w:color="auto"/>
            </w:tcBorders>
            <w:noWrap/>
            <w:vAlign w:val="bottom"/>
            <w:hideMark/>
          </w:tcPr>
          <w:p w14:paraId="017E36E2" w14:textId="77777777" w:rsidR="005F2A24" w:rsidRPr="00EF3BE9" w:rsidRDefault="005F2A24">
            <w:pPr>
              <w:widowControl/>
              <w:jc w:val="left"/>
              <w:rPr>
                <w:ins w:id="1383" w:author="Yali Chen" w:date="2025-12-18T10:39:00Z" w16du:dateUtc="2025-12-18T02:39:00Z"/>
                <w:rFonts w:ascii="Times New Roman" w:hAnsi="Times New Roman" w:cs="Times New Roman"/>
                <w:i/>
                <w:iCs/>
                <w:strike/>
                <w:color w:val="EE0000"/>
                <w:kern w:val="0"/>
                <w:szCs w:val="20"/>
                <w:rPrChange w:id="1384" w:author="Yali Chen" w:date="2026-01-27T11:28:00Z" w16du:dateUtc="2026-01-27T03:28:00Z">
                  <w:rPr>
                    <w:ins w:id="1385" w:author="Yali Chen" w:date="2025-12-18T10:39:00Z" w16du:dateUtc="2025-12-18T02:39:00Z"/>
                    <w:rFonts w:ascii="Times New Roman" w:hAnsi="Times New Roman" w:cs="Times New Roman"/>
                    <w:i/>
                    <w:iCs/>
                    <w:color w:val="000000"/>
                    <w:kern w:val="0"/>
                    <w:szCs w:val="20"/>
                  </w:rPr>
                </w:rPrChange>
              </w:rPr>
            </w:pPr>
            <w:ins w:id="1386" w:author="Yali Chen" w:date="2025-12-18T10:39:00Z" w16du:dateUtc="2025-12-18T02:39:00Z">
              <w:r w:rsidRPr="00EF3BE9">
                <w:rPr>
                  <w:rFonts w:ascii="Times New Roman" w:hAnsi="Times New Roman" w:cs="Times New Roman"/>
                  <w:i/>
                  <w:iCs/>
                  <w:strike/>
                  <w:color w:val="EE0000"/>
                  <w:kern w:val="0"/>
                  <w:szCs w:val="20"/>
                  <w:rPrChange w:id="1387" w:author="Yali Chen" w:date="2026-01-27T11:28:00Z" w16du:dateUtc="2026-01-27T03:28:00Z">
                    <w:rPr>
                      <w:rFonts w:ascii="Times New Roman" w:hAnsi="Times New Roman" w:cs="Times New Roman"/>
                      <w:i/>
                      <w:iCs/>
                      <w:color w:val="000000"/>
                      <w:kern w:val="0"/>
                      <w:szCs w:val="20"/>
                    </w:rPr>
                  </w:rPrChange>
                </w:rPr>
                <w:t>IMMUNOSUPPRESSANTS</w:t>
              </w:r>
            </w:ins>
          </w:p>
        </w:tc>
        <w:tc>
          <w:tcPr>
            <w:tcW w:w="2812" w:type="dxa"/>
            <w:tcBorders>
              <w:top w:val="nil"/>
              <w:left w:val="nil"/>
              <w:bottom w:val="single" w:sz="4" w:space="0" w:color="auto"/>
              <w:right w:val="single" w:sz="4" w:space="0" w:color="auto"/>
            </w:tcBorders>
            <w:noWrap/>
            <w:vAlign w:val="bottom"/>
            <w:hideMark/>
          </w:tcPr>
          <w:p w14:paraId="620C2263" w14:textId="77777777" w:rsidR="005F2A24" w:rsidRPr="00EF3BE9" w:rsidRDefault="005F2A24">
            <w:pPr>
              <w:widowControl/>
              <w:jc w:val="left"/>
              <w:rPr>
                <w:ins w:id="1388" w:author="Yali Chen" w:date="2025-12-18T10:39:00Z" w16du:dateUtc="2025-12-18T02:39:00Z"/>
                <w:rFonts w:ascii="Times New Roman" w:hAnsi="Times New Roman" w:cs="Times New Roman"/>
                <w:i/>
                <w:iCs/>
                <w:strike/>
                <w:color w:val="EE0000"/>
                <w:kern w:val="0"/>
                <w:sz w:val="22"/>
                <w:rPrChange w:id="1389" w:author="Yali Chen" w:date="2026-01-27T11:28:00Z" w16du:dateUtc="2026-01-27T03:28:00Z">
                  <w:rPr>
                    <w:ins w:id="1390" w:author="Yali Chen" w:date="2025-12-18T10:39:00Z" w16du:dateUtc="2025-12-18T02:39:00Z"/>
                    <w:rFonts w:ascii="Times New Roman" w:hAnsi="Times New Roman" w:cs="Times New Roman"/>
                    <w:i/>
                    <w:iCs/>
                    <w:color w:val="000000"/>
                    <w:kern w:val="0"/>
                    <w:sz w:val="22"/>
                  </w:rPr>
                </w:rPrChange>
              </w:rPr>
            </w:pPr>
            <w:ins w:id="1391" w:author="Yali Chen" w:date="2025-12-18T10:39:00Z" w16du:dateUtc="2025-12-18T02:39:00Z">
              <w:r w:rsidRPr="00EF3BE9">
                <w:rPr>
                  <w:rFonts w:ascii="Times New Roman" w:hAnsi="Times New Roman" w:cs="Times New Roman"/>
                  <w:i/>
                  <w:iCs/>
                  <w:strike/>
                  <w:color w:val="EE0000"/>
                  <w:kern w:val="0"/>
                  <w:sz w:val="22"/>
                  <w:rPrChange w:id="1392" w:author="Yali Chen" w:date="2026-01-27T11:28:00Z" w16du:dateUtc="2026-01-27T03:28:00Z">
                    <w:rPr>
                      <w:rFonts w:ascii="Times New Roman" w:hAnsi="Times New Roman" w:cs="Times New Roman"/>
                      <w:i/>
                      <w:iCs/>
                      <w:color w:val="000000"/>
                      <w:kern w:val="0"/>
                      <w:sz w:val="22"/>
                    </w:rPr>
                  </w:rPrChange>
                </w:rPr>
                <w:t>IMMUNOSUPPRESSANTS</w:t>
              </w:r>
            </w:ins>
          </w:p>
        </w:tc>
        <w:tc>
          <w:tcPr>
            <w:tcW w:w="3035" w:type="dxa"/>
            <w:tcBorders>
              <w:top w:val="nil"/>
              <w:left w:val="nil"/>
              <w:bottom w:val="single" w:sz="4" w:space="0" w:color="auto"/>
              <w:right w:val="single" w:sz="4" w:space="0" w:color="auto"/>
            </w:tcBorders>
            <w:noWrap/>
            <w:vAlign w:val="bottom"/>
            <w:hideMark/>
          </w:tcPr>
          <w:p w14:paraId="06902934" w14:textId="77777777" w:rsidR="005F2A24" w:rsidRPr="00EF3BE9" w:rsidRDefault="005F2A24">
            <w:pPr>
              <w:widowControl/>
              <w:jc w:val="left"/>
              <w:rPr>
                <w:ins w:id="1393" w:author="Yali Chen" w:date="2025-12-18T10:39:00Z" w16du:dateUtc="2025-12-18T02:39:00Z"/>
                <w:rFonts w:ascii="Times New Roman" w:hAnsi="Times New Roman" w:cs="Times New Roman"/>
                <w:i/>
                <w:iCs/>
                <w:strike/>
                <w:color w:val="EE0000"/>
                <w:kern w:val="0"/>
                <w:sz w:val="22"/>
                <w:rPrChange w:id="1394" w:author="Yali Chen" w:date="2026-01-27T11:28:00Z" w16du:dateUtc="2026-01-27T03:28:00Z">
                  <w:rPr>
                    <w:ins w:id="1395" w:author="Yali Chen" w:date="2025-12-18T10:39:00Z" w16du:dateUtc="2025-12-18T02:39:00Z"/>
                    <w:rFonts w:ascii="Times New Roman" w:hAnsi="Times New Roman" w:cs="Times New Roman"/>
                    <w:i/>
                    <w:iCs/>
                    <w:color w:val="000000"/>
                    <w:kern w:val="0"/>
                    <w:sz w:val="22"/>
                  </w:rPr>
                </w:rPrChange>
              </w:rPr>
            </w:pPr>
            <w:ins w:id="1396" w:author="Yali Chen" w:date="2025-12-18T10:39:00Z" w16du:dateUtc="2025-12-18T02:39:00Z">
              <w:r w:rsidRPr="00EF3BE9">
                <w:rPr>
                  <w:rFonts w:ascii="Times New Roman" w:hAnsi="Times New Roman" w:cs="Times New Roman"/>
                  <w:i/>
                  <w:iCs/>
                  <w:strike/>
                  <w:color w:val="EE0000"/>
                  <w:kern w:val="0"/>
                  <w:sz w:val="22"/>
                  <w:rPrChange w:id="1397" w:author="Yali Chen" w:date="2026-01-27T11:28:00Z" w16du:dateUtc="2026-01-27T03:28:00Z">
                    <w:rPr>
                      <w:rFonts w:ascii="Times New Roman" w:hAnsi="Times New Roman" w:cs="Times New Roman"/>
                      <w:i/>
                      <w:iCs/>
                      <w:color w:val="000000"/>
                      <w:kern w:val="0"/>
                      <w:sz w:val="22"/>
                    </w:rPr>
                  </w:rPrChange>
                </w:rPr>
                <w:t>INTERLEUKIN INHIBITORS</w:t>
              </w:r>
            </w:ins>
          </w:p>
        </w:tc>
      </w:tr>
      <w:tr w:rsidR="005F2A24" w:rsidRPr="00EF3BE9" w14:paraId="738B7C58" w14:textId="77777777">
        <w:trPr>
          <w:trHeight w:val="300"/>
          <w:ins w:id="1398" w:author="Yali Chen" w:date="2025-12-18T10:39:00Z"/>
        </w:trPr>
        <w:tc>
          <w:tcPr>
            <w:tcW w:w="1967" w:type="dxa"/>
            <w:tcBorders>
              <w:top w:val="nil"/>
              <w:left w:val="single" w:sz="4" w:space="0" w:color="auto"/>
              <w:bottom w:val="single" w:sz="4" w:space="0" w:color="auto"/>
              <w:right w:val="single" w:sz="4" w:space="0" w:color="auto"/>
            </w:tcBorders>
            <w:noWrap/>
            <w:vAlign w:val="bottom"/>
            <w:hideMark/>
          </w:tcPr>
          <w:p w14:paraId="29D27205" w14:textId="77777777" w:rsidR="005F2A24" w:rsidRPr="00EF3BE9" w:rsidRDefault="005F2A24">
            <w:pPr>
              <w:widowControl/>
              <w:jc w:val="left"/>
              <w:rPr>
                <w:ins w:id="1399" w:author="Yali Chen" w:date="2025-12-18T10:39:00Z" w16du:dateUtc="2025-12-18T02:39:00Z"/>
                <w:rFonts w:ascii="Times New Roman" w:hAnsi="Times New Roman" w:cs="Times New Roman"/>
                <w:i/>
                <w:iCs/>
                <w:strike/>
                <w:color w:val="EE0000"/>
                <w:kern w:val="0"/>
                <w:szCs w:val="20"/>
                <w:rPrChange w:id="1400" w:author="Yali Chen" w:date="2026-01-27T11:28:00Z" w16du:dateUtc="2026-01-27T03:28:00Z">
                  <w:rPr>
                    <w:ins w:id="1401" w:author="Yali Chen" w:date="2025-12-18T10:39:00Z" w16du:dateUtc="2025-12-18T02:39:00Z"/>
                    <w:rFonts w:ascii="Times New Roman" w:hAnsi="Times New Roman" w:cs="Times New Roman"/>
                    <w:i/>
                    <w:iCs/>
                    <w:color w:val="000000"/>
                    <w:kern w:val="0"/>
                    <w:szCs w:val="20"/>
                  </w:rPr>
                </w:rPrChange>
              </w:rPr>
            </w:pPr>
            <w:ins w:id="1402" w:author="Yali Chen" w:date="2025-12-18T10:39:00Z" w16du:dateUtc="2025-12-18T02:39:00Z">
              <w:r w:rsidRPr="00EF3BE9">
                <w:rPr>
                  <w:rFonts w:ascii="Times New Roman" w:hAnsi="Times New Roman" w:cs="Times New Roman"/>
                  <w:i/>
                  <w:iCs/>
                  <w:strike/>
                  <w:color w:val="EE0000"/>
                  <w:kern w:val="0"/>
                  <w:szCs w:val="20"/>
                  <w:rPrChange w:id="1403" w:author="Yali Chen" w:date="2026-01-27T11:28:00Z" w16du:dateUtc="2026-01-27T03:28:00Z">
                    <w:rPr>
                      <w:rFonts w:ascii="Times New Roman" w:hAnsi="Times New Roman" w:cs="Times New Roman"/>
                      <w:i/>
                      <w:iCs/>
                      <w:color w:val="000000"/>
                      <w:kern w:val="0"/>
                      <w:szCs w:val="20"/>
                    </w:rPr>
                  </w:rPrChange>
                </w:rPr>
                <w:t>CTX</w:t>
              </w:r>
            </w:ins>
          </w:p>
        </w:tc>
        <w:tc>
          <w:tcPr>
            <w:tcW w:w="1227" w:type="dxa"/>
            <w:tcBorders>
              <w:top w:val="nil"/>
              <w:left w:val="nil"/>
              <w:bottom w:val="single" w:sz="4" w:space="0" w:color="auto"/>
              <w:right w:val="single" w:sz="4" w:space="0" w:color="auto"/>
            </w:tcBorders>
            <w:noWrap/>
            <w:vAlign w:val="bottom"/>
            <w:hideMark/>
          </w:tcPr>
          <w:p w14:paraId="096CEADC" w14:textId="77777777" w:rsidR="005F2A24" w:rsidRPr="00EF3BE9" w:rsidRDefault="005F2A24">
            <w:pPr>
              <w:widowControl/>
              <w:jc w:val="left"/>
              <w:rPr>
                <w:ins w:id="1404" w:author="Yali Chen" w:date="2025-12-18T10:39:00Z" w16du:dateUtc="2025-12-18T02:39:00Z"/>
                <w:rFonts w:ascii="Times New Roman" w:hAnsi="Times New Roman" w:cs="Times New Roman"/>
                <w:i/>
                <w:iCs/>
                <w:strike/>
                <w:color w:val="EE0000"/>
                <w:kern w:val="0"/>
                <w:szCs w:val="20"/>
                <w:rPrChange w:id="1405" w:author="Yali Chen" w:date="2026-01-27T11:28:00Z" w16du:dateUtc="2026-01-27T03:28:00Z">
                  <w:rPr>
                    <w:ins w:id="1406" w:author="Yali Chen" w:date="2025-12-18T10:39:00Z" w16du:dateUtc="2025-12-18T02:39:00Z"/>
                    <w:rFonts w:ascii="Times New Roman" w:hAnsi="Times New Roman" w:cs="Times New Roman"/>
                    <w:i/>
                    <w:iCs/>
                    <w:color w:val="000000"/>
                    <w:kern w:val="0"/>
                    <w:szCs w:val="20"/>
                  </w:rPr>
                </w:rPrChange>
              </w:rPr>
            </w:pPr>
            <w:ins w:id="1407" w:author="Yali Chen" w:date="2025-12-18T10:39:00Z" w16du:dateUtc="2025-12-18T02:39:00Z">
              <w:r w:rsidRPr="00EF3BE9">
                <w:rPr>
                  <w:rFonts w:ascii="Times New Roman" w:hAnsi="Times New Roman" w:cs="Times New Roman"/>
                  <w:i/>
                  <w:iCs/>
                  <w:strike/>
                  <w:color w:val="EE0000"/>
                  <w:kern w:val="0"/>
                  <w:szCs w:val="20"/>
                  <w:rPrChange w:id="1408" w:author="Yali Chen" w:date="2026-01-27T11:28:00Z" w16du:dateUtc="2026-01-27T03:28:00Z">
                    <w:rPr>
                      <w:rFonts w:ascii="Times New Roman" w:hAnsi="Times New Roman" w:cs="Times New Roman"/>
                      <w:i/>
                      <w:iCs/>
                      <w:color w:val="000000"/>
                      <w:kern w:val="0"/>
                      <w:szCs w:val="20"/>
                    </w:rPr>
                  </w:rPrChange>
                </w:rPr>
                <w:t>00021101001</w:t>
              </w:r>
            </w:ins>
          </w:p>
        </w:tc>
        <w:tc>
          <w:tcPr>
            <w:tcW w:w="2147" w:type="dxa"/>
            <w:tcBorders>
              <w:top w:val="nil"/>
              <w:left w:val="nil"/>
              <w:bottom w:val="single" w:sz="4" w:space="0" w:color="auto"/>
              <w:right w:val="single" w:sz="4" w:space="0" w:color="auto"/>
            </w:tcBorders>
            <w:noWrap/>
            <w:vAlign w:val="bottom"/>
            <w:hideMark/>
          </w:tcPr>
          <w:p w14:paraId="327AA083" w14:textId="77777777" w:rsidR="005F2A24" w:rsidRPr="00EF3BE9" w:rsidRDefault="005F2A24">
            <w:pPr>
              <w:widowControl/>
              <w:jc w:val="left"/>
              <w:rPr>
                <w:ins w:id="1409" w:author="Yali Chen" w:date="2025-12-18T10:39:00Z" w16du:dateUtc="2025-12-18T02:39:00Z"/>
                <w:rFonts w:ascii="Times New Roman" w:hAnsi="Times New Roman" w:cs="Times New Roman"/>
                <w:i/>
                <w:iCs/>
                <w:strike/>
                <w:color w:val="EE0000"/>
                <w:kern w:val="0"/>
                <w:szCs w:val="20"/>
                <w:rPrChange w:id="1410" w:author="Yali Chen" w:date="2026-01-27T11:28:00Z" w16du:dateUtc="2026-01-27T03:28:00Z">
                  <w:rPr>
                    <w:ins w:id="1411" w:author="Yali Chen" w:date="2025-12-18T10:39:00Z" w16du:dateUtc="2025-12-18T02:39:00Z"/>
                    <w:rFonts w:ascii="Times New Roman" w:hAnsi="Times New Roman" w:cs="Times New Roman"/>
                    <w:i/>
                    <w:iCs/>
                    <w:color w:val="000000"/>
                    <w:kern w:val="0"/>
                    <w:szCs w:val="20"/>
                  </w:rPr>
                </w:rPrChange>
              </w:rPr>
            </w:pPr>
            <w:ins w:id="1412" w:author="Yali Chen" w:date="2025-12-18T10:39:00Z" w16du:dateUtc="2025-12-18T02:39:00Z">
              <w:r w:rsidRPr="00EF3BE9">
                <w:rPr>
                  <w:rFonts w:ascii="Times New Roman" w:hAnsi="Times New Roman" w:cs="Times New Roman"/>
                  <w:i/>
                  <w:iCs/>
                  <w:strike/>
                  <w:color w:val="EE0000"/>
                  <w:kern w:val="0"/>
                  <w:szCs w:val="20"/>
                  <w:rPrChange w:id="1413" w:author="Yali Chen" w:date="2026-01-27T11:28:00Z" w16du:dateUtc="2026-01-27T03:28:00Z">
                    <w:rPr>
                      <w:rFonts w:ascii="Times New Roman" w:hAnsi="Times New Roman" w:cs="Times New Roman"/>
                      <w:i/>
                      <w:iCs/>
                      <w:color w:val="000000"/>
                      <w:kern w:val="0"/>
                      <w:szCs w:val="20"/>
                    </w:rPr>
                  </w:rPrChange>
                </w:rPr>
                <w:t>CYCLOPHOSPHAMIDE</w:t>
              </w:r>
            </w:ins>
          </w:p>
        </w:tc>
        <w:tc>
          <w:tcPr>
            <w:tcW w:w="1227" w:type="dxa"/>
            <w:tcBorders>
              <w:top w:val="nil"/>
              <w:left w:val="nil"/>
              <w:bottom w:val="single" w:sz="4" w:space="0" w:color="auto"/>
              <w:right w:val="single" w:sz="4" w:space="0" w:color="auto"/>
            </w:tcBorders>
            <w:noWrap/>
            <w:vAlign w:val="bottom"/>
            <w:hideMark/>
          </w:tcPr>
          <w:p w14:paraId="256C89F9" w14:textId="77777777" w:rsidR="005F2A24" w:rsidRPr="00EF3BE9" w:rsidRDefault="005F2A24">
            <w:pPr>
              <w:widowControl/>
              <w:jc w:val="left"/>
              <w:rPr>
                <w:ins w:id="1414" w:author="Yali Chen" w:date="2025-12-18T10:39:00Z" w16du:dateUtc="2025-12-18T02:39:00Z"/>
                <w:rFonts w:ascii="Times New Roman" w:hAnsi="Times New Roman" w:cs="Times New Roman"/>
                <w:i/>
                <w:iCs/>
                <w:strike/>
                <w:color w:val="EE0000"/>
                <w:kern w:val="0"/>
                <w:szCs w:val="20"/>
                <w:rPrChange w:id="1415" w:author="Yali Chen" w:date="2026-01-27T11:28:00Z" w16du:dateUtc="2026-01-27T03:28:00Z">
                  <w:rPr>
                    <w:ins w:id="1416" w:author="Yali Chen" w:date="2025-12-18T10:39:00Z" w16du:dateUtc="2025-12-18T02:39:00Z"/>
                    <w:rFonts w:ascii="Times New Roman" w:hAnsi="Times New Roman" w:cs="Times New Roman"/>
                    <w:i/>
                    <w:iCs/>
                    <w:color w:val="000000"/>
                    <w:kern w:val="0"/>
                    <w:szCs w:val="20"/>
                  </w:rPr>
                </w:rPrChange>
              </w:rPr>
            </w:pPr>
            <w:ins w:id="1417" w:author="Yali Chen" w:date="2025-12-18T10:39:00Z" w16du:dateUtc="2025-12-18T02:39:00Z">
              <w:r w:rsidRPr="00EF3BE9">
                <w:rPr>
                  <w:rFonts w:ascii="Times New Roman" w:hAnsi="Times New Roman" w:cs="Times New Roman"/>
                  <w:i/>
                  <w:iCs/>
                  <w:strike/>
                  <w:color w:val="EE0000"/>
                  <w:kern w:val="0"/>
                  <w:szCs w:val="20"/>
                  <w:rPrChange w:id="1418" w:author="Yali Chen" w:date="2026-01-27T11:28:00Z" w16du:dateUtc="2026-01-27T03:28:00Z">
                    <w:rPr>
                      <w:rFonts w:ascii="Times New Roman" w:hAnsi="Times New Roman" w:cs="Times New Roman"/>
                      <w:i/>
                      <w:iCs/>
                      <w:color w:val="000000"/>
                      <w:kern w:val="0"/>
                      <w:szCs w:val="20"/>
                    </w:rPr>
                  </w:rPrChange>
                </w:rPr>
                <w:t>00021101001</w:t>
              </w:r>
            </w:ins>
          </w:p>
        </w:tc>
        <w:tc>
          <w:tcPr>
            <w:tcW w:w="4678" w:type="dxa"/>
            <w:tcBorders>
              <w:top w:val="nil"/>
              <w:left w:val="nil"/>
              <w:bottom w:val="single" w:sz="4" w:space="0" w:color="auto"/>
              <w:right w:val="single" w:sz="4" w:space="0" w:color="auto"/>
            </w:tcBorders>
            <w:noWrap/>
            <w:vAlign w:val="bottom"/>
            <w:hideMark/>
          </w:tcPr>
          <w:p w14:paraId="4FF5DAC4" w14:textId="77777777" w:rsidR="005F2A24" w:rsidRPr="00EF3BE9" w:rsidRDefault="005F2A24">
            <w:pPr>
              <w:widowControl/>
              <w:jc w:val="left"/>
              <w:rPr>
                <w:ins w:id="1419" w:author="Yali Chen" w:date="2025-12-18T10:39:00Z" w16du:dateUtc="2025-12-18T02:39:00Z"/>
                <w:rFonts w:ascii="Times New Roman" w:hAnsi="Times New Roman" w:cs="Times New Roman"/>
                <w:i/>
                <w:iCs/>
                <w:strike/>
                <w:color w:val="EE0000"/>
                <w:kern w:val="0"/>
                <w:szCs w:val="20"/>
                <w:rPrChange w:id="1420" w:author="Yali Chen" w:date="2026-01-27T11:28:00Z" w16du:dateUtc="2026-01-27T03:28:00Z">
                  <w:rPr>
                    <w:ins w:id="1421" w:author="Yali Chen" w:date="2025-12-18T10:39:00Z" w16du:dateUtc="2025-12-18T02:39:00Z"/>
                    <w:rFonts w:ascii="Times New Roman" w:hAnsi="Times New Roman" w:cs="Times New Roman"/>
                    <w:i/>
                    <w:iCs/>
                    <w:color w:val="000000"/>
                    <w:kern w:val="0"/>
                    <w:szCs w:val="20"/>
                  </w:rPr>
                </w:rPrChange>
              </w:rPr>
            </w:pPr>
            <w:ins w:id="1422" w:author="Yali Chen" w:date="2025-12-18T10:39:00Z" w16du:dateUtc="2025-12-18T02:39:00Z">
              <w:r w:rsidRPr="00EF3BE9">
                <w:rPr>
                  <w:rFonts w:ascii="Times New Roman" w:hAnsi="Times New Roman" w:cs="Times New Roman"/>
                  <w:i/>
                  <w:iCs/>
                  <w:strike/>
                  <w:color w:val="EE0000"/>
                  <w:kern w:val="0"/>
                  <w:szCs w:val="20"/>
                  <w:rPrChange w:id="1423" w:author="Yali Chen" w:date="2026-01-27T11:28:00Z" w16du:dateUtc="2026-01-27T03:28:00Z">
                    <w:rPr>
                      <w:rFonts w:ascii="Times New Roman" w:hAnsi="Times New Roman" w:cs="Times New Roman"/>
                      <w:i/>
                      <w:iCs/>
                      <w:color w:val="000000"/>
                      <w:kern w:val="0"/>
                      <w:szCs w:val="20"/>
                    </w:rPr>
                  </w:rPrChange>
                </w:rPr>
                <w:t>CYCLOPHOSPHAMIDE</w:t>
              </w:r>
            </w:ins>
          </w:p>
        </w:tc>
        <w:tc>
          <w:tcPr>
            <w:tcW w:w="1013" w:type="dxa"/>
            <w:tcBorders>
              <w:top w:val="nil"/>
              <w:left w:val="nil"/>
              <w:bottom w:val="single" w:sz="4" w:space="0" w:color="auto"/>
              <w:right w:val="single" w:sz="4" w:space="0" w:color="auto"/>
            </w:tcBorders>
            <w:noWrap/>
            <w:vAlign w:val="bottom"/>
            <w:hideMark/>
          </w:tcPr>
          <w:p w14:paraId="25D66BB8" w14:textId="77777777" w:rsidR="005F2A24" w:rsidRPr="00EF3BE9" w:rsidRDefault="005F2A24">
            <w:pPr>
              <w:widowControl/>
              <w:jc w:val="left"/>
              <w:rPr>
                <w:ins w:id="1424" w:author="Yali Chen" w:date="2025-12-18T10:39:00Z" w16du:dateUtc="2025-12-18T02:39:00Z"/>
                <w:rFonts w:ascii="Times New Roman" w:hAnsi="Times New Roman" w:cs="Times New Roman"/>
                <w:i/>
                <w:iCs/>
                <w:strike/>
                <w:color w:val="EE0000"/>
                <w:kern w:val="0"/>
                <w:szCs w:val="20"/>
                <w:rPrChange w:id="1425" w:author="Yali Chen" w:date="2026-01-27T11:28:00Z" w16du:dateUtc="2026-01-27T03:28:00Z">
                  <w:rPr>
                    <w:ins w:id="1426" w:author="Yali Chen" w:date="2025-12-18T10:39:00Z" w16du:dateUtc="2025-12-18T02:39:00Z"/>
                    <w:rFonts w:ascii="Times New Roman" w:hAnsi="Times New Roman" w:cs="Times New Roman"/>
                    <w:i/>
                    <w:iCs/>
                    <w:color w:val="000000"/>
                    <w:kern w:val="0"/>
                    <w:szCs w:val="20"/>
                  </w:rPr>
                </w:rPrChange>
              </w:rPr>
            </w:pPr>
            <w:ins w:id="1427" w:author="Yali Chen" w:date="2025-12-18T10:39:00Z" w16du:dateUtc="2025-12-18T02:39:00Z">
              <w:r w:rsidRPr="00EF3BE9">
                <w:rPr>
                  <w:rFonts w:ascii="Times New Roman" w:hAnsi="Times New Roman" w:cs="Times New Roman"/>
                  <w:i/>
                  <w:iCs/>
                  <w:strike/>
                  <w:color w:val="EE0000"/>
                  <w:kern w:val="0"/>
                  <w:szCs w:val="20"/>
                  <w:rPrChange w:id="1428" w:author="Yali Chen" w:date="2026-01-27T11:28:00Z" w16du:dateUtc="2026-01-27T03:28:00Z">
                    <w:rPr>
                      <w:rFonts w:ascii="Times New Roman" w:hAnsi="Times New Roman" w:cs="Times New Roman"/>
                      <w:i/>
                      <w:iCs/>
                      <w:color w:val="000000"/>
                      <w:kern w:val="0"/>
                      <w:szCs w:val="20"/>
                    </w:rPr>
                  </w:rPrChange>
                </w:rPr>
                <w:t>L01AA</w:t>
              </w:r>
            </w:ins>
          </w:p>
        </w:tc>
        <w:tc>
          <w:tcPr>
            <w:tcW w:w="4688" w:type="dxa"/>
            <w:tcBorders>
              <w:top w:val="nil"/>
              <w:left w:val="nil"/>
              <w:bottom w:val="single" w:sz="4" w:space="0" w:color="auto"/>
              <w:right w:val="single" w:sz="4" w:space="0" w:color="auto"/>
            </w:tcBorders>
            <w:noWrap/>
            <w:vAlign w:val="bottom"/>
            <w:hideMark/>
          </w:tcPr>
          <w:p w14:paraId="2DEF3581" w14:textId="77777777" w:rsidR="005F2A24" w:rsidRPr="00EF3BE9" w:rsidRDefault="005F2A24">
            <w:pPr>
              <w:widowControl/>
              <w:jc w:val="left"/>
              <w:rPr>
                <w:ins w:id="1429" w:author="Yali Chen" w:date="2025-12-18T10:39:00Z" w16du:dateUtc="2025-12-18T02:39:00Z"/>
                <w:rFonts w:ascii="Times New Roman" w:hAnsi="Times New Roman" w:cs="Times New Roman"/>
                <w:i/>
                <w:iCs/>
                <w:strike/>
                <w:color w:val="EE0000"/>
                <w:kern w:val="0"/>
                <w:szCs w:val="20"/>
                <w:rPrChange w:id="1430" w:author="Yali Chen" w:date="2026-01-27T11:28:00Z" w16du:dateUtc="2026-01-27T03:28:00Z">
                  <w:rPr>
                    <w:ins w:id="1431" w:author="Yali Chen" w:date="2025-12-18T10:39:00Z" w16du:dateUtc="2025-12-18T02:39:00Z"/>
                    <w:rFonts w:ascii="Times New Roman" w:hAnsi="Times New Roman" w:cs="Times New Roman"/>
                    <w:i/>
                    <w:iCs/>
                    <w:color w:val="000000"/>
                    <w:kern w:val="0"/>
                    <w:szCs w:val="20"/>
                  </w:rPr>
                </w:rPrChange>
              </w:rPr>
            </w:pPr>
            <w:ins w:id="1432" w:author="Yali Chen" w:date="2025-12-18T10:39:00Z" w16du:dateUtc="2025-12-18T02:39:00Z">
              <w:r w:rsidRPr="00EF3BE9">
                <w:rPr>
                  <w:rFonts w:ascii="Times New Roman" w:hAnsi="Times New Roman" w:cs="Times New Roman"/>
                  <w:i/>
                  <w:iCs/>
                  <w:strike/>
                  <w:color w:val="EE0000"/>
                  <w:kern w:val="0"/>
                  <w:szCs w:val="20"/>
                  <w:rPrChange w:id="1433" w:author="Yali Chen" w:date="2026-01-27T11:28:00Z" w16du:dateUtc="2026-01-27T03:28:00Z">
                    <w:rPr>
                      <w:rFonts w:ascii="Times New Roman" w:hAnsi="Times New Roman" w:cs="Times New Roman"/>
                      <w:i/>
                      <w:iCs/>
                      <w:color w:val="000000"/>
                      <w:kern w:val="0"/>
                      <w:szCs w:val="20"/>
                    </w:rPr>
                  </w:rPrChange>
                </w:rPr>
                <w:t>ANTINEOPLASTIC AND IMMUNOMODULATING AGENTS</w:t>
              </w:r>
            </w:ins>
          </w:p>
        </w:tc>
        <w:tc>
          <w:tcPr>
            <w:tcW w:w="4767" w:type="dxa"/>
            <w:tcBorders>
              <w:top w:val="nil"/>
              <w:left w:val="nil"/>
              <w:bottom w:val="single" w:sz="4" w:space="0" w:color="auto"/>
              <w:right w:val="single" w:sz="4" w:space="0" w:color="auto"/>
            </w:tcBorders>
            <w:noWrap/>
            <w:vAlign w:val="bottom"/>
            <w:hideMark/>
          </w:tcPr>
          <w:p w14:paraId="4CE47087" w14:textId="77777777" w:rsidR="005F2A24" w:rsidRPr="00EF3BE9" w:rsidRDefault="005F2A24">
            <w:pPr>
              <w:widowControl/>
              <w:jc w:val="left"/>
              <w:rPr>
                <w:ins w:id="1434" w:author="Yali Chen" w:date="2025-12-18T10:39:00Z" w16du:dateUtc="2025-12-18T02:39:00Z"/>
                <w:rFonts w:ascii="Times New Roman" w:hAnsi="Times New Roman" w:cs="Times New Roman"/>
                <w:i/>
                <w:iCs/>
                <w:strike/>
                <w:color w:val="EE0000"/>
                <w:kern w:val="0"/>
                <w:szCs w:val="20"/>
                <w:rPrChange w:id="1435" w:author="Yali Chen" w:date="2026-01-27T11:28:00Z" w16du:dateUtc="2026-01-27T03:28:00Z">
                  <w:rPr>
                    <w:ins w:id="1436" w:author="Yali Chen" w:date="2025-12-18T10:39:00Z" w16du:dateUtc="2025-12-18T02:39:00Z"/>
                    <w:rFonts w:ascii="Times New Roman" w:hAnsi="Times New Roman" w:cs="Times New Roman"/>
                    <w:i/>
                    <w:iCs/>
                    <w:color w:val="000000"/>
                    <w:kern w:val="0"/>
                    <w:szCs w:val="20"/>
                  </w:rPr>
                </w:rPrChange>
              </w:rPr>
            </w:pPr>
            <w:ins w:id="1437" w:author="Yali Chen" w:date="2025-12-18T10:39:00Z" w16du:dateUtc="2025-12-18T02:39:00Z">
              <w:r w:rsidRPr="00EF3BE9">
                <w:rPr>
                  <w:rFonts w:ascii="Times New Roman" w:hAnsi="Times New Roman" w:cs="Times New Roman"/>
                  <w:i/>
                  <w:iCs/>
                  <w:strike/>
                  <w:color w:val="EE0000"/>
                  <w:kern w:val="0"/>
                  <w:szCs w:val="20"/>
                  <w:rPrChange w:id="1438" w:author="Yali Chen" w:date="2026-01-27T11:28:00Z" w16du:dateUtc="2026-01-27T03:28:00Z">
                    <w:rPr>
                      <w:rFonts w:ascii="Times New Roman" w:hAnsi="Times New Roman" w:cs="Times New Roman"/>
                      <w:i/>
                      <w:iCs/>
                      <w:color w:val="000000"/>
                      <w:kern w:val="0"/>
                      <w:szCs w:val="20"/>
                    </w:rPr>
                  </w:rPrChange>
                </w:rPr>
                <w:t>ANTINEOPLASTIC AGENTS</w:t>
              </w:r>
            </w:ins>
          </w:p>
        </w:tc>
        <w:tc>
          <w:tcPr>
            <w:tcW w:w="2812" w:type="dxa"/>
            <w:tcBorders>
              <w:top w:val="nil"/>
              <w:left w:val="nil"/>
              <w:bottom w:val="single" w:sz="4" w:space="0" w:color="auto"/>
              <w:right w:val="single" w:sz="4" w:space="0" w:color="auto"/>
            </w:tcBorders>
            <w:noWrap/>
            <w:vAlign w:val="bottom"/>
            <w:hideMark/>
          </w:tcPr>
          <w:p w14:paraId="72BDBCA3" w14:textId="77777777" w:rsidR="005F2A24" w:rsidRPr="00EF3BE9" w:rsidRDefault="005F2A24">
            <w:pPr>
              <w:widowControl/>
              <w:jc w:val="left"/>
              <w:rPr>
                <w:ins w:id="1439" w:author="Yali Chen" w:date="2025-12-18T10:39:00Z" w16du:dateUtc="2025-12-18T02:39:00Z"/>
                <w:rFonts w:ascii="Times New Roman" w:hAnsi="Times New Roman" w:cs="Times New Roman"/>
                <w:i/>
                <w:iCs/>
                <w:strike/>
                <w:color w:val="EE0000"/>
                <w:kern w:val="0"/>
                <w:sz w:val="22"/>
                <w:rPrChange w:id="1440" w:author="Yali Chen" w:date="2026-01-27T11:28:00Z" w16du:dateUtc="2026-01-27T03:28:00Z">
                  <w:rPr>
                    <w:ins w:id="1441" w:author="Yali Chen" w:date="2025-12-18T10:39:00Z" w16du:dateUtc="2025-12-18T02:39:00Z"/>
                    <w:rFonts w:ascii="Times New Roman" w:hAnsi="Times New Roman" w:cs="Times New Roman"/>
                    <w:i/>
                    <w:iCs/>
                    <w:color w:val="000000"/>
                    <w:kern w:val="0"/>
                    <w:sz w:val="22"/>
                  </w:rPr>
                </w:rPrChange>
              </w:rPr>
            </w:pPr>
            <w:ins w:id="1442" w:author="Yali Chen" w:date="2025-12-18T10:39:00Z" w16du:dateUtc="2025-12-18T02:39:00Z">
              <w:r w:rsidRPr="00EF3BE9">
                <w:rPr>
                  <w:rFonts w:ascii="Times New Roman" w:hAnsi="Times New Roman" w:cs="Times New Roman"/>
                  <w:i/>
                  <w:iCs/>
                  <w:strike/>
                  <w:color w:val="EE0000"/>
                  <w:kern w:val="0"/>
                  <w:sz w:val="22"/>
                  <w:rPrChange w:id="1443" w:author="Yali Chen" w:date="2026-01-27T11:28:00Z" w16du:dateUtc="2026-01-27T03:28:00Z">
                    <w:rPr>
                      <w:rFonts w:ascii="Times New Roman" w:hAnsi="Times New Roman" w:cs="Times New Roman"/>
                      <w:i/>
                      <w:iCs/>
                      <w:color w:val="000000"/>
                      <w:kern w:val="0"/>
                      <w:sz w:val="22"/>
                    </w:rPr>
                  </w:rPrChange>
                </w:rPr>
                <w:t>ALKYLATING AGENTS</w:t>
              </w:r>
            </w:ins>
          </w:p>
        </w:tc>
        <w:tc>
          <w:tcPr>
            <w:tcW w:w="3035" w:type="dxa"/>
            <w:tcBorders>
              <w:top w:val="nil"/>
              <w:left w:val="nil"/>
              <w:bottom w:val="single" w:sz="4" w:space="0" w:color="auto"/>
              <w:right w:val="single" w:sz="4" w:space="0" w:color="auto"/>
            </w:tcBorders>
            <w:noWrap/>
            <w:vAlign w:val="bottom"/>
            <w:hideMark/>
          </w:tcPr>
          <w:p w14:paraId="73FAB1FF" w14:textId="77777777" w:rsidR="005F2A24" w:rsidRPr="00EF3BE9" w:rsidRDefault="005F2A24">
            <w:pPr>
              <w:widowControl/>
              <w:jc w:val="left"/>
              <w:rPr>
                <w:ins w:id="1444" w:author="Yali Chen" w:date="2025-12-18T10:39:00Z" w16du:dateUtc="2025-12-18T02:39:00Z"/>
                <w:rFonts w:ascii="Times New Roman" w:hAnsi="Times New Roman" w:cs="Times New Roman"/>
                <w:i/>
                <w:iCs/>
                <w:strike/>
                <w:color w:val="EE0000"/>
                <w:kern w:val="0"/>
                <w:sz w:val="22"/>
                <w:rPrChange w:id="1445" w:author="Yali Chen" w:date="2026-01-27T11:28:00Z" w16du:dateUtc="2026-01-27T03:28:00Z">
                  <w:rPr>
                    <w:ins w:id="1446" w:author="Yali Chen" w:date="2025-12-18T10:39:00Z" w16du:dateUtc="2025-12-18T02:39:00Z"/>
                    <w:rFonts w:ascii="Times New Roman" w:hAnsi="Times New Roman" w:cs="Times New Roman"/>
                    <w:i/>
                    <w:iCs/>
                    <w:color w:val="000000"/>
                    <w:kern w:val="0"/>
                    <w:sz w:val="22"/>
                  </w:rPr>
                </w:rPrChange>
              </w:rPr>
            </w:pPr>
            <w:ins w:id="1447" w:author="Yali Chen" w:date="2025-12-18T10:39:00Z" w16du:dateUtc="2025-12-18T02:39:00Z">
              <w:r w:rsidRPr="00EF3BE9">
                <w:rPr>
                  <w:rFonts w:ascii="Times New Roman" w:hAnsi="Times New Roman" w:cs="Times New Roman"/>
                  <w:i/>
                  <w:iCs/>
                  <w:strike/>
                  <w:color w:val="EE0000"/>
                  <w:kern w:val="0"/>
                  <w:sz w:val="22"/>
                  <w:rPrChange w:id="1448" w:author="Yali Chen" w:date="2026-01-27T11:28:00Z" w16du:dateUtc="2026-01-27T03:28:00Z">
                    <w:rPr>
                      <w:rFonts w:ascii="Times New Roman" w:hAnsi="Times New Roman" w:cs="Times New Roman"/>
                      <w:i/>
                      <w:iCs/>
                      <w:color w:val="000000"/>
                      <w:kern w:val="0"/>
                      <w:sz w:val="22"/>
                    </w:rPr>
                  </w:rPrChange>
                </w:rPr>
                <w:t>NITROGEN MUSTARD ANALOGUES</w:t>
              </w:r>
            </w:ins>
          </w:p>
        </w:tc>
      </w:tr>
      <w:tr w:rsidR="005F2A24" w:rsidRPr="00EF3BE9" w14:paraId="22E9EF21" w14:textId="77777777">
        <w:trPr>
          <w:trHeight w:val="300"/>
          <w:ins w:id="1449" w:author="Yali Chen" w:date="2025-12-18T10:39:00Z"/>
        </w:trPr>
        <w:tc>
          <w:tcPr>
            <w:tcW w:w="1967" w:type="dxa"/>
            <w:tcBorders>
              <w:top w:val="nil"/>
              <w:left w:val="single" w:sz="4" w:space="0" w:color="auto"/>
              <w:bottom w:val="single" w:sz="4" w:space="0" w:color="auto"/>
              <w:right w:val="single" w:sz="4" w:space="0" w:color="auto"/>
            </w:tcBorders>
            <w:noWrap/>
            <w:vAlign w:val="bottom"/>
            <w:hideMark/>
          </w:tcPr>
          <w:p w14:paraId="492E2DC9" w14:textId="77777777" w:rsidR="005F2A24" w:rsidRPr="00EF3BE9" w:rsidRDefault="005F2A24">
            <w:pPr>
              <w:widowControl/>
              <w:jc w:val="left"/>
              <w:rPr>
                <w:ins w:id="1450" w:author="Yali Chen" w:date="2025-12-18T10:39:00Z" w16du:dateUtc="2025-12-18T02:39:00Z"/>
                <w:rFonts w:ascii="Times New Roman" w:hAnsi="Times New Roman" w:cs="Times New Roman"/>
                <w:i/>
                <w:iCs/>
                <w:strike/>
                <w:color w:val="EE0000"/>
                <w:kern w:val="0"/>
                <w:szCs w:val="20"/>
                <w:rPrChange w:id="1451" w:author="Yali Chen" w:date="2026-01-27T11:28:00Z" w16du:dateUtc="2026-01-27T03:28:00Z">
                  <w:rPr>
                    <w:ins w:id="1452" w:author="Yali Chen" w:date="2025-12-18T10:39:00Z" w16du:dateUtc="2025-12-18T02:39:00Z"/>
                    <w:rFonts w:ascii="Times New Roman" w:hAnsi="Times New Roman" w:cs="Times New Roman"/>
                    <w:i/>
                    <w:iCs/>
                    <w:color w:val="000000"/>
                    <w:kern w:val="0"/>
                    <w:szCs w:val="20"/>
                  </w:rPr>
                </w:rPrChange>
              </w:rPr>
            </w:pPr>
            <w:ins w:id="1453" w:author="Yali Chen" w:date="2025-12-18T10:39:00Z" w16du:dateUtc="2025-12-18T02:39:00Z">
              <w:r w:rsidRPr="00EF3BE9">
                <w:rPr>
                  <w:rFonts w:ascii="Times New Roman" w:hAnsi="Times New Roman" w:cs="Times New Roman"/>
                  <w:i/>
                  <w:iCs/>
                  <w:strike/>
                  <w:color w:val="EE0000"/>
                  <w:kern w:val="0"/>
                  <w:szCs w:val="20"/>
                  <w:rPrChange w:id="1454" w:author="Yali Chen" w:date="2026-01-27T11:28:00Z" w16du:dateUtc="2026-01-27T03:28:00Z">
                    <w:rPr>
                      <w:rFonts w:ascii="Times New Roman" w:hAnsi="Times New Roman" w:cs="Times New Roman"/>
                      <w:i/>
                      <w:iCs/>
                      <w:color w:val="000000"/>
                      <w:kern w:val="0"/>
                      <w:szCs w:val="20"/>
                    </w:rPr>
                  </w:rPrChange>
                </w:rPr>
                <w:t>PLEX</w:t>
              </w:r>
            </w:ins>
          </w:p>
        </w:tc>
        <w:tc>
          <w:tcPr>
            <w:tcW w:w="1227" w:type="dxa"/>
            <w:tcBorders>
              <w:top w:val="nil"/>
              <w:left w:val="nil"/>
              <w:bottom w:val="single" w:sz="4" w:space="0" w:color="auto"/>
              <w:right w:val="single" w:sz="4" w:space="0" w:color="auto"/>
            </w:tcBorders>
            <w:noWrap/>
            <w:vAlign w:val="bottom"/>
            <w:hideMark/>
          </w:tcPr>
          <w:p w14:paraId="0B9F4E91" w14:textId="77777777" w:rsidR="005F2A24" w:rsidRPr="00EF3BE9" w:rsidRDefault="005F2A24">
            <w:pPr>
              <w:widowControl/>
              <w:jc w:val="left"/>
              <w:rPr>
                <w:ins w:id="1455" w:author="Yali Chen" w:date="2025-12-18T10:39:00Z" w16du:dateUtc="2025-12-18T02:39:00Z"/>
                <w:rFonts w:ascii="Times New Roman" w:hAnsi="Times New Roman" w:cs="Times New Roman"/>
                <w:i/>
                <w:iCs/>
                <w:strike/>
                <w:color w:val="EE0000"/>
                <w:kern w:val="0"/>
                <w:szCs w:val="20"/>
                <w:rPrChange w:id="1456" w:author="Yali Chen" w:date="2026-01-27T11:28:00Z" w16du:dateUtc="2026-01-27T03:28:00Z">
                  <w:rPr>
                    <w:ins w:id="1457" w:author="Yali Chen" w:date="2025-12-18T10:39:00Z" w16du:dateUtc="2025-12-18T02:39:00Z"/>
                    <w:rFonts w:ascii="Times New Roman" w:hAnsi="Times New Roman" w:cs="Times New Roman"/>
                    <w:i/>
                    <w:iCs/>
                    <w:color w:val="000000"/>
                    <w:kern w:val="0"/>
                    <w:szCs w:val="20"/>
                  </w:rPr>
                </w:rPrChange>
              </w:rPr>
            </w:pPr>
            <w:ins w:id="1458" w:author="Yali Chen" w:date="2025-12-18T10:39:00Z" w16du:dateUtc="2025-12-18T02:39:00Z">
              <w:r w:rsidRPr="00EF3BE9">
                <w:rPr>
                  <w:rFonts w:ascii="Times New Roman" w:hAnsi="Times New Roman" w:cs="Times New Roman"/>
                  <w:i/>
                  <w:iCs/>
                  <w:strike/>
                  <w:color w:val="EE0000"/>
                  <w:kern w:val="0"/>
                  <w:szCs w:val="20"/>
                  <w:rPrChange w:id="1459" w:author="Yali Chen" w:date="2026-01-27T11:28:00Z" w16du:dateUtc="2026-01-27T03:28:00Z">
                    <w:rPr>
                      <w:rFonts w:ascii="Times New Roman" w:hAnsi="Times New Roman" w:cs="Times New Roman"/>
                      <w:i/>
                      <w:iCs/>
                      <w:color w:val="000000"/>
                      <w:kern w:val="0"/>
                      <w:szCs w:val="20"/>
                    </w:rPr>
                  </w:rPrChange>
                </w:rPr>
                <w:t>06817001125</w:t>
              </w:r>
            </w:ins>
          </w:p>
        </w:tc>
        <w:tc>
          <w:tcPr>
            <w:tcW w:w="2147" w:type="dxa"/>
            <w:tcBorders>
              <w:top w:val="nil"/>
              <w:left w:val="nil"/>
              <w:bottom w:val="single" w:sz="4" w:space="0" w:color="auto"/>
              <w:right w:val="single" w:sz="4" w:space="0" w:color="auto"/>
            </w:tcBorders>
            <w:noWrap/>
            <w:vAlign w:val="bottom"/>
            <w:hideMark/>
          </w:tcPr>
          <w:p w14:paraId="7995BC48" w14:textId="77777777" w:rsidR="005F2A24" w:rsidRPr="00EF3BE9" w:rsidRDefault="005F2A24">
            <w:pPr>
              <w:widowControl/>
              <w:jc w:val="left"/>
              <w:rPr>
                <w:ins w:id="1460" w:author="Yali Chen" w:date="2025-12-18T10:39:00Z" w16du:dateUtc="2025-12-18T02:39:00Z"/>
                <w:rFonts w:ascii="Times New Roman" w:hAnsi="Times New Roman" w:cs="Times New Roman"/>
                <w:i/>
                <w:iCs/>
                <w:strike/>
                <w:color w:val="EE0000"/>
                <w:kern w:val="0"/>
                <w:szCs w:val="20"/>
                <w:rPrChange w:id="1461" w:author="Yali Chen" w:date="2026-01-27T11:28:00Z" w16du:dateUtc="2026-01-27T03:28:00Z">
                  <w:rPr>
                    <w:ins w:id="1462" w:author="Yali Chen" w:date="2025-12-18T10:39:00Z" w16du:dateUtc="2025-12-18T02:39:00Z"/>
                    <w:rFonts w:ascii="Times New Roman" w:hAnsi="Times New Roman" w:cs="Times New Roman"/>
                    <w:i/>
                    <w:iCs/>
                    <w:color w:val="000000"/>
                    <w:kern w:val="0"/>
                    <w:szCs w:val="20"/>
                  </w:rPr>
                </w:rPrChange>
              </w:rPr>
            </w:pPr>
            <w:ins w:id="1463" w:author="Yali Chen" w:date="2025-12-18T10:39:00Z" w16du:dateUtc="2025-12-18T02:39:00Z">
              <w:r w:rsidRPr="00EF3BE9">
                <w:rPr>
                  <w:rFonts w:ascii="Times New Roman" w:hAnsi="Times New Roman" w:cs="Times New Roman"/>
                  <w:i/>
                  <w:iCs/>
                  <w:strike/>
                  <w:color w:val="EE0000"/>
                  <w:kern w:val="0"/>
                  <w:szCs w:val="20"/>
                  <w:rPrChange w:id="1464" w:author="Yali Chen" w:date="2026-01-27T11:28:00Z" w16du:dateUtc="2026-01-27T03:28:00Z">
                    <w:rPr>
                      <w:rFonts w:ascii="Times New Roman" w:hAnsi="Times New Roman" w:cs="Times New Roman"/>
                      <w:i/>
                      <w:iCs/>
                      <w:color w:val="000000"/>
                      <w:kern w:val="0"/>
                      <w:szCs w:val="20"/>
                    </w:rPr>
                  </w:rPrChange>
                </w:rPr>
                <w:t>PLEX</w:t>
              </w:r>
            </w:ins>
          </w:p>
        </w:tc>
        <w:tc>
          <w:tcPr>
            <w:tcW w:w="1227" w:type="dxa"/>
            <w:tcBorders>
              <w:top w:val="nil"/>
              <w:left w:val="nil"/>
              <w:bottom w:val="single" w:sz="4" w:space="0" w:color="auto"/>
              <w:right w:val="single" w:sz="4" w:space="0" w:color="auto"/>
            </w:tcBorders>
            <w:noWrap/>
            <w:vAlign w:val="bottom"/>
            <w:hideMark/>
          </w:tcPr>
          <w:p w14:paraId="00650B6C" w14:textId="77777777" w:rsidR="005F2A24" w:rsidRPr="00EF3BE9" w:rsidRDefault="005F2A24">
            <w:pPr>
              <w:widowControl/>
              <w:jc w:val="left"/>
              <w:rPr>
                <w:ins w:id="1465" w:author="Yali Chen" w:date="2025-12-18T10:39:00Z" w16du:dateUtc="2025-12-18T02:39:00Z"/>
                <w:rFonts w:ascii="Times New Roman" w:hAnsi="Times New Roman" w:cs="Times New Roman"/>
                <w:i/>
                <w:iCs/>
                <w:strike/>
                <w:color w:val="EE0000"/>
                <w:kern w:val="0"/>
                <w:szCs w:val="20"/>
                <w:rPrChange w:id="1466" w:author="Yali Chen" w:date="2026-01-27T11:28:00Z" w16du:dateUtc="2026-01-27T03:28:00Z">
                  <w:rPr>
                    <w:ins w:id="1467" w:author="Yali Chen" w:date="2025-12-18T10:39:00Z" w16du:dateUtc="2025-12-18T02:39:00Z"/>
                    <w:rFonts w:ascii="Times New Roman" w:hAnsi="Times New Roman" w:cs="Times New Roman"/>
                    <w:i/>
                    <w:iCs/>
                    <w:color w:val="000000"/>
                    <w:kern w:val="0"/>
                    <w:szCs w:val="20"/>
                  </w:rPr>
                </w:rPrChange>
              </w:rPr>
            </w:pPr>
            <w:ins w:id="1468" w:author="Yali Chen" w:date="2025-12-18T10:39:00Z" w16du:dateUtc="2025-12-18T02:39:00Z">
              <w:r w:rsidRPr="00EF3BE9">
                <w:rPr>
                  <w:rFonts w:ascii="Times New Roman" w:hAnsi="Times New Roman" w:cs="Times New Roman"/>
                  <w:i/>
                  <w:iCs/>
                  <w:strike/>
                  <w:color w:val="EE0000"/>
                  <w:kern w:val="0"/>
                  <w:szCs w:val="20"/>
                  <w:rPrChange w:id="1469" w:author="Yali Chen" w:date="2026-01-27T11:28:00Z" w16du:dateUtc="2026-01-27T03:28:00Z">
                    <w:rPr>
                      <w:rFonts w:ascii="Times New Roman" w:hAnsi="Times New Roman" w:cs="Times New Roman"/>
                      <w:i/>
                      <w:iCs/>
                      <w:color w:val="000000"/>
                      <w:kern w:val="0"/>
                      <w:szCs w:val="20"/>
                    </w:rPr>
                  </w:rPrChange>
                </w:rPr>
                <w:t>06817001001</w:t>
              </w:r>
            </w:ins>
          </w:p>
        </w:tc>
        <w:tc>
          <w:tcPr>
            <w:tcW w:w="4678" w:type="dxa"/>
            <w:tcBorders>
              <w:top w:val="nil"/>
              <w:left w:val="nil"/>
              <w:bottom w:val="single" w:sz="4" w:space="0" w:color="auto"/>
              <w:right w:val="single" w:sz="4" w:space="0" w:color="auto"/>
            </w:tcBorders>
            <w:noWrap/>
            <w:vAlign w:val="bottom"/>
            <w:hideMark/>
          </w:tcPr>
          <w:p w14:paraId="3F73EC0D" w14:textId="77777777" w:rsidR="005F2A24" w:rsidRPr="00EF3BE9" w:rsidRDefault="005F2A24">
            <w:pPr>
              <w:widowControl/>
              <w:jc w:val="left"/>
              <w:rPr>
                <w:ins w:id="1470" w:author="Yali Chen" w:date="2025-12-18T10:39:00Z" w16du:dateUtc="2025-12-18T02:39:00Z"/>
                <w:rFonts w:ascii="Times New Roman" w:hAnsi="Times New Roman" w:cs="Times New Roman"/>
                <w:i/>
                <w:iCs/>
                <w:strike/>
                <w:color w:val="EE0000"/>
                <w:kern w:val="0"/>
                <w:szCs w:val="20"/>
                <w:rPrChange w:id="1471" w:author="Yali Chen" w:date="2026-01-27T11:28:00Z" w16du:dateUtc="2026-01-27T03:28:00Z">
                  <w:rPr>
                    <w:ins w:id="1472" w:author="Yali Chen" w:date="2025-12-18T10:39:00Z" w16du:dateUtc="2025-12-18T02:39:00Z"/>
                    <w:rFonts w:ascii="Times New Roman" w:hAnsi="Times New Roman" w:cs="Times New Roman"/>
                    <w:i/>
                    <w:iCs/>
                    <w:color w:val="000000"/>
                    <w:kern w:val="0"/>
                    <w:szCs w:val="20"/>
                  </w:rPr>
                </w:rPrChange>
              </w:rPr>
            </w:pPr>
            <w:ins w:id="1473" w:author="Yali Chen" w:date="2025-12-18T10:39:00Z" w16du:dateUtc="2025-12-18T02:39:00Z">
              <w:r w:rsidRPr="00EF3BE9">
                <w:rPr>
                  <w:rFonts w:ascii="Times New Roman" w:hAnsi="Times New Roman" w:cs="Times New Roman"/>
                  <w:i/>
                  <w:iCs/>
                  <w:strike/>
                  <w:color w:val="EE0000"/>
                  <w:kern w:val="0"/>
                  <w:szCs w:val="20"/>
                  <w:rPrChange w:id="1474" w:author="Yali Chen" w:date="2026-01-27T11:28:00Z" w16du:dateUtc="2026-01-27T03:28:00Z">
                    <w:rPr>
                      <w:rFonts w:ascii="Times New Roman" w:hAnsi="Times New Roman" w:cs="Times New Roman"/>
                      <w:i/>
                      <w:iCs/>
                      <w:color w:val="000000"/>
                      <w:kern w:val="0"/>
                      <w:szCs w:val="20"/>
                    </w:rPr>
                  </w:rPrChange>
                </w:rPr>
                <w:t>VITAMIN B COMPLEX</w:t>
              </w:r>
            </w:ins>
          </w:p>
        </w:tc>
        <w:tc>
          <w:tcPr>
            <w:tcW w:w="1013" w:type="dxa"/>
            <w:tcBorders>
              <w:top w:val="nil"/>
              <w:left w:val="nil"/>
              <w:bottom w:val="single" w:sz="4" w:space="0" w:color="auto"/>
              <w:right w:val="single" w:sz="4" w:space="0" w:color="auto"/>
            </w:tcBorders>
            <w:noWrap/>
            <w:vAlign w:val="bottom"/>
            <w:hideMark/>
          </w:tcPr>
          <w:p w14:paraId="5D3382F1" w14:textId="77777777" w:rsidR="005F2A24" w:rsidRPr="00EF3BE9" w:rsidRDefault="005F2A24">
            <w:pPr>
              <w:widowControl/>
              <w:jc w:val="left"/>
              <w:rPr>
                <w:ins w:id="1475" w:author="Yali Chen" w:date="2025-12-18T10:39:00Z" w16du:dateUtc="2025-12-18T02:39:00Z"/>
                <w:rFonts w:ascii="Times New Roman" w:hAnsi="Times New Roman" w:cs="Times New Roman"/>
                <w:i/>
                <w:iCs/>
                <w:strike/>
                <w:color w:val="EE0000"/>
                <w:kern w:val="0"/>
                <w:szCs w:val="20"/>
                <w:rPrChange w:id="1476" w:author="Yali Chen" w:date="2026-01-27T11:28:00Z" w16du:dateUtc="2026-01-27T03:28:00Z">
                  <w:rPr>
                    <w:ins w:id="1477" w:author="Yali Chen" w:date="2025-12-18T10:39:00Z" w16du:dateUtc="2025-12-18T02:39:00Z"/>
                    <w:rFonts w:ascii="Times New Roman" w:hAnsi="Times New Roman" w:cs="Times New Roman"/>
                    <w:i/>
                    <w:iCs/>
                    <w:color w:val="000000"/>
                    <w:kern w:val="0"/>
                    <w:szCs w:val="20"/>
                  </w:rPr>
                </w:rPrChange>
              </w:rPr>
            </w:pPr>
            <w:ins w:id="1478" w:author="Yali Chen" w:date="2025-12-18T10:39:00Z" w16du:dateUtc="2025-12-18T02:39:00Z">
              <w:r w:rsidRPr="00EF3BE9">
                <w:rPr>
                  <w:rFonts w:ascii="Times New Roman" w:hAnsi="Times New Roman" w:cs="Times New Roman"/>
                  <w:i/>
                  <w:iCs/>
                  <w:strike/>
                  <w:color w:val="EE0000"/>
                  <w:kern w:val="0"/>
                  <w:szCs w:val="20"/>
                  <w:rPrChange w:id="1479" w:author="Yali Chen" w:date="2026-01-27T11:28:00Z" w16du:dateUtc="2026-01-27T03:28:00Z">
                    <w:rPr>
                      <w:rFonts w:ascii="Times New Roman" w:hAnsi="Times New Roman" w:cs="Times New Roman"/>
                      <w:i/>
                      <w:iCs/>
                      <w:color w:val="000000"/>
                      <w:kern w:val="0"/>
                      <w:szCs w:val="20"/>
                    </w:rPr>
                  </w:rPrChange>
                </w:rPr>
                <w:t>A11EA</w:t>
              </w:r>
            </w:ins>
          </w:p>
        </w:tc>
        <w:tc>
          <w:tcPr>
            <w:tcW w:w="4688" w:type="dxa"/>
            <w:tcBorders>
              <w:top w:val="nil"/>
              <w:left w:val="nil"/>
              <w:bottom w:val="single" w:sz="4" w:space="0" w:color="auto"/>
              <w:right w:val="single" w:sz="4" w:space="0" w:color="auto"/>
            </w:tcBorders>
            <w:noWrap/>
            <w:vAlign w:val="bottom"/>
            <w:hideMark/>
          </w:tcPr>
          <w:p w14:paraId="1C334613" w14:textId="77777777" w:rsidR="005F2A24" w:rsidRPr="00EF3BE9" w:rsidRDefault="005F2A24">
            <w:pPr>
              <w:widowControl/>
              <w:jc w:val="left"/>
              <w:rPr>
                <w:ins w:id="1480" w:author="Yali Chen" w:date="2025-12-18T10:39:00Z" w16du:dateUtc="2025-12-18T02:39:00Z"/>
                <w:rFonts w:ascii="Times New Roman" w:hAnsi="Times New Roman" w:cs="Times New Roman"/>
                <w:i/>
                <w:iCs/>
                <w:strike/>
                <w:color w:val="EE0000"/>
                <w:kern w:val="0"/>
                <w:szCs w:val="20"/>
                <w:rPrChange w:id="1481" w:author="Yali Chen" w:date="2026-01-27T11:28:00Z" w16du:dateUtc="2026-01-27T03:28:00Z">
                  <w:rPr>
                    <w:ins w:id="1482" w:author="Yali Chen" w:date="2025-12-18T10:39:00Z" w16du:dateUtc="2025-12-18T02:39:00Z"/>
                    <w:rFonts w:ascii="Times New Roman" w:hAnsi="Times New Roman" w:cs="Times New Roman"/>
                    <w:i/>
                    <w:iCs/>
                    <w:color w:val="000000"/>
                    <w:kern w:val="0"/>
                    <w:szCs w:val="20"/>
                  </w:rPr>
                </w:rPrChange>
              </w:rPr>
            </w:pPr>
            <w:ins w:id="1483" w:author="Yali Chen" w:date="2025-12-18T10:39:00Z" w16du:dateUtc="2025-12-18T02:39:00Z">
              <w:r w:rsidRPr="00EF3BE9">
                <w:rPr>
                  <w:rFonts w:ascii="Times New Roman" w:hAnsi="Times New Roman" w:cs="Times New Roman"/>
                  <w:i/>
                  <w:iCs/>
                  <w:strike/>
                  <w:color w:val="EE0000"/>
                  <w:kern w:val="0"/>
                  <w:szCs w:val="20"/>
                  <w:rPrChange w:id="1484" w:author="Yali Chen" w:date="2026-01-27T11:28:00Z" w16du:dateUtc="2026-01-27T03:28:00Z">
                    <w:rPr>
                      <w:rFonts w:ascii="Times New Roman" w:hAnsi="Times New Roman" w:cs="Times New Roman"/>
                      <w:i/>
                      <w:iCs/>
                      <w:color w:val="000000"/>
                      <w:kern w:val="0"/>
                      <w:szCs w:val="20"/>
                    </w:rPr>
                  </w:rPrChange>
                </w:rPr>
                <w:t>ALIMENTARY TRACT AND METABOLISM</w:t>
              </w:r>
            </w:ins>
          </w:p>
        </w:tc>
        <w:tc>
          <w:tcPr>
            <w:tcW w:w="4767" w:type="dxa"/>
            <w:tcBorders>
              <w:top w:val="nil"/>
              <w:left w:val="nil"/>
              <w:bottom w:val="single" w:sz="4" w:space="0" w:color="auto"/>
              <w:right w:val="single" w:sz="4" w:space="0" w:color="auto"/>
            </w:tcBorders>
            <w:noWrap/>
            <w:vAlign w:val="bottom"/>
            <w:hideMark/>
          </w:tcPr>
          <w:p w14:paraId="7613F74E" w14:textId="77777777" w:rsidR="005F2A24" w:rsidRPr="00EF3BE9" w:rsidRDefault="005F2A24">
            <w:pPr>
              <w:widowControl/>
              <w:jc w:val="left"/>
              <w:rPr>
                <w:ins w:id="1485" w:author="Yali Chen" w:date="2025-12-18T10:39:00Z" w16du:dateUtc="2025-12-18T02:39:00Z"/>
                <w:rFonts w:ascii="Times New Roman" w:hAnsi="Times New Roman" w:cs="Times New Roman"/>
                <w:i/>
                <w:iCs/>
                <w:strike/>
                <w:color w:val="EE0000"/>
                <w:kern w:val="0"/>
                <w:szCs w:val="20"/>
                <w:rPrChange w:id="1486" w:author="Yali Chen" w:date="2026-01-27T11:28:00Z" w16du:dateUtc="2026-01-27T03:28:00Z">
                  <w:rPr>
                    <w:ins w:id="1487" w:author="Yali Chen" w:date="2025-12-18T10:39:00Z" w16du:dateUtc="2025-12-18T02:39:00Z"/>
                    <w:rFonts w:ascii="Times New Roman" w:hAnsi="Times New Roman" w:cs="Times New Roman"/>
                    <w:i/>
                    <w:iCs/>
                    <w:color w:val="000000"/>
                    <w:kern w:val="0"/>
                    <w:szCs w:val="20"/>
                  </w:rPr>
                </w:rPrChange>
              </w:rPr>
            </w:pPr>
            <w:ins w:id="1488" w:author="Yali Chen" w:date="2025-12-18T10:39:00Z" w16du:dateUtc="2025-12-18T02:39:00Z">
              <w:r w:rsidRPr="00EF3BE9">
                <w:rPr>
                  <w:rFonts w:ascii="Times New Roman" w:hAnsi="Times New Roman" w:cs="Times New Roman"/>
                  <w:i/>
                  <w:iCs/>
                  <w:strike/>
                  <w:color w:val="EE0000"/>
                  <w:kern w:val="0"/>
                  <w:szCs w:val="20"/>
                  <w:rPrChange w:id="1489" w:author="Yali Chen" w:date="2026-01-27T11:28:00Z" w16du:dateUtc="2026-01-27T03:28:00Z">
                    <w:rPr>
                      <w:rFonts w:ascii="Times New Roman" w:hAnsi="Times New Roman" w:cs="Times New Roman"/>
                      <w:i/>
                      <w:iCs/>
                      <w:color w:val="000000"/>
                      <w:kern w:val="0"/>
                      <w:szCs w:val="20"/>
                    </w:rPr>
                  </w:rPrChange>
                </w:rPr>
                <w:t>VITAMINS</w:t>
              </w:r>
            </w:ins>
          </w:p>
        </w:tc>
        <w:tc>
          <w:tcPr>
            <w:tcW w:w="2812" w:type="dxa"/>
            <w:tcBorders>
              <w:top w:val="nil"/>
              <w:left w:val="nil"/>
              <w:bottom w:val="single" w:sz="4" w:space="0" w:color="auto"/>
              <w:right w:val="single" w:sz="4" w:space="0" w:color="auto"/>
            </w:tcBorders>
            <w:noWrap/>
            <w:vAlign w:val="bottom"/>
            <w:hideMark/>
          </w:tcPr>
          <w:p w14:paraId="77035236" w14:textId="77777777" w:rsidR="005F2A24" w:rsidRPr="00EF3BE9" w:rsidRDefault="005F2A24">
            <w:pPr>
              <w:widowControl/>
              <w:jc w:val="left"/>
              <w:rPr>
                <w:ins w:id="1490" w:author="Yali Chen" w:date="2025-12-18T10:39:00Z" w16du:dateUtc="2025-12-18T02:39:00Z"/>
                <w:rFonts w:ascii="Times New Roman" w:hAnsi="Times New Roman" w:cs="Times New Roman"/>
                <w:i/>
                <w:iCs/>
                <w:strike/>
                <w:color w:val="EE0000"/>
                <w:kern w:val="0"/>
                <w:sz w:val="22"/>
                <w:rPrChange w:id="1491" w:author="Yali Chen" w:date="2026-01-27T11:28:00Z" w16du:dateUtc="2026-01-27T03:28:00Z">
                  <w:rPr>
                    <w:ins w:id="1492" w:author="Yali Chen" w:date="2025-12-18T10:39:00Z" w16du:dateUtc="2025-12-18T02:39:00Z"/>
                    <w:rFonts w:ascii="Times New Roman" w:hAnsi="Times New Roman" w:cs="Times New Roman"/>
                    <w:i/>
                    <w:iCs/>
                    <w:color w:val="000000"/>
                    <w:kern w:val="0"/>
                    <w:sz w:val="22"/>
                  </w:rPr>
                </w:rPrChange>
              </w:rPr>
            </w:pPr>
            <w:ins w:id="1493" w:author="Yali Chen" w:date="2025-12-18T10:39:00Z" w16du:dateUtc="2025-12-18T02:39:00Z">
              <w:r w:rsidRPr="00EF3BE9">
                <w:rPr>
                  <w:rFonts w:ascii="Times New Roman" w:hAnsi="Times New Roman" w:cs="Times New Roman"/>
                  <w:i/>
                  <w:iCs/>
                  <w:strike/>
                  <w:color w:val="EE0000"/>
                  <w:kern w:val="0"/>
                  <w:sz w:val="22"/>
                  <w:rPrChange w:id="1494" w:author="Yali Chen" w:date="2026-01-27T11:28:00Z" w16du:dateUtc="2026-01-27T03:28:00Z">
                    <w:rPr>
                      <w:rFonts w:ascii="Times New Roman" w:hAnsi="Times New Roman" w:cs="Times New Roman"/>
                      <w:i/>
                      <w:iCs/>
                      <w:color w:val="000000"/>
                      <w:kern w:val="0"/>
                      <w:sz w:val="22"/>
                    </w:rPr>
                  </w:rPrChange>
                </w:rPr>
                <w:t>VITAMIN B-COMPLEX, INCL. COMBINATIONS</w:t>
              </w:r>
            </w:ins>
          </w:p>
        </w:tc>
        <w:tc>
          <w:tcPr>
            <w:tcW w:w="3035" w:type="dxa"/>
            <w:tcBorders>
              <w:top w:val="nil"/>
              <w:left w:val="nil"/>
              <w:bottom w:val="single" w:sz="4" w:space="0" w:color="auto"/>
              <w:right w:val="single" w:sz="4" w:space="0" w:color="auto"/>
            </w:tcBorders>
            <w:noWrap/>
            <w:vAlign w:val="bottom"/>
            <w:hideMark/>
          </w:tcPr>
          <w:p w14:paraId="5575CA97" w14:textId="77777777" w:rsidR="005F2A24" w:rsidRPr="00EF3BE9" w:rsidRDefault="005F2A24">
            <w:pPr>
              <w:widowControl/>
              <w:jc w:val="left"/>
              <w:rPr>
                <w:ins w:id="1495" w:author="Yali Chen" w:date="2025-12-18T10:39:00Z" w16du:dateUtc="2025-12-18T02:39:00Z"/>
                <w:rFonts w:ascii="Times New Roman" w:hAnsi="Times New Roman" w:cs="Times New Roman"/>
                <w:i/>
                <w:iCs/>
                <w:strike/>
                <w:color w:val="EE0000"/>
                <w:kern w:val="0"/>
                <w:sz w:val="22"/>
                <w:rPrChange w:id="1496" w:author="Yali Chen" w:date="2026-01-27T11:28:00Z" w16du:dateUtc="2026-01-27T03:28:00Z">
                  <w:rPr>
                    <w:ins w:id="1497" w:author="Yali Chen" w:date="2025-12-18T10:39:00Z" w16du:dateUtc="2025-12-18T02:39:00Z"/>
                    <w:rFonts w:ascii="Times New Roman" w:hAnsi="Times New Roman" w:cs="Times New Roman"/>
                    <w:i/>
                    <w:iCs/>
                    <w:color w:val="000000"/>
                    <w:kern w:val="0"/>
                    <w:sz w:val="22"/>
                  </w:rPr>
                </w:rPrChange>
              </w:rPr>
            </w:pPr>
            <w:ins w:id="1498" w:author="Yali Chen" w:date="2025-12-18T10:39:00Z" w16du:dateUtc="2025-12-18T02:39:00Z">
              <w:r w:rsidRPr="00EF3BE9">
                <w:rPr>
                  <w:rFonts w:ascii="Times New Roman" w:hAnsi="Times New Roman" w:cs="Times New Roman"/>
                  <w:i/>
                  <w:iCs/>
                  <w:strike/>
                  <w:color w:val="EE0000"/>
                  <w:kern w:val="0"/>
                  <w:sz w:val="22"/>
                  <w:rPrChange w:id="1499" w:author="Yali Chen" w:date="2026-01-27T11:28:00Z" w16du:dateUtc="2026-01-27T03:28:00Z">
                    <w:rPr>
                      <w:rFonts w:ascii="Times New Roman" w:hAnsi="Times New Roman" w:cs="Times New Roman"/>
                      <w:i/>
                      <w:iCs/>
                      <w:color w:val="000000"/>
                      <w:kern w:val="0"/>
                      <w:sz w:val="22"/>
                    </w:rPr>
                  </w:rPrChange>
                </w:rPr>
                <w:t>VITAMIN B-COMPLEX, PLAIN</w:t>
              </w:r>
            </w:ins>
          </w:p>
        </w:tc>
      </w:tr>
      <w:tr w:rsidR="005F2A24" w:rsidRPr="00EF3BE9" w14:paraId="7F6DE28A" w14:textId="77777777">
        <w:trPr>
          <w:trHeight w:val="300"/>
          <w:ins w:id="1500" w:author="Yali Chen" w:date="2025-12-18T10:39:00Z"/>
        </w:trPr>
        <w:tc>
          <w:tcPr>
            <w:tcW w:w="1967" w:type="dxa"/>
            <w:tcBorders>
              <w:top w:val="nil"/>
              <w:left w:val="single" w:sz="4" w:space="0" w:color="auto"/>
              <w:bottom w:val="single" w:sz="4" w:space="0" w:color="auto"/>
              <w:right w:val="single" w:sz="4" w:space="0" w:color="auto"/>
            </w:tcBorders>
            <w:noWrap/>
            <w:vAlign w:val="bottom"/>
            <w:hideMark/>
          </w:tcPr>
          <w:p w14:paraId="03878A87" w14:textId="77777777" w:rsidR="005F2A24" w:rsidRPr="00EF3BE9" w:rsidRDefault="005F2A24">
            <w:pPr>
              <w:widowControl/>
              <w:jc w:val="left"/>
              <w:rPr>
                <w:ins w:id="1501" w:author="Yali Chen" w:date="2025-12-18T10:39:00Z" w16du:dateUtc="2025-12-18T02:39:00Z"/>
                <w:rFonts w:ascii="Times New Roman" w:hAnsi="Times New Roman" w:cs="Times New Roman"/>
                <w:i/>
                <w:iCs/>
                <w:strike/>
                <w:color w:val="EE0000"/>
                <w:kern w:val="0"/>
                <w:szCs w:val="20"/>
                <w:rPrChange w:id="1502" w:author="Yali Chen" w:date="2026-01-27T11:28:00Z" w16du:dateUtc="2026-01-27T03:28:00Z">
                  <w:rPr>
                    <w:ins w:id="1503" w:author="Yali Chen" w:date="2025-12-18T10:39:00Z" w16du:dateUtc="2025-12-18T02:39:00Z"/>
                    <w:rFonts w:ascii="Times New Roman" w:hAnsi="Times New Roman" w:cs="Times New Roman"/>
                    <w:i/>
                    <w:iCs/>
                    <w:color w:val="000000"/>
                    <w:kern w:val="0"/>
                    <w:szCs w:val="20"/>
                  </w:rPr>
                </w:rPrChange>
              </w:rPr>
            </w:pPr>
            <w:ins w:id="1504" w:author="Yali Chen" w:date="2025-12-18T10:39:00Z" w16du:dateUtc="2025-12-18T02:39:00Z">
              <w:r w:rsidRPr="00EF3BE9">
                <w:rPr>
                  <w:rFonts w:ascii="Times New Roman" w:hAnsi="Times New Roman" w:cs="Times New Roman"/>
                  <w:i/>
                  <w:iCs/>
                  <w:strike/>
                  <w:color w:val="EE0000"/>
                  <w:kern w:val="0"/>
                  <w:szCs w:val="20"/>
                  <w:rPrChange w:id="1505" w:author="Yali Chen" w:date="2026-01-27T11:28:00Z" w16du:dateUtc="2026-01-27T03:28:00Z">
                    <w:rPr>
                      <w:rFonts w:ascii="Times New Roman" w:hAnsi="Times New Roman" w:cs="Times New Roman"/>
                      <w:i/>
                      <w:iCs/>
                      <w:color w:val="000000"/>
                      <w:kern w:val="0"/>
                      <w:szCs w:val="20"/>
                    </w:rPr>
                  </w:rPrChange>
                </w:rPr>
                <w:t>IVIg</w:t>
              </w:r>
            </w:ins>
          </w:p>
        </w:tc>
        <w:tc>
          <w:tcPr>
            <w:tcW w:w="1227" w:type="dxa"/>
            <w:tcBorders>
              <w:top w:val="nil"/>
              <w:left w:val="nil"/>
              <w:bottom w:val="single" w:sz="4" w:space="0" w:color="auto"/>
              <w:right w:val="single" w:sz="4" w:space="0" w:color="auto"/>
            </w:tcBorders>
            <w:noWrap/>
            <w:vAlign w:val="bottom"/>
            <w:hideMark/>
          </w:tcPr>
          <w:p w14:paraId="01D9FFBD" w14:textId="77777777" w:rsidR="005F2A24" w:rsidRPr="00EF3BE9" w:rsidRDefault="005F2A24">
            <w:pPr>
              <w:widowControl/>
              <w:jc w:val="left"/>
              <w:rPr>
                <w:ins w:id="1506" w:author="Yali Chen" w:date="2025-12-18T10:39:00Z" w16du:dateUtc="2025-12-18T02:39:00Z"/>
                <w:rFonts w:ascii="Times New Roman" w:hAnsi="Times New Roman" w:cs="Times New Roman"/>
                <w:i/>
                <w:iCs/>
                <w:strike/>
                <w:color w:val="EE0000"/>
                <w:kern w:val="0"/>
                <w:szCs w:val="20"/>
                <w:rPrChange w:id="1507" w:author="Yali Chen" w:date="2026-01-27T11:28:00Z" w16du:dateUtc="2026-01-27T03:28:00Z">
                  <w:rPr>
                    <w:ins w:id="1508" w:author="Yali Chen" w:date="2025-12-18T10:39:00Z" w16du:dateUtc="2025-12-18T02:39:00Z"/>
                    <w:rFonts w:ascii="Times New Roman" w:hAnsi="Times New Roman" w:cs="Times New Roman"/>
                    <w:i/>
                    <w:iCs/>
                    <w:color w:val="000000"/>
                    <w:kern w:val="0"/>
                    <w:szCs w:val="20"/>
                  </w:rPr>
                </w:rPrChange>
              </w:rPr>
            </w:pPr>
            <w:ins w:id="1509" w:author="Yali Chen" w:date="2025-12-18T10:39:00Z" w16du:dateUtc="2025-12-18T02:39:00Z">
              <w:r w:rsidRPr="00EF3BE9">
                <w:rPr>
                  <w:rFonts w:ascii="Times New Roman" w:hAnsi="Times New Roman" w:cs="Times New Roman"/>
                  <w:i/>
                  <w:iCs/>
                  <w:strike/>
                  <w:color w:val="EE0000"/>
                  <w:kern w:val="0"/>
                  <w:szCs w:val="20"/>
                  <w:rPrChange w:id="1510" w:author="Yali Chen" w:date="2026-01-27T11:28:00Z" w16du:dateUtc="2026-01-27T03:28:00Z">
                    <w:rPr>
                      <w:rFonts w:ascii="Times New Roman" w:hAnsi="Times New Roman" w:cs="Times New Roman"/>
                      <w:i/>
                      <w:iCs/>
                      <w:color w:val="000000"/>
                      <w:kern w:val="0"/>
                      <w:szCs w:val="20"/>
                    </w:rPr>
                  </w:rPrChange>
                </w:rPr>
                <w:t>90072801001</w:t>
              </w:r>
            </w:ins>
          </w:p>
        </w:tc>
        <w:tc>
          <w:tcPr>
            <w:tcW w:w="2147" w:type="dxa"/>
            <w:tcBorders>
              <w:top w:val="nil"/>
              <w:left w:val="nil"/>
              <w:bottom w:val="single" w:sz="4" w:space="0" w:color="auto"/>
              <w:right w:val="single" w:sz="4" w:space="0" w:color="auto"/>
            </w:tcBorders>
            <w:noWrap/>
            <w:vAlign w:val="bottom"/>
            <w:hideMark/>
          </w:tcPr>
          <w:p w14:paraId="2334ACF6" w14:textId="77777777" w:rsidR="005F2A24" w:rsidRPr="00EF3BE9" w:rsidRDefault="005F2A24">
            <w:pPr>
              <w:widowControl/>
              <w:jc w:val="left"/>
              <w:rPr>
                <w:ins w:id="1511" w:author="Yali Chen" w:date="2025-12-18T10:39:00Z" w16du:dateUtc="2025-12-18T02:39:00Z"/>
                <w:rFonts w:ascii="Times New Roman" w:hAnsi="Times New Roman" w:cs="Times New Roman"/>
                <w:i/>
                <w:iCs/>
                <w:strike/>
                <w:color w:val="EE0000"/>
                <w:kern w:val="0"/>
                <w:szCs w:val="20"/>
                <w:rPrChange w:id="1512" w:author="Yali Chen" w:date="2026-01-27T11:28:00Z" w16du:dateUtc="2026-01-27T03:28:00Z">
                  <w:rPr>
                    <w:ins w:id="1513" w:author="Yali Chen" w:date="2025-12-18T10:39:00Z" w16du:dateUtc="2025-12-18T02:39:00Z"/>
                    <w:rFonts w:ascii="Times New Roman" w:hAnsi="Times New Roman" w:cs="Times New Roman"/>
                    <w:i/>
                    <w:iCs/>
                    <w:color w:val="000000"/>
                    <w:kern w:val="0"/>
                    <w:szCs w:val="20"/>
                  </w:rPr>
                </w:rPrChange>
              </w:rPr>
            </w:pPr>
            <w:ins w:id="1514" w:author="Yali Chen" w:date="2025-12-18T10:39:00Z" w16du:dateUtc="2025-12-18T02:39:00Z">
              <w:r w:rsidRPr="00EF3BE9">
                <w:rPr>
                  <w:rFonts w:ascii="Times New Roman" w:hAnsi="Times New Roman" w:cs="Times New Roman"/>
                  <w:i/>
                  <w:iCs/>
                  <w:strike/>
                  <w:color w:val="EE0000"/>
                  <w:kern w:val="0"/>
                  <w:szCs w:val="20"/>
                  <w:rPrChange w:id="1515" w:author="Yali Chen" w:date="2026-01-27T11:28:00Z" w16du:dateUtc="2026-01-27T03:28:00Z">
                    <w:rPr>
                      <w:rFonts w:ascii="Times New Roman" w:hAnsi="Times New Roman" w:cs="Times New Roman"/>
                      <w:i/>
                      <w:iCs/>
                      <w:color w:val="000000"/>
                      <w:kern w:val="0"/>
                      <w:szCs w:val="20"/>
                    </w:rPr>
                  </w:rPrChange>
                </w:rPr>
                <w:t>IMMUNOGLOBULINS</w:t>
              </w:r>
            </w:ins>
          </w:p>
        </w:tc>
        <w:tc>
          <w:tcPr>
            <w:tcW w:w="1227" w:type="dxa"/>
            <w:tcBorders>
              <w:top w:val="nil"/>
              <w:left w:val="nil"/>
              <w:bottom w:val="single" w:sz="4" w:space="0" w:color="auto"/>
              <w:right w:val="single" w:sz="4" w:space="0" w:color="auto"/>
            </w:tcBorders>
            <w:noWrap/>
            <w:vAlign w:val="bottom"/>
            <w:hideMark/>
          </w:tcPr>
          <w:p w14:paraId="36DC0ECB" w14:textId="77777777" w:rsidR="005F2A24" w:rsidRPr="00EF3BE9" w:rsidRDefault="005F2A24">
            <w:pPr>
              <w:widowControl/>
              <w:jc w:val="left"/>
              <w:rPr>
                <w:ins w:id="1516" w:author="Yali Chen" w:date="2025-12-18T10:39:00Z" w16du:dateUtc="2025-12-18T02:39:00Z"/>
                <w:rFonts w:ascii="Times New Roman" w:hAnsi="Times New Roman" w:cs="Times New Roman"/>
                <w:i/>
                <w:iCs/>
                <w:strike/>
                <w:color w:val="EE0000"/>
                <w:kern w:val="0"/>
                <w:szCs w:val="20"/>
                <w:rPrChange w:id="1517" w:author="Yali Chen" w:date="2026-01-27T11:28:00Z" w16du:dateUtc="2026-01-27T03:28:00Z">
                  <w:rPr>
                    <w:ins w:id="1518" w:author="Yali Chen" w:date="2025-12-18T10:39:00Z" w16du:dateUtc="2025-12-18T02:39:00Z"/>
                    <w:rFonts w:ascii="Times New Roman" w:hAnsi="Times New Roman" w:cs="Times New Roman"/>
                    <w:i/>
                    <w:iCs/>
                    <w:color w:val="000000"/>
                    <w:kern w:val="0"/>
                    <w:szCs w:val="20"/>
                  </w:rPr>
                </w:rPrChange>
              </w:rPr>
            </w:pPr>
            <w:ins w:id="1519" w:author="Yali Chen" w:date="2025-12-18T10:39:00Z" w16du:dateUtc="2025-12-18T02:39:00Z">
              <w:r w:rsidRPr="00EF3BE9">
                <w:rPr>
                  <w:rFonts w:ascii="Times New Roman" w:hAnsi="Times New Roman" w:cs="Times New Roman"/>
                  <w:i/>
                  <w:iCs/>
                  <w:strike/>
                  <w:color w:val="EE0000"/>
                  <w:kern w:val="0"/>
                  <w:szCs w:val="20"/>
                  <w:rPrChange w:id="1520" w:author="Yali Chen" w:date="2026-01-27T11:28:00Z" w16du:dateUtc="2026-01-27T03:28:00Z">
                    <w:rPr>
                      <w:rFonts w:ascii="Times New Roman" w:hAnsi="Times New Roman" w:cs="Times New Roman"/>
                      <w:i/>
                      <w:iCs/>
                      <w:color w:val="000000"/>
                      <w:kern w:val="0"/>
                      <w:szCs w:val="20"/>
                    </w:rPr>
                  </w:rPrChange>
                </w:rPr>
                <w:t>90072801001</w:t>
              </w:r>
            </w:ins>
          </w:p>
        </w:tc>
        <w:tc>
          <w:tcPr>
            <w:tcW w:w="4678" w:type="dxa"/>
            <w:tcBorders>
              <w:top w:val="nil"/>
              <w:left w:val="nil"/>
              <w:bottom w:val="single" w:sz="4" w:space="0" w:color="auto"/>
              <w:right w:val="single" w:sz="4" w:space="0" w:color="auto"/>
            </w:tcBorders>
            <w:noWrap/>
            <w:vAlign w:val="bottom"/>
            <w:hideMark/>
          </w:tcPr>
          <w:p w14:paraId="33305FC8" w14:textId="77777777" w:rsidR="005F2A24" w:rsidRPr="00EF3BE9" w:rsidRDefault="005F2A24">
            <w:pPr>
              <w:widowControl/>
              <w:jc w:val="left"/>
              <w:rPr>
                <w:ins w:id="1521" w:author="Yali Chen" w:date="2025-12-18T10:39:00Z" w16du:dateUtc="2025-12-18T02:39:00Z"/>
                <w:rFonts w:ascii="Times New Roman" w:hAnsi="Times New Roman" w:cs="Times New Roman"/>
                <w:i/>
                <w:iCs/>
                <w:strike/>
                <w:color w:val="EE0000"/>
                <w:kern w:val="0"/>
                <w:szCs w:val="20"/>
                <w:rPrChange w:id="1522" w:author="Yali Chen" w:date="2026-01-27T11:28:00Z" w16du:dateUtc="2026-01-27T03:28:00Z">
                  <w:rPr>
                    <w:ins w:id="1523" w:author="Yali Chen" w:date="2025-12-18T10:39:00Z" w16du:dateUtc="2025-12-18T02:39:00Z"/>
                    <w:rFonts w:ascii="Times New Roman" w:hAnsi="Times New Roman" w:cs="Times New Roman"/>
                    <w:i/>
                    <w:iCs/>
                    <w:color w:val="000000"/>
                    <w:kern w:val="0"/>
                    <w:szCs w:val="20"/>
                  </w:rPr>
                </w:rPrChange>
              </w:rPr>
            </w:pPr>
            <w:ins w:id="1524" w:author="Yali Chen" w:date="2025-12-18T10:39:00Z" w16du:dateUtc="2025-12-18T02:39:00Z">
              <w:r w:rsidRPr="00EF3BE9">
                <w:rPr>
                  <w:rFonts w:ascii="Times New Roman" w:hAnsi="Times New Roman" w:cs="Times New Roman"/>
                  <w:i/>
                  <w:iCs/>
                  <w:strike/>
                  <w:color w:val="EE0000"/>
                  <w:kern w:val="0"/>
                  <w:szCs w:val="20"/>
                  <w:rPrChange w:id="1525" w:author="Yali Chen" w:date="2026-01-27T11:28:00Z" w16du:dateUtc="2026-01-27T03:28:00Z">
                    <w:rPr>
                      <w:rFonts w:ascii="Times New Roman" w:hAnsi="Times New Roman" w:cs="Times New Roman"/>
                      <w:i/>
                      <w:iCs/>
                      <w:color w:val="000000"/>
                      <w:kern w:val="0"/>
                      <w:szCs w:val="20"/>
                    </w:rPr>
                  </w:rPrChange>
                </w:rPr>
                <w:t>IMMUNOGLOBULINS</w:t>
              </w:r>
            </w:ins>
          </w:p>
        </w:tc>
        <w:tc>
          <w:tcPr>
            <w:tcW w:w="1013" w:type="dxa"/>
            <w:tcBorders>
              <w:top w:val="nil"/>
              <w:left w:val="nil"/>
              <w:bottom w:val="single" w:sz="4" w:space="0" w:color="auto"/>
              <w:right w:val="single" w:sz="4" w:space="0" w:color="auto"/>
            </w:tcBorders>
            <w:noWrap/>
            <w:vAlign w:val="bottom"/>
            <w:hideMark/>
          </w:tcPr>
          <w:p w14:paraId="61D753EC" w14:textId="77777777" w:rsidR="005F2A24" w:rsidRPr="00EF3BE9" w:rsidRDefault="005F2A24">
            <w:pPr>
              <w:widowControl/>
              <w:jc w:val="left"/>
              <w:rPr>
                <w:ins w:id="1526" w:author="Yali Chen" w:date="2025-12-18T10:39:00Z" w16du:dateUtc="2025-12-18T02:39:00Z"/>
                <w:rFonts w:ascii="Times New Roman" w:hAnsi="Times New Roman" w:cs="Times New Roman"/>
                <w:i/>
                <w:iCs/>
                <w:strike/>
                <w:color w:val="EE0000"/>
                <w:kern w:val="0"/>
                <w:szCs w:val="20"/>
                <w:rPrChange w:id="1527" w:author="Yali Chen" w:date="2026-01-27T11:28:00Z" w16du:dateUtc="2026-01-27T03:28:00Z">
                  <w:rPr>
                    <w:ins w:id="1528" w:author="Yali Chen" w:date="2025-12-18T10:39:00Z" w16du:dateUtc="2025-12-18T02:39:00Z"/>
                    <w:rFonts w:ascii="Times New Roman" w:hAnsi="Times New Roman" w:cs="Times New Roman"/>
                    <w:i/>
                    <w:iCs/>
                    <w:color w:val="000000"/>
                    <w:kern w:val="0"/>
                    <w:szCs w:val="20"/>
                  </w:rPr>
                </w:rPrChange>
              </w:rPr>
            </w:pPr>
            <w:ins w:id="1529" w:author="Yali Chen" w:date="2025-12-18T10:39:00Z" w16du:dateUtc="2025-12-18T02:39:00Z">
              <w:r w:rsidRPr="00EF3BE9">
                <w:rPr>
                  <w:rFonts w:ascii="Times New Roman" w:hAnsi="Times New Roman" w:cs="Times New Roman"/>
                  <w:i/>
                  <w:iCs/>
                  <w:strike/>
                  <w:color w:val="EE0000"/>
                  <w:kern w:val="0"/>
                  <w:szCs w:val="20"/>
                  <w:rPrChange w:id="1530" w:author="Yali Chen" w:date="2026-01-27T11:28:00Z" w16du:dateUtc="2026-01-27T03:28:00Z">
                    <w:rPr>
                      <w:rFonts w:ascii="Times New Roman" w:hAnsi="Times New Roman" w:cs="Times New Roman"/>
                      <w:i/>
                      <w:iCs/>
                      <w:color w:val="000000"/>
                      <w:kern w:val="0"/>
                      <w:szCs w:val="20"/>
                    </w:rPr>
                  </w:rPrChange>
                </w:rPr>
                <w:t>J06B</w:t>
              </w:r>
            </w:ins>
          </w:p>
        </w:tc>
        <w:tc>
          <w:tcPr>
            <w:tcW w:w="4688" w:type="dxa"/>
            <w:tcBorders>
              <w:top w:val="nil"/>
              <w:left w:val="nil"/>
              <w:bottom w:val="single" w:sz="4" w:space="0" w:color="auto"/>
              <w:right w:val="single" w:sz="4" w:space="0" w:color="auto"/>
            </w:tcBorders>
            <w:noWrap/>
            <w:vAlign w:val="bottom"/>
            <w:hideMark/>
          </w:tcPr>
          <w:p w14:paraId="1CBB5D87" w14:textId="77777777" w:rsidR="005F2A24" w:rsidRPr="00EF3BE9" w:rsidRDefault="005F2A24">
            <w:pPr>
              <w:widowControl/>
              <w:jc w:val="left"/>
              <w:rPr>
                <w:ins w:id="1531" w:author="Yali Chen" w:date="2025-12-18T10:39:00Z" w16du:dateUtc="2025-12-18T02:39:00Z"/>
                <w:rFonts w:ascii="Times New Roman" w:hAnsi="Times New Roman" w:cs="Times New Roman"/>
                <w:i/>
                <w:iCs/>
                <w:strike/>
                <w:color w:val="EE0000"/>
                <w:kern w:val="0"/>
                <w:szCs w:val="20"/>
                <w:rPrChange w:id="1532" w:author="Yali Chen" w:date="2026-01-27T11:28:00Z" w16du:dateUtc="2026-01-27T03:28:00Z">
                  <w:rPr>
                    <w:ins w:id="1533" w:author="Yali Chen" w:date="2025-12-18T10:39:00Z" w16du:dateUtc="2025-12-18T02:39:00Z"/>
                    <w:rFonts w:ascii="Times New Roman" w:hAnsi="Times New Roman" w:cs="Times New Roman"/>
                    <w:i/>
                    <w:iCs/>
                    <w:color w:val="000000"/>
                    <w:kern w:val="0"/>
                    <w:szCs w:val="20"/>
                  </w:rPr>
                </w:rPrChange>
              </w:rPr>
            </w:pPr>
            <w:ins w:id="1534" w:author="Yali Chen" w:date="2025-12-18T10:39:00Z" w16du:dateUtc="2025-12-18T02:39:00Z">
              <w:r w:rsidRPr="00EF3BE9">
                <w:rPr>
                  <w:rFonts w:ascii="Times New Roman" w:hAnsi="Times New Roman" w:cs="Times New Roman"/>
                  <w:i/>
                  <w:iCs/>
                  <w:strike/>
                  <w:color w:val="EE0000"/>
                  <w:kern w:val="0"/>
                  <w:szCs w:val="20"/>
                  <w:rPrChange w:id="1535" w:author="Yali Chen" w:date="2026-01-27T11:28:00Z" w16du:dateUtc="2026-01-27T03:28:00Z">
                    <w:rPr>
                      <w:rFonts w:ascii="Times New Roman" w:hAnsi="Times New Roman" w:cs="Times New Roman"/>
                      <w:i/>
                      <w:iCs/>
                      <w:color w:val="000000"/>
                      <w:kern w:val="0"/>
                      <w:szCs w:val="20"/>
                    </w:rPr>
                  </w:rPrChange>
                </w:rPr>
                <w:t>ANTIINFECTIVES FOR SYSTEMIC USE</w:t>
              </w:r>
            </w:ins>
          </w:p>
        </w:tc>
        <w:tc>
          <w:tcPr>
            <w:tcW w:w="4767" w:type="dxa"/>
            <w:tcBorders>
              <w:top w:val="nil"/>
              <w:left w:val="nil"/>
              <w:bottom w:val="single" w:sz="4" w:space="0" w:color="auto"/>
              <w:right w:val="single" w:sz="4" w:space="0" w:color="auto"/>
            </w:tcBorders>
            <w:noWrap/>
            <w:vAlign w:val="bottom"/>
            <w:hideMark/>
          </w:tcPr>
          <w:p w14:paraId="5AFFC0E2" w14:textId="77777777" w:rsidR="005F2A24" w:rsidRPr="00EF3BE9" w:rsidRDefault="005F2A24">
            <w:pPr>
              <w:widowControl/>
              <w:jc w:val="left"/>
              <w:rPr>
                <w:ins w:id="1536" w:author="Yali Chen" w:date="2025-12-18T10:39:00Z" w16du:dateUtc="2025-12-18T02:39:00Z"/>
                <w:rFonts w:ascii="Times New Roman" w:hAnsi="Times New Roman" w:cs="Times New Roman"/>
                <w:i/>
                <w:iCs/>
                <w:strike/>
                <w:color w:val="EE0000"/>
                <w:kern w:val="0"/>
                <w:szCs w:val="20"/>
                <w:rPrChange w:id="1537" w:author="Yali Chen" w:date="2026-01-27T11:28:00Z" w16du:dateUtc="2026-01-27T03:28:00Z">
                  <w:rPr>
                    <w:ins w:id="1538" w:author="Yali Chen" w:date="2025-12-18T10:39:00Z" w16du:dateUtc="2025-12-18T02:39:00Z"/>
                    <w:rFonts w:ascii="Times New Roman" w:hAnsi="Times New Roman" w:cs="Times New Roman"/>
                    <w:i/>
                    <w:iCs/>
                    <w:color w:val="000000"/>
                    <w:kern w:val="0"/>
                    <w:szCs w:val="20"/>
                  </w:rPr>
                </w:rPrChange>
              </w:rPr>
            </w:pPr>
            <w:ins w:id="1539" w:author="Yali Chen" w:date="2025-12-18T10:39:00Z" w16du:dateUtc="2025-12-18T02:39:00Z">
              <w:r w:rsidRPr="00EF3BE9">
                <w:rPr>
                  <w:rFonts w:ascii="Times New Roman" w:hAnsi="Times New Roman" w:cs="Times New Roman"/>
                  <w:i/>
                  <w:iCs/>
                  <w:strike/>
                  <w:color w:val="EE0000"/>
                  <w:kern w:val="0"/>
                  <w:szCs w:val="20"/>
                  <w:rPrChange w:id="1540" w:author="Yali Chen" w:date="2026-01-27T11:28:00Z" w16du:dateUtc="2026-01-27T03:28:00Z">
                    <w:rPr>
                      <w:rFonts w:ascii="Times New Roman" w:hAnsi="Times New Roman" w:cs="Times New Roman"/>
                      <w:i/>
                      <w:iCs/>
                      <w:color w:val="000000"/>
                      <w:kern w:val="0"/>
                      <w:szCs w:val="20"/>
                    </w:rPr>
                  </w:rPrChange>
                </w:rPr>
                <w:t>IMMUNE SERA AND IMMUNOGLOBULINS</w:t>
              </w:r>
            </w:ins>
          </w:p>
        </w:tc>
        <w:tc>
          <w:tcPr>
            <w:tcW w:w="2812" w:type="dxa"/>
            <w:tcBorders>
              <w:top w:val="nil"/>
              <w:left w:val="nil"/>
              <w:bottom w:val="single" w:sz="4" w:space="0" w:color="auto"/>
              <w:right w:val="single" w:sz="4" w:space="0" w:color="auto"/>
            </w:tcBorders>
            <w:noWrap/>
            <w:vAlign w:val="bottom"/>
            <w:hideMark/>
          </w:tcPr>
          <w:p w14:paraId="20978AD3" w14:textId="77777777" w:rsidR="005F2A24" w:rsidRPr="00EF3BE9" w:rsidRDefault="005F2A24">
            <w:pPr>
              <w:widowControl/>
              <w:jc w:val="left"/>
              <w:rPr>
                <w:ins w:id="1541" w:author="Yali Chen" w:date="2025-12-18T10:39:00Z" w16du:dateUtc="2025-12-18T02:39:00Z"/>
                <w:rFonts w:ascii="Times New Roman" w:hAnsi="Times New Roman" w:cs="Times New Roman"/>
                <w:i/>
                <w:iCs/>
                <w:strike/>
                <w:color w:val="EE0000"/>
                <w:kern w:val="0"/>
                <w:sz w:val="22"/>
                <w:rPrChange w:id="1542" w:author="Yali Chen" w:date="2026-01-27T11:28:00Z" w16du:dateUtc="2026-01-27T03:28:00Z">
                  <w:rPr>
                    <w:ins w:id="1543" w:author="Yali Chen" w:date="2025-12-18T10:39:00Z" w16du:dateUtc="2025-12-18T02:39:00Z"/>
                    <w:rFonts w:ascii="Times New Roman" w:hAnsi="Times New Roman" w:cs="Times New Roman"/>
                    <w:i/>
                    <w:iCs/>
                    <w:color w:val="000000"/>
                    <w:kern w:val="0"/>
                    <w:sz w:val="22"/>
                  </w:rPr>
                </w:rPrChange>
              </w:rPr>
            </w:pPr>
            <w:ins w:id="1544" w:author="Yali Chen" w:date="2025-12-18T10:39:00Z" w16du:dateUtc="2025-12-18T02:39:00Z">
              <w:r w:rsidRPr="00EF3BE9">
                <w:rPr>
                  <w:rFonts w:ascii="Times New Roman" w:hAnsi="Times New Roman" w:cs="Times New Roman"/>
                  <w:i/>
                  <w:iCs/>
                  <w:strike/>
                  <w:color w:val="EE0000"/>
                  <w:kern w:val="0"/>
                  <w:sz w:val="22"/>
                  <w:rPrChange w:id="1545" w:author="Yali Chen" w:date="2026-01-27T11:28:00Z" w16du:dateUtc="2026-01-27T03:28:00Z">
                    <w:rPr>
                      <w:rFonts w:ascii="Times New Roman" w:hAnsi="Times New Roman" w:cs="Times New Roman"/>
                      <w:i/>
                      <w:iCs/>
                      <w:color w:val="000000"/>
                      <w:kern w:val="0"/>
                      <w:sz w:val="22"/>
                    </w:rPr>
                  </w:rPrChange>
                </w:rPr>
                <w:t>IMMUNOGLOBULINS</w:t>
              </w:r>
            </w:ins>
          </w:p>
        </w:tc>
        <w:tc>
          <w:tcPr>
            <w:tcW w:w="3035" w:type="dxa"/>
            <w:tcBorders>
              <w:top w:val="nil"/>
              <w:left w:val="nil"/>
              <w:bottom w:val="single" w:sz="4" w:space="0" w:color="auto"/>
              <w:right w:val="single" w:sz="4" w:space="0" w:color="auto"/>
            </w:tcBorders>
            <w:noWrap/>
            <w:vAlign w:val="bottom"/>
            <w:hideMark/>
          </w:tcPr>
          <w:p w14:paraId="70B589A1" w14:textId="77777777" w:rsidR="005F2A24" w:rsidRPr="00EF3BE9" w:rsidRDefault="005F2A24">
            <w:pPr>
              <w:widowControl/>
              <w:jc w:val="left"/>
              <w:rPr>
                <w:ins w:id="1546" w:author="Yali Chen" w:date="2025-12-18T10:39:00Z" w16du:dateUtc="2025-12-18T02:39:00Z"/>
                <w:rFonts w:ascii="Times New Roman" w:hAnsi="Times New Roman" w:cs="Times New Roman"/>
                <w:i/>
                <w:iCs/>
                <w:strike/>
                <w:color w:val="EE0000"/>
                <w:kern w:val="0"/>
                <w:sz w:val="22"/>
                <w:rPrChange w:id="1547" w:author="Yali Chen" w:date="2026-01-27T11:28:00Z" w16du:dateUtc="2026-01-27T03:28:00Z">
                  <w:rPr>
                    <w:ins w:id="1548" w:author="Yali Chen" w:date="2025-12-18T10:39:00Z" w16du:dateUtc="2025-12-18T02:39:00Z"/>
                    <w:rFonts w:ascii="Times New Roman" w:hAnsi="Times New Roman" w:cs="Times New Roman"/>
                    <w:i/>
                    <w:iCs/>
                    <w:color w:val="000000"/>
                    <w:kern w:val="0"/>
                    <w:sz w:val="22"/>
                  </w:rPr>
                </w:rPrChange>
              </w:rPr>
            </w:pPr>
            <w:ins w:id="1549" w:author="Yali Chen" w:date="2025-12-18T10:39:00Z" w16du:dateUtc="2025-12-18T02:39:00Z">
              <w:r w:rsidRPr="00EF3BE9">
                <w:rPr>
                  <w:rFonts w:ascii="Times New Roman" w:hAnsi="Times New Roman" w:cs="Times New Roman" w:hint="eastAsia"/>
                  <w:i/>
                  <w:iCs/>
                  <w:strike/>
                  <w:color w:val="EE0000"/>
                  <w:kern w:val="0"/>
                  <w:sz w:val="22"/>
                  <w:rPrChange w:id="1550" w:author="Yali Chen" w:date="2026-01-27T11:28:00Z" w16du:dateUtc="2026-01-27T03:28:00Z">
                    <w:rPr>
                      <w:rFonts w:ascii="Times New Roman" w:hAnsi="Times New Roman" w:cs="Times New Roman" w:hint="eastAsia"/>
                      <w:i/>
                      <w:iCs/>
                      <w:color w:val="000000"/>
                      <w:kern w:val="0"/>
                      <w:sz w:val="22"/>
                    </w:rPr>
                  </w:rPrChange>
                </w:rPr>
                <w:t xml:space="preserve">　</w:t>
              </w:r>
            </w:ins>
          </w:p>
        </w:tc>
      </w:tr>
      <w:tr w:rsidR="005F2A24" w:rsidRPr="00EF3BE9" w14:paraId="7DD56716" w14:textId="77777777">
        <w:trPr>
          <w:trHeight w:val="300"/>
          <w:ins w:id="1551" w:author="Yali Chen" w:date="2025-12-18T10:39:00Z"/>
        </w:trPr>
        <w:tc>
          <w:tcPr>
            <w:tcW w:w="1967" w:type="dxa"/>
            <w:tcBorders>
              <w:top w:val="nil"/>
              <w:left w:val="single" w:sz="4" w:space="0" w:color="auto"/>
              <w:bottom w:val="single" w:sz="4" w:space="0" w:color="auto"/>
              <w:right w:val="single" w:sz="4" w:space="0" w:color="auto"/>
            </w:tcBorders>
            <w:noWrap/>
            <w:vAlign w:val="bottom"/>
            <w:hideMark/>
          </w:tcPr>
          <w:p w14:paraId="3598CE7B" w14:textId="77777777" w:rsidR="005F2A24" w:rsidRPr="00EF3BE9" w:rsidRDefault="005F2A24">
            <w:pPr>
              <w:widowControl/>
              <w:jc w:val="left"/>
              <w:rPr>
                <w:ins w:id="1552" w:author="Yali Chen" w:date="2025-12-18T10:39:00Z" w16du:dateUtc="2025-12-18T02:39:00Z"/>
                <w:rFonts w:ascii="Times New Roman" w:hAnsi="Times New Roman" w:cs="Times New Roman"/>
                <w:i/>
                <w:iCs/>
                <w:strike/>
                <w:color w:val="EE0000"/>
                <w:kern w:val="0"/>
                <w:szCs w:val="20"/>
                <w:rPrChange w:id="1553" w:author="Yali Chen" w:date="2026-01-27T11:28:00Z" w16du:dateUtc="2026-01-27T03:28:00Z">
                  <w:rPr>
                    <w:ins w:id="1554" w:author="Yali Chen" w:date="2025-12-18T10:39:00Z" w16du:dateUtc="2025-12-18T02:39:00Z"/>
                    <w:rFonts w:ascii="Times New Roman" w:hAnsi="Times New Roman" w:cs="Times New Roman"/>
                    <w:i/>
                    <w:iCs/>
                    <w:color w:val="000000"/>
                    <w:kern w:val="0"/>
                    <w:szCs w:val="20"/>
                  </w:rPr>
                </w:rPrChange>
              </w:rPr>
            </w:pPr>
            <w:ins w:id="1555" w:author="Yali Chen" w:date="2025-12-18T10:39:00Z" w16du:dateUtc="2025-12-18T02:39:00Z">
              <w:r w:rsidRPr="00EF3BE9">
                <w:rPr>
                  <w:rFonts w:ascii="Times New Roman" w:hAnsi="Times New Roman" w:cs="Times New Roman"/>
                  <w:i/>
                  <w:iCs/>
                  <w:strike/>
                  <w:color w:val="EE0000"/>
                  <w:kern w:val="0"/>
                  <w:szCs w:val="20"/>
                  <w:rPrChange w:id="1556" w:author="Yali Chen" w:date="2026-01-27T11:28:00Z" w16du:dateUtc="2026-01-27T03:28:00Z">
                    <w:rPr>
                      <w:rFonts w:ascii="Times New Roman" w:hAnsi="Times New Roman" w:cs="Times New Roman"/>
                      <w:i/>
                      <w:iCs/>
                      <w:color w:val="000000"/>
                      <w:kern w:val="0"/>
                      <w:szCs w:val="20"/>
                    </w:rPr>
                  </w:rPrChange>
                </w:rPr>
                <w:t>CsA</w:t>
              </w:r>
            </w:ins>
          </w:p>
        </w:tc>
        <w:tc>
          <w:tcPr>
            <w:tcW w:w="1227" w:type="dxa"/>
            <w:tcBorders>
              <w:top w:val="nil"/>
              <w:left w:val="nil"/>
              <w:bottom w:val="single" w:sz="4" w:space="0" w:color="auto"/>
              <w:right w:val="single" w:sz="4" w:space="0" w:color="auto"/>
            </w:tcBorders>
            <w:noWrap/>
            <w:vAlign w:val="bottom"/>
            <w:hideMark/>
          </w:tcPr>
          <w:p w14:paraId="42361262" w14:textId="77777777" w:rsidR="005F2A24" w:rsidRPr="00EF3BE9" w:rsidRDefault="005F2A24">
            <w:pPr>
              <w:widowControl/>
              <w:jc w:val="left"/>
              <w:rPr>
                <w:ins w:id="1557" w:author="Yali Chen" w:date="2025-12-18T10:39:00Z" w16du:dateUtc="2025-12-18T02:39:00Z"/>
                <w:rFonts w:ascii="Times New Roman" w:hAnsi="Times New Roman" w:cs="Times New Roman"/>
                <w:i/>
                <w:iCs/>
                <w:strike/>
                <w:color w:val="EE0000"/>
                <w:kern w:val="0"/>
                <w:szCs w:val="20"/>
                <w:rPrChange w:id="1558" w:author="Yali Chen" w:date="2026-01-27T11:28:00Z" w16du:dateUtc="2026-01-27T03:28:00Z">
                  <w:rPr>
                    <w:ins w:id="1559" w:author="Yali Chen" w:date="2025-12-18T10:39:00Z" w16du:dateUtc="2025-12-18T02:39:00Z"/>
                    <w:rFonts w:ascii="Times New Roman" w:hAnsi="Times New Roman" w:cs="Times New Roman"/>
                    <w:i/>
                    <w:iCs/>
                    <w:color w:val="000000"/>
                    <w:kern w:val="0"/>
                    <w:szCs w:val="20"/>
                  </w:rPr>
                </w:rPrChange>
              </w:rPr>
            </w:pPr>
            <w:ins w:id="1560" w:author="Yali Chen" w:date="2025-12-18T10:39:00Z" w16du:dateUtc="2025-12-18T02:39:00Z">
              <w:r w:rsidRPr="00EF3BE9">
                <w:rPr>
                  <w:rFonts w:ascii="Times New Roman" w:hAnsi="Times New Roman" w:cs="Times New Roman"/>
                  <w:i/>
                  <w:iCs/>
                  <w:strike/>
                  <w:color w:val="EE0000"/>
                  <w:kern w:val="0"/>
                  <w:szCs w:val="20"/>
                  <w:rPrChange w:id="1561" w:author="Yali Chen" w:date="2026-01-27T11:28:00Z" w16du:dateUtc="2026-01-27T03:28:00Z">
                    <w:rPr>
                      <w:rFonts w:ascii="Times New Roman" w:hAnsi="Times New Roman" w:cs="Times New Roman"/>
                      <w:i/>
                      <w:iCs/>
                      <w:color w:val="000000"/>
                      <w:kern w:val="0"/>
                      <w:szCs w:val="20"/>
                    </w:rPr>
                  </w:rPrChange>
                </w:rPr>
                <w:t>00463501154</w:t>
              </w:r>
            </w:ins>
          </w:p>
        </w:tc>
        <w:tc>
          <w:tcPr>
            <w:tcW w:w="2147" w:type="dxa"/>
            <w:tcBorders>
              <w:top w:val="nil"/>
              <w:left w:val="nil"/>
              <w:bottom w:val="single" w:sz="4" w:space="0" w:color="auto"/>
              <w:right w:val="single" w:sz="4" w:space="0" w:color="auto"/>
            </w:tcBorders>
            <w:noWrap/>
            <w:vAlign w:val="bottom"/>
            <w:hideMark/>
          </w:tcPr>
          <w:p w14:paraId="2F6C214E" w14:textId="77777777" w:rsidR="005F2A24" w:rsidRPr="00EF3BE9" w:rsidRDefault="005F2A24">
            <w:pPr>
              <w:widowControl/>
              <w:jc w:val="left"/>
              <w:rPr>
                <w:ins w:id="1562" w:author="Yali Chen" w:date="2025-12-18T10:39:00Z" w16du:dateUtc="2025-12-18T02:39:00Z"/>
                <w:rFonts w:ascii="Times New Roman" w:hAnsi="Times New Roman" w:cs="Times New Roman"/>
                <w:i/>
                <w:iCs/>
                <w:strike/>
                <w:color w:val="EE0000"/>
                <w:kern w:val="0"/>
                <w:szCs w:val="20"/>
                <w:rPrChange w:id="1563" w:author="Yali Chen" w:date="2026-01-27T11:28:00Z" w16du:dateUtc="2026-01-27T03:28:00Z">
                  <w:rPr>
                    <w:ins w:id="1564" w:author="Yali Chen" w:date="2025-12-18T10:39:00Z" w16du:dateUtc="2025-12-18T02:39:00Z"/>
                    <w:rFonts w:ascii="Times New Roman" w:hAnsi="Times New Roman" w:cs="Times New Roman"/>
                    <w:i/>
                    <w:iCs/>
                    <w:color w:val="000000"/>
                    <w:kern w:val="0"/>
                    <w:szCs w:val="20"/>
                  </w:rPr>
                </w:rPrChange>
              </w:rPr>
            </w:pPr>
            <w:ins w:id="1565" w:author="Yali Chen" w:date="2025-12-18T10:39:00Z" w16du:dateUtc="2025-12-18T02:39:00Z">
              <w:r w:rsidRPr="00EF3BE9">
                <w:rPr>
                  <w:rFonts w:ascii="Times New Roman" w:hAnsi="Times New Roman" w:cs="Times New Roman"/>
                  <w:i/>
                  <w:iCs/>
                  <w:strike/>
                  <w:color w:val="EE0000"/>
                  <w:kern w:val="0"/>
                  <w:szCs w:val="20"/>
                  <w:rPrChange w:id="1566" w:author="Yali Chen" w:date="2026-01-27T11:28:00Z" w16du:dateUtc="2026-01-27T03:28:00Z">
                    <w:rPr>
                      <w:rFonts w:ascii="Times New Roman" w:hAnsi="Times New Roman" w:cs="Times New Roman"/>
                      <w:i/>
                      <w:iCs/>
                      <w:color w:val="000000"/>
                      <w:kern w:val="0"/>
                      <w:szCs w:val="20"/>
                    </w:rPr>
                  </w:rPrChange>
                </w:rPr>
                <w:t>CSA</w:t>
              </w:r>
            </w:ins>
          </w:p>
        </w:tc>
        <w:tc>
          <w:tcPr>
            <w:tcW w:w="1227" w:type="dxa"/>
            <w:tcBorders>
              <w:top w:val="nil"/>
              <w:left w:val="nil"/>
              <w:bottom w:val="single" w:sz="4" w:space="0" w:color="auto"/>
              <w:right w:val="single" w:sz="4" w:space="0" w:color="auto"/>
            </w:tcBorders>
            <w:noWrap/>
            <w:vAlign w:val="bottom"/>
            <w:hideMark/>
          </w:tcPr>
          <w:p w14:paraId="62466FCC" w14:textId="77777777" w:rsidR="005F2A24" w:rsidRPr="00EF3BE9" w:rsidRDefault="005F2A24">
            <w:pPr>
              <w:widowControl/>
              <w:jc w:val="left"/>
              <w:rPr>
                <w:ins w:id="1567" w:author="Yali Chen" w:date="2025-12-18T10:39:00Z" w16du:dateUtc="2025-12-18T02:39:00Z"/>
                <w:rFonts w:ascii="Times New Roman" w:hAnsi="Times New Roman" w:cs="Times New Roman"/>
                <w:i/>
                <w:iCs/>
                <w:strike/>
                <w:color w:val="EE0000"/>
                <w:kern w:val="0"/>
                <w:szCs w:val="20"/>
                <w:rPrChange w:id="1568" w:author="Yali Chen" w:date="2026-01-27T11:28:00Z" w16du:dateUtc="2026-01-27T03:28:00Z">
                  <w:rPr>
                    <w:ins w:id="1569" w:author="Yali Chen" w:date="2025-12-18T10:39:00Z" w16du:dateUtc="2025-12-18T02:39:00Z"/>
                    <w:rFonts w:ascii="Times New Roman" w:hAnsi="Times New Roman" w:cs="Times New Roman"/>
                    <w:i/>
                    <w:iCs/>
                    <w:color w:val="000000"/>
                    <w:kern w:val="0"/>
                    <w:szCs w:val="20"/>
                  </w:rPr>
                </w:rPrChange>
              </w:rPr>
            </w:pPr>
            <w:ins w:id="1570" w:author="Yali Chen" w:date="2025-12-18T10:39:00Z" w16du:dateUtc="2025-12-18T02:39:00Z">
              <w:r w:rsidRPr="00EF3BE9">
                <w:rPr>
                  <w:rFonts w:ascii="Times New Roman" w:hAnsi="Times New Roman" w:cs="Times New Roman"/>
                  <w:i/>
                  <w:iCs/>
                  <w:strike/>
                  <w:color w:val="EE0000"/>
                  <w:kern w:val="0"/>
                  <w:szCs w:val="20"/>
                  <w:rPrChange w:id="1571" w:author="Yali Chen" w:date="2026-01-27T11:28:00Z" w16du:dateUtc="2026-01-27T03:28:00Z">
                    <w:rPr>
                      <w:rFonts w:ascii="Times New Roman" w:hAnsi="Times New Roman" w:cs="Times New Roman"/>
                      <w:i/>
                      <w:iCs/>
                      <w:color w:val="000000"/>
                      <w:kern w:val="0"/>
                      <w:szCs w:val="20"/>
                    </w:rPr>
                  </w:rPrChange>
                </w:rPr>
                <w:t>00463501001</w:t>
              </w:r>
            </w:ins>
          </w:p>
        </w:tc>
        <w:tc>
          <w:tcPr>
            <w:tcW w:w="4678" w:type="dxa"/>
            <w:tcBorders>
              <w:top w:val="nil"/>
              <w:left w:val="nil"/>
              <w:bottom w:val="single" w:sz="4" w:space="0" w:color="auto"/>
              <w:right w:val="single" w:sz="4" w:space="0" w:color="auto"/>
            </w:tcBorders>
            <w:noWrap/>
            <w:vAlign w:val="bottom"/>
            <w:hideMark/>
          </w:tcPr>
          <w:p w14:paraId="433BC35F" w14:textId="77777777" w:rsidR="005F2A24" w:rsidRPr="00EF3BE9" w:rsidRDefault="005F2A24">
            <w:pPr>
              <w:widowControl/>
              <w:jc w:val="left"/>
              <w:rPr>
                <w:ins w:id="1572" w:author="Yali Chen" w:date="2025-12-18T10:39:00Z" w16du:dateUtc="2025-12-18T02:39:00Z"/>
                <w:rFonts w:ascii="Times New Roman" w:hAnsi="Times New Roman" w:cs="Times New Roman"/>
                <w:i/>
                <w:iCs/>
                <w:strike/>
                <w:color w:val="EE0000"/>
                <w:kern w:val="0"/>
                <w:szCs w:val="20"/>
                <w:rPrChange w:id="1573" w:author="Yali Chen" w:date="2026-01-27T11:28:00Z" w16du:dateUtc="2026-01-27T03:28:00Z">
                  <w:rPr>
                    <w:ins w:id="1574" w:author="Yali Chen" w:date="2025-12-18T10:39:00Z" w16du:dateUtc="2025-12-18T02:39:00Z"/>
                    <w:rFonts w:ascii="Times New Roman" w:hAnsi="Times New Roman" w:cs="Times New Roman"/>
                    <w:i/>
                    <w:iCs/>
                    <w:color w:val="000000"/>
                    <w:kern w:val="0"/>
                    <w:szCs w:val="20"/>
                  </w:rPr>
                </w:rPrChange>
              </w:rPr>
            </w:pPr>
            <w:ins w:id="1575" w:author="Yali Chen" w:date="2025-12-18T10:39:00Z" w16du:dateUtc="2025-12-18T02:39:00Z">
              <w:r w:rsidRPr="00EF3BE9">
                <w:rPr>
                  <w:rFonts w:ascii="Times New Roman" w:hAnsi="Times New Roman" w:cs="Times New Roman"/>
                  <w:i/>
                  <w:iCs/>
                  <w:strike/>
                  <w:color w:val="EE0000"/>
                  <w:kern w:val="0"/>
                  <w:szCs w:val="20"/>
                  <w:rPrChange w:id="1576" w:author="Yali Chen" w:date="2026-01-27T11:28:00Z" w16du:dateUtc="2026-01-27T03:28:00Z">
                    <w:rPr>
                      <w:rFonts w:ascii="Times New Roman" w:hAnsi="Times New Roman" w:cs="Times New Roman"/>
                      <w:i/>
                      <w:iCs/>
                      <w:color w:val="000000"/>
                      <w:kern w:val="0"/>
                      <w:szCs w:val="20"/>
                    </w:rPr>
                  </w:rPrChange>
                </w:rPr>
                <w:t>NIFUROXAZIDE</w:t>
              </w:r>
            </w:ins>
          </w:p>
        </w:tc>
        <w:tc>
          <w:tcPr>
            <w:tcW w:w="1013" w:type="dxa"/>
            <w:tcBorders>
              <w:top w:val="nil"/>
              <w:left w:val="nil"/>
              <w:bottom w:val="single" w:sz="4" w:space="0" w:color="auto"/>
              <w:right w:val="single" w:sz="4" w:space="0" w:color="auto"/>
            </w:tcBorders>
            <w:noWrap/>
            <w:vAlign w:val="bottom"/>
            <w:hideMark/>
          </w:tcPr>
          <w:p w14:paraId="66C2DA51" w14:textId="77777777" w:rsidR="005F2A24" w:rsidRPr="00EF3BE9" w:rsidRDefault="005F2A24">
            <w:pPr>
              <w:widowControl/>
              <w:jc w:val="left"/>
              <w:rPr>
                <w:ins w:id="1577" w:author="Yali Chen" w:date="2025-12-18T10:39:00Z" w16du:dateUtc="2025-12-18T02:39:00Z"/>
                <w:rFonts w:ascii="Times New Roman" w:hAnsi="Times New Roman" w:cs="Times New Roman"/>
                <w:i/>
                <w:iCs/>
                <w:strike/>
                <w:color w:val="EE0000"/>
                <w:kern w:val="0"/>
                <w:szCs w:val="20"/>
                <w:rPrChange w:id="1578" w:author="Yali Chen" w:date="2026-01-27T11:28:00Z" w16du:dateUtc="2026-01-27T03:28:00Z">
                  <w:rPr>
                    <w:ins w:id="1579" w:author="Yali Chen" w:date="2025-12-18T10:39:00Z" w16du:dateUtc="2025-12-18T02:39:00Z"/>
                    <w:rFonts w:ascii="Times New Roman" w:hAnsi="Times New Roman" w:cs="Times New Roman"/>
                    <w:i/>
                    <w:iCs/>
                    <w:color w:val="000000"/>
                    <w:kern w:val="0"/>
                    <w:szCs w:val="20"/>
                  </w:rPr>
                </w:rPrChange>
              </w:rPr>
            </w:pPr>
            <w:ins w:id="1580" w:author="Yali Chen" w:date="2025-12-18T10:39:00Z" w16du:dateUtc="2025-12-18T02:39:00Z">
              <w:r w:rsidRPr="00EF3BE9">
                <w:rPr>
                  <w:rFonts w:ascii="Times New Roman" w:hAnsi="Times New Roman" w:cs="Times New Roman"/>
                  <w:i/>
                  <w:iCs/>
                  <w:strike/>
                  <w:color w:val="EE0000"/>
                  <w:kern w:val="0"/>
                  <w:szCs w:val="20"/>
                  <w:rPrChange w:id="1581" w:author="Yali Chen" w:date="2026-01-27T11:28:00Z" w16du:dateUtc="2026-01-27T03:28:00Z">
                    <w:rPr>
                      <w:rFonts w:ascii="Times New Roman" w:hAnsi="Times New Roman" w:cs="Times New Roman"/>
                      <w:i/>
                      <w:iCs/>
                      <w:color w:val="000000"/>
                      <w:kern w:val="0"/>
                      <w:szCs w:val="20"/>
                    </w:rPr>
                  </w:rPrChange>
                </w:rPr>
                <w:t>A07AX</w:t>
              </w:r>
            </w:ins>
          </w:p>
        </w:tc>
        <w:tc>
          <w:tcPr>
            <w:tcW w:w="4688" w:type="dxa"/>
            <w:tcBorders>
              <w:top w:val="nil"/>
              <w:left w:val="nil"/>
              <w:bottom w:val="single" w:sz="4" w:space="0" w:color="auto"/>
              <w:right w:val="single" w:sz="4" w:space="0" w:color="auto"/>
            </w:tcBorders>
            <w:noWrap/>
            <w:vAlign w:val="bottom"/>
            <w:hideMark/>
          </w:tcPr>
          <w:p w14:paraId="5C3E4837" w14:textId="77777777" w:rsidR="005F2A24" w:rsidRPr="00EF3BE9" w:rsidRDefault="005F2A24">
            <w:pPr>
              <w:widowControl/>
              <w:jc w:val="left"/>
              <w:rPr>
                <w:ins w:id="1582" w:author="Yali Chen" w:date="2025-12-18T10:39:00Z" w16du:dateUtc="2025-12-18T02:39:00Z"/>
                <w:rFonts w:ascii="Times New Roman" w:hAnsi="Times New Roman" w:cs="Times New Roman"/>
                <w:i/>
                <w:iCs/>
                <w:strike/>
                <w:color w:val="EE0000"/>
                <w:kern w:val="0"/>
                <w:szCs w:val="20"/>
                <w:rPrChange w:id="1583" w:author="Yali Chen" w:date="2026-01-27T11:28:00Z" w16du:dateUtc="2026-01-27T03:28:00Z">
                  <w:rPr>
                    <w:ins w:id="1584" w:author="Yali Chen" w:date="2025-12-18T10:39:00Z" w16du:dateUtc="2025-12-18T02:39:00Z"/>
                    <w:rFonts w:ascii="Times New Roman" w:hAnsi="Times New Roman" w:cs="Times New Roman"/>
                    <w:i/>
                    <w:iCs/>
                    <w:color w:val="000000"/>
                    <w:kern w:val="0"/>
                    <w:szCs w:val="20"/>
                  </w:rPr>
                </w:rPrChange>
              </w:rPr>
            </w:pPr>
            <w:ins w:id="1585" w:author="Yali Chen" w:date="2025-12-18T10:39:00Z" w16du:dateUtc="2025-12-18T02:39:00Z">
              <w:r w:rsidRPr="00EF3BE9">
                <w:rPr>
                  <w:rFonts w:ascii="Times New Roman" w:hAnsi="Times New Roman" w:cs="Times New Roman"/>
                  <w:i/>
                  <w:iCs/>
                  <w:strike/>
                  <w:color w:val="EE0000"/>
                  <w:kern w:val="0"/>
                  <w:szCs w:val="20"/>
                  <w:rPrChange w:id="1586" w:author="Yali Chen" w:date="2026-01-27T11:28:00Z" w16du:dateUtc="2026-01-27T03:28:00Z">
                    <w:rPr>
                      <w:rFonts w:ascii="Times New Roman" w:hAnsi="Times New Roman" w:cs="Times New Roman"/>
                      <w:i/>
                      <w:iCs/>
                      <w:color w:val="000000"/>
                      <w:kern w:val="0"/>
                      <w:szCs w:val="20"/>
                    </w:rPr>
                  </w:rPrChange>
                </w:rPr>
                <w:t>ALIMENTARY TRACT AND METABOLISM</w:t>
              </w:r>
            </w:ins>
          </w:p>
        </w:tc>
        <w:tc>
          <w:tcPr>
            <w:tcW w:w="4767" w:type="dxa"/>
            <w:tcBorders>
              <w:top w:val="nil"/>
              <w:left w:val="nil"/>
              <w:bottom w:val="single" w:sz="4" w:space="0" w:color="auto"/>
              <w:right w:val="single" w:sz="4" w:space="0" w:color="auto"/>
            </w:tcBorders>
            <w:noWrap/>
            <w:vAlign w:val="bottom"/>
            <w:hideMark/>
          </w:tcPr>
          <w:p w14:paraId="5C654A4F" w14:textId="77777777" w:rsidR="005F2A24" w:rsidRPr="00EF3BE9" w:rsidRDefault="005F2A24">
            <w:pPr>
              <w:widowControl/>
              <w:jc w:val="left"/>
              <w:rPr>
                <w:ins w:id="1587" w:author="Yali Chen" w:date="2025-12-18T10:39:00Z" w16du:dateUtc="2025-12-18T02:39:00Z"/>
                <w:rFonts w:ascii="Times New Roman" w:hAnsi="Times New Roman" w:cs="Times New Roman"/>
                <w:i/>
                <w:iCs/>
                <w:strike/>
                <w:color w:val="EE0000"/>
                <w:kern w:val="0"/>
                <w:szCs w:val="20"/>
                <w:rPrChange w:id="1588" w:author="Yali Chen" w:date="2026-01-27T11:28:00Z" w16du:dateUtc="2026-01-27T03:28:00Z">
                  <w:rPr>
                    <w:ins w:id="1589" w:author="Yali Chen" w:date="2025-12-18T10:39:00Z" w16du:dateUtc="2025-12-18T02:39:00Z"/>
                    <w:rFonts w:ascii="Times New Roman" w:hAnsi="Times New Roman" w:cs="Times New Roman"/>
                    <w:i/>
                    <w:iCs/>
                    <w:color w:val="000000"/>
                    <w:kern w:val="0"/>
                    <w:szCs w:val="20"/>
                  </w:rPr>
                </w:rPrChange>
              </w:rPr>
            </w:pPr>
            <w:ins w:id="1590" w:author="Yali Chen" w:date="2025-12-18T10:39:00Z" w16du:dateUtc="2025-12-18T02:39:00Z">
              <w:r w:rsidRPr="00EF3BE9">
                <w:rPr>
                  <w:rFonts w:ascii="Times New Roman" w:hAnsi="Times New Roman" w:cs="Times New Roman"/>
                  <w:i/>
                  <w:iCs/>
                  <w:strike/>
                  <w:color w:val="EE0000"/>
                  <w:kern w:val="0"/>
                  <w:szCs w:val="20"/>
                  <w:rPrChange w:id="1591" w:author="Yali Chen" w:date="2026-01-27T11:28:00Z" w16du:dateUtc="2026-01-27T03:28:00Z">
                    <w:rPr>
                      <w:rFonts w:ascii="Times New Roman" w:hAnsi="Times New Roman" w:cs="Times New Roman"/>
                      <w:i/>
                      <w:iCs/>
                      <w:color w:val="000000"/>
                      <w:kern w:val="0"/>
                      <w:szCs w:val="20"/>
                    </w:rPr>
                  </w:rPrChange>
                </w:rPr>
                <w:t>ANTIDIARRHEALS, INTESTINAL ANTIINFLAMMATORY/ANTIINFECTIVE AGENTS</w:t>
              </w:r>
            </w:ins>
          </w:p>
        </w:tc>
        <w:tc>
          <w:tcPr>
            <w:tcW w:w="2812" w:type="dxa"/>
            <w:tcBorders>
              <w:top w:val="nil"/>
              <w:left w:val="nil"/>
              <w:bottom w:val="single" w:sz="4" w:space="0" w:color="auto"/>
              <w:right w:val="single" w:sz="4" w:space="0" w:color="auto"/>
            </w:tcBorders>
            <w:noWrap/>
            <w:vAlign w:val="bottom"/>
            <w:hideMark/>
          </w:tcPr>
          <w:p w14:paraId="34E09ADB" w14:textId="77777777" w:rsidR="005F2A24" w:rsidRPr="00EF3BE9" w:rsidRDefault="005F2A24">
            <w:pPr>
              <w:widowControl/>
              <w:jc w:val="left"/>
              <w:rPr>
                <w:ins w:id="1592" w:author="Yali Chen" w:date="2025-12-18T10:39:00Z" w16du:dateUtc="2025-12-18T02:39:00Z"/>
                <w:rFonts w:ascii="Times New Roman" w:hAnsi="Times New Roman" w:cs="Times New Roman"/>
                <w:i/>
                <w:iCs/>
                <w:strike/>
                <w:color w:val="EE0000"/>
                <w:kern w:val="0"/>
                <w:sz w:val="22"/>
                <w:rPrChange w:id="1593" w:author="Yali Chen" w:date="2026-01-27T11:28:00Z" w16du:dateUtc="2026-01-27T03:28:00Z">
                  <w:rPr>
                    <w:ins w:id="1594" w:author="Yali Chen" w:date="2025-12-18T10:39:00Z" w16du:dateUtc="2025-12-18T02:39:00Z"/>
                    <w:rFonts w:ascii="Times New Roman" w:hAnsi="Times New Roman" w:cs="Times New Roman"/>
                    <w:i/>
                    <w:iCs/>
                    <w:color w:val="000000"/>
                    <w:kern w:val="0"/>
                    <w:sz w:val="22"/>
                  </w:rPr>
                </w:rPrChange>
              </w:rPr>
            </w:pPr>
            <w:ins w:id="1595" w:author="Yali Chen" w:date="2025-12-18T10:39:00Z" w16du:dateUtc="2025-12-18T02:39:00Z">
              <w:r w:rsidRPr="00EF3BE9">
                <w:rPr>
                  <w:rFonts w:ascii="Times New Roman" w:hAnsi="Times New Roman" w:cs="Times New Roman"/>
                  <w:i/>
                  <w:iCs/>
                  <w:strike/>
                  <w:color w:val="EE0000"/>
                  <w:kern w:val="0"/>
                  <w:sz w:val="22"/>
                  <w:rPrChange w:id="1596" w:author="Yali Chen" w:date="2026-01-27T11:28:00Z" w16du:dateUtc="2026-01-27T03:28:00Z">
                    <w:rPr>
                      <w:rFonts w:ascii="Times New Roman" w:hAnsi="Times New Roman" w:cs="Times New Roman"/>
                      <w:i/>
                      <w:iCs/>
                      <w:color w:val="000000"/>
                      <w:kern w:val="0"/>
                      <w:sz w:val="22"/>
                    </w:rPr>
                  </w:rPrChange>
                </w:rPr>
                <w:t>INTESTINAL ANTIINFECTIVES</w:t>
              </w:r>
            </w:ins>
          </w:p>
        </w:tc>
        <w:tc>
          <w:tcPr>
            <w:tcW w:w="3035" w:type="dxa"/>
            <w:tcBorders>
              <w:top w:val="nil"/>
              <w:left w:val="nil"/>
              <w:bottom w:val="single" w:sz="4" w:space="0" w:color="auto"/>
              <w:right w:val="single" w:sz="4" w:space="0" w:color="auto"/>
            </w:tcBorders>
            <w:noWrap/>
            <w:vAlign w:val="bottom"/>
            <w:hideMark/>
          </w:tcPr>
          <w:p w14:paraId="27A19B74" w14:textId="77777777" w:rsidR="005F2A24" w:rsidRPr="00EF3BE9" w:rsidRDefault="005F2A24">
            <w:pPr>
              <w:widowControl/>
              <w:jc w:val="left"/>
              <w:rPr>
                <w:ins w:id="1597" w:author="Yali Chen" w:date="2025-12-18T10:39:00Z" w16du:dateUtc="2025-12-18T02:39:00Z"/>
                <w:rFonts w:ascii="Times New Roman" w:hAnsi="Times New Roman" w:cs="Times New Roman"/>
                <w:i/>
                <w:iCs/>
                <w:strike/>
                <w:color w:val="EE0000"/>
                <w:kern w:val="0"/>
                <w:sz w:val="22"/>
                <w:rPrChange w:id="1598" w:author="Yali Chen" w:date="2026-01-27T11:28:00Z" w16du:dateUtc="2026-01-27T03:28:00Z">
                  <w:rPr>
                    <w:ins w:id="1599" w:author="Yali Chen" w:date="2025-12-18T10:39:00Z" w16du:dateUtc="2025-12-18T02:39:00Z"/>
                    <w:rFonts w:ascii="Times New Roman" w:hAnsi="Times New Roman" w:cs="Times New Roman"/>
                    <w:i/>
                    <w:iCs/>
                    <w:color w:val="000000"/>
                    <w:kern w:val="0"/>
                    <w:sz w:val="22"/>
                  </w:rPr>
                </w:rPrChange>
              </w:rPr>
            </w:pPr>
            <w:ins w:id="1600" w:author="Yali Chen" w:date="2025-12-18T10:39:00Z" w16du:dateUtc="2025-12-18T02:39:00Z">
              <w:r w:rsidRPr="00EF3BE9">
                <w:rPr>
                  <w:rFonts w:ascii="Times New Roman" w:hAnsi="Times New Roman" w:cs="Times New Roman"/>
                  <w:i/>
                  <w:iCs/>
                  <w:strike/>
                  <w:color w:val="EE0000"/>
                  <w:kern w:val="0"/>
                  <w:sz w:val="22"/>
                  <w:rPrChange w:id="1601" w:author="Yali Chen" w:date="2026-01-27T11:28:00Z" w16du:dateUtc="2026-01-27T03:28:00Z">
                    <w:rPr>
                      <w:rFonts w:ascii="Times New Roman" w:hAnsi="Times New Roman" w:cs="Times New Roman"/>
                      <w:i/>
                      <w:iCs/>
                      <w:color w:val="000000"/>
                      <w:kern w:val="0"/>
                      <w:sz w:val="22"/>
                    </w:rPr>
                  </w:rPrChange>
                </w:rPr>
                <w:t>OTHER INTESTINAL ANTIINFECTIVES</w:t>
              </w:r>
            </w:ins>
          </w:p>
        </w:tc>
      </w:tr>
      <w:tr w:rsidR="005F2A24" w:rsidRPr="00EF3BE9" w14:paraId="5170F622" w14:textId="77777777">
        <w:trPr>
          <w:trHeight w:val="300"/>
          <w:ins w:id="1602" w:author="Yali Chen" w:date="2025-12-18T10:39:00Z"/>
        </w:trPr>
        <w:tc>
          <w:tcPr>
            <w:tcW w:w="1967" w:type="dxa"/>
            <w:tcBorders>
              <w:top w:val="nil"/>
              <w:left w:val="single" w:sz="4" w:space="0" w:color="auto"/>
              <w:bottom w:val="single" w:sz="4" w:space="0" w:color="auto"/>
              <w:right w:val="single" w:sz="4" w:space="0" w:color="auto"/>
            </w:tcBorders>
            <w:noWrap/>
            <w:vAlign w:val="bottom"/>
            <w:hideMark/>
          </w:tcPr>
          <w:p w14:paraId="7EE0AECD" w14:textId="77777777" w:rsidR="005F2A24" w:rsidRPr="00EF3BE9" w:rsidRDefault="005F2A24">
            <w:pPr>
              <w:widowControl/>
              <w:jc w:val="left"/>
              <w:rPr>
                <w:ins w:id="1603" w:author="Yali Chen" w:date="2025-12-18T10:39:00Z" w16du:dateUtc="2025-12-18T02:39:00Z"/>
                <w:rFonts w:ascii="Times New Roman" w:hAnsi="Times New Roman" w:cs="Times New Roman"/>
                <w:i/>
                <w:iCs/>
                <w:strike/>
                <w:color w:val="EE0000"/>
                <w:kern w:val="0"/>
                <w:szCs w:val="20"/>
                <w:rPrChange w:id="1604" w:author="Yali Chen" w:date="2026-01-27T11:28:00Z" w16du:dateUtc="2026-01-27T03:28:00Z">
                  <w:rPr>
                    <w:ins w:id="1605" w:author="Yali Chen" w:date="2025-12-18T10:39:00Z" w16du:dateUtc="2025-12-18T02:39:00Z"/>
                    <w:rFonts w:ascii="Times New Roman" w:hAnsi="Times New Roman" w:cs="Times New Roman"/>
                    <w:i/>
                    <w:iCs/>
                    <w:color w:val="000000"/>
                    <w:kern w:val="0"/>
                    <w:szCs w:val="20"/>
                  </w:rPr>
                </w:rPrChange>
              </w:rPr>
            </w:pPr>
            <w:ins w:id="1606" w:author="Yali Chen" w:date="2025-12-18T10:39:00Z" w16du:dateUtc="2025-12-18T02:39:00Z">
              <w:r w:rsidRPr="00EF3BE9">
                <w:rPr>
                  <w:rFonts w:ascii="Times New Roman" w:hAnsi="Times New Roman" w:cs="Times New Roman"/>
                  <w:i/>
                  <w:iCs/>
                  <w:strike/>
                  <w:color w:val="EE0000"/>
                  <w:kern w:val="0"/>
                  <w:szCs w:val="20"/>
                  <w:rPrChange w:id="1607" w:author="Yali Chen" w:date="2026-01-27T11:28:00Z" w16du:dateUtc="2026-01-27T03:28:00Z">
                    <w:rPr>
                      <w:rFonts w:ascii="Times New Roman" w:hAnsi="Times New Roman" w:cs="Times New Roman"/>
                      <w:i/>
                      <w:iCs/>
                      <w:color w:val="000000"/>
                      <w:kern w:val="0"/>
                      <w:szCs w:val="20"/>
                    </w:rPr>
                  </w:rPrChange>
                </w:rPr>
                <w:t>MTX</w:t>
              </w:r>
            </w:ins>
          </w:p>
        </w:tc>
        <w:tc>
          <w:tcPr>
            <w:tcW w:w="1227" w:type="dxa"/>
            <w:tcBorders>
              <w:top w:val="nil"/>
              <w:left w:val="nil"/>
              <w:bottom w:val="single" w:sz="4" w:space="0" w:color="auto"/>
              <w:right w:val="single" w:sz="4" w:space="0" w:color="auto"/>
            </w:tcBorders>
            <w:noWrap/>
            <w:vAlign w:val="bottom"/>
            <w:hideMark/>
          </w:tcPr>
          <w:p w14:paraId="0C9ED966" w14:textId="77777777" w:rsidR="005F2A24" w:rsidRPr="00EF3BE9" w:rsidRDefault="005F2A24">
            <w:pPr>
              <w:widowControl/>
              <w:jc w:val="left"/>
              <w:rPr>
                <w:ins w:id="1608" w:author="Yali Chen" w:date="2025-12-18T10:39:00Z" w16du:dateUtc="2025-12-18T02:39:00Z"/>
                <w:rFonts w:ascii="Times New Roman" w:hAnsi="Times New Roman" w:cs="Times New Roman"/>
                <w:i/>
                <w:iCs/>
                <w:strike/>
                <w:color w:val="EE0000"/>
                <w:kern w:val="0"/>
                <w:szCs w:val="20"/>
                <w:rPrChange w:id="1609" w:author="Yali Chen" w:date="2026-01-27T11:28:00Z" w16du:dateUtc="2026-01-27T03:28:00Z">
                  <w:rPr>
                    <w:ins w:id="1610" w:author="Yali Chen" w:date="2025-12-18T10:39:00Z" w16du:dateUtc="2025-12-18T02:39:00Z"/>
                    <w:rFonts w:ascii="Times New Roman" w:hAnsi="Times New Roman" w:cs="Times New Roman"/>
                    <w:i/>
                    <w:iCs/>
                    <w:color w:val="000000"/>
                    <w:kern w:val="0"/>
                    <w:szCs w:val="20"/>
                  </w:rPr>
                </w:rPrChange>
              </w:rPr>
            </w:pPr>
            <w:ins w:id="1611" w:author="Yali Chen" w:date="2025-12-18T10:39:00Z" w16du:dateUtc="2025-12-18T02:39:00Z">
              <w:r w:rsidRPr="00EF3BE9">
                <w:rPr>
                  <w:rFonts w:ascii="Times New Roman" w:hAnsi="Times New Roman" w:cs="Times New Roman"/>
                  <w:i/>
                  <w:iCs/>
                  <w:strike/>
                  <w:color w:val="EE0000"/>
                  <w:kern w:val="0"/>
                  <w:szCs w:val="20"/>
                  <w:rPrChange w:id="1612" w:author="Yali Chen" w:date="2026-01-27T11:28:00Z" w16du:dateUtc="2026-01-27T03:28:00Z">
                    <w:rPr>
                      <w:rFonts w:ascii="Times New Roman" w:hAnsi="Times New Roman" w:cs="Times New Roman"/>
                      <w:i/>
                      <w:iCs/>
                      <w:color w:val="000000"/>
                      <w:kern w:val="0"/>
                      <w:szCs w:val="20"/>
                    </w:rPr>
                  </w:rPrChange>
                </w:rPr>
                <w:t>00113801042</w:t>
              </w:r>
            </w:ins>
          </w:p>
        </w:tc>
        <w:tc>
          <w:tcPr>
            <w:tcW w:w="2147" w:type="dxa"/>
            <w:tcBorders>
              <w:top w:val="nil"/>
              <w:left w:val="nil"/>
              <w:bottom w:val="single" w:sz="4" w:space="0" w:color="auto"/>
              <w:right w:val="single" w:sz="4" w:space="0" w:color="auto"/>
            </w:tcBorders>
            <w:noWrap/>
            <w:vAlign w:val="bottom"/>
            <w:hideMark/>
          </w:tcPr>
          <w:p w14:paraId="4506D953" w14:textId="77777777" w:rsidR="005F2A24" w:rsidRPr="00EF3BE9" w:rsidRDefault="005F2A24">
            <w:pPr>
              <w:widowControl/>
              <w:jc w:val="left"/>
              <w:rPr>
                <w:ins w:id="1613" w:author="Yali Chen" w:date="2025-12-18T10:39:00Z" w16du:dateUtc="2025-12-18T02:39:00Z"/>
                <w:rFonts w:ascii="Times New Roman" w:hAnsi="Times New Roman" w:cs="Times New Roman"/>
                <w:i/>
                <w:iCs/>
                <w:strike/>
                <w:color w:val="EE0000"/>
                <w:kern w:val="0"/>
                <w:szCs w:val="20"/>
                <w:rPrChange w:id="1614" w:author="Yali Chen" w:date="2026-01-27T11:28:00Z" w16du:dateUtc="2026-01-27T03:28:00Z">
                  <w:rPr>
                    <w:ins w:id="1615" w:author="Yali Chen" w:date="2025-12-18T10:39:00Z" w16du:dateUtc="2025-12-18T02:39:00Z"/>
                    <w:rFonts w:ascii="Times New Roman" w:hAnsi="Times New Roman" w:cs="Times New Roman"/>
                    <w:i/>
                    <w:iCs/>
                    <w:color w:val="000000"/>
                    <w:kern w:val="0"/>
                    <w:szCs w:val="20"/>
                  </w:rPr>
                </w:rPrChange>
              </w:rPr>
            </w:pPr>
            <w:ins w:id="1616" w:author="Yali Chen" w:date="2025-12-18T10:39:00Z" w16du:dateUtc="2025-12-18T02:39:00Z">
              <w:r w:rsidRPr="00EF3BE9">
                <w:rPr>
                  <w:rFonts w:ascii="Times New Roman" w:hAnsi="Times New Roman" w:cs="Times New Roman"/>
                  <w:i/>
                  <w:iCs/>
                  <w:strike/>
                  <w:color w:val="EE0000"/>
                  <w:kern w:val="0"/>
                  <w:szCs w:val="20"/>
                  <w:rPrChange w:id="1617" w:author="Yali Chen" w:date="2026-01-27T11:28:00Z" w16du:dateUtc="2026-01-27T03:28:00Z">
                    <w:rPr>
                      <w:rFonts w:ascii="Times New Roman" w:hAnsi="Times New Roman" w:cs="Times New Roman"/>
                      <w:i/>
                      <w:iCs/>
                      <w:color w:val="000000"/>
                      <w:kern w:val="0"/>
                      <w:szCs w:val="20"/>
                    </w:rPr>
                  </w:rPrChange>
                </w:rPr>
                <w:t>MTX [METHOTREXATE]</w:t>
              </w:r>
            </w:ins>
          </w:p>
        </w:tc>
        <w:tc>
          <w:tcPr>
            <w:tcW w:w="1227" w:type="dxa"/>
            <w:tcBorders>
              <w:top w:val="nil"/>
              <w:left w:val="nil"/>
              <w:bottom w:val="single" w:sz="4" w:space="0" w:color="auto"/>
              <w:right w:val="single" w:sz="4" w:space="0" w:color="auto"/>
            </w:tcBorders>
            <w:noWrap/>
            <w:vAlign w:val="bottom"/>
            <w:hideMark/>
          </w:tcPr>
          <w:p w14:paraId="32CC12A1" w14:textId="77777777" w:rsidR="005F2A24" w:rsidRPr="00EF3BE9" w:rsidRDefault="005F2A24">
            <w:pPr>
              <w:widowControl/>
              <w:jc w:val="left"/>
              <w:rPr>
                <w:ins w:id="1618" w:author="Yali Chen" w:date="2025-12-18T10:39:00Z" w16du:dateUtc="2025-12-18T02:39:00Z"/>
                <w:rFonts w:ascii="Times New Roman" w:hAnsi="Times New Roman" w:cs="Times New Roman"/>
                <w:i/>
                <w:iCs/>
                <w:strike/>
                <w:color w:val="EE0000"/>
                <w:kern w:val="0"/>
                <w:szCs w:val="20"/>
                <w:rPrChange w:id="1619" w:author="Yali Chen" w:date="2026-01-27T11:28:00Z" w16du:dateUtc="2026-01-27T03:28:00Z">
                  <w:rPr>
                    <w:ins w:id="1620" w:author="Yali Chen" w:date="2025-12-18T10:39:00Z" w16du:dateUtc="2025-12-18T02:39:00Z"/>
                    <w:rFonts w:ascii="Times New Roman" w:hAnsi="Times New Roman" w:cs="Times New Roman"/>
                    <w:i/>
                    <w:iCs/>
                    <w:color w:val="000000"/>
                    <w:kern w:val="0"/>
                    <w:szCs w:val="20"/>
                  </w:rPr>
                </w:rPrChange>
              </w:rPr>
            </w:pPr>
            <w:ins w:id="1621" w:author="Yali Chen" w:date="2025-12-18T10:39:00Z" w16du:dateUtc="2025-12-18T02:39:00Z">
              <w:r w:rsidRPr="00EF3BE9">
                <w:rPr>
                  <w:rFonts w:ascii="Times New Roman" w:hAnsi="Times New Roman" w:cs="Times New Roman"/>
                  <w:i/>
                  <w:iCs/>
                  <w:strike/>
                  <w:color w:val="EE0000"/>
                  <w:kern w:val="0"/>
                  <w:szCs w:val="20"/>
                  <w:rPrChange w:id="1622" w:author="Yali Chen" w:date="2026-01-27T11:28:00Z" w16du:dateUtc="2026-01-27T03:28:00Z">
                    <w:rPr>
                      <w:rFonts w:ascii="Times New Roman" w:hAnsi="Times New Roman" w:cs="Times New Roman"/>
                      <w:i/>
                      <w:iCs/>
                      <w:color w:val="000000"/>
                      <w:kern w:val="0"/>
                      <w:szCs w:val="20"/>
                    </w:rPr>
                  </w:rPrChange>
                </w:rPr>
                <w:t>00113801001</w:t>
              </w:r>
            </w:ins>
          </w:p>
        </w:tc>
        <w:tc>
          <w:tcPr>
            <w:tcW w:w="4678" w:type="dxa"/>
            <w:tcBorders>
              <w:top w:val="nil"/>
              <w:left w:val="nil"/>
              <w:bottom w:val="single" w:sz="4" w:space="0" w:color="auto"/>
              <w:right w:val="single" w:sz="4" w:space="0" w:color="auto"/>
            </w:tcBorders>
            <w:noWrap/>
            <w:vAlign w:val="bottom"/>
            <w:hideMark/>
          </w:tcPr>
          <w:p w14:paraId="59F37D48" w14:textId="77777777" w:rsidR="005F2A24" w:rsidRPr="00EF3BE9" w:rsidRDefault="005F2A24">
            <w:pPr>
              <w:widowControl/>
              <w:jc w:val="left"/>
              <w:rPr>
                <w:ins w:id="1623" w:author="Yali Chen" w:date="2025-12-18T10:39:00Z" w16du:dateUtc="2025-12-18T02:39:00Z"/>
                <w:rFonts w:ascii="Times New Roman" w:hAnsi="Times New Roman" w:cs="Times New Roman"/>
                <w:i/>
                <w:iCs/>
                <w:strike/>
                <w:color w:val="EE0000"/>
                <w:kern w:val="0"/>
                <w:szCs w:val="20"/>
                <w:rPrChange w:id="1624" w:author="Yali Chen" w:date="2026-01-27T11:28:00Z" w16du:dateUtc="2026-01-27T03:28:00Z">
                  <w:rPr>
                    <w:ins w:id="1625" w:author="Yali Chen" w:date="2025-12-18T10:39:00Z" w16du:dateUtc="2025-12-18T02:39:00Z"/>
                    <w:rFonts w:ascii="Times New Roman" w:hAnsi="Times New Roman" w:cs="Times New Roman"/>
                    <w:i/>
                    <w:iCs/>
                    <w:color w:val="000000"/>
                    <w:kern w:val="0"/>
                    <w:szCs w:val="20"/>
                  </w:rPr>
                </w:rPrChange>
              </w:rPr>
            </w:pPr>
            <w:ins w:id="1626" w:author="Yali Chen" w:date="2025-12-18T10:39:00Z" w16du:dateUtc="2025-12-18T02:39:00Z">
              <w:r w:rsidRPr="00EF3BE9">
                <w:rPr>
                  <w:rFonts w:ascii="Times New Roman" w:hAnsi="Times New Roman" w:cs="Times New Roman"/>
                  <w:i/>
                  <w:iCs/>
                  <w:strike/>
                  <w:color w:val="EE0000"/>
                  <w:kern w:val="0"/>
                  <w:szCs w:val="20"/>
                  <w:rPrChange w:id="1627" w:author="Yali Chen" w:date="2026-01-27T11:28:00Z" w16du:dateUtc="2026-01-27T03:28:00Z">
                    <w:rPr>
                      <w:rFonts w:ascii="Times New Roman" w:hAnsi="Times New Roman" w:cs="Times New Roman"/>
                      <w:i/>
                      <w:iCs/>
                      <w:color w:val="000000"/>
                      <w:kern w:val="0"/>
                      <w:szCs w:val="20"/>
                    </w:rPr>
                  </w:rPrChange>
                </w:rPr>
                <w:t>METHOTREXATE</w:t>
              </w:r>
            </w:ins>
          </w:p>
        </w:tc>
        <w:tc>
          <w:tcPr>
            <w:tcW w:w="1013" w:type="dxa"/>
            <w:tcBorders>
              <w:top w:val="nil"/>
              <w:left w:val="nil"/>
              <w:bottom w:val="single" w:sz="4" w:space="0" w:color="auto"/>
              <w:right w:val="single" w:sz="4" w:space="0" w:color="auto"/>
            </w:tcBorders>
            <w:noWrap/>
            <w:vAlign w:val="bottom"/>
            <w:hideMark/>
          </w:tcPr>
          <w:p w14:paraId="6D1A2857" w14:textId="77777777" w:rsidR="005F2A24" w:rsidRPr="00EF3BE9" w:rsidRDefault="005F2A24">
            <w:pPr>
              <w:widowControl/>
              <w:jc w:val="left"/>
              <w:rPr>
                <w:ins w:id="1628" w:author="Yali Chen" w:date="2025-12-18T10:39:00Z" w16du:dateUtc="2025-12-18T02:39:00Z"/>
                <w:rFonts w:ascii="Times New Roman" w:hAnsi="Times New Roman" w:cs="Times New Roman"/>
                <w:i/>
                <w:iCs/>
                <w:strike/>
                <w:color w:val="EE0000"/>
                <w:kern w:val="0"/>
                <w:szCs w:val="20"/>
                <w:rPrChange w:id="1629" w:author="Yali Chen" w:date="2026-01-27T11:28:00Z" w16du:dateUtc="2026-01-27T03:28:00Z">
                  <w:rPr>
                    <w:ins w:id="1630" w:author="Yali Chen" w:date="2025-12-18T10:39:00Z" w16du:dateUtc="2025-12-18T02:39:00Z"/>
                    <w:rFonts w:ascii="Times New Roman" w:hAnsi="Times New Roman" w:cs="Times New Roman"/>
                    <w:i/>
                    <w:iCs/>
                    <w:color w:val="000000"/>
                    <w:kern w:val="0"/>
                    <w:szCs w:val="20"/>
                  </w:rPr>
                </w:rPrChange>
              </w:rPr>
            </w:pPr>
            <w:ins w:id="1631" w:author="Yali Chen" w:date="2025-12-18T10:39:00Z" w16du:dateUtc="2025-12-18T02:39:00Z">
              <w:r w:rsidRPr="00EF3BE9">
                <w:rPr>
                  <w:rFonts w:ascii="Times New Roman" w:hAnsi="Times New Roman" w:cs="Times New Roman"/>
                  <w:i/>
                  <w:iCs/>
                  <w:strike/>
                  <w:color w:val="EE0000"/>
                  <w:kern w:val="0"/>
                  <w:szCs w:val="20"/>
                  <w:rPrChange w:id="1632" w:author="Yali Chen" w:date="2026-01-27T11:28:00Z" w16du:dateUtc="2026-01-27T03:28:00Z">
                    <w:rPr>
                      <w:rFonts w:ascii="Times New Roman" w:hAnsi="Times New Roman" w:cs="Times New Roman"/>
                      <w:i/>
                      <w:iCs/>
                      <w:color w:val="000000"/>
                      <w:kern w:val="0"/>
                      <w:szCs w:val="20"/>
                    </w:rPr>
                  </w:rPrChange>
                </w:rPr>
                <w:t>L04AX</w:t>
              </w:r>
            </w:ins>
          </w:p>
        </w:tc>
        <w:tc>
          <w:tcPr>
            <w:tcW w:w="4688" w:type="dxa"/>
            <w:tcBorders>
              <w:top w:val="nil"/>
              <w:left w:val="nil"/>
              <w:bottom w:val="single" w:sz="4" w:space="0" w:color="auto"/>
              <w:right w:val="single" w:sz="4" w:space="0" w:color="auto"/>
            </w:tcBorders>
            <w:noWrap/>
            <w:vAlign w:val="bottom"/>
            <w:hideMark/>
          </w:tcPr>
          <w:p w14:paraId="1F8A951B" w14:textId="77777777" w:rsidR="005F2A24" w:rsidRPr="00EF3BE9" w:rsidRDefault="005F2A24">
            <w:pPr>
              <w:widowControl/>
              <w:jc w:val="left"/>
              <w:rPr>
                <w:ins w:id="1633" w:author="Yali Chen" w:date="2025-12-18T10:39:00Z" w16du:dateUtc="2025-12-18T02:39:00Z"/>
                <w:rFonts w:ascii="Times New Roman" w:hAnsi="Times New Roman" w:cs="Times New Roman"/>
                <w:i/>
                <w:iCs/>
                <w:strike/>
                <w:color w:val="EE0000"/>
                <w:kern w:val="0"/>
                <w:szCs w:val="20"/>
                <w:rPrChange w:id="1634" w:author="Yali Chen" w:date="2026-01-27T11:28:00Z" w16du:dateUtc="2026-01-27T03:28:00Z">
                  <w:rPr>
                    <w:ins w:id="1635" w:author="Yali Chen" w:date="2025-12-18T10:39:00Z" w16du:dateUtc="2025-12-18T02:39:00Z"/>
                    <w:rFonts w:ascii="Times New Roman" w:hAnsi="Times New Roman" w:cs="Times New Roman"/>
                    <w:i/>
                    <w:iCs/>
                    <w:color w:val="000000"/>
                    <w:kern w:val="0"/>
                    <w:szCs w:val="20"/>
                  </w:rPr>
                </w:rPrChange>
              </w:rPr>
            </w:pPr>
            <w:ins w:id="1636" w:author="Yali Chen" w:date="2025-12-18T10:39:00Z" w16du:dateUtc="2025-12-18T02:39:00Z">
              <w:r w:rsidRPr="00EF3BE9">
                <w:rPr>
                  <w:rFonts w:ascii="Times New Roman" w:hAnsi="Times New Roman" w:cs="Times New Roman"/>
                  <w:i/>
                  <w:iCs/>
                  <w:strike/>
                  <w:color w:val="EE0000"/>
                  <w:kern w:val="0"/>
                  <w:szCs w:val="20"/>
                  <w:rPrChange w:id="1637" w:author="Yali Chen" w:date="2026-01-27T11:28:00Z" w16du:dateUtc="2026-01-27T03:28:00Z">
                    <w:rPr>
                      <w:rFonts w:ascii="Times New Roman" w:hAnsi="Times New Roman" w:cs="Times New Roman"/>
                      <w:i/>
                      <w:iCs/>
                      <w:color w:val="000000"/>
                      <w:kern w:val="0"/>
                      <w:szCs w:val="20"/>
                    </w:rPr>
                  </w:rPrChange>
                </w:rPr>
                <w:t>ANTINEOPLASTIC AND IMMUNOMODULATING AGENTS</w:t>
              </w:r>
            </w:ins>
          </w:p>
        </w:tc>
        <w:tc>
          <w:tcPr>
            <w:tcW w:w="4767" w:type="dxa"/>
            <w:tcBorders>
              <w:top w:val="nil"/>
              <w:left w:val="nil"/>
              <w:bottom w:val="single" w:sz="4" w:space="0" w:color="auto"/>
              <w:right w:val="single" w:sz="4" w:space="0" w:color="auto"/>
            </w:tcBorders>
            <w:noWrap/>
            <w:vAlign w:val="bottom"/>
            <w:hideMark/>
          </w:tcPr>
          <w:p w14:paraId="2286FE42" w14:textId="77777777" w:rsidR="005F2A24" w:rsidRPr="00EF3BE9" w:rsidRDefault="005F2A24">
            <w:pPr>
              <w:widowControl/>
              <w:jc w:val="left"/>
              <w:rPr>
                <w:ins w:id="1638" w:author="Yali Chen" w:date="2025-12-18T10:39:00Z" w16du:dateUtc="2025-12-18T02:39:00Z"/>
                <w:rFonts w:ascii="Times New Roman" w:hAnsi="Times New Roman" w:cs="Times New Roman"/>
                <w:i/>
                <w:iCs/>
                <w:strike/>
                <w:color w:val="EE0000"/>
                <w:kern w:val="0"/>
                <w:szCs w:val="20"/>
                <w:rPrChange w:id="1639" w:author="Yali Chen" w:date="2026-01-27T11:28:00Z" w16du:dateUtc="2026-01-27T03:28:00Z">
                  <w:rPr>
                    <w:ins w:id="1640" w:author="Yali Chen" w:date="2025-12-18T10:39:00Z" w16du:dateUtc="2025-12-18T02:39:00Z"/>
                    <w:rFonts w:ascii="Times New Roman" w:hAnsi="Times New Roman" w:cs="Times New Roman"/>
                    <w:i/>
                    <w:iCs/>
                    <w:color w:val="000000"/>
                    <w:kern w:val="0"/>
                    <w:szCs w:val="20"/>
                  </w:rPr>
                </w:rPrChange>
              </w:rPr>
            </w:pPr>
            <w:ins w:id="1641" w:author="Yali Chen" w:date="2025-12-18T10:39:00Z" w16du:dateUtc="2025-12-18T02:39:00Z">
              <w:r w:rsidRPr="00EF3BE9">
                <w:rPr>
                  <w:rFonts w:ascii="Times New Roman" w:hAnsi="Times New Roman" w:cs="Times New Roman"/>
                  <w:i/>
                  <w:iCs/>
                  <w:strike/>
                  <w:color w:val="EE0000"/>
                  <w:kern w:val="0"/>
                  <w:szCs w:val="20"/>
                  <w:rPrChange w:id="1642" w:author="Yali Chen" w:date="2026-01-27T11:28:00Z" w16du:dateUtc="2026-01-27T03:28:00Z">
                    <w:rPr>
                      <w:rFonts w:ascii="Times New Roman" w:hAnsi="Times New Roman" w:cs="Times New Roman"/>
                      <w:i/>
                      <w:iCs/>
                      <w:color w:val="000000"/>
                      <w:kern w:val="0"/>
                      <w:szCs w:val="20"/>
                    </w:rPr>
                  </w:rPrChange>
                </w:rPr>
                <w:t>IMMUNOSUPPRESSANTS</w:t>
              </w:r>
            </w:ins>
          </w:p>
        </w:tc>
        <w:tc>
          <w:tcPr>
            <w:tcW w:w="2812" w:type="dxa"/>
            <w:tcBorders>
              <w:top w:val="nil"/>
              <w:left w:val="nil"/>
              <w:bottom w:val="single" w:sz="4" w:space="0" w:color="auto"/>
              <w:right w:val="single" w:sz="4" w:space="0" w:color="auto"/>
            </w:tcBorders>
            <w:noWrap/>
            <w:vAlign w:val="bottom"/>
            <w:hideMark/>
          </w:tcPr>
          <w:p w14:paraId="2FD4EE76" w14:textId="77777777" w:rsidR="005F2A24" w:rsidRPr="00EF3BE9" w:rsidRDefault="005F2A24">
            <w:pPr>
              <w:widowControl/>
              <w:jc w:val="left"/>
              <w:rPr>
                <w:ins w:id="1643" w:author="Yali Chen" w:date="2025-12-18T10:39:00Z" w16du:dateUtc="2025-12-18T02:39:00Z"/>
                <w:rFonts w:ascii="Times New Roman" w:hAnsi="Times New Roman" w:cs="Times New Roman"/>
                <w:i/>
                <w:iCs/>
                <w:strike/>
                <w:color w:val="EE0000"/>
                <w:kern w:val="0"/>
                <w:sz w:val="22"/>
                <w:rPrChange w:id="1644" w:author="Yali Chen" w:date="2026-01-27T11:28:00Z" w16du:dateUtc="2026-01-27T03:28:00Z">
                  <w:rPr>
                    <w:ins w:id="1645" w:author="Yali Chen" w:date="2025-12-18T10:39:00Z" w16du:dateUtc="2025-12-18T02:39:00Z"/>
                    <w:rFonts w:ascii="Times New Roman" w:hAnsi="Times New Roman" w:cs="Times New Roman"/>
                    <w:i/>
                    <w:iCs/>
                    <w:color w:val="000000"/>
                    <w:kern w:val="0"/>
                    <w:sz w:val="22"/>
                  </w:rPr>
                </w:rPrChange>
              </w:rPr>
            </w:pPr>
            <w:ins w:id="1646" w:author="Yali Chen" w:date="2025-12-18T10:39:00Z" w16du:dateUtc="2025-12-18T02:39:00Z">
              <w:r w:rsidRPr="00EF3BE9">
                <w:rPr>
                  <w:rFonts w:ascii="Times New Roman" w:hAnsi="Times New Roman" w:cs="Times New Roman"/>
                  <w:i/>
                  <w:iCs/>
                  <w:strike/>
                  <w:color w:val="EE0000"/>
                  <w:kern w:val="0"/>
                  <w:sz w:val="22"/>
                  <w:rPrChange w:id="1647" w:author="Yali Chen" w:date="2026-01-27T11:28:00Z" w16du:dateUtc="2026-01-27T03:28:00Z">
                    <w:rPr>
                      <w:rFonts w:ascii="Times New Roman" w:hAnsi="Times New Roman" w:cs="Times New Roman"/>
                      <w:i/>
                      <w:iCs/>
                      <w:color w:val="000000"/>
                      <w:kern w:val="0"/>
                      <w:sz w:val="22"/>
                    </w:rPr>
                  </w:rPrChange>
                </w:rPr>
                <w:t>IMMUNOSUPPRESSANTS</w:t>
              </w:r>
            </w:ins>
          </w:p>
        </w:tc>
        <w:tc>
          <w:tcPr>
            <w:tcW w:w="3035" w:type="dxa"/>
            <w:tcBorders>
              <w:top w:val="nil"/>
              <w:left w:val="nil"/>
              <w:bottom w:val="single" w:sz="4" w:space="0" w:color="auto"/>
              <w:right w:val="single" w:sz="4" w:space="0" w:color="auto"/>
            </w:tcBorders>
            <w:noWrap/>
            <w:vAlign w:val="bottom"/>
            <w:hideMark/>
          </w:tcPr>
          <w:p w14:paraId="16CCFF75" w14:textId="77777777" w:rsidR="005F2A24" w:rsidRPr="00EF3BE9" w:rsidRDefault="005F2A24">
            <w:pPr>
              <w:widowControl/>
              <w:jc w:val="left"/>
              <w:rPr>
                <w:ins w:id="1648" w:author="Yali Chen" w:date="2025-12-18T10:39:00Z" w16du:dateUtc="2025-12-18T02:39:00Z"/>
                <w:rFonts w:ascii="Times New Roman" w:hAnsi="Times New Roman" w:cs="Times New Roman"/>
                <w:i/>
                <w:iCs/>
                <w:strike/>
                <w:color w:val="EE0000"/>
                <w:kern w:val="0"/>
                <w:sz w:val="22"/>
                <w:rPrChange w:id="1649" w:author="Yali Chen" w:date="2026-01-27T11:28:00Z" w16du:dateUtc="2026-01-27T03:28:00Z">
                  <w:rPr>
                    <w:ins w:id="1650" w:author="Yali Chen" w:date="2025-12-18T10:39:00Z" w16du:dateUtc="2025-12-18T02:39:00Z"/>
                    <w:rFonts w:ascii="Times New Roman" w:hAnsi="Times New Roman" w:cs="Times New Roman"/>
                    <w:i/>
                    <w:iCs/>
                    <w:color w:val="000000"/>
                    <w:kern w:val="0"/>
                    <w:sz w:val="22"/>
                  </w:rPr>
                </w:rPrChange>
              </w:rPr>
            </w:pPr>
            <w:ins w:id="1651" w:author="Yali Chen" w:date="2025-12-18T10:39:00Z" w16du:dateUtc="2025-12-18T02:39:00Z">
              <w:r w:rsidRPr="00EF3BE9">
                <w:rPr>
                  <w:rFonts w:ascii="Times New Roman" w:hAnsi="Times New Roman" w:cs="Times New Roman"/>
                  <w:i/>
                  <w:iCs/>
                  <w:strike/>
                  <w:color w:val="EE0000"/>
                  <w:kern w:val="0"/>
                  <w:sz w:val="22"/>
                  <w:rPrChange w:id="1652" w:author="Yali Chen" w:date="2026-01-27T11:28:00Z" w16du:dateUtc="2026-01-27T03:28:00Z">
                    <w:rPr>
                      <w:rFonts w:ascii="Times New Roman" w:hAnsi="Times New Roman" w:cs="Times New Roman"/>
                      <w:i/>
                      <w:iCs/>
                      <w:color w:val="000000"/>
                      <w:kern w:val="0"/>
                      <w:sz w:val="22"/>
                    </w:rPr>
                  </w:rPrChange>
                </w:rPr>
                <w:t>OTHER IMMUNOSUPPRESSANTS</w:t>
              </w:r>
            </w:ins>
          </w:p>
        </w:tc>
      </w:tr>
      <w:tr w:rsidR="005F2A24" w:rsidRPr="00EF3BE9" w14:paraId="47F463FF" w14:textId="77777777">
        <w:trPr>
          <w:trHeight w:val="300"/>
          <w:ins w:id="1653" w:author="Yali Chen" w:date="2025-12-18T10:39:00Z"/>
        </w:trPr>
        <w:tc>
          <w:tcPr>
            <w:tcW w:w="1967" w:type="dxa"/>
            <w:tcBorders>
              <w:top w:val="nil"/>
              <w:left w:val="single" w:sz="4" w:space="0" w:color="auto"/>
              <w:bottom w:val="single" w:sz="4" w:space="0" w:color="auto"/>
              <w:right w:val="single" w:sz="4" w:space="0" w:color="auto"/>
            </w:tcBorders>
            <w:noWrap/>
            <w:vAlign w:val="bottom"/>
            <w:hideMark/>
          </w:tcPr>
          <w:p w14:paraId="759F4CE4" w14:textId="77777777" w:rsidR="005F2A24" w:rsidRPr="00EF3BE9" w:rsidRDefault="005F2A24">
            <w:pPr>
              <w:widowControl/>
              <w:jc w:val="left"/>
              <w:rPr>
                <w:ins w:id="1654" w:author="Yali Chen" w:date="2025-12-18T10:39:00Z" w16du:dateUtc="2025-12-18T02:39:00Z"/>
                <w:rFonts w:ascii="Times New Roman" w:hAnsi="Times New Roman" w:cs="Times New Roman"/>
                <w:i/>
                <w:iCs/>
                <w:strike/>
                <w:color w:val="EE0000"/>
                <w:kern w:val="0"/>
                <w:szCs w:val="20"/>
                <w:rPrChange w:id="1655" w:author="Yali Chen" w:date="2026-01-27T11:28:00Z" w16du:dateUtc="2026-01-27T03:28:00Z">
                  <w:rPr>
                    <w:ins w:id="1656" w:author="Yali Chen" w:date="2025-12-18T10:39:00Z" w16du:dateUtc="2025-12-18T02:39:00Z"/>
                    <w:rFonts w:ascii="Times New Roman" w:hAnsi="Times New Roman" w:cs="Times New Roman"/>
                    <w:i/>
                    <w:iCs/>
                    <w:color w:val="000000"/>
                    <w:kern w:val="0"/>
                    <w:szCs w:val="20"/>
                  </w:rPr>
                </w:rPrChange>
              </w:rPr>
            </w:pPr>
            <w:ins w:id="1657" w:author="Yali Chen" w:date="2025-12-18T10:39:00Z" w16du:dateUtc="2025-12-18T02:39:00Z">
              <w:r w:rsidRPr="00EF3BE9">
                <w:rPr>
                  <w:rFonts w:ascii="Times New Roman" w:hAnsi="Times New Roman" w:cs="Times New Roman"/>
                  <w:i/>
                  <w:iCs/>
                  <w:strike/>
                  <w:color w:val="EE0000"/>
                  <w:kern w:val="0"/>
                  <w:szCs w:val="20"/>
                  <w:rPrChange w:id="1658" w:author="Yali Chen" w:date="2026-01-27T11:28:00Z" w16du:dateUtc="2026-01-27T03:28:00Z">
                    <w:rPr>
                      <w:rFonts w:ascii="Times New Roman" w:hAnsi="Times New Roman" w:cs="Times New Roman"/>
                      <w:i/>
                      <w:iCs/>
                      <w:color w:val="000000"/>
                      <w:kern w:val="0"/>
                      <w:szCs w:val="20"/>
                    </w:rPr>
                  </w:rPrChange>
                </w:rPr>
                <w:t>RTX</w:t>
              </w:r>
            </w:ins>
          </w:p>
        </w:tc>
        <w:tc>
          <w:tcPr>
            <w:tcW w:w="1227" w:type="dxa"/>
            <w:tcBorders>
              <w:top w:val="nil"/>
              <w:left w:val="nil"/>
              <w:bottom w:val="single" w:sz="4" w:space="0" w:color="auto"/>
              <w:right w:val="single" w:sz="4" w:space="0" w:color="auto"/>
            </w:tcBorders>
            <w:noWrap/>
            <w:vAlign w:val="bottom"/>
            <w:hideMark/>
          </w:tcPr>
          <w:p w14:paraId="7B55BF29" w14:textId="77777777" w:rsidR="005F2A24" w:rsidRPr="00EF3BE9" w:rsidRDefault="005F2A24">
            <w:pPr>
              <w:widowControl/>
              <w:jc w:val="left"/>
              <w:rPr>
                <w:ins w:id="1659" w:author="Yali Chen" w:date="2025-12-18T10:39:00Z" w16du:dateUtc="2025-12-18T02:39:00Z"/>
                <w:rFonts w:ascii="Times New Roman" w:hAnsi="Times New Roman" w:cs="Times New Roman"/>
                <w:i/>
                <w:iCs/>
                <w:strike/>
                <w:color w:val="EE0000"/>
                <w:kern w:val="0"/>
                <w:szCs w:val="20"/>
                <w:rPrChange w:id="1660" w:author="Yali Chen" w:date="2026-01-27T11:28:00Z" w16du:dateUtc="2026-01-27T03:28:00Z">
                  <w:rPr>
                    <w:ins w:id="1661" w:author="Yali Chen" w:date="2025-12-18T10:39:00Z" w16du:dateUtc="2025-12-18T02:39:00Z"/>
                    <w:rFonts w:ascii="Times New Roman" w:hAnsi="Times New Roman" w:cs="Times New Roman"/>
                    <w:i/>
                    <w:iCs/>
                    <w:color w:val="000000"/>
                    <w:kern w:val="0"/>
                    <w:szCs w:val="20"/>
                  </w:rPr>
                </w:rPrChange>
              </w:rPr>
            </w:pPr>
            <w:ins w:id="1662" w:author="Yali Chen" w:date="2025-12-18T10:39:00Z" w16du:dateUtc="2025-12-18T02:39:00Z">
              <w:r w:rsidRPr="00EF3BE9">
                <w:rPr>
                  <w:rFonts w:ascii="Times New Roman" w:hAnsi="Times New Roman" w:cs="Times New Roman"/>
                  <w:i/>
                  <w:iCs/>
                  <w:strike/>
                  <w:color w:val="EE0000"/>
                  <w:kern w:val="0"/>
                  <w:szCs w:val="20"/>
                  <w:rPrChange w:id="1663" w:author="Yali Chen" w:date="2026-01-27T11:28:00Z" w16du:dateUtc="2026-01-27T03:28:00Z">
                    <w:rPr>
                      <w:rFonts w:ascii="Times New Roman" w:hAnsi="Times New Roman" w:cs="Times New Roman"/>
                      <w:i/>
                      <w:iCs/>
                      <w:color w:val="000000"/>
                      <w:kern w:val="0"/>
                      <w:szCs w:val="20"/>
                    </w:rPr>
                  </w:rPrChange>
                </w:rPr>
                <w:t>13827201060</w:t>
              </w:r>
            </w:ins>
          </w:p>
        </w:tc>
        <w:tc>
          <w:tcPr>
            <w:tcW w:w="2147" w:type="dxa"/>
            <w:tcBorders>
              <w:top w:val="nil"/>
              <w:left w:val="nil"/>
              <w:bottom w:val="single" w:sz="4" w:space="0" w:color="auto"/>
              <w:right w:val="single" w:sz="4" w:space="0" w:color="auto"/>
            </w:tcBorders>
            <w:noWrap/>
            <w:vAlign w:val="bottom"/>
            <w:hideMark/>
          </w:tcPr>
          <w:p w14:paraId="23937D4F" w14:textId="77777777" w:rsidR="005F2A24" w:rsidRPr="00EF3BE9" w:rsidRDefault="005F2A24">
            <w:pPr>
              <w:widowControl/>
              <w:jc w:val="left"/>
              <w:rPr>
                <w:ins w:id="1664" w:author="Yali Chen" w:date="2025-12-18T10:39:00Z" w16du:dateUtc="2025-12-18T02:39:00Z"/>
                <w:rFonts w:ascii="Times New Roman" w:hAnsi="Times New Roman" w:cs="Times New Roman"/>
                <w:i/>
                <w:iCs/>
                <w:strike/>
                <w:color w:val="EE0000"/>
                <w:kern w:val="0"/>
                <w:szCs w:val="20"/>
                <w:rPrChange w:id="1665" w:author="Yali Chen" w:date="2026-01-27T11:28:00Z" w16du:dateUtc="2026-01-27T03:28:00Z">
                  <w:rPr>
                    <w:ins w:id="1666" w:author="Yali Chen" w:date="2025-12-18T10:39:00Z" w16du:dateUtc="2025-12-18T02:39:00Z"/>
                    <w:rFonts w:ascii="Times New Roman" w:hAnsi="Times New Roman" w:cs="Times New Roman"/>
                    <w:i/>
                    <w:iCs/>
                    <w:color w:val="000000"/>
                    <w:kern w:val="0"/>
                    <w:szCs w:val="20"/>
                  </w:rPr>
                </w:rPrChange>
              </w:rPr>
            </w:pPr>
            <w:ins w:id="1667" w:author="Yali Chen" w:date="2025-12-18T10:39:00Z" w16du:dateUtc="2025-12-18T02:39:00Z">
              <w:r w:rsidRPr="00EF3BE9">
                <w:rPr>
                  <w:rFonts w:ascii="Times New Roman" w:hAnsi="Times New Roman" w:cs="Times New Roman"/>
                  <w:i/>
                  <w:iCs/>
                  <w:strike/>
                  <w:color w:val="EE0000"/>
                  <w:kern w:val="0"/>
                  <w:szCs w:val="20"/>
                  <w:rPrChange w:id="1668" w:author="Yali Chen" w:date="2026-01-27T11:28:00Z" w16du:dateUtc="2026-01-27T03:28:00Z">
                    <w:rPr>
                      <w:rFonts w:ascii="Times New Roman" w:hAnsi="Times New Roman" w:cs="Times New Roman"/>
                      <w:i/>
                      <w:iCs/>
                      <w:color w:val="000000"/>
                      <w:kern w:val="0"/>
                      <w:szCs w:val="20"/>
                    </w:rPr>
                  </w:rPrChange>
                </w:rPr>
                <w:t>RTX</w:t>
              </w:r>
            </w:ins>
          </w:p>
        </w:tc>
        <w:tc>
          <w:tcPr>
            <w:tcW w:w="1227" w:type="dxa"/>
            <w:tcBorders>
              <w:top w:val="nil"/>
              <w:left w:val="nil"/>
              <w:bottom w:val="single" w:sz="4" w:space="0" w:color="auto"/>
              <w:right w:val="single" w:sz="4" w:space="0" w:color="auto"/>
            </w:tcBorders>
            <w:noWrap/>
            <w:vAlign w:val="bottom"/>
            <w:hideMark/>
          </w:tcPr>
          <w:p w14:paraId="6C3B0B73" w14:textId="77777777" w:rsidR="005F2A24" w:rsidRPr="00EF3BE9" w:rsidRDefault="005F2A24">
            <w:pPr>
              <w:widowControl/>
              <w:jc w:val="left"/>
              <w:rPr>
                <w:ins w:id="1669" w:author="Yali Chen" w:date="2025-12-18T10:39:00Z" w16du:dateUtc="2025-12-18T02:39:00Z"/>
                <w:rFonts w:ascii="Times New Roman" w:hAnsi="Times New Roman" w:cs="Times New Roman"/>
                <w:i/>
                <w:iCs/>
                <w:strike/>
                <w:color w:val="EE0000"/>
                <w:kern w:val="0"/>
                <w:szCs w:val="20"/>
                <w:rPrChange w:id="1670" w:author="Yali Chen" w:date="2026-01-27T11:28:00Z" w16du:dateUtc="2026-01-27T03:28:00Z">
                  <w:rPr>
                    <w:ins w:id="1671" w:author="Yali Chen" w:date="2025-12-18T10:39:00Z" w16du:dateUtc="2025-12-18T02:39:00Z"/>
                    <w:rFonts w:ascii="Times New Roman" w:hAnsi="Times New Roman" w:cs="Times New Roman"/>
                    <w:i/>
                    <w:iCs/>
                    <w:color w:val="000000"/>
                    <w:kern w:val="0"/>
                    <w:szCs w:val="20"/>
                  </w:rPr>
                </w:rPrChange>
              </w:rPr>
            </w:pPr>
            <w:ins w:id="1672" w:author="Yali Chen" w:date="2025-12-18T10:39:00Z" w16du:dateUtc="2025-12-18T02:39:00Z">
              <w:r w:rsidRPr="00EF3BE9">
                <w:rPr>
                  <w:rFonts w:ascii="Times New Roman" w:hAnsi="Times New Roman" w:cs="Times New Roman"/>
                  <w:i/>
                  <w:iCs/>
                  <w:strike/>
                  <w:color w:val="EE0000"/>
                  <w:kern w:val="0"/>
                  <w:szCs w:val="20"/>
                  <w:rPrChange w:id="1673" w:author="Yali Chen" w:date="2026-01-27T11:28:00Z" w16du:dateUtc="2026-01-27T03:28:00Z">
                    <w:rPr>
                      <w:rFonts w:ascii="Times New Roman" w:hAnsi="Times New Roman" w:cs="Times New Roman"/>
                      <w:i/>
                      <w:iCs/>
                      <w:color w:val="000000"/>
                      <w:kern w:val="0"/>
                      <w:szCs w:val="20"/>
                    </w:rPr>
                  </w:rPrChange>
                </w:rPr>
                <w:t>13827201001</w:t>
              </w:r>
            </w:ins>
          </w:p>
        </w:tc>
        <w:tc>
          <w:tcPr>
            <w:tcW w:w="4678" w:type="dxa"/>
            <w:tcBorders>
              <w:top w:val="nil"/>
              <w:left w:val="nil"/>
              <w:bottom w:val="single" w:sz="4" w:space="0" w:color="auto"/>
              <w:right w:val="single" w:sz="4" w:space="0" w:color="auto"/>
            </w:tcBorders>
            <w:noWrap/>
            <w:vAlign w:val="bottom"/>
            <w:hideMark/>
          </w:tcPr>
          <w:p w14:paraId="30332D1F" w14:textId="77777777" w:rsidR="005F2A24" w:rsidRPr="00EF3BE9" w:rsidRDefault="005F2A24">
            <w:pPr>
              <w:widowControl/>
              <w:jc w:val="left"/>
              <w:rPr>
                <w:ins w:id="1674" w:author="Yali Chen" w:date="2025-12-18T10:39:00Z" w16du:dateUtc="2025-12-18T02:39:00Z"/>
                <w:rFonts w:ascii="Times New Roman" w:hAnsi="Times New Roman" w:cs="Times New Roman"/>
                <w:i/>
                <w:iCs/>
                <w:strike/>
                <w:color w:val="EE0000"/>
                <w:kern w:val="0"/>
                <w:szCs w:val="20"/>
                <w:rPrChange w:id="1675" w:author="Yali Chen" w:date="2026-01-27T11:28:00Z" w16du:dateUtc="2026-01-27T03:28:00Z">
                  <w:rPr>
                    <w:ins w:id="1676" w:author="Yali Chen" w:date="2025-12-18T10:39:00Z" w16du:dateUtc="2025-12-18T02:39:00Z"/>
                    <w:rFonts w:ascii="Times New Roman" w:hAnsi="Times New Roman" w:cs="Times New Roman"/>
                    <w:i/>
                    <w:iCs/>
                    <w:color w:val="000000"/>
                    <w:kern w:val="0"/>
                    <w:szCs w:val="20"/>
                  </w:rPr>
                </w:rPrChange>
              </w:rPr>
            </w:pPr>
            <w:ins w:id="1677" w:author="Yali Chen" w:date="2025-12-18T10:39:00Z" w16du:dateUtc="2025-12-18T02:39:00Z">
              <w:r w:rsidRPr="00EF3BE9">
                <w:rPr>
                  <w:rFonts w:ascii="Times New Roman" w:hAnsi="Times New Roman" w:cs="Times New Roman"/>
                  <w:i/>
                  <w:iCs/>
                  <w:strike/>
                  <w:color w:val="EE0000"/>
                  <w:kern w:val="0"/>
                  <w:szCs w:val="20"/>
                  <w:rPrChange w:id="1678" w:author="Yali Chen" w:date="2026-01-27T11:28:00Z" w16du:dateUtc="2026-01-27T03:28:00Z">
                    <w:rPr>
                      <w:rFonts w:ascii="Times New Roman" w:hAnsi="Times New Roman" w:cs="Times New Roman"/>
                      <w:i/>
                      <w:iCs/>
                      <w:color w:val="000000"/>
                      <w:kern w:val="0"/>
                      <w:szCs w:val="20"/>
                    </w:rPr>
                  </w:rPrChange>
                </w:rPr>
                <w:t>ARTEMETHER;LUMEFANTRINE</w:t>
              </w:r>
            </w:ins>
          </w:p>
        </w:tc>
        <w:tc>
          <w:tcPr>
            <w:tcW w:w="1013" w:type="dxa"/>
            <w:tcBorders>
              <w:top w:val="nil"/>
              <w:left w:val="nil"/>
              <w:bottom w:val="single" w:sz="4" w:space="0" w:color="auto"/>
              <w:right w:val="single" w:sz="4" w:space="0" w:color="auto"/>
            </w:tcBorders>
            <w:noWrap/>
            <w:vAlign w:val="bottom"/>
            <w:hideMark/>
          </w:tcPr>
          <w:p w14:paraId="3656B8EE" w14:textId="77777777" w:rsidR="005F2A24" w:rsidRPr="00EF3BE9" w:rsidRDefault="005F2A24">
            <w:pPr>
              <w:widowControl/>
              <w:jc w:val="left"/>
              <w:rPr>
                <w:ins w:id="1679" w:author="Yali Chen" w:date="2025-12-18T10:39:00Z" w16du:dateUtc="2025-12-18T02:39:00Z"/>
                <w:rFonts w:ascii="Times New Roman" w:hAnsi="Times New Roman" w:cs="Times New Roman"/>
                <w:i/>
                <w:iCs/>
                <w:strike/>
                <w:color w:val="EE0000"/>
                <w:kern w:val="0"/>
                <w:szCs w:val="20"/>
                <w:rPrChange w:id="1680" w:author="Yali Chen" w:date="2026-01-27T11:28:00Z" w16du:dateUtc="2026-01-27T03:28:00Z">
                  <w:rPr>
                    <w:ins w:id="1681" w:author="Yali Chen" w:date="2025-12-18T10:39:00Z" w16du:dateUtc="2025-12-18T02:39:00Z"/>
                    <w:rFonts w:ascii="Times New Roman" w:hAnsi="Times New Roman" w:cs="Times New Roman"/>
                    <w:i/>
                    <w:iCs/>
                    <w:color w:val="000000"/>
                    <w:kern w:val="0"/>
                    <w:szCs w:val="20"/>
                  </w:rPr>
                </w:rPrChange>
              </w:rPr>
            </w:pPr>
            <w:ins w:id="1682" w:author="Yali Chen" w:date="2025-12-18T10:39:00Z" w16du:dateUtc="2025-12-18T02:39:00Z">
              <w:r w:rsidRPr="00EF3BE9">
                <w:rPr>
                  <w:rFonts w:ascii="Times New Roman" w:hAnsi="Times New Roman" w:cs="Times New Roman"/>
                  <w:i/>
                  <w:iCs/>
                  <w:strike/>
                  <w:color w:val="EE0000"/>
                  <w:kern w:val="0"/>
                  <w:szCs w:val="20"/>
                  <w:rPrChange w:id="1683" w:author="Yali Chen" w:date="2026-01-27T11:28:00Z" w16du:dateUtc="2026-01-27T03:28:00Z">
                    <w:rPr>
                      <w:rFonts w:ascii="Times New Roman" w:hAnsi="Times New Roman" w:cs="Times New Roman"/>
                      <w:i/>
                      <w:iCs/>
                      <w:color w:val="000000"/>
                      <w:kern w:val="0"/>
                      <w:szCs w:val="20"/>
                    </w:rPr>
                  </w:rPrChange>
                </w:rPr>
                <w:t>P01BF</w:t>
              </w:r>
            </w:ins>
          </w:p>
        </w:tc>
        <w:tc>
          <w:tcPr>
            <w:tcW w:w="4688" w:type="dxa"/>
            <w:tcBorders>
              <w:top w:val="nil"/>
              <w:left w:val="nil"/>
              <w:bottom w:val="single" w:sz="4" w:space="0" w:color="auto"/>
              <w:right w:val="single" w:sz="4" w:space="0" w:color="auto"/>
            </w:tcBorders>
            <w:noWrap/>
            <w:vAlign w:val="bottom"/>
            <w:hideMark/>
          </w:tcPr>
          <w:p w14:paraId="380164EB" w14:textId="77777777" w:rsidR="005F2A24" w:rsidRPr="00EF3BE9" w:rsidRDefault="005F2A24">
            <w:pPr>
              <w:widowControl/>
              <w:jc w:val="left"/>
              <w:rPr>
                <w:ins w:id="1684" w:author="Yali Chen" w:date="2025-12-18T10:39:00Z" w16du:dateUtc="2025-12-18T02:39:00Z"/>
                <w:rFonts w:ascii="Times New Roman" w:hAnsi="Times New Roman" w:cs="Times New Roman"/>
                <w:i/>
                <w:iCs/>
                <w:strike/>
                <w:color w:val="EE0000"/>
                <w:kern w:val="0"/>
                <w:szCs w:val="20"/>
                <w:rPrChange w:id="1685" w:author="Yali Chen" w:date="2026-01-27T11:28:00Z" w16du:dateUtc="2026-01-27T03:28:00Z">
                  <w:rPr>
                    <w:ins w:id="1686" w:author="Yali Chen" w:date="2025-12-18T10:39:00Z" w16du:dateUtc="2025-12-18T02:39:00Z"/>
                    <w:rFonts w:ascii="Times New Roman" w:hAnsi="Times New Roman" w:cs="Times New Roman"/>
                    <w:i/>
                    <w:iCs/>
                    <w:color w:val="000000"/>
                    <w:kern w:val="0"/>
                    <w:szCs w:val="20"/>
                  </w:rPr>
                </w:rPrChange>
              </w:rPr>
            </w:pPr>
            <w:ins w:id="1687" w:author="Yali Chen" w:date="2025-12-18T10:39:00Z" w16du:dateUtc="2025-12-18T02:39:00Z">
              <w:r w:rsidRPr="00EF3BE9">
                <w:rPr>
                  <w:rFonts w:ascii="Times New Roman" w:hAnsi="Times New Roman" w:cs="Times New Roman"/>
                  <w:i/>
                  <w:iCs/>
                  <w:strike/>
                  <w:color w:val="EE0000"/>
                  <w:kern w:val="0"/>
                  <w:szCs w:val="20"/>
                  <w:rPrChange w:id="1688" w:author="Yali Chen" w:date="2026-01-27T11:28:00Z" w16du:dateUtc="2026-01-27T03:28:00Z">
                    <w:rPr>
                      <w:rFonts w:ascii="Times New Roman" w:hAnsi="Times New Roman" w:cs="Times New Roman"/>
                      <w:i/>
                      <w:iCs/>
                      <w:color w:val="000000"/>
                      <w:kern w:val="0"/>
                      <w:szCs w:val="20"/>
                    </w:rPr>
                  </w:rPrChange>
                </w:rPr>
                <w:t>ANTIPARASITIC PRODUCTS, INSECTICIDES AND REPELLENTS</w:t>
              </w:r>
            </w:ins>
          </w:p>
        </w:tc>
        <w:tc>
          <w:tcPr>
            <w:tcW w:w="4767" w:type="dxa"/>
            <w:tcBorders>
              <w:top w:val="nil"/>
              <w:left w:val="nil"/>
              <w:bottom w:val="single" w:sz="4" w:space="0" w:color="auto"/>
              <w:right w:val="single" w:sz="4" w:space="0" w:color="auto"/>
            </w:tcBorders>
            <w:noWrap/>
            <w:vAlign w:val="bottom"/>
            <w:hideMark/>
          </w:tcPr>
          <w:p w14:paraId="288958C6" w14:textId="77777777" w:rsidR="005F2A24" w:rsidRPr="00EF3BE9" w:rsidRDefault="005F2A24">
            <w:pPr>
              <w:widowControl/>
              <w:jc w:val="left"/>
              <w:rPr>
                <w:ins w:id="1689" w:author="Yali Chen" w:date="2025-12-18T10:39:00Z" w16du:dateUtc="2025-12-18T02:39:00Z"/>
                <w:rFonts w:ascii="Times New Roman" w:hAnsi="Times New Roman" w:cs="Times New Roman"/>
                <w:i/>
                <w:iCs/>
                <w:strike/>
                <w:color w:val="EE0000"/>
                <w:kern w:val="0"/>
                <w:szCs w:val="20"/>
                <w:rPrChange w:id="1690" w:author="Yali Chen" w:date="2026-01-27T11:28:00Z" w16du:dateUtc="2026-01-27T03:28:00Z">
                  <w:rPr>
                    <w:ins w:id="1691" w:author="Yali Chen" w:date="2025-12-18T10:39:00Z" w16du:dateUtc="2025-12-18T02:39:00Z"/>
                    <w:rFonts w:ascii="Times New Roman" w:hAnsi="Times New Roman" w:cs="Times New Roman"/>
                    <w:i/>
                    <w:iCs/>
                    <w:color w:val="000000"/>
                    <w:kern w:val="0"/>
                    <w:szCs w:val="20"/>
                  </w:rPr>
                </w:rPrChange>
              </w:rPr>
            </w:pPr>
            <w:ins w:id="1692" w:author="Yali Chen" w:date="2025-12-18T10:39:00Z" w16du:dateUtc="2025-12-18T02:39:00Z">
              <w:r w:rsidRPr="00EF3BE9">
                <w:rPr>
                  <w:rFonts w:ascii="Times New Roman" w:hAnsi="Times New Roman" w:cs="Times New Roman"/>
                  <w:i/>
                  <w:iCs/>
                  <w:strike/>
                  <w:color w:val="EE0000"/>
                  <w:kern w:val="0"/>
                  <w:szCs w:val="20"/>
                  <w:rPrChange w:id="1693" w:author="Yali Chen" w:date="2026-01-27T11:28:00Z" w16du:dateUtc="2026-01-27T03:28:00Z">
                    <w:rPr>
                      <w:rFonts w:ascii="Times New Roman" w:hAnsi="Times New Roman" w:cs="Times New Roman"/>
                      <w:i/>
                      <w:iCs/>
                      <w:color w:val="000000"/>
                      <w:kern w:val="0"/>
                      <w:szCs w:val="20"/>
                    </w:rPr>
                  </w:rPrChange>
                </w:rPr>
                <w:t>ANTIPROTOZOALS</w:t>
              </w:r>
            </w:ins>
          </w:p>
        </w:tc>
        <w:tc>
          <w:tcPr>
            <w:tcW w:w="2812" w:type="dxa"/>
            <w:tcBorders>
              <w:top w:val="nil"/>
              <w:left w:val="nil"/>
              <w:bottom w:val="single" w:sz="4" w:space="0" w:color="auto"/>
              <w:right w:val="single" w:sz="4" w:space="0" w:color="auto"/>
            </w:tcBorders>
            <w:noWrap/>
            <w:vAlign w:val="bottom"/>
            <w:hideMark/>
          </w:tcPr>
          <w:p w14:paraId="381F6FC2" w14:textId="77777777" w:rsidR="005F2A24" w:rsidRPr="00EF3BE9" w:rsidRDefault="005F2A24">
            <w:pPr>
              <w:widowControl/>
              <w:jc w:val="left"/>
              <w:rPr>
                <w:ins w:id="1694" w:author="Yali Chen" w:date="2025-12-18T10:39:00Z" w16du:dateUtc="2025-12-18T02:39:00Z"/>
                <w:rFonts w:ascii="Times New Roman" w:hAnsi="Times New Roman" w:cs="Times New Roman"/>
                <w:i/>
                <w:iCs/>
                <w:strike/>
                <w:color w:val="EE0000"/>
                <w:kern w:val="0"/>
                <w:sz w:val="22"/>
                <w:rPrChange w:id="1695" w:author="Yali Chen" w:date="2026-01-27T11:28:00Z" w16du:dateUtc="2026-01-27T03:28:00Z">
                  <w:rPr>
                    <w:ins w:id="1696" w:author="Yali Chen" w:date="2025-12-18T10:39:00Z" w16du:dateUtc="2025-12-18T02:39:00Z"/>
                    <w:rFonts w:ascii="Times New Roman" w:hAnsi="Times New Roman" w:cs="Times New Roman"/>
                    <w:i/>
                    <w:iCs/>
                    <w:color w:val="000000"/>
                    <w:kern w:val="0"/>
                    <w:sz w:val="22"/>
                  </w:rPr>
                </w:rPrChange>
              </w:rPr>
            </w:pPr>
            <w:ins w:id="1697" w:author="Yali Chen" w:date="2025-12-18T10:39:00Z" w16du:dateUtc="2025-12-18T02:39:00Z">
              <w:r w:rsidRPr="00EF3BE9">
                <w:rPr>
                  <w:rFonts w:ascii="Times New Roman" w:hAnsi="Times New Roman" w:cs="Times New Roman"/>
                  <w:i/>
                  <w:iCs/>
                  <w:strike/>
                  <w:color w:val="EE0000"/>
                  <w:kern w:val="0"/>
                  <w:sz w:val="22"/>
                  <w:rPrChange w:id="1698" w:author="Yali Chen" w:date="2026-01-27T11:28:00Z" w16du:dateUtc="2026-01-27T03:28:00Z">
                    <w:rPr>
                      <w:rFonts w:ascii="Times New Roman" w:hAnsi="Times New Roman" w:cs="Times New Roman"/>
                      <w:i/>
                      <w:iCs/>
                      <w:color w:val="000000"/>
                      <w:kern w:val="0"/>
                      <w:sz w:val="22"/>
                    </w:rPr>
                  </w:rPrChange>
                </w:rPr>
                <w:t>ANTIMALARIALS</w:t>
              </w:r>
            </w:ins>
          </w:p>
        </w:tc>
        <w:tc>
          <w:tcPr>
            <w:tcW w:w="3035" w:type="dxa"/>
            <w:tcBorders>
              <w:top w:val="nil"/>
              <w:left w:val="nil"/>
              <w:bottom w:val="single" w:sz="4" w:space="0" w:color="auto"/>
              <w:right w:val="single" w:sz="4" w:space="0" w:color="auto"/>
            </w:tcBorders>
            <w:noWrap/>
            <w:vAlign w:val="bottom"/>
            <w:hideMark/>
          </w:tcPr>
          <w:p w14:paraId="290F386D" w14:textId="77777777" w:rsidR="005F2A24" w:rsidRPr="00EF3BE9" w:rsidRDefault="005F2A24">
            <w:pPr>
              <w:widowControl/>
              <w:jc w:val="left"/>
              <w:rPr>
                <w:ins w:id="1699" w:author="Yali Chen" w:date="2025-12-18T10:39:00Z" w16du:dateUtc="2025-12-18T02:39:00Z"/>
                <w:rFonts w:ascii="Times New Roman" w:hAnsi="Times New Roman" w:cs="Times New Roman"/>
                <w:i/>
                <w:iCs/>
                <w:strike/>
                <w:color w:val="EE0000"/>
                <w:kern w:val="0"/>
                <w:sz w:val="22"/>
                <w:rPrChange w:id="1700" w:author="Yali Chen" w:date="2026-01-27T11:28:00Z" w16du:dateUtc="2026-01-27T03:28:00Z">
                  <w:rPr>
                    <w:ins w:id="1701" w:author="Yali Chen" w:date="2025-12-18T10:39:00Z" w16du:dateUtc="2025-12-18T02:39:00Z"/>
                    <w:rFonts w:ascii="Times New Roman" w:hAnsi="Times New Roman" w:cs="Times New Roman"/>
                    <w:i/>
                    <w:iCs/>
                    <w:color w:val="000000"/>
                    <w:kern w:val="0"/>
                    <w:sz w:val="22"/>
                  </w:rPr>
                </w:rPrChange>
              </w:rPr>
            </w:pPr>
            <w:ins w:id="1702" w:author="Yali Chen" w:date="2025-12-18T10:39:00Z" w16du:dateUtc="2025-12-18T02:39:00Z">
              <w:r w:rsidRPr="00EF3BE9">
                <w:rPr>
                  <w:rFonts w:ascii="Times New Roman" w:hAnsi="Times New Roman" w:cs="Times New Roman"/>
                  <w:i/>
                  <w:iCs/>
                  <w:strike/>
                  <w:color w:val="EE0000"/>
                  <w:kern w:val="0"/>
                  <w:sz w:val="22"/>
                  <w:rPrChange w:id="1703" w:author="Yali Chen" w:date="2026-01-27T11:28:00Z" w16du:dateUtc="2026-01-27T03:28:00Z">
                    <w:rPr>
                      <w:rFonts w:ascii="Times New Roman" w:hAnsi="Times New Roman" w:cs="Times New Roman"/>
                      <w:i/>
                      <w:iCs/>
                      <w:color w:val="000000"/>
                      <w:kern w:val="0"/>
                      <w:sz w:val="22"/>
                    </w:rPr>
                  </w:rPrChange>
                </w:rPr>
                <w:t>ARTEMISININ AND DERIVATIVES, COMBINATIONS</w:t>
              </w:r>
            </w:ins>
          </w:p>
        </w:tc>
      </w:tr>
      <w:tr w:rsidR="005F2A24" w:rsidRPr="00EF3BE9" w14:paraId="79E73778" w14:textId="77777777">
        <w:trPr>
          <w:trHeight w:val="300"/>
          <w:ins w:id="1704" w:author="Yali Chen" w:date="2025-12-18T10:39:00Z"/>
        </w:trPr>
        <w:tc>
          <w:tcPr>
            <w:tcW w:w="1967" w:type="dxa"/>
            <w:tcBorders>
              <w:top w:val="nil"/>
              <w:left w:val="single" w:sz="4" w:space="0" w:color="auto"/>
              <w:bottom w:val="single" w:sz="4" w:space="0" w:color="auto"/>
              <w:right w:val="single" w:sz="4" w:space="0" w:color="auto"/>
            </w:tcBorders>
            <w:noWrap/>
            <w:vAlign w:val="bottom"/>
            <w:hideMark/>
          </w:tcPr>
          <w:p w14:paraId="05AD0289" w14:textId="77777777" w:rsidR="005F2A24" w:rsidRPr="00EF3BE9" w:rsidRDefault="005F2A24">
            <w:pPr>
              <w:widowControl/>
              <w:jc w:val="left"/>
              <w:rPr>
                <w:ins w:id="1705" w:author="Yali Chen" w:date="2025-12-18T10:39:00Z" w16du:dateUtc="2025-12-18T02:39:00Z"/>
                <w:rFonts w:ascii="Times New Roman" w:hAnsi="Times New Roman" w:cs="Times New Roman"/>
                <w:i/>
                <w:iCs/>
                <w:strike/>
                <w:color w:val="EE0000"/>
                <w:kern w:val="0"/>
                <w:szCs w:val="20"/>
                <w:rPrChange w:id="1706" w:author="Yali Chen" w:date="2026-01-27T11:28:00Z" w16du:dateUtc="2026-01-27T03:28:00Z">
                  <w:rPr>
                    <w:ins w:id="1707" w:author="Yali Chen" w:date="2025-12-18T10:39:00Z" w16du:dateUtc="2025-12-18T02:39:00Z"/>
                    <w:rFonts w:ascii="Times New Roman" w:hAnsi="Times New Roman" w:cs="Times New Roman"/>
                    <w:color w:val="000000"/>
                    <w:kern w:val="0"/>
                    <w:szCs w:val="20"/>
                  </w:rPr>
                </w:rPrChange>
              </w:rPr>
            </w:pPr>
            <w:ins w:id="1708" w:author="Yali Chen" w:date="2025-12-18T10:39:00Z" w16du:dateUtc="2025-12-18T02:39:00Z">
              <w:r w:rsidRPr="00EF3BE9">
                <w:rPr>
                  <w:rFonts w:ascii="Times New Roman" w:hAnsi="Times New Roman" w:cs="Times New Roman"/>
                  <w:i/>
                  <w:iCs/>
                  <w:strike/>
                  <w:color w:val="EE0000"/>
                  <w:kern w:val="0"/>
                  <w:szCs w:val="20"/>
                  <w:rPrChange w:id="1709" w:author="Yali Chen" w:date="2026-01-27T11:28:00Z" w16du:dateUtc="2026-01-27T03:28:00Z">
                    <w:rPr>
                      <w:rFonts w:ascii="Times New Roman" w:hAnsi="Times New Roman" w:cs="Times New Roman"/>
                      <w:color w:val="000000"/>
                      <w:kern w:val="0"/>
                      <w:szCs w:val="20"/>
                    </w:rPr>
                  </w:rPrChange>
                </w:rPr>
                <w:t>MMF</w:t>
              </w:r>
            </w:ins>
          </w:p>
        </w:tc>
        <w:tc>
          <w:tcPr>
            <w:tcW w:w="1227" w:type="dxa"/>
            <w:tcBorders>
              <w:top w:val="nil"/>
              <w:left w:val="nil"/>
              <w:bottom w:val="single" w:sz="4" w:space="0" w:color="auto"/>
              <w:right w:val="single" w:sz="4" w:space="0" w:color="auto"/>
            </w:tcBorders>
            <w:noWrap/>
            <w:vAlign w:val="bottom"/>
            <w:hideMark/>
          </w:tcPr>
          <w:p w14:paraId="5946ED87" w14:textId="77777777" w:rsidR="005F2A24" w:rsidRPr="00EF3BE9" w:rsidRDefault="005F2A24">
            <w:pPr>
              <w:widowControl/>
              <w:jc w:val="left"/>
              <w:rPr>
                <w:ins w:id="1710" w:author="Yali Chen" w:date="2025-12-18T10:39:00Z" w16du:dateUtc="2025-12-18T02:39:00Z"/>
                <w:rFonts w:ascii="Times New Roman" w:hAnsi="Times New Roman" w:cs="Times New Roman"/>
                <w:i/>
                <w:iCs/>
                <w:strike/>
                <w:color w:val="EE0000"/>
                <w:kern w:val="0"/>
                <w:szCs w:val="20"/>
                <w:rPrChange w:id="1711" w:author="Yali Chen" w:date="2026-01-27T11:28:00Z" w16du:dateUtc="2026-01-27T03:28:00Z">
                  <w:rPr>
                    <w:ins w:id="1712" w:author="Yali Chen" w:date="2025-12-18T10:39:00Z" w16du:dateUtc="2025-12-18T02:39:00Z"/>
                    <w:rFonts w:ascii="Times New Roman" w:hAnsi="Times New Roman" w:cs="Times New Roman"/>
                    <w:color w:val="000000"/>
                    <w:kern w:val="0"/>
                    <w:szCs w:val="20"/>
                  </w:rPr>
                </w:rPrChange>
              </w:rPr>
            </w:pPr>
            <w:ins w:id="1713" w:author="Yali Chen" w:date="2025-12-18T10:39:00Z" w16du:dateUtc="2025-12-18T02:39:00Z">
              <w:r w:rsidRPr="00EF3BE9">
                <w:rPr>
                  <w:rFonts w:ascii="Times New Roman" w:hAnsi="Times New Roman" w:cs="Times New Roman"/>
                  <w:i/>
                  <w:iCs/>
                  <w:strike/>
                  <w:color w:val="EE0000"/>
                  <w:kern w:val="0"/>
                  <w:szCs w:val="20"/>
                  <w:rPrChange w:id="1714" w:author="Yali Chen" w:date="2026-01-27T11:28:00Z" w16du:dateUtc="2026-01-27T03:28:00Z">
                    <w:rPr>
                      <w:rFonts w:ascii="Times New Roman" w:hAnsi="Times New Roman" w:cs="Times New Roman"/>
                      <w:color w:val="000000"/>
                      <w:kern w:val="0"/>
                      <w:szCs w:val="20"/>
                    </w:rPr>
                  </w:rPrChange>
                </w:rPr>
                <w:t>01275102141</w:t>
              </w:r>
            </w:ins>
          </w:p>
        </w:tc>
        <w:tc>
          <w:tcPr>
            <w:tcW w:w="2147" w:type="dxa"/>
            <w:tcBorders>
              <w:top w:val="nil"/>
              <w:left w:val="nil"/>
              <w:bottom w:val="single" w:sz="4" w:space="0" w:color="auto"/>
              <w:right w:val="single" w:sz="4" w:space="0" w:color="auto"/>
            </w:tcBorders>
            <w:noWrap/>
            <w:vAlign w:val="bottom"/>
            <w:hideMark/>
          </w:tcPr>
          <w:p w14:paraId="111330E2" w14:textId="77777777" w:rsidR="005F2A24" w:rsidRPr="00EF3BE9" w:rsidRDefault="005F2A24">
            <w:pPr>
              <w:widowControl/>
              <w:jc w:val="left"/>
              <w:rPr>
                <w:ins w:id="1715" w:author="Yali Chen" w:date="2025-12-18T10:39:00Z" w16du:dateUtc="2025-12-18T02:39:00Z"/>
                <w:rFonts w:ascii="Times New Roman" w:hAnsi="Times New Roman" w:cs="Times New Roman"/>
                <w:i/>
                <w:iCs/>
                <w:strike/>
                <w:color w:val="EE0000"/>
                <w:kern w:val="0"/>
                <w:szCs w:val="20"/>
                <w:rPrChange w:id="1716" w:author="Yali Chen" w:date="2026-01-27T11:28:00Z" w16du:dateUtc="2026-01-27T03:28:00Z">
                  <w:rPr>
                    <w:ins w:id="1717" w:author="Yali Chen" w:date="2025-12-18T10:39:00Z" w16du:dateUtc="2025-12-18T02:39:00Z"/>
                    <w:rFonts w:ascii="Times New Roman" w:hAnsi="Times New Roman" w:cs="Times New Roman"/>
                    <w:color w:val="000000"/>
                    <w:kern w:val="0"/>
                    <w:szCs w:val="20"/>
                  </w:rPr>
                </w:rPrChange>
              </w:rPr>
            </w:pPr>
            <w:ins w:id="1718" w:author="Yali Chen" w:date="2025-12-18T10:39:00Z" w16du:dateUtc="2025-12-18T02:39:00Z">
              <w:r w:rsidRPr="00EF3BE9">
                <w:rPr>
                  <w:rFonts w:ascii="Times New Roman" w:hAnsi="Times New Roman" w:cs="Times New Roman"/>
                  <w:i/>
                  <w:iCs/>
                  <w:strike/>
                  <w:color w:val="EE0000"/>
                  <w:kern w:val="0"/>
                  <w:szCs w:val="20"/>
                  <w:rPrChange w:id="1719" w:author="Yali Chen" w:date="2026-01-27T11:28:00Z" w16du:dateUtc="2026-01-27T03:28:00Z">
                    <w:rPr>
                      <w:rFonts w:ascii="Times New Roman" w:hAnsi="Times New Roman" w:cs="Times New Roman"/>
                      <w:color w:val="000000"/>
                      <w:kern w:val="0"/>
                      <w:szCs w:val="20"/>
                    </w:rPr>
                  </w:rPrChange>
                </w:rPr>
                <w:t>MMF</w:t>
              </w:r>
            </w:ins>
          </w:p>
        </w:tc>
        <w:tc>
          <w:tcPr>
            <w:tcW w:w="1227" w:type="dxa"/>
            <w:tcBorders>
              <w:top w:val="nil"/>
              <w:left w:val="nil"/>
              <w:bottom w:val="single" w:sz="4" w:space="0" w:color="auto"/>
              <w:right w:val="single" w:sz="4" w:space="0" w:color="auto"/>
            </w:tcBorders>
            <w:noWrap/>
            <w:vAlign w:val="bottom"/>
            <w:hideMark/>
          </w:tcPr>
          <w:p w14:paraId="2847039A" w14:textId="77777777" w:rsidR="005F2A24" w:rsidRPr="00EF3BE9" w:rsidRDefault="005F2A24">
            <w:pPr>
              <w:widowControl/>
              <w:jc w:val="left"/>
              <w:rPr>
                <w:ins w:id="1720" w:author="Yali Chen" w:date="2025-12-18T10:39:00Z" w16du:dateUtc="2025-12-18T02:39:00Z"/>
                <w:rFonts w:ascii="Times New Roman" w:hAnsi="Times New Roman" w:cs="Times New Roman"/>
                <w:i/>
                <w:iCs/>
                <w:strike/>
                <w:color w:val="EE0000"/>
                <w:kern w:val="0"/>
                <w:szCs w:val="20"/>
                <w:rPrChange w:id="1721" w:author="Yali Chen" w:date="2026-01-27T11:28:00Z" w16du:dateUtc="2026-01-27T03:28:00Z">
                  <w:rPr>
                    <w:ins w:id="1722" w:author="Yali Chen" w:date="2025-12-18T10:39:00Z" w16du:dateUtc="2025-12-18T02:39:00Z"/>
                    <w:rFonts w:ascii="Times New Roman" w:hAnsi="Times New Roman" w:cs="Times New Roman"/>
                    <w:color w:val="000000"/>
                    <w:kern w:val="0"/>
                    <w:szCs w:val="20"/>
                  </w:rPr>
                </w:rPrChange>
              </w:rPr>
            </w:pPr>
            <w:ins w:id="1723" w:author="Yali Chen" w:date="2025-12-18T10:39:00Z" w16du:dateUtc="2025-12-18T02:39:00Z">
              <w:r w:rsidRPr="00EF3BE9">
                <w:rPr>
                  <w:rFonts w:ascii="Times New Roman" w:hAnsi="Times New Roman" w:cs="Times New Roman"/>
                  <w:i/>
                  <w:iCs/>
                  <w:strike/>
                  <w:color w:val="EE0000"/>
                  <w:kern w:val="0"/>
                  <w:szCs w:val="20"/>
                  <w:rPrChange w:id="1724" w:author="Yali Chen" w:date="2026-01-27T11:28:00Z" w16du:dateUtc="2026-01-27T03:28:00Z">
                    <w:rPr>
                      <w:rFonts w:ascii="Times New Roman" w:hAnsi="Times New Roman" w:cs="Times New Roman"/>
                      <w:color w:val="000000"/>
                      <w:kern w:val="0"/>
                      <w:szCs w:val="20"/>
                    </w:rPr>
                  </w:rPrChange>
                </w:rPr>
                <w:t>01275102001</w:t>
              </w:r>
            </w:ins>
          </w:p>
        </w:tc>
        <w:tc>
          <w:tcPr>
            <w:tcW w:w="4678" w:type="dxa"/>
            <w:tcBorders>
              <w:top w:val="nil"/>
              <w:left w:val="nil"/>
              <w:bottom w:val="single" w:sz="4" w:space="0" w:color="auto"/>
              <w:right w:val="single" w:sz="4" w:space="0" w:color="auto"/>
            </w:tcBorders>
            <w:noWrap/>
            <w:vAlign w:val="bottom"/>
            <w:hideMark/>
          </w:tcPr>
          <w:p w14:paraId="4761F8F2" w14:textId="77777777" w:rsidR="005F2A24" w:rsidRPr="00EF3BE9" w:rsidRDefault="005F2A24">
            <w:pPr>
              <w:widowControl/>
              <w:jc w:val="left"/>
              <w:rPr>
                <w:ins w:id="1725" w:author="Yali Chen" w:date="2025-12-18T10:39:00Z" w16du:dateUtc="2025-12-18T02:39:00Z"/>
                <w:rFonts w:ascii="Times New Roman" w:hAnsi="Times New Roman" w:cs="Times New Roman"/>
                <w:i/>
                <w:iCs/>
                <w:strike/>
                <w:color w:val="EE0000"/>
                <w:kern w:val="0"/>
                <w:szCs w:val="20"/>
                <w:rPrChange w:id="1726" w:author="Yali Chen" w:date="2026-01-27T11:28:00Z" w16du:dateUtc="2026-01-27T03:28:00Z">
                  <w:rPr>
                    <w:ins w:id="1727" w:author="Yali Chen" w:date="2025-12-18T10:39:00Z" w16du:dateUtc="2025-12-18T02:39:00Z"/>
                    <w:rFonts w:ascii="Times New Roman" w:hAnsi="Times New Roman" w:cs="Times New Roman"/>
                    <w:color w:val="000000"/>
                    <w:kern w:val="0"/>
                    <w:szCs w:val="20"/>
                  </w:rPr>
                </w:rPrChange>
              </w:rPr>
            </w:pPr>
            <w:ins w:id="1728" w:author="Yali Chen" w:date="2025-12-18T10:39:00Z" w16du:dateUtc="2025-12-18T02:39:00Z">
              <w:r w:rsidRPr="00EF3BE9">
                <w:rPr>
                  <w:rFonts w:ascii="Times New Roman" w:hAnsi="Times New Roman" w:cs="Times New Roman"/>
                  <w:i/>
                  <w:iCs/>
                  <w:strike/>
                  <w:color w:val="EE0000"/>
                  <w:kern w:val="0"/>
                  <w:szCs w:val="20"/>
                  <w:rPrChange w:id="1729" w:author="Yali Chen" w:date="2026-01-27T11:28:00Z" w16du:dateUtc="2026-01-27T03:28:00Z">
                    <w:rPr>
                      <w:rFonts w:ascii="Times New Roman" w:hAnsi="Times New Roman" w:cs="Times New Roman"/>
                      <w:color w:val="000000"/>
                      <w:kern w:val="0"/>
                      <w:szCs w:val="20"/>
                    </w:rPr>
                  </w:rPrChange>
                </w:rPr>
                <w:t>MYCOPHENOLATE MOFETIL</w:t>
              </w:r>
            </w:ins>
          </w:p>
        </w:tc>
        <w:tc>
          <w:tcPr>
            <w:tcW w:w="1013" w:type="dxa"/>
            <w:tcBorders>
              <w:top w:val="nil"/>
              <w:left w:val="nil"/>
              <w:bottom w:val="single" w:sz="4" w:space="0" w:color="auto"/>
              <w:right w:val="single" w:sz="4" w:space="0" w:color="auto"/>
            </w:tcBorders>
            <w:noWrap/>
            <w:vAlign w:val="bottom"/>
            <w:hideMark/>
          </w:tcPr>
          <w:p w14:paraId="14983921" w14:textId="77777777" w:rsidR="005F2A24" w:rsidRPr="00EF3BE9" w:rsidRDefault="005F2A24">
            <w:pPr>
              <w:widowControl/>
              <w:jc w:val="left"/>
              <w:rPr>
                <w:ins w:id="1730" w:author="Yali Chen" w:date="2025-12-18T10:39:00Z" w16du:dateUtc="2025-12-18T02:39:00Z"/>
                <w:rFonts w:ascii="Times New Roman" w:hAnsi="Times New Roman" w:cs="Times New Roman"/>
                <w:i/>
                <w:iCs/>
                <w:strike/>
                <w:color w:val="EE0000"/>
                <w:kern w:val="0"/>
                <w:szCs w:val="20"/>
                <w:rPrChange w:id="1731" w:author="Yali Chen" w:date="2026-01-27T11:28:00Z" w16du:dateUtc="2026-01-27T03:28:00Z">
                  <w:rPr>
                    <w:ins w:id="1732" w:author="Yali Chen" w:date="2025-12-18T10:39:00Z" w16du:dateUtc="2025-12-18T02:39:00Z"/>
                    <w:rFonts w:ascii="Times New Roman" w:hAnsi="Times New Roman" w:cs="Times New Roman"/>
                    <w:color w:val="000000"/>
                    <w:kern w:val="0"/>
                    <w:szCs w:val="20"/>
                  </w:rPr>
                </w:rPrChange>
              </w:rPr>
            </w:pPr>
            <w:ins w:id="1733" w:author="Yali Chen" w:date="2025-12-18T10:39:00Z" w16du:dateUtc="2025-12-18T02:39:00Z">
              <w:r w:rsidRPr="00EF3BE9">
                <w:rPr>
                  <w:rFonts w:ascii="Times New Roman" w:hAnsi="Times New Roman" w:cs="Times New Roman"/>
                  <w:i/>
                  <w:iCs/>
                  <w:strike/>
                  <w:color w:val="EE0000"/>
                  <w:kern w:val="0"/>
                  <w:szCs w:val="20"/>
                  <w:rPrChange w:id="1734" w:author="Yali Chen" w:date="2026-01-27T11:28:00Z" w16du:dateUtc="2026-01-27T03:28:00Z">
                    <w:rPr>
                      <w:rFonts w:ascii="Times New Roman" w:hAnsi="Times New Roman" w:cs="Times New Roman"/>
                      <w:color w:val="000000"/>
                      <w:kern w:val="0"/>
                      <w:szCs w:val="20"/>
                    </w:rPr>
                  </w:rPrChange>
                </w:rPr>
                <w:t>L04AA</w:t>
              </w:r>
            </w:ins>
          </w:p>
        </w:tc>
        <w:tc>
          <w:tcPr>
            <w:tcW w:w="4688" w:type="dxa"/>
            <w:tcBorders>
              <w:top w:val="nil"/>
              <w:left w:val="nil"/>
              <w:bottom w:val="single" w:sz="4" w:space="0" w:color="auto"/>
              <w:right w:val="single" w:sz="4" w:space="0" w:color="auto"/>
            </w:tcBorders>
            <w:noWrap/>
            <w:vAlign w:val="bottom"/>
            <w:hideMark/>
          </w:tcPr>
          <w:p w14:paraId="2ED458F8" w14:textId="77777777" w:rsidR="005F2A24" w:rsidRPr="00EF3BE9" w:rsidRDefault="005F2A24">
            <w:pPr>
              <w:widowControl/>
              <w:jc w:val="left"/>
              <w:rPr>
                <w:ins w:id="1735" w:author="Yali Chen" w:date="2025-12-18T10:39:00Z" w16du:dateUtc="2025-12-18T02:39:00Z"/>
                <w:rFonts w:ascii="Times New Roman" w:hAnsi="Times New Roman" w:cs="Times New Roman"/>
                <w:i/>
                <w:iCs/>
                <w:strike/>
                <w:color w:val="EE0000"/>
                <w:kern w:val="0"/>
                <w:szCs w:val="20"/>
                <w:rPrChange w:id="1736" w:author="Yali Chen" w:date="2026-01-27T11:28:00Z" w16du:dateUtc="2026-01-27T03:28:00Z">
                  <w:rPr>
                    <w:ins w:id="1737" w:author="Yali Chen" w:date="2025-12-18T10:39:00Z" w16du:dateUtc="2025-12-18T02:39:00Z"/>
                    <w:rFonts w:ascii="Times New Roman" w:hAnsi="Times New Roman" w:cs="Times New Roman"/>
                    <w:color w:val="000000"/>
                    <w:kern w:val="0"/>
                    <w:szCs w:val="20"/>
                  </w:rPr>
                </w:rPrChange>
              </w:rPr>
            </w:pPr>
            <w:ins w:id="1738" w:author="Yali Chen" w:date="2025-12-18T10:39:00Z" w16du:dateUtc="2025-12-18T02:39:00Z">
              <w:r w:rsidRPr="00EF3BE9">
                <w:rPr>
                  <w:rFonts w:ascii="Times New Roman" w:hAnsi="Times New Roman" w:cs="Times New Roman"/>
                  <w:i/>
                  <w:iCs/>
                  <w:strike/>
                  <w:color w:val="EE0000"/>
                  <w:kern w:val="0"/>
                  <w:szCs w:val="20"/>
                  <w:rPrChange w:id="1739" w:author="Yali Chen" w:date="2026-01-27T11:28:00Z" w16du:dateUtc="2026-01-27T03:28:00Z">
                    <w:rPr>
                      <w:rFonts w:ascii="Times New Roman" w:hAnsi="Times New Roman" w:cs="Times New Roman"/>
                      <w:color w:val="000000"/>
                      <w:kern w:val="0"/>
                      <w:szCs w:val="20"/>
                    </w:rPr>
                  </w:rPrChange>
                </w:rPr>
                <w:t>ANTINEOPLASTIC AND IMMUNOMODULATING AGENTS</w:t>
              </w:r>
            </w:ins>
          </w:p>
        </w:tc>
        <w:tc>
          <w:tcPr>
            <w:tcW w:w="4767" w:type="dxa"/>
            <w:tcBorders>
              <w:top w:val="nil"/>
              <w:left w:val="nil"/>
              <w:bottom w:val="single" w:sz="4" w:space="0" w:color="auto"/>
              <w:right w:val="single" w:sz="4" w:space="0" w:color="auto"/>
            </w:tcBorders>
            <w:noWrap/>
            <w:vAlign w:val="bottom"/>
            <w:hideMark/>
          </w:tcPr>
          <w:p w14:paraId="2365DB7E" w14:textId="77777777" w:rsidR="005F2A24" w:rsidRPr="00EF3BE9" w:rsidRDefault="005F2A24">
            <w:pPr>
              <w:widowControl/>
              <w:jc w:val="left"/>
              <w:rPr>
                <w:ins w:id="1740" w:author="Yali Chen" w:date="2025-12-18T10:39:00Z" w16du:dateUtc="2025-12-18T02:39:00Z"/>
                <w:rFonts w:ascii="Times New Roman" w:hAnsi="Times New Roman" w:cs="Times New Roman"/>
                <w:i/>
                <w:iCs/>
                <w:strike/>
                <w:color w:val="EE0000"/>
                <w:kern w:val="0"/>
                <w:szCs w:val="20"/>
                <w:rPrChange w:id="1741" w:author="Yali Chen" w:date="2026-01-27T11:28:00Z" w16du:dateUtc="2026-01-27T03:28:00Z">
                  <w:rPr>
                    <w:ins w:id="1742" w:author="Yali Chen" w:date="2025-12-18T10:39:00Z" w16du:dateUtc="2025-12-18T02:39:00Z"/>
                    <w:rFonts w:ascii="Times New Roman" w:hAnsi="Times New Roman" w:cs="Times New Roman"/>
                    <w:color w:val="000000"/>
                    <w:kern w:val="0"/>
                    <w:szCs w:val="20"/>
                  </w:rPr>
                </w:rPrChange>
              </w:rPr>
            </w:pPr>
            <w:ins w:id="1743" w:author="Yali Chen" w:date="2025-12-18T10:39:00Z" w16du:dateUtc="2025-12-18T02:39:00Z">
              <w:r w:rsidRPr="00EF3BE9">
                <w:rPr>
                  <w:rFonts w:ascii="Times New Roman" w:hAnsi="Times New Roman" w:cs="Times New Roman"/>
                  <w:i/>
                  <w:iCs/>
                  <w:strike/>
                  <w:color w:val="EE0000"/>
                  <w:kern w:val="0"/>
                  <w:szCs w:val="20"/>
                  <w:rPrChange w:id="1744" w:author="Yali Chen" w:date="2026-01-27T11:28:00Z" w16du:dateUtc="2026-01-27T03:28:00Z">
                    <w:rPr>
                      <w:rFonts w:ascii="Times New Roman" w:hAnsi="Times New Roman" w:cs="Times New Roman"/>
                      <w:color w:val="000000"/>
                      <w:kern w:val="0"/>
                      <w:szCs w:val="20"/>
                    </w:rPr>
                  </w:rPrChange>
                </w:rPr>
                <w:t>IMMUNOSUPPRESSANTS</w:t>
              </w:r>
            </w:ins>
          </w:p>
        </w:tc>
        <w:tc>
          <w:tcPr>
            <w:tcW w:w="2812" w:type="dxa"/>
            <w:tcBorders>
              <w:top w:val="nil"/>
              <w:left w:val="nil"/>
              <w:bottom w:val="single" w:sz="4" w:space="0" w:color="auto"/>
              <w:right w:val="single" w:sz="4" w:space="0" w:color="auto"/>
            </w:tcBorders>
            <w:noWrap/>
            <w:vAlign w:val="bottom"/>
            <w:hideMark/>
          </w:tcPr>
          <w:p w14:paraId="15A2297F" w14:textId="77777777" w:rsidR="005F2A24" w:rsidRPr="00EF3BE9" w:rsidRDefault="005F2A24">
            <w:pPr>
              <w:widowControl/>
              <w:jc w:val="left"/>
              <w:rPr>
                <w:ins w:id="1745" w:author="Yali Chen" w:date="2025-12-18T10:39:00Z" w16du:dateUtc="2025-12-18T02:39:00Z"/>
                <w:rFonts w:ascii="Times New Roman" w:hAnsi="Times New Roman" w:cs="Times New Roman"/>
                <w:i/>
                <w:iCs/>
                <w:strike/>
                <w:color w:val="EE0000"/>
                <w:kern w:val="0"/>
                <w:sz w:val="22"/>
                <w:rPrChange w:id="1746" w:author="Yali Chen" w:date="2026-01-27T11:28:00Z" w16du:dateUtc="2026-01-27T03:28:00Z">
                  <w:rPr>
                    <w:ins w:id="1747" w:author="Yali Chen" w:date="2025-12-18T10:39:00Z" w16du:dateUtc="2025-12-18T02:39:00Z"/>
                    <w:rFonts w:ascii="Times New Roman" w:hAnsi="Times New Roman" w:cs="Times New Roman"/>
                    <w:color w:val="000000"/>
                    <w:kern w:val="0"/>
                    <w:sz w:val="22"/>
                  </w:rPr>
                </w:rPrChange>
              </w:rPr>
            </w:pPr>
            <w:ins w:id="1748" w:author="Yali Chen" w:date="2025-12-18T10:39:00Z" w16du:dateUtc="2025-12-18T02:39:00Z">
              <w:r w:rsidRPr="00EF3BE9">
                <w:rPr>
                  <w:rFonts w:ascii="Times New Roman" w:hAnsi="Times New Roman" w:cs="Times New Roman"/>
                  <w:i/>
                  <w:iCs/>
                  <w:strike/>
                  <w:color w:val="EE0000"/>
                  <w:kern w:val="0"/>
                  <w:sz w:val="22"/>
                  <w:rPrChange w:id="1749" w:author="Yali Chen" w:date="2026-01-27T11:28:00Z" w16du:dateUtc="2026-01-27T03:28:00Z">
                    <w:rPr>
                      <w:rFonts w:ascii="Times New Roman" w:hAnsi="Times New Roman" w:cs="Times New Roman"/>
                      <w:color w:val="000000"/>
                      <w:kern w:val="0"/>
                      <w:sz w:val="22"/>
                    </w:rPr>
                  </w:rPrChange>
                </w:rPr>
                <w:t>IMMUNOSUPPRESSANTS</w:t>
              </w:r>
            </w:ins>
          </w:p>
        </w:tc>
        <w:tc>
          <w:tcPr>
            <w:tcW w:w="3035" w:type="dxa"/>
            <w:tcBorders>
              <w:top w:val="nil"/>
              <w:left w:val="nil"/>
              <w:bottom w:val="single" w:sz="4" w:space="0" w:color="auto"/>
              <w:right w:val="single" w:sz="4" w:space="0" w:color="auto"/>
            </w:tcBorders>
            <w:noWrap/>
            <w:vAlign w:val="bottom"/>
            <w:hideMark/>
          </w:tcPr>
          <w:p w14:paraId="091EB3DF" w14:textId="77777777" w:rsidR="005F2A24" w:rsidRPr="00EF3BE9" w:rsidRDefault="005F2A24">
            <w:pPr>
              <w:widowControl/>
              <w:jc w:val="left"/>
              <w:rPr>
                <w:ins w:id="1750" w:author="Yali Chen" w:date="2025-12-18T10:39:00Z" w16du:dateUtc="2025-12-18T02:39:00Z"/>
                <w:rFonts w:ascii="Times New Roman" w:hAnsi="Times New Roman" w:cs="Times New Roman"/>
                <w:i/>
                <w:iCs/>
                <w:strike/>
                <w:color w:val="EE0000"/>
                <w:kern w:val="0"/>
                <w:sz w:val="22"/>
                <w:rPrChange w:id="1751" w:author="Yali Chen" w:date="2026-01-27T11:28:00Z" w16du:dateUtc="2026-01-27T03:28:00Z">
                  <w:rPr>
                    <w:ins w:id="1752" w:author="Yali Chen" w:date="2025-12-18T10:39:00Z" w16du:dateUtc="2025-12-18T02:39:00Z"/>
                    <w:rFonts w:ascii="Times New Roman" w:hAnsi="Times New Roman" w:cs="Times New Roman"/>
                    <w:color w:val="000000"/>
                    <w:kern w:val="0"/>
                    <w:sz w:val="22"/>
                  </w:rPr>
                </w:rPrChange>
              </w:rPr>
            </w:pPr>
            <w:ins w:id="1753" w:author="Yali Chen" w:date="2025-12-18T10:39:00Z" w16du:dateUtc="2025-12-18T02:39:00Z">
              <w:r w:rsidRPr="00EF3BE9">
                <w:rPr>
                  <w:rFonts w:ascii="Times New Roman" w:hAnsi="Times New Roman" w:cs="Times New Roman"/>
                  <w:i/>
                  <w:iCs/>
                  <w:strike/>
                  <w:color w:val="EE0000"/>
                  <w:kern w:val="0"/>
                  <w:sz w:val="22"/>
                  <w:rPrChange w:id="1754" w:author="Yali Chen" w:date="2026-01-27T11:28:00Z" w16du:dateUtc="2026-01-27T03:28:00Z">
                    <w:rPr>
                      <w:rFonts w:ascii="Times New Roman" w:hAnsi="Times New Roman" w:cs="Times New Roman"/>
                      <w:color w:val="000000"/>
                      <w:kern w:val="0"/>
                      <w:sz w:val="22"/>
                    </w:rPr>
                  </w:rPrChange>
                </w:rPr>
                <w:t>SELECTIVE IMMUNOSUPPRESSANTS</w:t>
              </w:r>
            </w:ins>
          </w:p>
        </w:tc>
      </w:tr>
      <w:tr w:rsidR="005F2A24" w:rsidRPr="00EF3BE9" w14:paraId="1FCCE45C" w14:textId="77777777">
        <w:trPr>
          <w:trHeight w:val="300"/>
          <w:ins w:id="1755" w:author="Yali Chen" w:date="2025-12-18T10:39:00Z"/>
        </w:trPr>
        <w:tc>
          <w:tcPr>
            <w:tcW w:w="1967" w:type="dxa"/>
            <w:tcBorders>
              <w:top w:val="nil"/>
              <w:left w:val="single" w:sz="4" w:space="0" w:color="auto"/>
              <w:bottom w:val="single" w:sz="4" w:space="0" w:color="auto"/>
              <w:right w:val="single" w:sz="4" w:space="0" w:color="auto"/>
            </w:tcBorders>
            <w:noWrap/>
            <w:vAlign w:val="bottom"/>
            <w:hideMark/>
          </w:tcPr>
          <w:p w14:paraId="3647DF0B" w14:textId="77777777" w:rsidR="005F2A24" w:rsidRPr="00EF3BE9" w:rsidRDefault="005F2A24">
            <w:pPr>
              <w:widowControl/>
              <w:jc w:val="left"/>
              <w:rPr>
                <w:ins w:id="1756" w:author="Yali Chen" w:date="2025-12-18T10:39:00Z" w16du:dateUtc="2025-12-18T02:39:00Z"/>
                <w:rFonts w:ascii="Times New Roman" w:hAnsi="Times New Roman" w:cs="Times New Roman"/>
                <w:i/>
                <w:iCs/>
                <w:strike/>
                <w:color w:val="EE0000"/>
                <w:kern w:val="0"/>
                <w:szCs w:val="20"/>
                <w:rPrChange w:id="1757" w:author="Yali Chen" w:date="2026-01-27T11:28:00Z" w16du:dateUtc="2026-01-27T03:28:00Z">
                  <w:rPr>
                    <w:ins w:id="1758" w:author="Yali Chen" w:date="2025-12-18T10:39:00Z" w16du:dateUtc="2025-12-18T02:39:00Z"/>
                    <w:rFonts w:ascii="Times New Roman" w:hAnsi="Times New Roman" w:cs="Times New Roman"/>
                    <w:color w:val="000000"/>
                    <w:kern w:val="0"/>
                    <w:szCs w:val="20"/>
                  </w:rPr>
                </w:rPrChange>
              </w:rPr>
            </w:pPr>
            <w:ins w:id="1759" w:author="Yali Chen" w:date="2025-12-18T10:39:00Z" w16du:dateUtc="2025-12-18T02:39:00Z">
              <w:r w:rsidRPr="00EF3BE9">
                <w:rPr>
                  <w:rFonts w:ascii="Times New Roman" w:hAnsi="Times New Roman" w:cs="Times New Roman"/>
                  <w:i/>
                  <w:iCs/>
                  <w:strike/>
                  <w:color w:val="EE0000"/>
                  <w:kern w:val="0"/>
                  <w:szCs w:val="20"/>
                  <w:rPrChange w:id="1760" w:author="Yali Chen" w:date="2026-01-27T11:28:00Z" w16du:dateUtc="2026-01-27T03:28:00Z">
                    <w:rPr>
                      <w:rFonts w:ascii="Times New Roman" w:hAnsi="Times New Roman" w:cs="Times New Roman"/>
                      <w:color w:val="000000"/>
                      <w:kern w:val="0"/>
                      <w:szCs w:val="20"/>
                    </w:rPr>
                  </w:rPrChange>
                </w:rPr>
                <w:t>FK506</w:t>
              </w:r>
            </w:ins>
          </w:p>
        </w:tc>
        <w:tc>
          <w:tcPr>
            <w:tcW w:w="1227" w:type="dxa"/>
            <w:tcBorders>
              <w:top w:val="nil"/>
              <w:left w:val="nil"/>
              <w:bottom w:val="single" w:sz="4" w:space="0" w:color="auto"/>
              <w:right w:val="single" w:sz="4" w:space="0" w:color="auto"/>
            </w:tcBorders>
            <w:noWrap/>
            <w:vAlign w:val="bottom"/>
            <w:hideMark/>
          </w:tcPr>
          <w:p w14:paraId="7E448AED" w14:textId="77777777" w:rsidR="005F2A24" w:rsidRPr="00EF3BE9" w:rsidRDefault="005F2A24">
            <w:pPr>
              <w:widowControl/>
              <w:jc w:val="left"/>
              <w:rPr>
                <w:ins w:id="1761" w:author="Yali Chen" w:date="2025-12-18T10:39:00Z" w16du:dateUtc="2025-12-18T02:39:00Z"/>
                <w:rFonts w:ascii="Times New Roman" w:hAnsi="Times New Roman" w:cs="Times New Roman"/>
                <w:i/>
                <w:iCs/>
                <w:strike/>
                <w:color w:val="EE0000"/>
                <w:kern w:val="0"/>
                <w:szCs w:val="20"/>
                <w:rPrChange w:id="1762" w:author="Yali Chen" w:date="2026-01-27T11:28:00Z" w16du:dateUtc="2026-01-27T03:28:00Z">
                  <w:rPr>
                    <w:ins w:id="1763" w:author="Yali Chen" w:date="2025-12-18T10:39:00Z" w16du:dateUtc="2025-12-18T02:39:00Z"/>
                    <w:rFonts w:ascii="Times New Roman" w:hAnsi="Times New Roman" w:cs="Times New Roman"/>
                    <w:color w:val="000000"/>
                    <w:kern w:val="0"/>
                    <w:szCs w:val="20"/>
                  </w:rPr>
                </w:rPrChange>
              </w:rPr>
            </w:pPr>
            <w:ins w:id="1764" w:author="Yali Chen" w:date="2025-12-18T10:39:00Z" w16du:dateUtc="2025-12-18T02:39:00Z">
              <w:r w:rsidRPr="00EF3BE9">
                <w:rPr>
                  <w:rFonts w:ascii="Times New Roman" w:hAnsi="Times New Roman" w:cs="Times New Roman"/>
                  <w:i/>
                  <w:iCs/>
                  <w:strike/>
                  <w:color w:val="EE0000"/>
                  <w:kern w:val="0"/>
                  <w:szCs w:val="20"/>
                  <w:rPrChange w:id="1765" w:author="Yali Chen" w:date="2026-01-27T11:28:00Z" w16du:dateUtc="2026-01-27T03:28:00Z">
                    <w:rPr>
                      <w:rFonts w:ascii="Times New Roman" w:hAnsi="Times New Roman" w:cs="Times New Roman"/>
                      <w:color w:val="000000"/>
                      <w:kern w:val="0"/>
                      <w:szCs w:val="20"/>
                    </w:rPr>
                  </w:rPrChange>
                </w:rPr>
                <w:t>01219901004</w:t>
              </w:r>
            </w:ins>
          </w:p>
        </w:tc>
        <w:tc>
          <w:tcPr>
            <w:tcW w:w="2147" w:type="dxa"/>
            <w:tcBorders>
              <w:top w:val="nil"/>
              <w:left w:val="nil"/>
              <w:bottom w:val="single" w:sz="4" w:space="0" w:color="auto"/>
              <w:right w:val="single" w:sz="4" w:space="0" w:color="auto"/>
            </w:tcBorders>
            <w:noWrap/>
            <w:vAlign w:val="bottom"/>
            <w:hideMark/>
          </w:tcPr>
          <w:p w14:paraId="26928F73" w14:textId="77777777" w:rsidR="005F2A24" w:rsidRPr="00EF3BE9" w:rsidRDefault="005F2A24">
            <w:pPr>
              <w:widowControl/>
              <w:jc w:val="left"/>
              <w:rPr>
                <w:ins w:id="1766" w:author="Yali Chen" w:date="2025-12-18T10:39:00Z" w16du:dateUtc="2025-12-18T02:39:00Z"/>
                <w:rFonts w:ascii="Times New Roman" w:hAnsi="Times New Roman" w:cs="Times New Roman"/>
                <w:i/>
                <w:iCs/>
                <w:strike/>
                <w:color w:val="EE0000"/>
                <w:kern w:val="0"/>
                <w:szCs w:val="20"/>
                <w:rPrChange w:id="1767" w:author="Yali Chen" w:date="2026-01-27T11:28:00Z" w16du:dateUtc="2026-01-27T03:28:00Z">
                  <w:rPr>
                    <w:ins w:id="1768" w:author="Yali Chen" w:date="2025-12-18T10:39:00Z" w16du:dateUtc="2025-12-18T02:39:00Z"/>
                    <w:rFonts w:ascii="Times New Roman" w:hAnsi="Times New Roman" w:cs="Times New Roman"/>
                    <w:color w:val="000000"/>
                    <w:kern w:val="0"/>
                    <w:szCs w:val="20"/>
                  </w:rPr>
                </w:rPrChange>
              </w:rPr>
            </w:pPr>
            <w:ins w:id="1769" w:author="Yali Chen" w:date="2025-12-18T10:39:00Z" w16du:dateUtc="2025-12-18T02:39:00Z">
              <w:r w:rsidRPr="00EF3BE9">
                <w:rPr>
                  <w:rFonts w:ascii="Times New Roman" w:hAnsi="Times New Roman" w:cs="Times New Roman"/>
                  <w:i/>
                  <w:iCs/>
                  <w:strike/>
                  <w:color w:val="EE0000"/>
                  <w:kern w:val="0"/>
                  <w:szCs w:val="20"/>
                  <w:rPrChange w:id="1770" w:author="Yali Chen" w:date="2026-01-27T11:28:00Z" w16du:dateUtc="2026-01-27T03:28:00Z">
                    <w:rPr>
                      <w:rFonts w:ascii="Times New Roman" w:hAnsi="Times New Roman" w:cs="Times New Roman"/>
                      <w:color w:val="000000"/>
                      <w:kern w:val="0"/>
                      <w:szCs w:val="20"/>
                    </w:rPr>
                  </w:rPrChange>
                </w:rPr>
                <w:t>FK 506</w:t>
              </w:r>
            </w:ins>
          </w:p>
        </w:tc>
        <w:tc>
          <w:tcPr>
            <w:tcW w:w="1227" w:type="dxa"/>
            <w:tcBorders>
              <w:top w:val="nil"/>
              <w:left w:val="nil"/>
              <w:bottom w:val="single" w:sz="4" w:space="0" w:color="auto"/>
              <w:right w:val="single" w:sz="4" w:space="0" w:color="auto"/>
            </w:tcBorders>
            <w:noWrap/>
            <w:vAlign w:val="bottom"/>
            <w:hideMark/>
          </w:tcPr>
          <w:p w14:paraId="5F95F13D" w14:textId="77777777" w:rsidR="005F2A24" w:rsidRPr="00EF3BE9" w:rsidRDefault="005F2A24">
            <w:pPr>
              <w:widowControl/>
              <w:jc w:val="left"/>
              <w:rPr>
                <w:ins w:id="1771" w:author="Yali Chen" w:date="2025-12-18T10:39:00Z" w16du:dateUtc="2025-12-18T02:39:00Z"/>
                <w:rFonts w:ascii="Times New Roman" w:hAnsi="Times New Roman" w:cs="Times New Roman"/>
                <w:i/>
                <w:iCs/>
                <w:strike/>
                <w:color w:val="EE0000"/>
                <w:kern w:val="0"/>
                <w:szCs w:val="20"/>
                <w:rPrChange w:id="1772" w:author="Yali Chen" w:date="2026-01-27T11:28:00Z" w16du:dateUtc="2026-01-27T03:28:00Z">
                  <w:rPr>
                    <w:ins w:id="1773" w:author="Yali Chen" w:date="2025-12-18T10:39:00Z" w16du:dateUtc="2025-12-18T02:39:00Z"/>
                    <w:rFonts w:ascii="Times New Roman" w:hAnsi="Times New Roman" w:cs="Times New Roman"/>
                    <w:color w:val="000000"/>
                    <w:kern w:val="0"/>
                    <w:szCs w:val="20"/>
                  </w:rPr>
                </w:rPrChange>
              </w:rPr>
            </w:pPr>
            <w:ins w:id="1774" w:author="Yali Chen" w:date="2025-12-18T10:39:00Z" w16du:dateUtc="2025-12-18T02:39:00Z">
              <w:r w:rsidRPr="00EF3BE9">
                <w:rPr>
                  <w:rFonts w:ascii="Times New Roman" w:hAnsi="Times New Roman" w:cs="Times New Roman"/>
                  <w:i/>
                  <w:iCs/>
                  <w:strike/>
                  <w:color w:val="EE0000"/>
                  <w:kern w:val="0"/>
                  <w:szCs w:val="20"/>
                  <w:rPrChange w:id="1775" w:author="Yali Chen" w:date="2026-01-27T11:28:00Z" w16du:dateUtc="2026-01-27T03:28:00Z">
                    <w:rPr>
                      <w:rFonts w:ascii="Times New Roman" w:hAnsi="Times New Roman" w:cs="Times New Roman"/>
                      <w:color w:val="000000"/>
                      <w:kern w:val="0"/>
                      <w:szCs w:val="20"/>
                    </w:rPr>
                  </w:rPrChange>
                </w:rPr>
                <w:t>01219901001</w:t>
              </w:r>
            </w:ins>
          </w:p>
        </w:tc>
        <w:tc>
          <w:tcPr>
            <w:tcW w:w="4678" w:type="dxa"/>
            <w:tcBorders>
              <w:top w:val="nil"/>
              <w:left w:val="nil"/>
              <w:bottom w:val="single" w:sz="4" w:space="0" w:color="auto"/>
              <w:right w:val="single" w:sz="4" w:space="0" w:color="auto"/>
            </w:tcBorders>
            <w:noWrap/>
            <w:vAlign w:val="bottom"/>
            <w:hideMark/>
          </w:tcPr>
          <w:p w14:paraId="16548F6C" w14:textId="77777777" w:rsidR="005F2A24" w:rsidRPr="00EF3BE9" w:rsidRDefault="005F2A24">
            <w:pPr>
              <w:widowControl/>
              <w:jc w:val="left"/>
              <w:rPr>
                <w:ins w:id="1776" w:author="Yali Chen" w:date="2025-12-18T10:39:00Z" w16du:dateUtc="2025-12-18T02:39:00Z"/>
                <w:rFonts w:ascii="Times New Roman" w:hAnsi="Times New Roman" w:cs="Times New Roman"/>
                <w:i/>
                <w:iCs/>
                <w:strike/>
                <w:color w:val="EE0000"/>
                <w:kern w:val="0"/>
                <w:szCs w:val="20"/>
                <w:rPrChange w:id="1777" w:author="Yali Chen" w:date="2026-01-27T11:28:00Z" w16du:dateUtc="2026-01-27T03:28:00Z">
                  <w:rPr>
                    <w:ins w:id="1778" w:author="Yali Chen" w:date="2025-12-18T10:39:00Z" w16du:dateUtc="2025-12-18T02:39:00Z"/>
                    <w:rFonts w:ascii="Times New Roman" w:hAnsi="Times New Roman" w:cs="Times New Roman"/>
                    <w:color w:val="000000"/>
                    <w:kern w:val="0"/>
                    <w:szCs w:val="20"/>
                  </w:rPr>
                </w:rPrChange>
              </w:rPr>
            </w:pPr>
            <w:ins w:id="1779" w:author="Yali Chen" w:date="2025-12-18T10:39:00Z" w16du:dateUtc="2025-12-18T02:39:00Z">
              <w:r w:rsidRPr="00EF3BE9">
                <w:rPr>
                  <w:rFonts w:ascii="Times New Roman" w:hAnsi="Times New Roman" w:cs="Times New Roman"/>
                  <w:i/>
                  <w:iCs/>
                  <w:strike/>
                  <w:color w:val="EE0000"/>
                  <w:kern w:val="0"/>
                  <w:szCs w:val="20"/>
                  <w:rPrChange w:id="1780" w:author="Yali Chen" w:date="2026-01-27T11:28:00Z" w16du:dateUtc="2026-01-27T03:28:00Z">
                    <w:rPr>
                      <w:rFonts w:ascii="Times New Roman" w:hAnsi="Times New Roman" w:cs="Times New Roman"/>
                      <w:color w:val="000000"/>
                      <w:kern w:val="0"/>
                      <w:szCs w:val="20"/>
                    </w:rPr>
                  </w:rPrChange>
                </w:rPr>
                <w:t>TACROLIMUS</w:t>
              </w:r>
            </w:ins>
          </w:p>
        </w:tc>
        <w:tc>
          <w:tcPr>
            <w:tcW w:w="1013" w:type="dxa"/>
            <w:tcBorders>
              <w:top w:val="nil"/>
              <w:left w:val="nil"/>
              <w:bottom w:val="single" w:sz="4" w:space="0" w:color="auto"/>
              <w:right w:val="single" w:sz="4" w:space="0" w:color="auto"/>
            </w:tcBorders>
            <w:noWrap/>
            <w:vAlign w:val="bottom"/>
            <w:hideMark/>
          </w:tcPr>
          <w:p w14:paraId="450EE90B" w14:textId="77777777" w:rsidR="005F2A24" w:rsidRPr="00EF3BE9" w:rsidRDefault="005F2A24">
            <w:pPr>
              <w:widowControl/>
              <w:jc w:val="left"/>
              <w:rPr>
                <w:ins w:id="1781" w:author="Yali Chen" w:date="2025-12-18T10:39:00Z" w16du:dateUtc="2025-12-18T02:39:00Z"/>
                <w:rFonts w:ascii="Times New Roman" w:hAnsi="Times New Roman" w:cs="Times New Roman"/>
                <w:i/>
                <w:iCs/>
                <w:strike/>
                <w:color w:val="EE0000"/>
                <w:kern w:val="0"/>
                <w:szCs w:val="20"/>
                <w:rPrChange w:id="1782" w:author="Yali Chen" w:date="2026-01-27T11:28:00Z" w16du:dateUtc="2026-01-27T03:28:00Z">
                  <w:rPr>
                    <w:ins w:id="1783" w:author="Yali Chen" w:date="2025-12-18T10:39:00Z" w16du:dateUtc="2025-12-18T02:39:00Z"/>
                    <w:rFonts w:ascii="Times New Roman" w:hAnsi="Times New Roman" w:cs="Times New Roman"/>
                    <w:color w:val="000000"/>
                    <w:kern w:val="0"/>
                    <w:szCs w:val="20"/>
                  </w:rPr>
                </w:rPrChange>
              </w:rPr>
            </w:pPr>
            <w:ins w:id="1784" w:author="Yali Chen" w:date="2025-12-18T10:39:00Z" w16du:dateUtc="2025-12-18T02:39:00Z">
              <w:r w:rsidRPr="00EF3BE9">
                <w:rPr>
                  <w:rFonts w:ascii="Times New Roman" w:hAnsi="Times New Roman" w:cs="Times New Roman"/>
                  <w:i/>
                  <w:iCs/>
                  <w:strike/>
                  <w:color w:val="EE0000"/>
                  <w:kern w:val="0"/>
                  <w:szCs w:val="20"/>
                  <w:rPrChange w:id="1785" w:author="Yali Chen" w:date="2026-01-27T11:28:00Z" w16du:dateUtc="2026-01-27T03:28:00Z">
                    <w:rPr>
                      <w:rFonts w:ascii="Times New Roman" w:hAnsi="Times New Roman" w:cs="Times New Roman"/>
                      <w:color w:val="000000"/>
                      <w:kern w:val="0"/>
                      <w:szCs w:val="20"/>
                    </w:rPr>
                  </w:rPrChange>
                </w:rPr>
                <w:t>L04AD</w:t>
              </w:r>
            </w:ins>
          </w:p>
        </w:tc>
        <w:tc>
          <w:tcPr>
            <w:tcW w:w="4688" w:type="dxa"/>
            <w:tcBorders>
              <w:top w:val="nil"/>
              <w:left w:val="nil"/>
              <w:bottom w:val="single" w:sz="4" w:space="0" w:color="auto"/>
              <w:right w:val="single" w:sz="4" w:space="0" w:color="auto"/>
            </w:tcBorders>
            <w:noWrap/>
            <w:vAlign w:val="bottom"/>
            <w:hideMark/>
          </w:tcPr>
          <w:p w14:paraId="680F176C" w14:textId="77777777" w:rsidR="005F2A24" w:rsidRPr="00EF3BE9" w:rsidRDefault="005F2A24">
            <w:pPr>
              <w:widowControl/>
              <w:jc w:val="left"/>
              <w:rPr>
                <w:ins w:id="1786" w:author="Yali Chen" w:date="2025-12-18T10:39:00Z" w16du:dateUtc="2025-12-18T02:39:00Z"/>
                <w:rFonts w:ascii="Times New Roman" w:hAnsi="Times New Roman" w:cs="Times New Roman"/>
                <w:i/>
                <w:iCs/>
                <w:strike/>
                <w:color w:val="EE0000"/>
                <w:kern w:val="0"/>
                <w:szCs w:val="20"/>
                <w:rPrChange w:id="1787" w:author="Yali Chen" w:date="2026-01-27T11:28:00Z" w16du:dateUtc="2026-01-27T03:28:00Z">
                  <w:rPr>
                    <w:ins w:id="1788" w:author="Yali Chen" w:date="2025-12-18T10:39:00Z" w16du:dateUtc="2025-12-18T02:39:00Z"/>
                    <w:rFonts w:ascii="Times New Roman" w:hAnsi="Times New Roman" w:cs="Times New Roman"/>
                    <w:color w:val="000000"/>
                    <w:kern w:val="0"/>
                    <w:szCs w:val="20"/>
                  </w:rPr>
                </w:rPrChange>
              </w:rPr>
            </w:pPr>
            <w:ins w:id="1789" w:author="Yali Chen" w:date="2025-12-18T10:39:00Z" w16du:dateUtc="2025-12-18T02:39:00Z">
              <w:r w:rsidRPr="00EF3BE9">
                <w:rPr>
                  <w:rFonts w:ascii="Times New Roman" w:hAnsi="Times New Roman" w:cs="Times New Roman"/>
                  <w:i/>
                  <w:iCs/>
                  <w:strike/>
                  <w:color w:val="EE0000"/>
                  <w:kern w:val="0"/>
                  <w:szCs w:val="20"/>
                  <w:rPrChange w:id="1790" w:author="Yali Chen" w:date="2026-01-27T11:28:00Z" w16du:dateUtc="2026-01-27T03:28:00Z">
                    <w:rPr>
                      <w:rFonts w:ascii="Times New Roman" w:hAnsi="Times New Roman" w:cs="Times New Roman"/>
                      <w:color w:val="000000"/>
                      <w:kern w:val="0"/>
                      <w:szCs w:val="20"/>
                    </w:rPr>
                  </w:rPrChange>
                </w:rPr>
                <w:t>ANTINEOPLASTIC AND IMMUNOMODULATING AGENTS</w:t>
              </w:r>
            </w:ins>
          </w:p>
        </w:tc>
        <w:tc>
          <w:tcPr>
            <w:tcW w:w="4767" w:type="dxa"/>
            <w:tcBorders>
              <w:top w:val="nil"/>
              <w:left w:val="nil"/>
              <w:bottom w:val="single" w:sz="4" w:space="0" w:color="auto"/>
              <w:right w:val="single" w:sz="4" w:space="0" w:color="auto"/>
            </w:tcBorders>
            <w:noWrap/>
            <w:vAlign w:val="bottom"/>
            <w:hideMark/>
          </w:tcPr>
          <w:p w14:paraId="26026E91" w14:textId="77777777" w:rsidR="005F2A24" w:rsidRPr="00EF3BE9" w:rsidRDefault="005F2A24">
            <w:pPr>
              <w:widowControl/>
              <w:jc w:val="left"/>
              <w:rPr>
                <w:ins w:id="1791" w:author="Yali Chen" w:date="2025-12-18T10:39:00Z" w16du:dateUtc="2025-12-18T02:39:00Z"/>
                <w:rFonts w:ascii="Times New Roman" w:hAnsi="Times New Roman" w:cs="Times New Roman"/>
                <w:i/>
                <w:iCs/>
                <w:strike/>
                <w:color w:val="EE0000"/>
                <w:kern w:val="0"/>
                <w:szCs w:val="20"/>
                <w:rPrChange w:id="1792" w:author="Yali Chen" w:date="2026-01-27T11:28:00Z" w16du:dateUtc="2026-01-27T03:28:00Z">
                  <w:rPr>
                    <w:ins w:id="1793" w:author="Yali Chen" w:date="2025-12-18T10:39:00Z" w16du:dateUtc="2025-12-18T02:39:00Z"/>
                    <w:rFonts w:ascii="Times New Roman" w:hAnsi="Times New Roman" w:cs="Times New Roman"/>
                    <w:color w:val="000000"/>
                    <w:kern w:val="0"/>
                    <w:szCs w:val="20"/>
                  </w:rPr>
                </w:rPrChange>
              </w:rPr>
            </w:pPr>
            <w:ins w:id="1794" w:author="Yali Chen" w:date="2025-12-18T10:39:00Z" w16du:dateUtc="2025-12-18T02:39:00Z">
              <w:r w:rsidRPr="00EF3BE9">
                <w:rPr>
                  <w:rFonts w:ascii="Times New Roman" w:hAnsi="Times New Roman" w:cs="Times New Roman"/>
                  <w:i/>
                  <w:iCs/>
                  <w:strike/>
                  <w:color w:val="EE0000"/>
                  <w:kern w:val="0"/>
                  <w:szCs w:val="20"/>
                  <w:rPrChange w:id="1795" w:author="Yali Chen" w:date="2026-01-27T11:28:00Z" w16du:dateUtc="2026-01-27T03:28:00Z">
                    <w:rPr>
                      <w:rFonts w:ascii="Times New Roman" w:hAnsi="Times New Roman" w:cs="Times New Roman"/>
                      <w:color w:val="000000"/>
                      <w:kern w:val="0"/>
                      <w:szCs w:val="20"/>
                    </w:rPr>
                  </w:rPrChange>
                </w:rPr>
                <w:t>IMMUNOSUPPRESSANTS</w:t>
              </w:r>
            </w:ins>
          </w:p>
        </w:tc>
        <w:tc>
          <w:tcPr>
            <w:tcW w:w="2812" w:type="dxa"/>
            <w:tcBorders>
              <w:top w:val="nil"/>
              <w:left w:val="nil"/>
              <w:bottom w:val="single" w:sz="4" w:space="0" w:color="auto"/>
              <w:right w:val="single" w:sz="4" w:space="0" w:color="auto"/>
            </w:tcBorders>
            <w:noWrap/>
            <w:vAlign w:val="bottom"/>
            <w:hideMark/>
          </w:tcPr>
          <w:p w14:paraId="46586C78" w14:textId="77777777" w:rsidR="005F2A24" w:rsidRPr="00EF3BE9" w:rsidRDefault="005F2A24">
            <w:pPr>
              <w:widowControl/>
              <w:jc w:val="left"/>
              <w:rPr>
                <w:ins w:id="1796" w:author="Yali Chen" w:date="2025-12-18T10:39:00Z" w16du:dateUtc="2025-12-18T02:39:00Z"/>
                <w:rFonts w:ascii="Times New Roman" w:hAnsi="Times New Roman" w:cs="Times New Roman"/>
                <w:i/>
                <w:iCs/>
                <w:strike/>
                <w:color w:val="EE0000"/>
                <w:kern w:val="0"/>
                <w:sz w:val="22"/>
                <w:rPrChange w:id="1797" w:author="Yali Chen" w:date="2026-01-27T11:28:00Z" w16du:dateUtc="2026-01-27T03:28:00Z">
                  <w:rPr>
                    <w:ins w:id="1798" w:author="Yali Chen" w:date="2025-12-18T10:39:00Z" w16du:dateUtc="2025-12-18T02:39:00Z"/>
                    <w:rFonts w:ascii="Times New Roman" w:hAnsi="Times New Roman" w:cs="Times New Roman"/>
                    <w:color w:val="000000"/>
                    <w:kern w:val="0"/>
                    <w:sz w:val="22"/>
                  </w:rPr>
                </w:rPrChange>
              </w:rPr>
            </w:pPr>
            <w:ins w:id="1799" w:author="Yali Chen" w:date="2025-12-18T10:39:00Z" w16du:dateUtc="2025-12-18T02:39:00Z">
              <w:r w:rsidRPr="00EF3BE9">
                <w:rPr>
                  <w:rFonts w:ascii="Times New Roman" w:hAnsi="Times New Roman" w:cs="Times New Roman"/>
                  <w:i/>
                  <w:iCs/>
                  <w:strike/>
                  <w:color w:val="EE0000"/>
                  <w:kern w:val="0"/>
                  <w:sz w:val="22"/>
                  <w:rPrChange w:id="1800" w:author="Yali Chen" w:date="2026-01-27T11:28:00Z" w16du:dateUtc="2026-01-27T03:28:00Z">
                    <w:rPr>
                      <w:rFonts w:ascii="Times New Roman" w:hAnsi="Times New Roman" w:cs="Times New Roman"/>
                      <w:color w:val="000000"/>
                      <w:kern w:val="0"/>
                      <w:sz w:val="22"/>
                    </w:rPr>
                  </w:rPrChange>
                </w:rPr>
                <w:t>IMMUNOSUPPRESSANTS</w:t>
              </w:r>
            </w:ins>
          </w:p>
        </w:tc>
        <w:tc>
          <w:tcPr>
            <w:tcW w:w="3035" w:type="dxa"/>
            <w:tcBorders>
              <w:top w:val="nil"/>
              <w:left w:val="nil"/>
              <w:bottom w:val="single" w:sz="4" w:space="0" w:color="auto"/>
              <w:right w:val="single" w:sz="4" w:space="0" w:color="auto"/>
            </w:tcBorders>
            <w:noWrap/>
            <w:vAlign w:val="bottom"/>
            <w:hideMark/>
          </w:tcPr>
          <w:p w14:paraId="49460F7C" w14:textId="77777777" w:rsidR="005F2A24" w:rsidRPr="00EF3BE9" w:rsidRDefault="005F2A24">
            <w:pPr>
              <w:widowControl/>
              <w:jc w:val="left"/>
              <w:rPr>
                <w:ins w:id="1801" w:author="Yali Chen" w:date="2025-12-18T10:39:00Z" w16du:dateUtc="2025-12-18T02:39:00Z"/>
                <w:rFonts w:ascii="Times New Roman" w:hAnsi="Times New Roman" w:cs="Times New Roman"/>
                <w:i/>
                <w:iCs/>
                <w:strike/>
                <w:color w:val="EE0000"/>
                <w:kern w:val="0"/>
                <w:sz w:val="22"/>
                <w:rPrChange w:id="1802" w:author="Yali Chen" w:date="2026-01-27T11:28:00Z" w16du:dateUtc="2026-01-27T03:28:00Z">
                  <w:rPr>
                    <w:ins w:id="1803" w:author="Yali Chen" w:date="2025-12-18T10:39:00Z" w16du:dateUtc="2025-12-18T02:39:00Z"/>
                    <w:rFonts w:ascii="Times New Roman" w:hAnsi="Times New Roman" w:cs="Times New Roman"/>
                    <w:color w:val="000000"/>
                    <w:kern w:val="0"/>
                    <w:sz w:val="22"/>
                  </w:rPr>
                </w:rPrChange>
              </w:rPr>
            </w:pPr>
            <w:ins w:id="1804" w:author="Yali Chen" w:date="2025-12-18T10:39:00Z" w16du:dateUtc="2025-12-18T02:39:00Z">
              <w:r w:rsidRPr="00EF3BE9">
                <w:rPr>
                  <w:rFonts w:ascii="Times New Roman" w:hAnsi="Times New Roman" w:cs="Times New Roman"/>
                  <w:i/>
                  <w:iCs/>
                  <w:strike/>
                  <w:color w:val="EE0000"/>
                  <w:kern w:val="0"/>
                  <w:sz w:val="22"/>
                  <w:rPrChange w:id="1805" w:author="Yali Chen" w:date="2026-01-27T11:28:00Z" w16du:dateUtc="2026-01-27T03:28:00Z">
                    <w:rPr>
                      <w:rFonts w:ascii="Times New Roman" w:hAnsi="Times New Roman" w:cs="Times New Roman"/>
                      <w:color w:val="000000"/>
                      <w:kern w:val="0"/>
                      <w:sz w:val="22"/>
                    </w:rPr>
                  </w:rPrChange>
                </w:rPr>
                <w:t>CALCINEURIN INHIBITORS</w:t>
              </w:r>
            </w:ins>
          </w:p>
        </w:tc>
      </w:tr>
      <w:tr w:rsidR="005F2A24" w:rsidRPr="00EF3BE9" w14:paraId="7925BD7F" w14:textId="77777777">
        <w:trPr>
          <w:trHeight w:val="300"/>
          <w:ins w:id="1806" w:author="Yali Chen" w:date="2025-12-18T10:39:00Z"/>
        </w:trPr>
        <w:tc>
          <w:tcPr>
            <w:tcW w:w="1967" w:type="dxa"/>
            <w:tcBorders>
              <w:top w:val="nil"/>
              <w:left w:val="single" w:sz="4" w:space="0" w:color="auto"/>
              <w:bottom w:val="single" w:sz="4" w:space="0" w:color="auto"/>
              <w:right w:val="single" w:sz="4" w:space="0" w:color="auto"/>
            </w:tcBorders>
            <w:noWrap/>
            <w:vAlign w:val="bottom"/>
            <w:hideMark/>
          </w:tcPr>
          <w:p w14:paraId="12616EDF" w14:textId="77777777" w:rsidR="005F2A24" w:rsidRPr="00EF3BE9" w:rsidRDefault="005F2A24">
            <w:pPr>
              <w:widowControl/>
              <w:jc w:val="left"/>
              <w:rPr>
                <w:ins w:id="1807" w:author="Yali Chen" w:date="2025-12-18T10:39:00Z" w16du:dateUtc="2025-12-18T02:39:00Z"/>
                <w:rFonts w:ascii="Times New Roman" w:hAnsi="Times New Roman" w:cs="Times New Roman"/>
                <w:i/>
                <w:iCs/>
                <w:strike/>
                <w:color w:val="EE0000"/>
                <w:kern w:val="0"/>
                <w:szCs w:val="20"/>
                <w:rPrChange w:id="1808" w:author="Yali Chen" w:date="2026-01-27T11:28:00Z" w16du:dateUtc="2026-01-27T03:28:00Z">
                  <w:rPr>
                    <w:ins w:id="1809" w:author="Yali Chen" w:date="2025-12-18T10:39:00Z" w16du:dateUtc="2025-12-18T02:39:00Z"/>
                    <w:rFonts w:ascii="Times New Roman" w:hAnsi="Times New Roman" w:cs="Times New Roman"/>
                    <w:color w:val="000000"/>
                    <w:kern w:val="0"/>
                    <w:szCs w:val="20"/>
                  </w:rPr>
                </w:rPrChange>
              </w:rPr>
            </w:pPr>
            <w:ins w:id="1810" w:author="Yali Chen" w:date="2025-12-18T10:39:00Z" w16du:dateUtc="2025-12-18T02:39:00Z">
              <w:r w:rsidRPr="00EF3BE9">
                <w:rPr>
                  <w:rFonts w:ascii="Times New Roman" w:hAnsi="Times New Roman" w:cs="Times New Roman"/>
                  <w:i/>
                  <w:iCs/>
                  <w:strike/>
                  <w:color w:val="EE0000"/>
                  <w:kern w:val="0"/>
                  <w:szCs w:val="20"/>
                  <w:rPrChange w:id="1811" w:author="Yali Chen" w:date="2026-01-27T11:28:00Z" w16du:dateUtc="2026-01-27T03:28:00Z">
                    <w:rPr>
                      <w:rFonts w:ascii="Times New Roman" w:hAnsi="Times New Roman" w:cs="Times New Roman"/>
                      <w:color w:val="000000"/>
                      <w:kern w:val="0"/>
                      <w:szCs w:val="20"/>
                    </w:rPr>
                  </w:rPrChange>
                </w:rPr>
                <w:t>Steroid Glucocorticoids</w:t>
              </w:r>
            </w:ins>
          </w:p>
        </w:tc>
        <w:tc>
          <w:tcPr>
            <w:tcW w:w="1227" w:type="dxa"/>
            <w:tcBorders>
              <w:top w:val="nil"/>
              <w:left w:val="nil"/>
              <w:bottom w:val="single" w:sz="4" w:space="0" w:color="auto"/>
              <w:right w:val="single" w:sz="4" w:space="0" w:color="auto"/>
            </w:tcBorders>
            <w:noWrap/>
            <w:vAlign w:val="bottom"/>
            <w:hideMark/>
          </w:tcPr>
          <w:p w14:paraId="3EE7257F" w14:textId="77777777" w:rsidR="005F2A24" w:rsidRPr="00EF3BE9" w:rsidRDefault="005F2A24">
            <w:pPr>
              <w:widowControl/>
              <w:jc w:val="left"/>
              <w:rPr>
                <w:ins w:id="1812" w:author="Yali Chen" w:date="2025-12-18T10:39:00Z" w16du:dateUtc="2025-12-18T02:39:00Z"/>
                <w:rFonts w:ascii="Times New Roman" w:hAnsi="Times New Roman" w:cs="Times New Roman"/>
                <w:i/>
                <w:iCs/>
                <w:strike/>
                <w:color w:val="EE0000"/>
                <w:kern w:val="0"/>
                <w:szCs w:val="20"/>
                <w:rPrChange w:id="1813" w:author="Yali Chen" w:date="2026-01-27T11:28:00Z" w16du:dateUtc="2026-01-27T03:28:00Z">
                  <w:rPr>
                    <w:ins w:id="1814" w:author="Yali Chen" w:date="2025-12-18T10:39:00Z" w16du:dateUtc="2025-12-18T02:39:00Z"/>
                    <w:rFonts w:ascii="Times New Roman" w:hAnsi="Times New Roman" w:cs="Times New Roman"/>
                    <w:color w:val="000000"/>
                    <w:kern w:val="0"/>
                    <w:szCs w:val="20"/>
                  </w:rPr>
                </w:rPrChange>
              </w:rPr>
            </w:pPr>
            <w:ins w:id="1815" w:author="Yali Chen" w:date="2025-12-18T10:39:00Z" w16du:dateUtc="2025-12-18T02:39:00Z">
              <w:r w:rsidRPr="00EF3BE9">
                <w:rPr>
                  <w:rFonts w:ascii="Times New Roman" w:hAnsi="Times New Roman" w:cs="Times New Roman"/>
                  <w:i/>
                  <w:iCs/>
                  <w:strike/>
                  <w:color w:val="EE0000"/>
                  <w:kern w:val="0"/>
                  <w:szCs w:val="20"/>
                  <w:rPrChange w:id="1816" w:author="Yali Chen" w:date="2026-01-27T11:28:00Z" w16du:dateUtc="2026-01-27T03:28:00Z">
                    <w:rPr>
                      <w:rFonts w:ascii="Times New Roman" w:hAnsi="Times New Roman" w:cs="Times New Roman"/>
                      <w:color w:val="000000"/>
                      <w:kern w:val="0"/>
                      <w:szCs w:val="20"/>
                    </w:rPr>
                  </w:rPrChange>
                </w:rPr>
                <w:t>90039201001</w:t>
              </w:r>
            </w:ins>
          </w:p>
        </w:tc>
        <w:tc>
          <w:tcPr>
            <w:tcW w:w="2147" w:type="dxa"/>
            <w:tcBorders>
              <w:top w:val="nil"/>
              <w:left w:val="nil"/>
              <w:bottom w:val="single" w:sz="4" w:space="0" w:color="auto"/>
              <w:right w:val="single" w:sz="4" w:space="0" w:color="auto"/>
            </w:tcBorders>
            <w:noWrap/>
            <w:vAlign w:val="bottom"/>
            <w:hideMark/>
          </w:tcPr>
          <w:p w14:paraId="449653BA" w14:textId="77777777" w:rsidR="005F2A24" w:rsidRPr="00EF3BE9" w:rsidRDefault="005F2A24">
            <w:pPr>
              <w:widowControl/>
              <w:jc w:val="left"/>
              <w:rPr>
                <w:ins w:id="1817" w:author="Yali Chen" w:date="2025-12-18T10:39:00Z" w16du:dateUtc="2025-12-18T02:39:00Z"/>
                <w:rFonts w:ascii="Times New Roman" w:hAnsi="Times New Roman" w:cs="Times New Roman"/>
                <w:i/>
                <w:iCs/>
                <w:strike/>
                <w:color w:val="EE0000"/>
                <w:kern w:val="0"/>
                <w:szCs w:val="20"/>
                <w:rPrChange w:id="1818" w:author="Yali Chen" w:date="2026-01-27T11:28:00Z" w16du:dateUtc="2026-01-27T03:28:00Z">
                  <w:rPr>
                    <w:ins w:id="1819" w:author="Yali Chen" w:date="2025-12-18T10:39:00Z" w16du:dateUtc="2025-12-18T02:39:00Z"/>
                    <w:rFonts w:ascii="Times New Roman" w:hAnsi="Times New Roman" w:cs="Times New Roman"/>
                    <w:color w:val="000000"/>
                    <w:kern w:val="0"/>
                    <w:szCs w:val="20"/>
                  </w:rPr>
                </w:rPrChange>
              </w:rPr>
            </w:pPr>
            <w:ins w:id="1820" w:author="Yali Chen" w:date="2025-12-18T10:39:00Z" w16du:dateUtc="2025-12-18T02:39:00Z">
              <w:r w:rsidRPr="00EF3BE9">
                <w:rPr>
                  <w:rFonts w:ascii="Times New Roman" w:hAnsi="Times New Roman" w:cs="Times New Roman"/>
                  <w:i/>
                  <w:iCs/>
                  <w:strike/>
                  <w:color w:val="EE0000"/>
                  <w:kern w:val="0"/>
                  <w:szCs w:val="20"/>
                  <w:rPrChange w:id="1821" w:author="Yali Chen" w:date="2026-01-27T11:28:00Z" w16du:dateUtc="2026-01-27T03:28:00Z">
                    <w:rPr>
                      <w:rFonts w:ascii="Times New Roman" w:hAnsi="Times New Roman" w:cs="Times New Roman"/>
                      <w:color w:val="000000"/>
                      <w:kern w:val="0"/>
                      <w:szCs w:val="20"/>
                    </w:rPr>
                  </w:rPrChange>
                </w:rPr>
                <w:t>GLUCOCORTICOIDS</w:t>
              </w:r>
            </w:ins>
          </w:p>
        </w:tc>
        <w:tc>
          <w:tcPr>
            <w:tcW w:w="1227" w:type="dxa"/>
            <w:tcBorders>
              <w:top w:val="nil"/>
              <w:left w:val="nil"/>
              <w:bottom w:val="single" w:sz="4" w:space="0" w:color="auto"/>
              <w:right w:val="single" w:sz="4" w:space="0" w:color="auto"/>
            </w:tcBorders>
            <w:noWrap/>
            <w:vAlign w:val="bottom"/>
            <w:hideMark/>
          </w:tcPr>
          <w:p w14:paraId="5616D133" w14:textId="77777777" w:rsidR="005F2A24" w:rsidRPr="00EF3BE9" w:rsidRDefault="005F2A24">
            <w:pPr>
              <w:widowControl/>
              <w:jc w:val="left"/>
              <w:rPr>
                <w:ins w:id="1822" w:author="Yali Chen" w:date="2025-12-18T10:39:00Z" w16du:dateUtc="2025-12-18T02:39:00Z"/>
                <w:rFonts w:ascii="Times New Roman" w:hAnsi="Times New Roman" w:cs="Times New Roman"/>
                <w:i/>
                <w:iCs/>
                <w:strike/>
                <w:color w:val="EE0000"/>
                <w:kern w:val="0"/>
                <w:szCs w:val="20"/>
                <w:rPrChange w:id="1823" w:author="Yali Chen" w:date="2026-01-27T11:28:00Z" w16du:dateUtc="2026-01-27T03:28:00Z">
                  <w:rPr>
                    <w:ins w:id="1824" w:author="Yali Chen" w:date="2025-12-18T10:39:00Z" w16du:dateUtc="2025-12-18T02:39:00Z"/>
                    <w:rFonts w:ascii="Times New Roman" w:hAnsi="Times New Roman" w:cs="Times New Roman"/>
                    <w:color w:val="000000"/>
                    <w:kern w:val="0"/>
                    <w:szCs w:val="20"/>
                  </w:rPr>
                </w:rPrChange>
              </w:rPr>
            </w:pPr>
            <w:ins w:id="1825" w:author="Yali Chen" w:date="2025-12-18T10:39:00Z" w16du:dateUtc="2025-12-18T02:39:00Z">
              <w:r w:rsidRPr="00EF3BE9">
                <w:rPr>
                  <w:rFonts w:ascii="Times New Roman" w:hAnsi="Times New Roman" w:cs="Times New Roman"/>
                  <w:i/>
                  <w:iCs/>
                  <w:strike/>
                  <w:color w:val="EE0000"/>
                  <w:kern w:val="0"/>
                  <w:szCs w:val="20"/>
                  <w:rPrChange w:id="1826" w:author="Yali Chen" w:date="2026-01-27T11:28:00Z" w16du:dateUtc="2026-01-27T03:28:00Z">
                    <w:rPr>
                      <w:rFonts w:ascii="Times New Roman" w:hAnsi="Times New Roman" w:cs="Times New Roman"/>
                      <w:color w:val="000000"/>
                      <w:kern w:val="0"/>
                      <w:szCs w:val="20"/>
                    </w:rPr>
                  </w:rPrChange>
                </w:rPr>
                <w:t>90039201001</w:t>
              </w:r>
            </w:ins>
          </w:p>
        </w:tc>
        <w:tc>
          <w:tcPr>
            <w:tcW w:w="4678" w:type="dxa"/>
            <w:tcBorders>
              <w:top w:val="nil"/>
              <w:left w:val="nil"/>
              <w:bottom w:val="single" w:sz="4" w:space="0" w:color="auto"/>
              <w:right w:val="single" w:sz="4" w:space="0" w:color="auto"/>
            </w:tcBorders>
            <w:noWrap/>
            <w:vAlign w:val="bottom"/>
            <w:hideMark/>
          </w:tcPr>
          <w:p w14:paraId="44646812" w14:textId="77777777" w:rsidR="005F2A24" w:rsidRPr="00EF3BE9" w:rsidRDefault="005F2A24">
            <w:pPr>
              <w:widowControl/>
              <w:jc w:val="left"/>
              <w:rPr>
                <w:ins w:id="1827" w:author="Yali Chen" w:date="2025-12-18T10:39:00Z" w16du:dateUtc="2025-12-18T02:39:00Z"/>
                <w:rFonts w:ascii="Times New Roman" w:hAnsi="Times New Roman" w:cs="Times New Roman"/>
                <w:i/>
                <w:iCs/>
                <w:strike/>
                <w:color w:val="EE0000"/>
                <w:kern w:val="0"/>
                <w:szCs w:val="20"/>
                <w:rPrChange w:id="1828" w:author="Yali Chen" w:date="2026-01-27T11:28:00Z" w16du:dateUtc="2026-01-27T03:28:00Z">
                  <w:rPr>
                    <w:ins w:id="1829" w:author="Yali Chen" w:date="2025-12-18T10:39:00Z" w16du:dateUtc="2025-12-18T02:39:00Z"/>
                    <w:rFonts w:ascii="Times New Roman" w:hAnsi="Times New Roman" w:cs="Times New Roman"/>
                    <w:color w:val="000000"/>
                    <w:kern w:val="0"/>
                    <w:szCs w:val="20"/>
                  </w:rPr>
                </w:rPrChange>
              </w:rPr>
            </w:pPr>
            <w:ins w:id="1830" w:author="Yali Chen" w:date="2025-12-18T10:39:00Z" w16du:dateUtc="2025-12-18T02:39:00Z">
              <w:r w:rsidRPr="00EF3BE9">
                <w:rPr>
                  <w:rFonts w:ascii="Times New Roman" w:hAnsi="Times New Roman" w:cs="Times New Roman"/>
                  <w:i/>
                  <w:iCs/>
                  <w:strike/>
                  <w:color w:val="EE0000"/>
                  <w:kern w:val="0"/>
                  <w:szCs w:val="20"/>
                  <w:rPrChange w:id="1831" w:author="Yali Chen" w:date="2026-01-27T11:28:00Z" w16du:dateUtc="2026-01-27T03:28:00Z">
                    <w:rPr>
                      <w:rFonts w:ascii="Times New Roman" w:hAnsi="Times New Roman" w:cs="Times New Roman"/>
                      <w:color w:val="000000"/>
                      <w:kern w:val="0"/>
                      <w:szCs w:val="20"/>
                    </w:rPr>
                  </w:rPrChange>
                </w:rPr>
                <w:t>GLUCOCORTICOIDS</w:t>
              </w:r>
            </w:ins>
          </w:p>
        </w:tc>
        <w:tc>
          <w:tcPr>
            <w:tcW w:w="1013" w:type="dxa"/>
            <w:tcBorders>
              <w:top w:val="nil"/>
              <w:left w:val="nil"/>
              <w:bottom w:val="single" w:sz="4" w:space="0" w:color="auto"/>
              <w:right w:val="single" w:sz="4" w:space="0" w:color="auto"/>
            </w:tcBorders>
            <w:noWrap/>
            <w:vAlign w:val="bottom"/>
            <w:hideMark/>
          </w:tcPr>
          <w:p w14:paraId="5AF94C82" w14:textId="77777777" w:rsidR="005F2A24" w:rsidRPr="00EF3BE9" w:rsidRDefault="005F2A24">
            <w:pPr>
              <w:widowControl/>
              <w:jc w:val="left"/>
              <w:rPr>
                <w:ins w:id="1832" w:author="Yali Chen" w:date="2025-12-18T10:39:00Z" w16du:dateUtc="2025-12-18T02:39:00Z"/>
                <w:rFonts w:ascii="Times New Roman" w:hAnsi="Times New Roman" w:cs="Times New Roman"/>
                <w:i/>
                <w:iCs/>
                <w:strike/>
                <w:color w:val="EE0000"/>
                <w:kern w:val="0"/>
                <w:szCs w:val="20"/>
                <w:rPrChange w:id="1833" w:author="Yali Chen" w:date="2026-01-27T11:28:00Z" w16du:dateUtc="2026-01-27T03:28:00Z">
                  <w:rPr>
                    <w:ins w:id="1834" w:author="Yali Chen" w:date="2025-12-18T10:39:00Z" w16du:dateUtc="2025-12-18T02:39:00Z"/>
                    <w:rFonts w:ascii="Times New Roman" w:hAnsi="Times New Roman" w:cs="Times New Roman"/>
                    <w:color w:val="000000"/>
                    <w:kern w:val="0"/>
                    <w:szCs w:val="20"/>
                  </w:rPr>
                </w:rPrChange>
              </w:rPr>
            </w:pPr>
            <w:ins w:id="1835" w:author="Yali Chen" w:date="2025-12-18T10:39:00Z" w16du:dateUtc="2025-12-18T02:39:00Z">
              <w:r w:rsidRPr="00EF3BE9">
                <w:rPr>
                  <w:rFonts w:ascii="Times New Roman" w:hAnsi="Times New Roman" w:cs="Times New Roman"/>
                  <w:i/>
                  <w:iCs/>
                  <w:strike/>
                  <w:color w:val="EE0000"/>
                  <w:kern w:val="0"/>
                  <w:szCs w:val="20"/>
                  <w:rPrChange w:id="1836" w:author="Yali Chen" w:date="2026-01-27T11:28:00Z" w16du:dateUtc="2026-01-27T03:28:00Z">
                    <w:rPr>
                      <w:rFonts w:ascii="Times New Roman" w:hAnsi="Times New Roman" w:cs="Times New Roman"/>
                      <w:color w:val="000000"/>
                      <w:kern w:val="0"/>
                      <w:szCs w:val="20"/>
                    </w:rPr>
                  </w:rPrChange>
                </w:rPr>
                <w:t>H02AB</w:t>
              </w:r>
            </w:ins>
          </w:p>
        </w:tc>
        <w:tc>
          <w:tcPr>
            <w:tcW w:w="4688" w:type="dxa"/>
            <w:tcBorders>
              <w:top w:val="nil"/>
              <w:left w:val="nil"/>
              <w:bottom w:val="single" w:sz="4" w:space="0" w:color="auto"/>
              <w:right w:val="single" w:sz="4" w:space="0" w:color="auto"/>
            </w:tcBorders>
            <w:noWrap/>
            <w:vAlign w:val="bottom"/>
            <w:hideMark/>
          </w:tcPr>
          <w:p w14:paraId="28F90C7E" w14:textId="77777777" w:rsidR="005F2A24" w:rsidRPr="00EF3BE9" w:rsidRDefault="005F2A24">
            <w:pPr>
              <w:widowControl/>
              <w:jc w:val="left"/>
              <w:rPr>
                <w:ins w:id="1837" w:author="Yali Chen" w:date="2025-12-18T10:39:00Z" w16du:dateUtc="2025-12-18T02:39:00Z"/>
                <w:rFonts w:ascii="Times New Roman" w:hAnsi="Times New Roman" w:cs="Times New Roman"/>
                <w:i/>
                <w:iCs/>
                <w:strike/>
                <w:color w:val="EE0000"/>
                <w:kern w:val="0"/>
                <w:szCs w:val="20"/>
                <w:rPrChange w:id="1838" w:author="Yali Chen" w:date="2026-01-27T11:28:00Z" w16du:dateUtc="2026-01-27T03:28:00Z">
                  <w:rPr>
                    <w:ins w:id="1839" w:author="Yali Chen" w:date="2025-12-18T10:39:00Z" w16du:dateUtc="2025-12-18T02:39:00Z"/>
                    <w:rFonts w:ascii="Times New Roman" w:hAnsi="Times New Roman" w:cs="Times New Roman"/>
                    <w:color w:val="000000"/>
                    <w:kern w:val="0"/>
                    <w:szCs w:val="20"/>
                  </w:rPr>
                </w:rPrChange>
              </w:rPr>
            </w:pPr>
            <w:ins w:id="1840" w:author="Yali Chen" w:date="2025-12-18T10:39:00Z" w16du:dateUtc="2025-12-18T02:39:00Z">
              <w:r w:rsidRPr="00EF3BE9">
                <w:rPr>
                  <w:rFonts w:ascii="Times New Roman" w:hAnsi="Times New Roman" w:cs="Times New Roman"/>
                  <w:i/>
                  <w:iCs/>
                  <w:strike/>
                  <w:color w:val="EE0000"/>
                  <w:kern w:val="0"/>
                  <w:szCs w:val="20"/>
                  <w:rPrChange w:id="1841" w:author="Yali Chen" w:date="2026-01-27T11:28:00Z" w16du:dateUtc="2026-01-27T03:28:00Z">
                    <w:rPr>
                      <w:rFonts w:ascii="Times New Roman" w:hAnsi="Times New Roman" w:cs="Times New Roman"/>
                      <w:color w:val="000000"/>
                      <w:kern w:val="0"/>
                      <w:szCs w:val="20"/>
                    </w:rPr>
                  </w:rPrChange>
                </w:rPr>
                <w:t>SYSTEMIC HORMONAL PREPARATIONS, EXCL. SEX HORMONES AND INSULINS</w:t>
              </w:r>
            </w:ins>
          </w:p>
        </w:tc>
        <w:tc>
          <w:tcPr>
            <w:tcW w:w="4767" w:type="dxa"/>
            <w:tcBorders>
              <w:top w:val="nil"/>
              <w:left w:val="nil"/>
              <w:bottom w:val="single" w:sz="4" w:space="0" w:color="auto"/>
              <w:right w:val="single" w:sz="4" w:space="0" w:color="auto"/>
            </w:tcBorders>
            <w:noWrap/>
            <w:vAlign w:val="bottom"/>
            <w:hideMark/>
          </w:tcPr>
          <w:p w14:paraId="7560FB83" w14:textId="77777777" w:rsidR="005F2A24" w:rsidRPr="00EF3BE9" w:rsidRDefault="005F2A24">
            <w:pPr>
              <w:widowControl/>
              <w:jc w:val="left"/>
              <w:rPr>
                <w:ins w:id="1842" w:author="Yali Chen" w:date="2025-12-18T10:39:00Z" w16du:dateUtc="2025-12-18T02:39:00Z"/>
                <w:rFonts w:ascii="Times New Roman" w:hAnsi="Times New Roman" w:cs="Times New Roman"/>
                <w:i/>
                <w:iCs/>
                <w:strike/>
                <w:color w:val="EE0000"/>
                <w:kern w:val="0"/>
                <w:szCs w:val="20"/>
                <w:rPrChange w:id="1843" w:author="Yali Chen" w:date="2026-01-27T11:28:00Z" w16du:dateUtc="2026-01-27T03:28:00Z">
                  <w:rPr>
                    <w:ins w:id="1844" w:author="Yali Chen" w:date="2025-12-18T10:39:00Z" w16du:dateUtc="2025-12-18T02:39:00Z"/>
                    <w:rFonts w:ascii="Times New Roman" w:hAnsi="Times New Roman" w:cs="Times New Roman"/>
                    <w:color w:val="000000"/>
                    <w:kern w:val="0"/>
                    <w:szCs w:val="20"/>
                  </w:rPr>
                </w:rPrChange>
              </w:rPr>
            </w:pPr>
            <w:ins w:id="1845" w:author="Yali Chen" w:date="2025-12-18T10:39:00Z" w16du:dateUtc="2025-12-18T02:39:00Z">
              <w:r w:rsidRPr="00EF3BE9">
                <w:rPr>
                  <w:rFonts w:ascii="Times New Roman" w:hAnsi="Times New Roman" w:cs="Times New Roman"/>
                  <w:i/>
                  <w:iCs/>
                  <w:strike/>
                  <w:color w:val="EE0000"/>
                  <w:kern w:val="0"/>
                  <w:szCs w:val="20"/>
                  <w:rPrChange w:id="1846" w:author="Yali Chen" w:date="2026-01-27T11:28:00Z" w16du:dateUtc="2026-01-27T03:28:00Z">
                    <w:rPr>
                      <w:rFonts w:ascii="Times New Roman" w:hAnsi="Times New Roman" w:cs="Times New Roman"/>
                      <w:color w:val="000000"/>
                      <w:kern w:val="0"/>
                      <w:szCs w:val="20"/>
                    </w:rPr>
                  </w:rPrChange>
                </w:rPr>
                <w:t>CORTICOSTEROIDS FOR SYSTEMIC USE</w:t>
              </w:r>
            </w:ins>
          </w:p>
        </w:tc>
        <w:tc>
          <w:tcPr>
            <w:tcW w:w="2812" w:type="dxa"/>
            <w:tcBorders>
              <w:top w:val="nil"/>
              <w:left w:val="nil"/>
              <w:bottom w:val="single" w:sz="4" w:space="0" w:color="auto"/>
              <w:right w:val="single" w:sz="4" w:space="0" w:color="auto"/>
            </w:tcBorders>
            <w:noWrap/>
            <w:vAlign w:val="bottom"/>
            <w:hideMark/>
          </w:tcPr>
          <w:p w14:paraId="249DC435" w14:textId="77777777" w:rsidR="005F2A24" w:rsidRPr="00EF3BE9" w:rsidRDefault="005F2A24">
            <w:pPr>
              <w:widowControl/>
              <w:jc w:val="left"/>
              <w:rPr>
                <w:ins w:id="1847" w:author="Yali Chen" w:date="2025-12-18T10:39:00Z" w16du:dateUtc="2025-12-18T02:39:00Z"/>
                <w:rFonts w:ascii="Times New Roman" w:hAnsi="Times New Roman" w:cs="Times New Roman"/>
                <w:i/>
                <w:iCs/>
                <w:strike/>
                <w:color w:val="EE0000"/>
                <w:kern w:val="0"/>
                <w:sz w:val="22"/>
                <w:rPrChange w:id="1848" w:author="Yali Chen" w:date="2026-01-27T11:28:00Z" w16du:dateUtc="2026-01-27T03:28:00Z">
                  <w:rPr>
                    <w:ins w:id="1849" w:author="Yali Chen" w:date="2025-12-18T10:39:00Z" w16du:dateUtc="2025-12-18T02:39:00Z"/>
                    <w:rFonts w:ascii="Times New Roman" w:hAnsi="Times New Roman" w:cs="Times New Roman"/>
                    <w:color w:val="000000"/>
                    <w:kern w:val="0"/>
                    <w:sz w:val="22"/>
                  </w:rPr>
                </w:rPrChange>
              </w:rPr>
            </w:pPr>
            <w:ins w:id="1850" w:author="Yali Chen" w:date="2025-12-18T10:39:00Z" w16du:dateUtc="2025-12-18T02:39:00Z">
              <w:r w:rsidRPr="00EF3BE9">
                <w:rPr>
                  <w:rFonts w:ascii="Times New Roman" w:hAnsi="Times New Roman" w:cs="Times New Roman"/>
                  <w:i/>
                  <w:iCs/>
                  <w:strike/>
                  <w:color w:val="EE0000"/>
                  <w:kern w:val="0"/>
                  <w:sz w:val="22"/>
                  <w:rPrChange w:id="1851" w:author="Yali Chen" w:date="2026-01-27T11:28:00Z" w16du:dateUtc="2026-01-27T03:28:00Z">
                    <w:rPr>
                      <w:rFonts w:ascii="Times New Roman" w:hAnsi="Times New Roman" w:cs="Times New Roman"/>
                      <w:color w:val="000000"/>
                      <w:kern w:val="0"/>
                      <w:sz w:val="22"/>
                    </w:rPr>
                  </w:rPrChange>
                </w:rPr>
                <w:t>CORTICOSTEROIDS FOR SYSTEMIC USE, PLAIN</w:t>
              </w:r>
            </w:ins>
          </w:p>
        </w:tc>
        <w:tc>
          <w:tcPr>
            <w:tcW w:w="3035" w:type="dxa"/>
            <w:tcBorders>
              <w:top w:val="nil"/>
              <w:left w:val="nil"/>
              <w:bottom w:val="single" w:sz="4" w:space="0" w:color="auto"/>
              <w:right w:val="single" w:sz="4" w:space="0" w:color="auto"/>
            </w:tcBorders>
            <w:noWrap/>
            <w:vAlign w:val="bottom"/>
            <w:hideMark/>
          </w:tcPr>
          <w:p w14:paraId="537CE338" w14:textId="77777777" w:rsidR="005F2A24" w:rsidRPr="00EF3BE9" w:rsidRDefault="005F2A24">
            <w:pPr>
              <w:widowControl/>
              <w:jc w:val="left"/>
              <w:rPr>
                <w:ins w:id="1852" w:author="Yali Chen" w:date="2025-12-18T10:39:00Z" w16du:dateUtc="2025-12-18T02:39:00Z"/>
                <w:rFonts w:ascii="Times New Roman" w:hAnsi="Times New Roman" w:cs="Times New Roman"/>
                <w:i/>
                <w:iCs/>
                <w:strike/>
                <w:color w:val="EE0000"/>
                <w:kern w:val="0"/>
                <w:sz w:val="22"/>
                <w:rPrChange w:id="1853" w:author="Yali Chen" w:date="2026-01-27T11:28:00Z" w16du:dateUtc="2026-01-27T03:28:00Z">
                  <w:rPr>
                    <w:ins w:id="1854" w:author="Yali Chen" w:date="2025-12-18T10:39:00Z" w16du:dateUtc="2025-12-18T02:39:00Z"/>
                    <w:rFonts w:ascii="Times New Roman" w:hAnsi="Times New Roman" w:cs="Times New Roman"/>
                    <w:color w:val="000000"/>
                    <w:kern w:val="0"/>
                    <w:sz w:val="22"/>
                  </w:rPr>
                </w:rPrChange>
              </w:rPr>
            </w:pPr>
            <w:ins w:id="1855" w:author="Yali Chen" w:date="2025-12-18T10:39:00Z" w16du:dateUtc="2025-12-18T02:39:00Z">
              <w:r w:rsidRPr="00EF3BE9">
                <w:rPr>
                  <w:rFonts w:ascii="Times New Roman" w:hAnsi="Times New Roman" w:cs="Times New Roman"/>
                  <w:i/>
                  <w:iCs/>
                  <w:strike/>
                  <w:color w:val="EE0000"/>
                  <w:kern w:val="0"/>
                  <w:sz w:val="22"/>
                  <w:rPrChange w:id="1856" w:author="Yali Chen" w:date="2026-01-27T11:28:00Z" w16du:dateUtc="2026-01-27T03:28:00Z">
                    <w:rPr>
                      <w:rFonts w:ascii="Times New Roman" w:hAnsi="Times New Roman" w:cs="Times New Roman"/>
                      <w:color w:val="000000"/>
                      <w:kern w:val="0"/>
                      <w:sz w:val="22"/>
                    </w:rPr>
                  </w:rPrChange>
                </w:rPr>
                <w:t>GLUCOCORTICOIDS</w:t>
              </w:r>
            </w:ins>
          </w:p>
        </w:tc>
      </w:tr>
    </w:tbl>
    <w:p w14:paraId="72E9C45B" w14:textId="77777777" w:rsidR="005F2A24" w:rsidRPr="00FD35A8" w:rsidRDefault="005F2A24" w:rsidP="00E7207C">
      <w:pPr>
        <w:rPr>
          <w:rFonts w:ascii="Times New Roman" w:hAnsi="Times New Roman" w:cs="Times New Roman"/>
          <w:i/>
          <w:iCs/>
          <w:szCs w:val="20"/>
        </w:rPr>
      </w:pPr>
    </w:p>
    <w:p w14:paraId="3681FD73" w14:textId="5444B350" w:rsidR="00C24CC8" w:rsidRPr="00FD35A8" w:rsidDel="00504841" w:rsidRDefault="00C24CC8" w:rsidP="00C24CC8">
      <w:pPr>
        <w:rPr>
          <w:del w:id="1857" w:author="Yali Chen" w:date="2025-12-17T10:27:00Z" w16du:dateUtc="2025-12-17T02:27:00Z"/>
          <w:rFonts w:ascii="Times New Roman" w:hAnsi="Times New Roman" w:cs="Times New Roman"/>
          <w:i/>
          <w:iCs/>
          <w:szCs w:val="20"/>
        </w:rPr>
      </w:pPr>
    </w:p>
    <w:p w14:paraId="249CC271" w14:textId="290AF198" w:rsidR="00C05CBE" w:rsidRPr="00FD35A8" w:rsidRDefault="00C05CBE" w:rsidP="00C05CBE">
      <w:pPr>
        <w:widowControl/>
        <w:rPr>
          <w:rFonts w:ascii="Times New Roman" w:hAnsi="Times New Roman" w:cs="Times New Roman"/>
          <w:szCs w:val="20"/>
        </w:rPr>
      </w:pPr>
      <w:r w:rsidRPr="00FD35A8">
        <w:rPr>
          <w:rFonts w:ascii="Times New Roman" w:hAnsi="Times New Roman" w:cs="Times New Roman"/>
          <w:szCs w:val="20"/>
        </w:rPr>
        <w:br w:type="page"/>
      </w:r>
    </w:p>
    <w:p w14:paraId="2CDC266B" w14:textId="1D5204C4" w:rsidR="00C05CBE" w:rsidRPr="00FD35A8" w:rsidRDefault="00C05CBE" w:rsidP="00C05CBE">
      <w:pPr>
        <w:pStyle w:val="TFLshelltitle1"/>
        <w:rPr>
          <w:rStyle w:val="Heading3Char1"/>
          <w:rFonts w:eastAsiaTheme="majorEastAsia"/>
          <w:b/>
          <w:kern w:val="0"/>
          <w:sz w:val="20"/>
          <w:szCs w:val="20"/>
          <w:lang w:eastAsia="zh-CN"/>
        </w:rPr>
      </w:pPr>
      <w:bookmarkStart w:id="1858" w:name="_Toc217918912"/>
      <w:r w:rsidRPr="00FD35A8">
        <w:rPr>
          <w:rStyle w:val="Heading3Char1"/>
          <w:rFonts w:eastAsia="宋体"/>
          <w:b/>
          <w:bCs/>
          <w:color w:val="000000"/>
          <w:sz w:val="20"/>
          <w:szCs w:val="20"/>
          <w:lang w:eastAsia="zh-CN"/>
        </w:rPr>
        <w:t>Listing 14.1.</w:t>
      </w:r>
      <w:r w:rsidR="00FE50D4" w:rsidRPr="00FD35A8">
        <w:rPr>
          <w:rStyle w:val="Heading3Char1"/>
          <w:rFonts w:eastAsia="宋体"/>
          <w:b/>
          <w:bCs/>
          <w:color w:val="000000"/>
          <w:sz w:val="20"/>
          <w:szCs w:val="20"/>
          <w:lang w:eastAsia="zh-CN"/>
        </w:rPr>
        <w:t>4</w:t>
      </w:r>
      <w:r w:rsidRPr="00FD35A8">
        <w:rPr>
          <w:rStyle w:val="Heading3Char1"/>
          <w:rFonts w:eastAsia="宋体"/>
          <w:b/>
          <w:bCs/>
          <w:color w:val="000000"/>
          <w:sz w:val="20"/>
          <w:szCs w:val="20"/>
          <w:lang w:eastAsia="zh-CN"/>
        </w:rPr>
        <w:t xml:space="preserve">.2 </w:t>
      </w:r>
      <w:del w:id="1859" w:author="Pan, Zhemin" w:date="2025-12-13T12:33:00Z" w16du:dateUtc="2025-12-13T04:33:00Z">
        <w:r w:rsidRPr="00FD35A8" w:rsidDel="004725EB">
          <w:rPr>
            <w:szCs w:val="20"/>
            <w:lang w:eastAsia="zh-CN"/>
          </w:rPr>
          <w:delText xml:space="preserve">Baseline </w:delText>
        </w:r>
        <w:commentRangeStart w:id="1860"/>
        <w:commentRangeStart w:id="1861"/>
        <w:r w:rsidRPr="00FD35A8" w:rsidDel="004725EB">
          <w:rPr>
            <w:szCs w:val="20"/>
            <w:lang w:eastAsia="zh-CN"/>
          </w:rPr>
          <w:delText>Lab</w:delText>
        </w:r>
        <w:commentRangeEnd w:id="1860"/>
        <w:r w:rsidR="00192AF6" w:rsidRPr="00FD35A8" w:rsidDel="004725EB">
          <w:rPr>
            <w:rStyle w:val="CommentReference"/>
            <w:sz w:val="20"/>
            <w:szCs w:val="20"/>
            <w:lang w:eastAsia="zh-CN"/>
          </w:rPr>
          <w:commentReference w:id="1860"/>
        </w:r>
      </w:del>
      <w:commentRangeEnd w:id="1861"/>
      <w:r w:rsidR="003625E1" w:rsidRPr="00FD35A8">
        <w:rPr>
          <w:rStyle w:val="CommentReference"/>
          <w:sz w:val="20"/>
          <w:szCs w:val="20"/>
          <w:lang w:eastAsia="zh-CN"/>
        </w:rPr>
        <w:commentReference w:id="1861"/>
      </w:r>
      <w:del w:id="1862" w:author="Pan, Zhemin" w:date="2025-12-13T12:33:00Z" w16du:dateUtc="2025-12-13T04:33:00Z">
        <w:r w:rsidRPr="00FD35A8" w:rsidDel="004725EB">
          <w:rPr>
            <w:szCs w:val="20"/>
            <w:lang w:eastAsia="zh-CN"/>
          </w:rPr>
          <w:delText xml:space="preserve"> Values (&lt;&lt;SSc Cohort&gt;&gt; Full Analysis Set)</w:delText>
        </w:r>
      </w:del>
      <w:ins w:id="1863" w:author="Pan, Zhemin" w:date="2025-12-13T12:32:00Z" w16du:dateUtc="2025-12-13T04:32:00Z">
        <w:r w:rsidR="004725EB" w:rsidRPr="00FD35A8">
          <w:rPr>
            <w:szCs w:val="20"/>
            <w:lang w:eastAsia="zh-CN"/>
          </w:rPr>
          <w:t>Disease Related Treatment Prior to Apheresis (&lt;&lt;SSc Cohort&gt;&gt; Full Analysis Set)</w:t>
        </w:r>
      </w:ins>
      <w:bookmarkEnd w:id="1858"/>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16"/>
        <w:gridCol w:w="2221"/>
        <w:gridCol w:w="2616"/>
        <w:gridCol w:w="3028"/>
        <w:gridCol w:w="3051"/>
        <w:gridCol w:w="1038"/>
      </w:tblGrid>
      <w:tr w:rsidR="00E0392C" w:rsidRPr="00FD35A8" w14:paraId="4564268A" w14:textId="77777777" w:rsidTr="006921A2">
        <w:trPr>
          <w:trHeight w:val="285"/>
        </w:trPr>
        <w:tc>
          <w:tcPr>
            <w:tcW w:w="2616" w:type="dxa"/>
            <w:tcBorders>
              <w:top w:val="single" w:sz="4" w:space="0" w:color="auto"/>
            </w:tcBorders>
            <w:noWrap/>
            <w:hideMark/>
          </w:tcPr>
          <w:p w14:paraId="106DC888" w14:textId="7A728AC1" w:rsidR="00E0392C" w:rsidRPr="00FD35A8" w:rsidRDefault="00E0392C" w:rsidP="006921A2">
            <w:pPr>
              <w:rPr>
                <w:rFonts w:ascii="Times New Roman" w:hAnsi="Times New Roman"/>
              </w:rPr>
            </w:pPr>
            <w:r w:rsidRPr="00FD35A8">
              <w:rPr>
                <w:rFonts w:ascii="Times New Roman" w:hAnsi="Times New Roman"/>
              </w:rPr>
              <w:t xml:space="preserve">Subject </w:t>
            </w:r>
            <w:r w:rsidR="009C7C4D" w:rsidRPr="00FD35A8">
              <w:rPr>
                <w:rFonts w:ascii="Times New Roman" w:hAnsi="Times New Roman"/>
                <w:lang w:eastAsia="zh-CN"/>
              </w:rPr>
              <w:t>I</w:t>
            </w:r>
            <w:r w:rsidRPr="00FD35A8">
              <w:rPr>
                <w:rFonts w:ascii="Times New Roman" w:hAnsi="Times New Roman"/>
              </w:rPr>
              <w:t>dentifier</w:t>
            </w:r>
          </w:p>
        </w:tc>
        <w:tc>
          <w:tcPr>
            <w:tcW w:w="2221" w:type="dxa"/>
            <w:tcBorders>
              <w:top w:val="single" w:sz="4" w:space="0" w:color="auto"/>
              <w:left w:val="nil"/>
              <w:bottom w:val="nil"/>
              <w:right w:val="nil"/>
            </w:tcBorders>
            <w:vAlign w:val="center"/>
            <w:hideMark/>
          </w:tcPr>
          <w:p w14:paraId="5EB2D30F" w14:textId="77777777" w:rsidR="00E0392C" w:rsidRPr="00FD35A8" w:rsidRDefault="00E0392C" w:rsidP="006921A2">
            <w:pPr>
              <w:jc w:val="center"/>
              <w:rPr>
                <w:rFonts w:ascii="Times New Roman" w:hAnsi="Times New Roman"/>
              </w:rPr>
            </w:pPr>
            <w:r w:rsidRPr="00FD35A8">
              <w:rPr>
                <w:rFonts w:ascii="Times New Roman" w:eastAsia="等线" w:hAnsi="Times New Roman"/>
                <w:color w:val="000000"/>
              </w:rPr>
              <w:t>E1301001</w:t>
            </w:r>
          </w:p>
        </w:tc>
        <w:tc>
          <w:tcPr>
            <w:tcW w:w="2616" w:type="dxa"/>
            <w:tcBorders>
              <w:top w:val="single" w:sz="4" w:space="0" w:color="auto"/>
              <w:left w:val="nil"/>
              <w:bottom w:val="nil"/>
              <w:right w:val="nil"/>
            </w:tcBorders>
            <w:noWrap/>
            <w:vAlign w:val="center"/>
            <w:hideMark/>
          </w:tcPr>
          <w:p w14:paraId="0D57D57F" w14:textId="77777777" w:rsidR="00E0392C" w:rsidRPr="00FD35A8" w:rsidRDefault="00E0392C" w:rsidP="006921A2">
            <w:pPr>
              <w:jc w:val="center"/>
              <w:rPr>
                <w:rFonts w:ascii="Times New Roman" w:hAnsi="Times New Roman"/>
              </w:rPr>
            </w:pPr>
            <w:r w:rsidRPr="00FD35A8">
              <w:rPr>
                <w:rFonts w:ascii="Times New Roman" w:eastAsia="等线" w:hAnsi="Times New Roman"/>
                <w:color w:val="000000"/>
              </w:rPr>
              <w:t>E1301002</w:t>
            </w:r>
          </w:p>
        </w:tc>
        <w:tc>
          <w:tcPr>
            <w:tcW w:w="3028" w:type="dxa"/>
            <w:tcBorders>
              <w:top w:val="single" w:sz="4" w:space="0" w:color="auto"/>
              <w:left w:val="nil"/>
              <w:bottom w:val="nil"/>
              <w:right w:val="nil"/>
            </w:tcBorders>
            <w:vAlign w:val="center"/>
            <w:hideMark/>
          </w:tcPr>
          <w:p w14:paraId="7DA623F4" w14:textId="77777777" w:rsidR="00E0392C" w:rsidRPr="00FD35A8" w:rsidRDefault="00E0392C" w:rsidP="006921A2">
            <w:pPr>
              <w:jc w:val="center"/>
              <w:rPr>
                <w:rFonts w:ascii="Times New Roman" w:hAnsi="Times New Roman"/>
              </w:rPr>
            </w:pPr>
            <w:r w:rsidRPr="00FD35A8">
              <w:rPr>
                <w:rFonts w:ascii="Times New Roman" w:eastAsia="等线" w:hAnsi="Times New Roman"/>
                <w:color w:val="000000"/>
              </w:rPr>
              <w:t>E1301003</w:t>
            </w:r>
          </w:p>
        </w:tc>
        <w:tc>
          <w:tcPr>
            <w:tcW w:w="3051" w:type="dxa"/>
            <w:tcBorders>
              <w:top w:val="single" w:sz="4" w:space="0" w:color="auto"/>
              <w:left w:val="nil"/>
              <w:bottom w:val="nil"/>
              <w:right w:val="nil"/>
            </w:tcBorders>
            <w:vAlign w:val="center"/>
            <w:hideMark/>
          </w:tcPr>
          <w:p w14:paraId="69BE3808" w14:textId="77777777" w:rsidR="00E0392C" w:rsidRPr="00FD35A8" w:rsidRDefault="00E0392C" w:rsidP="006921A2">
            <w:pPr>
              <w:jc w:val="center"/>
              <w:rPr>
                <w:rFonts w:ascii="Times New Roman" w:hAnsi="Times New Roman"/>
              </w:rPr>
            </w:pPr>
            <w:r w:rsidRPr="00FD35A8">
              <w:rPr>
                <w:rFonts w:ascii="Times New Roman" w:eastAsia="等线" w:hAnsi="Times New Roman"/>
                <w:color w:val="000000"/>
              </w:rPr>
              <w:t>E130100</w:t>
            </w:r>
            <w:del w:id="1864" w:author="Yali Chen" w:date="2025-12-18T09:43:00Z" w16du:dateUtc="2025-12-18T01:43:00Z">
              <w:r w:rsidRPr="00FD35A8" w:rsidDel="00D80746">
                <w:rPr>
                  <w:rFonts w:ascii="Times New Roman" w:eastAsia="等线" w:hAnsi="Times New Roman"/>
                  <w:color w:val="000000"/>
                </w:rPr>
                <w:delText>1</w:delText>
              </w:r>
            </w:del>
            <w:r w:rsidRPr="00FD35A8">
              <w:rPr>
                <w:rFonts w:ascii="Times New Roman" w:eastAsia="等线" w:hAnsi="Times New Roman"/>
                <w:color w:val="000000"/>
              </w:rPr>
              <w:t>4</w:t>
            </w:r>
          </w:p>
        </w:tc>
        <w:tc>
          <w:tcPr>
            <w:tcW w:w="1038" w:type="dxa"/>
            <w:tcBorders>
              <w:top w:val="single" w:sz="4" w:space="0" w:color="auto"/>
              <w:left w:val="nil"/>
              <w:bottom w:val="nil"/>
              <w:right w:val="nil"/>
            </w:tcBorders>
            <w:vAlign w:val="center"/>
            <w:hideMark/>
          </w:tcPr>
          <w:p w14:paraId="4178766E" w14:textId="77777777" w:rsidR="00E0392C" w:rsidRPr="00FD35A8" w:rsidRDefault="00E0392C" w:rsidP="006921A2">
            <w:pPr>
              <w:jc w:val="center"/>
              <w:rPr>
                <w:rFonts w:ascii="Times New Roman" w:hAnsi="Times New Roman"/>
              </w:rPr>
            </w:pPr>
            <w:r w:rsidRPr="00FD35A8">
              <w:rPr>
                <w:rFonts w:ascii="Times New Roman" w:eastAsia="等线" w:hAnsi="Times New Roman"/>
                <w:color w:val="000000"/>
              </w:rPr>
              <w:t>&lt;&lt;…&gt;&gt;</w:t>
            </w:r>
          </w:p>
        </w:tc>
      </w:tr>
      <w:tr w:rsidR="00E0392C" w:rsidRPr="00FD35A8" w14:paraId="295AF49E" w14:textId="77777777" w:rsidTr="006921A2">
        <w:trPr>
          <w:trHeight w:val="300"/>
        </w:trPr>
        <w:tc>
          <w:tcPr>
            <w:tcW w:w="2616" w:type="dxa"/>
            <w:tcBorders>
              <w:bottom w:val="single" w:sz="4" w:space="0" w:color="auto"/>
            </w:tcBorders>
            <w:hideMark/>
          </w:tcPr>
          <w:p w14:paraId="2E274809" w14:textId="5D963AE0" w:rsidR="00E0392C" w:rsidRPr="00FD35A8" w:rsidRDefault="00E0392C" w:rsidP="006921A2">
            <w:pPr>
              <w:rPr>
                <w:rFonts w:ascii="Times New Roman" w:hAnsi="Times New Roman"/>
              </w:rPr>
            </w:pPr>
            <w:r w:rsidRPr="00FD35A8">
              <w:rPr>
                <w:rFonts w:ascii="Times New Roman" w:hAnsi="Times New Roman"/>
              </w:rPr>
              <w:t xml:space="preserve">&lt;&lt;Treatment </w:t>
            </w:r>
            <w:r w:rsidR="009C7C4D" w:rsidRPr="00FD35A8">
              <w:rPr>
                <w:rFonts w:ascii="Times New Roman" w:hAnsi="Times New Roman"/>
                <w:lang w:eastAsia="zh-CN"/>
              </w:rPr>
              <w:t>G</w:t>
            </w:r>
            <w:r w:rsidRPr="00FD35A8">
              <w:rPr>
                <w:rFonts w:ascii="Times New Roman" w:hAnsi="Times New Roman"/>
              </w:rPr>
              <w:t>roup&gt;&gt;</w:t>
            </w:r>
          </w:p>
        </w:tc>
        <w:tc>
          <w:tcPr>
            <w:tcW w:w="2221" w:type="dxa"/>
            <w:tcBorders>
              <w:top w:val="nil"/>
              <w:left w:val="nil"/>
              <w:bottom w:val="single" w:sz="8" w:space="0" w:color="auto"/>
              <w:right w:val="nil"/>
            </w:tcBorders>
            <w:vAlign w:val="center"/>
            <w:hideMark/>
          </w:tcPr>
          <w:p w14:paraId="34035B2F" w14:textId="77777777" w:rsidR="00E0392C" w:rsidRPr="00FD35A8" w:rsidRDefault="00E0392C" w:rsidP="006921A2">
            <w:pPr>
              <w:jc w:val="center"/>
              <w:rPr>
                <w:rFonts w:ascii="Times New Roman" w:hAnsi="Times New Roman"/>
              </w:rPr>
            </w:pPr>
            <w:r w:rsidRPr="00FD35A8">
              <w:rPr>
                <w:rFonts w:ascii="Times New Roman" w:hAnsi="Times New Roman"/>
              </w:rPr>
              <w:t>3.0×10</w:t>
            </w:r>
            <w:r w:rsidRPr="00FD35A8">
              <w:rPr>
                <w:rFonts w:ascii="Times New Roman" w:hAnsi="Times New Roman"/>
                <w:vertAlign w:val="superscript"/>
              </w:rPr>
              <w:t>5</w:t>
            </w:r>
            <w:r w:rsidRPr="00FD35A8">
              <w:rPr>
                <w:rFonts w:ascii="Times New Roman" w:hAnsi="Times New Roman"/>
              </w:rPr>
              <w:t xml:space="preserve"> CAR-T</w:t>
            </w:r>
            <w:r w:rsidRPr="00FD35A8">
              <w:rPr>
                <w:rFonts w:ascii="Times New Roman" w:hAnsi="Times New Roman"/>
                <w:lang w:eastAsia="zh-CN"/>
              </w:rPr>
              <w:t xml:space="preserve"> cell</w:t>
            </w:r>
            <w:r w:rsidRPr="00FD35A8">
              <w:rPr>
                <w:rFonts w:ascii="Times New Roman" w:hAnsi="Times New Roman"/>
              </w:rPr>
              <w:t>/kg</w:t>
            </w:r>
          </w:p>
        </w:tc>
        <w:tc>
          <w:tcPr>
            <w:tcW w:w="2616" w:type="dxa"/>
            <w:tcBorders>
              <w:top w:val="nil"/>
              <w:left w:val="nil"/>
              <w:bottom w:val="single" w:sz="8" w:space="0" w:color="auto"/>
              <w:right w:val="nil"/>
            </w:tcBorders>
            <w:vAlign w:val="center"/>
            <w:hideMark/>
          </w:tcPr>
          <w:p w14:paraId="7FCDF2B6" w14:textId="77777777" w:rsidR="00E0392C" w:rsidRPr="00FD35A8" w:rsidRDefault="00E0392C" w:rsidP="006921A2">
            <w:pPr>
              <w:jc w:val="center"/>
              <w:rPr>
                <w:rFonts w:ascii="Times New Roman" w:hAnsi="Times New Roman"/>
              </w:rPr>
            </w:pPr>
            <w:r w:rsidRPr="00FD35A8">
              <w:rPr>
                <w:rFonts w:ascii="Times New Roman" w:hAnsi="Times New Roman"/>
              </w:rPr>
              <w:t>3.0×10</w:t>
            </w:r>
            <w:r w:rsidRPr="00FD35A8">
              <w:rPr>
                <w:rFonts w:ascii="Times New Roman" w:hAnsi="Times New Roman"/>
                <w:vertAlign w:val="superscript"/>
              </w:rPr>
              <w:t>5</w:t>
            </w:r>
            <w:r w:rsidRPr="00FD35A8">
              <w:rPr>
                <w:rFonts w:ascii="Times New Roman" w:hAnsi="Times New Roman"/>
              </w:rPr>
              <w:t xml:space="preserve"> CAR-T</w:t>
            </w:r>
            <w:r w:rsidRPr="00FD35A8">
              <w:rPr>
                <w:rFonts w:ascii="Times New Roman" w:hAnsi="Times New Roman"/>
                <w:lang w:eastAsia="zh-CN"/>
              </w:rPr>
              <w:t xml:space="preserve"> cell</w:t>
            </w:r>
            <w:r w:rsidRPr="00FD35A8">
              <w:rPr>
                <w:rFonts w:ascii="Times New Roman" w:hAnsi="Times New Roman"/>
              </w:rPr>
              <w:t>/kg</w:t>
            </w:r>
          </w:p>
        </w:tc>
        <w:tc>
          <w:tcPr>
            <w:tcW w:w="3028" w:type="dxa"/>
            <w:tcBorders>
              <w:top w:val="nil"/>
              <w:left w:val="nil"/>
              <w:bottom w:val="single" w:sz="8" w:space="0" w:color="auto"/>
              <w:right w:val="nil"/>
            </w:tcBorders>
            <w:vAlign w:val="center"/>
            <w:hideMark/>
          </w:tcPr>
          <w:p w14:paraId="1AE52BC0" w14:textId="77777777" w:rsidR="00E0392C" w:rsidRPr="00FD35A8" w:rsidRDefault="00E0392C" w:rsidP="006921A2">
            <w:pPr>
              <w:jc w:val="center"/>
              <w:rPr>
                <w:rFonts w:ascii="Times New Roman" w:hAnsi="Times New Roman"/>
              </w:rPr>
            </w:pPr>
            <w:r w:rsidRPr="00FD35A8">
              <w:rPr>
                <w:rFonts w:ascii="Times New Roman" w:hAnsi="Times New Roman"/>
              </w:rPr>
              <w:t>3.0×10</w:t>
            </w:r>
            <w:r w:rsidRPr="00FD35A8">
              <w:rPr>
                <w:rFonts w:ascii="Times New Roman" w:hAnsi="Times New Roman"/>
                <w:vertAlign w:val="superscript"/>
              </w:rPr>
              <w:t>5</w:t>
            </w:r>
            <w:r w:rsidRPr="00FD35A8">
              <w:rPr>
                <w:rFonts w:ascii="Times New Roman" w:hAnsi="Times New Roman"/>
              </w:rPr>
              <w:t xml:space="preserve"> CAR-T</w:t>
            </w:r>
            <w:r w:rsidRPr="00FD35A8">
              <w:rPr>
                <w:rFonts w:ascii="Times New Roman" w:hAnsi="Times New Roman"/>
                <w:lang w:eastAsia="zh-CN"/>
              </w:rPr>
              <w:t xml:space="preserve"> cell</w:t>
            </w:r>
            <w:r w:rsidRPr="00FD35A8">
              <w:rPr>
                <w:rFonts w:ascii="Times New Roman" w:hAnsi="Times New Roman"/>
              </w:rPr>
              <w:t>/kg</w:t>
            </w:r>
          </w:p>
        </w:tc>
        <w:tc>
          <w:tcPr>
            <w:tcW w:w="3051" w:type="dxa"/>
            <w:tcBorders>
              <w:top w:val="nil"/>
              <w:left w:val="nil"/>
              <w:bottom w:val="single" w:sz="8" w:space="0" w:color="auto"/>
              <w:right w:val="nil"/>
            </w:tcBorders>
            <w:vAlign w:val="center"/>
            <w:hideMark/>
          </w:tcPr>
          <w:p w14:paraId="64CC337F" w14:textId="77777777" w:rsidR="00E0392C" w:rsidRPr="00FD35A8" w:rsidRDefault="00E0392C" w:rsidP="006921A2">
            <w:pPr>
              <w:jc w:val="center"/>
              <w:rPr>
                <w:rFonts w:ascii="Times New Roman" w:hAnsi="Times New Roman"/>
              </w:rPr>
            </w:pPr>
            <w:r w:rsidRPr="00FD35A8">
              <w:rPr>
                <w:rFonts w:ascii="Times New Roman" w:hAnsi="Times New Roman"/>
              </w:rPr>
              <w:t>3.0×10</w:t>
            </w:r>
            <w:r w:rsidRPr="00FD35A8">
              <w:rPr>
                <w:rFonts w:ascii="Times New Roman" w:hAnsi="Times New Roman"/>
                <w:vertAlign w:val="superscript"/>
              </w:rPr>
              <w:t>5</w:t>
            </w:r>
            <w:r w:rsidRPr="00FD35A8">
              <w:rPr>
                <w:rFonts w:ascii="Times New Roman" w:hAnsi="Times New Roman"/>
              </w:rPr>
              <w:t xml:space="preserve"> CAR-T</w:t>
            </w:r>
            <w:r w:rsidRPr="00FD35A8">
              <w:rPr>
                <w:rFonts w:ascii="Times New Roman" w:hAnsi="Times New Roman"/>
                <w:lang w:eastAsia="zh-CN"/>
              </w:rPr>
              <w:t xml:space="preserve"> cell</w:t>
            </w:r>
            <w:r w:rsidRPr="00FD35A8">
              <w:rPr>
                <w:rFonts w:ascii="Times New Roman" w:hAnsi="Times New Roman"/>
              </w:rPr>
              <w:t>/kg</w:t>
            </w:r>
          </w:p>
        </w:tc>
        <w:tc>
          <w:tcPr>
            <w:tcW w:w="1038" w:type="dxa"/>
            <w:tcBorders>
              <w:top w:val="nil"/>
              <w:left w:val="nil"/>
              <w:bottom w:val="single" w:sz="8" w:space="0" w:color="auto"/>
              <w:right w:val="nil"/>
            </w:tcBorders>
            <w:vAlign w:val="center"/>
            <w:hideMark/>
          </w:tcPr>
          <w:p w14:paraId="08E08BAC" w14:textId="77777777" w:rsidR="00E0392C" w:rsidRPr="00FD35A8" w:rsidRDefault="00E0392C" w:rsidP="006921A2">
            <w:pPr>
              <w:jc w:val="center"/>
              <w:rPr>
                <w:rFonts w:ascii="Times New Roman" w:hAnsi="Times New Roman"/>
              </w:rPr>
            </w:pPr>
          </w:p>
        </w:tc>
      </w:tr>
      <w:tr w:rsidR="00440141" w:rsidRPr="00FD35A8" w14:paraId="694E69BE" w14:textId="77777777" w:rsidTr="006921A2">
        <w:trPr>
          <w:trHeight w:val="285"/>
        </w:trPr>
        <w:tc>
          <w:tcPr>
            <w:tcW w:w="2616" w:type="dxa"/>
            <w:tcBorders>
              <w:top w:val="nil"/>
              <w:left w:val="nil"/>
              <w:bottom w:val="nil"/>
              <w:right w:val="nil"/>
            </w:tcBorders>
            <w:shd w:val="clear" w:color="000000" w:fill="FFFFFF"/>
            <w:vAlign w:val="center"/>
          </w:tcPr>
          <w:p w14:paraId="52816382" w14:textId="215336F9" w:rsidR="00440141" w:rsidRPr="00FD35A8" w:rsidRDefault="009F0347" w:rsidP="006921A2">
            <w:pPr>
              <w:rPr>
                <w:rFonts w:ascii="Times New Roman" w:hAnsi="Times New Roman"/>
                <w:lang w:eastAsia="zh-CN"/>
              </w:rPr>
            </w:pPr>
            <w:r w:rsidRPr="00FD35A8">
              <w:rPr>
                <w:rFonts w:ascii="Times New Roman" w:hAnsi="Times New Roman"/>
                <w:lang w:eastAsia="zh-CN"/>
              </w:rPr>
              <w:t>ATC #1</w:t>
            </w:r>
          </w:p>
        </w:tc>
        <w:tc>
          <w:tcPr>
            <w:tcW w:w="2221" w:type="dxa"/>
            <w:tcBorders>
              <w:top w:val="nil"/>
              <w:left w:val="nil"/>
              <w:bottom w:val="nil"/>
              <w:right w:val="nil"/>
            </w:tcBorders>
            <w:vAlign w:val="center"/>
          </w:tcPr>
          <w:p w14:paraId="48D3465F" w14:textId="77777777" w:rsidR="00440141" w:rsidRPr="00FD35A8" w:rsidRDefault="00440141" w:rsidP="006921A2">
            <w:pPr>
              <w:jc w:val="center"/>
              <w:rPr>
                <w:rFonts w:ascii="Times New Roman" w:hAnsi="Times New Roman"/>
              </w:rPr>
            </w:pPr>
          </w:p>
        </w:tc>
        <w:tc>
          <w:tcPr>
            <w:tcW w:w="2616" w:type="dxa"/>
            <w:tcBorders>
              <w:top w:val="nil"/>
              <w:left w:val="nil"/>
              <w:bottom w:val="nil"/>
              <w:right w:val="nil"/>
            </w:tcBorders>
            <w:vAlign w:val="center"/>
          </w:tcPr>
          <w:p w14:paraId="6C3F83AD" w14:textId="77777777" w:rsidR="00440141" w:rsidRPr="00FD35A8" w:rsidRDefault="00440141" w:rsidP="006921A2">
            <w:pPr>
              <w:jc w:val="center"/>
              <w:rPr>
                <w:rFonts w:ascii="Times New Roman" w:hAnsi="Times New Roman"/>
              </w:rPr>
            </w:pPr>
          </w:p>
        </w:tc>
        <w:tc>
          <w:tcPr>
            <w:tcW w:w="3028" w:type="dxa"/>
            <w:tcBorders>
              <w:top w:val="nil"/>
              <w:left w:val="nil"/>
              <w:bottom w:val="nil"/>
              <w:right w:val="nil"/>
            </w:tcBorders>
            <w:vAlign w:val="center"/>
          </w:tcPr>
          <w:p w14:paraId="5BAB6388" w14:textId="77777777" w:rsidR="00440141" w:rsidRPr="00FD35A8" w:rsidRDefault="00440141" w:rsidP="006921A2">
            <w:pPr>
              <w:jc w:val="center"/>
              <w:rPr>
                <w:rFonts w:ascii="Times New Roman" w:hAnsi="Times New Roman"/>
              </w:rPr>
            </w:pPr>
          </w:p>
        </w:tc>
        <w:tc>
          <w:tcPr>
            <w:tcW w:w="3051" w:type="dxa"/>
            <w:tcBorders>
              <w:top w:val="nil"/>
              <w:left w:val="nil"/>
              <w:bottom w:val="nil"/>
              <w:right w:val="nil"/>
            </w:tcBorders>
            <w:vAlign w:val="center"/>
          </w:tcPr>
          <w:p w14:paraId="59163098" w14:textId="77777777" w:rsidR="00440141" w:rsidRPr="00FD35A8" w:rsidRDefault="00440141" w:rsidP="006921A2">
            <w:pPr>
              <w:jc w:val="center"/>
              <w:rPr>
                <w:rFonts w:ascii="Times New Roman" w:hAnsi="Times New Roman"/>
              </w:rPr>
            </w:pPr>
          </w:p>
        </w:tc>
        <w:tc>
          <w:tcPr>
            <w:tcW w:w="1038" w:type="dxa"/>
            <w:tcBorders>
              <w:top w:val="nil"/>
              <w:left w:val="nil"/>
              <w:bottom w:val="nil"/>
              <w:right w:val="nil"/>
            </w:tcBorders>
            <w:noWrap/>
            <w:vAlign w:val="center"/>
          </w:tcPr>
          <w:p w14:paraId="43532F67" w14:textId="77777777" w:rsidR="00440141" w:rsidRPr="00FD35A8" w:rsidRDefault="00440141" w:rsidP="006921A2">
            <w:pPr>
              <w:jc w:val="center"/>
              <w:rPr>
                <w:rFonts w:ascii="Times New Roman" w:hAnsi="Times New Roman"/>
              </w:rPr>
            </w:pPr>
          </w:p>
        </w:tc>
      </w:tr>
      <w:tr w:rsidR="00E0392C" w:rsidRPr="00FD35A8" w14:paraId="30AD560C" w14:textId="77777777" w:rsidTr="006921A2">
        <w:trPr>
          <w:trHeight w:val="285"/>
        </w:trPr>
        <w:tc>
          <w:tcPr>
            <w:tcW w:w="2616" w:type="dxa"/>
            <w:tcBorders>
              <w:top w:val="nil"/>
              <w:left w:val="nil"/>
              <w:bottom w:val="nil"/>
              <w:right w:val="nil"/>
            </w:tcBorders>
            <w:shd w:val="clear" w:color="000000" w:fill="FFFFFF"/>
            <w:vAlign w:val="center"/>
            <w:hideMark/>
          </w:tcPr>
          <w:p w14:paraId="21670E8B" w14:textId="77777777" w:rsidR="00E0392C" w:rsidRPr="00FD35A8" w:rsidRDefault="00E0392C" w:rsidP="009F0347">
            <w:pPr>
              <w:ind w:firstLineChars="100" w:firstLine="200"/>
              <w:rPr>
                <w:rFonts w:ascii="Times New Roman" w:hAnsi="Times New Roman"/>
              </w:rPr>
            </w:pPr>
            <w:r w:rsidRPr="00FD35A8">
              <w:rPr>
                <w:rFonts w:ascii="Times New Roman" w:hAnsi="Times New Roman"/>
              </w:rPr>
              <w:t>&lt;&lt;Generic drug name 1&gt;&gt;</w:t>
            </w:r>
          </w:p>
        </w:tc>
        <w:tc>
          <w:tcPr>
            <w:tcW w:w="2221" w:type="dxa"/>
            <w:tcBorders>
              <w:top w:val="nil"/>
              <w:left w:val="nil"/>
              <w:bottom w:val="nil"/>
              <w:right w:val="nil"/>
            </w:tcBorders>
            <w:vAlign w:val="center"/>
            <w:hideMark/>
          </w:tcPr>
          <w:p w14:paraId="09A5A65E" w14:textId="77777777" w:rsidR="00E0392C" w:rsidRPr="00FD35A8" w:rsidRDefault="00E0392C" w:rsidP="006921A2">
            <w:pPr>
              <w:jc w:val="center"/>
              <w:rPr>
                <w:rFonts w:ascii="Times New Roman" w:eastAsia="等线" w:hAnsi="Times New Roman"/>
                <w:color w:val="000000"/>
                <w:sz w:val="18"/>
                <w:szCs w:val="18"/>
              </w:rPr>
            </w:pPr>
            <w:r w:rsidRPr="00FD35A8">
              <w:rPr>
                <w:rFonts w:ascii="Times New Roman" w:eastAsia="等线" w:hAnsi="Times New Roman"/>
                <w:color w:val="000000"/>
                <w:sz w:val="18"/>
                <w:szCs w:val="18"/>
              </w:rPr>
              <w:t>-</w:t>
            </w:r>
          </w:p>
        </w:tc>
        <w:tc>
          <w:tcPr>
            <w:tcW w:w="2616" w:type="dxa"/>
            <w:tcBorders>
              <w:top w:val="nil"/>
              <w:left w:val="nil"/>
              <w:bottom w:val="nil"/>
              <w:right w:val="nil"/>
            </w:tcBorders>
            <w:vAlign w:val="center"/>
            <w:hideMark/>
          </w:tcPr>
          <w:p w14:paraId="32EC1CA5" w14:textId="77777777" w:rsidR="00E0392C" w:rsidRPr="00FD35A8" w:rsidRDefault="00E0392C" w:rsidP="006921A2">
            <w:pPr>
              <w:jc w:val="center"/>
              <w:rPr>
                <w:rFonts w:ascii="Times New Roman" w:hAnsi="Times New Roman"/>
              </w:rPr>
            </w:pPr>
          </w:p>
        </w:tc>
        <w:tc>
          <w:tcPr>
            <w:tcW w:w="3028" w:type="dxa"/>
            <w:tcBorders>
              <w:top w:val="nil"/>
              <w:left w:val="nil"/>
              <w:bottom w:val="nil"/>
              <w:right w:val="nil"/>
            </w:tcBorders>
            <w:vAlign w:val="center"/>
            <w:hideMark/>
          </w:tcPr>
          <w:p w14:paraId="2713BE22" w14:textId="77777777" w:rsidR="00E0392C" w:rsidRPr="00FD35A8" w:rsidRDefault="00E0392C" w:rsidP="006921A2">
            <w:pPr>
              <w:jc w:val="center"/>
              <w:rPr>
                <w:rFonts w:ascii="Times New Roman" w:hAnsi="Times New Roman"/>
              </w:rPr>
            </w:pPr>
          </w:p>
        </w:tc>
        <w:tc>
          <w:tcPr>
            <w:tcW w:w="3051" w:type="dxa"/>
            <w:tcBorders>
              <w:top w:val="nil"/>
              <w:left w:val="nil"/>
              <w:bottom w:val="nil"/>
              <w:right w:val="nil"/>
            </w:tcBorders>
            <w:vAlign w:val="center"/>
            <w:hideMark/>
          </w:tcPr>
          <w:p w14:paraId="3B71F02D" w14:textId="77777777" w:rsidR="00E0392C" w:rsidRPr="00FD35A8" w:rsidRDefault="00E0392C" w:rsidP="006921A2">
            <w:pPr>
              <w:jc w:val="center"/>
              <w:rPr>
                <w:rFonts w:ascii="Times New Roman" w:eastAsia="等线" w:hAnsi="Times New Roman"/>
                <w:color w:val="000000"/>
                <w:sz w:val="18"/>
                <w:szCs w:val="18"/>
              </w:rPr>
            </w:pPr>
            <w:r w:rsidRPr="00FD35A8">
              <w:rPr>
                <w:rFonts w:ascii="Times New Roman" w:eastAsia="等线" w:hAnsi="Times New Roman"/>
                <w:color w:val="000000"/>
                <w:sz w:val="18"/>
                <w:szCs w:val="18"/>
              </w:rPr>
              <w:t>-</w:t>
            </w:r>
          </w:p>
        </w:tc>
        <w:tc>
          <w:tcPr>
            <w:tcW w:w="1038" w:type="dxa"/>
            <w:tcBorders>
              <w:top w:val="nil"/>
              <w:left w:val="nil"/>
              <w:bottom w:val="nil"/>
              <w:right w:val="nil"/>
            </w:tcBorders>
            <w:noWrap/>
            <w:vAlign w:val="center"/>
            <w:hideMark/>
          </w:tcPr>
          <w:p w14:paraId="1D17AF50" w14:textId="77777777" w:rsidR="00E0392C" w:rsidRPr="00FD35A8" w:rsidRDefault="00E0392C" w:rsidP="006921A2">
            <w:pPr>
              <w:jc w:val="center"/>
              <w:rPr>
                <w:rFonts w:ascii="Times New Roman" w:eastAsia="等线" w:hAnsi="Times New Roman"/>
                <w:color w:val="000000"/>
                <w:sz w:val="18"/>
                <w:szCs w:val="18"/>
              </w:rPr>
            </w:pPr>
            <w:r w:rsidRPr="00FD35A8">
              <w:rPr>
                <w:rFonts w:ascii="Times New Roman" w:eastAsia="等线" w:hAnsi="Times New Roman"/>
                <w:color w:val="000000"/>
                <w:sz w:val="18"/>
                <w:szCs w:val="18"/>
              </w:rPr>
              <w:t>+</w:t>
            </w:r>
          </w:p>
        </w:tc>
      </w:tr>
      <w:tr w:rsidR="00E0392C" w:rsidRPr="00FD35A8" w14:paraId="0CB0DFFB" w14:textId="77777777" w:rsidTr="006921A2">
        <w:trPr>
          <w:trHeight w:val="285"/>
        </w:trPr>
        <w:tc>
          <w:tcPr>
            <w:tcW w:w="2616" w:type="dxa"/>
            <w:tcBorders>
              <w:top w:val="nil"/>
              <w:left w:val="nil"/>
              <w:bottom w:val="nil"/>
              <w:right w:val="nil"/>
            </w:tcBorders>
            <w:shd w:val="clear" w:color="000000" w:fill="FFFFFF"/>
            <w:vAlign w:val="center"/>
            <w:hideMark/>
          </w:tcPr>
          <w:p w14:paraId="04CAD6DD" w14:textId="77777777" w:rsidR="00E0392C" w:rsidRPr="00FD35A8" w:rsidRDefault="00E0392C" w:rsidP="009F0347">
            <w:pPr>
              <w:ind w:firstLineChars="100" w:firstLine="200"/>
              <w:rPr>
                <w:rFonts w:ascii="Times New Roman" w:hAnsi="Times New Roman"/>
              </w:rPr>
            </w:pPr>
            <w:r w:rsidRPr="00FD35A8">
              <w:rPr>
                <w:rFonts w:ascii="Times New Roman" w:hAnsi="Times New Roman"/>
              </w:rPr>
              <w:t>&lt;&lt;Generic drug name 2&gt;&gt;</w:t>
            </w:r>
          </w:p>
        </w:tc>
        <w:tc>
          <w:tcPr>
            <w:tcW w:w="2221" w:type="dxa"/>
            <w:tcBorders>
              <w:top w:val="nil"/>
              <w:left w:val="nil"/>
              <w:bottom w:val="nil"/>
              <w:right w:val="nil"/>
            </w:tcBorders>
            <w:vAlign w:val="center"/>
            <w:hideMark/>
          </w:tcPr>
          <w:p w14:paraId="74A1A137" w14:textId="77777777" w:rsidR="00E0392C" w:rsidRPr="00FD35A8" w:rsidRDefault="00E0392C" w:rsidP="006921A2">
            <w:pPr>
              <w:jc w:val="center"/>
              <w:rPr>
                <w:rFonts w:ascii="Times New Roman" w:eastAsia="等线" w:hAnsi="Times New Roman"/>
                <w:color w:val="000000"/>
                <w:sz w:val="18"/>
                <w:szCs w:val="18"/>
              </w:rPr>
            </w:pPr>
            <w:r w:rsidRPr="00FD35A8">
              <w:rPr>
                <w:rFonts w:ascii="Times New Roman" w:eastAsia="等线" w:hAnsi="Times New Roman"/>
                <w:color w:val="000000"/>
                <w:sz w:val="18"/>
                <w:szCs w:val="18"/>
              </w:rPr>
              <w:t>+*</w:t>
            </w:r>
          </w:p>
        </w:tc>
        <w:tc>
          <w:tcPr>
            <w:tcW w:w="2616" w:type="dxa"/>
            <w:tcBorders>
              <w:top w:val="nil"/>
              <w:left w:val="nil"/>
              <w:bottom w:val="nil"/>
              <w:right w:val="nil"/>
            </w:tcBorders>
            <w:vAlign w:val="center"/>
            <w:hideMark/>
          </w:tcPr>
          <w:p w14:paraId="77B2BF60" w14:textId="77777777" w:rsidR="00E0392C" w:rsidRPr="00FD35A8" w:rsidRDefault="00E0392C" w:rsidP="006921A2">
            <w:pPr>
              <w:jc w:val="center"/>
              <w:rPr>
                <w:rFonts w:ascii="Times New Roman" w:hAnsi="Times New Roman"/>
              </w:rPr>
            </w:pPr>
          </w:p>
        </w:tc>
        <w:tc>
          <w:tcPr>
            <w:tcW w:w="3028" w:type="dxa"/>
            <w:tcBorders>
              <w:top w:val="nil"/>
              <w:left w:val="nil"/>
              <w:bottom w:val="nil"/>
              <w:right w:val="nil"/>
            </w:tcBorders>
            <w:vAlign w:val="center"/>
            <w:hideMark/>
          </w:tcPr>
          <w:p w14:paraId="1F64C495" w14:textId="77777777" w:rsidR="00E0392C" w:rsidRPr="00FD35A8" w:rsidRDefault="00E0392C" w:rsidP="006921A2">
            <w:pPr>
              <w:jc w:val="center"/>
              <w:rPr>
                <w:rFonts w:ascii="Times New Roman" w:hAnsi="Times New Roman"/>
              </w:rPr>
            </w:pPr>
          </w:p>
        </w:tc>
        <w:tc>
          <w:tcPr>
            <w:tcW w:w="3051" w:type="dxa"/>
            <w:tcBorders>
              <w:top w:val="nil"/>
              <w:left w:val="nil"/>
              <w:bottom w:val="nil"/>
              <w:right w:val="nil"/>
            </w:tcBorders>
            <w:vAlign w:val="center"/>
            <w:hideMark/>
          </w:tcPr>
          <w:p w14:paraId="77D64199" w14:textId="77777777" w:rsidR="00E0392C" w:rsidRPr="00FD35A8" w:rsidRDefault="00E0392C" w:rsidP="006921A2">
            <w:pPr>
              <w:jc w:val="center"/>
              <w:rPr>
                <w:rFonts w:ascii="Times New Roman" w:eastAsia="等线" w:hAnsi="Times New Roman"/>
                <w:color w:val="000000"/>
                <w:sz w:val="18"/>
                <w:szCs w:val="18"/>
              </w:rPr>
            </w:pPr>
            <w:r w:rsidRPr="00FD35A8">
              <w:rPr>
                <w:rFonts w:ascii="Times New Roman" w:eastAsia="等线" w:hAnsi="Times New Roman"/>
                <w:color w:val="000000"/>
                <w:sz w:val="18"/>
                <w:szCs w:val="18"/>
              </w:rPr>
              <w:t>-</w:t>
            </w:r>
          </w:p>
        </w:tc>
        <w:tc>
          <w:tcPr>
            <w:tcW w:w="1038" w:type="dxa"/>
            <w:tcBorders>
              <w:top w:val="nil"/>
              <w:left w:val="nil"/>
              <w:bottom w:val="nil"/>
              <w:right w:val="nil"/>
            </w:tcBorders>
            <w:vAlign w:val="center"/>
            <w:hideMark/>
          </w:tcPr>
          <w:p w14:paraId="719F70A2" w14:textId="77777777" w:rsidR="00E0392C" w:rsidRPr="00FD35A8" w:rsidRDefault="00E0392C" w:rsidP="006921A2">
            <w:pPr>
              <w:jc w:val="center"/>
              <w:rPr>
                <w:rFonts w:ascii="Times New Roman" w:eastAsia="等线" w:hAnsi="Times New Roman"/>
                <w:color w:val="000000"/>
                <w:sz w:val="18"/>
                <w:szCs w:val="18"/>
              </w:rPr>
            </w:pPr>
            <w:r w:rsidRPr="00FD35A8">
              <w:rPr>
                <w:rFonts w:ascii="Times New Roman" w:eastAsia="等线" w:hAnsi="Times New Roman"/>
                <w:color w:val="000000"/>
                <w:sz w:val="18"/>
                <w:szCs w:val="18"/>
              </w:rPr>
              <w:t>-</w:t>
            </w:r>
          </w:p>
        </w:tc>
      </w:tr>
      <w:tr w:rsidR="00E0392C" w:rsidRPr="00FD35A8" w14:paraId="7F2F05FF" w14:textId="77777777" w:rsidTr="006921A2">
        <w:trPr>
          <w:trHeight w:val="285"/>
        </w:trPr>
        <w:tc>
          <w:tcPr>
            <w:tcW w:w="2616" w:type="dxa"/>
            <w:tcBorders>
              <w:top w:val="nil"/>
              <w:left w:val="nil"/>
              <w:bottom w:val="nil"/>
              <w:right w:val="nil"/>
            </w:tcBorders>
            <w:shd w:val="clear" w:color="000000" w:fill="FFFFFF"/>
            <w:vAlign w:val="center"/>
            <w:hideMark/>
          </w:tcPr>
          <w:p w14:paraId="788D4DA9" w14:textId="77777777" w:rsidR="00E0392C" w:rsidRPr="00FD35A8" w:rsidRDefault="00E0392C" w:rsidP="006921A2">
            <w:pPr>
              <w:rPr>
                <w:rFonts w:ascii="Times New Roman" w:hAnsi="Times New Roman"/>
              </w:rPr>
            </w:pPr>
            <w:r w:rsidRPr="00FD35A8">
              <w:rPr>
                <w:rFonts w:ascii="Times New Roman" w:hAnsi="Times New Roman"/>
              </w:rPr>
              <w:t>&lt;&lt;…&gt;&gt;</w:t>
            </w:r>
          </w:p>
        </w:tc>
        <w:tc>
          <w:tcPr>
            <w:tcW w:w="2221" w:type="dxa"/>
            <w:tcBorders>
              <w:top w:val="nil"/>
              <w:left w:val="nil"/>
              <w:bottom w:val="nil"/>
              <w:right w:val="nil"/>
            </w:tcBorders>
            <w:vAlign w:val="center"/>
            <w:hideMark/>
          </w:tcPr>
          <w:p w14:paraId="5FE95669" w14:textId="77777777" w:rsidR="00E0392C" w:rsidRPr="00FD35A8" w:rsidRDefault="00E0392C" w:rsidP="006921A2">
            <w:pPr>
              <w:jc w:val="center"/>
              <w:rPr>
                <w:rFonts w:ascii="Times New Roman" w:hAnsi="Times New Roman"/>
              </w:rPr>
            </w:pPr>
          </w:p>
        </w:tc>
        <w:tc>
          <w:tcPr>
            <w:tcW w:w="2616" w:type="dxa"/>
            <w:tcBorders>
              <w:top w:val="nil"/>
              <w:left w:val="nil"/>
              <w:bottom w:val="nil"/>
              <w:right w:val="nil"/>
            </w:tcBorders>
            <w:vAlign w:val="center"/>
            <w:hideMark/>
          </w:tcPr>
          <w:p w14:paraId="15A4EA77" w14:textId="77777777" w:rsidR="00E0392C" w:rsidRPr="00FD35A8" w:rsidRDefault="00E0392C" w:rsidP="006921A2">
            <w:pPr>
              <w:jc w:val="center"/>
              <w:rPr>
                <w:rFonts w:ascii="Times New Roman" w:hAnsi="Times New Roman"/>
              </w:rPr>
            </w:pPr>
          </w:p>
        </w:tc>
        <w:tc>
          <w:tcPr>
            <w:tcW w:w="3028" w:type="dxa"/>
            <w:tcBorders>
              <w:top w:val="nil"/>
              <w:left w:val="nil"/>
              <w:bottom w:val="nil"/>
              <w:right w:val="nil"/>
            </w:tcBorders>
            <w:vAlign w:val="center"/>
            <w:hideMark/>
          </w:tcPr>
          <w:p w14:paraId="72C3956B" w14:textId="77777777" w:rsidR="00E0392C" w:rsidRPr="00FD35A8" w:rsidRDefault="00E0392C" w:rsidP="006921A2">
            <w:pPr>
              <w:jc w:val="center"/>
              <w:rPr>
                <w:rFonts w:ascii="Times New Roman" w:hAnsi="Times New Roman"/>
              </w:rPr>
            </w:pPr>
          </w:p>
        </w:tc>
        <w:tc>
          <w:tcPr>
            <w:tcW w:w="3051" w:type="dxa"/>
            <w:tcBorders>
              <w:top w:val="nil"/>
              <w:left w:val="nil"/>
              <w:bottom w:val="nil"/>
              <w:right w:val="nil"/>
            </w:tcBorders>
            <w:vAlign w:val="center"/>
            <w:hideMark/>
          </w:tcPr>
          <w:p w14:paraId="544820EE" w14:textId="77777777" w:rsidR="00E0392C" w:rsidRPr="00FD35A8" w:rsidRDefault="00E0392C" w:rsidP="006921A2">
            <w:pPr>
              <w:jc w:val="center"/>
              <w:rPr>
                <w:rFonts w:ascii="Times New Roman" w:eastAsia="等线" w:hAnsi="Times New Roman"/>
                <w:color w:val="000000"/>
                <w:sz w:val="18"/>
                <w:szCs w:val="18"/>
              </w:rPr>
            </w:pPr>
            <w:r w:rsidRPr="00FD35A8">
              <w:rPr>
                <w:rFonts w:ascii="Times New Roman" w:eastAsia="等线" w:hAnsi="Times New Roman"/>
                <w:color w:val="000000"/>
                <w:sz w:val="18"/>
                <w:szCs w:val="18"/>
              </w:rPr>
              <w:t>+</w:t>
            </w:r>
          </w:p>
        </w:tc>
        <w:tc>
          <w:tcPr>
            <w:tcW w:w="1038" w:type="dxa"/>
            <w:tcBorders>
              <w:top w:val="nil"/>
              <w:left w:val="nil"/>
              <w:bottom w:val="nil"/>
              <w:right w:val="nil"/>
            </w:tcBorders>
            <w:vAlign w:val="center"/>
            <w:hideMark/>
          </w:tcPr>
          <w:p w14:paraId="6E243C6D" w14:textId="77777777" w:rsidR="00E0392C" w:rsidRPr="00FD35A8" w:rsidRDefault="00E0392C" w:rsidP="006921A2">
            <w:pPr>
              <w:jc w:val="center"/>
              <w:rPr>
                <w:rFonts w:ascii="Times New Roman" w:eastAsia="等线" w:hAnsi="Times New Roman"/>
                <w:color w:val="000000"/>
                <w:sz w:val="18"/>
                <w:szCs w:val="18"/>
              </w:rPr>
            </w:pPr>
          </w:p>
        </w:tc>
      </w:tr>
      <w:tr w:rsidR="00E0392C" w:rsidRPr="00FD35A8" w14:paraId="106ADEA9" w14:textId="77777777" w:rsidTr="006921A2">
        <w:trPr>
          <w:trHeight w:val="300"/>
        </w:trPr>
        <w:tc>
          <w:tcPr>
            <w:tcW w:w="2616" w:type="dxa"/>
            <w:tcBorders>
              <w:bottom w:val="single" w:sz="4" w:space="0" w:color="auto"/>
            </w:tcBorders>
            <w:hideMark/>
          </w:tcPr>
          <w:p w14:paraId="4A061720" w14:textId="77777777" w:rsidR="00E0392C" w:rsidRPr="00FD35A8" w:rsidRDefault="00E0392C" w:rsidP="009F0347">
            <w:pPr>
              <w:ind w:firstLineChars="100" w:firstLine="200"/>
              <w:rPr>
                <w:rFonts w:ascii="Times New Roman" w:hAnsi="Times New Roman"/>
              </w:rPr>
            </w:pPr>
            <w:r w:rsidRPr="00FD35A8">
              <w:rPr>
                <w:rFonts w:ascii="Times New Roman" w:hAnsi="Times New Roman"/>
              </w:rPr>
              <w:t>&lt;&lt;…&gt;&gt;</w:t>
            </w:r>
          </w:p>
        </w:tc>
        <w:tc>
          <w:tcPr>
            <w:tcW w:w="2221" w:type="dxa"/>
            <w:tcBorders>
              <w:bottom w:val="single" w:sz="4" w:space="0" w:color="auto"/>
            </w:tcBorders>
            <w:hideMark/>
          </w:tcPr>
          <w:p w14:paraId="66B1FA78" w14:textId="77777777" w:rsidR="00E0392C" w:rsidRPr="00FD35A8" w:rsidRDefault="00E0392C" w:rsidP="006921A2">
            <w:pPr>
              <w:jc w:val="center"/>
              <w:rPr>
                <w:rFonts w:ascii="Times New Roman" w:hAnsi="Times New Roman"/>
              </w:rPr>
            </w:pPr>
          </w:p>
        </w:tc>
        <w:tc>
          <w:tcPr>
            <w:tcW w:w="2616" w:type="dxa"/>
            <w:tcBorders>
              <w:bottom w:val="single" w:sz="4" w:space="0" w:color="auto"/>
            </w:tcBorders>
            <w:hideMark/>
          </w:tcPr>
          <w:p w14:paraId="54E2B13F" w14:textId="77777777" w:rsidR="00E0392C" w:rsidRPr="00FD35A8" w:rsidRDefault="00E0392C" w:rsidP="006921A2">
            <w:pPr>
              <w:jc w:val="center"/>
              <w:rPr>
                <w:rFonts w:ascii="Times New Roman" w:hAnsi="Times New Roman"/>
              </w:rPr>
            </w:pPr>
          </w:p>
        </w:tc>
        <w:tc>
          <w:tcPr>
            <w:tcW w:w="3028" w:type="dxa"/>
            <w:tcBorders>
              <w:bottom w:val="single" w:sz="4" w:space="0" w:color="auto"/>
            </w:tcBorders>
            <w:hideMark/>
          </w:tcPr>
          <w:p w14:paraId="17B6AE0F" w14:textId="77777777" w:rsidR="00E0392C" w:rsidRPr="00FD35A8" w:rsidRDefault="00E0392C" w:rsidP="006921A2">
            <w:pPr>
              <w:jc w:val="center"/>
              <w:rPr>
                <w:rFonts w:ascii="Times New Roman" w:hAnsi="Times New Roman"/>
              </w:rPr>
            </w:pPr>
          </w:p>
        </w:tc>
        <w:tc>
          <w:tcPr>
            <w:tcW w:w="3051" w:type="dxa"/>
            <w:tcBorders>
              <w:bottom w:val="single" w:sz="4" w:space="0" w:color="auto"/>
            </w:tcBorders>
            <w:hideMark/>
          </w:tcPr>
          <w:p w14:paraId="564025B4" w14:textId="77777777" w:rsidR="00E0392C" w:rsidRPr="00FD35A8" w:rsidRDefault="00E0392C" w:rsidP="006921A2">
            <w:pPr>
              <w:jc w:val="center"/>
              <w:rPr>
                <w:rFonts w:ascii="Times New Roman" w:hAnsi="Times New Roman"/>
              </w:rPr>
            </w:pPr>
          </w:p>
        </w:tc>
        <w:tc>
          <w:tcPr>
            <w:tcW w:w="1038" w:type="dxa"/>
            <w:tcBorders>
              <w:bottom w:val="single" w:sz="4" w:space="0" w:color="auto"/>
            </w:tcBorders>
            <w:hideMark/>
          </w:tcPr>
          <w:p w14:paraId="75F34354" w14:textId="77777777" w:rsidR="00E0392C" w:rsidRPr="00FD35A8" w:rsidRDefault="00E0392C" w:rsidP="006921A2">
            <w:pPr>
              <w:jc w:val="center"/>
              <w:rPr>
                <w:rFonts w:ascii="Times New Roman" w:hAnsi="Times New Roman"/>
              </w:rPr>
            </w:pPr>
          </w:p>
        </w:tc>
      </w:tr>
    </w:tbl>
    <w:p w14:paraId="37538B0B" w14:textId="46225848" w:rsidR="00790253" w:rsidRPr="00FD35A8" w:rsidRDefault="00E0392C" w:rsidP="00E0392C">
      <w:pPr>
        <w:rPr>
          <w:rFonts w:ascii="Times New Roman" w:hAnsi="Times New Roman" w:cs="Times New Roman"/>
          <w:szCs w:val="20"/>
        </w:rPr>
      </w:pPr>
      <w:r w:rsidRPr="00FD35A8">
        <w:rPr>
          <w:rFonts w:ascii="Times New Roman" w:hAnsi="Times New Roman" w:cs="Times New Roman"/>
          <w:szCs w:val="20"/>
        </w:rPr>
        <w:t>Note:</w:t>
      </w:r>
    </w:p>
    <w:p w14:paraId="0FEA1F93" w14:textId="31DB0A8F" w:rsidR="00C24CC8" w:rsidRPr="00FD35A8" w:rsidRDefault="00C24CC8" w:rsidP="00E0392C">
      <w:pPr>
        <w:rPr>
          <w:rFonts w:ascii="Times New Roman" w:hAnsi="Times New Roman" w:cs="Times New Roman"/>
          <w:szCs w:val="20"/>
        </w:rPr>
      </w:pPr>
      <w:r w:rsidRPr="00FD35A8">
        <w:rPr>
          <w:rFonts w:ascii="Times New Roman" w:hAnsi="Times New Roman" w:cs="Times New Roman"/>
          <w:szCs w:val="20"/>
        </w:rPr>
        <w:t>WHODrug Global mmyyyy.</w:t>
      </w:r>
    </w:p>
    <w:p w14:paraId="0A4EA610" w14:textId="77777777" w:rsidR="00E0392C" w:rsidRPr="00FD35A8" w:rsidRDefault="00E0392C" w:rsidP="00E0392C">
      <w:pPr>
        <w:rPr>
          <w:rFonts w:ascii="Times New Roman" w:hAnsi="Times New Roman" w:cs="Times New Roman"/>
          <w:szCs w:val="20"/>
        </w:rPr>
      </w:pPr>
      <w:r w:rsidRPr="00FD35A8">
        <w:rPr>
          <w:rFonts w:ascii="Times New Roman" w:hAnsi="Times New Roman" w:cs="Times New Roman"/>
          <w:szCs w:val="20"/>
        </w:rPr>
        <w:t>Full analysis set (FAS): Subjects who have received cell infusion in the analysis set of eligible subjects (ASES). FAS will be mainly used for the analysis of baseline data and efficacy analysis.</w:t>
      </w:r>
    </w:p>
    <w:p w14:paraId="06457B5F" w14:textId="2C6E25B5" w:rsidR="00E0392C" w:rsidRPr="00FD35A8" w:rsidRDefault="00E0392C" w:rsidP="00E0392C">
      <w:pPr>
        <w:rPr>
          <w:del w:id="1865" w:author="Yali Chen" w:date="2026-01-27T09:10:00Z" w16du:dateUtc="2026-01-27T09:10:41Z"/>
          <w:rFonts w:ascii="Times New Roman" w:hAnsi="Times New Roman" w:cs="Times New Roman"/>
        </w:rPr>
      </w:pPr>
      <w:del w:id="1866" w:author="Yali Chen" w:date="2026-01-27T09:10:00Z" w16du:dateUtc="2026-01-27T09:10:41Z">
        <w:r w:rsidRPr="4F980E56">
          <w:rPr>
            <w:rFonts w:ascii="Times New Roman" w:hAnsi="Times New Roman" w:cs="Times New Roman"/>
          </w:rPr>
          <w:delText xml:space="preserve">Disease related treatment prior to apheresis: eCRF Page “IIM/SSc Medications Assessment”, item “Whether the medication started before collection of mononuclear cells” = “Yes” and item “Indication Type” = </w:delText>
        </w:r>
        <w:r w:rsidRPr="00FD35A8">
          <w:rPr>
            <w:rFonts w:ascii="Times New Roman" w:hAnsi="Times New Roman" w:cs="Times New Roman"/>
          </w:rPr>
          <w:delText>“</w:delText>
        </w:r>
        <w:r w:rsidRPr="4F980E56">
          <w:rPr>
            <w:rFonts w:ascii="Times New Roman" w:hAnsi="Times New Roman" w:cs="Times New Roman"/>
          </w:rPr>
          <w:delText>Related to the study disease”.</w:delText>
        </w:r>
      </w:del>
    </w:p>
    <w:p w14:paraId="65DE9809" w14:textId="4E96600E" w:rsidR="00C05CBE" w:rsidRPr="00FD35A8" w:rsidRDefault="00E0392C" w:rsidP="00C05CBE">
      <w:pPr>
        <w:rPr>
          <w:rFonts w:ascii="Times New Roman" w:hAnsi="Times New Roman" w:cs="Times New Roman"/>
          <w:szCs w:val="20"/>
        </w:rPr>
      </w:pPr>
      <w:r w:rsidRPr="00FD35A8">
        <w:rPr>
          <w:rFonts w:ascii="Times New Roman" w:hAnsi="Times New Roman" w:cs="Times New Roman"/>
          <w:szCs w:val="20"/>
        </w:rPr>
        <w:t>* indicates medications used during the screening period (start prior/after screening and end after screening).</w:t>
      </w:r>
      <w:r w:rsidR="00790253" w:rsidRPr="00FD35A8">
        <w:rPr>
          <w:rFonts w:ascii="Times New Roman" w:hAnsi="Times New Roman" w:cs="Times New Roman"/>
          <w:szCs w:val="20"/>
        </w:rPr>
        <w:t xml:space="preserve"> </w:t>
      </w:r>
    </w:p>
    <w:p w14:paraId="553FD55B" w14:textId="3BCA02B9" w:rsidR="00790253" w:rsidRPr="00FD35A8" w:rsidRDefault="00304E3F" w:rsidP="00C05CBE">
      <w:pPr>
        <w:rPr>
          <w:rFonts w:ascii="Times New Roman" w:hAnsi="Times New Roman" w:cs="Times New Roman"/>
          <w:szCs w:val="20"/>
        </w:rPr>
      </w:pPr>
      <w:r w:rsidRPr="00FD35A8">
        <w:rPr>
          <w:rFonts w:ascii="Times New Roman" w:hAnsi="Times New Roman" w:cs="Times New Roman"/>
          <w:szCs w:val="20"/>
        </w:rPr>
        <w:t xml:space="preserve">ATC: Classification Anatomical Therapeutic Chemical Classification, </w:t>
      </w:r>
      <w:r w:rsidR="003A1F51" w:rsidRPr="00FD35A8">
        <w:rPr>
          <w:rFonts w:ascii="Times New Roman" w:hAnsi="Times New Roman" w:cs="Times New Roman"/>
          <w:szCs w:val="20"/>
        </w:rPr>
        <w:t>SSc: Systemic Sclerosis</w:t>
      </w:r>
      <w:r w:rsidRPr="00FD35A8">
        <w:rPr>
          <w:rFonts w:ascii="Times New Roman" w:hAnsi="Times New Roman" w:cs="Times New Roman"/>
          <w:szCs w:val="20"/>
        </w:rPr>
        <w:t>, WHODrug: World Health Organization Drug Dictionary.</w:t>
      </w:r>
    </w:p>
    <w:p w14:paraId="330F3864" w14:textId="77777777" w:rsidR="00DE26DD" w:rsidRPr="00FD35A8" w:rsidRDefault="00DE26DD" w:rsidP="00E7207C">
      <w:pPr>
        <w:rPr>
          <w:ins w:id="1867" w:author="Yali Chen" w:date="2025-12-17T10:37:00Z" w16du:dateUtc="2025-12-17T02:37:00Z"/>
          <w:rFonts w:ascii="Times New Roman" w:hAnsi="Times New Roman" w:cs="Times New Roman"/>
          <w:i/>
          <w:iCs/>
          <w:szCs w:val="20"/>
        </w:rPr>
      </w:pPr>
    </w:p>
    <w:p w14:paraId="1D47B6E2" w14:textId="219382D7" w:rsidR="00E7207C" w:rsidRPr="00FD35A8" w:rsidRDefault="00790253" w:rsidP="00E7207C">
      <w:pPr>
        <w:rPr>
          <w:rFonts w:ascii="Times New Roman" w:hAnsi="Times New Roman" w:cs="Times New Roman"/>
          <w:szCs w:val="20"/>
        </w:rPr>
      </w:pPr>
      <w:r w:rsidRPr="00FD35A8">
        <w:rPr>
          <w:rFonts w:ascii="Times New Roman" w:hAnsi="Times New Roman" w:cs="Times New Roman"/>
          <w:i/>
          <w:iCs/>
          <w:szCs w:val="20"/>
        </w:rPr>
        <w:t>Programming note: Listing is sorted in alphabetical order for ATC classification and generic drug name</w:t>
      </w:r>
      <w:r w:rsidR="00E7207C" w:rsidRPr="00FD35A8">
        <w:rPr>
          <w:rFonts w:ascii="Times New Roman" w:hAnsi="Times New Roman" w:cs="Times New Roman"/>
          <w:i/>
          <w:iCs/>
          <w:szCs w:val="20"/>
        </w:rPr>
        <w:t>.</w:t>
      </w:r>
      <w:r w:rsidR="00E7207C" w:rsidRPr="00FD35A8">
        <w:rPr>
          <w:rFonts w:ascii="Times New Roman" w:hAnsi="Times New Roman" w:cs="Times New Roman"/>
          <w:szCs w:val="20"/>
        </w:rPr>
        <w:t xml:space="preserve"> </w:t>
      </w:r>
    </w:p>
    <w:p w14:paraId="18A513B6" w14:textId="5AFFD923" w:rsidR="00C34EB1" w:rsidRPr="00FD35A8" w:rsidRDefault="00E7207C" w:rsidP="00C34EB1">
      <w:pPr>
        <w:rPr>
          <w:ins w:id="1868" w:author="Yali Chen" w:date="2025-12-17T10:36:00Z" w16du:dateUtc="2025-12-17T02:36:00Z"/>
          <w:rFonts w:ascii="Times New Roman" w:hAnsi="Times New Roman" w:cs="Times New Roman"/>
          <w:i/>
          <w:iCs/>
          <w:szCs w:val="20"/>
        </w:rPr>
      </w:pPr>
      <w:del w:id="1869" w:author="Yali Chen" w:date="2025-12-17T10:37:00Z" w16du:dateUtc="2025-12-17T02:37:00Z">
        <w:r w:rsidRPr="00FD35A8" w:rsidDel="00C34EB1">
          <w:rPr>
            <w:rFonts w:ascii="Times New Roman" w:hAnsi="Times New Roman" w:cs="Times New Roman"/>
            <w:i/>
            <w:iCs/>
            <w:szCs w:val="20"/>
          </w:rPr>
          <w:delText>Generic drug name: MSC, Tocilizumab, CTX, PLEX, IVIg, CsA, MTX, RTX, MMF, FK506, Steroid.</w:delText>
        </w:r>
      </w:del>
      <w:ins w:id="1870" w:author="Yali Chen" w:date="2025-12-17T10:36:00Z" w16du:dateUtc="2025-12-17T02:36:00Z">
        <w:r w:rsidR="00C34EB1" w:rsidRPr="00FD35A8">
          <w:rPr>
            <w:rFonts w:ascii="Times New Roman" w:hAnsi="Times New Roman" w:cs="Times New Roman"/>
            <w:i/>
            <w:iCs/>
            <w:szCs w:val="20"/>
          </w:rPr>
          <w:t xml:space="preserve">Disease Related Treatment Prior to Apheresis is from CRF page “IIM/SSc Medications Assessment”when “Whether the medication started before collection of mononuclear 5 cells?” = yes </w:t>
        </w:r>
        <w:r w:rsidR="00C34EB1" w:rsidRPr="00556E25">
          <w:rPr>
            <w:rFonts w:ascii="Times New Roman" w:hAnsi="Times New Roman" w:cs="Times New Roman"/>
            <w:i/>
            <w:iCs/>
            <w:szCs w:val="20"/>
          </w:rPr>
          <w:t>and “indication Type”=</w:t>
        </w:r>
        <w:r w:rsidR="00C34EB1" w:rsidRPr="00556E25">
          <w:rPr>
            <w:rFonts w:ascii="Times New Roman" w:hAnsi="Times New Roman" w:cs="Times New Roman"/>
            <w:i/>
            <w:iCs/>
            <w:szCs w:val="20"/>
            <w:rPrChange w:id="1871" w:author="Yali Chen" w:date="2026-01-27T11:42:00Z" w16du:dateUtc="2026-01-27T03:42:00Z">
              <w:rPr>
                <w:rFonts w:ascii="Times New Roman" w:hAnsi="Times New Roman" w:cs="Times New Roman"/>
              </w:rPr>
            </w:rPrChange>
          </w:rPr>
          <w:t xml:space="preserve"> </w:t>
        </w:r>
        <w:r w:rsidR="00C34EB1" w:rsidRPr="00556E25">
          <w:rPr>
            <w:rFonts w:ascii="Times New Roman" w:hAnsi="Times New Roman" w:cs="Times New Roman"/>
            <w:i/>
            <w:iCs/>
            <w:szCs w:val="20"/>
          </w:rPr>
          <w:t>Related to the study disease</w:t>
        </w:r>
      </w:ins>
      <w:ins w:id="1872" w:author="Yali Chen" w:date="2025-12-29T16:33:00Z" w16du:dateUtc="2025-12-29T08:33:00Z">
        <w:r w:rsidR="004C7E34" w:rsidRPr="00556E25">
          <w:rPr>
            <w:rFonts w:ascii="Times New Roman" w:hAnsi="Times New Roman" w:cs="Times New Roman" w:hint="eastAsia"/>
            <w:i/>
            <w:iCs/>
            <w:szCs w:val="20"/>
          </w:rPr>
          <w:t>,</w:t>
        </w:r>
        <w:r w:rsidR="004C7E34" w:rsidRPr="004C7E34">
          <w:rPr>
            <w:rFonts w:ascii="Times New Roman" w:hAnsi="Times New Roman" w:cs="Times New Roman" w:hint="eastAsia"/>
            <w:i/>
            <w:iCs/>
            <w:szCs w:val="20"/>
          </w:rPr>
          <w:t xml:space="preserve"> </w:t>
        </w:r>
        <w:r w:rsidR="004C7E34" w:rsidRPr="004C7E34">
          <w:rPr>
            <w:rFonts w:ascii="Times New Roman" w:hAnsi="Times New Roman" w:cs="Times New Roman"/>
            <w:i/>
            <w:iCs/>
            <w:szCs w:val="20"/>
          </w:rPr>
          <w:t xml:space="preserve">grabbing item </w:t>
        </w:r>
      </w:ins>
      <w:ins w:id="1873" w:author="Yali Chen" w:date="2025-12-29T16:35:00Z" w16du:dateUtc="2025-12-29T08:35:00Z">
        <w:r w:rsidR="00585094">
          <w:rPr>
            <w:rFonts w:ascii="Times New Roman" w:hAnsi="Times New Roman" w:cs="Times New Roman"/>
            <w:i/>
            <w:iCs/>
            <w:szCs w:val="20"/>
          </w:rPr>
          <w:t>“</w:t>
        </w:r>
      </w:ins>
      <w:ins w:id="1874" w:author="Yali Chen" w:date="2025-12-29T16:33:00Z" w16du:dateUtc="2025-12-29T08:33:00Z">
        <w:r w:rsidR="004C7E34" w:rsidRPr="004C7E34">
          <w:rPr>
            <w:rFonts w:ascii="Times New Roman" w:hAnsi="Times New Roman" w:cs="Times New Roman"/>
            <w:i/>
            <w:iCs/>
            <w:szCs w:val="20"/>
          </w:rPr>
          <w:t>medication name</w:t>
        </w:r>
        <w:r w:rsidR="004C7E34" w:rsidRPr="004C7E34">
          <w:rPr>
            <w:rFonts w:ascii="Times New Roman" w:hAnsi="Times New Roman" w:cs="Times New Roman" w:hint="eastAsia"/>
            <w:i/>
            <w:iCs/>
            <w:szCs w:val="20"/>
          </w:rPr>
          <w:t>”</w:t>
        </w:r>
        <w:r w:rsidR="004C7E34" w:rsidRPr="004C7E34">
          <w:rPr>
            <w:rFonts w:ascii="Times New Roman" w:hAnsi="Times New Roman" w:cs="Times New Roman"/>
            <w:i/>
            <w:iCs/>
            <w:szCs w:val="20"/>
          </w:rPr>
          <w:t>.</w:t>
        </w:r>
      </w:ins>
    </w:p>
    <w:p w14:paraId="0FF1ECF6" w14:textId="17846569" w:rsidR="00C34EB1" w:rsidRPr="00556E25" w:rsidRDefault="00C34EB1" w:rsidP="00C34EB1">
      <w:pPr>
        <w:rPr>
          <w:ins w:id="1875" w:author="Yali Chen" w:date="2025-12-17T10:36:00Z" w16du:dateUtc="2025-12-17T02:36:00Z"/>
          <w:rFonts w:ascii="Times New Roman" w:hAnsi="Times New Roman" w:cs="Times New Roman"/>
          <w:i/>
          <w:iCs/>
          <w:strike/>
          <w:color w:val="EE0000"/>
          <w:szCs w:val="20"/>
          <w:highlight w:val="yellow"/>
          <w:rPrChange w:id="1876" w:author="Yali Chen" w:date="2026-01-27T11:41:00Z" w16du:dateUtc="2026-01-27T03:41:00Z">
            <w:rPr>
              <w:ins w:id="1877" w:author="Yali Chen" w:date="2025-12-17T10:36:00Z" w16du:dateUtc="2025-12-17T02:36:00Z"/>
              <w:rFonts w:ascii="Times New Roman" w:hAnsi="Times New Roman" w:cs="Times New Roman"/>
              <w:i/>
              <w:iCs/>
              <w:szCs w:val="20"/>
            </w:rPr>
          </w:rPrChange>
        </w:rPr>
      </w:pPr>
      <w:ins w:id="1878" w:author="Yali Chen" w:date="2025-12-17T10:36:00Z" w16du:dateUtc="2025-12-17T02:36:00Z">
        <w:r w:rsidRPr="00556E25">
          <w:rPr>
            <w:rFonts w:ascii="Times New Roman" w:hAnsi="Times New Roman" w:cs="Times New Roman"/>
            <w:i/>
            <w:iCs/>
            <w:strike/>
            <w:color w:val="EE0000"/>
            <w:szCs w:val="20"/>
            <w:highlight w:val="yellow"/>
            <w:rPrChange w:id="1879" w:author="Yali Chen" w:date="2026-01-27T11:41:00Z" w16du:dateUtc="2026-01-27T03:41:00Z">
              <w:rPr>
                <w:rFonts w:ascii="Times New Roman" w:hAnsi="Times New Roman" w:cs="Times New Roman"/>
                <w:i/>
                <w:iCs/>
                <w:szCs w:val="20"/>
              </w:rPr>
            </w:rPrChange>
          </w:rPr>
          <w:t xml:space="preserve">Generic drug name: </w:t>
        </w:r>
      </w:ins>
      <w:ins w:id="1880" w:author="Yali Chen" w:date="2025-12-18T09:42:00Z" w16du:dateUtc="2025-12-18T01:42:00Z">
        <w:r w:rsidR="006670F0" w:rsidRPr="00556E25">
          <w:rPr>
            <w:rFonts w:ascii="Times New Roman" w:hAnsi="Times New Roman" w:cs="Times New Roman"/>
            <w:i/>
            <w:iCs/>
            <w:strike/>
            <w:color w:val="EE0000"/>
            <w:szCs w:val="20"/>
            <w:highlight w:val="yellow"/>
            <w:rPrChange w:id="1881" w:author="Yali Chen" w:date="2026-01-27T11:41:00Z" w16du:dateUtc="2026-01-27T03:41:00Z">
              <w:rPr>
                <w:rFonts w:ascii="Times New Roman" w:hAnsi="Times New Roman" w:cs="Times New Roman"/>
                <w:i/>
                <w:iCs/>
                <w:szCs w:val="20"/>
              </w:rPr>
            </w:rPrChange>
          </w:rPr>
          <w:t>PN of “</w:t>
        </w:r>
      </w:ins>
      <w:ins w:id="1882" w:author="Yali Chen" w:date="2025-12-17T10:36:00Z" w16du:dateUtc="2025-12-17T02:36:00Z">
        <w:r w:rsidRPr="00556E25">
          <w:rPr>
            <w:rFonts w:ascii="Times New Roman" w:hAnsi="Times New Roman" w:cs="Times New Roman"/>
            <w:i/>
            <w:iCs/>
            <w:strike/>
            <w:color w:val="EE0000"/>
            <w:szCs w:val="20"/>
            <w:highlight w:val="yellow"/>
            <w:rPrChange w:id="1883" w:author="Yali Chen" w:date="2026-01-27T11:41:00Z" w16du:dateUtc="2026-01-27T03:41:00Z">
              <w:rPr>
                <w:rFonts w:ascii="Times New Roman" w:hAnsi="Times New Roman" w:cs="Times New Roman"/>
                <w:i/>
                <w:iCs/>
                <w:szCs w:val="20"/>
              </w:rPr>
            </w:rPrChange>
          </w:rPr>
          <w:t>MSC, Tocilizumab, CTX, PLEX, IVIg, CsA, MTX, RTX, MMF, FK506, Steroid.</w:t>
        </w:r>
      </w:ins>
      <w:ins w:id="1884" w:author="Yali Chen" w:date="2025-12-18T09:43:00Z" w16du:dateUtc="2025-12-18T01:43:00Z">
        <w:r w:rsidR="006670F0" w:rsidRPr="00556E25">
          <w:rPr>
            <w:rFonts w:ascii="Times New Roman" w:hAnsi="Times New Roman" w:cs="Times New Roman"/>
            <w:i/>
            <w:iCs/>
            <w:strike/>
            <w:color w:val="EE0000"/>
            <w:szCs w:val="20"/>
            <w:highlight w:val="yellow"/>
            <w:rPrChange w:id="1885" w:author="Yali Chen" w:date="2026-01-27T11:41:00Z" w16du:dateUtc="2026-01-27T03:41:00Z">
              <w:rPr>
                <w:rFonts w:ascii="Times New Roman" w:hAnsi="Times New Roman" w:cs="Times New Roman"/>
                <w:i/>
                <w:iCs/>
                <w:szCs w:val="20"/>
              </w:rPr>
            </w:rPrChange>
          </w:rPr>
          <w:t>”</w:t>
        </w:r>
      </w:ins>
      <w:ins w:id="1886" w:author="Yali Chen" w:date="2025-12-29T16:34:00Z" w16du:dateUtc="2025-12-29T08:34:00Z">
        <w:r w:rsidR="00585094" w:rsidRPr="00556E25">
          <w:rPr>
            <w:rFonts w:ascii="Times New Roman" w:hAnsi="Times New Roman" w:cs="Times New Roman"/>
            <w:i/>
            <w:iCs/>
            <w:strike/>
            <w:color w:val="EE0000"/>
            <w:highlight w:val="yellow"/>
            <w:rPrChange w:id="1887" w:author="Yali Chen" w:date="2026-01-27T11:41:00Z" w16du:dateUtc="2026-01-27T03:41:00Z">
              <w:rPr>
                <w:rFonts w:ascii="Times New Roman" w:hAnsi="Times New Roman" w:cs="Times New Roman"/>
                <w:i/>
                <w:iCs/>
              </w:rPr>
            </w:rPrChange>
          </w:rPr>
          <w:t xml:space="preserve"> </w:t>
        </w:r>
      </w:ins>
      <w:ins w:id="1888" w:author="Yali Chen" w:date="2025-12-29T16:34:00Z">
        <w:r w:rsidR="00585094" w:rsidRPr="00556E25">
          <w:rPr>
            <w:rFonts w:ascii="Times New Roman" w:hAnsi="Times New Roman" w:cs="Times New Roman"/>
            <w:i/>
            <w:iCs/>
            <w:strike/>
            <w:color w:val="EE0000"/>
            <w:szCs w:val="20"/>
            <w:highlight w:val="yellow"/>
            <w:rPrChange w:id="1889" w:author="Yali Chen" w:date="2026-01-27T11:41:00Z" w16du:dateUtc="2026-01-27T03:41:00Z">
              <w:rPr>
                <w:rFonts w:ascii="Times New Roman" w:hAnsi="Times New Roman" w:cs="Times New Roman"/>
                <w:i/>
                <w:iCs/>
                <w:szCs w:val="20"/>
              </w:rPr>
            </w:rPrChange>
          </w:rPr>
          <w:t>from item “medication name”</w:t>
        </w:r>
      </w:ins>
      <w:ins w:id="1890" w:author="Yali Chen" w:date="2025-12-17T10:36:00Z" w16du:dateUtc="2025-12-17T02:36:00Z">
        <w:r w:rsidRPr="00556E25">
          <w:rPr>
            <w:rFonts w:ascii="Times New Roman" w:hAnsi="Times New Roman" w:cs="Times New Roman"/>
            <w:strike/>
            <w:color w:val="EE0000"/>
            <w:highlight w:val="yellow"/>
            <w:rPrChange w:id="1891" w:author="Yali Chen" w:date="2026-01-27T11:41:00Z" w16du:dateUtc="2026-01-27T03:41:00Z">
              <w:rPr>
                <w:rFonts w:ascii="Times New Roman" w:hAnsi="Times New Roman" w:cs="Times New Roman"/>
              </w:rPr>
            </w:rPrChange>
          </w:rPr>
          <w:t xml:space="preserve"> </w:t>
        </w:r>
      </w:ins>
    </w:p>
    <w:p w14:paraId="4F1C438D" w14:textId="071061AA" w:rsidR="00C34EB1" w:rsidRPr="00EF3BE9" w:rsidRDefault="00D80746" w:rsidP="00C34EB1">
      <w:pPr>
        <w:rPr>
          <w:ins w:id="1892" w:author="Yali Chen" w:date="2025-12-18T10:36:00Z" w16du:dateUtc="2025-12-18T02:36:00Z"/>
          <w:rFonts w:ascii="Times New Roman" w:hAnsi="Times New Roman" w:cs="Times New Roman"/>
          <w:i/>
          <w:iCs/>
          <w:strike/>
          <w:color w:val="EE0000"/>
          <w:szCs w:val="20"/>
          <w:rPrChange w:id="1893" w:author="Yali Chen" w:date="2026-01-27T11:28:00Z" w16du:dateUtc="2026-01-27T03:28:00Z">
            <w:rPr>
              <w:ins w:id="1894" w:author="Yali Chen" w:date="2025-12-18T10:36:00Z" w16du:dateUtc="2025-12-18T02:36:00Z"/>
              <w:rFonts w:ascii="Times New Roman" w:hAnsi="Times New Roman" w:cs="Times New Roman"/>
              <w:i/>
              <w:iCs/>
              <w:szCs w:val="20"/>
            </w:rPr>
          </w:rPrChange>
        </w:rPr>
      </w:pPr>
      <w:ins w:id="1895" w:author="Yali Chen" w:date="2025-12-18T09:43:00Z" w16du:dateUtc="2025-12-18T01:43:00Z">
        <w:r w:rsidRPr="00556E25">
          <w:rPr>
            <w:rFonts w:ascii="Times New Roman" w:hAnsi="Times New Roman" w:cs="Times New Roman"/>
            <w:i/>
            <w:iCs/>
            <w:strike/>
            <w:color w:val="EE0000"/>
            <w:szCs w:val="20"/>
            <w:highlight w:val="yellow"/>
            <w:rPrChange w:id="1896" w:author="Yali Chen" w:date="2026-01-27T11:41:00Z" w16du:dateUtc="2026-01-27T03:41:00Z">
              <w:rPr>
                <w:rFonts w:ascii="Times New Roman" w:hAnsi="Times New Roman" w:cs="Times New Roman"/>
                <w:i/>
                <w:iCs/>
                <w:szCs w:val="20"/>
              </w:rPr>
            </w:rPrChange>
          </w:rPr>
          <w:t>T</w:t>
        </w:r>
      </w:ins>
      <w:ins w:id="1897" w:author="Yali Chen" w:date="2025-12-17T10:36:00Z" w16du:dateUtc="2025-12-17T02:36:00Z">
        <w:r w:rsidR="00C34EB1" w:rsidRPr="00556E25">
          <w:rPr>
            <w:rFonts w:ascii="Times New Roman" w:hAnsi="Times New Roman" w:cs="Times New Roman"/>
            <w:i/>
            <w:iCs/>
            <w:strike/>
            <w:color w:val="EE0000"/>
            <w:szCs w:val="20"/>
            <w:highlight w:val="yellow"/>
            <w:rPrChange w:id="1898" w:author="Yali Chen" w:date="2026-01-27T11:41:00Z" w16du:dateUtc="2026-01-27T03:41:00Z">
              <w:rPr>
                <w:rFonts w:ascii="Times New Roman" w:hAnsi="Times New Roman" w:cs="Times New Roman"/>
                <w:i/>
                <w:iCs/>
                <w:szCs w:val="20"/>
              </w:rPr>
            </w:rPrChange>
          </w:rPr>
          <w:t xml:space="preserve">hese drugs will be found by </w:t>
        </w:r>
      </w:ins>
      <w:ins w:id="1899" w:author="Yali Chen" w:date="2025-12-18T09:43:00Z" w16du:dateUtc="2025-12-18T01:43:00Z">
        <w:r w:rsidR="006670F0" w:rsidRPr="00556E25">
          <w:rPr>
            <w:rFonts w:ascii="Times New Roman" w:hAnsi="Times New Roman" w:cs="Times New Roman"/>
            <w:i/>
            <w:iCs/>
            <w:strike/>
            <w:color w:val="EE0000"/>
            <w:szCs w:val="20"/>
            <w:highlight w:val="yellow"/>
            <w:rPrChange w:id="1900" w:author="Yali Chen" w:date="2026-01-27T11:41:00Z" w16du:dateUtc="2026-01-27T03:41:00Z">
              <w:rPr>
                <w:rFonts w:ascii="Times New Roman" w:hAnsi="Times New Roman" w:cs="Times New Roman"/>
                <w:i/>
                <w:iCs/>
                <w:szCs w:val="20"/>
              </w:rPr>
            </w:rPrChange>
          </w:rPr>
          <w:t>ATC/</w:t>
        </w:r>
      </w:ins>
      <w:ins w:id="1901" w:author="Yali Chen" w:date="2025-12-17T10:36:00Z" w16du:dateUtc="2025-12-17T02:36:00Z">
        <w:r w:rsidR="00C34EB1" w:rsidRPr="00556E25">
          <w:rPr>
            <w:rFonts w:ascii="Times New Roman" w:hAnsi="Times New Roman" w:cs="Times New Roman"/>
            <w:i/>
            <w:iCs/>
            <w:strike/>
            <w:color w:val="EE0000"/>
            <w:szCs w:val="20"/>
            <w:highlight w:val="yellow"/>
            <w:rPrChange w:id="1902" w:author="Yali Chen" w:date="2026-01-27T11:41:00Z" w16du:dateUtc="2026-01-27T03:41:00Z">
              <w:rPr>
                <w:rFonts w:ascii="Times New Roman" w:hAnsi="Times New Roman" w:cs="Times New Roman"/>
                <w:i/>
                <w:iCs/>
                <w:szCs w:val="20"/>
              </w:rPr>
            </w:rPrChange>
          </w:rPr>
          <w:t>PN after WHO Drug Dictionary (March 1, 2025, or higher) coding.</w:t>
        </w:r>
      </w:ins>
    </w:p>
    <w:p w14:paraId="5354BD13" w14:textId="77777777" w:rsidR="00C876A4" w:rsidRPr="00FD35A8" w:rsidRDefault="00C876A4" w:rsidP="00C34EB1">
      <w:pPr>
        <w:rPr>
          <w:ins w:id="1903" w:author="Yali Chen" w:date="2025-12-18T10:36:00Z" w16du:dateUtc="2025-12-18T02:36:00Z"/>
          <w:rFonts w:ascii="Times New Roman" w:hAnsi="Times New Roman" w:cs="Times New Roman"/>
          <w:i/>
          <w:iCs/>
          <w:szCs w:val="20"/>
        </w:rPr>
      </w:pPr>
    </w:p>
    <w:p w14:paraId="362D17A8" w14:textId="77777777" w:rsidR="00C876A4" w:rsidRPr="00FD35A8" w:rsidRDefault="00C876A4" w:rsidP="00C34EB1">
      <w:pPr>
        <w:rPr>
          <w:ins w:id="1904" w:author="Yali Chen" w:date="2025-12-17T10:36:00Z" w16du:dateUtc="2025-12-17T02:36:00Z"/>
          <w:rFonts w:ascii="Times New Roman" w:hAnsi="Times New Roman" w:cs="Times New Roman"/>
          <w:i/>
          <w:iCs/>
          <w:szCs w:val="20"/>
        </w:rPr>
      </w:pPr>
    </w:p>
    <w:p w14:paraId="2441B7F9" w14:textId="77777777" w:rsidR="00C34EB1" w:rsidRPr="00FD35A8" w:rsidRDefault="00C34EB1" w:rsidP="00C05CBE">
      <w:pPr>
        <w:rPr>
          <w:rFonts w:ascii="Times New Roman" w:hAnsi="Times New Roman" w:cs="Times New Roman"/>
          <w:szCs w:val="20"/>
        </w:rPr>
      </w:pPr>
    </w:p>
    <w:p w14:paraId="48C554EF" w14:textId="77777777" w:rsidR="00C05CBE" w:rsidRPr="00FD35A8" w:rsidRDefault="00C05CBE" w:rsidP="00C05CBE">
      <w:pPr>
        <w:widowControl/>
        <w:rPr>
          <w:rFonts w:ascii="Times New Roman" w:hAnsi="Times New Roman" w:cs="Times New Roman"/>
          <w:szCs w:val="20"/>
        </w:rPr>
      </w:pPr>
      <w:r w:rsidRPr="00FD35A8">
        <w:rPr>
          <w:rFonts w:ascii="Times New Roman" w:hAnsi="Times New Roman" w:cs="Times New Roman"/>
          <w:szCs w:val="20"/>
        </w:rPr>
        <w:br w:type="page"/>
      </w:r>
    </w:p>
    <w:p w14:paraId="1D7ABE08" w14:textId="4C2DFBFF" w:rsidR="0024693F" w:rsidRPr="00FD35A8" w:rsidRDefault="0024693F" w:rsidP="0024693F">
      <w:pPr>
        <w:pStyle w:val="TFLshelltitle1"/>
        <w:rPr>
          <w:rStyle w:val="Heading3Char1"/>
          <w:rFonts w:eastAsiaTheme="majorEastAsia"/>
          <w:b/>
          <w:kern w:val="0"/>
          <w:sz w:val="20"/>
          <w:szCs w:val="20"/>
          <w:lang w:eastAsia="zh-CN"/>
        </w:rPr>
      </w:pPr>
      <w:bookmarkStart w:id="1905" w:name="_Toc217918913"/>
      <w:r w:rsidRPr="00FD35A8">
        <w:rPr>
          <w:rStyle w:val="Heading3Char1"/>
          <w:rFonts w:eastAsia="宋体"/>
          <w:b/>
          <w:bCs/>
          <w:color w:val="000000"/>
          <w:sz w:val="20"/>
          <w:szCs w:val="20"/>
          <w:lang w:eastAsia="zh-CN"/>
        </w:rPr>
        <w:t>Listing 14.1.</w:t>
      </w:r>
      <w:r w:rsidR="00B547C4" w:rsidRPr="00FD35A8">
        <w:rPr>
          <w:rStyle w:val="Heading3Char1"/>
          <w:rFonts w:eastAsia="宋体"/>
          <w:b/>
          <w:bCs/>
          <w:color w:val="000000"/>
          <w:sz w:val="20"/>
          <w:szCs w:val="20"/>
          <w:lang w:eastAsia="zh-CN"/>
        </w:rPr>
        <w:t>5</w:t>
      </w:r>
      <w:r w:rsidRPr="00FD35A8">
        <w:rPr>
          <w:rStyle w:val="Heading3Char1"/>
          <w:rFonts w:eastAsia="宋体"/>
          <w:b/>
          <w:bCs/>
          <w:color w:val="000000"/>
          <w:sz w:val="20"/>
          <w:szCs w:val="20"/>
          <w:lang w:eastAsia="zh-CN"/>
        </w:rPr>
        <w:t xml:space="preserve">.1 </w:t>
      </w:r>
      <w:r w:rsidR="00B547C4" w:rsidRPr="00FD35A8">
        <w:rPr>
          <w:szCs w:val="20"/>
          <w:lang w:eastAsia="zh-CN"/>
        </w:rPr>
        <w:t>Bridging Therapy</w:t>
      </w:r>
      <w:r w:rsidRPr="00FD35A8">
        <w:rPr>
          <w:szCs w:val="20"/>
          <w:lang w:eastAsia="zh-CN"/>
        </w:rPr>
        <w:t xml:space="preserve"> (&lt;&lt;IIM Cohort&gt;&gt; Full Analysis Set)</w:t>
      </w:r>
      <w:bookmarkEnd w:id="1905"/>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16"/>
        <w:gridCol w:w="2221"/>
        <w:gridCol w:w="2616"/>
        <w:gridCol w:w="3028"/>
        <w:gridCol w:w="3051"/>
        <w:gridCol w:w="1038"/>
      </w:tblGrid>
      <w:tr w:rsidR="0024693F" w:rsidRPr="00FD35A8" w14:paraId="44BBE55B" w14:textId="77777777" w:rsidTr="006921A2">
        <w:trPr>
          <w:trHeight w:val="285"/>
        </w:trPr>
        <w:tc>
          <w:tcPr>
            <w:tcW w:w="2616" w:type="dxa"/>
            <w:tcBorders>
              <w:top w:val="single" w:sz="4" w:space="0" w:color="auto"/>
            </w:tcBorders>
            <w:noWrap/>
            <w:hideMark/>
          </w:tcPr>
          <w:p w14:paraId="08D8FF91" w14:textId="0C3FAEA0" w:rsidR="0024693F" w:rsidRPr="00FD35A8" w:rsidRDefault="0024693F" w:rsidP="006921A2">
            <w:pPr>
              <w:rPr>
                <w:rFonts w:ascii="Times New Roman" w:hAnsi="Times New Roman"/>
              </w:rPr>
            </w:pPr>
            <w:r w:rsidRPr="00FD35A8">
              <w:rPr>
                <w:rFonts w:ascii="Times New Roman" w:hAnsi="Times New Roman"/>
              </w:rPr>
              <w:t xml:space="preserve">Subject </w:t>
            </w:r>
            <w:r w:rsidR="009C7C4D" w:rsidRPr="00FD35A8">
              <w:rPr>
                <w:rFonts w:ascii="Times New Roman" w:hAnsi="Times New Roman"/>
                <w:lang w:eastAsia="zh-CN"/>
              </w:rPr>
              <w:t>I</w:t>
            </w:r>
            <w:r w:rsidRPr="00FD35A8">
              <w:rPr>
                <w:rFonts w:ascii="Times New Roman" w:hAnsi="Times New Roman"/>
              </w:rPr>
              <w:t>dentifier</w:t>
            </w:r>
          </w:p>
        </w:tc>
        <w:tc>
          <w:tcPr>
            <w:tcW w:w="2221" w:type="dxa"/>
            <w:tcBorders>
              <w:top w:val="single" w:sz="4" w:space="0" w:color="auto"/>
              <w:left w:val="nil"/>
              <w:bottom w:val="nil"/>
              <w:right w:val="nil"/>
            </w:tcBorders>
            <w:vAlign w:val="center"/>
            <w:hideMark/>
          </w:tcPr>
          <w:p w14:paraId="07D11C2B" w14:textId="77777777" w:rsidR="0024693F" w:rsidRPr="00FD35A8" w:rsidRDefault="0024693F" w:rsidP="006921A2">
            <w:pPr>
              <w:jc w:val="center"/>
              <w:rPr>
                <w:rFonts w:ascii="Times New Roman" w:hAnsi="Times New Roman"/>
              </w:rPr>
            </w:pPr>
            <w:r w:rsidRPr="00FD35A8">
              <w:rPr>
                <w:rFonts w:ascii="Times New Roman" w:eastAsia="等线" w:hAnsi="Times New Roman"/>
                <w:color w:val="000000"/>
              </w:rPr>
              <w:t>E1301001</w:t>
            </w:r>
          </w:p>
        </w:tc>
        <w:tc>
          <w:tcPr>
            <w:tcW w:w="2616" w:type="dxa"/>
            <w:tcBorders>
              <w:top w:val="single" w:sz="4" w:space="0" w:color="auto"/>
              <w:left w:val="nil"/>
              <w:bottom w:val="nil"/>
              <w:right w:val="nil"/>
            </w:tcBorders>
            <w:noWrap/>
            <w:vAlign w:val="center"/>
            <w:hideMark/>
          </w:tcPr>
          <w:p w14:paraId="7C3263D3" w14:textId="77777777" w:rsidR="0024693F" w:rsidRPr="00FD35A8" w:rsidRDefault="0024693F" w:rsidP="006921A2">
            <w:pPr>
              <w:jc w:val="center"/>
              <w:rPr>
                <w:rFonts w:ascii="Times New Roman" w:hAnsi="Times New Roman"/>
              </w:rPr>
            </w:pPr>
            <w:r w:rsidRPr="00FD35A8">
              <w:rPr>
                <w:rFonts w:ascii="Times New Roman" w:eastAsia="等线" w:hAnsi="Times New Roman"/>
                <w:color w:val="000000"/>
              </w:rPr>
              <w:t>E1301002</w:t>
            </w:r>
          </w:p>
        </w:tc>
        <w:tc>
          <w:tcPr>
            <w:tcW w:w="3028" w:type="dxa"/>
            <w:tcBorders>
              <w:top w:val="single" w:sz="4" w:space="0" w:color="auto"/>
              <w:left w:val="nil"/>
              <w:bottom w:val="nil"/>
              <w:right w:val="nil"/>
            </w:tcBorders>
            <w:vAlign w:val="center"/>
            <w:hideMark/>
          </w:tcPr>
          <w:p w14:paraId="342C9D6C" w14:textId="77777777" w:rsidR="0024693F" w:rsidRPr="00FD35A8" w:rsidRDefault="0024693F" w:rsidP="006921A2">
            <w:pPr>
              <w:jc w:val="center"/>
              <w:rPr>
                <w:rFonts w:ascii="Times New Roman" w:hAnsi="Times New Roman"/>
              </w:rPr>
            </w:pPr>
            <w:r w:rsidRPr="00FD35A8">
              <w:rPr>
                <w:rFonts w:ascii="Times New Roman" w:eastAsia="等线" w:hAnsi="Times New Roman"/>
                <w:color w:val="000000"/>
              </w:rPr>
              <w:t>E1301003</w:t>
            </w:r>
          </w:p>
        </w:tc>
        <w:tc>
          <w:tcPr>
            <w:tcW w:w="3051" w:type="dxa"/>
            <w:tcBorders>
              <w:top w:val="single" w:sz="4" w:space="0" w:color="auto"/>
              <w:left w:val="nil"/>
              <w:bottom w:val="nil"/>
              <w:right w:val="nil"/>
            </w:tcBorders>
            <w:vAlign w:val="center"/>
            <w:hideMark/>
          </w:tcPr>
          <w:p w14:paraId="2EA0172B" w14:textId="77777777" w:rsidR="0024693F" w:rsidRPr="00FD35A8" w:rsidRDefault="0024693F" w:rsidP="006921A2">
            <w:pPr>
              <w:jc w:val="center"/>
              <w:rPr>
                <w:rFonts w:ascii="Times New Roman" w:hAnsi="Times New Roman"/>
              </w:rPr>
            </w:pPr>
            <w:r w:rsidRPr="00FD35A8">
              <w:rPr>
                <w:rFonts w:ascii="Times New Roman" w:eastAsia="等线" w:hAnsi="Times New Roman"/>
                <w:color w:val="000000"/>
              </w:rPr>
              <w:t>E130100</w:t>
            </w:r>
            <w:del w:id="1906" w:author="Yali Chen" w:date="2025-12-18T09:43:00Z" w16du:dateUtc="2025-12-18T01:43:00Z">
              <w:r w:rsidRPr="00FD35A8" w:rsidDel="00D80746">
                <w:rPr>
                  <w:rFonts w:ascii="Times New Roman" w:eastAsia="等线" w:hAnsi="Times New Roman"/>
                  <w:color w:val="000000"/>
                </w:rPr>
                <w:delText>1</w:delText>
              </w:r>
            </w:del>
            <w:r w:rsidRPr="00FD35A8">
              <w:rPr>
                <w:rFonts w:ascii="Times New Roman" w:eastAsia="等线" w:hAnsi="Times New Roman"/>
                <w:color w:val="000000"/>
              </w:rPr>
              <w:t>4</w:t>
            </w:r>
          </w:p>
        </w:tc>
        <w:tc>
          <w:tcPr>
            <w:tcW w:w="1038" w:type="dxa"/>
            <w:tcBorders>
              <w:top w:val="single" w:sz="4" w:space="0" w:color="auto"/>
              <w:left w:val="nil"/>
              <w:bottom w:val="nil"/>
              <w:right w:val="nil"/>
            </w:tcBorders>
            <w:vAlign w:val="center"/>
            <w:hideMark/>
          </w:tcPr>
          <w:p w14:paraId="4EA5ABC8" w14:textId="77777777" w:rsidR="0024693F" w:rsidRPr="00FD35A8" w:rsidRDefault="0024693F" w:rsidP="006921A2">
            <w:pPr>
              <w:jc w:val="center"/>
              <w:rPr>
                <w:rFonts w:ascii="Times New Roman" w:hAnsi="Times New Roman"/>
              </w:rPr>
            </w:pPr>
            <w:r w:rsidRPr="00FD35A8">
              <w:rPr>
                <w:rFonts w:ascii="Times New Roman" w:eastAsia="等线" w:hAnsi="Times New Roman"/>
                <w:color w:val="000000"/>
              </w:rPr>
              <w:t>&lt;&lt;…&gt;&gt;</w:t>
            </w:r>
          </w:p>
        </w:tc>
      </w:tr>
      <w:tr w:rsidR="0024693F" w:rsidRPr="00FD35A8" w14:paraId="0BA95D3E" w14:textId="77777777" w:rsidTr="006921A2">
        <w:trPr>
          <w:trHeight w:val="300"/>
        </w:trPr>
        <w:tc>
          <w:tcPr>
            <w:tcW w:w="2616" w:type="dxa"/>
            <w:tcBorders>
              <w:bottom w:val="single" w:sz="4" w:space="0" w:color="auto"/>
            </w:tcBorders>
            <w:hideMark/>
          </w:tcPr>
          <w:p w14:paraId="775ABBC2" w14:textId="5D0A7792" w:rsidR="0024693F" w:rsidRPr="00FD35A8" w:rsidRDefault="0024693F" w:rsidP="006921A2">
            <w:pPr>
              <w:rPr>
                <w:rFonts w:ascii="Times New Roman" w:hAnsi="Times New Roman"/>
              </w:rPr>
            </w:pPr>
            <w:r w:rsidRPr="00FD35A8">
              <w:rPr>
                <w:rFonts w:ascii="Times New Roman" w:hAnsi="Times New Roman"/>
              </w:rPr>
              <w:t xml:space="preserve">&lt;&lt;Treatment </w:t>
            </w:r>
            <w:r w:rsidR="009C7C4D" w:rsidRPr="00FD35A8">
              <w:rPr>
                <w:rFonts w:ascii="Times New Roman" w:hAnsi="Times New Roman"/>
                <w:lang w:eastAsia="zh-CN"/>
              </w:rPr>
              <w:t>G</w:t>
            </w:r>
            <w:r w:rsidRPr="00FD35A8">
              <w:rPr>
                <w:rFonts w:ascii="Times New Roman" w:hAnsi="Times New Roman"/>
              </w:rPr>
              <w:t>roup&gt;&gt;</w:t>
            </w:r>
          </w:p>
        </w:tc>
        <w:tc>
          <w:tcPr>
            <w:tcW w:w="2221" w:type="dxa"/>
            <w:tcBorders>
              <w:top w:val="nil"/>
              <w:left w:val="nil"/>
              <w:bottom w:val="single" w:sz="8" w:space="0" w:color="auto"/>
              <w:right w:val="nil"/>
            </w:tcBorders>
            <w:vAlign w:val="center"/>
            <w:hideMark/>
          </w:tcPr>
          <w:p w14:paraId="6EE1EA4C" w14:textId="77777777" w:rsidR="0024693F" w:rsidRPr="00FD35A8" w:rsidRDefault="0024693F" w:rsidP="006921A2">
            <w:pPr>
              <w:jc w:val="center"/>
              <w:rPr>
                <w:rFonts w:ascii="Times New Roman" w:hAnsi="Times New Roman"/>
              </w:rPr>
            </w:pPr>
            <w:r w:rsidRPr="00FD35A8">
              <w:rPr>
                <w:rFonts w:ascii="Times New Roman" w:hAnsi="Times New Roman"/>
              </w:rPr>
              <w:t>3.0×10</w:t>
            </w:r>
            <w:r w:rsidRPr="00FD35A8">
              <w:rPr>
                <w:rFonts w:ascii="Times New Roman" w:hAnsi="Times New Roman"/>
                <w:vertAlign w:val="superscript"/>
              </w:rPr>
              <w:t>5</w:t>
            </w:r>
            <w:r w:rsidRPr="00FD35A8">
              <w:rPr>
                <w:rFonts w:ascii="Times New Roman" w:hAnsi="Times New Roman"/>
              </w:rPr>
              <w:t xml:space="preserve"> CAR-T</w:t>
            </w:r>
            <w:r w:rsidRPr="00FD35A8">
              <w:rPr>
                <w:rFonts w:ascii="Times New Roman" w:hAnsi="Times New Roman"/>
                <w:lang w:eastAsia="zh-CN"/>
              </w:rPr>
              <w:t xml:space="preserve"> cell</w:t>
            </w:r>
            <w:r w:rsidRPr="00FD35A8">
              <w:rPr>
                <w:rFonts w:ascii="Times New Roman" w:hAnsi="Times New Roman"/>
              </w:rPr>
              <w:t>/kg</w:t>
            </w:r>
          </w:p>
        </w:tc>
        <w:tc>
          <w:tcPr>
            <w:tcW w:w="2616" w:type="dxa"/>
            <w:tcBorders>
              <w:top w:val="nil"/>
              <w:left w:val="nil"/>
              <w:bottom w:val="single" w:sz="8" w:space="0" w:color="auto"/>
              <w:right w:val="nil"/>
            </w:tcBorders>
            <w:vAlign w:val="center"/>
            <w:hideMark/>
          </w:tcPr>
          <w:p w14:paraId="6BE66A4E" w14:textId="77777777" w:rsidR="0024693F" w:rsidRPr="00FD35A8" w:rsidRDefault="0024693F" w:rsidP="006921A2">
            <w:pPr>
              <w:jc w:val="center"/>
              <w:rPr>
                <w:rFonts w:ascii="Times New Roman" w:hAnsi="Times New Roman"/>
              </w:rPr>
            </w:pPr>
            <w:r w:rsidRPr="00FD35A8">
              <w:rPr>
                <w:rFonts w:ascii="Times New Roman" w:hAnsi="Times New Roman"/>
              </w:rPr>
              <w:t>3.0×10</w:t>
            </w:r>
            <w:r w:rsidRPr="00FD35A8">
              <w:rPr>
                <w:rFonts w:ascii="Times New Roman" w:hAnsi="Times New Roman"/>
                <w:vertAlign w:val="superscript"/>
              </w:rPr>
              <w:t>5</w:t>
            </w:r>
            <w:r w:rsidRPr="00FD35A8">
              <w:rPr>
                <w:rFonts w:ascii="Times New Roman" w:hAnsi="Times New Roman"/>
              </w:rPr>
              <w:t xml:space="preserve"> CAR-T</w:t>
            </w:r>
            <w:r w:rsidRPr="00FD35A8">
              <w:rPr>
                <w:rFonts w:ascii="Times New Roman" w:hAnsi="Times New Roman"/>
                <w:lang w:eastAsia="zh-CN"/>
              </w:rPr>
              <w:t xml:space="preserve"> cell</w:t>
            </w:r>
            <w:r w:rsidRPr="00FD35A8">
              <w:rPr>
                <w:rFonts w:ascii="Times New Roman" w:hAnsi="Times New Roman"/>
              </w:rPr>
              <w:t>/kg</w:t>
            </w:r>
          </w:p>
        </w:tc>
        <w:tc>
          <w:tcPr>
            <w:tcW w:w="3028" w:type="dxa"/>
            <w:tcBorders>
              <w:top w:val="nil"/>
              <w:left w:val="nil"/>
              <w:bottom w:val="single" w:sz="8" w:space="0" w:color="auto"/>
              <w:right w:val="nil"/>
            </w:tcBorders>
            <w:vAlign w:val="center"/>
            <w:hideMark/>
          </w:tcPr>
          <w:p w14:paraId="0189268E" w14:textId="77777777" w:rsidR="0024693F" w:rsidRPr="00FD35A8" w:rsidRDefault="0024693F" w:rsidP="006921A2">
            <w:pPr>
              <w:jc w:val="center"/>
              <w:rPr>
                <w:rFonts w:ascii="Times New Roman" w:hAnsi="Times New Roman"/>
              </w:rPr>
            </w:pPr>
            <w:r w:rsidRPr="00FD35A8">
              <w:rPr>
                <w:rFonts w:ascii="Times New Roman" w:hAnsi="Times New Roman"/>
              </w:rPr>
              <w:t>3.0×10</w:t>
            </w:r>
            <w:r w:rsidRPr="00FD35A8">
              <w:rPr>
                <w:rFonts w:ascii="Times New Roman" w:hAnsi="Times New Roman"/>
                <w:vertAlign w:val="superscript"/>
              </w:rPr>
              <w:t>5</w:t>
            </w:r>
            <w:r w:rsidRPr="00FD35A8">
              <w:rPr>
                <w:rFonts w:ascii="Times New Roman" w:hAnsi="Times New Roman"/>
              </w:rPr>
              <w:t xml:space="preserve"> CAR-T</w:t>
            </w:r>
            <w:r w:rsidRPr="00FD35A8">
              <w:rPr>
                <w:rFonts w:ascii="Times New Roman" w:hAnsi="Times New Roman"/>
                <w:lang w:eastAsia="zh-CN"/>
              </w:rPr>
              <w:t xml:space="preserve"> cell</w:t>
            </w:r>
            <w:r w:rsidRPr="00FD35A8">
              <w:rPr>
                <w:rFonts w:ascii="Times New Roman" w:hAnsi="Times New Roman"/>
              </w:rPr>
              <w:t>/kg</w:t>
            </w:r>
          </w:p>
        </w:tc>
        <w:tc>
          <w:tcPr>
            <w:tcW w:w="3051" w:type="dxa"/>
            <w:tcBorders>
              <w:top w:val="nil"/>
              <w:left w:val="nil"/>
              <w:bottom w:val="single" w:sz="8" w:space="0" w:color="auto"/>
              <w:right w:val="nil"/>
            </w:tcBorders>
            <w:vAlign w:val="center"/>
            <w:hideMark/>
          </w:tcPr>
          <w:p w14:paraId="0598BE93" w14:textId="77777777" w:rsidR="0024693F" w:rsidRPr="00FD35A8" w:rsidRDefault="0024693F" w:rsidP="006921A2">
            <w:pPr>
              <w:jc w:val="center"/>
              <w:rPr>
                <w:rFonts w:ascii="Times New Roman" w:hAnsi="Times New Roman"/>
              </w:rPr>
            </w:pPr>
            <w:r w:rsidRPr="00FD35A8">
              <w:rPr>
                <w:rFonts w:ascii="Times New Roman" w:hAnsi="Times New Roman"/>
              </w:rPr>
              <w:t>3.0×10</w:t>
            </w:r>
            <w:r w:rsidRPr="00FD35A8">
              <w:rPr>
                <w:rFonts w:ascii="Times New Roman" w:hAnsi="Times New Roman"/>
                <w:vertAlign w:val="superscript"/>
              </w:rPr>
              <w:t>5</w:t>
            </w:r>
            <w:r w:rsidRPr="00FD35A8">
              <w:rPr>
                <w:rFonts w:ascii="Times New Roman" w:hAnsi="Times New Roman"/>
              </w:rPr>
              <w:t xml:space="preserve"> CAR-T</w:t>
            </w:r>
            <w:r w:rsidRPr="00FD35A8">
              <w:rPr>
                <w:rFonts w:ascii="Times New Roman" w:hAnsi="Times New Roman"/>
                <w:lang w:eastAsia="zh-CN"/>
              </w:rPr>
              <w:t xml:space="preserve"> cell</w:t>
            </w:r>
            <w:r w:rsidRPr="00FD35A8">
              <w:rPr>
                <w:rFonts w:ascii="Times New Roman" w:hAnsi="Times New Roman"/>
              </w:rPr>
              <w:t>/kg</w:t>
            </w:r>
          </w:p>
        </w:tc>
        <w:tc>
          <w:tcPr>
            <w:tcW w:w="1038" w:type="dxa"/>
            <w:tcBorders>
              <w:top w:val="nil"/>
              <w:left w:val="nil"/>
              <w:bottom w:val="single" w:sz="8" w:space="0" w:color="auto"/>
              <w:right w:val="nil"/>
            </w:tcBorders>
            <w:vAlign w:val="center"/>
            <w:hideMark/>
          </w:tcPr>
          <w:p w14:paraId="4FD3CE97" w14:textId="77777777" w:rsidR="0024693F" w:rsidRPr="00FD35A8" w:rsidRDefault="0024693F" w:rsidP="006921A2">
            <w:pPr>
              <w:jc w:val="center"/>
              <w:rPr>
                <w:rFonts w:ascii="Times New Roman" w:hAnsi="Times New Roman"/>
              </w:rPr>
            </w:pPr>
          </w:p>
        </w:tc>
      </w:tr>
      <w:tr w:rsidR="008A1701" w:rsidRPr="00FD35A8" w14:paraId="56E2B763" w14:textId="77777777" w:rsidTr="006921A2">
        <w:trPr>
          <w:trHeight w:val="285"/>
        </w:trPr>
        <w:tc>
          <w:tcPr>
            <w:tcW w:w="2616" w:type="dxa"/>
            <w:tcBorders>
              <w:top w:val="nil"/>
              <w:left w:val="nil"/>
              <w:bottom w:val="nil"/>
              <w:right w:val="nil"/>
            </w:tcBorders>
            <w:shd w:val="clear" w:color="000000" w:fill="FFFFFF"/>
            <w:vAlign w:val="center"/>
          </w:tcPr>
          <w:p w14:paraId="7B6ADAB4" w14:textId="77777777" w:rsidR="008A1701" w:rsidRPr="00FD35A8" w:rsidRDefault="008A1701" w:rsidP="008A1701">
            <w:pPr>
              <w:rPr>
                <w:rFonts w:ascii="Times New Roman" w:hAnsi="Times New Roman"/>
                <w:lang w:eastAsia="zh-CN"/>
              </w:rPr>
            </w:pPr>
            <w:r w:rsidRPr="00FD35A8">
              <w:rPr>
                <w:rFonts w:ascii="Times New Roman" w:hAnsi="Times New Roman"/>
                <w:lang w:eastAsia="zh-CN"/>
              </w:rPr>
              <w:t>ATC #1</w:t>
            </w:r>
          </w:p>
        </w:tc>
        <w:tc>
          <w:tcPr>
            <w:tcW w:w="2221" w:type="dxa"/>
            <w:tcBorders>
              <w:top w:val="nil"/>
              <w:left w:val="nil"/>
              <w:bottom w:val="nil"/>
              <w:right w:val="nil"/>
            </w:tcBorders>
            <w:vAlign w:val="center"/>
          </w:tcPr>
          <w:p w14:paraId="4D551AA9" w14:textId="41BE5B5E" w:rsidR="008A1701" w:rsidRPr="00FD35A8" w:rsidRDefault="008A1701" w:rsidP="008A1701">
            <w:pPr>
              <w:jc w:val="center"/>
              <w:rPr>
                <w:rFonts w:ascii="Times New Roman" w:hAnsi="Times New Roman"/>
              </w:rPr>
            </w:pPr>
            <w:r w:rsidRPr="00FD35A8">
              <w:rPr>
                <w:rFonts w:ascii="Times New Roman" w:eastAsia="等线" w:hAnsi="Times New Roman"/>
                <w:color w:val="000000"/>
                <w:sz w:val="18"/>
                <w:szCs w:val="18"/>
              </w:rPr>
              <w:t>+</w:t>
            </w:r>
          </w:p>
        </w:tc>
        <w:tc>
          <w:tcPr>
            <w:tcW w:w="2616" w:type="dxa"/>
            <w:tcBorders>
              <w:top w:val="nil"/>
              <w:left w:val="nil"/>
              <w:bottom w:val="nil"/>
              <w:right w:val="nil"/>
            </w:tcBorders>
            <w:vAlign w:val="center"/>
          </w:tcPr>
          <w:p w14:paraId="54EC9531" w14:textId="3EC405F5" w:rsidR="008A1701" w:rsidRPr="00FD35A8" w:rsidRDefault="008A1701" w:rsidP="008A1701">
            <w:pPr>
              <w:jc w:val="center"/>
              <w:rPr>
                <w:rFonts w:ascii="Times New Roman" w:hAnsi="Times New Roman"/>
              </w:rPr>
            </w:pPr>
            <w:r w:rsidRPr="00FD35A8">
              <w:rPr>
                <w:rFonts w:ascii="Times New Roman" w:eastAsia="等线" w:hAnsi="Times New Roman"/>
                <w:color w:val="000000"/>
                <w:sz w:val="18"/>
                <w:szCs w:val="18"/>
              </w:rPr>
              <w:t>-</w:t>
            </w:r>
          </w:p>
        </w:tc>
        <w:tc>
          <w:tcPr>
            <w:tcW w:w="3028" w:type="dxa"/>
            <w:tcBorders>
              <w:top w:val="nil"/>
              <w:left w:val="nil"/>
              <w:bottom w:val="nil"/>
              <w:right w:val="nil"/>
            </w:tcBorders>
            <w:vAlign w:val="center"/>
          </w:tcPr>
          <w:p w14:paraId="132463CD" w14:textId="0125558F" w:rsidR="008A1701" w:rsidRPr="00FD35A8" w:rsidRDefault="008A1701" w:rsidP="008A1701">
            <w:pPr>
              <w:jc w:val="center"/>
              <w:rPr>
                <w:rFonts w:ascii="Times New Roman" w:hAnsi="Times New Roman"/>
              </w:rPr>
            </w:pPr>
            <w:r w:rsidRPr="00FD35A8">
              <w:rPr>
                <w:rFonts w:ascii="Times New Roman" w:eastAsia="等线" w:hAnsi="Times New Roman"/>
                <w:color w:val="000000"/>
                <w:sz w:val="18"/>
                <w:szCs w:val="18"/>
              </w:rPr>
              <w:t>-</w:t>
            </w:r>
          </w:p>
        </w:tc>
        <w:tc>
          <w:tcPr>
            <w:tcW w:w="3051" w:type="dxa"/>
            <w:tcBorders>
              <w:top w:val="nil"/>
              <w:left w:val="nil"/>
              <w:bottom w:val="nil"/>
              <w:right w:val="nil"/>
            </w:tcBorders>
            <w:vAlign w:val="center"/>
          </w:tcPr>
          <w:p w14:paraId="761571A2" w14:textId="1050025A" w:rsidR="008A1701" w:rsidRPr="00FD35A8" w:rsidRDefault="008A1701" w:rsidP="008A1701">
            <w:pPr>
              <w:jc w:val="center"/>
              <w:rPr>
                <w:rFonts w:ascii="Times New Roman" w:hAnsi="Times New Roman"/>
              </w:rPr>
            </w:pPr>
            <w:r w:rsidRPr="00FD35A8">
              <w:rPr>
                <w:rFonts w:ascii="Times New Roman" w:eastAsia="等线" w:hAnsi="Times New Roman"/>
                <w:color w:val="000000"/>
                <w:sz w:val="18"/>
                <w:szCs w:val="18"/>
              </w:rPr>
              <w:t>+</w:t>
            </w:r>
          </w:p>
        </w:tc>
        <w:tc>
          <w:tcPr>
            <w:tcW w:w="1038" w:type="dxa"/>
            <w:tcBorders>
              <w:top w:val="nil"/>
              <w:left w:val="nil"/>
              <w:bottom w:val="nil"/>
              <w:right w:val="nil"/>
            </w:tcBorders>
            <w:noWrap/>
            <w:vAlign w:val="center"/>
          </w:tcPr>
          <w:p w14:paraId="2FB53C9A" w14:textId="68770166" w:rsidR="008A1701" w:rsidRPr="00FD35A8" w:rsidRDefault="008A1701" w:rsidP="008A1701">
            <w:pPr>
              <w:jc w:val="center"/>
              <w:rPr>
                <w:rFonts w:ascii="Times New Roman" w:hAnsi="Times New Roman"/>
              </w:rPr>
            </w:pPr>
            <w:r w:rsidRPr="00FD35A8">
              <w:rPr>
                <w:rFonts w:ascii="Times New Roman" w:eastAsia="等线" w:hAnsi="Times New Roman"/>
                <w:color w:val="000000"/>
                <w:sz w:val="18"/>
                <w:szCs w:val="18"/>
              </w:rPr>
              <w:t>+</w:t>
            </w:r>
          </w:p>
        </w:tc>
      </w:tr>
      <w:tr w:rsidR="008A1701" w:rsidRPr="00FD35A8" w14:paraId="752ED82A" w14:textId="77777777" w:rsidTr="006921A2">
        <w:trPr>
          <w:trHeight w:val="285"/>
        </w:trPr>
        <w:tc>
          <w:tcPr>
            <w:tcW w:w="2616" w:type="dxa"/>
            <w:tcBorders>
              <w:top w:val="nil"/>
              <w:left w:val="nil"/>
              <w:bottom w:val="nil"/>
              <w:right w:val="nil"/>
            </w:tcBorders>
            <w:vAlign w:val="center"/>
          </w:tcPr>
          <w:p w14:paraId="7F6FD111" w14:textId="023ED7F1" w:rsidR="008A1701" w:rsidRPr="00FD35A8" w:rsidRDefault="008A1701" w:rsidP="008A1701">
            <w:pPr>
              <w:ind w:firstLineChars="100" w:firstLine="200"/>
              <w:rPr>
                <w:rFonts w:ascii="Times New Roman" w:hAnsi="Times New Roman"/>
              </w:rPr>
            </w:pPr>
            <w:r w:rsidRPr="00FD35A8">
              <w:rPr>
                <w:rFonts w:ascii="Times New Roman" w:hAnsi="Times New Roman"/>
              </w:rPr>
              <w:t>Dexamethasone Sodium Phosphate, IV</w:t>
            </w:r>
          </w:p>
        </w:tc>
        <w:tc>
          <w:tcPr>
            <w:tcW w:w="2221" w:type="dxa"/>
            <w:tcBorders>
              <w:top w:val="nil"/>
              <w:left w:val="nil"/>
              <w:bottom w:val="nil"/>
              <w:right w:val="nil"/>
            </w:tcBorders>
            <w:vAlign w:val="center"/>
          </w:tcPr>
          <w:p w14:paraId="7FB47029" w14:textId="387D8F11" w:rsidR="008A1701" w:rsidRPr="00FD35A8" w:rsidRDefault="008A1701" w:rsidP="008A1701">
            <w:pPr>
              <w:jc w:val="center"/>
              <w:rPr>
                <w:rFonts w:ascii="Times New Roman" w:hAnsi="Times New Roman"/>
              </w:rPr>
            </w:pPr>
            <w:r w:rsidRPr="00FD35A8">
              <w:rPr>
                <w:rFonts w:ascii="Times New Roman" w:eastAsia="等线" w:hAnsi="Times New Roman"/>
                <w:color w:val="000000"/>
                <w:sz w:val="18"/>
                <w:szCs w:val="18"/>
              </w:rPr>
              <w:t>-</w:t>
            </w:r>
          </w:p>
        </w:tc>
        <w:tc>
          <w:tcPr>
            <w:tcW w:w="2616" w:type="dxa"/>
            <w:tcBorders>
              <w:top w:val="nil"/>
              <w:left w:val="nil"/>
              <w:bottom w:val="nil"/>
              <w:right w:val="nil"/>
            </w:tcBorders>
            <w:vAlign w:val="center"/>
          </w:tcPr>
          <w:p w14:paraId="483FD6E5" w14:textId="77777777" w:rsidR="008A1701" w:rsidRPr="00FD35A8" w:rsidRDefault="008A1701" w:rsidP="008A1701">
            <w:pPr>
              <w:jc w:val="center"/>
              <w:rPr>
                <w:rFonts w:ascii="Times New Roman" w:hAnsi="Times New Roman"/>
              </w:rPr>
            </w:pPr>
          </w:p>
        </w:tc>
        <w:tc>
          <w:tcPr>
            <w:tcW w:w="3028" w:type="dxa"/>
            <w:tcBorders>
              <w:top w:val="nil"/>
              <w:left w:val="nil"/>
              <w:bottom w:val="nil"/>
              <w:right w:val="nil"/>
            </w:tcBorders>
            <w:vAlign w:val="center"/>
          </w:tcPr>
          <w:p w14:paraId="5423EEB9" w14:textId="77777777" w:rsidR="008A1701" w:rsidRPr="00FD35A8" w:rsidRDefault="008A1701" w:rsidP="008A1701">
            <w:pPr>
              <w:jc w:val="center"/>
              <w:rPr>
                <w:rFonts w:ascii="Times New Roman" w:hAnsi="Times New Roman"/>
              </w:rPr>
            </w:pPr>
          </w:p>
        </w:tc>
        <w:tc>
          <w:tcPr>
            <w:tcW w:w="3051" w:type="dxa"/>
            <w:tcBorders>
              <w:top w:val="nil"/>
              <w:left w:val="nil"/>
              <w:bottom w:val="nil"/>
              <w:right w:val="nil"/>
            </w:tcBorders>
            <w:vAlign w:val="center"/>
          </w:tcPr>
          <w:p w14:paraId="018A1FC1" w14:textId="43E65BA3" w:rsidR="008A1701" w:rsidRPr="00FD35A8" w:rsidRDefault="008A1701" w:rsidP="008A1701">
            <w:pPr>
              <w:jc w:val="center"/>
              <w:rPr>
                <w:rFonts w:ascii="Times New Roman" w:hAnsi="Times New Roman"/>
              </w:rPr>
            </w:pPr>
            <w:r w:rsidRPr="00FD35A8">
              <w:rPr>
                <w:rFonts w:ascii="Times New Roman" w:eastAsia="等线" w:hAnsi="Times New Roman"/>
                <w:color w:val="000000"/>
                <w:sz w:val="18"/>
                <w:szCs w:val="18"/>
              </w:rPr>
              <w:t>-</w:t>
            </w:r>
          </w:p>
        </w:tc>
        <w:tc>
          <w:tcPr>
            <w:tcW w:w="1038" w:type="dxa"/>
            <w:tcBorders>
              <w:top w:val="nil"/>
              <w:left w:val="nil"/>
              <w:bottom w:val="nil"/>
              <w:right w:val="nil"/>
            </w:tcBorders>
            <w:noWrap/>
            <w:vAlign w:val="center"/>
          </w:tcPr>
          <w:p w14:paraId="2AF0DBD9" w14:textId="77565B98" w:rsidR="008A1701" w:rsidRPr="00FD35A8" w:rsidRDefault="008A1701" w:rsidP="008A1701">
            <w:pPr>
              <w:jc w:val="center"/>
              <w:rPr>
                <w:rFonts w:ascii="Times New Roman" w:hAnsi="Times New Roman"/>
              </w:rPr>
            </w:pPr>
            <w:r w:rsidRPr="00FD35A8">
              <w:rPr>
                <w:rFonts w:ascii="Times New Roman" w:eastAsia="等线" w:hAnsi="Times New Roman"/>
                <w:color w:val="000000"/>
                <w:sz w:val="18"/>
                <w:szCs w:val="18"/>
              </w:rPr>
              <w:t>+</w:t>
            </w:r>
          </w:p>
        </w:tc>
      </w:tr>
      <w:tr w:rsidR="008A1701" w:rsidRPr="00FD35A8" w14:paraId="67197FA7" w14:textId="77777777" w:rsidTr="006921A2">
        <w:trPr>
          <w:trHeight w:val="285"/>
        </w:trPr>
        <w:tc>
          <w:tcPr>
            <w:tcW w:w="2616" w:type="dxa"/>
            <w:tcBorders>
              <w:top w:val="nil"/>
              <w:left w:val="nil"/>
              <w:bottom w:val="nil"/>
              <w:right w:val="nil"/>
            </w:tcBorders>
            <w:vAlign w:val="center"/>
          </w:tcPr>
          <w:p w14:paraId="2127C1C7" w14:textId="3FEEE402" w:rsidR="008A1701" w:rsidRPr="00FD35A8" w:rsidRDefault="008A1701" w:rsidP="008A1701">
            <w:pPr>
              <w:ind w:firstLineChars="100" w:firstLine="200"/>
              <w:rPr>
                <w:rFonts w:ascii="Times New Roman" w:hAnsi="Times New Roman"/>
              </w:rPr>
            </w:pPr>
            <w:r w:rsidRPr="00FD35A8">
              <w:rPr>
                <w:rFonts w:ascii="Times New Roman" w:hAnsi="Times New Roman"/>
              </w:rPr>
              <w:t>Methylprednisolone, oral</w:t>
            </w:r>
          </w:p>
        </w:tc>
        <w:tc>
          <w:tcPr>
            <w:tcW w:w="2221" w:type="dxa"/>
            <w:tcBorders>
              <w:top w:val="nil"/>
              <w:left w:val="nil"/>
              <w:bottom w:val="nil"/>
              <w:right w:val="nil"/>
            </w:tcBorders>
            <w:vAlign w:val="center"/>
          </w:tcPr>
          <w:p w14:paraId="0D41AA91" w14:textId="77777777" w:rsidR="008A1701" w:rsidRPr="00FD35A8" w:rsidRDefault="008A1701" w:rsidP="008A1701">
            <w:pPr>
              <w:jc w:val="center"/>
              <w:rPr>
                <w:rFonts w:ascii="Times New Roman" w:hAnsi="Times New Roman"/>
              </w:rPr>
            </w:pPr>
          </w:p>
        </w:tc>
        <w:tc>
          <w:tcPr>
            <w:tcW w:w="2616" w:type="dxa"/>
            <w:tcBorders>
              <w:top w:val="nil"/>
              <w:left w:val="nil"/>
              <w:bottom w:val="nil"/>
              <w:right w:val="nil"/>
            </w:tcBorders>
            <w:vAlign w:val="center"/>
          </w:tcPr>
          <w:p w14:paraId="2B3923CA" w14:textId="77777777" w:rsidR="008A1701" w:rsidRPr="00FD35A8" w:rsidRDefault="008A1701" w:rsidP="008A1701">
            <w:pPr>
              <w:jc w:val="center"/>
              <w:rPr>
                <w:rFonts w:ascii="Times New Roman" w:hAnsi="Times New Roman"/>
              </w:rPr>
            </w:pPr>
          </w:p>
        </w:tc>
        <w:tc>
          <w:tcPr>
            <w:tcW w:w="3028" w:type="dxa"/>
            <w:tcBorders>
              <w:top w:val="nil"/>
              <w:left w:val="nil"/>
              <w:bottom w:val="nil"/>
              <w:right w:val="nil"/>
            </w:tcBorders>
            <w:vAlign w:val="center"/>
          </w:tcPr>
          <w:p w14:paraId="4A1ECF2E" w14:textId="77777777" w:rsidR="008A1701" w:rsidRPr="00FD35A8" w:rsidRDefault="008A1701" w:rsidP="008A1701">
            <w:pPr>
              <w:jc w:val="center"/>
              <w:rPr>
                <w:rFonts w:ascii="Times New Roman" w:hAnsi="Times New Roman"/>
              </w:rPr>
            </w:pPr>
          </w:p>
        </w:tc>
        <w:tc>
          <w:tcPr>
            <w:tcW w:w="3051" w:type="dxa"/>
            <w:tcBorders>
              <w:top w:val="nil"/>
              <w:left w:val="nil"/>
              <w:bottom w:val="nil"/>
              <w:right w:val="nil"/>
            </w:tcBorders>
            <w:vAlign w:val="center"/>
          </w:tcPr>
          <w:p w14:paraId="1AFEE68A" w14:textId="77777777" w:rsidR="008A1701" w:rsidRPr="00FD35A8" w:rsidRDefault="008A1701" w:rsidP="008A1701">
            <w:pPr>
              <w:jc w:val="center"/>
              <w:rPr>
                <w:rFonts w:ascii="Times New Roman" w:hAnsi="Times New Roman"/>
              </w:rPr>
            </w:pPr>
          </w:p>
        </w:tc>
        <w:tc>
          <w:tcPr>
            <w:tcW w:w="1038" w:type="dxa"/>
            <w:tcBorders>
              <w:top w:val="nil"/>
              <w:left w:val="nil"/>
              <w:bottom w:val="nil"/>
              <w:right w:val="nil"/>
            </w:tcBorders>
            <w:noWrap/>
            <w:vAlign w:val="center"/>
          </w:tcPr>
          <w:p w14:paraId="3FDEF2E8" w14:textId="77777777" w:rsidR="008A1701" w:rsidRPr="00FD35A8" w:rsidRDefault="008A1701" w:rsidP="008A1701">
            <w:pPr>
              <w:jc w:val="center"/>
              <w:rPr>
                <w:rFonts w:ascii="Times New Roman" w:hAnsi="Times New Roman"/>
              </w:rPr>
            </w:pPr>
          </w:p>
        </w:tc>
      </w:tr>
      <w:tr w:rsidR="008A1701" w:rsidRPr="00FD35A8" w14:paraId="2568D45B" w14:textId="77777777" w:rsidTr="006921A2">
        <w:trPr>
          <w:trHeight w:val="285"/>
        </w:trPr>
        <w:tc>
          <w:tcPr>
            <w:tcW w:w="2616" w:type="dxa"/>
            <w:tcBorders>
              <w:top w:val="nil"/>
              <w:left w:val="nil"/>
              <w:bottom w:val="nil"/>
              <w:right w:val="nil"/>
            </w:tcBorders>
            <w:vAlign w:val="center"/>
            <w:hideMark/>
          </w:tcPr>
          <w:p w14:paraId="52A229D4" w14:textId="1177DE13" w:rsidR="008A1701" w:rsidRPr="00FD35A8" w:rsidRDefault="008A1701" w:rsidP="008A1701">
            <w:pPr>
              <w:ind w:firstLineChars="100" w:firstLine="200"/>
              <w:rPr>
                <w:rFonts w:ascii="Times New Roman" w:hAnsi="Times New Roman"/>
              </w:rPr>
            </w:pPr>
            <w:r w:rsidRPr="00FD35A8">
              <w:rPr>
                <w:rFonts w:ascii="Times New Roman" w:hAnsi="Times New Roman"/>
              </w:rPr>
              <w:t>&lt;&lt;Generic drug name 2&gt;&gt;&lt;&lt;Route&gt;&gt;</w:t>
            </w:r>
          </w:p>
        </w:tc>
        <w:tc>
          <w:tcPr>
            <w:tcW w:w="2221" w:type="dxa"/>
            <w:tcBorders>
              <w:top w:val="nil"/>
              <w:left w:val="nil"/>
              <w:bottom w:val="nil"/>
              <w:right w:val="nil"/>
            </w:tcBorders>
            <w:vAlign w:val="center"/>
            <w:hideMark/>
          </w:tcPr>
          <w:p w14:paraId="322B9431" w14:textId="20F30FC7" w:rsidR="008A1701" w:rsidRPr="00FD35A8" w:rsidRDefault="008A1701" w:rsidP="008A1701">
            <w:pPr>
              <w:jc w:val="center"/>
              <w:rPr>
                <w:rFonts w:ascii="Times New Roman" w:hAnsi="Times New Roman"/>
              </w:rPr>
            </w:pPr>
            <w:r w:rsidRPr="00FD35A8">
              <w:rPr>
                <w:rFonts w:ascii="Times New Roman" w:eastAsia="等线" w:hAnsi="Times New Roman"/>
                <w:color w:val="000000"/>
                <w:sz w:val="18"/>
                <w:szCs w:val="18"/>
              </w:rPr>
              <w:t>+</w:t>
            </w:r>
          </w:p>
        </w:tc>
        <w:tc>
          <w:tcPr>
            <w:tcW w:w="2616" w:type="dxa"/>
            <w:tcBorders>
              <w:top w:val="nil"/>
              <w:left w:val="nil"/>
              <w:bottom w:val="nil"/>
              <w:right w:val="nil"/>
            </w:tcBorders>
            <w:vAlign w:val="center"/>
            <w:hideMark/>
          </w:tcPr>
          <w:p w14:paraId="4CE0DE09" w14:textId="77777777" w:rsidR="008A1701" w:rsidRPr="00FD35A8" w:rsidRDefault="008A1701" w:rsidP="008A1701">
            <w:pPr>
              <w:jc w:val="center"/>
              <w:rPr>
                <w:rFonts w:ascii="Times New Roman" w:hAnsi="Times New Roman"/>
              </w:rPr>
            </w:pPr>
          </w:p>
        </w:tc>
        <w:tc>
          <w:tcPr>
            <w:tcW w:w="3028" w:type="dxa"/>
            <w:tcBorders>
              <w:top w:val="nil"/>
              <w:left w:val="nil"/>
              <w:bottom w:val="nil"/>
              <w:right w:val="nil"/>
            </w:tcBorders>
            <w:vAlign w:val="center"/>
            <w:hideMark/>
          </w:tcPr>
          <w:p w14:paraId="69B2EEFC" w14:textId="77777777" w:rsidR="008A1701" w:rsidRPr="00FD35A8" w:rsidRDefault="008A1701" w:rsidP="008A1701">
            <w:pPr>
              <w:jc w:val="center"/>
              <w:rPr>
                <w:rFonts w:ascii="Times New Roman" w:hAnsi="Times New Roman"/>
              </w:rPr>
            </w:pPr>
          </w:p>
        </w:tc>
        <w:tc>
          <w:tcPr>
            <w:tcW w:w="3051" w:type="dxa"/>
            <w:tcBorders>
              <w:top w:val="nil"/>
              <w:left w:val="nil"/>
              <w:bottom w:val="nil"/>
              <w:right w:val="nil"/>
            </w:tcBorders>
            <w:vAlign w:val="center"/>
            <w:hideMark/>
          </w:tcPr>
          <w:p w14:paraId="10873315" w14:textId="4DAE736F" w:rsidR="008A1701" w:rsidRPr="00FD35A8" w:rsidRDefault="008A1701" w:rsidP="008A1701">
            <w:pPr>
              <w:jc w:val="center"/>
              <w:rPr>
                <w:rFonts w:ascii="Times New Roman" w:hAnsi="Times New Roman"/>
              </w:rPr>
            </w:pPr>
            <w:r w:rsidRPr="00FD35A8">
              <w:rPr>
                <w:rFonts w:ascii="Times New Roman" w:eastAsia="等线" w:hAnsi="Times New Roman"/>
                <w:color w:val="000000"/>
                <w:sz w:val="18"/>
                <w:szCs w:val="18"/>
              </w:rPr>
              <w:t>-</w:t>
            </w:r>
          </w:p>
        </w:tc>
        <w:tc>
          <w:tcPr>
            <w:tcW w:w="1038" w:type="dxa"/>
            <w:tcBorders>
              <w:top w:val="nil"/>
              <w:left w:val="nil"/>
              <w:bottom w:val="nil"/>
              <w:right w:val="nil"/>
            </w:tcBorders>
            <w:noWrap/>
            <w:vAlign w:val="center"/>
            <w:hideMark/>
          </w:tcPr>
          <w:p w14:paraId="2DBF77EF" w14:textId="6A725B0A" w:rsidR="008A1701" w:rsidRPr="00FD35A8" w:rsidRDefault="008A1701" w:rsidP="008A1701">
            <w:pPr>
              <w:jc w:val="center"/>
              <w:rPr>
                <w:rFonts w:ascii="Times New Roman" w:hAnsi="Times New Roman"/>
              </w:rPr>
            </w:pPr>
            <w:r w:rsidRPr="00FD35A8">
              <w:rPr>
                <w:rFonts w:ascii="Times New Roman" w:eastAsia="等线" w:hAnsi="Times New Roman"/>
                <w:color w:val="000000"/>
                <w:sz w:val="18"/>
                <w:szCs w:val="18"/>
              </w:rPr>
              <w:t>-</w:t>
            </w:r>
          </w:p>
        </w:tc>
      </w:tr>
      <w:tr w:rsidR="000B2B82" w:rsidRPr="00FD35A8" w14:paraId="1B43F363" w14:textId="77777777" w:rsidTr="006921A2">
        <w:trPr>
          <w:trHeight w:val="285"/>
        </w:trPr>
        <w:tc>
          <w:tcPr>
            <w:tcW w:w="2616" w:type="dxa"/>
            <w:tcBorders>
              <w:top w:val="nil"/>
              <w:left w:val="nil"/>
              <w:bottom w:val="nil"/>
              <w:right w:val="nil"/>
            </w:tcBorders>
            <w:shd w:val="clear" w:color="000000" w:fill="FFFFFF"/>
            <w:vAlign w:val="center"/>
          </w:tcPr>
          <w:p w14:paraId="6902C154" w14:textId="6B6BC2C1" w:rsidR="000B2B82" w:rsidRPr="00FD35A8" w:rsidRDefault="000B2B82" w:rsidP="000B2B82">
            <w:pPr>
              <w:rPr>
                <w:rFonts w:ascii="Times New Roman" w:hAnsi="Times New Roman"/>
              </w:rPr>
            </w:pPr>
            <w:r w:rsidRPr="00FD35A8">
              <w:rPr>
                <w:rFonts w:ascii="Times New Roman" w:hAnsi="Times New Roman"/>
                <w:lang w:eastAsia="zh-CN"/>
              </w:rPr>
              <w:t>ATC #1</w:t>
            </w:r>
          </w:p>
        </w:tc>
        <w:tc>
          <w:tcPr>
            <w:tcW w:w="2221" w:type="dxa"/>
            <w:tcBorders>
              <w:top w:val="nil"/>
              <w:left w:val="nil"/>
              <w:bottom w:val="nil"/>
              <w:right w:val="nil"/>
            </w:tcBorders>
            <w:vAlign w:val="center"/>
          </w:tcPr>
          <w:p w14:paraId="29BFB54B" w14:textId="77777777" w:rsidR="000B2B82" w:rsidRPr="00FD35A8" w:rsidRDefault="000B2B82" w:rsidP="006921A2">
            <w:pPr>
              <w:jc w:val="center"/>
              <w:rPr>
                <w:rFonts w:ascii="Times New Roman" w:hAnsi="Times New Roman"/>
              </w:rPr>
            </w:pPr>
          </w:p>
        </w:tc>
        <w:tc>
          <w:tcPr>
            <w:tcW w:w="2616" w:type="dxa"/>
            <w:tcBorders>
              <w:top w:val="nil"/>
              <w:left w:val="nil"/>
              <w:bottom w:val="nil"/>
              <w:right w:val="nil"/>
            </w:tcBorders>
            <w:vAlign w:val="center"/>
          </w:tcPr>
          <w:p w14:paraId="3A9AC8CD" w14:textId="77777777" w:rsidR="000B2B82" w:rsidRPr="00FD35A8" w:rsidRDefault="000B2B82" w:rsidP="006921A2">
            <w:pPr>
              <w:jc w:val="center"/>
              <w:rPr>
                <w:rFonts w:ascii="Times New Roman" w:hAnsi="Times New Roman"/>
              </w:rPr>
            </w:pPr>
          </w:p>
        </w:tc>
        <w:tc>
          <w:tcPr>
            <w:tcW w:w="3028" w:type="dxa"/>
            <w:tcBorders>
              <w:top w:val="nil"/>
              <w:left w:val="nil"/>
              <w:bottom w:val="nil"/>
              <w:right w:val="nil"/>
            </w:tcBorders>
            <w:vAlign w:val="center"/>
          </w:tcPr>
          <w:p w14:paraId="5F16300C" w14:textId="77777777" w:rsidR="000B2B82" w:rsidRPr="00FD35A8" w:rsidRDefault="000B2B82" w:rsidP="006921A2">
            <w:pPr>
              <w:jc w:val="center"/>
              <w:rPr>
                <w:rFonts w:ascii="Times New Roman" w:hAnsi="Times New Roman"/>
              </w:rPr>
            </w:pPr>
          </w:p>
        </w:tc>
        <w:tc>
          <w:tcPr>
            <w:tcW w:w="3051" w:type="dxa"/>
            <w:tcBorders>
              <w:top w:val="nil"/>
              <w:left w:val="nil"/>
              <w:bottom w:val="nil"/>
              <w:right w:val="nil"/>
            </w:tcBorders>
            <w:vAlign w:val="center"/>
          </w:tcPr>
          <w:p w14:paraId="713E1273" w14:textId="77777777" w:rsidR="000B2B82" w:rsidRPr="00FD35A8" w:rsidRDefault="000B2B82" w:rsidP="006921A2">
            <w:pPr>
              <w:jc w:val="center"/>
              <w:rPr>
                <w:rFonts w:ascii="Times New Roman" w:hAnsi="Times New Roman"/>
              </w:rPr>
            </w:pPr>
          </w:p>
        </w:tc>
        <w:tc>
          <w:tcPr>
            <w:tcW w:w="1038" w:type="dxa"/>
            <w:tcBorders>
              <w:top w:val="nil"/>
              <w:left w:val="nil"/>
              <w:bottom w:val="nil"/>
              <w:right w:val="nil"/>
            </w:tcBorders>
            <w:vAlign w:val="center"/>
          </w:tcPr>
          <w:p w14:paraId="7556BAAA" w14:textId="77777777" w:rsidR="000B2B82" w:rsidRPr="00FD35A8" w:rsidRDefault="000B2B82" w:rsidP="006921A2">
            <w:pPr>
              <w:jc w:val="center"/>
              <w:rPr>
                <w:rFonts w:ascii="Times New Roman" w:hAnsi="Times New Roman"/>
              </w:rPr>
            </w:pPr>
          </w:p>
        </w:tc>
      </w:tr>
      <w:tr w:rsidR="000B2B82" w:rsidRPr="00FD35A8" w14:paraId="3BAF8E89" w14:textId="77777777" w:rsidTr="006921A2">
        <w:trPr>
          <w:trHeight w:val="285"/>
        </w:trPr>
        <w:tc>
          <w:tcPr>
            <w:tcW w:w="2616" w:type="dxa"/>
            <w:tcBorders>
              <w:top w:val="nil"/>
              <w:left w:val="nil"/>
              <w:bottom w:val="nil"/>
              <w:right w:val="nil"/>
            </w:tcBorders>
            <w:shd w:val="clear" w:color="000000" w:fill="FFFFFF"/>
          </w:tcPr>
          <w:p w14:paraId="0F1A3598" w14:textId="3ADA50F9" w:rsidR="000B2B82" w:rsidRPr="00FD35A8" w:rsidRDefault="000B2B82" w:rsidP="000B2B82">
            <w:pPr>
              <w:ind w:firstLineChars="100" w:firstLine="200"/>
              <w:rPr>
                <w:rFonts w:ascii="Times New Roman" w:hAnsi="Times New Roman"/>
              </w:rPr>
            </w:pPr>
            <w:r w:rsidRPr="00FD35A8">
              <w:rPr>
                <w:rFonts w:ascii="Times New Roman" w:hAnsi="Times New Roman"/>
              </w:rPr>
              <w:t xml:space="preserve">&lt;&lt;Generic drug name </w:t>
            </w:r>
            <w:r w:rsidRPr="00FD35A8">
              <w:rPr>
                <w:rFonts w:ascii="Times New Roman" w:hAnsi="Times New Roman"/>
                <w:lang w:eastAsia="zh-CN"/>
              </w:rPr>
              <w:t>1</w:t>
            </w:r>
            <w:r w:rsidRPr="00FD35A8">
              <w:rPr>
                <w:rFonts w:ascii="Times New Roman" w:hAnsi="Times New Roman"/>
              </w:rPr>
              <w:t>&gt;&gt;&lt;&lt;Route&gt;&gt;</w:t>
            </w:r>
          </w:p>
        </w:tc>
        <w:tc>
          <w:tcPr>
            <w:tcW w:w="2221" w:type="dxa"/>
            <w:tcBorders>
              <w:top w:val="nil"/>
              <w:left w:val="nil"/>
              <w:bottom w:val="nil"/>
              <w:right w:val="nil"/>
            </w:tcBorders>
            <w:vAlign w:val="center"/>
          </w:tcPr>
          <w:p w14:paraId="7B86CA3A" w14:textId="77777777" w:rsidR="000B2B82" w:rsidRPr="00FD35A8" w:rsidRDefault="000B2B82" w:rsidP="000B2B82">
            <w:pPr>
              <w:jc w:val="center"/>
              <w:rPr>
                <w:rFonts w:ascii="Times New Roman" w:hAnsi="Times New Roman"/>
              </w:rPr>
            </w:pPr>
          </w:p>
        </w:tc>
        <w:tc>
          <w:tcPr>
            <w:tcW w:w="2616" w:type="dxa"/>
            <w:tcBorders>
              <w:top w:val="nil"/>
              <w:left w:val="nil"/>
              <w:bottom w:val="nil"/>
              <w:right w:val="nil"/>
            </w:tcBorders>
            <w:vAlign w:val="center"/>
          </w:tcPr>
          <w:p w14:paraId="7D09143E" w14:textId="77777777" w:rsidR="000B2B82" w:rsidRPr="00FD35A8" w:rsidRDefault="000B2B82" w:rsidP="000B2B82">
            <w:pPr>
              <w:jc w:val="center"/>
              <w:rPr>
                <w:rFonts w:ascii="Times New Roman" w:hAnsi="Times New Roman"/>
              </w:rPr>
            </w:pPr>
          </w:p>
        </w:tc>
        <w:tc>
          <w:tcPr>
            <w:tcW w:w="3028" w:type="dxa"/>
            <w:tcBorders>
              <w:top w:val="nil"/>
              <w:left w:val="nil"/>
              <w:bottom w:val="nil"/>
              <w:right w:val="nil"/>
            </w:tcBorders>
            <w:vAlign w:val="center"/>
          </w:tcPr>
          <w:p w14:paraId="605A946B" w14:textId="77777777" w:rsidR="000B2B82" w:rsidRPr="00FD35A8" w:rsidRDefault="000B2B82" w:rsidP="000B2B82">
            <w:pPr>
              <w:jc w:val="center"/>
              <w:rPr>
                <w:rFonts w:ascii="Times New Roman" w:hAnsi="Times New Roman"/>
              </w:rPr>
            </w:pPr>
          </w:p>
        </w:tc>
        <w:tc>
          <w:tcPr>
            <w:tcW w:w="3051" w:type="dxa"/>
            <w:tcBorders>
              <w:top w:val="nil"/>
              <w:left w:val="nil"/>
              <w:bottom w:val="nil"/>
              <w:right w:val="nil"/>
            </w:tcBorders>
            <w:vAlign w:val="center"/>
          </w:tcPr>
          <w:p w14:paraId="0DFCBD7E" w14:textId="77777777" w:rsidR="000B2B82" w:rsidRPr="00FD35A8" w:rsidRDefault="000B2B82" w:rsidP="000B2B82">
            <w:pPr>
              <w:jc w:val="center"/>
              <w:rPr>
                <w:rFonts w:ascii="Times New Roman" w:hAnsi="Times New Roman"/>
              </w:rPr>
            </w:pPr>
          </w:p>
        </w:tc>
        <w:tc>
          <w:tcPr>
            <w:tcW w:w="1038" w:type="dxa"/>
            <w:tcBorders>
              <w:top w:val="nil"/>
              <w:left w:val="nil"/>
              <w:bottom w:val="nil"/>
              <w:right w:val="nil"/>
            </w:tcBorders>
            <w:vAlign w:val="center"/>
          </w:tcPr>
          <w:p w14:paraId="33FE3E7A" w14:textId="77777777" w:rsidR="000B2B82" w:rsidRPr="00FD35A8" w:rsidRDefault="000B2B82" w:rsidP="000B2B82">
            <w:pPr>
              <w:jc w:val="center"/>
              <w:rPr>
                <w:rFonts w:ascii="Times New Roman" w:hAnsi="Times New Roman"/>
              </w:rPr>
            </w:pPr>
          </w:p>
        </w:tc>
      </w:tr>
      <w:tr w:rsidR="000B2B82" w:rsidRPr="00FD35A8" w14:paraId="1E457144" w14:textId="77777777" w:rsidTr="006921A2">
        <w:trPr>
          <w:trHeight w:val="285"/>
        </w:trPr>
        <w:tc>
          <w:tcPr>
            <w:tcW w:w="2616" w:type="dxa"/>
            <w:tcBorders>
              <w:top w:val="nil"/>
              <w:left w:val="nil"/>
              <w:bottom w:val="nil"/>
              <w:right w:val="nil"/>
            </w:tcBorders>
            <w:shd w:val="clear" w:color="000000" w:fill="FFFFFF"/>
            <w:hideMark/>
          </w:tcPr>
          <w:p w14:paraId="41A77A4E" w14:textId="351E3DF9" w:rsidR="000B2B82" w:rsidRPr="00FD35A8" w:rsidRDefault="000B2B82" w:rsidP="000B2B82">
            <w:pPr>
              <w:ind w:firstLineChars="100" w:firstLine="200"/>
              <w:rPr>
                <w:rFonts w:ascii="Times New Roman" w:hAnsi="Times New Roman"/>
              </w:rPr>
            </w:pPr>
            <w:r w:rsidRPr="00FD35A8">
              <w:rPr>
                <w:rFonts w:ascii="Times New Roman" w:hAnsi="Times New Roman"/>
              </w:rPr>
              <w:t>&lt;&lt;Generic drug name 2&gt;&gt;&lt;&lt;Route&gt;&gt;</w:t>
            </w:r>
          </w:p>
        </w:tc>
        <w:tc>
          <w:tcPr>
            <w:tcW w:w="2221" w:type="dxa"/>
            <w:tcBorders>
              <w:top w:val="nil"/>
              <w:left w:val="nil"/>
              <w:bottom w:val="nil"/>
              <w:right w:val="nil"/>
            </w:tcBorders>
            <w:vAlign w:val="center"/>
            <w:hideMark/>
          </w:tcPr>
          <w:p w14:paraId="510BD49B" w14:textId="29F127E8" w:rsidR="000B2B82" w:rsidRPr="00FD35A8" w:rsidRDefault="000B2B82" w:rsidP="000B2B82">
            <w:pPr>
              <w:jc w:val="center"/>
              <w:rPr>
                <w:rFonts w:ascii="Times New Roman" w:hAnsi="Times New Roman"/>
              </w:rPr>
            </w:pPr>
          </w:p>
        </w:tc>
        <w:tc>
          <w:tcPr>
            <w:tcW w:w="2616" w:type="dxa"/>
            <w:tcBorders>
              <w:top w:val="nil"/>
              <w:left w:val="nil"/>
              <w:bottom w:val="nil"/>
              <w:right w:val="nil"/>
            </w:tcBorders>
            <w:vAlign w:val="center"/>
            <w:hideMark/>
          </w:tcPr>
          <w:p w14:paraId="4DE82915" w14:textId="77777777" w:rsidR="000B2B82" w:rsidRPr="00FD35A8" w:rsidRDefault="000B2B82" w:rsidP="000B2B82">
            <w:pPr>
              <w:jc w:val="center"/>
              <w:rPr>
                <w:rFonts w:ascii="Times New Roman" w:hAnsi="Times New Roman"/>
              </w:rPr>
            </w:pPr>
          </w:p>
        </w:tc>
        <w:tc>
          <w:tcPr>
            <w:tcW w:w="3028" w:type="dxa"/>
            <w:tcBorders>
              <w:top w:val="nil"/>
              <w:left w:val="nil"/>
              <w:bottom w:val="nil"/>
              <w:right w:val="nil"/>
            </w:tcBorders>
            <w:vAlign w:val="center"/>
            <w:hideMark/>
          </w:tcPr>
          <w:p w14:paraId="5E7CDE3F" w14:textId="77777777" w:rsidR="000B2B82" w:rsidRPr="00FD35A8" w:rsidRDefault="000B2B82" w:rsidP="000B2B82">
            <w:pPr>
              <w:jc w:val="center"/>
              <w:rPr>
                <w:rFonts w:ascii="Times New Roman" w:hAnsi="Times New Roman"/>
              </w:rPr>
            </w:pPr>
          </w:p>
        </w:tc>
        <w:tc>
          <w:tcPr>
            <w:tcW w:w="3051" w:type="dxa"/>
            <w:tcBorders>
              <w:top w:val="nil"/>
              <w:left w:val="nil"/>
              <w:bottom w:val="nil"/>
              <w:right w:val="nil"/>
            </w:tcBorders>
            <w:vAlign w:val="center"/>
            <w:hideMark/>
          </w:tcPr>
          <w:p w14:paraId="77670BFF" w14:textId="2394B557" w:rsidR="000B2B82" w:rsidRPr="00FD35A8" w:rsidRDefault="000B2B82" w:rsidP="000B2B82">
            <w:pPr>
              <w:jc w:val="center"/>
              <w:rPr>
                <w:rFonts w:ascii="Times New Roman" w:hAnsi="Times New Roman"/>
              </w:rPr>
            </w:pPr>
          </w:p>
        </w:tc>
        <w:tc>
          <w:tcPr>
            <w:tcW w:w="1038" w:type="dxa"/>
            <w:tcBorders>
              <w:top w:val="nil"/>
              <w:left w:val="nil"/>
              <w:bottom w:val="nil"/>
              <w:right w:val="nil"/>
            </w:tcBorders>
            <w:vAlign w:val="center"/>
            <w:hideMark/>
          </w:tcPr>
          <w:p w14:paraId="4744322B" w14:textId="0EA62615" w:rsidR="000B2B82" w:rsidRPr="00FD35A8" w:rsidRDefault="000B2B82" w:rsidP="000B2B82">
            <w:pPr>
              <w:jc w:val="center"/>
              <w:rPr>
                <w:rFonts w:ascii="Times New Roman" w:hAnsi="Times New Roman"/>
              </w:rPr>
            </w:pPr>
          </w:p>
        </w:tc>
      </w:tr>
      <w:tr w:rsidR="0024693F" w:rsidRPr="00FD35A8" w14:paraId="7A746663" w14:textId="77777777" w:rsidTr="006921A2">
        <w:trPr>
          <w:trHeight w:val="285"/>
        </w:trPr>
        <w:tc>
          <w:tcPr>
            <w:tcW w:w="2616" w:type="dxa"/>
            <w:tcBorders>
              <w:top w:val="nil"/>
              <w:left w:val="nil"/>
              <w:bottom w:val="nil"/>
              <w:right w:val="nil"/>
            </w:tcBorders>
            <w:shd w:val="clear" w:color="000000" w:fill="FFFFFF"/>
            <w:vAlign w:val="center"/>
            <w:hideMark/>
          </w:tcPr>
          <w:p w14:paraId="691708C7" w14:textId="77777777" w:rsidR="0024693F" w:rsidRPr="00FD35A8" w:rsidRDefault="0024693F" w:rsidP="006921A2">
            <w:pPr>
              <w:rPr>
                <w:rFonts w:ascii="Times New Roman" w:hAnsi="Times New Roman"/>
              </w:rPr>
            </w:pPr>
            <w:r w:rsidRPr="00FD35A8">
              <w:rPr>
                <w:rFonts w:ascii="Times New Roman" w:hAnsi="Times New Roman"/>
              </w:rPr>
              <w:t>&lt;&lt;…&gt;&gt;</w:t>
            </w:r>
          </w:p>
        </w:tc>
        <w:tc>
          <w:tcPr>
            <w:tcW w:w="2221" w:type="dxa"/>
            <w:tcBorders>
              <w:top w:val="nil"/>
              <w:left w:val="nil"/>
              <w:bottom w:val="nil"/>
              <w:right w:val="nil"/>
            </w:tcBorders>
            <w:vAlign w:val="center"/>
            <w:hideMark/>
          </w:tcPr>
          <w:p w14:paraId="33B8BAA5" w14:textId="77777777" w:rsidR="0024693F" w:rsidRPr="00FD35A8" w:rsidRDefault="0024693F" w:rsidP="006921A2">
            <w:pPr>
              <w:jc w:val="center"/>
              <w:rPr>
                <w:rFonts w:ascii="Times New Roman" w:hAnsi="Times New Roman"/>
              </w:rPr>
            </w:pPr>
          </w:p>
        </w:tc>
        <w:tc>
          <w:tcPr>
            <w:tcW w:w="2616" w:type="dxa"/>
            <w:tcBorders>
              <w:top w:val="nil"/>
              <w:left w:val="nil"/>
              <w:bottom w:val="nil"/>
              <w:right w:val="nil"/>
            </w:tcBorders>
            <w:vAlign w:val="center"/>
            <w:hideMark/>
          </w:tcPr>
          <w:p w14:paraId="50DD2B8D" w14:textId="77777777" w:rsidR="0024693F" w:rsidRPr="00FD35A8" w:rsidRDefault="0024693F" w:rsidP="006921A2">
            <w:pPr>
              <w:jc w:val="center"/>
              <w:rPr>
                <w:rFonts w:ascii="Times New Roman" w:hAnsi="Times New Roman"/>
              </w:rPr>
            </w:pPr>
          </w:p>
        </w:tc>
        <w:tc>
          <w:tcPr>
            <w:tcW w:w="3028" w:type="dxa"/>
            <w:tcBorders>
              <w:top w:val="nil"/>
              <w:left w:val="nil"/>
              <w:bottom w:val="nil"/>
              <w:right w:val="nil"/>
            </w:tcBorders>
            <w:vAlign w:val="center"/>
            <w:hideMark/>
          </w:tcPr>
          <w:p w14:paraId="4FDC915F" w14:textId="77777777" w:rsidR="0024693F" w:rsidRPr="00FD35A8" w:rsidRDefault="0024693F" w:rsidP="006921A2">
            <w:pPr>
              <w:jc w:val="center"/>
              <w:rPr>
                <w:rFonts w:ascii="Times New Roman" w:hAnsi="Times New Roman"/>
              </w:rPr>
            </w:pPr>
          </w:p>
        </w:tc>
        <w:tc>
          <w:tcPr>
            <w:tcW w:w="3051" w:type="dxa"/>
            <w:tcBorders>
              <w:top w:val="nil"/>
              <w:left w:val="nil"/>
              <w:bottom w:val="nil"/>
              <w:right w:val="nil"/>
            </w:tcBorders>
            <w:vAlign w:val="center"/>
            <w:hideMark/>
          </w:tcPr>
          <w:p w14:paraId="5BC1B87C" w14:textId="1AFD9E14" w:rsidR="0024693F" w:rsidRPr="00FD35A8" w:rsidRDefault="0024693F" w:rsidP="006921A2">
            <w:pPr>
              <w:jc w:val="center"/>
              <w:rPr>
                <w:rFonts w:ascii="Times New Roman" w:hAnsi="Times New Roman"/>
              </w:rPr>
            </w:pPr>
          </w:p>
        </w:tc>
        <w:tc>
          <w:tcPr>
            <w:tcW w:w="1038" w:type="dxa"/>
            <w:tcBorders>
              <w:top w:val="nil"/>
              <w:left w:val="nil"/>
              <w:bottom w:val="nil"/>
              <w:right w:val="nil"/>
            </w:tcBorders>
            <w:vAlign w:val="center"/>
            <w:hideMark/>
          </w:tcPr>
          <w:p w14:paraId="31CF581F" w14:textId="77777777" w:rsidR="0024693F" w:rsidRPr="00FD35A8" w:rsidRDefault="0024693F" w:rsidP="006921A2">
            <w:pPr>
              <w:jc w:val="center"/>
              <w:rPr>
                <w:rFonts w:ascii="Times New Roman" w:hAnsi="Times New Roman"/>
              </w:rPr>
            </w:pPr>
          </w:p>
        </w:tc>
      </w:tr>
      <w:tr w:rsidR="0024693F" w:rsidRPr="00FD35A8" w14:paraId="72FD9997" w14:textId="77777777" w:rsidTr="006921A2">
        <w:trPr>
          <w:trHeight w:val="300"/>
        </w:trPr>
        <w:tc>
          <w:tcPr>
            <w:tcW w:w="2616" w:type="dxa"/>
            <w:tcBorders>
              <w:bottom w:val="single" w:sz="4" w:space="0" w:color="auto"/>
            </w:tcBorders>
            <w:hideMark/>
          </w:tcPr>
          <w:p w14:paraId="5E88EEF5" w14:textId="77777777" w:rsidR="0024693F" w:rsidRPr="00FD35A8" w:rsidRDefault="0024693F" w:rsidP="006921A2">
            <w:pPr>
              <w:ind w:firstLineChars="100" w:firstLine="200"/>
              <w:rPr>
                <w:rFonts w:ascii="Times New Roman" w:hAnsi="Times New Roman"/>
              </w:rPr>
            </w:pPr>
            <w:r w:rsidRPr="00FD35A8">
              <w:rPr>
                <w:rFonts w:ascii="Times New Roman" w:hAnsi="Times New Roman"/>
              </w:rPr>
              <w:t>&lt;&lt;…&gt;&gt;</w:t>
            </w:r>
          </w:p>
        </w:tc>
        <w:tc>
          <w:tcPr>
            <w:tcW w:w="2221" w:type="dxa"/>
            <w:tcBorders>
              <w:bottom w:val="single" w:sz="4" w:space="0" w:color="auto"/>
            </w:tcBorders>
            <w:hideMark/>
          </w:tcPr>
          <w:p w14:paraId="464404BF" w14:textId="77777777" w:rsidR="0024693F" w:rsidRPr="00FD35A8" w:rsidRDefault="0024693F" w:rsidP="006921A2">
            <w:pPr>
              <w:jc w:val="center"/>
              <w:rPr>
                <w:rFonts w:ascii="Times New Roman" w:hAnsi="Times New Roman"/>
              </w:rPr>
            </w:pPr>
          </w:p>
        </w:tc>
        <w:tc>
          <w:tcPr>
            <w:tcW w:w="2616" w:type="dxa"/>
            <w:tcBorders>
              <w:bottom w:val="single" w:sz="4" w:space="0" w:color="auto"/>
            </w:tcBorders>
            <w:hideMark/>
          </w:tcPr>
          <w:p w14:paraId="3A76E1C3" w14:textId="77777777" w:rsidR="0024693F" w:rsidRPr="00FD35A8" w:rsidRDefault="0024693F" w:rsidP="006921A2">
            <w:pPr>
              <w:jc w:val="center"/>
              <w:rPr>
                <w:rFonts w:ascii="Times New Roman" w:hAnsi="Times New Roman"/>
              </w:rPr>
            </w:pPr>
          </w:p>
        </w:tc>
        <w:tc>
          <w:tcPr>
            <w:tcW w:w="3028" w:type="dxa"/>
            <w:tcBorders>
              <w:bottom w:val="single" w:sz="4" w:space="0" w:color="auto"/>
            </w:tcBorders>
            <w:hideMark/>
          </w:tcPr>
          <w:p w14:paraId="7DBFCF87" w14:textId="77777777" w:rsidR="0024693F" w:rsidRPr="00FD35A8" w:rsidRDefault="0024693F" w:rsidP="006921A2">
            <w:pPr>
              <w:jc w:val="center"/>
              <w:rPr>
                <w:rFonts w:ascii="Times New Roman" w:hAnsi="Times New Roman"/>
              </w:rPr>
            </w:pPr>
          </w:p>
        </w:tc>
        <w:tc>
          <w:tcPr>
            <w:tcW w:w="3051" w:type="dxa"/>
            <w:tcBorders>
              <w:bottom w:val="single" w:sz="4" w:space="0" w:color="auto"/>
            </w:tcBorders>
            <w:hideMark/>
          </w:tcPr>
          <w:p w14:paraId="42895824" w14:textId="77777777" w:rsidR="0024693F" w:rsidRPr="00FD35A8" w:rsidRDefault="0024693F" w:rsidP="006921A2">
            <w:pPr>
              <w:jc w:val="center"/>
              <w:rPr>
                <w:rFonts w:ascii="Times New Roman" w:hAnsi="Times New Roman"/>
              </w:rPr>
            </w:pPr>
          </w:p>
        </w:tc>
        <w:tc>
          <w:tcPr>
            <w:tcW w:w="1038" w:type="dxa"/>
            <w:tcBorders>
              <w:bottom w:val="single" w:sz="4" w:space="0" w:color="auto"/>
            </w:tcBorders>
            <w:hideMark/>
          </w:tcPr>
          <w:p w14:paraId="2A073EB6" w14:textId="77777777" w:rsidR="0024693F" w:rsidRPr="00FD35A8" w:rsidRDefault="0024693F" w:rsidP="006921A2">
            <w:pPr>
              <w:jc w:val="center"/>
              <w:rPr>
                <w:rFonts w:ascii="Times New Roman" w:hAnsi="Times New Roman"/>
              </w:rPr>
            </w:pPr>
          </w:p>
        </w:tc>
      </w:tr>
    </w:tbl>
    <w:p w14:paraId="05FA2F05" w14:textId="77777777" w:rsidR="0024693F" w:rsidRPr="00FD35A8" w:rsidRDefault="0024693F" w:rsidP="0024693F">
      <w:pPr>
        <w:rPr>
          <w:rFonts w:ascii="Times New Roman" w:hAnsi="Times New Roman" w:cs="Times New Roman"/>
          <w:szCs w:val="20"/>
        </w:rPr>
      </w:pPr>
      <w:r w:rsidRPr="00FD35A8">
        <w:rPr>
          <w:rFonts w:ascii="Times New Roman" w:hAnsi="Times New Roman" w:cs="Times New Roman"/>
          <w:szCs w:val="20"/>
        </w:rPr>
        <w:t>Note:</w:t>
      </w:r>
    </w:p>
    <w:p w14:paraId="69EA7B5A" w14:textId="77777777" w:rsidR="0024693F" w:rsidRPr="00FD35A8" w:rsidRDefault="0024693F" w:rsidP="0024693F">
      <w:pPr>
        <w:rPr>
          <w:rFonts w:ascii="Times New Roman" w:hAnsi="Times New Roman" w:cs="Times New Roman"/>
          <w:szCs w:val="20"/>
        </w:rPr>
      </w:pPr>
      <w:r w:rsidRPr="00FD35A8">
        <w:rPr>
          <w:rFonts w:ascii="Times New Roman" w:hAnsi="Times New Roman" w:cs="Times New Roman"/>
          <w:szCs w:val="20"/>
        </w:rPr>
        <w:t>WHODrug Global mmyyyy.</w:t>
      </w:r>
    </w:p>
    <w:p w14:paraId="638B0FCC" w14:textId="77777777" w:rsidR="0024693F" w:rsidRPr="00FD35A8" w:rsidRDefault="0024693F" w:rsidP="0024693F">
      <w:pPr>
        <w:rPr>
          <w:rFonts w:ascii="Times New Roman" w:hAnsi="Times New Roman" w:cs="Times New Roman"/>
          <w:szCs w:val="20"/>
        </w:rPr>
      </w:pPr>
      <w:r w:rsidRPr="00FD35A8">
        <w:rPr>
          <w:rFonts w:ascii="Times New Roman" w:hAnsi="Times New Roman" w:cs="Times New Roman"/>
          <w:szCs w:val="20"/>
        </w:rPr>
        <w:t>Full analysis set (FAS): Subjects who have received cell infusion in the analysis set of eligible subjects (ASES). FAS will be mainly used for the analysis of baseline data and efficacy analysis.</w:t>
      </w:r>
    </w:p>
    <w:p w14:paraId="68E9F8B9" w14:textId="068A4D3F" w:rsidR="0024693F" w:rsidRPr="00FD35A8" w:rsidRDefault="0024693F">
      <w:pPr>
        <w:spacing w:line="259" w:lineRule="auto"/>
        <w:rPr>
          <w:rFonts w:ascii="Times New Roman" w:hAnsi="Times New Roman" w:cs="Times New Roman"/>
          <w:highlight w:val="green"/>
          <w:rPrChange w:id="1907" w:author="Yali Chen" w:date="2026-01-27T17:10:00Z" w16du:dateUtc="2026-01-27T09:10:00Z">
            <w:rPr>
              <w:rFonts w:ascii="Times New Roman" w:hAnsi="Times New Roman" w:cs="Times New Roman"/>
            </w:rPr>
          </w:rPrChange>
        </w:rPr>
        <w:pPrChange w:id="1908" w:author="Yali Chen" w:date="2026-01-27T17:10:00Z" w16du:dateUtc="2026-01-27T09:10:00Z">
          <w:pPr/>
        </w:pPrChange>
      </w:pPr>
      <w:del w:id="1909" w:author="Yali Chen" w:date="2026-01-27T09:09:00Z" w16du:dateUtc="2026-01-27T09:09:55Z">
        <w:r w:rsidRPr="25E89E4A">
          <w:rPr>
            <w:rFonts w:ascii="Times New Roman" w:hAnsi="Times New Roman" w:cs="Times New Roman"/>
          </w:rPr>
          <w:delText xml:space="preserve">Disease related treatment prior to </w:delText>
        </w:r>
        <w:r w:rsidRPr="3E713211" w:rsidDel="0024693F">
          <w:rPr>
            <w:rFonts w:ascii="Times New Roman" w:hAnsi="Times New Roman" w:cs="Times New Roman"/>
          </w:rPr>
          <w:delText>apheresis</w:delText>
        </w:r>
      </w:del>
      <w:del w:id="1910" w:author="Yali Chen" w:date="2026-01-27T09:10:00Z" w16du:dateUtc="2026-01-27T09:10:26Z">
        <w:r w:rsidRPr="76AB7B0A">
          <w:rPr>
            <w:rFonts w:ascii="Times New Roman" w:hAnsi="Times New Roman" w:cs="Times New Roman"/>
            <w:highlight w:val="green"/>
            <w:rPrChange w:id="1911" w:author="Yali Chen" w:date="2026-01-27T17:10:00Z" w16du:dateUtc="2026-01-27T09:10:00Z">
              <w:rPr>
                <w:rFonts w:ascii="Times New Roman" w:hAnsi="Times New Roman" w:cs="Times New Roman"/>
              </w:rPr>
            </w:rPrChange>
          </w:rPr>
          <w:delText>: eCRF Page “IIM/SSc Medications Assessment” item “Indication Type” = “</w:delText>
        </w:r>
        <w:r w:rsidR="00FB1E46" w:rsidRPr="76AB7B0A">
          <w:rPr>
            <w:rFonts w:ascii="Times New Roman" w:hAnsi="Times New Roman" w:cs="Times New Roman"/>
            <w:highlight w:val="green"/>
            <w:rPrChange w:id="1912" w:author="Yali Chen" w:date="2026-01-27T17:10:00Z" w16du:dateUtc="2026-01-27T09:10:00Z">
              <w:rPr>
                <w:rFonts w:ascii="Times New Roman" w:hAnsi="Times New Roman" w:cs="Times New Roman"/>
              </w:rPr>
            </w:rPrChange>
          </w:rPr>
          <w:delText>Bridging Therapy</w:delText>
        </w:r>
        <w:r w:rsidRPr="76AB7B0A">
          <w:rPr>
            <w:rFonts w:ascii="Times New Roman" w:hAnsi="Times New Roman" w:cs="Times New Roman"/>
            <w:highlight w:val="green"/>
            <w:rPrChange w:id="1913" w:author="Yali Chen" w:date="2026-01-27T17:10:00Z" w16du:dateUtc="2026-01-27T09:10:00Z">
              <w:rPr>
                <w:rFonts w:ascii="Times New Roman" w:hAnsi="Times New Roman" w:cs="Times New Roman"/>
              </w:rPr>
            </w:rPrChange>
          </w:rPr>
          <w:delText>”.</w:delText>
        </w:r>
      </w:del>
    </w:p>
    <w:p w14:paraId="2DC1342D" w14:textId="1A3C4E75" w:rsidR="0024693F" w:rsidRPr="00FD35A8" w:rsidRDefault="0024693F" w:rsidP="0024693F">
      <w:pPr>
        <w:widowControl/>
        <w:rPr>
          <w:rFonts w:ascii="Times New Roman" w:hAnsi="Times New Roman" w:cs="Times New Roman"/>
          <w:szCs w:val="20"/>
        </w:rPr>
      </w:pPr>
      <w:r w:rsidRPr="00FD35A8">
        <w:rPr>
          <w:rFonts w:ascii="Times New Roman" w:hAnsi="Times New Roman" w:cs="Times New Roman"/>
          <w:szCs w:val="20"/>
        </w:rPr>
        <w:t>ATC: Classification Anatomical Therapeutic Chemical Classification, IIM: Idiopathic Inflammatory Myopathies</w:t>
      </w:r>
      <w:ins w:id="1914" w:author="Yali Chen" w:date="2025-12-29T16:35:00Z" w16du:dateUtc="2025-12-29T08:35:00Z">
        <w:r w:rsidR="004B6806">
          <w:rPr>
            <w:rFonts w:ascii="Times New Roman" w:hAnsi="Times New Roman" w:cs="Times New Roman" w:hint="eastAsia"/>
            <w:szCs w:val="20"/>
          </w:rPr>
          <w:t xml:space="preserve">, </w:t>
        </w:r>
      </w:ins>
      <w:del w:id="1915" w:author="Yali Chen" w:date="2025-12-29T16:35:00Z" w16du:dateUtc="2025-12-29T08:35:00Z">
        <w:r w:rsidRPr="00FD35A8" w:rsidDel="004B6806">
          <w:rPr>
            <w:rFonts w:ascii="Times New Roman" w:hAnsi="Times New Roman" w:cs="Times New Roman"/>
            <w:szCs w:val="20"/>
          </w:rPr>
          <w:delText>,</w:delText>
        </w:r>
      </w:del>
      <w:r w:rsidRPr="00FD35A8">
        <w:rPr>
          <w:rFonts w:ascii="Times New Roman" w:hAnsi="Times New Roman" w:cs="Times New Roman"/>
          <w:szCs w:val="20"/>
        </w:rPr>
        <w:t>WHODrug: World Health Organization Drug Dictionary.</w:t>
      </w:r>
    </w:p>
    <w:p w14:paraId="67FB5EE3" w14:textId="77777777" w:rsidR="0024693F" w:rsidRPr="00FD35A8" w:rsidRDefault="0024693F" w:rsidP="0024693F">
      <w:pPr>
        <w:rPr>
          <w:ins w:id="1916" w:author="Yali Chen" w:date="2025-12-17T10:56:00Z" w16du:dateUtc="2025-12-17T02:56:00Z"/>
          <w:rFonts w:ascii="Times New Roman" w:hAnsi="Times New Roman" w:cs="Times New Roman"/>
          <w:i/>
          <w:iCs/>
          <w:szCs w:val="20"/>
        </w:rPr>
      </w:pPr>
      <w:r w:rsidRPr="00FD35A8">
        <w:rPr>
          <w:rFonts w:ascii="Times New Roman" w:hAnsi="Times New Roman" w:cs="Times New Roman"/>
          <w:i/>
          <w:iCs/>
          <w:szCs w:val="20"/>
        </w:rPr>
        <w:t>Programming note: Listing is sorted in alphabetical order for ATC classification and generic drug name.</w:t>
      </w:r>
    </w:p>
    <w:p w14:paraId="40F67E25" w14:textId="64F41C58" w:rsidR="00A30DDD" w:rsidRPr="00FD35A8" w:rsidRDefault="00E14731" w:rsidP="00A30DDD">
      <w:pPr>
        <w:rPr>
          <w:ins w:id="1917" w:author="Yali Chen" w:date="2025-12-17T10:56:00Z" w16du:dateUtc="2025-12-17T02:56:00Z"/>
          <w:rFonts w:ascii="Times New Roman" w:hAnsi="Times New Roman" w:cs="Times New Roman"/>
          <w:i/>
          <w:iCs/>
          <w:szCs w:val="20"/>
        </w:rPr>
      </w:pPr>
      <w:commentRangeStart w:id="1918"/>
      <w:commentRangeStart w:id="1919"/>
      <w:ins w:id="1920" w:author="Yali Chen" w:date="2025-12-17T10:57:00Z" w16du:dateUtc="2025-12-17T02:57:00Z">
        <w:r w:rsidRPr="00FD35A8">
          <w:rPr>
            <w:rFonts w:ascii="Times New Roman" w:hAnsi="Times New Roman" w:cs="Times New Roman"/>
            <w:i/>
            <w:iCs/>
            <w:szCs w:val="20"/>
          </w:rPr>
          <w:t>Bridging therapy</w:t>
        </w:r>
      </w:ins>
      <w:ins w:id="1921" w:author="Yali Chen" w:date="2025-12-17T10:56:00Z" w16du:dateUtc="2025-12-17T02:56:00Z">
        <w:r w:rsidR="00A30DDD" w:rsidRPr="00FD35A8">
          <w:rPr>
            <w:rFonts w:ascii="Times New Roman" w:hAnsi="Times New Roman" w:cs="Times New Roman"/>
            <w:i/>
            <w:iCs/>
            <w:szCs w:val="20"/>
          </w:rPr>
          <w:t xml:space="preserve"> is from CRF page “IIM/SSc Medications Assessment”when “indication Type”= </w:t>
        </w:r>
      </w:ins>
      <w:ins w:id="1922" w:author="Yali Chen" w:date="2025-12-17T10:57:00Z" w16du:dateUtc="2025-12-17T02:57:00Z">
        <w:r w:rsidR="009F3177" w:rsidRPr="00FD35A8">
          <w:rPr>
            <w:rFonts w:ascii="Times New Roman" w:hAnsi="Times New Roman" w:cs="Times New Roman"/>
            <w:i/>
            <w:iCs/>
            <w:szCs w:val="20"/>
          </w:rPr>
          <w:t>Bridging Therapy</w:t>
        </w:r>
      </w:ins>
      <w:ins w:id="1923" w:author="Yali Chen" w:date="2025-12-17T10:56:00Z" w16du:dateUtc="2025-12-17T02:56:00Z">
        <w:r w:rsidR="00A30DDD" w:rsidRPr="00FD35A8">
          <w:rPr>
            <w:rFonts w:ascii="Times New Roman" w:hAnsi="Times New Roman" w:cs="Times New Roman"/>
            <w:i/>
            <w:iCs/>
            <w:szCs w:val="20"/>
          </w:rPr>
          <w:t>.</w:t>
        </w:r>
      </w:ins>
      <w:commentRangeEnd w:id="1918"/>
      <w:r w:rsidR="005F371A" w:rsidRPr="00FD35A8">
        <w:rPr>
          <w:rStyle w:val="CommentReference"/>
          <w:rFonts w:ascii="Times New Roman" w:hAnsi="Times New Roman" w:cs="Times New Roman"/>
          <w:i/>
          <w:iCs/>
          <w:sz w:val="20"/>
          <w:szCs w:val="20"/>
        </w:rPr>
        <w:commentReference w:id="1918"/>
      </w:r>
      <w:commentRangeEnd w:id="1919"/>
      <w:r w:rsidR="0049618F" w:rsidRPr="00FD35A8">
        <w:rPr>
          <w:rStyle w:val="CommentReference"/>
          <w:rFonts w:ascii="Times New Roman" w:hAnsi="Times New Roman" w:cs="Times New Roman"/>
          <w:i/>
          <w:iCs/>
          <w:sz w:val="20"/>
          <w:szCs w:val="20"/>
        </w:rPr>
        <w:commentReference w:id="1919"/>
      </w:r>
    </w:p>
    <w:p w14:paraId="69078191" w14:textId="429CF027" w:rsidR="00A30DDD" w:rsidRPr="00FD35A8" w:rsidRDefault="00A30DDD" w:rsidP="00A30DDD">
      <w:pPr>
        <w:rPr>
          <w:rFonts w:ascii="Times New Roman" w:hAnsi="Times New Roman" w:cs="Times New Roman"/>
          <w:i/>
          <w:iCs/>
          <w:szCs w:val="20"/>
        </w:rPr>
      </w:pPr>
      <w:ins w:id="1924" w:author="Yali Chen" w:date="2025-12-17T10:56:00Z" w16du:dateUtc="2025-12-17T02:56:00Z">
        <w:r w:rsidRPr="00FD35A8">
          <w:rPr>
            <w:rFonts w:ascii="Times New Roman" w:hAnsi="Times New Roman" w:cs="Times New Roman"/>
            <w:i/>
            <w:iCs/>
            <w:szCs w:val="20"/>
          </w:rPr>
          <w:t>Generic drug name is PN after WHO Drug Dictionary (March 1, 2025, or higher) coding.</w:t>
        </w:r>
      </w:ins>
    </w:p>
    <w:p w14:paraId="317421AD" w14:textId="77777777" w:rsidR="0024693F" w:rsidRPr="00FD35A8" w:rsidRDefault="0024693F" w:rsidP="0024693F">
      <w:pPr>
        <w:widowControl/>
        <w:rPr>
          <w:rFonts w:ascii="Times New Roman" w:hAnsi="Times New Roman" w:cs="Times New Roman"/>
          <w:szCs w:val="20"/>
        </w:rPr>
      </w:pPr>
      <w:r w:rsidRPr="00FD35A8">
        <w:rPr>
          <w:rFonts w:ascii="Times New Roman" w:hAnsi="Times New Roman" w:cs="Times New Roman"/>
          <w:szCs w:val="20"/>
        </w:rPr>
        <w:br w:type="page"/>
      </w:r>
    </w:p>
    <w:p w14:paraId="72FEAC4A" w14:textId="6FB714CF" w:rsidR="00FB1E46" w:rsidRPr="00FD35A8" w:rsidRDefault="00FB1E46" w:rsidP="00FB1E46">
      <w:pPr>
        <w:pStyle w:val="TFLshelltitle1"/>
        <w:rPr>
          <w:rStyle w:val="Heading3Char1"/>
          <w:rFonts w:eastAsiaTheme="majorEastAsia"/>
          <w:b/>
          <w:kern w:val="0"/>
          <w:sz w:val="20"/>
          <w:szCs w:val="20"/>
          <w:lang w:eastAsia="zh-CN"/>
        </w:rPr>
      </w:pPr>
      <w:bookmarkStart w:id="1925" w:name="_Toc217918914"/>
      <w:r w:rsidRPr="00FD35A8">
        <w:rPr>
          <w:rStyle w:val="Heading3Char1"/>
          <w:rFonts w:eastAsia="宋体"/>
          <w:b/>
          <w:bCs/>
          <w:color w:val="000000"/>
          <w:sz w:val="20"/>
          <w:szCs w:val="20"/>
          <w:lang w:eastAsia="zh-CN"/>
        </w:rPr>
        <w:t xml:space="preserve">Listing 14.1.5.2 </w:t>
      </w:r>
      <w:r w:rsidRPr="00FD35A8">
        <w:rPr>
          <w:szCs w:val="20"/>
          <w:lang w:eastAsia="zh-CN"/>
        </w:rPr>
        <w:t>Bridging Therapy (&lt;&lt;SSc Cohort&gt;&gt; Full Analysis Set)</w:t>
      </w:r>
      <w:bookmarkEnd w:id="1925"/>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16"/>
        <w:gridCol w:w="2221"/>
        <w:gridCol w:w="2616"/>
        <w:gridCol w:w="3028"/>
        <w:gridCol w:w="3051"/>
        <w:gridCol w:w="1038"/>
      </w:tblGrid>
      <w:tr w:rsidR="00FB1E46" w:rsidRPr="00FD35A8" w14:paraId="06B4A977" w14:textId="77777777" w:rsidTr="006921A2">
        <w:trPr>
          <w:trHeight w:val="285"/>
        </w:trPr>
        <w:tc>
          <w:tcPr>
            <w:tcW w:w="2616" w:type="dxa"/>
            <w:tcBorders>
              <w:top w:val="single" w:sz="4" w:space="0" w:color="auto"/>
            </w:tcBorders>
            <w:noWrap/>
            <w:hideMark/>
          </w:tcPr>
          <w:p w14:paraId="2F248440" w14:textId="33124C85" w:rsidR="00FB1E46" w:rsidRPr="00FD35A8" w:rsidRDefault="00FB1E46" w:rsidP="006921A2">
            <w:pPr>
              <w:rPr>
                <w:rFonts w:ascii="Times New Roman" w:hAnsi="Times New Roman"/>
              </w:rPr>
            </w:pPr>
            <w:r w:rsidRPr="00FD35A8">
              <w:rPr>
                <w:rFonts w:ascii="Times New Roman" w:hAnsi="Times New Roman"/>
              </w:rPr>
              <w:t xml:space="preserve">Subject </w:t>
            </w:r>
            <w:r w:rsidR="009C7C4D" w:rsidRPr="00FD35A8">
              <w:rPr>
                <w:rFonts w:ascii="Times New Roman" w:hAnsi="Times New Roman"/>
                <w:lang w:eastAsia="zh-CN"/>
              </w:rPr>
              <w:t>I</w:t>
            </w:r>
            <w:r w:rsidRPr="00FD35A8">
              <w:rPr>
                <w:rFonts w:ascii="Times New Roman" w:hAnsi="Times New Roman"/>
              </w:rPr>
              <w:t>dentifier</w:t>
            </w:r>
          </w:p>
        </w:tc>
        <w:tc>
          <w:tcPr>
            <w:tcW w:w="2221" w:type="dxa"/>
            <w:tcBorders>
              <w:top w:val="single" w:sz="4" w:space="0" w:color="auto"/>
              <w:left w:val="nil"/>
              <w:bottom w:val="nil"/>
              <w:right w:val="nil"/>
            </w:tcBorders>
            <w:vAlign w:val="center"/>
            <w:hideMark/>
          </w:tcPr>
          <w:p w14:paraId="26F25E59" w14:textId="77777777" w:rsidR="00FB1E46" w:rsidRPr="00FD35A8" w:rsidRDefault="00FB1E46" w:rsidP="006921A2">
            <w:pPr>
              <w:jc w:val="center"/>
              <w:rPr>
                <w:rFonts w:ascii="Times New Roman" w:hAnsi="Times New Roman"/>
              </w:rPr>
            </w:pPr>
            <w:r w:rsidRPr="00FD35A8">
              <w:rPr>
                <w:rFonts w:ascii="Times New Roman" w:eastAsia="等线" w:hAnsi="Times New Roman"/>
                <w:color w:val="000000"/>
              </w:rPr>
              <w:t>E1301001</w:t>
            </w:r>
          </w:p>
        </w:tc>
        <w:tc>
          <w:tcPr>
            <w:tcW w:w="2616" w:type="dxa"/>
            <w:tcBorders>
              <w:top w:val="single" w:sz="4" w:space="0" w:color="auto"/>
              <w:left w:val="nil"/>
              <w:bottom w:val="nil"/>
              <w:right w:val="nil"/>
            </w:tcBorders>
            <w:noWrap/>
            <w:vAlign w:val="center"/>
            <w:hideMark/>
          </w:tcPr>
          <w:p w14:paraId="3B1A40AB" w14:textId="77777777" w:rsidR="00FB1E46" w:rsidRPr="00FD35A8" w:rsidRDefault="00FB1E46" w:rsidP="006921A2">
            <w:pPr>
              <w:jc w:val="center"/>
              <w:rPr>
                <w:rFonts w:ascii="Times New Roman" w:hAnsi="Times New Roman"/>
              </w:rPr>
            </w:pPr>
            <w:r w:rsidRPr="00FD35A8">
              <w:rPr>
                <w:rFonts w:ascii="Times New Roman" w:eastAsia="等线" w:hAnsi="Times New Roman"/>
                <w:color w:val="000000"/>
              </w:rPr>
              <w:t>E1301002</w:t>
            </w:r>
          </w:p>
        </w:tc>
        <w:tc>
          <w:tcPr>
            <w:tcW w:w="3028" w:type="dxa"/>
            <w:tcBorders>
              <w:top w:val="single" w:sz="4" w:space="0" w:color="auto"/>
              <w:left w:val="nil"/>
              <w:bottom w:val="nil"/>
              <w:right w:val="nil"/>
            </w:tcBorders>
            <w:vAlign w:val="center"/>
            <w:hideMark/>
          </w:tcPr>
          <w:p w14:paraId="792FACC5" w14:textId="77777777" w:rsidR="00FB1E46" w:rsidRPr="00FD35A8" w:rsidRDefault="00FB1E46" w:rsidP="006921A2">
            <w:pPr>
              <w:jc w:val="center"/>
              <w:rPr>
                <w:rFonts w:ascii="Times New Roman" w:hAnsi="Times New Roman"/>
              </w:rPr>
            </w:pPr>
            <w:r w:rsidRPr="00FD35A8">
              <w:rPr>
                <w:rFonts w:ascii="Times New Roman" w:eastAsia="等线" w:hAnsi="Times New Roman"/>
                <w:color w:val="000000"/>
              </w:rPr>
              <w:t>E1301003</w:t>
            </w:r>
          </w:p>
        </w:tc>
        <w:tc>
          <w:tcPr>
            <w:tcW w:w="3051" w:type="dxa"/>
            <w:tcBorders>
              <w:top w:val="single" w:sz="4" w:space="0" w:color="auto"/>
              <w:left w:val="nil"/>
              <w:bottom w:val="nil"/>
              <w:right w:val="nil"/>
            </w:tcBorders>
            <w:vAlign w:val="center"/>
            <w:hideMark/>
          </w:tcPr>
          <w:p w14:paraId="3503FACD" w14:textId="77777777" w:rsidR="00FB1E46" w:rsidRPr="00FD35A8" w:rsidRDefault="00FB1E46" w:rsidP="006921A2">
            <w:pPr>
              <w:jc w:val="center"/>
              <w:rPr>
                <w:rFonts w:ascii="Times New Roman" w:hAnsi="Times New Roman"/>
              </w:rPr>
            </w:pPr>
            <w:r w:rsidRPr="00FD35A8">
              <w:rPr>
                <w:rFonts w:ascii="Times New Roman" w:eastAsia="等线" w:hAnsi="Times New Roman"/>
                <w:color w:val="000000"/>
              </w:rPr>
              <w:t>E130100</w:t>
            </w:r>
            <w:del w:id="1926" w:author="Yali Chen" w:date="2025-12-18T09:44:00Z" w16du:dateUtc="2025-12-18T01:44:00Z">
              <w:r w:rsidRPr="00FD35A8" w:rsidDel="00D80746">
                <w:rPr>
                  <w:rFonts w:ascii="Times New Roman" w:eastAsia="等线" w:hAnsi="Times New Roman"/>
                  <w:color w:val="000000"/>
                </w:rPr>
                <w:delText>1</w:delText>
              </w:r>
            </w:del>
            <w:r w:rsidRPr="00FD35A8">
              <w:rPr>
                <w:rFonts w:ascii="Times New Roman" w:eastAsia="等线" w:hAnsi="Times New Roman"/>
                <w:color w:val="000000"/>
              </w:rPr>
              <w:t>4</w:t>
            </w:r>
          </w:p>
        </w:tc>
        <w:tc>
          <w:tcPr>
            <w:tcW w:w="1038" w:type="dxa"/>
            <w:tcBorders>
              <w:top w:val="single" w:sz="4" w:space="0" w:color="auto"/>
              <w:left w:val="nil"/>
              <w:bottom w:val="nil"/>
              <w:right w:val="nil"/>
            </w:tcBorders>
            <w:vAlign w:val="center"/>
            <w:hideMark/>
          </w:tcPr>
          <w:p w14:paraId="74B9606A" w14:textId="77777777" w:rsidR="00FB1E46" w:rsidRPr="00FD35A8" w:rsidRDefault="00FB1E46" w:rsidP="006921A2">
            <w:pPr>
              <w:jc w:val="center"/>
              <w:rPr>
                <w:rFonts w:ascii="Times New Roman" w:hAnsi="Times New Roman"/>
              </w:rPr>
            </w:pPr>
            <w:r w:rsidRPr="00FD35A8">
              <w:rPr>
                <w:rFonts w:ascii="Times New Roman" w:eastAsia="等线" w:hAnsi="Times New Roman"/>
                <w:color w:val="000000"/>
              </w:rPr>
              <w:t>&lt;&lt;…&gt;&gt;</w:t>
            </w:r>
          </w:p>
        </w:tc>
      </w:tr>
      <w:tr w:rsidR="00FB1E46" w:rsidRPr="00FD35A8" w14:paraId="56612D8F" w14:textId="77777777" w:rsidTr="006921A2">
        <w:trPr>
          <w:trHeight w:val="300"/>
        </w:trPr>
        <w:tc>
          <w:tcPr>
            <w:tcW w:w="2616" w:type="dxa"/>
            <w:tcBorders>
              <w:bottom w:val="single" w:sz="4" w:space="0" w:color="auto"/>
            </w:tcBorders>
            <w:hideMark/>
          </w:tcPr>
          <w:p w14:paraId="5BD5DD85" w14:textId="221CB01A" w:rsidR="00FB1E46" w:rsidRPr="00FD35A8" w:rsidRDefault="00FB1E46" w:rsidP="006921A2">
            <w:pPr>
              <w:rPr>
                <w:rFonts w:ascii="Times New Roman" w:hAnsi="Times New Roman"/>
              </w:rPr>
            </w:pPr>
            <w:r w:rsidRPr="00FD35A8">
              <w:rPr>
                <w:rFonts w:ascii="Times New Roman" w:hAnsi="Times New Roman"/>
              </w:rPr>
              <w:t xml:space="preserve">&lt;&lt;Treatment </w:t>
            </w:r>
            <w:r w:rsidR="009C7C4D" w:rsidRPr="00FD35A8">
              <w:rPr>
                <w:rFonts w:ascii="Times New Roman" w:hAnsi="Times New Roman"/>
                <w:lang w:eastAsia="zh-CN"/>
              </w:rPr>
              <w:t>G</w:t>
            </w:r>
            <w:r w:rsidRPr="00FD35A8">
              <w:rPr>
                <w:rFonts w:ascii="Times New Roman" w:hAnsi="Times New Roman"/>
              </w:rPr>
              <w:t>roup&gt;&gt;</w:t>
            </w:r>
          </w:p>
        </w:tc>
        <w:tc>
          <w:tcPr>
            <w:tcW w:w="2221" w:type="dxa"/>
            <w:tcBorders>
              <w:top w:val="nil"/>
              <w:left w:val="nil"/>
              <w:bottom w:val="single" w:sz="8" w:space="0" w:color="auto"/>
              <w:right w:val="nil"/>
            </w:tcBorders>
            <w:vAlign w:val="center"/>
            <w:hideMark/>
          </w:tcPr>
          <w:p w14:paraId="36A0265C" w14:textId="77777777" w:rsidR="00FB1E46" w:rsidRPr="00FD35A8" w:rsidRDefault="00FB1E46" w:rsidP="006921A2">
            <w:pPr>
              <w:jc w:val="center"/>
              <w:rPr>
                <w:rFonts w:ascii="Times New Roman" w:hAnsi="Times New Roman"/>
              </w:rPr>
            </w:pPr>
            <w:r w:rsidRPr="00FD35A8">
              <w:rPr>
                <w:rFonts w:ascii="Times New Roman" w:hAnsi="Times New Roman"/>
              </w:rPr>
              <w:t>3.0×10</w:t>
            </w:r>
            <w:r w:rsidRPr="00FD35A8">
              <w:rPr>
                <w:rFonts w:ascii="Times New Roman" w:hAnsi="Times New Roman"/>
                <w:vertAlign w:val="superscript"/>
              </w:rPr>
              <w:t>5</w:t>
            </w:r>
            <w:r w:rsidRPr="00FD35A8">
              <w:rPr>
                <w:rFonts w:ascii="Times New Roman" w:hAnsi="Times New Roman"/>
              </w:rPr>
              <w:t xml:space="preserve"> CAR-T</w:t>
            </w:r>
            <w:r w:rsidRPr="00FD35A8">
              <w:rPr>
                <w:rFonts w:ascii="Times New Roman" w:hAnsi="Times New Roman"/>
                <w:lang w:eastAsia="zh-CN"/>
              </w:rPr>
              <w:t xml:space="preserve"> cell</w:t>
            </w:r>
            <w:r w:rsidRPr="00FD35A8">
              <w:rPr>
                <w:rFonts w:ascii="Times New Roman" w:hAnsi="Times New Roman"/>
              </w:rPr>
              <w:t>/kg</w:t>
            </w:r>
          </w:p>
        </w:tc>
        <w:tc>
          <w:tcPr>
            <w:tcW w:w="2616" w:type="dxa"/>
            <w:tcBorders>
              <w:top w:val="nil"/>
              <w:left w:val="nil"/>
              <w:bottom w:val="single" w:sz="8" w:space="0" w:color="auto"/>
              <w:right w:val="nil"/>
            </w:tcBorders>
            <w:vAlign w:val="center"/>
            <w:hideMark/>
          </w:tcPr>
          <w:p w14:paraId="38EC789B" w14:textId="77777777" w:rsidR="00FB1E46" w:rsidRPr="00FD35A8" w:rsidRDefault="00FB1E46" w:rsidP="006921A2">
            <w:pPr>
              <w:jc w:val="center"/>
              <w:rPr>
                <w:rFonts w:ascii="Times New Roman" w:hAnsi="Times New Roman"/>
              </w:rPr>
            </w:pPr>
            <w:r w:rsidRPr="00FD35A8">
              <w:rPr>
                <w:rFonts w:ascii="Times New Roman" w:hAnsi="Times New Roman"/>
              </w:rPr>
              <w:t>3.0×10</w:t>
            </w:r>
            <w:r w:rsidRPr="00FD35A8">
              <w:rPr>
                <w:rFonts w:ascii="Times New Roman" w:hAnsi="Times New Roman"/>
                <w:vertAlign w:val="superscript"/>
              </w:rPr>
              <w:t>5</w:t>
            </w:r>
            <w:r w:rsidRPr="00FD35A8">
              <w:rPr>
                <w:rFonts w:ascii="Times New Roman" w:hAnsi="Times New Roman"/>
              </w:rPr>
              <w:t xml:space="preserve"> CAR-T</w:t>
            </w:r>
            <w:r w:rsidRPr="00FD35A8">
              <w:rPr>
                <w:rFonts w:ascii="Times New Roman" w:hAnsi="Times New Roman"/>
                <w:lang w:eastAsia="zh-CN"/>
              </w:rPr>
              <w:t xml:space="preserve"> cell</w:t>
            </w:r>
            <w:r w:rsidRPr="00FD35A8">
              <w:rPr>
                <w:rFonts w:ascii="Times New Roman" w:hAnsi="Times New Roman"/>
              </w:rPr>
              <w:t>/kg</w:t>
            </w:r>
          </w:p>
        </w:tc>
        <w:tc>
          <w:tcPr>
            <w:tcW w:w="3028" w:type="dxa"/>
            <w:tcBorders>
              <w:top w:val="nil"/>
              <w:left w:val="nil"/>
              <w:bottom w:val="single" w:sz="8" w:space="0" w:color="auto"/>
              <w:right w:val="nil"/>
            </w:tcBorders>
            <w:vAlign w:val="center"/>
            <w:hideMark/>
          </w:tcPr>
          <w:p w14:paraId="62DB9C56" w14:textId="77777777" w:rsidR="00FB1E46" w:rsidRPr="00FD35A8" w:rsidRDefault="00FB1E46" w:rsidP="006921A2">
            <w:pPr>
              <w:jc w:val="center"/>
              <w:rPr>
                <w:rFonts w:ascii="Times New Roman" w:hAnsi="Times New Roman"/>
              </w:rPr>
            </w:pPr>
            <w:r w:rsidRPr="00FD35A8">
              <w:rPr>
                <w:rFonts w:ascii="Times New Roman" w:hAnsi="Times New Roman"/>
              </w:rPr>
              <w:t>3.0×10</w:t>
            </w:r>
            <w:r w:rsidRPr="00FD35A8">
              <w:rPr>
                <w:rFonts w:ascii="Times New Roman" w:hAnsi="Times New Roman"/>
                <w:vertAlign w:val="superscript"/>
              </w:rPr>
              <w:t>5</w:t>
            </w:r>
            <w:r w:rsidRPr="00FD35A8">
              <w:rPr>
                <w:rFonts w:ascii="Times New Roman" w:hAnsi="Times New Roman"/>
              </w:rPr>
              <w:t xml:space="preserve"> CAR-T</w:t>
            </w:r>
            <w:r w:rsidRPr="00FD35A8">
              <w:rPr>
                <w:rFonts w:ascii="Times New Roman" w:hAnsi="Times New Roman"/>
                <w:lang w:eastAsia="zh-CN"/>
              </w:rPr>
              <w:t xml:space="preserve"> cell</w:t>
            </w:r>
            <w:r w:rsidRPr="00FD35A8">
              <w:rPr>
                <w:rFonts w:ascii="Times New Roman" w:hAnsi="Times New Roman"/>
              </w:rPr>
              <w:t>/kg</w:t>
            </w:r>
          </w:p>
        </w:tc>
        <w:tc>
          <w:tcPr>
            <w:tcW w:w="3051" w:type="dxa"/>
            <w:tcBorders>
              <w:top w:val="nil"/>
              <w:left w:val="nil"/>
              <w:bottom w:val="single" w:sz="8" w:space="0" w:color="auto"/>
              <w:right w:val="nil"/>
            </w:tcBorders>
            <w:vAlign w:val="center"/>
            <w:hideMark/>
          </w:tcPr>
          <w:p w14:paraId="1E097AC4" w14:textId="77777777" w:rsidR="00FB1E46" w:rsidRPr="00FD35A8" w:rsidRDefault="00FB1E46" w:rsidP="006921A2">
            <w:pPr>
              <w:jc w:val="center"/>
              <w:rPr>
                <w:rFonts w:ascii="Times New Roman" w:hAnsi="Times New Roman"/>
              </w:rPr>
            </w:pPr>
            <w:r w:rsidRPr="00FD35A8">
              <w:rPr>
                <w:rFonts w:ascii="Times New Roman" w:hAnsi="Times New Roman"/>
              </w:rPr>
              <w:t>3.0×10</w:t>
            </w:r>
            <w:r w:rsidRPr="00FD35A8">
              <w:rPr>
                <w:rFonts w:ascii="Times New Roman" w:hAnsi="Times New Roman"/>
                <w:vertAlign w:val="superscript"/>
              </w:rPr>
              <w:t>5</w:t>
            </w:r>
            <w:r w:rsidRPr="00FD35A8">
              <w:rPr>
                <w:rFonts w:ascii="Times New Roman" w:hAnsi="Times New Roman"/>
              </w:rPr>
              <w:t xml:space="preserve"> CAR-T</w:t>
            </w:r>
            <w:r w:rsidRPr="00FD35A8">
              <w:rPr>
                <w:rFonts w:ascii="Times New Roman" w:hAnsi="Times New Roman"/>
                <w:lang w:eastAsia="zh-CN"/>
              </w:rPr>
              <w:t xml:space="preserve"> cell</w:t>
            </w:r>
            <w:r w:rsidRPr="00FD35A8">
              <w:rPr>
                <w:rFonts w:ascii="Times New Roman" w:hAnsi="Times New Roman"/>
              </w:rPr>
              <w:t>/kg</w:t>
            </w:r>
          </w:p>
        </w:tc>
        <w:tc>
          <w:tcPr>
            <w:tcW w:w="1038" w:type="dxa"/>
            <w:tcBorders>
              <w:top w:val="nil"/>
              <w:left w:val="nil"/>
              <w:bottom w:val="single" w:sz="8" w:space="0" w:color="auto"/>
              <w:right w:val="nil"/>
            </w:tcBorders>
            <w:vAlign w:val="center"/>
            <w:hideMark/>
          </w:tcPr>
          <w:p w14:paraId="6CB77DC7" w14:textId="77777777" w:rsidR="00FB1E46" w:rsidRPr="00FD35A8" w:rsidRDefault="00FB1E46" w:rsidP="006921A2">
            <w:pPr>
              <w:jc w:val="center"/>
              <w:rPr>
                <w:rFonts w:ascii="Times New Roman" w:hAnsi="Times New Roman"/>
              </w:rPr>
            </w:pPr>
          </w:p>
        </w:tc>
      </w:tr>
      <w:tr w:rsidR="00FB1E46" w:rsidRPr="00FD35A8" w14:paraId="7CE9D493" w14:textId="77777777" w:rsidTr="006921A2">
        <w:trPr>
          <w:trHeight w:val="285"/>
        </w:trPr>
        <w:tc>
          <w:tcPr>
            <w:tcW w:w="2616" w:type="dxa"/>
            <w:tcBorders>
              <w:top w:val="nil"/>
              <w:left w:val="nil"/>
              <w:bottom w:val="nil"/>
              <w:right w:val="nil"/>
            </w:tcBorders>
            <w:shd w:val="clear" w:color="000000" w:fill="FFFFFF"/>
            <w:vAlign w:val="center"/>
          </w:tcPr>
          <w:p w14:paraId="691DA0F0" w14:textId="77777777" w:rsidR="00FB1E46" w:rsidRPr="00FD35A8" w:rsidRDefault="00FB1E46" w:rsidP="006921A2">
            <w:pPr>
              <w:rPr>
                <w:rFonts w:ascii="Times New Roman" w:hAnsi="Times New Roman"/>
                <w:lang w:eastAsia="zh-CN"/>
              </w:rPr>
            </w:pPr>
            <w:r w:rsidRPr="00FD35A8">
              <w:rPr>
                <w:rFonts w:ascii="Times New Roman" w:hAnsi="Times New Roman"/>
                <w:lang w:eastAsia="zh-CN"/>
              </w:rPr>
              <w:t>ATC #1</w:t>
            </w:r>
          </w:p>
        </w:tc>
        <w:tc>
          <w:tcPr>
            <w:tcW w:w="2221" w:type="dxa"/>
            <w:tcBorders>
              <w:top w:val="nil"/>
              <w:left w:val="nil"/>
              <w:bottom w:val="nil"/>
              <w:right w:val="nil"/>
            </w:tcBorders>
            <w:vAlign w:val="center"/>
          </w:tcPr>
          <w:p w14:paraId="30B3F6CC" w14:textId="77777777" w:rsidR="00FB1E46" w:rsidRPr="00FD35A8" w:rsidRDefault="00FB1E46" w:rsidP="006921A2">
            <w:pPr>
              <w:jc w:val="center"/>
              <w:rPr>
                <w:rFonts w:ascii="Times New Roman" w:hAnsi="Times New Roman"/>
              </w:rPr>
            </w:pPr>
            <w:r w:rsidRPr="00FD35A8">
              <w:rPr>
                <w:rFonts w:ascii="Times New Roman" w:eastAsia="等线" w:hAnsi="Times New Roman"/>
                <w:color w:val="000000"/>
                <w:sz w:val="18"/>
                <w:szCs w:val="18"/>
              </w:rPr>
              <w:t>+</w:t>
            </w:r>
          </w:p>
        </w:tc>
        <w:tc>
          <w:tcPr>
            <w:tcW w:w="2616" w:type="dxa"/>
            <w:tcBorders>
              <w:top w:val="nil"/>
              <w:left w:val="nil"/>
              <w:bottom w:val="nil"/>
              <w:right w:val="nil"/>
            </w:tcBorders>
            <w:vAlign w:val="center"/>
          </w:tcPr>
          <w:p w14:paraId="030FC143" w14:textId="77777777" w:rsidR="00FB1E46" w:rsidRPr="00FD35A8" w:rsidRDefault="00FB1E46" w:rsidP="006921A2">
            <w:pPr>
              <w:jc w:val="center"/>
              <w:rPr>
                <w:rFonts w:ascii="Times New Roman" w:hAnsi="Times New Roman"/>
              </w:rPr>
            </w:pPr>
            <w:r w:rsidRPr="00FD35A8">
              <w:rPr>
                <w:rFonts w:ascii="Times New Roman" w:eastAsia="等线" w:hAnsi="Times New Roman"/>
                <w:color w:val="000000"/>
                <w:sz w:val="18"/>
                <w:szCs w:val="18"/>
              </w:rPr>
              <w:t>-</w:t>
            </w:r>
          </w:p>
        </w:tc>
        <w:tc>
          <w:tcPr>
            <w:tcW w:w="3028" w:type="dxa"/>
            <w:tcBorders>
              <w:top w:val="nil"/>
              <w:left w:val="nil"/>
              <w:bottom w:val="nil"/>
              <w:right w:val="nil"/>
            </w:tcBorders>
            <w:vAlign w:val="center"/>
          </w:tcPr>
          <w:p w14:paraId="0E75CFF4" w14:textId="77777777" w:rsidR="00FB1E46" w:rsidRPr="00FD35A8" w:rsidRDefault="00FB1E46" w:rsidP="006921A2">
            <w:pPr>
              <w:jc w:val="center"/>
              <w:rPr>
                <w:rFonts w:ascii="Times New Roman" w:hAnsi="Times New Roman"/>
              </w:rPr>
            </w:pPr>
            <w:r w:rsidRPr="00FD35A8">
              <w:rPr>
                <w:rFonts w:ascii="Times New Roman" w:eastAsia="等线" w:hAnsi="Times New Roman"/>
                <w:color w:val="000000"/>
                <w:sz w:val="18"/>
                <w:szCs w:val="18"/>
              </w:rPr>
              <w:t>-</w:t>
            </w:r>
          </w:p>
        </w:tc>
        <w:tc>
          <w:tcPr>
            <w:tcW w:w="3051" w:type="dxa"/>
            <w:tcBorders>
              <w:top w:val="nil"/>
              <w:left w:val="nil"/>
              <w:bottom w:val="nil"/>
              <w:right w:val="nil"/>
            </w:tcBorders>
            <w:vAlign w:val="center"/>
          </w:tcPr>
          <w:p w14:paraId="58B7885A" w14:textId="77777777" w:rsidR="00FB1E46" w:rsidRPr="00FD35A8" w:rsidRDefault="00FB1E46" w:rsidP="006921A2">
            <w:pPr>
              <w:jc w:val="center"/>
              <w:rPr>
                <w:rFonts w:ascii="Times New Roman" w:hAnsi="Times New Roman"/>
              </w:rPr>
            </w:pPr>
            <w:r w:rsidRPr="00FD35A8">
              <w:rPr>
                <w:rFonts w:ascii="Times New Roman" w:eastAsia="等线" w:hAnsi="Times New Roman"/>
                <w:color w:val="000000"/>
                <w:sz w:val="18"/>
                <w:szCs w:val="18"/>
              </w:rPr>
              <w:t>+</w:t>
            </w:r>
          </w:p>
        </w:tc>
        <w:tc>
          <w:tcPr>
            <w:tcW w:w="1038" w:type="dxa"/>
            <w:tcBorders>
              <w:top w:val="nil"/>
              <w:left w:val="nil"/>
              <w:bottom w:val="nil"/>
              <w:right w:val="nil"/>
            </w:tcBorders>
            <w:noWrap/>
            <w:vAlign w:val="center"/>
          </w:tcPr>
          <w:p w14:paraId="13F6C4D5" w14:textId="77777777" w:rsidR="00FB1E46" w:rsidRPr="00FD35A8" w:rsidRDefault="00FB1E46" w:rsidP="006921A2">
            <w:pPr>
              <w:jc w:val="center"/>
              <w:rPr>
                <w:rFonts w:ascii="Times New Roman" w:hAnsi="Times New Roman"/>
              </w:rPr>
            </w:pPr>
            <w:r w:rsidRPr="00FD35A8">
              <w:rPr>
                <w:rFonts w:ascii="Times New Roman" w:eastAsia="等线" w:hAnsi="Times New Roman"/>
                <w:color w:val="000000"/>
                <w:sz w:val="18"/>
                <w:szCs w:val="18"/>
              </w:rPr>
              <w:t>+</w:t>
            </w:r>
          </w:p>
        </w:tc>
      </w:tr>
      <w:tr w:rsidR="00FB1E46" w:rsidRPr="00FD35A8" w14:paraId="487EDA82" w14:textId="77777777" w:rsidTr="006921A2">
        <w:trPr>
          <w:trHeight w:val="285"/>
        </w:trPr>
        <w:tc>
          <w:tcPr>
            <w:tcW w:w="2616" w:type="dxa"/>
            <w:tcBorders>
              <w:top w:val="nil"/>
              <w:left w:val="nil"/>
              <w:bottom w:val="nil"/>
              <w:right w:val="nil"/>
            </w:tcBorders>
            <w:vAlign w:val="center"/>
          </w:tcPr>
          <w:p w14:paraId="318D0A42" w14:textId="77777777" w:rsidR="00FB1E46" w:rsidRPr="00FD35A8" w:rsidRDefault="00FB1E46" w:rsidP="006921A2">
            <w:pPr>
              <w:ind w:firstLineChars="100" w:firstLine="200"/>
              <w:rPr>
                <w:rFonts w:ascii="Times New Roman" w:hAnsi="Times New Roman"/>
              </w:rPr>
            </w:pPr>
            <w:r w:rsidRPr="00FD35A8">
              <w:rPr>
                <w:rFonts w:ascii="Times New Roman" w:hAnsi="Times New Roman"/>
              </w:rPr>
              <w:t>Dexamethasone Sodium Phosphate, IV</w:t>
            </w:r>
          </w:p>
        </w:tc>
        <w:tc>
          <w:tcPr>
            <w:tcW w:w="2221" w:type="dxa"/>
            <w:tcBorders>
              <w:top w:val="nil"/>
              <w:left w:val="nil"/>
              <w:bottom w:val="nil"/>
              <w:right w:val="nil"/>
            </w:tcBorders>
            <w:vAlign w:val="center"/>
          </w:tcPr>
          <w:p w14:paraId="0ACF4D63" w14:textId="77777777" w:rsidR="00FB1E46" w:rsidRPr="00FD35A8" w:rsidRDefault="00FB1E46" w:rsidP="006921A2">
            <w:pPr>
              <w:jc w:val="center"/>
              <w:rPr>
                <w:rFonts w:ascii="Times New Roman" w:hAnsi="Times New Roman"/>
              </w:rPr>
            </w:pPr>
            <w:r w:rsidRPr="00FD35A8">
              <w:rPr>
                <w:rFonts w:ascii="Times New Roman" w:eastAsia="等线" w:hAnsi="Times New Roman"/>
                <w:color w:val="000000"/>
                <w:sz w:val="18"/>
                <w:szCs w:val="18"/>
              </w:rPr>
              <w:t>-</w:t>
            </w:r>
          </w:p>
        </w:tc>
        <w:tc>
          <w:tcPr>
            <w:tcW w:w="2616" w:type="dxa"/>
            <w:tcBorders>
              <w:top w:val="nil"/>
              <w:left w:val="nil"/>
              <w:bottom w:val="nil"/>
              <w:right w:val="nil"/>
            </w:tcBorders>
            <w:vAlign w:val="center"/>
          </w:tcPr>
          <w:p w14:paraId="4DD88669" w14:textId="77777777" w:rsidR="00FB1E46" w:rsidRPr="00FD35A8" w:rsidRDefault="00FB1E46" w:rsidP="006921A2">
            <w:pPr>
              <w:jc w:val="center"/>
              <w:rPr>
                <w:rFonts w:ascii="Times New Roman" w:hAnsi="Times New Roman"/>
              </w:rPr>
            </w:pPr>
          </w:p>
        </w:tc>
        <w:tc>
          <w:tcPr>
            <w:tcW w:w="3028" w:type="dxa"/>
            <w:tcBorders>
              <w:top w:val="nil"/>
              <w:left w:val="nil"/>
              <w:bottom w:val="nil"/>
              <w:right w:val="nil"/>
            </w:tcBorders>
            <w:vAlign w:val="center"/>
          </w:tcPr>
          <w:p w14:paraId="06A953DF" w14:textId="77777777" w:rsidR="00FB1E46" w:rsidRPr="00FD35A8" w:rsidRDefault="00FB1E46" w:rsidP="006921A2">
            <w:pPr>
              <w:jc w:val="center"/>
              <w:rPr>
                <w:rFonts w:ascii="Times New Roman" w:hAnsi="Times New Roman"/>
              </w:rPr>
            </w:pPr>
          </w:p>
        </w:tc>
        <w:tc>
          <w:tcPr>
            <w:tcW w:w="3051" w:type="dxa"/>
            <w:tcBorders>
              <w:top w:val="nil"/>
              <w:left w:val="nil"/>
              <w:bottom w:val="nil"/>
              <w:right w:val="nil"/>
            </w:tcBorders>
            <w:vAlign w:val="center"/>
          </w:tcPr>
          <w:p w14:paraId="290350CE" w14:textId="77777777" w:rsidR="00FB1E46" w:rsidRPr="00FD35A8" w:rsidRDefault="00FB1E46" w:rsidP="006921A2">
            <w:pPr>
              <w:jc w:val="center"/>
              <w:rPr>
                <w:rFonts w:ascii="Times New Roman" w:hAnsi="Times New Roman"/>
              </w:rPr>
            </w:pPr>
            <w:r w:rsidRPr="00FD35A8">
              <w:rPr>
                <w:rFonts w:ascii="Times New Roman" w:eastAsia="等线" w:hAnsi="Times New Roman"/>
                <w:color w:val="000000"/>
                <w:sz w:val="18"/>
                <w:szCs w:val="18"/>
              </w:rPr>
              <w:t>-</w:t>
            </w:r>
          </w:p>
        </w:tc>
        <w:tc>
          <w:tcPr>
            <w:tcW w:w="1038" w:type="dxa"/>
            <w:tcBorders>
              <w:top w:val="nil"/>
              <w:left w:val="nil"/>
              <w:bottom w:val="nil"/>
              <w:right w:val="nil"/>
            </w:tcBorders>
            <w:noWrap/>
            <w:vAlign w:val="center"/>
          </w:tcPr>
          <w:p w14:paraId="7F3FAA8D" w14:textId="77777777" w:rsidR="00FB1E46" w:rsidRPr="00FD35A8" w:rsidRDefault="00FB1E46" w:rsidP="006921A2">
            <w:pPr>
              <w:jc w:val="center"/>
              <w:rPr>
                <w:rFonts w:ascii="Times New Roman" w:hAnsi="Times New Roman"/>
              </w:rPr>
            </w:pPr>
            <w:r w:rsidRPr="00FD35A8">
              <w:rPr>
                <w:rFonts w:ascii="Times New Roman" w:eastAsia="等线" w:hAnsi="Times New Roman"/>
                <w:color w:val="000000"/>
                <w:sz w:val="18"/>
                <w:szCs w:val="18"/>
              </w:rPr>
              <w:t>+</w:t>
            </w:r>
          </w:p>
        </w:tc>
      </w:tr>
      <w:tr w:rsidR="00FB1E46" w:rsidRPr="00FD35A8" w14:paraId="3F0A66B3" w14:textId="77777777" w:rsidTr="006921A2">
        <w:trPr>
          <w:trHeight w:val="285"/>
        </w:trPr>
        <w:tc>
          <w:tcPr>
            <w:tcW w:w="2616" w:type="dxa"/>
            <w:tcBorders>
              <w:top w:val="nil"/>
              <w:left w:val="nil"/>
              <w:bottom w:val="nil"/>
              <w:right w:val="nil"/>
            </w:tcBorders>
            <w:vAlign w:val="center"/>
          </w:tcPr>
          <w:p w14:paraId="45918DA9" w14:textId="77777777" w:rsidR="00FB1E46" w:rsidRPr="00FD35A8" w:rsidRDefault="00FB1E46" w:rsidP="006921A2">
            <w:pPr>
              <w:ind w:firstLineChars="100" w:firstLine="200"/>
              <w:rPr>
                <w:rFonts w:ascii="Times New Roman" w:hAnsi="Times New Roman"/>
              </w:rPr>
            </w:pPr>
            <w:r w:rsidRPr="00FD35A8">
              <w:rPr>
                <w:rFonts w:ascii="Times New Roman" w:hAnsi="Times New Roman"/>
              </w:rPr>
              <w:t>Methylprednisolone, oral</w:t>
            </w:r>
          </w:p>
        </w:tc>
        <w:tc>
          <w:tcPr>
            <w:tcW w:w="2221" w:type="dxa"/>
            <w:tcBorders>
              <w:top w:val="nil"/>
              <w:left w:val="nil"/>
              <w:bottom w:val="nil"/>
              <w:right w:val="nil"/>
            </w:tcBorders>
            <w:vAlign w:val="center"/>
          </w:tcPr>
          <w:p w14:paraId="7BF45D77" w14:textId="77777777" w:rsidR="00FB1E46" w:rsidRPr="00FD35A8" w:rsidRDefault="00FB1E46" w:rsidP="006921A2">
            <w:pPr>
              <w:jc w:val="center"/>
              <w:rPr>
                <w:rFonts w:ascii="Times New Roman" w:hAnsi="Times New Roman"/>
              </w:rPr>
            </w:pPr>
          </w:p>
        </w:tc>
        <w:tc>
          <w:tcPr>
            <w:tcW w:w="2616" w:type="dxa"/>
            <w:tcBorders>
              <w:top w:val="nil"/>
              <w:left w:val="nil"/>
              <w:bottom w:val="nil"/>
              <w:right w:val="nil"/>
            </w:tcBorders>
            <w:vAlign w:val="center"/>
          </w:tcPr>
          <w:p w14:paraId="68B28C99" w14:textId="77777777" w:rsidR="00FB1E46" w:rsidRPr="00FD35A8" w:rsidRDefault="00FB1E46" w:rsidP="006921A2">
            <w:pPr>
              <w:jc w:val="center"/>
              <w:rPr>
                <w:rFonts w:ascii="Times New Roman" w:hAnsi="Times New Roman"/>
              </w:rPr>
            </w:pPr>
          </w:p>
        </w:tc>
        <w:tc>
          <w:tcPr>
            <w:tcW w:w="3028" w:type="dxa"/>
            <w:tcBorders>
              <w:top w:val="nil"/>
              <w:left w:val="nil"/>
              <w:bottom w:val="nil"/>
              <w:right w:val="nil"/>
            </w:tcBorders>
            <w:vAlign w:val="center"/>
          </w:tcPr>
          <w:p w14:paraId="24C8B8DA" w14:textId="77777777" w:rsidR="00FB1E46" w:rsidRPr="00FD35A8" w:rsidRDefault="00FB1E46" w:rsidP="006921A2">
            <w:pPr>
              <w:jc w:val="center"/>
              <w:rPr>
                <w:rFonts w:ascii="Times New Roman" w:hAnsi="Times New Roman"/>
              </w:rPr>
            </w:pPr>
          </w:p>
        </w:tc>
        <w:tc>
          <w:tcPr>
            <w:tcW w:w="3051" w:type="dxa"/>
            <w:tcBorders>
              <w:top w:val="nil"/>
              <w:left w:val="nil"/>
              <w:bottom w:val="nil"/>
              <w:right w:val="nil"/>
            </w:tcBorders>
            <w:vAlign w:val="center"/>
          </w:tcPr>
          <w:p w14:paraId="436852EB" w14:textId="77777777" w:rsidR="00FB1E46" w:rsidRPr="00FD35A8" w:rsidRDefault="00FB1E46" w:rsidP="006921A2">
            <w:pPr>
              <w:jc w:val="center"/>
              <w:rPr>
                <w:rFonts w:ascii="Times New Roman" w:hAnsi="Times New Roman"/>
              </w:rPr>
            </w:pPr>
          </w:p>
        </w:tc>
        <w:tc>
          <w:tcPr>
            <w:tcW w:w="1038" w:type="dxa"/>
            <w:tcBorders>
              <w:top w:val="nil"/>
              <w:left w:val="nil"/>
              <w:bottom w:val="nil"/>
              <w:right w:val="nil"/>
            </w:tcBorders>
            <w:noWrap/>
            <w:vAlign w:val="center"/>
          </w:tcPr>
          <w:p w14:paraId="1441E567" w14:textId="77777777" w:rsidR="00FB1E46" w:rsidRPr="00FD35A8" w:rsidRDefault="00FB1E46" w:rsidP="006921A2">
            <w:pPr>
              <w:jc w:val="center"/>
              <w:rPr>
                <w:rFonts w:ascii="Times New Roman" w:hAnsi="Times New Roman"/>
              </w:rPr>
            </w:pPr>
          </w:p>
        </w:tc>
      </w:tr>
      <w:tr w:rsidR="00FB1E46" w:rsidRPr="00FD35A8" w14:paraId="6D8B45E3" w14:textId="77777777" w:rsidTr="006921A2">
        <w:trPr>
          <w:trHeight w:val="285"/>
        </w:trPr>
        <w:tc>
          <w:tcPr>
            <w:tcW w:w="2616" w:type="dxa"/>
            <w:tcBorders>
              <w:top w:val="nil"/>
              <w:left w:val="nil"/>
              <w:bottom w:val="nil"/>
              <w:right w:val="nil"/>
            </w:tcBorders>
            <w:vAlign w:val="center"/>
            <w:hideMark/>
          </w:tcPr>
          <w:p w14:paraId="0D12C968" w14:textId="77777777" w:rsidR="00FB1E46" w:rsidRPr="00FD35A8" w:rsidRDefault="00FB1E46" w:rsidP="006921A2">
            <w:pPr>
              <w:ind w:firstLineChars="100" w:firstLine="200"/>
              <w:rPr>
                <w:rFonts w:ascii="Times New Roman" w:hAnsi="Times New Roman"/>
              </w:rPr>
            </w:pPr>
            <w:r w:rsidRPr="00FD35A8">
              <w:rPr>
                <w:rFonts w:ascii="Times New Roman" w:hAnsi="Times New Roman"/>
              </w:rPr>
              <w:t>&lt;&lt;Generic drug name 2&gt;&gt;&lt;&lt;Route&gt;&gt;</w:t>
            </w:r>
          </w:p>
        </w:tc>
        <w:tc>
          <w:tcPr>
            <w:tcW w:w="2221" w:type="dxa"/>
            <w:tcBorders>
              <w:top w:val="nil"/>
              <w:left w:val="nil"/>
              <w:bottom w:val="nil"/>
              <w:right w:val="nil"/>
            </w:tcBorders>
            <w:vAlign w:val="center"/>
            <w:hideMark/>
          </w:tcPr>
          <w:p w14:paraId="24C54F3C" w14:textId="77777777" w:rsidR="00FB1E46" w:rsidRPr="00FD35A8" w:rsidRDefault="00FB1E46" w:rsidP="006921A2">
            <w:pPr>
              <w:jc w:val="center"/>
              <w:rPr>
                <w:rFonts w:ascii="Times New Roman" w:hAnsi="Times New Roman"/>
              </w:rPr>
            </w:pPr>
            <w:r w:rsidRPr="00FD35A8">
              <w:rPr>
                <w:rFonts w:ascii="Times New Roman" w:eastAsia="等线" w:hAnsi="Times New Roman"/>
                <w:color w:val="000000"/>
                <w:sz w:val="18"/>
                <w:szCs w:val="18"/>
              </w:rPr>
              <w:t>+</w:t>
            </w:r>
          </w:p>
        </w:tc>
        <w:tc>
          <w:tcPr>
            <w:tcW w:w="2616" w:type="dxa"/>
            <w:tcBorders>
              <w:top w:val="nil"/>
              <w:left w:val="nil"/>
              <w:bottom w:val="nil"/>
              <w:right w:val="nil"/>
            </w:tcBorders>
            <w:vAlign w:val="center"/>
            <w:hideMark/>
          </w:tcPr>
          <w:p w14:paraId="407D69F8" w14:textId="77777777" w:rsidR="00FB1E46" w:rsidRPr="00FD35A8" w:rsidRDefault="00FB1E46" w:rsidP="006921A2">
            <w:pPr>
              <w:jc w:val="center"/>
              <w:rPr>
                <w:rFonts w:ascii="Times New Roman" w:hAnsi="Times New Roman"/>
              </w:rPr>
            </w:pPr>
          </w:p>
        </w:tc>
        <w:tc>
          <w:tcPr>
            <w:tcW w:w="3028" w:type="dxa"/>
            <w:tcBorders>
              <w:top w:val="nil"/>
              <w:left w:val="nil"/>
              <w:bottom w:val="nil"/>
              <w:right w:val="nil"/>
            </w:tcBorders>
            <w:vAlign w:val="center"/>
            <w:hideMark/>
          </w:tcPr>
          <w:p w14:paraId="26571946" w14:textId="77777777" w:rsidR="00FB1E46" w:rsidRPr="00FD35A8" w:rsidRDefault="00FB1E46" w:rsidP="006921A2">
            <w:pPr>
              <w:jc w:val="center"/>
              <w:rPr>
                <w:rFonts w:ascii="Times New Roman" w:hAnsi="Times New Roman"/>
              </w:rPr>
            </w:pPr>
          </w:p>
        </w:tc>
        <w:tc>
          <w:tcPr>
            <w:tcW w:w="3051" w:type="dxa"/>
            <w:tcBorders>
              <w:top w:val="nil"/>
              <w:left w:val="nil"/>
              <w:bottom w:val="nil"/>
              <w:right w:val="nil"/>
            </w:tcBorders>
            <w:vAlign w:val="center"/>
            <w:hideMark/>
          </w:tcPr>
          <w:p w14:paraId="76716586" w14:textId="77777777" w:rsidR="00FB1E46" w:rsidRPr="00FD35A8" w:rsidRDefault="00FB1E46" w:rsidP="006921A2">
            <w:pPr>
              <w:jc w:val="center"/>
              <w:rPr>
                <w:rFonts w:ascii="Times New Roman" w:hAnsi="Times New Roman"/>
              </w:rPr>
            </w:pPr>
            <w:r w:rsidRPr="00FD35A8">
              <w:rPr>
                <w:rFonts w:ascii="Times New Roman" w:eastAsia="等线" w:hAnsi="Times New Roman"/>
                <w:color w:val="000000"/>
                <w:sz w:val="18"/>
                <w:szCs w:val="18"/>
              </w:rPr>
              <w:t>-</w:t>
            </w:r>
          </w:p>
        </w:tc>
        <w:tc>
          <w:tcPr>
            <w:tcW w:w="1038" w:type="dxa"/>
            <w:tcBorders>
              <w:top w:val="nil"/>
              <w:left w:val="nil"/>
              <w:bottom w:val="nil"/>
              <w:right w:val="nil"/>
            </w:tcBorders>
            <w:noWrap/>
            <w:vAlign w:val="center"/>
            <w:hideMark/>
          </w:tcPr>
          <w:p w14:paraId="7750B060" w14:textId="77777777" w:rsidR="00FB1E46" w:rsidRPr="00FD35A8" w:rsidRDefault="00FB1E46" w:rsidP="006921A2">
            <w:pPr>
              <w:jc w:val="center"/>
              <w:rPr>
                <w:rFonts w:ascii="Times New Roman" w:hAnsi="Times New Roman"/>
              </w:rPr>
            </w:pPr>
            <w:r w:rsidRPr="00FD35A8">
              <w:rPr>
                <w:rFonts w:ascii="Times New Roman" w:eastAsia="等线" w:hAnsi="Times New Roman"/>
                <w:color w:val="000000"/>
                <w:sz w:val="18"/>
                <w:szCs w:val="18"/>
              </w:rPr>
              <w:t>-</w:t>
            </w:r>
          </w:p>
        </w:tc>
      </w:tr>
      <w:tr w:rsidR="00FB1E46" w:rsidRPr="00FD35A8" w14:paraId="3BB54AA4" w14:textId="77777777" w:rsidTr="006921A2">
        <w:trPr>
          <w:trHeight w:val="285"/>
        </w:trPr>
        <w:tc>
          <w:tcPr>
            <w:tcW w:w="2616" w:type="dxa"/>
            <w:tcBorders>
              <w:top w:val="nil"/>
              <w:left w:val="nil"/>
              <w:bottom w:val="nil"/>
              <w:right w:val="nil"/>
            </w:tcBorders>
            <w:shd w:val="clear" w:color="000000" w:fill="FFFFFF"/>
            <w:vAlign w:val="center"/>
          </w:tcPr>
          <w:p w14:paraId="13050EC7" w14:textId="77777777" w:rsidR="00FB1E46" w:rsidRPr="00FD35A8" w:rsidRDefault="00FB1E46" w:rsidP="006921A2">
            <w:pPr>
              <w:rPr>
                <w:rFonts w:ascii="Times New Roman" w:hAnsi="Times New Roman"/>
              </w:rPr>
            </w:pPr>
            <w:r w:rsidRPr="00FD35A8">
              <w:rPr>
                <w:rFonts w:ascii="Times New Roman" w:hAnsi="Times New Roman"/>
                <w:lang w:eastAsia="zh-CN"/>
              </w:rPr>
              <w:t>ATC #1</w:t>
            </w:r>
          </w:p>
        </w:tc>
        <w:tc>
          <w:tcPr>
            <w:tcW w:w="2221" w:type="dxa"/>
            <w:tcBorders>
              <w:top w:val="nil"/>
              <w:left w:val="nil"/>
              <w:bottom w:val="nil"/>
              <w:right w:val="nil"/>
            </w:tcBorders>
            <w:vAlign w:val="center"/>
          </w:tcPr>
          <w:p w14:paraId="44149EC4" w14:textId="77777777" w:rsidR="00FB1E46" w:rsidRPr="00FD35A8" w:rsidRDefault="00FB1E46" w:rsidP="006921A2">
            <w:pPr>
              <w:jc w:val="center"/>
              <w:rPr>
                <w:rFonts w:ascii="Times New Roman" w:hAnsi="Times New Roman"/>
              </w:rPr>
            </w:pPr>
          </w:p>
        </w:tc>
        <w:tc>
          <w:tcPr>
            <w:tcW w:w="2616" w:type="dxa"/>
            <w:tcBorders>
              <w:top w:val="nil"/>
              <w:left w:val="nil"/>
              <w:bottom w:val="nil"/>
              <w:right w:val="nil"/>
            </w:tcBorders>
            <w:vAlign w:val="center"/>
          </w:tcPr>
          <w:p w14:paraId="661BA110" w14:textId="77777777" w:rsidR="00FB1E46" w:rsidRPr="00FD35A8" w:rsidRDefault="00FB1E46" w:rsidP="006921A2">
            <w:pPr>
              <w:jc w:val="center"/>
              <w:rPr>
                <w:rFonts w:ascii="Times New Roman" w:hAnsi="Times New Roman"/>
              </w:rPr>
            </w:pPr>
          </w:p>
        </w:tc>
        <w:tc>
          <w:tcPr>
            <w:tcW w:w="3028" w:type="dxa"/>
            <w:tcBorders>
              <w:top w:val="nil"/>
              <w:left w:val="nil"/>
              <w:bottom w:val="nil"/>
              <w:right w:val="nil"/>
            </w:tcBorders>
            <w:vAlign w:val="center"/>
          </w:tcPr>
          <w:p w14:paraId="4CFED72D" w14:textId="77777777" w:rsidR="00FB1E46" w:rsidRPr="00FD35A8" w:rsidRDefault="00FB1E46" w:rsidP="006921A2">
            <w:pPr>
              <w:jc w:val="center"/>
              <w:rPr>
                <w:rFonts w:ascii="Times New Roman" w:hAnsi="Times New Roman"/>
              </w:rPr>
            </w:pPr>
          </w:p>
        </w:tc>
        <w:tc>
          <w:tcPr>
            <w:tcW w:w="3051" w:type="dxa"/>
            <w:tcBorders>
              <w:top w:val="nil"/>
              <w:left w:val="nil"/>
              <w:bottom w:val="nil"/>
              <w:right w:val="nil"/>
            </w:tcBorders>
            <w:vAlign w:val="center"/>
          </w:tcPr>
          <w:p w14:paraId="6791B68E" w14:textId="77777777" w:rsidR="00FB1E46" w:rsidRPr="00FD35A8" w:rsidRDefault="00FB1E46" w:rsidP="006921A2">
            <w:pPr>
              <w:jc w:val="center"/>
              <w:rPr>
                <w:rFonts w:ascii="Times New Roman" w:hAnsi="Times New Roman"/>
              </w:rPr>
            </w:pPr>
          </w:p>
        </w:tc>
        <w:tc>
          <w:tcPr>
            <w:tcW w:w="1038" w:type="dxa"/>
            <w:tcBorders>
              <w:top w:val="nil"/>
              <w:left w:val="nil"/>
              <w:bottom w:val="nil"/>
              <w:right w:val="nil"/>
            </w:tcBorders>
            <w:vAlign w:val="center"/>
          </w:tcPr>
          <w:p w14:paraId="5C15644A" w14:textId="77777777" w:rsidR="00FB1E46" w:rsidRPr="00FD35A8" w:rsidRDefault="00FB1E46" w:rsidP="006921A2">
            <w:pPr>
              <w:jc w:val="center"/>
              <w:rPr>
                <w:rFonts w:ascii="Times New Roman" w:hAnsi="Times New Roman"/>
              </w:rPr>
            </w:pPr>
          </w:p>
        </w:tc>
      </w:tr>
      <w:tr w:rsidR="00FB1E46" w:rsidRPr="00FD35A8" w14:paraId="48ECFE9A" w14:textId="77777777" w:rsidTr="006921A2">
        <w:trPr>
          <w:trHeight w:val="285"/>
        </w:trPr>
        <w:tc>
          <w:tcPr>
            <w:tcW w:w="2616" w:type="dxa"/>
            <w:tcBorders>
              <w:top w:val="nil"/>
              <w:left w:val="nil"/>
              <w:bottom w:val="nil"/>
              <w:right w:val="nil"/>
            </w:tcBorders>
            <w:shd w:val="clear" w:color="000000" w:fill="FFFFFF"/>
          </w:tcPr>
          <w:p w14:paraId="34FD54AA" w14:textId="77777777" w:rsidR="00FB1E46" w:rsidRPr="00FD35A8" w:rsidRDefault="00FB1E46" w:rsidP="006921A2">
            <w:pPr>
              <w:ind w:firstLineChars="100" w:firstLine="200"/>
              <w:rPr>
                <w:rFonts w:ascii="Times New Roman" w:hAnsi="Times New Roman"/>
              </w:rPr>
            </w:pPr>
            <w:r w:rsidRPr="00FD35A8">
              <w:rPr>
                <w:rFonts w:ascii="Times New Roman" w:hAnsi="Times New Roman"/>
              </w:rPr>
              <w:t xml:space="preserve">&lt;&lt;Generic drug name </w:t>
            </w:r>
            <w:r w:rsidRPr="00FD35A8">
              <w:rPr>
                <w:rFonts w:ascii="Times New Roman" w:hAnsi="Times New Roman"/>
                <w:lang w:eastAsia="zh-CN"/>
              </w:rPr>
              <w:t>1</w:t>
            </w:r>
            <w:r w:rsidRPr="00FD35A8">
              <w:rPr>
                <w:rFonts w:ascii="Times New Roman" w:hAnsi="Times New Roman"/>
              </w:rPr>
              <w:t>&gt;&gt;&lt;&lt;Route&gt;&gt;</w:t>
            </w:r>
          </w:p>
        </w:tc>
        <w:tc>
          <w:tcPr>
            <w:tcW w:w="2221" w:type="dxa"/>
            <w:tcBorders>
              <w:top w:val="nil"/>
              <w:left w:val="nil"/>
              <w:bottom w:val="nil"/>
              <w:right w:val="nil"/>
            </w:tcBorders>
            <w:vAlign w:val="center"/>
          </w:tcPr>
          <w:p w14:paraId="75A5C47D" w14:textId="77777777" w:rsidR="00FB1E46" w:rsidRPr="00FD35A8" w:rsidRDefault="00FB1E46" w:rsidP="006921A2">
            <w:pPr>
              <w:jc w:val="center"/>
              <w:rPr>
                <w:rFonts w:ascii="Times New Roman" w:hAnsi="Times New Roman"/>
              </w:rPr>
            </w:pPr>
          </w:p>
        </w:tc>
        <w:tc>
          <w:tcPr>
            <w:tcW w:w="2616" w:type="dxa"/>
            <w:tcBorders>
              <w:top w:val="nil"/>
              <w:left w:val="nil"/>
              <w:bottom w:val="nil"/>
              <w:right w:val="nil"/>
            </w:tcBorders>
            <w:vAlign w:val="center"/>
          </w:tcPr>
          <w:p w14:paraId="736FDB3B" w14:textId="77777777" w:rsidR="00FB1E46" w:rsidRPr="00FD35A8" w:rsidRDefault="00FB1E46" w:rsidP="006921A2">
            <w:pPr>
              <w:jc w:val="center"/>
              <w:rPr>
                <w:rFonts w:ascii="Times New Roman" w:hAnsi="Times New Roman"/>
              </w:rPr>
            </w:pPr>
          </w:p>
        </w:tc>
        <w:tc>
          <w:tcPr>
            <w:tcW w:w="3028" w:type="dxa"/>
            <w:tcBorders>
              <w:top w:val="nil"/>
              <w:left w:val="nil"/>
              <w:bottom w:val="nil"/>
              <w:right w:val="nil"/>
            </w:tcBorders>
            <w:vAlign w:val="center"/>
          </w:tcPr>
          <w:p w14:paraId="253A4EF6" w14:textId="77777777" w:rsidR="00FB1E46" w:rsidRPr="00FD35A8" w:rsidRDefault="00FB1E46" w:rsidP="006921A2">
            <w:pPr>
              <w:jc w:val="center"/>
              <w:rPr>
                <w:rFonts w:ascii="Times New Roman" w:hAnsi="Times New Roman"/>
              </w:rPr>
            </w:pPr>
          </w:p>
        </w:tc>
        <w:tc>
          <w:tcPr>
            <w:tcW w:w="3051" w:type="dxa"/>
            <w:tcBorders>
              <w:top w:val="nil"/>
              <w:left w:val="nil"/>
              <w:bottom w:val="nil"/>
              <w:right w:val="nil"/>
            </w:tcBorders>
            <w:vAlign w:val="center"/>
          </w:tcPr>
          <w:p w14:paraId="48F3F5D4" w14:textId="77777777" w:rsidR="00FB1E46" w:rsidRPr="00FD35A8" w:rsidRDefault="00FB1E46" w:rsidP="006921A2">
            <w:pPr>
              <w:jc w:val="center"/>
              <w:rPr>
                <w:rFonts w:ascii="Times New Roman" w:hAnsi="Times New Roman"/>
              </w:rPr>
            </w:pPr>
          </w:p>
        </w:tc>
        <w:tc>
          <w:tcPr>
            <w:tcW w:w="1038" w:type="dxa"/>
            <w:tcBorders>
              <w:top w:val="nil"/>
              <w:left w:val="nil"/>
              <w:bottom w:val="nil"/>
              <w:right w:val="nil"/>
            </w:tcBorders>
            <w:vAlign w:val="center"/>
          </w:tcPr>
          <w:p w14:paraId="522AA446" w14:textId="77777777" w:rsidR="00FB1E46" w:rsidRPr="00FD35A8" w:rsidRDefault="00FB1E46" w:rsidP="006921A2">
            <w:pPr>
              <w:jc w:val="center"/>
              <w:rPr>
                <w:rFonts w:ascii="Times New Roman" w:hAnsi="Times New Roman"/>
              </w:rPr>
            </w:pPr>
          </w:p>
        </w:tc>
      </w:tr>
      <w:tr w:rsidR="00FB1E46" w:rsidRPr="00FD35A8" w14:paraId="47460B3A" w14:textId="77777777" w:rsidTr="006921A2">
        <w:trPr>
          <w:trHeight w:val="285"/>
        </w:trPr>
        <w:tc>
          <w:tcPr>
            <w:tcW w:w="2616" w:type="dxa"/>
            <w:tcBorders>
              <w:top w:val="nil"/>
              <w:left w:val="nil"/>
              <w:bottom w:val="nil"/>
              <w:right w:val="nil"/>
            </w:tcBorders>
            <w:shd w:val="clear" w:color="000000" w:fill="FFFFFF"/>
            <w:hideMark/>
          </w:tcPr>
          <w:p w14:paraId="46F0265F" w14:textId="77777777" w:rsidR="00FB1E46" w:rsidRPr="00FD35A8" w:rsidRDefault="00FB1E46" w:rsidP="006921A2">
            <w:pPr>
              <w:ind w:firstLineChars="100" w:firstLine="200"/>
              <w:rPr>
                <w:rFonts w:ascii="Times New Roman" w:hAnsi="Times New Roman"/>
              </w:rPr>
            </w:pPr>
            <w:r w:rsidRPr="00FD35A8">
              <w:rPr>
                <w:rFonts w:ascii="Times New Roman" w:hAnsi="Times New Roman"/>
              </w:rPr>
              <w:t>&lt;&lt;Generic drug name 2&gt;&gt;&lt;&lt;Route&gt;&gt;</w:t>
            </w:r>
          </w:p>
        </w:tc>
        <w:tc>
          <w:tcPr>
            <w:tcW w:w="2221" w:type="dxa"/>
            <w:tcBorders>
              <w:top w:val="nil"/>
              <w:left w:val="nil"/>
              <w:bottom w:val="nil"/>
              <w:right w:val="nil"/>
            </w:tcBorders>
            <w:vAlign w:val="center"/>
            <w:hideMark/>
          </w:tcPr>
          <w:p w14:paraId="05FCEED8" w14:textId="77777777" w:rsidR="00FB1E46" w:rsidRPr="00FD35A8" w:rsidRDefault="00FB1E46" w:rsidP="006921A2">
            <w:pPr>
              <w:jc w:val="center"/>
              <w:rPr>
                <w:rFonts w:ascii="Times New Roman" w:hAnsi="Times New Roman"/>
              </w:rPr>
            </w:pPr>
          </w:p>
        </w:tc>
        <w:tc>
          <w:tcPr>
            <w:tcW w:w="2616" w:type="dxa"/>
            <w:tcBorders>
              <w:top w:val="nil"/>
              <w:left w:val="nil"/>
              <w:bottom w:val="nil"/>
              <w:right w:val="nil"/>
            </w:tcBorders>
            <w:vAlign w:val="center"/>
            <w:hideMark/>
          </w:tcPr>
          <w:p w14:paraId="53639043" w14:textId="77777777" w:rsidR="00FB1E46" w:rsidRPr="00FD35A8" w:rsidRDefault="00FB1E46" w:rsidP="006921A2">
            <w:pPr>
              <w:jc w:val="center"/>
              <w:rPr>
                <w:rFonts w:ascii="Times New Roman" w:hAnsi="Times New Roman"/>
              </w:rPr>
            </w:pPr>
          </w:p>
        </w:tc>
        <w:tc>
          <w:tcPr>
            <w:tcW w:w="3028" w:type="dxa"/>
            <w:tcBorders>
              <w:top w:val="nil"/>
              <w:left w:val="nil"/>
              <w:bottom w:val="nil"/>
              <w:right w:val="nil"/>
            </w:tcBorders>
            <w:vAlign w:val="center"/>
            <w:hideMark/>
          </w:tcPr>
          <w:p w14:paraId="2DA2323B" w14:textId="77777777" w:rsidR="00FB1E46" w:rsidRPr="00FD35A8" w:rsidRDefault="00FB1E46" w:rsidP="006921A2">
            <w:pPr>
              <w:jc w:val="center"/>
              <w:rPr>
                <w:rFonts w:ascii="Times New Roman" w:hAnsi="Times New Roman"/>
              </w:rPr>
            </w:pPr>
          </w:p>
        </w:tc>
        <w:tc>
          <w:tcPr>
            <w:tcW w:w="3051" w:type="dxa"/>
            <w:tcBorders>
              <w:top w:val="nil"/>
              <w:left w:val="nil"/>
              <w:bottom w:val="nil"/>
              <w:right w:val="nil"/>
            </w:tcBorders>
            <w:vAlign w:val="center"/>
            <w:hideMark/>
          </w:tcPr>
          <w:p w14:paraId="426DDDBF" w14:textId="77777777" w:rsidR="00FB1E46" w:rsidRPr="00FD35A8" w:rsidRDefault="00FB1E46" w:rsidP="006921A2">
            <w:pPr>
              <w:jc w:val="center"/>
              <w:rPr>
                <w:rFonts w:ascii="Times New Roman" w:hAnsi="Times New Roman"/>
              </w:rPr>
            </w:pPr>
          </w:p>
        </w:tc>
        <w:tc>
          <w:tcPr>
            <w:tcW w:w="1038" w:type="dxa"/>
            <w:tcBorders>
              <w:top w:val="nil"/>
              <w:left w:val="nil"/>
              <w:bottom w:val="nil"/>
              <w:right w:val="nil"/>
            </w:tcBorders>
            <w:vAlign w:val="center"/>
            <w:hideMark/>
          </w:tcPr>
          <w:p w14:paraId="0BE0B9D6" w14:textId="77777777" w:rsidR="00FB1E46" w:rsidRPr="00FD35A8" w:rsidRDefault="00FB1E46" w:rsidP="006921A2">
            <w:pPr>
              <w:jc w:val="center"/>
              <w:rPr>
                <w:rFonts w:ascii="Times New Roman" w:hAnsi="Times New Roman"/>
              </w:rPr>
            </w:pPr>
          </w:p>
        </w:tc>
      </w:tr>
      <w:tr w:rsidR="00FB1E46" w:rsidRPr="00FD35A8" w14:paraId="6DCE316A" w14:textId="77777777" w:rsidTr="006921A2">
        <w:trPr>
          <w:trHeight w:val="285"/>
        </w:trPr>
        <w:tc>
          <w:tcPr>
            <w:tcW w:w="2616" w:type="dxa"/>
            <w:tcBorders>
              <w:top w:val="nil"/>
              <w:left w:val="nil"/>
              <w:bottom w:val="nil"/>
              <w:right w:val="nil"/>
            </w:tcBorders>
            <w:shd w:val="clear" w:color="000000" w:fill="FFFFFF"/>
            <w:vAlign w:val="center"/>
            <w:hideMark/>
          </w:tcPr>
          <w:p w14:paraId="65298AA8" w14:textId="77777777" w:rsidR="00FB1E46" w:rsidRPr="00FD35A8" w:rsidRDefault="00FB1E46" w:rsidP="006921A2">
            <w:pPr>
              <w:rPr>
                <w:rFonts w:ascii="Times New Roman" w:hAnsi="Times New Roman"/>
              </w:rPr>
            </w:pPr>
            <w:r w:rsidRPr="00FD35A8">
              <w:rPr>
                <w:rFonts w:ascii="Times New Roman" w:hAnsi="Times New Roman"/>
              </w:rPr>
              <w:t>&lt;&lt;…&gt;&gt;</w:t>
            </w:r>
          </w:p>
        </w:tc>
        <w:tc>
          <w:tcPr>
            <w:tcW w:w="2221" w:type="dxa"/>
            <w:tcBorders>
              <w:top w:val="nil"/>
              <w:left w:val="nil"/>
              <w:bottom w:val="nil"/>
              <w:right w:val="nil"/>
            </w:tcBorders>
            <w:vAlign w:val="center"/>
            <w:hideMark/>
          </w:tcPr>
          <w:p w14:paraId="05B94007" w14:textId="77777777" w:rsidR="00FB1E46" w:rsidRPr="00FD35A8" w:rsidRDefault="00FB1E46" w:rsidP="006921A2">
            <w:pPr>
              <w:jc w:val="center"/>
              <w:rPr>
                <w:rFonts w:ascii="Times New Roman" w:hAnsi="Times New Roman"/>
              </w:rPr>
            </w:pPr>
          </w:p>
        </w:tc>
        <w:tc>
          <w:tcPr>
            <w:tcW w:w="2616" w:type="dxa"/>
            <w:tcBorders>
              <w:top w:val="nil"/>
              <w:left w:val="nil"/>
              <w:bottom w:val="nil"/>
              <w:right w:val="nil"/>
            </w:tcBorders>
            <w:vAlign w:val="center"/>
            <w:hideMark/>
          </w:tcPr>
          <w:p w14:paraId="2ED9FCB9" w14:textId="77777777" w:rsidR="00FB1E46" w:rsidRPr="00FD35A8" w:rsidRDefault="00FB1E46" w:rsidP="006921A2">
            <w:pPr>
              <w:jc w:val="center"/>
              <w:rPr>
                <w:rFonts w:ascii="Times New Roman" w:hAnsi="Times New Roman"/>
              </w:rPr>
            </w:pPr>
          </w:p>
        </w:tc>
        <w:tc>
          <w:tcPr>
            <w:tcW w:w="3028" w:type="dxa"/>
            <w:tcBorders>
              <w:top w:val="nil"/>
              <w:left w:val="nil"/>
              <w:bottom w:val="nil"/>
              <w:right w:val="nil"/>
            </w:tcBorders>
            <w:vAlign w:val="center"/>
            <w:hideMark/>
          </w:tcPr>
          <w:p w14:paraId="7BC1172D" w14:textId="77777777" w:rsidR="00FB1E46" w:rsidRPr="00FD35A8" w:rsidRDefault="00FB1E46" w:rsidP="006921A2">
            <w:pPr>
              <w:jc w:val="center"/>
              <w:rPr>
                <w:rFonts w:ascii="Times New Roman" w:hAnsi="Times New Roman"/>
              </w:rPr>
            </w:pPr>
          </w:p>
        </w:tc>
        <w:tc>
          <w:tcPr>
            <w:tcW w:w="3051" w:type="dxa"/>
            <w:tcBorders>
              <w:top w:val="nil"/>
              <w:left w:val="nil"/>
              <w:bottom w:val="nil"/>
              <w:right w:val="nil"/>
            </w:tcBorders>
            <w:vAlign w:val="center"/>
            <w:hideMark/>
          </w:tcPr>
          <w:p w14:paraId="39A30E9C" w14:textId="77777777" w:rsidR="00FB1E46" w:rsidRPr="00FD35A8" w:rsidRDefault="00FB1E46" w:rsidP="006921A2">
            <w:pPr>
              <w:jc w:val="center"/>
              <w:rPr>
                <w:rFonts w:ascii="Times New Roman" w:hAnsi="Times New Roman"/>
              </w:rPr>
            </w:pPr>
          </w:p>
        </w:tc>
        <w:tc>
          <w:tcPr>
            <w:tcW w:w="1038" w:type="dxa"/>
            <w:tcBorders>
              <w:top w:val="nil"/>
              <w:left w:val="nil"/>
              <w:bottom w:val="nil"/>
              <w:right w:val="nil"/>
            </w:tcBorders>
            <w:vAlign w:val="center"/>
            <w:hideMark/>
          </w:tcPr>
          <w:p w14:paraId="3F745ADA" w14:textId="77777777" w:rsidR="00FB1E46" w:rsidRPr="00FD35A8" w:rsidRDefault="00FB1E46" w:rsidP="006921A2">
            <w:pPr>
              <w:jc w:val="center"/>
              <w:rPr>
                <w:rFonts w:ascii="Times New Roman" w:hAnsi="Times New Roman"/>
              </w:rPr>
            </w:pPr>
          </w:p>
        </w:tc>
      </w:tr>
      <w:tr w:rsidR="00FB1E46" w:rsidRPr="00FD35A8" w14:paraId="3F2511E5" w14:textId="77777777" w:rsidTr="006921A2">
        <w:trPr>
          <w:trHeight w:val="300"/>
        </w:trPr>
        <w:tc>
          <w:tcPr>
            <w:tcW w:w="2616" w:type="dxa"/>
            <w:tcBorders>
              <w:bottom w:val="single" w:sz="4" w:space="0" w:color="auto"/>
            </w:tcBorders>
            <w:hideMark/>
          </w:tcPr>
          <w:p w14:paraId="1A4A8FA5" w14:textId="77777777" w:rsidR="00FB1E46" w:rsidRPr="00FD35A8" w:rsidRDefault="00FB1E46" w:rsidP="006921A2">
            <w:pPr>
              <w:ind w:firstLineChars="100" w:firstLine="200"/>
              <w:rPr>
                <w:rFonts w:ascii="Times New Roman" w:hAnsi="Times New Roman"/>
              </w:rPr>
            </w:pPr>
            <w:r w:rsidRPr="00FD35A8">
              <w:rPr>
                <w:rFonts w:ascii="Times New Roman" w:hAnsi="Times New Roman"/>
              </w:rPr>
              <w:t>&lt;&lt;…&gt;&gt;</w:t>
            </w:r>
          </w:p>
        </w:tc>
        <w:tc>
          <w:tcPr>
            <w:tcW w:w="2221" w:type="dxa"/>
            <w:tcBorders>
              <w:bottom w:val="single" w:sz="4" w:space="0" w:color="auto"/>
            </w:tcBorders>
            <w:hideMark/>
          </w:tcPr>
          <w:p w14:paraId="39756237" w14:textId="77777777" w:rsidR="00FB1E46" w:rsidRPr="00FD35A8" w:rsidRDefault="00FB1E46" w:rsidP="006921A2">
            <w:pPr>
              <w:jc w:val="center"/>
              <w:rPr>
                <w:rFonts w:ascii="Times New Roman" w:hAnsi="Times New Roman"/>
              </w:rPr>
            </w:pPr>
          </w:p>
        </w:tc>
        <w:tc>
          <w:tcPr>
            <w:tcW w:w="2616" w:type="dxa"/>
            <w:tcBorders>
              <w:bottom w:val="single" w:sz="4" w:space="0" w:color="auto"/>
            </w:tcBorders>
            <w:hideMark/>
          </w:tcPr>
          <w:p w14:paraId="6745B770" w14:textId="77777777" w:rsidR="00FB1E46" w:rsidRPr="00FD35A8" w:rsidRDefault="00FB1E46" w:rsidP="006921A2">
            <w:pPr>
              <w:jc w:val="center"/>
              <w:rPr>
                <w:rFonts w:ascii="Times New Roman" w:hAnsi="Times New Roman"/>
              </w:rPr>
            </w:pPr>
          </w:p>
        </w:tc>
        <w:tc>
          <w:tcPr>
            <w:tcW w:w="3028" w:type="dxa"/>
            <w:tcBorders>
              <w:bottom w:val="single" w:sz="4" w:space="0" w:color="auto"/>
            </w:tcBorders>
            <w:hideMark/>
          </w:tcPr>
          <w:p w14:paraId="789B2D42" w14:textId="77777777" w:rsidR="00FB1E46" w:rsidRPr="00FD35A8" w:rsidRDefault="00FB1E46" w:rsidP="006921A2">
            <w:pPr>
              <w:jc w:val="center"/>
              <w:rPr>
                <w:rFonts w:ascii="Times New Roman" w:hAnsi="Times New Roman"/>
              </w:rPr>
            </w:pPr>
          </w:p>
        </w:tc>
        <w:tc>
          <w:tcPr>
            <w:tcW w:w="3051" w:type="dxa"/>
            <w:tcBorders>
              <w:bottom w:val="single" w:sz="4" w:space="0" w:color="auto"/>
            </w:tcBorders>
            <w:hideMark/>
          </w:tcPr>
          <w:p w14:paraId="74243A8E" w14:textId="77777777" w:rsidR="00FB1E46" w:rsidRPr="00FD35A8" w:rsidRDefault="00FB1E46" w:rsidP="006921A2">
            <w:pPr>
              <w:jc w:val="center"/>
              <w:rPr>
                <w:rFonts w:ascii="Times New Roman" w:hAnsi="Times New Roman"/>
              </w:rPr>
            </w:pPr>
          </w:p>
        </w:tc>
        <w:tc>
          <w:tcPr>
            <w:tcW w:w="1038" w:type="dxa"/>
            <w:tcBorders>
              <w:bottom w:val="single" w:sz="4" w:space="0" w:color="auto"/>
            </w:tcBorders>
            <w:hideMark/>
          </w:tcPr>
          <w:p w14:paraId="2CE743E9" w14:textId="77777777" w:rsidR="00FB1E46" w:rsidRPr="00FD35A8" w:rsidRDefault="00FB1E46" w:rsidP="006921A2">
            <w:pPr>
              <w:jc w:val="center"/>
              <w:rPr>
                <w:rFonts w:ascii="Times New Roman" w:hAnsi="Times New Roman"/>
              </w:rPr>
            </w:pPr>
          </w:p>
        </w:tc>
      </w:tr>
    </w:tbl>
    <w:p w14:paraId="0C2C4647" w14:textId="77777777" w:rsidR="00FB1E46" w:rsidRPr="00FD35A8" w:rsidRDefault="00FB1E46" w:rsidP="00FB1E46">
      <w:pPr>
        <w:rPr>
          <w:rFonts w:ascii="Times New Roman" w:hAnsi="Times New Roman" w:cs="Times New Roman"/>
          <w:szCs w:val="20"/>
        </w:rPr>
      </w:pPr>
      <w:r w:rsidRPr="00FD35A8">
        <w:rPr>
          <w:rFonts w:ascii="Times New Roman" w:hAnsi="Times New Roman" w:cs="Times New Roman"/>
          <w:szCs w:val="20"/>
        </w:rPr>
        <w:t>Note:</w:t>
      </w:r>
    </w:p>
    <w:p w14:paraId="1990BB3B" w14:textId="77777777" w:rsidR="00FB1E46" w:rsidRPr="00FD35A8" w:rsidRDefault="00FB1E46" w:rsidP="00FB1E46">
      <w:pPr>
        <w:rPr>
          <w:rFonts w:ascii="Times New Roman" w:hAnsi="Times New Roman" w:cs="Times New Roman"/>
          <w:szCs w:val="20"/>
        </w:rPr>
      </w:pPr>
      <w:r w:rsidRPr="00FD35A8">
        <w:rPr>
          <w:rFonts w:ascii="Times New Roman" w:hAnsi="Times New Roman" w:cs="Times New Roman"/>
          <w:szCs w:val="20"/>
        </w:rPr>
        <w:t>WHODrug Global mmyyyy.</w:t>
      </w:r>
    </w:p>
    <w:p w14:paraId="606B8B11" w14:textId="77777777" w:rsidR="00FB1E46" w:rsidRPr="00FD35A8" w:rsidRDefault="00FB1E46" w:rsidP="00FB1E46">
      <w:pPr>
        <w:rPr>
          <w:rFonts w:ascii="Times New Roman" w:hAnsi="Times New Roman" w:cs="Times New Roman"/>
          <w:szCs w:val="20"/>
        </w:rPr>
      </w:pPr>
      <w:r w:rsidRPr="00FD35A8">
        <w:rPr>
          <w:rFonts w:ascii="Times New Roman" w:hAnsi="Times New Roman" w:cs="Times New Roman"/>
          <w:szCs w:val="20"/>
        </w:rPr>
        <w:t>Full analysis set (FAS): Subjects who have received cell infusion in the analysis set of eligible subjects (ASES). FAS will be mainly used for the analysis of baseline data and efficacy analysis.</w:t>
      </w:r>
    </w:p>
    <w:p w14:paraId="18C2F3B4" w14:textId="77777777" w:rsidR="00FB1E46" w:rsidRPr="00FD35A8" w:rsidRDefault="00FB1E46" w:rsidP="00FB1E46">
      <w:pPr>
        <w:rPr>
          <w:del w:id="1927" w:author="Yali Chen" w:date="2026-01-27T09:11:00Z" w16du:dateUtc="2026-01-27T09:11:05Z"/>
          <w:rFonts w:ascii="Times New Roman" w:hAnsi="Times New Roman" w:cs="Times New Roman"/>
        </w:rPr>
      </w:pPr>
      <w:del w:id="1928" w:author="Yali Chen" w:date="2026-01-27T09:11:00Z" w16du:dateUtc="2026-01-27T09:11:05Z">
        <w:r w:rsidRPr="1100C044">
          <w:rPr>
            <w:rFonts w:ascii="Times New Roman" w:hAnsi="Times New Roman" w:cs="Times New Roman"/>
          </w:rPr>
          <w:delText xml:space="preserve">Disease related treatment prior to apheresis: eCRF Page “IIM/SSc Medications Assessment” item “Indication Type” = </w:delText>
        </w:r>
        <w:r w:rsidRPr="00FD35A8">
          <w:rPr>
            <w:rFonts w:ascii="Times New Roman" w:hAnsi="Times New Roman" w:cs="Times New Roman"/>
          </w:rPr>
          <w:delText>“</w:delText>
        </w:r>
        <w:r w:rsidRPr="1100C044">
          <w:rPr>
            <w:rFonts w:ascii="Times New Roman" w:hAnsi="Times New Roman" w:cs="Times New Roman"/>
          </w:rPr>
          <w:delText>Bridging Therapy”.</w:delText>
        </w:r>
      </w:del>
    </w:p>
    <w:p w14:paraId="0A0C02C8" w14:textId="6953C4CF" w:rsidR="00FB1E46" w:rsidRPr="00FD35A8" w:rsidRDefault="00FB1E46" w:rsidP="00FB1E46">
      <w:pPr>
        <w:widowControl/>
        <w:rPr>
          <w:rFonts w:ascii="Times New Roman" w:hAnsi="Times New Roman" w:cs="Times New Roman"/>
          <w:szCs w:val="20"/>
        </w:rPr>
      </w:pPr>
      <w:r w:rsidRPr="00FD35A8">
        <w:rPr>
          <w:rFonts w:ascii="Times New Roman" w:hAnsi="Times New Roman" w:cs="Times New Roman"/>
          <w:szCs w:val="20"/>
        </w:rPr>
        <w:t>ATC: Classification Anatomical Therapeutic Chemical Classification, SSc: Systemic Sclerosis,</w:t>
      </w:r>
      <w:r w:rsidR="00E7207C" w:rsidRPr="00FD35A8">
        <w:rPr>
          <w:rFonts w:ascii="Times New Roman" w:hAnsi="Times New Roman" w:cs="Times New Roman"/>
          <w:szCs w:val="20"/>
        </w:rPr>
        <w:t xml:space="preserve"> </w:t>
      </w:r>
      <w:r w:rsidRPr="00FD35A8">
        <w:rPr>
          <w:rFonts w:ascii="Times New Roman" w:hAnsi="Times New Roman" w:cs="Times New Roman"/>
          <w:szCs w:val="20"/>
        </w:rPr>
        <w:t>WHODrug: World Health Organization Drug Dictionary.</w:t>
      </w:r>
    </w:p>
    <w:p w14:paraId="09D36397" w14:textId="77777777" w:rsidR="00FB1E46" w:rsidRPr="00FD35A8" w:rsidRDefault="00FB1E46" w:rsidP="00FB1E46">
      <w:pPr>
        <w:rPr>
          <w:ins w:id="1929" w:author="Yali Chen" w:date="2025-12-17T11:09:00Z" w16du:dateUtc="2025-12-17T03:09:00Z"/>
          <w:rFonts w:ascii="Times New Roman" w:hAnsi="Times New Roman" w:cs="Times New Roman"/>
          <w:i/>
          <w:iCs/>
          <w:szCs w:val="20"/>
        </w:rPr>
      </w:pPr>
      <w:r w:rsidRPr="00FD35A8">
        <w:rPr>
          <w:rFonts w:ascii="Times New Roman" w:hAnsi="Times New Roman" w:cs="Times New Roman"/>
          <w:i/>
          <w:iCs/>
          <w:szCs w:val="20"/>
        </w:rPr>
        <w:t>Programming note: Listing is sorted in alphabetical order for ATC classification and generic drug name.</w:t>
      </w:r>
    </w:p>
    <w:p w14:paraId="58DE1023" w14:textId="77777777" w:rsidR="00A76A32" w:rsidRPr="00FD35A8" w:rsidRDefault="00A76A32" w:rsidP="00A76A32">
      <w:pPr>
        <w:rPr>
          <w:ins w:id="1930" w:author="Yali Chen" w:date="2025-12-17T11:09:00Z" w16du:dateUtc="2025-12-17T03:09:00Z"/>
          <w:rFonts w:ascii="Times New Roman" w:hAnsi="Times New Roman" w:cs="Times New Roman"/>
          <w:i/>
          <w:iCs/>
          <w:szCs w:val="20"/>
        </w:rPr>
      </w:pPr>
      <w:ins w:id="1931" w:author="Yali Chen" w:date="2025-12-17T11:09:00Z" w16du:dateUtc="2025-12-17T03:09:00Z">
        <w:r w:rsidRPr="00FD35A8">
          <w:rPr>
            <w:rFonts w:ascii="Times New Roman" w:hAnsi="Times New Roman" w:cs="Times New Roman"/>
            <w:i/>
            <w:iCs/>
            <w:szCs w:val="20"/>
          </w:rPr>
          <w:t>Bridging therapy is from CRF page “IIM/SSc Medications Assessment”when “indication Type”= Bridging Therapy.</w:t>
        </w:r>
      </w:ins>
    </w:p>
    <w:p w14:paraId="5A1DF836" w14:textId="77777777" w:rsidR="00A76A32" w:rsidRPr="00FD35A8" w:rsidRDefault="00A76A32" w:rsidP="00A76A32">
      <w:pPr>
        <w:rPr>
          <w:ins w:id="1932" w:author="Yali Chen" w:date="2025-12-17T11:09:00Z" w16du:dateUtc="2025-12-17T03:09:00Z"/>
          <w:rFonts w:ascii="Times New Roman" w:hAnsi="Times New Roman" w:cs="Times New Roman"/>
          <w:i/>
        </w:rPr>
      </w:pPr>
      <w:ins w:id="1933" w:author="Yali Chen" w:date="2025-12-17T11:09:00Z" w16du:dateUtc="2025-12-17T03:09:00Z">
        <w:r w:rsidRPr="3FF93220">
          <w:rPr>
            <w:rFonts w:ascii="Times New Roman" w:hAnsi="Times New Roman" w:cs="Times New Roman"/>
            <w:i/>
          </w:rPr>
          <w:t>Generic drug name is PN after WHO Drug Dictionary (March 1, 2025, or higher) coding.</w:t>
        </w:r>
      </w:ins>
    </w:p>
    <w:p w14:paraId="43B8522C" w14:textId="32162A7C" w:rsidR="3FF93220" w:rsidRDefault="3FF93220">
      <w:r>
        <w:br w:type="page"/>
      </w:r>
    </w:p>
    <w:p w14:paraId="37EBBC01" w14:textId="63A0CA84" w:rsidR="51439D7A" w:rsidRDefault="51439D7A" w:rsidP="5362F924">
      <w:pPr>
        <w:pStyle w:val="TFLshelltitle1"/>
        <w:rPr>
          <w:ins w:id="1934" w:author="Yali Chen" w:date="2026-01-27T09:07:00Z" w16du:dateUtc="2026-01-27T09:07:34Z"/>
          <w:rStyle w:val="Heading3Char1"/>
          <w:rFonts w:eastAsiaTheme="majorEastAsia"/>
          <w:b/>
          <w:sz w:val="20"/>
          <w:szCs w:val="20"/>
          <w:highlight w:val="green"/>
          <w:lang w:eastAsia="zh-CN"/>
          <w:rPrChange w:id="1935" w:author="Yali Chen" w:date="2026-01-27T17:18:00Z" w16du:dateUtc="2026-01-27T09:18:00Z">
            <w:rPr>
              <w:ins w:id="1936" w:author="Yali Chen" w:date="2026-01-27T09:07:00Z" w16du:dateUtc="2026-01-27T09:07:34Z"/>
              <w:rStyle w:val="Heading3Char1"/>
              <w:rFonts w:ascii="宋体" w:eastAsiaTheme="majorEastAsia" w:hAnsi="宋体" w:cstheme="minorBidi"/>
              <w:b/>
              <w:bCs/>
              <w:snapToGrid/>
              <w:color w:val="050000"/>
              <w:sz w:val="20"/>
              <w:szCs w:val="20"/>
              <w:lang w:eastAsia="zh-CN"/>
            </w:rPr>
          </w:rPrChange>
        </w:rPr>
      </w:pPr>
      <w:commentRangeStart w:id="1937"/>
      <w:ins w:id="1938" w:author="Yali Chen" w:date="2026-01-27T09:07:00Z" w16du:dateUtc="2026-01-27T09:07:34Z">
        <w:r w:rsidRPr="7BA054D7">
          <w:rPr>
            <w:rStyle w:val="Heading3Char1"/>
            <w:rFonts w:eastAsia="宋体"/>
            <w:b/>
            <w:color w:val="000000" w:themeColor="text1"/>
            <w:sz w:val="20"/>
            <w:szCs w:val="20"/>
            <w:highlight w:val="green"/>
            <w:lang w:eastAsia="zh-CN"/>
            <w:rPrChange w:id="1939" w:author="Yali Chen" w:date="2026-01-27T17:18:00Z" w16du:dateUtc="2026-01-27T09:18:00Z">
              <w:rPr>
                <w:rStyle w:val="Heading3Char1"/>
                <w:rFonts w:eastAsia="宋体"/>
                <w:b/>
                <w:bCs/>
                <w:color w:val="000000" w:themeColor="text1"/>
                <w:sz w:val="20"/>
                <w:szCs w:val="20"/>
                <w:lang w:eastAsia="zh-CN"/>
              </w:rPr>
            </w:rPrChange>
          </w:rPr>
          <w:t xml:space="preserve">Listing 14.1.6.1 </w:t>
        </w:r>
      </w:ins>
      <w:ins w:id="1940" w:author="Yali Chen" w:date="2026-01-27T09:08:00Z" w16du:dateUtc="2026-01-27T09:08:12Z">
        <w:r w:rsidRPr="7BA054D7">
          <w:rPr>
            <w:rStyle w:val="Heading3Char1"/>
            <w:rFonts w:eastAsia="宋体"/>
            <w:b/>
            <w:color w:val="000000" w:themeColor="text1"/>
            <w:sz w:val="20"/>
            <w:szCs w:val="20"/>
            <w:highlight w:val="green"/>
            <w:lang w:eastAsia="zh-CN"/>
            <w:rPrChange w:id="1941" w:author="Yali Chen" w:date="2026-01-27T17:18:00Z" w16du:dateUtc="2026-01-27T09:18:00Z">
              <w:rPr>
                <w:rStyle w:val="Heading3Char1"/>
                <w:rFonts w:eastAsia="宋体"/>
                <w:b/>
                <w:bCs/>
                <w:color w:val="000000" w:themeColor="text1"/>
                <w:sz w:val="20"/>
                <w:szCs w:val="20"/>
                <w:lang w:eastAsia="zh-CN"/>
              </w:rPr>
            </w:rPrChange>
          </w:rPr>
          <w:t xml:space="preserve">Medication between </w:t>
        </w:r>
        <w:r w:rsidR="01801930" w:rsidRPr="7BA054D7">
          <w:rPr>
            <w:highlight w:val="green"/>
            <w:lang w:eastAsia="zh-CN"/>
            <w:rPrChange w:id="1942" w:author="Yali Chen" w:date="2026-01-27T17:18:00Z" w16du:dateUtc="2026-01-27T09:18:00Z">
              <w:rPr>
                <w:lang w:eastAsia="zh-CN"/>
              </w:rPr>
            </w:rPrChange>
          </w:rPr>
          <w:t>Apheresis</w:t>
        </w:r>
      </w:ins>
      <w:ins w:id="1943" w:author="Yali Chen" w:date="2026-01-27T09:07:00Z" w16du:dateUtc="2026-01-27T09:07:34Z">
        <w:r w:rsidRPr="7BA054D7">
          <w:rPr>
            <w:highlight w:val="green"/>
            <w:lang w:eastAsia="zh-CN"/>
            <w:rPrChange w:id="1944" w:author="Yali Chen" w:date="2026-01-27T17:18:00Z" w16du:dateUtc="2026-01-27T09:18:00Z">
              <w:rPr>
                <w:lang w:eastAsia="zh-CN"/>
              </w:rPr>
            </w:rPrChange>
          </w:rPr>
          <w:t xml:space="preserve"> </w:t>
        </w:r>
      </w:ins>
      <w:ins w:id="1945" w:author="Yali Chen" w:date="2026-01-27T09:08:00Z" w16du:dateUtc="2026-01-27T09:08:53Z">
        <w:r w:rsidR="01801930" w:rsidRPr="7BA054D7">
          <w:rPr>
            <w:highlight w:val="green"/>
            <w:lang w:eastAsia="zh-CN"/>
            <w:rPrChange w:id="1946" w:author="Yali Chen" w:date="2026-01-27T17:18:00Z" w16du:dateUtc="2026-01-27T09:18:00Z">
              <w:rPr>
                <w:lang w:eastAsia="zh-CN"/>
              </w:rPr>
            </w:rPrChange>
          </w:rPr>
          <w:t xml:space="preserve">and GC012F </w:t>
        </w:r>
      </w:ins>
      <w:ins w:id="1947" w:author="Yali Chen" w:date="2026-01-27T09:08:00Z" w16du:dateUtc="2026-01-27T09:08:56Z">
        <w:r w:rsidR="01801930" w:rsidRPr="7BA054D7">
          <w:rPr>
            <w:highlight w:val="green"/>
            <w:lang w:eastAsia="zh-CN"/>
            <w:rPrChange w:id="1948" w:author="Yali Chen" w:date="2026-01-27T17:18:00Z" w16du:dateUtc="2026-01-27T09:18:00Z">
              <w:rPr>
                <w:lang w:eastAsia="zh-CN"/>
              </w:rPr>
            </w:rPrChange>
          </w:rPr>
          <w:t>Infusion</w:t>
        </w:r>
      </w:ins>
      <w:ins w:id="1949" w:author="Yali Chen" w:date="2026-01-27T09:07:00Z" w16du:dateUtc="2026-01-27T09:07:34Z">
        <w:r w:rsidRPr="7BA054D7">
          <w:rPr>
            <w:highlight w:val="green"/>
            <w:lang w:eastAsia="zh-CN"/>
            <w:rPrChange w:id="1950" w:author="Yali Chen" w:date="2026-01-27T17:18:00Z" w16du:dateUtc="2026-01-27T09:18:00Z">
              <w:rPr>
                <w:lang w:eastAsia="zh-CN"/>
              </w:rPr>
            </w:rPrChange>
          </w:rPr>
          <w:t xml:space="preserve"> (Full Analysis Set)</w:t>
        </w:r>
      </w:ins>
      <w:commentRangeEnd w:id="1937"/>
      <w:r w:rsidR="006F1B46">
        <w:rPr>
          <w:rStyle w:val="CommentReference"/>
          <w:rFonts w:ascii="宋体" w:eastAsia="宋体" w:hAnsi="宋体" w:cstheme="minorBidi"/>
          <w:b w:val="0"/>
          <w:snapToGrid/>
          <w:color w:val="050000"/>
          <w:kern w:val="2"/>
          <w:lang w:eastAsia="zh-CN"/>
        </w:rPr>
        <w:commentReference w:id="1937"/>
      </w:r>
    </w:p>
    <w:p w14:paraId="52153A51" w14:textId="08406EB1" w:rsidR="3FF93220" w:rsidRDefault="3FF93220" w:rsidP="3FF93220">
      <w:pPr>
        <w:rPr>
          <w:ins w:id="1951" w:author="Yali Chen" w:date="2025-12-17T11:09:00Z" w16du:dateUtc="2025-12-17T03:09:00Z"/>
          <w:rFonts w:ascii="Times New Roman" w:hAnsi="Times New Roman" w:cs="Times New Roman"/>
          <w:i/>
          <w:highlight w:val="green"/>
          <w:rPrChange w:id="1952" w:author="Yali Chen" w:date="2026-01-27T17:18:00Z" w16du:dateUtc="2026-01-27T09:18:00Z">
            <w:rPr>
              <w:ins w:id="1953" w:author="Yali Chen" w:date="2025-12-17T11:09:00Z" w16du:dateUtc="2025-12-17T03:09:00Z"/>
              <w:rFonts w:ascii="Times New Roman" w:hAnsi="Times New Roman" w:cs="Times New Roman"/>
              <w:i/>
              <w:iCs/>
            </w:rPr>
          </w:rPrChange>
        </w:rPr>
      </w:pPr>
    </w:p>
    <w:tbl>
      <w:tblPr>
        <w:tblW w:w="0" w:type="auto"/>
        <w:tblLook w:val="04A0" w:firstRow="1" w:lastRow="0" w:firstColumn="1" w:lastColumn="0" w:noHBand="0" w:noVBand="1"/>
        <w:tblPrChange w:id="1954" w:author="Yali Chen" w:date="2026-01-27T17:30:00Z" w16du:dateUtc="2026-01-27T09:30:00Z">
          <w:tblPr>
            <w:tblW w:w="0" w:type="auto"/>
            <w:tblLook w:val="04A0" w:firstRow="1" w:lastRow="0" w:firstColumn="1" w:lastColumn="0" w:noHBand="0" w:noVBand="1"/>
          </w:tblPr>
        </w:tblPrChange>
      </w:tblPr>
      <w:tblGrid>
        <w:gridCol w:w="1039"/>
        <w:gridCol w:w="772"/>
        <w:gridCol w:w="2426"/>
        <w:gridCol w:w="1016"/>
        <w:gridCol w:w="1954"/>
        <w:gridCol w:w="1362"/>
        <w:gridCol w:w="1320"/>
        <w:gridCol w:w="1121"/>
        <w:gridCol w:w="881"/>
        <w:gridCol w:w="1061"/>
        <w:gridCol w:w="1618"/>
        <w:tblGridChange w:id="1955">
          <w:tblGrid>
            <w:gridCol w:w="1039"/>
            <w:gridCol w:w="133"/>
            <w:gridCol w:w="639"/>
            <w:gridCol w:w="133"/>
            <w:gridCol w:w="312"/>
            <w:gridCol w:w="399"/>
            <w:gridCol w:w="1582"/>
            <w:gridCol w:w="788"/>
            <w:gridCol w:w="228"/>
            <w:gridCol w:w="1486"/>
            <w:gridCol w:w="468"/>
            <w:gridCol w:w="1187"/>
            <w:gridCol w:w="175"/>
            <w:gridCol w:w="1144"/>
            <w:gridCol w:w="176"/>
            <w:gridCol w:w="705"/>
            <w:gridCol w:w="416"/>
            <w:gridCol w:w="645"/>
            <w:gridCol w:w="236"/>
            <w:gridCol w:w="1061"/>
            <w:gridCol w:w="653"/>
            <w:gridCol w:w="965"/>
          </w:tblGrid>
        </w:tblGridChange>
      </w:tblGrid>
      <w:tr w:rsidR="10722593" w14:paraId="7EF6EA99" w14:textId="77777777" w:rsidTr="3E091C92">
        <w:trPr>
          <w:trHeight w:val="435"/>
          <w:ins w:id="1956" w:author="Yali Chen" w:date="2026-01-27T09:06:00Z"/>
          <w:trPrChange w:id="1957" w:author="Yali Chen" w:date="2026-01-27T17:30:00Z" w16du:dateUtc="2026-01-27T09:30:00Z">
            <w:trPr>
              <w:gridAfter w:val="0"/>
              <w:trHeight w:val="435"/>
            </w:trPr>
          </w:trPrChange>
        </w:trPr>
        <w:tc>
          <w:tcPr>
            <w:tcW w:w="1038" w:type="dxa"/>
            <w:tcBorders>
              <w:top w:val="single" w:sz="8" w:space="0" w:color="auto"/>
              <w:left w:val="nil"/>
              <w:bottom w:val="single" w:sz="8" w:space="0" w:color="auto"/>
              <w:right w:val="nil"/>
            </w:tcBorders>
            <w:tcMar>
              <w:left w:w="108" w:type="dxa"/>
              <w:right w:w="108" w:type="dxa"/>
            </w:tcMar>
            <w:vAlign w:val="center"/>
            <w:tcPrChange w:id="1958" w:author="Yali Chen" w:date="2026-01-27T17:30:00Z" w16du:dateUtc="2026-01-27T09:30:00Z">
              <w:tcPr>
                <w:tcW w:w="1038" w:type="dxa"/>
                <w:gridSpan w:val="2"/>
                <w:tcBorders>
                  <w:top w:val="single" w:sz="8" w:space="0" w:color="auto"/>
                  <w:left w:val="nil"/>
                  <w:bottom w:val="single" w:sz="8" w:space="0" w:color="auto"/>
                  <w:right w:val="nil"/>
                </w:tcBorders>
                <w:tcMar>
                  <w:left w:w="108" w:type="dxa"/>
                  <w:right w:w="108" w:type="dxa"/>
                </w:tcMar>
                <w:vAlign w:val="center"/>
              </w:tcPr>
            </w:tcPrChange>
          </w:tcPr>
          <w:p w14:paraId="49C32A9D" w14:textId="5A72D15E" w:rsidR="10722593" w:rsidRDefault="10722593">
            <w:pPr>
              <w:rPr>
                <w:rFonts w:ascii="Times New Roman" w:eastAsia="Times New Roman" w:hAnsi="Times New Roman" w:cs="Times New Roman"/>
                <w:color w:val="000000" w:themeColor="text1"/>
                <w:szCs w:val="20"/>
                <w:highlight w:val="green"/>
                <w:rPrChange w:id="1959" w:author="Yali Chen" w:date="2026-01-27T17:07:00Z" w16du:dateUtc="2026-01-27T09:07:00Z">
                  <w:rPr>
                    <w:rFonts w:ascii="等线" w:eastAsia="等线" w:hAnsi="等线" w:cs="等线"/>
                    <w:color w:val="CC00CC"/>
                    <w:sz w:val="21"/>
                    <w:szCs w:val="21"/>
                  </w:rPr>
                </w:rPrChange>
              </w:rPr>
            </w:pPr>
            <w:ins w:id="1960" w:author="Yali Chen" w:date="2026-01-27T09:06:00Z" w16du:dateUtc="2026-01-27T09:06:27Z">
              <w:r w:rsidRPr="7BA054D7">
                <w:rPr>
                  <w:rFonts w:ascii="Times New Roman" w:eastAsia="Times New Roman" w:hAnsi="Times New Roman" w:cs="Times New Roman"/>
                  <w:color w:val="000000" w:themeColor="text1"/>
                  <w:szCs w:val="20"/>
                  <w:highlight w:val="green"/>
                  <w:rPrChange w:id="1961" w:author="Yali Chen" w:date="2026-01-27T17:07:00Z" w16du:dateUtc="2026-01-27T09:07:00Z">
                    <w:rPr>
                      <w:rFonts w:ascii="等线" w:eastAsia="等线" w:hAnsi="等线" w:cs="等线"/>
                      <w:color w:val="CC00CC"/>
                      <w:sz w:val="21"/>
                      <w:szCs w:val="21"/>
                    </w:rPr>
                  </w:rPrChange>
                </w:rPr>
                <w:t>Subject identifier</w:t>
              </w:r>
            </w:ins>
          </w:p>
        </w:tc>
        <w:tc>
          <w:tcPr>
            <w:tcW w:w="429" w:type="dxa"/>
            <w:tcBorders>
              <w:top w:val="single" w:sz="8" w:space="0" w:color="auto"/>
              <w:left w:val="nil"/>
              <w:bottom w:val="single" w:sz="8" w:space="0" w:color="auto"/>
              <w:right w:val="nil"/>
            </w:tcBorders>
            <w:tcMar>
              <w:left w:w="108" w:type="dxa"/>
              <w:right w:w="108" w:type="dxa"/>
            </w:tcMar>
            <w:vAlign w:val="center"/>
            <w:tcPrChange w:id="1962" w:author="Yali Chen" w:date="2026-01-27T17:30:00Z" w16du:dateUtc="2026-01-27T09:30:00Z">
              <w:tcPr>
                <w:tcW w:w="429" w:type="dxa"/>
                <w:gridSpan w:val="2"/>
                <w:tcBorders>
                  <w:top w:val="single" w:sz="8" w:space="0" w:color="auto"/>
                  <w:left w:val="nil"/>
                  <w:bottom w:val="single" w:sz="8" w:space="0" w:color="auto"/>
                  <w:right w:val="nil"/>
                </w:tcBorders>
                <w:tcMar>
                  <w:left w:w="108" w:type="dxa"/>
                  <w:right w:w="108" w:type="dxa"/>
                </w:tcMar>
                <w:vAlign w:val="center"/>
              </w:tcPr>
            </w:tcPrChange>
          </w:tcPr>
          <w:p w14:paraId="4FE7EEED" w14:textId="62F5A73A" w:rsidR="10722593" w:rsidRDefault="10722593">
            <w:pPr>
              <w:rPr>
                <w:rFonts w:ascii="Times New Roman" w:eastAsia="Times New Roman" w:hAnsi="Times New Roman" w:cs="Times New Roman"/>
                <w:color w:val="000000" w:themeColor="text1"/>
                <w:szCs w:val="20"/>
                <w:highlight w:val="green"/>
                <w:rPrChange w:id="1963" w:author="Yali Chen" w:date="2026-01-27T17:07:00Z" w16du:dateUtc="2026-01-27T09:07:00Z">
                  <w:rPr>
                    <w:rFonts w:ascii="等线" w:eastAsia="等线" w:hAnsi="等线" w:cs="等线"/>
                    <w:color w:val="CC00CC"/>
                    <w:sz w:val="21"/>
                    <w:szCs w:val="21"/>
                  </w:rPr>
                </w:rPrChange>
              </w:rPr>
            </w:pPr>
            <w:ins w:id="1964" w:author="Yali Chen" w:date="2026-01-27T09:06:00Z" w16du:dateUtc="2026-01-27T09:06:27Z">
              <w:r w:rsidRPr="7BA054D7">
                <w:rPr>
                  <w:rFonts w:ascii="Times New Roman" w:eastAsia="Times New Roman" w:hAnsi="Times New Roman" w:cs="Times New Roman"/>
                  <w:color w:val="000000" w:themeColor="text1"/>
                  <w:szCs w:val="20"/>
                  <w:highlight w:val="green"/>
                  <w:rPrChange w:id="1965" w:author="Yali Chen" w:date="2026-01-27T17:07:00Z" w16du:dateUtc="2026-01-27T09:07:00Z">
                    <w:rPr>
                      <w:rFonts w:ascii="等线" w:eastAsia="等线" w:hAnsi="等线" w:cs="等线"/>
                      <w:color w:val="CC00CC"/>
                      <w:sz w:val="21"/>
                      <w:szCs w:val="21"/>
                    </w:rPr>
                  </w:rPrChange>
                </w:rPr>
                <w:t>Cohort</w:t>
              </w:r>
            </w:ins>
          </w:p>
        </w:tc>
        <w:tc>
          <w:tcPr>
            <w:tcW w:w="2728" w:type="dxa"/>
            <w:tcBorders>
              <w:top w:val="single" w:sz="8" w:space="0" w:color="auto"/>
              <w:left w:val="nil"/>
              <w:bottom w:val="single" w:sz="8" w:space="0" w:color="auto"/>
              <w:right w:val="nil"/>
            </w:tcBorders>
            <w:tcMar>
              <w:left w:w="108" w:type="dxa"/>
              <w:right w:w="108" w:type="dxa"/>
            </w:tcMar>
            <w:vAlign w:val="center"/>
            <w:tcPrChange w:id="1966" w:author="Yali Chen" w:date="2026-01-27T17:30:00Z" w16du:dateUtc="2026-01-27T09:30:00Z">
              <w:tcPr>
                <w:tcW w:w="2728" w:type="dxa"/>
                <w:tcBorders>
                  <w:top w:val="single" w:sz="8" w:space="0" w:color="auto"/>
                  <w:left w:val="nil"/>
                  <w:bottom w:val="single" w:sz="8" w:space="0" w:color="auto"/>
                  <w:right w:val="nil"/>
                </w:tcBorders>
                <w:tcMar>
                  <w:left w:w="108" w:type="dxa"/>
                  <w:right w:w="108" w:type="dxa"/>
                </w:tcMar>
                <w:vAlign w:val="center"/>
              </w:tcPr>
            </w:tcPrChange>
          </w:tcPr>
          <w:p w14:paraId="6D3D2802" w14:textId="6A033A16" w:rsidR="10722593" w:rsidRDefault="10722593">
            <w:pPr>
              <w:rPr>
                <w:rFonts w:ascii="Times New Roman" w:eastAsia="Times New Roman" w:hAnsi="Times New Roman" w:cs="Times New Roman"/>
                <w:color w:val="000000" w:themeColor="text1"/>
                <w:szCs w:val="20"/>
                <w:highlight w:val="green"/>
                <w:rPrChange w:id="1967" w:author="Yali Chen" w:date="2026-01-27T17:07:00Z" w16du:dateUtc="2026-01-27T09:07:00Z">
                  <w:rPr>
                    <w:rFonts w:ascii="等线" w:eastAsia="等线" w:hAnsi="等线" w:cs="等线"/>
                    <w:color w:val="CC00CC"/>
                    <w:sz w:val="21"/>
                    <w:szCs w:val="21"/>
                  </w:rPr>
                </w:rPrChange>
              </w:rPr>
            </w:pPr>
            <w:ins w:id="1968" w:author="Yali Chen" w:date="2026-01-27T09:06:00Z" w16du:dateUtc="2026-01-27T09:06:27Z">
              <w:r w:rsidRPr="7BA054D7">
                <w:rPr>
                  <w:rFonts w:ascii="Times New Roman" w:eastAsia="Times New Roman" w:hAnsi="Times New Roman" w:cs="Times New Roman"/>
                  <w:color w:val="000000" w:themeColor="text1"/>
                  <w:szCs w:val="20"/>
                  <w:highlight w:val="green"/>
                  <w:rPrChange w:id="1969" w:author="Yali Chen" w:date="2026-01-27T17:07:00Z" w16du:dateUtc="2026-01-27T09:07:00Z">
                    <w:rPr>
                      <w:rFonts w:ascii="等线" w:eastAsia="等线" w:hAnsi="等线" w:cs="等线"/>
                      <w:color w:val="CC00CC"/>
                      <w:sz w:val="21"/>
                      <w:szCs w:val="21"/>
                    </w:rPr>
                  </w:rPrChange>
                </w:rPr>
                <w:t>Preferred name (WHODrug Global mmyyyy)</w:t>
              </w:r>
            </w:ins>
          </w:p>
        </w:tc>
        <w:tc>
          <w:tcPr>
            <w:tcW w:w="945" w:type="dxa"/>
            <w:tcBorders>
              <w:top w:val="single" w:sz="8" w:space="0" w:color="auto"/>
              <w:left w:val="nil"/>
              <w:bottom w:val="single" w:sz="8" w:space="0" w:color="auto"/>
              <w:right w:val="nil"/>
            </w:tcBorders>
            <w:tcMar>
              <w:left w:w="108" w:type="dxa"/>
              <w:right w:w="108" w:type="dxa"/>
            </w:tcMar>
            <w:vAlign w:val="center"/>
            <w:tcPrChange w:id="1970" w:author="Yali Chen" w:date="2026-01-27T17:30:00Z" w16du:dateUtc="2026-01-27T09:30:00Z">
              <w:tcPr>
                <w:tcW w:w="429" w:type="dxa"/>
                <w:tcBorders>
                  <w:top w:val="single" w:sz="8" w:space="0" w:color="auto"/>
                  <w:left w:val="nil"/>
                  <w:bottom w:val="single" w:sz="8" w:space="0" w:color="auto"/>
                  <w:right w:val="nil"/>
                </w:tcBorders>
                <w:tcMar>
                  <w:left w:w="108" w:type="dxa"/>
                  <w:right w:w="108" w:type="dxa"/>
                </w:tcMar>
                <w:vAlign w:val="center"/>
              </w:tcPr>
            </w:tcPrChange>
          </w:tcPr>
          <w:p w14:paraId="2A973C48" w14:textId="0FA42E5E" w:rsidR="691485E8" w:rsidRDefault="2B04E567" w:rsidP="691485E8">
            <w:pPr>
              <w:rPr>
                <w:rFonts w:ascii="Times New Roman" w:eastAsia="Times New Roman" w:hAnsi="Times New Roman" w:cs="Times New Roman"/>
                <w:szCs w:val="20"/>
                <w:highlight w:val="green"/>
                <w:rPrChange w:id="1971" w:author="Yali Chen" w:date="2026-01-27T17:30:00Z" w16du:dateUtc="2026-01-27T09:30:00Z">
                  <w:rPr>
                    <w:rFonts w:ascii="Times New Roman" w:eastAsia="Times New Roman" w:hAnsi="Times New Roman" w:cs="Times New Roman"/>
                    <w:i/>
                    <w:szCs w:val="20"/>
                    <w:highlight w:val="green"/>
                  </w:rPr>
                </w:rPrChange>
              </w:rPr>
            </w:pPr>
            <w:ins w:id="1972" w:author="Yali Chen" w:date="2026-01-27T09:30:00Z" w16du:dateUtc="2026-01-27T09:30:23Z">
              <w:r w:rsidRPr="3E091C92">
                <w:rPr>
                  <w:rFonts w:ascii="Times New Roman" w:eastAsia="Times New Roman" w:hAnsi="Times New Roman" w:cs="Times New Roman"/>
                  <w:szCs w:val="20"/>
                  <w:highlight w:val="green"/>
                  <w:rPrChange w:id="1973" w:author="Yali Chen" w:date="2026-01-27T17:30:00Z" w16du:dateUtc="2026-01-27T09:30:00Z">
                    <w:rPr>
                      <w:rFonts w:ascii="Times New Roman" w:eastAsia="Times New Roman" w:hAnsi="Times New Roman" w:cs="Times New Roman"/>
                      <w:i/>
                      <w:iCs/>
                      <w:szCs w:val="20"/>
                      <w:highlight w:val="green"/>
                    </w:rPr>
                  </w:rPrChange>
                </w:rPr>
                <w:t>Apheresis</w:t>
              </w:r>
            </w:ins>
            <w:ins w:id="1974" w:author="Yali Chen" w:date="2026-01-27T09:30:00Z" w16du:dateUtc="2026-01-27T09:30:27Z">
              <w:r w:rsidRPr="3E091C92">
                <w:rPr>
                  <w:rFonts w:ascii="Times New Roman" w:eastAsia="Times New Roman" w:hAnsi="Times New Roman" w:cs="Times New Roman"/>
                  <w:szCs w:val="20"/>
                  <w:highlight w:val="green"/>
                  <w:rPrChange w:id="1975" w:author="Yali Chen" w:date="2026-01-27T09:30:00Z" w16du:dateUtc="2026-01-27T09:30:37Z">
                    <w:rPr>
                      <w:rFonts w:ascii="Times New Roman" w:eastAsia="Times New Roman" w:hAnsi="Times New Roman" w:cs="Times New Roman"/>
                      <w:i/>
                      <w:iCs/>
                      <w:szCs w:val="20"/>
                      <w:highlight w:val="green"/>
                    </w:rPr>
                  </w:rPrChange>
                </w:rPr>
                <w:t xml:space="preserve"> date</w:t>
              </w:r>
            </w:ins>
          </w:p>
        </w:tc>
        <w:tc>
          <w:tcPr>
            <w:tcW w:w="2212" w:type="dxa"/>
            <w:tcBorders>
              <w:top w:val="single" w:sz="8" w:space="0" w:color="auto"/>
              <w:left w:val="nil"/>
              <w:bottom w:val="single" w:sz="8" w:space="0" w:color="auto"/>
              <w:right w:val="nil"/>
            </w:tcBorders>
            <w:tcMar>
              <w:left w:w="108" w:type="dxa"/>
              <w:right w:w="108" w:type="dxa"/>
            </w:tcMar>
            <w:vAlign w:val="center"/>
            <w:tcPrChange w:id="1976" w:author="Yali Chen" w:date="2026-01-27T17:30:00Z" w16du:dateUtc="2026-01-27T09:30:00Z">
              <w:tcPr>
                <w:tcW w:w="2728" w:type="dxa"/>
                <w:gridSpan w:val="2"/>
                <w:tcBorders>
                  <w:top w:val="single" w:sz="8" w:space="0" w:color="auto"/>
                  <w:left w:val="nil"/>
                  <w:bottom w:val="single" w:sz="8" w:space="0" w:color="auto"/>
                  <w:right w:val="nil"/>
                </w:tcBorders>
                <w:tcMar>
                  <w:left w:w="108" w:type="dxa"/>
                  <w:right w:w="108" w:type="dxa"/>
                </w:tcMar>
                <w:vAlign w:val="center"/>
              </w:tcPr>
            </w:tcPrChange>
          </w:tcPr>
          <w:p w14:paraId="4BF351A0" w14:textId="01CE72F2" w:rsidR="691485E8" w:rsidRDefault="76E06768" w:rsidP="691485E8">
            <w:pPr>
              <w:rPr>
                <w:rFonts w:ascii="Times New Roman" w:eastAsia="Times New Roman" w:hAnsi="Times New Roman" w:cs="Times New Roman"/>
                <w:color w:val="000000" w:themeColor="text1"/>
                <w:szCs w:val="20"/>
                <w:highlight w:val="green"/>
              </w:rPr>
            </w:pPr>
            <w:ins w:id="1977" w:author="Yali Chen" w:date="2026-01-27T09:33:00Z" w16du:dateUtc="2026-01-27T09:33:03Z">
              <w:r w:rsidRPr="1C0431BB">
                <w:rPr>
                  <w:rFonts w:ascii="Times New Roman" w:eastAsia="Times New Roman" w:hAnsi="Times New Roman" w:cs="Times New Roman"/>
                  <w:color w:val="000000" w:themeColor="text1"/>
                  <w:szCs w:val="20"/>
                  <w:highlight w:val="green"/>
                </w:rPr>
                <w:t>Infusion Date</w:t>
              </w:r>
            </w:ins>
          </w:p>
        </w:tc>
        <w:tc>
          <w:tcPr>
            <w:tcW w:w="1518" w:type="dxa"/>
            <w:tcBorders>
              <w:top w:val="single" w:sz="8" w:space="0" w:color="auto"/>
              <w:left w:val="nil"/>
              <w:bottom w:val="single" w:sz="8" w:space="0" w:color="auto"/>
              <w:right w:val="nil"/>
            </w:tcBorders>
            <w:tcMar>
              <w:left w:w="108" w:type="dxa"/>
              <w:right w:w="108" w:type="dxa"/>
            </w:tcMar>
            <w:vAlign w:val="center"/>
            <w:tcPrChange w:id="1978" w:author="Yali Chen" w:date="2026-01-27T17:30:00Z" w16du:dateUtc="2026-01-27T09:30:00Z">
              <w:tcPr>
                <w:tcW w:w="1518" w:type="dxa"/>
                <w:gridSpan w:val="2"/>
                <w:tcBorders>
                  <w:top w:val="single" w:sz="8" w:space="0" w:color="auto"/>
                  <w:left w:val="nil"/>
                  <w:bottom w:val="single" w:sz="8" w:space="0" w:color="auto"/>
                  <w:right w:val="nil"/>
                </w:tcBorders>
                <w:tcMar>
                  <w:left w:w="108" w:type="dxa"/>
                  <w:right w:w="108" w:type="dxa"/>
                </w:tcMar>
                <w:vAlign w:val="center"/>
              </w:tcPr>
            </w:tcPrChange>
          </w:tcPr>
          <w:p w14:paraId="20E31F00" w14:textId="3A74C5A1" w:rsidR="10722593" w:rsidRDefault="10722593">
            <w:pPr>
              <w:rPr>
                <w:rFonts w:ascii="Times New Roman" w:eastAsia="Times New Roman" w:hAnsi="Times New Roman" w:cs="Times New Roman"/>
                <w:color w:val="000000" w:themeColor="text1"/>
                <w:szCs w:val="20"/>
                <w:highlight w:val="green"/>
                <w:rPrChange w:id="1979" w:author="Yali Chen" w:date="2026-01-27T17:07:00Z" w16du:dateUtc="2026-01-27T09:07:00Z">
                  <w:rPr>
                    <w:rFonts w:ascii="等线" w:eastAsia="等线" w:hAnsi="等线" w:cs="等线"/>
                    <w:color w:val="CC00CC"/>
                    <w:sz w:val="21"/>
                    <w:szCs w:val="21"/>
                  </w:rPr>
                </w:rPrChange>
              </w:rPr>
            </w:pPr>
            <w:ins w:id="1980" w:author="Yali Chen" w:date="2026-01-27T09:06:00Z" w16du:dateUtc="2026-01-27T09:06:27Z">
              <w:r w:rsidRPr="7BA054D7">
                <w:rPr>
                  <w:rFonts w:ascii="Times New Roman" w:eastAsia="Times New Roman" w:hAnsi="Times New Roman" w:cs="Times New Roman"/>
                  <w:color w:val="000000" w:themeColor="text1"/>
                  <w:szCs w:val="20"/>
                  <w:highlight w:val="green"/>
                  <w:rPrChange w:id="1981" w:author="Yali Chen" w:date="2026-01-27T17:07:00Z" w16du:dateUtc="2026-01-27T09:07:00Z">
                    <w:rPr>
                      <w:rFonts w:ascii="等线" w:eastAsia="等线" w:hAnsi="等线" w:cs="等线"/>
                      <w:color w:val="CC00CC"/>
                      <w:sz w:val="21"/>
                      <w:szCs w:val="21"/>
                    </w:rPr>
                  </w:rPrChange>
                </w:rPr>
                <w:t>Start date (study day) [a]</w:t>
              </w:r>
            </w:ins>
          </w:p>
        </w:tc>
        <w:tc>
          <w:tcPr>
            <w:tcW w:w="1466" w:type="dxa"/>
            <w:tcBorders>
              <w:top w:val="single" w:sz="8" w:space="0" w:color="auto"/>
              <w:left w:val="nil"/>
              <w:bottom w:val="single" w:sz="8" w:space="0" w:color="auto"/>
              <w:right w:val="nil"/>
            </w:tcBorders>
            <w:tcMar>
              <w:left w:w="108" w:type="dxa"/>
              <w:right w:w="108" w:type="dxa"/>
            </w:tcMar>
            <w:vAlign w:val="center"/>
            <w:tcPrChange w:id="1982" w:author="Yali Chen" w:date="2026-01-27T17:30:00Z" w16du:dateUtc="2026-01-27T09:30:00Z">
              <w:tcPr>
                <w:tcW w:w="1466" w:type="dxa"/>
                <w:gridSpan w:val="2"/>
                <w:tcBorders>
                  <w:top w:val="single" w:sz="8" w:space="0" w:color="auto"/>
                  <w:left w:val="nil"/>
                  <w:bottom w:val="single" w:sz="8" w:space="0" w:color="auto"/>
                  <w:right w:val="nil"/>
                </w:tcBorders>
                <w:tcMar>
                  <w:left w:w="108" w:type="dxa"/>
                  <w:right w:w="108" w:type="dxa"/>
                </w:tcMar>
                <w:vAlign w:val="center"/>
              </w:tcPr>
            </w:tcPrChange>
          </w:tcPr>
          <w:p w14:paraId="23DD293E" w14:textId="36B38626" w:rsidR="10722593" w:rsidRDefault="10722593">
            <w:pPr>
              <w:rPr>
                <w:rFonts w:ascii="Times New Roman" w:eastAsia="Times New Roman" w:hAnsi="Times New Roman" w:cs="Times New Roman"/>
                <w:color w:val="000000" w:themeColor="text1"/>
                <w:szCs w:val="20"/>
                <w:highlight w:val="green"/>
                <w:rPrChange w:id="1983" w:author="Yali Chen" w:date="2026-01-27T17:07:00Z" w16du:dateUtc="2026-01-27T09:07:00Z">
                  <w:rPr>
                    <w:rFonts w:ascii="等线" w:eastAsia="等线" w:hAnsi="等线" w:cs="等线"/>
                    <w:color w:val="CC00CC"/>
                    <w:sz w:val="21"/>
                    <w:szCs w:val="21"/>
                  </w:rPr>
                </w:rPrChange>
              </w:rPr>
            </w:pPr>
            <w:ins w:id="1984" w:author="Yali Chen" w:date="2026-01-27T09:06:00Z" w16du:dateUtc="2026-01-27T09:06:27Z">
              <w:r w:rsidRPr="7BA054D7">
                <w:rPr>
                  <w:rFonts w:ascii="Times New Roman" w:eastAsia="Times New Roman" w:hAnsi="Times New Roman" w:cs="Times New Roman"/>
                  <w:color w:val="000000" w:themeColor="text1"/>
                  <w:szCs w:val="20"/>
                  <w:highlight w:val="green"/>
                  <w:rPrChange w:id="1985" w:author="Yali Chen" w:date="2026-01-27T17:07:00Z" w16du:dateUtc="2026-01-27T09:07:00Z">
                    <w:rPr>
                      <w:rFonts w:ascii="等线" w:eastAsia="等线" w:hAnsi="等线" w:cs="等线"/>
                      <w:color w:val="CC00CC"/>
                      <w:sz w:val="21"/>
                      <w:szCs w:val="21"/>
                    </w:rPr>
                  </w:rPrChange>
                </w:rPr>
                <w:t>End date (study day) [a]</w:t>
              </w:r>
            </w:ins>
          </w:p>
        </w:tc>
        <w:tc>
          <w:tcPr>
            <w:tcW w:w="1168" w:type="dxa"/>
            <w:tcBorders>
              <w:top w:val="single" w:sz="8" w:space="0" w:color="auto"/>
              <w:left w:val="nil"/>
              <w:bottom w:val="single" w:sz="8" w:space="0" w:color="auto"/>
              <w:right w:val="nil"/>
            </w:tcBorders>
            <w:tcMar>
              <w:left w:w="108" w:type="dxa"/>
              <w:right w:w="108" w:type="dxa"/>
            </w:tcMar>
            <w:vAlign w:val="center"/>
            <w:tcPrChange w:id="1986" w:author="Yali Chen" w:date="2026-01-27T17:30:00Z" w16du:dateUtc="2026-01-27T09:30:00Z">
              <w:tcPr>
                <w:tcW w:w="1168" w:type="dxa"/>
                <w:gridSpan w:val="2"/>
                <w:tcBorders>
                  <w:top w:val="single" w:sz="8" w:space="0" w:color="auto"/>
                  <w:left w:val="nil"/>
                  <w:bottom w:val="single" w:sz="8" w:space="0" w:color="auto"/>
                  <w:right w:val="nil"/>
                </w:tcBorders>
                <w:tcMar>
                  <w:left w:w="108" w:type="dxa"/>
                  <w:right w:w="108" w:type="dxa"/>
                </w:tcMar>
                <w:vAlign w:val="center"/>
              </w:tcPr>
            </w:tcPrChange>
          </w:tcPr>
          <w:p w14:paraId="2A957C6A" w14:textId="420179B7" w:rsidR="10722593" w:rsidRDefault="10722593">
            <w:pPr>
              <w:rPr>
                <w:rFonts w:ascii="Times New Roman" w:eastAsia="Times New Roman" w:hAnsi="Times New Roman" w:cs="Times New Roman"/>
                <w:color w:val="000000" w:themeColor="text1"/>
                <w:szCs w:val="20"/>
                <w:highlight w:val="green"/>
                <w:rPrChange w:id="1987" w:author="Yali Chen" w:date="2026-01-27T17:07:00Z" w16du:dateUtc="2026-01-27T09:07:00Z">
                  <w:rPr>
                    <w:rFonts w:ascii="等线" w:eastAsia="等线" w:hAnsi="等线" w:cs="等线"/>
                    <w:color w:val="CC00CC"/>
                    <w:sz w:val="21"/>
                    <w:szCs w:val="21"/>
                  </w:rPr>
                </w:rPrChange>
              </w:rPr>
            </w:pPr>
            <w:ins w:id="1988" w:author="Yali Chen" w:date="2026-01-27T09:06:00Z" w16du:dateUtc="2026-01-27T09:06:27Z">
              <w:r w:rsidRPr="7BA054D7">
                <w:rPr>
                  <w:rFonts w:ascii="Times New Roman" w:eastAsia="Times New Roman" w:hAnsi="Times New Roman" w:cs="Times New Roman"/>
                  <w:color w:val="000000" w:themeColor="text1"/>
                  <w:szCs w:val="20"/>
                  <w:highlight w:val="green"/>
                  <w:rPrChange w:id="1989" w:author="Yali Chen" w:date="2026-01-27T17:07:00Z" w16du:dateUtc="2026-01-27T09:07:00Z">
                    <w:rPr>
                      <w:rFonts w:ascii="等线" w:eastAsia="等线" w:hAnsi="等线" w:cs="等线"/>
                      <w:color w:val="CC00CC"/>
                      <w:sz w:val="21"/>
                      <w:szCs w:val="21"/>
                    </w:rPr>
                  </w:rPrChange>
                </w:rPr>
                <w:t>Duration (Days) [b]</w:t>
              </w:r>
            </w:ins>
          </w:p>
        </w:tc>
        <w:tc>
          <w:tcPr>
            <w:tcW w:w="695" w:type="dxa"/>
            <w:tcBorders>
              <w:top w:val="single" w:sz="8" w:space="0" w:color="auto"/>
              <w:left w:val="nil"/>
              <w:bottom w:val="single" w:sz="8" w:space="0" w:color="auto"/>
              <w:right w:val="nil"/>
            </w:tcBorders>
            <w:tcMar>
              <w:left w:w="108" w:type="dxa"/>
              <w:right w:w="108" w:type="dxa"/>
            </w:tcMar>
            <w:vAlign w:val="center"/>
            <w:tcPrChange w:id="1990" w:author="Yali Chen" w:date="2026-01-27T17:30:00Z" w16du:dateUtc="2026-01-27T09:30:00Z">
              <w:tcPr>
                <w:tcW w:w="695" w:type="dxa"/>
                <w:gridSpan w:val="2"/>
                <w:tcBorders>
                  <w:top w:val="single" w:sz="8" w:space="0" w:color="auto"/>
                  <w:left w:val="nil"/>
                  <w:bottom w:val="single" w:sz="8" w:space="0" w:color="auto"/>
                  <w:right w:val="nil"/>
                </w:tcBorders>
                <w:tcMar>
                  <w:left w:w="108" w:type="dxa"/>
                  <w:right w:w="108" w:type="dxa"/>
                </w:tcMar>
                <w:vAlign w:val="center"/>
              </w:tcPr>
            </w:tcPrChange>
          </w:tcPr>
          <w:p w14:paraId="071FCAB2" w14:textId="34E27A56" w:rsidR="10722593" w:rsidRDefault="10722593">
            <w:pPr>
              <w:rPr>
                <w:rFonts w:ascii="Times New Roman" w:eastAsia="Times New Roman" w:hAnsi="Times New Roman" w:cs="Times New Roman"/>
                <w:color w:val="000000" w:themeColor="text1"/>
                <w:szCs w:val="20"/>
                <w:highlight w:val="green"/>
                <w:rPrChange w:id="1991" w:author="Yali Chen" w:date="2026-01-27T17:07:00Z" w16du:dateUtc="2026-01-27T09:07:00Z">
                  <w:rPr>
                    <w:rFonts w:ascii="等线" w:eastAsia="等线" w:hAnsi="等线" w:cs="等线"/>
                    <w:color w:val="CC00CC"/>
                    <w:sz w:val="21"/>
                    <w:szCs w:val="21"/>
                  </w:rPr>
                </w:rPrChange>
              </w:rPr>
            </w:pPr>
            <w:ins w:id="1992" w:author="Yali Chen" w:date="2026-01-27T09:06:00Z" w16du:dateUtc="2026-01-27T09:06:27Z">
              <w:r w:rsidRPr="7BA054D7">
                <w:rPr>
                  <w:rFonts w:ascii="Times New Roman" w:eastAsia="Times New Roman" w:hAnsi="Times New Roman" w:cs="Times New Roman"/>
                  <w:color w:val="000000" w:themeColor="text1"/>
                  <w:szCs w:val="20"/>
                  <w:highlight w:val="green"/>
                  <w:rPrChange w:id="1993" w:author="Yali Chen" w:date="2026-01-27T17:07:00Z" w16du:dateUtc="2026-01-27T09:07:00Z">
                    <w:rPr>
                      <w:rFonts w:ascii="等线" w:eastAsia="等线" w:hAnsi="等线" w:cs="等线"/>
                      <w:color w:val="CC00CC"/>
                      <w:sz w:val="21"/>
                      <w:szCs w:val="21"/>
                    </w:rPr>
                  </w:rPrChange>
                </w:rPr>
                <w:t>Dose (unit)</w:t>
              </w:r>
            </w:ins>
          </w:p>
        </w:tc>
        <w:tc>
          <w:tcPr>
            <w:tcW w:w="640" w:type="dxa"/>
            <w:tcBorders>
              <w:top w:val="single" w:sz="8" w:space="0" w:color="auto"/>
              <w:left w:val="nil"/>
              <w:bottom w:val="single" w:sz="8" w:space="0" w:color="auto"/>
              <w:right w:val="nil"/>
            </w:tcBorders>
            <w:tcMar>
              <w:left w:w="108" w:type="dxa"/>
              <w:right w:w="108" w:type="dxa"/>
            </w:tcMar>
            <w:vAlign w:val="center"/>
            <w:tcPrChange w:id="1994" w:author="Yali Chen" w:date="2026-01-27T17:30:00Z" w16du:dateUtc="2026-01-27T09:30:00Z">
              <w:tcPr>
                <w:tcW w:w="640" w:type="dxa"/>
                <w:gridSpan w:val="2"/>
                <w:tcBorders>
                  <w:top w:val="single" w:sz="8" w:space="0" w:color="auto"/>
                  <w:left w:val="nil"/>
                  <w:bottom w:val="single" w:sz="8" w:space="0" w:color="auto"/>
                  <w:right w:val="nil"/>
                </w:tcBorders>
                <w:tcMar>
                  <w:left w:w="108" w:type="dxa"/>
                  <w:right w:w="108" w:type="dxa"/>
                </w:tcMar>
                <w:vAlign w:val="center"/>
              </w:tcPr>
            </w:tcPrChange>
          </w:tcPr>
          <w:p w14:paraId="5DEFC5CB" w14:textId="11C2BDD3" w:rsidR="10722593" w:rsidRDefault="10722593">
            <w:pPr>
              <w:rPr>
                <w:rFonts w:ascii="Times New Roman" w:eastAsia="Times New Roman" w:hAnsi="Times New Roman" w:cs="Times New Roman"/>
                <w:color w:val="000000" w:themeColor="text1"/>
                <w:szCs w:val="20"/>
                <w:highlight w:val="green"/>
                <w:rPrChange w:id="1995" w:author="Yali Chen" w:date="2026-01-27T17:07:00Z" w16du:dateUtc="2026-01-27T09:07:00Z">
                  <w:rPr>
                    <w:rFonts w:ascii="等线" w:eastAsia="等线" w:hAnsi="等线" w:cs="等线"/>
                    <w:color w:val="CC00CC"/>
                    <w:sz w:val="21"/>
                    <w:szCs w:val="21"/>
                  </w:rPr>
                </w:rPrChange>
              </w:rPr>
            </w:pPr>
            <w:ins w:id="1996" w:author="Yali Chen" w:date="2026-01-27T09:06:00Z" w16du:dateUtc="2026-01-27T09:06:27Z">
              <w:r w:rsidRPr="7BA054D7">
                <w:rPr>
                  <w:rFonts w:ascii="Times New Roman" w:eastAsia="Times New Roman" w:hAnsi="Times New Roman" w:cs="Times New Roman"/>
                  <w:color w:val="000000" w:themeColor="text1"/>
                  <w:szCs w:val="20"/>
                  <w:highlight w:val="green"/>
                  <w:rPrChange w:id="1997" w:author="Yali Chen" w:date="2026-01-27T17:07:00Z" w16du:dateUtc="2026-01-27T09:07:00Z">
                    <w:rPr>
                      <w:rFonts w:ascii="等线" w:eastAsia="等线" w:hAnsi="等线" w:cs="等线"/>
                      <w:color w:val="CC00CC"/>
                      <w:sz w:val="21"/>
                      <w:szCs w:val="21"/>
                    </w:rPr>
                  </w:rPrChange>
                </w:rPr>
                <w:t>Frequency</w:t>
              </w:r>
            </w:ins>
          </w:p>
        </w:tc>
        <w:tc>
          <w:tcPr>
            <w:tcW w:w="1726" w:type="dxa"/>
            <w:tcBorders>
              <w:top w:val="single" w:sz="8" w:space="0" w:color="auto"/>
              <w:left w:val="nil"/>
              <w:bottom w:val="single" w:sz="8" w:space="0" w:color="auto"/>
              <w:right w:val="nil"/>
            </w:tcBorders>
            <w:tcMar>
              <w:left w:w="108" w:type="dxa"/>
              <w:right w:w="108" w:type="dxa"/>
            </w:tcMar>
            <w:vAlign w:val="center"/>
            <w:tcPrChange w:id="1998" w:author="Yali Chen" w:date="2026-01-27T17:30:00Z" w16du:dateUtc="2026-01-27T09:30:00Z">
              <w:tcPr>
                <w:tcW w:w="1726" w:type="dxa"/>
                <w:gridSpan w:val="3"/>
                <w:tcBorders>
                  <w:top w:val="single" w:sz="8" w:space="0" w:color="auto"/>
                  <w:left w:val="nil"/>
                  <w:bottom w:val="single" w:sz="8" w:space="0" w:color="auto"/>
                  <w:right w:val="nil"/>
                </w:tcBorders>
                <w:tcMar>
                  <w:left w:w="108" w:type="dxa"/>
                  <w:right w:w="108" w:type="dxa"/>
                </w:tcMar>
                <w:vAlign w:val="center"/>
              </w:tcPr>
            </w:tcPrChange>
          </w:tcPr>
          <w:p w14:paraId="778DE941" w14:textId="3B1D5F45" w:rsidR="10722593" w:rsidRDefault="10722593">
            <w:pPr>
              <w:rPr>
                <w:rFonts w:ascii="Times New Roman" w:eastAsia="Times New Roman" w:hAnsi="Times New Roman" w:cs="Times New Roman"/>
                <w:color w:val="000000" w:themeColor="text1"/>
                <w:szCs w:val="20"/>
                <w:highlight w:val="green"/>
                <w:rPrChange w:id="1999" w:author="Yali Chen" w:date="2026-01-27T17:07:00Z" w16du:dateUtc="2026-01-27T09:07:00Z">
                  <w:rPr>
                    <w:rFonts w:ascii="等线" w:eastAsia="等线" w:hAnsi="等线" w:cs="等线"/>
                    <w:color w:val="CC00CC"/>
                    <w:sz w:val="21"/>
                    <w:szCs w:val="21"/>
                  </w:rPr>
                </w:rPrChange>
              </w:rPr>
            </w:pPr>
            <w:ins w:id="2000" w:author="Yali Chen" w:date="2026-01-27T09:06:00Z" w16du:dateUtc="2026-01-27T09:06:27Z">
              <w:r w:rsidRPr="7BA054D7">
                <w:rPr>
                  <w:rFonts w:ascii="Times New Roman" w:eastAsia="Times New Roman" w:hAnsi="Times New Roman" w:cs="Times New Roman"/>
                  <w:color w:val="000000" w:themeColor="text1"/>
                  <w:szCs w:val="20"/>
                  <w:highlight w:val="green"/>
                  <w:rPrChange w:id="2001" w:author="Yali Chen" w:date="2026-01-27T17:07:00Z" w16du:dateUtc="2026-01-27T09:07:00Z">
                    <w:rPr>
                      <w:rFonts w:ascii="等线" w:eastAsia="等线" w:hAnsi="等线" w:cs="等线"/>
                      <w:color w:val="CC00CC"/>
                      <w:sz w:val="21"/>
                      <w:szCs w:val="21"/>
                    </w:rPr>
                  </w:rPrChange>
                </w:rPr>
                <w:t>Medication reason category</w:t>
              </w:r>
            </w:ins>
          </w:p>
        </w:tc>
      </w:tr>
      <w:tr w:rsidR="000674F7" w14:paraId="283B6817" w14:textId="77777777" w:rsidTr="3E091C92">
        <w:trPr>
          <w:trHeight w:val="240"/>
          <w:ins w:id="2002" w:author="Yali Chen" w:date="2026-01-27T09:06:00Z"/>
        </w:trPr>
        <w:tc>
          <w:tcPr>
            <w:tcW w:w="1038" w:type="dxa"/>
            <w:tcMar>
              <w:left w:w="108" w:type="dxa"/>
              <w:right w:w="108" w:type="dxa"/>
            </w:tcMar>
            <w:vAlign w:val="center"/>
          </w:tcPr>
          <w:p w14:paraId="11638BDC" w14:textId="22C5EA75" w:rsidR="10722593" w:rsidRDefault="10722593">
            <w:pPr>
              <w:rPr>
                <w:rFonts w:ascii="Times New Roman" w:eastAsia="Times New Roman" w:hAnsi="Times New Roman" w:cs="Times New Roman"/>
                <w:color w:val="000000" w:themeColor="text1"/>
                <w:szCs w:val="20"/>
                <w:highlight w:val="green"/>
                <w:rPrChange w:id="2003" w:author="Yali Chen" w:date="2026-01-27T17:07:00Z" w16du:dateUtc="2026-01-27T09:07:00Z">
                  <w:rPr>
                    <w:rFonts w:ascii="等线" w:eastAsia="等线" w:hAnsi="等线" w:cs="等线"/>
                    <w:color w:val="CC00CC"/>
                    <w:sz w:val="21"/>
                    <w:szCs w:val="21"/>
                  </w:rPr>
                </w:rPrChange>
              </w:rPr>
            </w:pPr>
            <w:ins w:id="2004" w:author="Yali Chen" w:date="2026-01-27T09:06:00Z" w16du:dateUtc="2026-01-27T09:06:27Z">
              <w:r w:rsidRPr="7BA054D7">
                <w:rPr>
                  <w:rFonts w:ascii="Times New Roman" w:eastAsia="Times New Roman" w:hAnsi="Times New Roman" w:cs="Times New Roman"/>
                  <w:color w:val="000000" w:themeColor="text1"/>
                  <w:szCs w:val="20"/>
                  <w:highlight w:val="green"/>
                  <w:rPrChange w:id="2005" w:author="Yali Chen" w:date="2026-01-27T17:07:00Z" w16du:dateUtc="2026-01-27T09:07:00Z">
                    <w:rPr>
                      <w:rFonts w:ascii="等线" w:eastAsia="等线" w:hAnsi="等线" w:cs="等线"/>
                      <w:color w:val="CC00CC"/>
                      <w:sz w:val="21"/>
                      <w:szCs w:val="21"/>
                    </w:rPr>
                  </w:rPrChange>
                </w:rPr>
                <w:t>E0001001</w:t>
              </w:r>
            </w:ins>
          </w:p>
        </w:tc>
        <w:tc>
          <w:tcPr>
            <w:tcW w:w="429" w:type="dxa"/>
            <w:tcMar>
              <w:left w:w="108" w:type="dxa"/>
              <w:right w:w="108" w:type="dxa"/>
            </w:tcMar>
            <w:vAlign w:val="center"/>
          </w:tcPr>
          <w:p w14:paraId="7514FA91" w14:textId="52A46CC6" w:rsidR="10722593" w:rsidRDefault="10722593">
            <w:pPr>
              <w:rPr>
                <w:rFonts w:ascii="Times New Roman" w:eastAsia="Times New Roman" w:hAnsi="Times New Roman" w:cs="Times New Roman"/>
                <w:color w:val="000000" w:themeColor="text1"/>
                <w:szCs w:val="20"/>
                <w:highlight w:val="green"/>
                <w:rPrChange w:id="2006" w:author="Yali Chen" w:date="2026-01-27T17:07:00Z" w16du:dateUtc="2026-01-27T09:07:00Z">
                  <w:rPr>
                    <w:rFonts w:ascii="等线" w:eastAsia="等线" w:hAnsi="等线" w:cs="等线"/>
                    <w:color w:val="CC00CC"/>
                    <w:sz w:val="21"/>
                    <w:szCs w:val="21"/>
                  </w:rPr>
                </w:rPrChange>
              </w:rPr>
            </w:pPr>
            <w:ins w:id="2007" w:author="Yali Chen" w:date="2026-01-27T09:06:00Z" w16du:dateUtc="2026-01-27T09:06:27Z">
              <w:r w:rsidRPr="7BA054D7">
                <w:rPr>
                  <w:rFonts w:ascii="Times New Roman" w:eastAsia="Times New Roman" w:hAnsi="Times New Roman" w:cs="Times New Roman"/>
                  <w:color w:val="000000" w:themeColor="text1"/>
                  <w:szCs w:val="20"/>
                  <w:highlight w:val="green"/>
                  <w:rPrChange w:id="2008" w:author="Yali Chen" w:date="2026-01-27T17:07:00Z" w16du:dateUtc="2026-01-27T09:07:00Z">
                    <w:rPr>
                      <w:rFonts w:ascii="等线" w:eastAsia="等线" w:hAnsi="等线" w:cs="等线"/>
                      <w:color w:val="CC00CC"/>
                      <w:sz w:val="21"/>
                      <w:szCs w:val="21"/>
                    </w:rPr>
                  </w:rPrChange>
                </w:rPr>
                <w:t>IIM</w:t>
              </w:r>
            </w:ins>
          </w:p>
        </w:tc>
        <w:tc>
          <w:tcPr>
            <w:tcW w:w="2728" w:type="dxa"/>
            <w:tcMar>
              <w:left w:w="108" w:type="dxa"/>
              <w:right w:w="108" w:type="dxa"/>
            </w:tcMar>
            <w:vAlign w:val="center"/>
          </w:tcPr>
          <w:p w14:paraId="37AEFEB7" w14:textId="1D2BE5C5" w:rsidR="10722593" w:rsidRDefault="10722593">
            <w:pPr>
              <w:rPr>
                <w:rFonts w:ascii="Times New Roman" w:eastAsia="Times New Roman" w:hAnsi="Times New Roman" w:cs="Times New Roman"/>
                <w:color w:val="000000" w:themeColor="text1"/>
                <w:szCs w:val="20"/>
                <w:highlight w:val="green"/>
                <w:rPrChange w:id="2009" w:author="Yali Chen" w:date="2026-01-27T17:07:00Z" w16du:dateUtc="2026-01-27T09:07:00Z">
                  <w:rPr>
                    <w:rFonts w:ascii="等线" w:eastAsia="等线" w:hAnsi="等线" w:cs="等线"/>
                    <w:color w:val="CC00CC"/>
                    <w:sz w:val="21"/>
                    <w:szCs w:val="21"/>
                  </w:rPr>
                </w:rPrChange>
              </w:rPr>
            </w:pPr>
            <w:ins w:id="2010" w:author="Yali Chen" w:date="2026-01-27T09:06:00Z" w16du:dateUtc="2026-01-27T09:06:27Z">
              <w:r w:rsidRPr="7BA054D7">
                <w:rPr>
                  <w:rFonts w:ascii="Times New Roman" w:eastAsia="Times New Roman" w:hAnsi="Times New Roman" w:cs="Times New Roman"/>
                  <w:color w:val="000000" w:themeColor="text1"/>
                  <w:szCs w:val="20"/>
                  <w:highlight w:val="green"/>
                  <w:rPrChange w:id="2011" w:author="Yali Chen" w:date="2026-01-27T17:07:00Z" w16du:dateUtc="2026-01-27T09:07:00Z">
                    <w:rPr>
                      <w:rFonts w:ascii="等线" w:eastAsia="等线" w:hAnsi="等线" w:cs="等线"/>
                      <w:color w:val="CC00CC"/>
                      <w:sz w:val="21"/>
                      <w:szCs w:val="21"/>
                    </w:rPr>
                  </w:rPrChange>
                </w:rPr>
                <w:t>xx</w:t>
              </w:r>
            </w:ins>
          </w:p>
        </w:tc>
        <w:tc>
          <w:tcPr>
            <w:tcW w:w="945" w:type="dxa"/>
            <w:tcMar>
              <w:left w:w="108" w:type="dxa"/>
              <w:right w:w="108" w:type="dxa"/>
            </w:tcMar>
            <w:vAlign w:val="center"/>
          </w:tcPr>
          <w:p w14:paraId="697120C6" w14:textId="79AA712E" w:rsidR="691485E8" w:rsidRDefault="72480ED0" w:rsidP="691485E8">
            <w:pPr>
              <w:rPr>
                <w:rFonts w:ascii="Times New Roman" w:eastAsia="Times New Roman" w:hAnsi="Times New Roman" w:cs="Times New Roman"/>
                <w:color w:val="000000" w:themeColor="text1"/>
                <w:szCs w:val="20"/>
                <w:highlight w:val="green"/>
              </w:rPr>
            </w:pPr>
            <w:ins w:id="2012" w:author="Yali Chen" w:date="2026-01-27T09:30:00Z" w16du:dateUtc="2026-01-27T09:30:48Z">
              <w:r w:rsidRPr="533AEB7C">
                <w:rPr>
                  <w:rFonts w:ascii="Times New Roman" w:eastAsia="Times New Roman" w:hAnsi="Times New Roman" w:cs="Times New Roman"/>
                  <w:color w:val="000000" w:themeColor="text1"/>
                  <w:szCs w:val="20"/>
                  <w:highlight w:val="green"/>
                </w:rPr>
                <w:t>yyyy-mm-dd</w:t>
              </w:r>
            </w:ins>
          </w:p>
        </w:tc>
        <w:tc>
          <w:tcPr>
            <w:tcW w:w="2212" w:type="dxa"/>
            <w:tcMar>
              <w:left w:w="108" w:type="dxa"/>
              <w:right w:w="108" w:type="dxa"/>
            </w:tcMar>
            <w:vAlign w:val="center"/>
          </w:tcPr>
          <w:p w14:paraId="426CF746" w14:textId="79AA712E" w:rsidR="534A59EA" w:rsidRDefault="534A59EA" w:rsidP="7603425A">
            <w:pPr>
              <w:rPr>
                <w:ins w:id="2013" w:author="Yali Chen" w:date="2026-01-27T09:33:00Z" w16du:dateUtc="2026-01-27T09:33:26Z"/>
                <w:rFonts w:ascii="Times New Roman" w:eastAsia="Times New Roman" w:hAnsi="Times New Roman" w:cs="Times New Roman"/>
                <w:color w:val="000000" w:themeColor="text1"/>
                <w:szCs w:val="20"/>
                <w:highlight w:val="green"/>
              </w:rPr>
            </w:pPr>
            <w:ins w:id="2014" w:author="Yali Chen" w:date="2026-01-27T09:33:00Z" w16du:dateUtc="2026-01-27T09:33:26Z">
              <w:r w:rsidRPr="7603425A">
                <w:rPr>
                  <w:rFonts w:ascii="Times New Roman" w:eastAsia="Times New Roman" w:hAnsi="Times New Roman" w:cs="Times New Roman"/>
                  <w:color w:val="000000" w:themeColor="text1"/>
                  <w:szCs w:val="20"/>
                  <w:highlight w:val="green"/>
                </w:rPr>
                <w:t>yyyy-mm-dd</w:t>
              </w:r>
            </w:ins>
          </w:p>
          <w:p w14:paraId="7BC83E16" w14:textId="51087890" w:rsidR="691485E8" w:rsidRDefault="691485E8" w:rsidP="691485E8">
            <w:pPr>
              <w:rPr>
                <w:rFonts w:ascii="Times New Roman" w:eastAsia="Times New Roman" w:hAnsi="Times New Roman" w:cs="Times New Roman"/>
                <w:color w:val="000000" w:themeColor="text1"/>
                <w:szCs w:val="20"/>
                <w:highlight w:val="green"/>
              </w:rPr>
            </w:pPr>
          </w:p>
        </w:tc>
        <w:tc>
          <w:tcPr>
            <w:tcW w:w="1518" w:type="dxa"/>
            <w:tcMar>
              <w:left w:w="108" w:type="dxa"/>
              <w:right w:w="108" w:type="dxa"/>
            </w:tcMar>
            <w:vAlign w:val="center"/>
          </w:tcPr>
          <w:p w14:paraId="14C06659" w14:textId="44A124D8" w:rsidR="10722593" w:rsidRDefault="10722593">
            <w:pPr>
              <w:rPr>
                <w:rFonts w:ascii="Times New Roman" w:eastAsia="Times New Roman" w:hAnsi="Times New Roman" w:cs="Times New Roman"/>
                <w:color w:val="000000" w:themeColor="text1"/>
                <w:szCs w:val="20"/>
                <w:highlight w:val="green"/>
                <w:rPrChange w:id="2015" w:author="Yali Chen" w:date="2026-01-27T17:07:00Z" w16du:dateUtc="2026-01-27T09:07:00Z">
                  <w:rPr>
                    <w:rFonts w:ascii="等线" w:eastAsia="等线" w:hAnsi="等线" w:cs="等线"/>
                    <w:color w:val="CC00CC"/>
                    <w:sz w:val="21"/>
                    <w:szCs w:val="21"/>
                  </w:rPr>
                </w:rPrChange>
              </w:rPr>
            </w:pPr>
            <w:ins w:id="2016" w:author="Yali Chen" w:date="2026-01-27T09:06:00Z" w16du:dateUtc="2026-01-27T09:06:27Z">
              <w:r w:rsidRPr="7BA054D7">
                <w:rPr>
                  <w:rFonts w:ascii="Times New Roman" w:eastAsia="Times New Roman" w:hAnsi="Times New Roman" w:cs="Times New Roman"/>
                  <w:color w:val="000000" w:themeColor="text1"/>
                  <w:szCs w:val="20"/>
                  <w:highlight w:val="green"/>
                  <w:rPrChange w:id="2017" w:author="Yali Chen" w:date="2026-01-27T17:07:00Z" w16du:dateUtc="2026-01-27T09:07:00Z">
                    <w:rPr>
                      <w:rFonts w:ascii="等线" w:eastAsia="等线" w:hAnsi="等线" w:cs="等线"/>
                      <w:color w:val="CC00CC"/>
                      <w:sz w:val="21"/>
                      <w:szCs w:val="21"/>
                    </w:rPr>
                  </w:rPrChange>
                </w:rPr>
                <w:t>yyyy-mm-dd (xx)</w:t>
              </w:r>
            </w:ins>
          </w:p>
        </w:tc>
        <w:tc>
          <w:tcPr>
            <w:tcW w:w="1466" w:type="dxa"/>
            <w:tcMar>
              <w:left w:w="108" w:type="dxa"/>
              <w:right w:w="108" w:type="dxa"/>
            </w:tcMar>
            <w:vAlign w:val="center"/>
          </w:tcPr>
          <w:p w14:paraId="384EAF3B" w14:textId="33573968" w:rsidR="10722593" w:rsidRDefault="10722593">
            <w:pPr>
              <w:rPr>
                <w:rFonts w:ascii="Times New Roman" w:eastAsia="Times New Roman" w:hAnsi="Times New Roman" w:cs="Times New Roman"/>
                <w:color w:val="000000" w:themeColor="text1"/>
                <w:szCs w:val="20"/>
                <w:highlight w:val="green"/>
                <w:rPrChange w:id="2018" w:author="Yali Chen" w:date="2026-01-27T17:07:00Z" w16du:dateUtc="2026-01-27T09:07:00Z">
                  <w:rPr>
                    <w:rFonts w:ascii="等线" w:eastAsia="等线" w:hAnsi="等线" w:cs="等线"/>
                    <w:color w:val="CC00CC"/>
                    <w:sz w:val="21"/>
                    <w:szCs w:val="21"/>
                  </w:rPr>
                </w:rPrChange>
              </w:rPr>
            </w:pPr>
            <w:ins w:id="2019" w:author="Yali Chen" w:date="2026-01-27T09:06:00Z" w16du:dateUtc="2026-01-27T09:06:27Z">
              <w:r w:rsidRPr="7BA054D7">
                <w:rPr>
                  <w:rFonts w:ascii="Times New Roman" w:eastAsia="Times New Roman" w:hAnsi="Times New Roman" w:cs="Times New Roman"/>
                  <w:color w:val="000000" w:themeColor="text1"/>
                  <w:szCs w:val="20"/>
                  <w:highlight w:val="green"/>
                  <w:rPrChange w:id="2020" w:author="Yali Chen" w:date="2026-01-27T17:07:00Z" w16du:dateUtc="2026-01-27T09:07:00Z">
                    <w:rPr>
                      <w:rFonts w:ascii="等线" w:eastAsia="等线" w:hAnsi="等线" w:cs="等线"/>
                      <w:color w:val="CC00CC"/>
                      <w:sz w:val="21"/>
                      <w:szCs w:val="21"/>
                    </w:rPr>
                  </w:rPrChange>
                </w:rPr>
                <w:t>yyyy-mm-dd (xx)</w:t>
              </w:r>
            </w:ins>
          </w:p>
        </w:tc>
        <w:tc>
          <w:tcPr>
            <w:tcW w:w="1168" w:type="dxa"/>
            <w:tcMar>
              <w:left w:w="108" w:type="dxa"/>
              <w:right w:w="108" w:type="dxa"/>
            </w:tcMar>
            <w:vAlign w:val="center"/>
          </w:tcPr>
          <w:p w14:paraId="6409B8F8" w14:textId="4FD9630F" w:rsidR="10722593" w:rsidRDefault="10722593">
            <w:pPr>
              <w:rPr>
                <w:rFonts w:ascii="Times New Roman" w:eastAsia="Times New Roman" w:hAnsi="Times New Roman" w:cs="Times New Roman"/>
                <w:color w:val="000000" w:themeColor="text1"/>
                <w:szCs w:val="20"/>
                <w:highlight w:val="green"/>
                <w:rPrChange w:id="2021" w:author="Yali Chen" w:date="2026-01-27T17:07:00Z" w16du:dateUtc="2026-01-27T09:07:00Z">
                  <w:rPr>
                    <w:rFonts w:ascii="等线" w:eastAsia="等线" w:hAnsi="等线" w:cs="等线"/>
                    <w:color w:val="CC00CC"/>
                    <w:sz w:val="21"/>
                    <w:szCs w:val="21"/>
                  </w:rPr>
                </w:rPrChange>
              </w:rPr>
            </w:pPr>
            <w:ins w:id="2022" w:author="Yali Chen" w:date="2026-01-27T09:06:00Z" w16du:dateUtc="2026-01-27T09:06:27Z">
              <w:r w:rsidRPr="7BA054D7">
                <w:rPr>
                  <w:rFonts w:ascii="Times New Roman" w:eastAsia="Times New Roman" w:hAnsi="Times New Roman" w:cs="Times New Roman"/>
                  <w:color w:val="000000" w:themeColor="text1"/>
                  <w:szCs w:val="20"/>
                  <w:highlight w:val="green"/>
                  <w:rPrChange w:id="2023" w:author="Yali Chen" w:date="2026-01-27T17:07:00Z" w16du:dateUtc="2026-01-27T09:07:00Z">
                    <w:rPr>
                      <w:rFonts w:ascii="等线" w:eastAsia="等线" w:hAnsi="等线" w:cs="等线"/>
                      <w:color w:val="CC00CC"/>
                      <w:sz w:val="21"/>
                      <w:szCs w:val="21"/>
                    </w:rPr>
                  </w:rPrChange>
                </w:rPr>
                <w:t>6</w:t>
              </w:r>
            </w:ins>
          </w:p>
        </w:tc>
        <w:tc>
          <w:tcPr>
            <w:tcW w:w="695" w:type="dxa"/>
            <w:shd w:val="clear" w:color="auto" w:fill="FFFFFF" w:themeFill="background1"/>
            <w:tcMar>
              <w:left w:w="108" w:type="dxa"/>
              <w:right w:w="108" w:type="dxa"/>
            </w:tcMar>
            <w:vAlign w:val="center"/>
          </w:tcPr>
          <w:p w14:paraId="1BD8C172" w14:textId="6667BDFD" w:rsidR="10722593" w:rsidRDefault="10722593">
            <w:pPr>
              <w:rPr>
                <w:rFonts w:ascii="Times New Roman" w:eastAsia="Times New Roman" w:hAnsi="Times New Roman" w:cs="Times New Roman"/>
                <w:color w:val="000000" w:themeColor="text1"/>
                <w:szCs w:val="20"/>
                <w:highlight w:val="green"/>
                <w:rPrChange w:id="2024" w:author="Yali Chen" w:date="2026-01-27T17:07:00Z" w16du:dateUtc="2026-01-27T09:07:00Z">
                  <w:rPr>
                    <w:rFonts w:ascii="等线" w:eastAsia="等线" w:hAnsi="等线" w:cs="等线"/>
                    <w:color w:val="CC00CC"/>
                    <w:sz w:val="21"/>
                    <w:szCs w:val="21"/>
                  </w:rPr>
                </w:rPrChange>
              </w:rPr>
            </w:pPr>
            <w:ins w:id="2025" w:author="Yali Chen" w:date="2026-01-27T09:06:00Z" w16du:dateUtc="2026-01-27T09:06:27Z">
              <w:r w:rsidRPr="7BA054D7">
                <w:rPr>
                  <w:rFonts w:ascii="Times New Roman" w:eastAsia="Times New Roman" w:hAnsi="Times New Roman" w:cs="Times New Roman"/>
                  <w:color w:val="000000" w:themeColor="text1"/>
                  <w:szCs w:val="20"/>
                  <w:highlight w:val="green"/>
                  <w:rPrChange w:id="2026" w:author="Yali Chen" w:date="2026-01-27T17:07:00Z" w16du:dateUtc="2026-01-27T09:07:00Z">
                    <w:rPr>
                      <w:rFonts w:ascii="等线" w:eastAsia="等线" w:hAnsi="等线" w:cs="等线"/>
                      <w:color w:val="CC00CC"/>
                      <w:sz w:val="21"/>
                      <w:szCs w:val="21"/>
                    </w:rPr>
                  </w:rPrChange>
                </w:rPr>
                <w:t>xx (mg)</w:t>
              </w:r>
            </w:ins>
          </w:p>
        </w:tc>
        <w:tc>
          <w:tcPr>
            <w:tcW w:w="640" w:type="dxa"/>
            <w:shd w:val="clear" w:color="auto" w:fill="FFFFFF" w:themeFill="background1"/>
            <w:tcMar>
              <w:left w:w="108" w:type="dxa"/>
              <w:right w:w="108" w:type="dxa"/>
            </w:tcMar>
            <w:vAlign w:val="center"/>
          </w:tcPr>
          <w:p w14:paraId="013939AB" w14:textId="1335BEA0" w:rsidR="10722593" w:rsidRDefault="10722593">
            <w:pPr>
              <w:rPr>
                <w:rFonts w:ascii="Times New Roman" w:eastAsia="Times New Roman" w:hAnsi="Times New Roman" w:cs="Times New Roman"/>
                <w:color w:val="000000" w:themeColor="text1"/>
                <w:szCs w:val="20"/>
                <w:highlight w:val="green"/>
                <w:rPrChange w:id="2027" w:author="Yali Chen" w:date="2026-01-27T17:07:00Z" w16du:dateUtc="2026-01-27T09:07:00Z">
                  <w:rPr>
                    <w:rFonts w:ascii="等线" w:eastAsia="等线" w:hAnsi="等线" w:cs="等线"/>
                    <w:color w:val="CC00CC"/>
                    <w:sz w:val="21"/>
                    <w:szCs w:val="21"/>
                  </w:rPr>
                </w:rPrChange>
              </w:rPr>
            </w:pPr>
            <w:ins w:id="2028" w:author="Yali Chen" w:date="2026-01-27T09:06:00Z" w16du:dateUtc="2026-01-27T09:06:27Z">
              <w:r w:rsidRPr="7BA054D7">
                <w:rPr>
                  <w:rFonts w:ascii="Times New Roman" w:eastAsia="Times New Roman" w:hAnsi="Times New Roman" w:cs="Times New Roman"/>
                  <w:color w:val="000000" w:themeColor="text1"/>
                  <w:szCs w:val="20"/>
                  <w:highlight w:val="green"/>
                  <w:rPrChange w:id="2029" w:author="Yali Chen" w:date="2026-01-27T17:07:00Z" w16du:dateUtc="2026-01-27T09:07:00Z">
                    <w:rPr>
                      <w:rFonts w:ascii="等线" w:eastAsia="等线" w:hAnsi="等线" w:cs="等线"/>
                      <w:color w:val="CC00CC"/>
                      <w:sz w:val="21"/>
                      <w:szCs w:val="21"/>
                    </w:rPr>
                  </w:rPrChange>
                </w:rPr>
                <w:t>xx</w:t>
              </w:r>
            </w:ins>
          </w:p>
        </w:tc>
        <w:tc>
          <w:tcPr>
            <w:tcW w:w="1726" w:type="dxa"/>
            <w:shd w:val="clear" w:color="auto" w:fill="FFFFFF" w:themeFill="background1"/>
            <w:tcMar>
              <w:left w:w="108" w:type="dxa"/>
              <w:right w:w="108" w:type="dxa"/>
            </w:tcMar>
            <w:vAlign w:val="center"/>
          </w:tcPr>
          <w:p w14:paraId="2AD72147" w14:textId="6BAA9490" w:rsidR="10722593" w:rsidRDefault="10722593">
            <w:pPr>
              <w:rPr>
                <w:rFonts w:ascii="Times New Roman" w:eastAsia="Times New Roman" w:hAnsi="Times New Roman" w:cs="Times New Roman"/>
                <w:color w:val="000000" w:themeColor="text1"/>
                <w:szCs w:val="20"/>
                <w:highlight w:val="green"/>
                <w:rPrChange w:id="2030" w:author="Yali Chen" w:date="2026-01-27T17:07:00Z" w16du:dateUtc="2026-01-27T09:07:00Z">
                  <w:rPr>
                    <w:rFonts w:ascii="等线" w:eastAsia="等线" w:hAnsi="等线" w:cs="等线"/>
                    <w:color w:val="CC00CC"/>
                    <w:sz w:val="21"/>
                    <w:szCs w:val="21"/>
                  </w:rPr>
                </w:rPrChange>
              </w:rPr>
            </w:pPr>
            <w:ins w:id="2031" w:author="Yali Chen" w:date="2026-01-27T09:06:00Z" w16du:dateUtc="2026-01-27T09:06:27Z">
              <w:r w:rsidRPr="7BA054D7">
                <w:rPr>
                  <w:rFonts w:ascii="Times New Roman" w:eastAsia="Times New Roman" w:hAnsi="Times New Roman" w:cs="Times New Roman"/>
                  <w:color w:val="000000" w:themeColor="text1"/>
                  <w:szCs w:val="20"/>
                  <w:highlight w:val="green"/>
                  <w:rPrChange w:id="2032" w:author="Yali Chen" w:date="2026-01-27T17:07:00Z" w16du:dateUtc="2026-01-27T09:07:00Z">
                    <w:rPr>
                      <w:rFonts w:ascii="等线" w:eastAsia="等线" w:hAnsi="等线" w:cs="等线"/>
                      <w:color w:val="CC00CC"/>
                      <w:sz w:val="21"/>
                      <w:szCs w:val="21"/>
                    </w:rPr>
                  </w:rPrChange>
                </w:rPr>
                <w:t>Prophylaxis</w:t>
              </w:r>
            </w:ins>
          </w:p>
        </w:tc>
      </w:tr>
      <w:tr w:rsidR="000674F7" w14:paraId="6F4210D4" w14:textId="77777777" w:rsidTr="3E091C92">
        <w:trPr>
          <w:trHeight w:val="270"/>
          <w:ins w:id="2033" w:author="Yali Chen" w:date="2026-01-27T09:06:00Z"/>
        </w:trPr>
        <w:tc>
          <w:tcPr>
            <w:tcW w:w="1038" w:type="dxa"/>
            <w:tcMar>
              <w:left w:w="108" w:type="dxa"/>
              <w:right w:w="108" w:type="dxa"/>
            </w:tcMar>
            <w:vAlign w:val="center"/>
          </w:tcPr>
          <w:p w14:paraId="5543663B" w14:textId="7F684D90" w:rsidR="10722593" w:rsidRDefault="10722593">
            <w:pPr>
              <w:rPr>
                <w:rFonts w:ascii="Times New Roman" w:eastAsia="Times New Roman" w:hAnsi="Times New Roman" w:cs="Times New Roman"/>
                <w:color w:val="000000" w:themeColor="text1"/>
                <w:szCs w:val="20"/>
                <w:highlight w:val="green"/>
                <w:rPrChange w:id="2034" w:author="Yali Chen" w:date="2026-01-27T17:07:00Z" w16du:dateUtc="2026-01-27T09:07:00Z">
                  <w:rPr>
                    <w:rFonts w:ascii="等线" w:eastAsia="等线" w:hAnsi="等线" w:cs="等线"/>
                    <w:color w:val="CC00CC"/>
                    <w:sz w:val="21"/>
                    <w:szCs w:val="21"/>
                  </w:rPr>
                </w:rPrChange>
              </w:rPr>
            </w:pPr>
            <w:ins w:id="2035" w:author="Yali Chen" w:date="2026-01-27T09:06:00Z" w16du:dateUtc="2026-01-27T09:06:27Z">
              <w:r w:rsidRPr="7BA054D7">
                <w:rPr>
                  <w:rFonts w:ascii="Times New Roman" w:eastAsia="Times New Roman" w:hAnsi="Times New Roman" w:cs="Times New Roman"/>
                  <w:color w:val="000000" w:themeColor="text1"/>
                  <w:szCs w:val="20"/>
                  <w:highlight w:val="green"/>
                  <w:rPrChange w:id="2036" w:author="Yali Chen" w:date="2026-01-27T17:07:00Z" w16du:dateUtc="2026-01-27T09:07:00Z">
                    <w:rPr>
                      <w:rFonts w:ascii="等线" w:eastAsia="等线" w:hAnsi="等线" w:cs="等线"/>
                      <w:color w:val="CC00CC"/>
                      <w:sz w:val="21"/>
                      <w:szCs w:val="21"/>
                    </w:rPr>
                  </w:rPrChange>
                </w:rPr>
                <w:t>E0001002</w:t>
              </w:r>
            </w:ins>
          </w:p>
        </w:tc>
        <w:tc>
          <w:tcPr>
            <w:tcW w:w="429" w:type="dxa"/>
            <w:tcMar>
              <w:left w:w="108" w:type="dxa"/>
              <w:right w:w="108" w:type="dxa"/>
            </w:tcMar>
            <w:vAlign w:val="center"/>
          </w:tcPr>
          <w:p w14:paraId="3929345D" w14:textId="3D1C0EBB" w:rsidR="10722593" w:rsidRDefault="10722593">
            <w:pPr>
              <w:rPr>
                <w:rFonts w:ascii="Times New Roman" w:eastAsia="Times New Roman" w:hAnsi="Times New Roman" w:cs="Times New Roman"/>
                <w:color w:val="000000" w:themeColor="text1"/>
                <w:szCs w:val="20"/>
                <w:highlight w:val="green"/>
                <w:rPrChange w:id="2037" w:author="Yali Chen" w:date="2026-01-27T17:07:00Z" w16du:dateUtc="2026-01-27T09:07:00Z">
                  <w:rPr>
                    <w:rFonts w:ascii="等线" w:eastAsia="等线" w:hAnsi="等线" w:cs="等线"/>
                    <w:color w:val="CC00CC"/>
                    <w:sz w:val="21"/>
                    <w:szCs w:val="21"/>
                  </w:rPr>
                </w:rPrChange>
              </w:rPr>
            </w:pPr>
            <w:ins w:id="2038" w:author="Yali Chen" w:date="2026-01-27T09:06:00Z" w16du:dateUtc="2026-01-27T09:06:27Z">
              <w:r w:rsidRPr="7BA054D7">
                <w:rPr>
                  <w:rFonts w:ascii="Times New Roman" w:eastAsia="Times New Roman" w:hAnsi="Times New Roman" w:cs="Times New Roman"/>
                  <w:color w:val="000000" w:themeColor="text1"/>
                  <w:szCs w:val="20"/>
                  <w:highlight w:val="green"/>
                  <w:rPrChange w:id="2039" w:author="Yali Chen" w:date="2026-01-27T17:07:00Z" w16du:dateUtc="2026-01-27T09:07:00Z">
                    <w:rPr>
                      <w:rFonts w:ascii="等线" w:eastAsia="等线" w:hAnsi="等线" w:cs="等线"/>
                      <w:color w:val="CC00CC"/>
                      <w:sz w:val="21"/>
                      <w:szCs w:val="21"/>
                    </w:rPr>
                  </w:rPrChange>
                </w:rPr>
                <w:t>IIM</w:t>
              </w:r>
            </w:ins>
          </w:p>
        </w:tc>
        <w:tc>
          <w:tcPr>
            <w:tcW w:w="2728" w:type="dxa"/>
            <w:tcMar>
              <w:left w:w="108" w:type="dxa"/>
              <w:right w:w="108" w:type="dxa"/>
            </w:tcMar>
            <w:vAlign w:val="center"/>
          </w:tcPr>
          <w:p w14:paraId="1E26C704" w14:textId="3FD56EE0" w:rsidR="10722593" w:rsidRDefault="10722593">
            <w:pPr>
              <w:rPr>
                <w:rFonts w:ascii="Times New Roman" w:eastAsia="Times New Roman" w:hAnsi="Times New Roman" w:cs="Times New Roman"/>
                <w:color w:val="000000" w:themeColor="text1"/>
                <w:szCs w:val="20"/>
                <w:highlight w:val="green"/>
                <w:rPrChange w:id="2040" w:author="Yali Chen" w:date="2026-01-27T17:07:00Z" w16du:dateUtc="2026-01-27T09:07:00Z">
                  <w:rPr>
                    <w:rFonts w:ascii="等线" w:eastAsia="等线" w:hAnsi="等线" w:cs="等线"/>
                    <w:color w:val="CC00CC"/>
                    <w:sz w:val="21"/>
                    <w:szCs w:val="21"/>
                  </w:rPr>
                </w:rPrChange>
              </w:rPr>
            </w:pPr>
            <w:ins w:id="2041" w:author="Yali Chen" w:date="2026-01-27T09:06:00Z" w16du:dateUtc="2026-01-27T09:06:27Z">
              <w:r w:rsidRPr="7BA054D7">
                <w:rPr>
                  <w:rFonts w:ascii="Times New Roman" w:eastAsia="Times New Roman" w:hAnsi="Times New Roman" w:cs="Times New Roman"/>
                  <w:color w:val="000000" w:themeColor="text1"/>
                  <w:szCs w:val="20"/>
                  <w:highlight w:val="green"/>
                  <w:rPrChange w:id="2042" w:author="Yali Chen" w:date="2026-01-27T17:07:00Z" w16du:dateUtc="2026-01-27T09:07:00Z">
                    <w:rPr>
                      <w:rFonts w:ascii="等线" w:eastAsia="等线" w:hAnsi="等线" w:cs="等线"/>
                      <w:color w:val="CC00CC"/>
                      <w:sz w:val="21"/>
                      <w:szCs w:val="21"/>
                    </w:rPr>
                  </w:rPrChange>
                </w:rPr>
                <w:t>xx</w:t>
              </w:r>
            </w:ins>
          </w:p>
        </w:tc>
        <w:tc>
          <w:tcPr>
            <w:tcW w:w="945" w:type="dxa"/>
            <w:tcMar>
              <w:left w:w="108" w:type="dxa"/>
              <w:right w:w="108" w:type="dxa"/>
            </w:tcMar>
            <w:vAlign w:val="center"/>
          </w:tcPr>
          <w:p w14:paraId="49150CC4" w14:textId="348326F1" w:rsidR="691485E8" w:rsidRDefault="6B683FF2" w:rsidP="691485E8">
            <w:pPr>
              <w:rPr>
                <w:rFonts w:ascii="Times New Roman" w:eastAsia="Times New Roman" w:hAnsi="Times New Roman" w:cs="Times New Roman"/>
                <w:color w:val="000000" w:themeColor="text1"/>
                <w:szCs w:val="20"/>
                <w:highlight w:val="green"/>
              </w:rPr>
            </w:pPr>
            <w:ins w:id="2043" w:author="Yali Chen" w:date="2026-01-27T09:30:00Z" w16du:dateUtc="2026-01-27T09:30:50Z">
              <w:r w:rsidRPr="1CEF8B1E">
                <w:rPr>
                  <w:rFonts w:ascii="Times New Roman" w:eastAsia="Times New Roman" w:hAnsi="Times New Roman" w:cs="Times New Roman"/>
                  <w:color w:val="000000" w:themeColor="text1"/>
                  <w:szCs w:val="20"/>
                  <w:highlight w:val="green"/>
                </w:rPr>
                <w:t>yyyy-mm-dd</w:t>
              </w:r>
            </w:ins>
          </w:p>
        </w:tc>
        <w:tc>
          <w:tcPr>
            <w:tcW w:w="2212" w:type="dxa"/>
            <w:tcMar>
              <w:left w:w="108" w:type="dxa"/>
              <w:right w:w="108" w:type="dxa"/>
            </w:tcMar>
            <w:vAlign w:val="center"/>
          </w:tcPr>
          <w:p w14:paraId="2AE4C984" w14:textId="79AA712E" w:rsidR="1BF79B81" w:rsidRDefault="1BF79B81" w:rsidP="7603425A">
            <w:pPr>
              <w:rPr>
                <w:ins w:id="2044" w:author="Yali Chen" w:date="2026-01-27T09:33:00Z" w16du:dateUtc="2026-01-27T09:33:27Z"/>
                <w:rFonts w:ascii="Times New Roman" w:eastAsia="Times New Roman" w:hAnsi="Times New Roman" w:cs="Times New Roman"/>
                <w:color w:val="000000" w:themeColor="text1"/>
                <w:szCs w:val="20"/>
                <w:highlight w:val="green"/>
              </w:rPr>
            </w:pPr>
            <w:ins w:id="2045" w:author="Yali Chen" w:date="2026-01-27T09:33:00Z" w16du:dateUtc="2026-01-27T09:33:27Z">
              <w:r w:rsidRPr="7603425A">
                <w:rPr>
                  <w:rFonts w:ascii="Times New Roman" w:eastAsia="Times New Roman" w:hAnsi="Times New Roman" w:cs="Times New Roman"/>
                  <w:color w:val="000000" w:themeColor="text1"/>
                  <w:szCs w:val="20"/>
                  <w:highlight w:val="green"/>
                </w:rPr>
                <w:t>yyyy-mm-dd</w:t>
              </w:r>
            </w:ins>
          </w:p>
          <w:p w14:paraId="4218830E" w14:textId="482E00E5" w:rsidR="691485E8" w:rsidRDefault="691485E8" w:rsidP="691485E8">
            <w:pPr>
              <w:rPr>
                <w:rFonts w:ascii="Times New Roman" w:eastAsia="Times New Roman" w:hAnsi="Times New Roman" w:cs="Times New Roman"/>
                <w:color w:val="000000" w:themeColor="text1"/>
                <w:szCs w:val="20"/>
                <w:highlight w:val="green"/>
              </w:rPr>
            </w:pPr>
          </w:p>
        </w:tc>
        <w:tc>
          <w:tcPr>
            <w:tcW w:w="1518" w:type="dxa"/>
            <w:tcMar>
              <w:left w:w="108" w:type="dxa"/>
              <w:right w:w="108" w:type="dxa"/>
            </w:tcMar>
            <w:vAlign w:val="center"/>
          </w:tcPr>
          <w:p w14:paraId="68C3D4C4" w14:textId="552873B3" w:rsidR="10722593" w:rsidRDefault="10722593">
            <w:pPr>
              <w:rPr>
                <w:rFonts w:ascii="Times New Roman" w:eastAsia="Times New Roman" w:hAnsi="Times New Roman" w:cs="Times New Roman"/>
                <w:color w:val="000000" w:themeColor="text1"/>
                <w:szCs w:val="20"/>
                <w:highlight w:val="green"/>
                <w:rPrChange w:id="2046" w:author="Yali Chen" w:date="2026-01-27T17:07:00Z" w16du:dateUtc="2026-01-27T09:07:00Z">
                  <w:rPr>
                    <w:rFonts w:ascii="等线" w:eastAsia="等线" w:hAnsi="等线" w:cs="等线"/>
                    <w:color w:val="CC00CC"/>
                    <w:sz w:val="21"/>
                    <w:szCs w:val="21"/>
                  </w:rPr>
                </w:rPrChange>
              </w:rPr>
            </w:pPr>
            <w:ins w:id="2047" w:author="Yali Chen" w:date="2026-01-27T09:06:00Z" w16du:dateUtc="2026-01-27T09:06:27Z">
              <w:r w:rsidRPr="7BA054D7">
                <w:rPr>
                  <w:rFonts w:ascii="Times New Roman" w:eastAsia="Times New Roman" w:hAnsi="Times New Roman" w:cs="Times New Roman"/>
                  <w:color w:val="000000" w:themeColor="text1"/>
                  <w:szCs w:val="20"/>
                  <w:highlight w:val="green"/>
                  <w:rPrChange w:id="2048" w:author="Yali Chen" w:date="2026-01-27T17:07:00Z" w16du:dateUtc="2026-01-27T09:07:00Z">
                    <w:rPr>
                      <w:rFonts w:ascii="等线" w:eastAsia="等线" w:hAnsi="等线" w:cs="等线"/>
                      <w:color w:val="CC00CC"/>
                      <w:sz w:val="21"/>
                      <w:szCs w:val="21"/>
                    </w:rPr>
                  </w:rPrChange>
                </w:rPr>
                <w:t>yyyy-mm-dd (xx)</w:t>
              </w:r>
            </w:ins>
          </w:p>
        </w:tc>
        <w:tc>
          <w:tcPr>
            <w:tcW w:w="1466" w:type="dxa"/>
            <w:tcMar>
              <w:left w:w="108" w:type="dxa"/>
              <w:right w:w="108" w:type="dxa"/>
            </w:tcMar>
            <w:vAlign w:val="center"/>
          </w:tcPr>
          <w:p w14:paraId="4690ACC9" w14:textId="28213431" w:rsidR="10722593" w:rsidRDefault="10722593">
            <w:pPr>
              <w:rPr>
                <w:rFonts w:ascii="Times New Roman" w:eastAsia="Times New Roman" w:hAnsi="Times New Roman" w:cs="Times New Roman"/>
                <w:color w:val="000000" w:themeColor="text1"/>
                <w:szCs w:val="20"/>
                <w:highlight w:val="green"/>
                <w:rPrChange w:id="2049" w:author="Yali Chen" w:date="2026-01-27T17:07:00Z" w16du:dateUtc="2026-01-27T09:07:00Z">
                  <w:rPr>
                    <w:rFonts w:ascii="等线" w:eastAsia="等线" w:hAnsi="等线" w:cs="等线"/>
                    <w:color w:val="CC00CC"/>
                    <w:sz w:val="21"/>
                    <w:szCs w:val="21"/>
                  </w:rPr>
                </w:rPrChange>
              </w:rPr>
            </w:pPr>
            <w:ins w:id="2050" w:author="Yali Chen" w:date="2026-01-27T09:06:00Z" w16du:dateUtc="2026-01-27T09:06:27Z">
              <w:r w:rsidRPr="7BA054D7">
                <w:rPr>
                  <w:rFonts w:ascii="Times New Roman" w:eastAsia="Times New Roman" w:hAnsi="Times New Roman" w:cs="Times New Roman"/>
                  <w:color w:val="000000" w:themeColor="text1"/>
                  <w:szCs w:val="20"/>
                  <w:highlight w:val="green"/>
                  <w:rPrChange w:id="2051" w:author="Yali Chen" w:date="2026-01-27T17:07:00Z" w16du:dateUtc="2026-01-27T09:07:00Z">
                    <w:rPr>
                      <w:rFonts w:ascii="等线" w:eastAsia="等线" w:hAnsi="等线" w:cs="等线"/>
                      <w:color w:val="CC00CC"/>
                      <w:sz w:val="21"/>
                      <w:szCs w:val="21"/>
                    </w:rPr>
                  </w:rPrChange>
                </w:rPr>
                <w:t>yyyy-mm-dd (xx)</w:t>
              </w:r>
            </w:ins>
          </w:p>
        </w:tc>
        <w:tc>
          <w:tcPr>
            <w:tcW w:w="1168" w:type="dxa"/>
            <w:tcMar>
              <w:left w:w="108" w:type="dxa"/>
              <w:right w:w="108" w:type="dxa"/>
            </w:tcMar>
            <w:vAlign w:val="center"/>
          </w:tcPr>
          <w:p w14:paraId="2BBA1366" w14:textId="1BE2B25E" w:rsidR="10722593" w:rsidRDefault="10722593">
            <w:pPr>
              <w:rPr>
                <w:rFonts w:ascii="Times New Roman" w:eastAsia="Times New Roman" w:hAnsi="Times New Roman" w:cs="Times New Roman"/>
                <w:color w:val="000000" w:themeColor="text1"/>
                <w:szCs w:val="20"/>
                <w:highlight w:val="green"/>
                <w:rPrChange w:id="2052" w:author="Yali Chen" w:date="2026-01-27T17:07:00Z" w16du:dateUtc="2026-01-27T09:07:00Z">
                  <w:rPr>
                    <w:rFonts w:ascii="等线" w:eastAsia="等线" w:hAnsi="等线" w:cs="等线"/>
                    <w:color w:val="CC00CC"/>
                    <w:sz w:val="21"/>
                    <w:szCs w:val="21"/>
                  </w:rPr>
                </w:rPrChange>
              </w:rPr>
            </w:pPr>
            <w:ins w:id="2053" w:author="Yali Chen" w:date="2026-01-27T09:06:00Z" w16du:dateUtc="2026-01-27T09:06:27Z">
              <w:r w:rsidRPr="7BA054D7">
                <w:rPr>
                  <w:rFonts w:ascii="Times New Roman" w:eastAsia="Times New Roman" w:hAnsi="Times New Roman" w:cs="Times New Roman"/>
                  <w:color w:val="000000" w:themeColor="text1"/>
                  <w:szCs w:val="20"/>
                  <w:highlight w:val="green"/>
                  <w:rPrChange w:id="2054" w:author="Yali Chen" w:date="2026-01-27T17:07:00Z" w16du:dateUtc="2026-01-27T09:07:00Z">
                    <w:rPr>
                      <w:rFonts w:ascii="等线" w:eastAsia="等线" w:hAnsi="等线" w:cs="等线"/>
                      <w:color w:val="CC00CC"/>
                      <w:sz w:val="21"/>
                      <w:szCs w:val="21"/>
                    </w:rPr>
                  </w:rPrChange>
                </w:rPr>
                <w:t>3</w:t>
              </w:r>
            </w:ins>
          </w:p>
        </w:tc>
        <w:tc>
          <w:tcPr>
            <w:tcW w:w="695" w:type="dxa"/>
            <w:shd w:val="clear" w:color="auto" w:fill="FFFFFF" w:themeFill="background1"/>
            <w:tcMar>
              <w:left w:w="108" w:type="dxa"/>
              <w:right w:w="108" w:type="dxa"/>
            </w:tcMar>
            <w:vAlign w:val="center"/>
          </w:tcPr>
          <w:p w14:paraId="74DEE5DF" w14:textId="56E65157" w:rsidR="10722593" w:rsidRDefault="10722593">
            <w:pPr>
              <w:rPr>
                <w:rFonts w:ascii="Times New Roman" w:eastAsia="Times New Roman" w:hAnsi="Times New Roman" w:cs="Times New Roman"/>
                <w:color w:val="000000" w:themeColor="text1"/>
                <w:szCs w:val="20"/>
                <w:highlight w:val="green"/>
                <w:rPrChange w:id="2055" w:author="Yali Chen" w:date="2026-01-27T17:07:00Z" w16du:dateUtc="2026-01-27T09:07:00Z">
                  <w:rPr>
                    <w:rFonts w:ascii="等线" w:eastAsia="等线" w:hAnsi="等线" w:cs="等线"/>
                    <w:color w:val="CC00CC"/>
                    <w:sz w:val="21"/>
                    <w:szCs w:val="21"/>
                  </w:rPr>
                </w:rPrChange>
              </w:rPr>
            </w:pPr>
            <w:ins w:id="2056" w:author="Yali Chen" w:date="2026-01-27T09:06:00Z" w16du:dateUtc="2026-01-27T09:06:27Z">
              <w:r w:rsidRPr="7BA054D7">
                <w:rPr>
                  <w:rFonts w:ascii="Times New Roman" w:eastAsia="Times New Roman" w:hAnsi="Times New Roman" w:cs="Times New Roman"/>
                  <w:color w:val="000000" w:themeColor="text1"/>
                  <w:szCs w:val="20"/>
                  <w:highlight w:val="green"/>
                  <w:rPrChange w:id="2057" w:author="Yali Chen" w:date="2026-01-27T17:07:00Z" w16du:dateUtc="2026-01-27T09:07:00Z">
                    <w:rPr>
                      <w:rFonts w:ascii="等线" w:eastAsia="等线" w:hAnsi="等线" w:cs="等线"/>
                      <w:color w:val="CC00CC"/>
                      <w:sz w:val="21"/>
                      <w:szCs w:val="21"/>
                    </w:rPr>
                  </w:rPrChange>
                </w:rPr>
                <w:t xml:space="preserve"> </w:t>
              </w:r>
            </w:ins>
          </w:p>
        </w:tc>
        <w:tc>
          <w:tcPr>
            <w:tcW w:w="640" w:type="dxa"/>
            <w:shd w:val="clear" w:color="auto" w:fill="FFFFFF" w:themeFill="background1"/>
            <w:tcMar>
              <w:left w:w="108" w:type="dxa"/>
              <w:right w:w="108" w:type="dxa"/>
            </w:tcMar>
            <w:vAlign w:val="center"/>
          </w:tcPr>
          <w:p w14:paraId="7BBFB74B" w14:textId="09089D02" w:rsidR="10722593" w:rsidRDefault="10722593">
            <w:pPr>
              <w:rPr>
                <w:rFonts w:ascii="Times New Roman" w:eastAsia="Times New Roman" w:hAnsi="Times New Roman" w:cs="Times New Roman"/>
                <w:color w:val="000000" w:themeColor="text1"/>
                <w:szCs w:val="20"/>
                <w:highlight w:val="green"/>
                <w:rPrChange w:id="2058" w:author="Yali Chen" w:date="2026-01-27T17:07:00Z" w16du:dateUtc="2026-01-27T09:07:00Z">
                  <w:rPr>
                    <w:rFonts w:ascii="等线" w:eastAsia="等线" w:hAnsi="等线" w:cs="等线"/>
                    <w:color w:val="CC00CC"/>
                    <w:sz w:val="21"/>
                    <w:szCs w:val="21"/>
                  </w:rPr>
                </w:rPrChange>
              </w:rPr>
            </w:pPr>
            <w:ins w:id="2059" w:author="Yali Chen" w:date="2026-01-27T09:06:00Z" w16du:dateUtc="2026-01-27T09:06:27Z">
              <w:r w:rsidRPr="7BA054D7">
                <w:rPr>
                  <w:rFonts w:ascii="Times New Roman" w:eastAsia="Times New Roman" w:hAnsi="Times New Roman" w:cs="Times New Roman"/>
                  <w:color w:val="000000" w:themeColor="text1"/>
                  <w:szCs w:val="20"/>
                  <w:highlight w:val="green"/>
                  <w:rPrChange w:id="2060" w:author="Yali Chen" w:date="2026-01-27T17:07:00Z" w16du:dateUtc="2026-01-27T09:07:00Z">
                    <w:rPr>
                      <w:rFonts w:ascii="等线" w:eastAsia="等线" w:hAnsi="等线" w:cs="等线"/>
                      <w:color w:val="CC00CC"/>
                      <w:sz w:val="21"/>
                      <w:szCs w:val="21"/>
                    </w:rPr>
                  </w:rPrChange>
                </w:rPr>
                <w:t xml:space="preserve"> </w:t>
              </w:r>
            </w:ins>
          </w:p>
        </w:tc>
        <w:tc>
          <w:tcPr>
            <w:tcW w:w="1726" w:type="dxa"/>
            <w:shd w:val="clear" w:color="auto" w:fill="FFFFFF" w:themeFill="background1"/>
            <w:tcMar>
              <w:left w:w="108" w:type="dxa"/>
              <w:right w:w="108" w:type="dxa"/>
            </w:tcMar>
            <w:vAlign w:val="center"/>
          </w:tcPr>
          <w:p w14:paraId="7C379371" w14:textId="15BFA2E6" w:rsidR="10722593" w:rsidRDefault="10722593">
            <w:pPr>
              <w:rPr>
                <w:rFonts w:ascii="Times New Roman" w:eastAsia="Times New Roman" w:hAnsi="Times New Roman" w:cs="Times New Roman"/>
                <w:color w:val="000000" w:themeColor="text1"/>
                <w:szCs w:val="20"/>
                <w:highlight w:val="green"/>
                <w:rPrChange w:id="2061" w:author="Yali Chen" w:date="2026-01-27T17:07:00Z" w16du:dateUtc="2026-01-27T09:07:00Z">
                  <w:rPr>
                    <w:rFonts w:ascii="等线" w:eastAsia="等线" w:hAnsi="等线" w:cs="等线"/>
                    <w:color w:val="CC00CC"/>
                    <w:sz w:val="21"/>
                    <w:szCs w:val="21"/>
                  </w:rPr>
                </w:rPrChange>
              </w:rPr>
            </w:pPr>
            <w:ins w:id="2062" w:author="Yali Chen" w:date="2026-01-27T09:06:00Z" w16du:dateUtc="2026-01-27T09:06:27Z">
              <w:r w:rsidRPr="7BA054D7">
                <w:rPr>
                  <w:rFonts w:ascii="Times New Roman" w:eastAsia="Times New Roman" w:hAnsi="Times New Roman" w:cs="Times New Roman"/>
                  <w:color w:val="000000" w:themeColor="text1"/>
                  <w:szCs w:val="20"/>
                  <w:highlight w:val="green"/>
                  <w:rPrChange w:id="2063" w:author="Yali Chen" w:date="2026-01-27T17:07:00Z" w16du:dateUtc="2026-01-27T09:07:00Z">
                    <w:rPr>
                      <w:rFonts w:ascii="等线" w:eastAsia="等线" w:hAnsi="等线" w:cs="等线"/>
                      <w:color w:val="CC00CC"/>
                      <w:sz w:val="21"/>
                      <w:szCs w:val="21"/>
                    </w:rPr>
                  </w:rPrChange>
                </w:rPr>
                <w:t xml:space="preserve"> </w:t>
              </w:r>
            </w:ins>
          </w:p>
        </w:tc>
      </w:tr>
      <w:tr w:rsidR="000674F7" w14:paraId="267B123D" w14:textId="77777777" w:rsidTr="3E091C92">
        <w:trPr>
          <w:trHeight w:val="285"/>
          <w:ins w:id="2064" w:author="Yali Chen" w:date="2026-01-27T09:06:00Z"/>
        </w:trPr>
        <w:tc>
          <w:tcPr>
            <w:tcW w:w="1038" w:type="dxa"/>
            <w:tcMar>
              <w:left w:w="108" w:type="dxa"/>
              <w:right w:w="108" w:type="dxa"/>
            </w:tcMar>
            <w:vAlign w:val="center"/>
          </w:tcPr>
          <w:p w14:paraId="20639231" w14:textId="259E739F" w:rsidR="10722593" w:rsidRDefault="10722593">
            <w:pPr>
              <w:rPr>
                <w:rFonts w:ascii="Times New Roman" w:eastAsia="Times New Roman" w:hAnsi="Times New Roman" w:cs="Times New Roman"/>
                <w:color w:val="000000" w:themeColor="text1"/>
                <w:szCs w:val="20"/>
                <w:highlight w:val="green"/>
                <w:rPrChange w:id="2065" w:author="Yali Chen" w:date="2026-01-27T17:07:00Z" w16du:dateUtc="2026-01-27T09:07:00Z">
                  <w:rPr>
                    <w:rFonts w:ascii="等线" w:eastAsia="等线" w:hAnsi="等线" w:cs="等线"/>
                    <w:color w:val="CC00CC"/>
                    <w:sz w:val="21"/>
                    <w:szCs w:val="21"/>
                  </w:rPr>
                </w:rPrChange>
              </w:rPr>
            </w:pPr>
            <w:ins w:id="2066" w:author="Yali Chen" w:date="2026-01-27T09:06:00Z" w16du:dateUtc="2026-01-27T09:06:27Z">
              <w:r w:rsidRPr="7BA054D7">
                <w:rPr>
                  <w:rFonts w:ascii="Times New Roman" w:eastAsia="Times New Roman" w:hAnsi="Times New Roman" w:cs="Times New Roman"/>
                  <w:color w:val="000000" w:themeColor="text1"/>
                  <w:szCs w:val="20"/>
                  <w:highlight w:val="green"/>
                  <w:rPrChange w:id="2067" w:author="Yali Chen" w:date="2026-01-27T17:07:00Z" w16du:dateUtc="2026-01-27T09:07:00Z">
                    <w:rPr>
                      <w:rFonts w:ascii="等线" w:eastAsia="等线" w:hAnsi="等线" w:cs="等线"/>
                      <w:color w:val="CC00CC"/>
                      <w:sz w:val="21"/>
                      <w:szCs w:val="21"/>
                    </w:rPr>
                  </w:rPrChange>
                </w:rPr>
                <w:t>E0001003</w:t>
              </w:r>
            </w:ins>
          </w:p>
        </w:tc>
        <w:tc>
          <w:tcPr>
            <w:tcW w:w="429" w:type="dxa"/>
            <w:tcMar>
              <w:left w:w="108" w:type="dxa"/>
              <w:right w:w="108" w:type="dxa"/>
            </w:tcMar>
            <w:vAlign w:val="center"/>
          </w:tcPr>
          <w:p w14:paraId="0BA83611" w14:textId="60BFD051" w:rsidR="10722593" w:rsidRDefault="10722593">
            <w:pPr>
              <w:rPr>
                <w:rFonts w:ascii="Times New Roman" w:eastAsia="Times New Roman" w:hAnsi="Times New Roman" w:cs="Times New Roman"/>
                <w:color w:val="000000" w:themeColor="text1"/>
                <w:szCs w:val="20"/>
                <w:highlight w:val="green"/>
                <w:rPrChange w:id="2068" w:author="Yali Chen" w:date="2026-01-27T17:07:00Z" w16du:dateUtc="2026-01-27T09:07:00Z">
                  <w:rPr>
                    <w:rFonts w:ascii="等线" w:eastAsia="等线" w:hAnsi="等线" w:cs="等线"/>
                    <w:color w:val="CC00CC"/>
                    <w:sz w:val="21"/>
                    <w:szCs w:val="21"/>
                  </w:rPr>
                </w:rPrChange>
              </w:rPr>
            </w:pPr>
            <w:ins w:id="2069" w:author="Yali Chen" w:date="2026-01-27T09:06:00Z" w16du:dateUtc="2026-01-27T09:06:27Z">
              <w:r w:rsidRPr="7BA054D7">
                <w:rPr>
                  <w:rFonts w:ascii="Times New Roman" w:eastAsia="Times New Roman" w:hAnsi="Times New Roman" w:cs="Times New Roman"/>
                  <w:color w:val="000000" w:themeColor="text1"/>
                  <w:szCs w:val="20"/>
                  <w:highlight w:val="green"/>
                  <w:rPrChange w:id="2070" w:author="Yali Chen" w:date="2026-01-27T17:07:00Z" w16du:dateUtc="2026-01-27T09:07:00Z">
                    <w:rPr>
                      <w:rFonts w:ascii="等线" w:eastAsia="等线" w:hAnsi="等线" w:cs="等线"/>
                      <w:color w:val="CC00CC"/>
                      <w:sz w:val="21"/>
                      <w:szCs w:val="21"/>
                    </w:rPr>
                  </w:rPrChange>
                </w:rPr>
                <w:t>IIM</w:t>
              </w:r>
            </w:ins>
          </w:p>
        </w:tc>
        <w:tc>
          <w:tcPr>
            <w:tcW w:w="2728" w:type="dxa"/>
            <w:tcMar>
              <w:left w:w="108" w:type="dxa"/>
              <w:right w:w="108" w:type="dxa"/>
            </w:tcMar>
            <w:vAlign w:val="center"/>
          </w:tcPr>
          <w:p w14:paraId="7DC23498" w14:textId="234A4D0E" w:rsidR="10722593" w:rsidRDefault="10722593">
            <w:pPr>
              <w:rPr>
                <w:rFonts w:ascii="Times New Roman" w:eastAsia="Times New Roman" w:hAnsi="Times New Roman" w:cs="Times New Roman"/>
                <w:color w:val="000000" w:themeColor="text1"/>
                <w:szCs w:val="20"/>
                <w:highlight w:val="green"/>
                <w:rPrChange w:id="2071" w:author="Yali Chen" w:date="2026-01-27T17:07:00Z" w16du:dateUtc="2026-01-27T09:07:00Z">
                  <w:rPr>
                    <w:rFonts w:ascii="等线" w:eastAsia="等线" w:hAnsi="等线" w:cs="等线"/>
                    <w:color w:val="CC00CC"/>
                    <w:sz w:val="21"/>
                    <w:szCs w:val="21"/>
                  </w:rPr>
                </w:rPrChange>
              </w:rPr>
            </w:pPr>
            <w:ins w:id="2072" w:author="Yali Chen" w:date="2026-01-27T09:06:00Z" w16du:dateUtc="2026-01-27T09:06:27Z">
              <w:r w:rsidRPr="7BA054D7">
                <w:rPr>
                  <w:rFonts w:ascii="Times New Roman" w:eastAsia="Times New Roman" w:hAnsi="Times New Roman" w:cs="Times New Roman"/>
                  <w:color w:val="000000" w:themeColor="text1"/>
                  <w:szCs w:val="20"/>
                  <w:highlight w:val="green"/>
                  <w:rPrChange w:id="2073" w:author="Yali Chen" w:date="2026-01-27T17:07:00Z" w16du:dateUtc="2026-01-27T09:07:00Z">
                    <w:rPr>
                      <w:rFonts w:ascii="等线" w:eastAsia="等线" w:hAnsi="等线" w:cs="等线"/>
                      <w:color w:val="CC00CC"/>
                      <w:sz w:val="21"/>
                      <w:szCs w:val="21"/>
                    </w:rPr>
                  </w:rPrChange>
                </w:rPr>
                <w:t>xx</w:t>
              </w:r>
            </w:ins>
          </w:p>
        </w:tc>
        <w:tc>
          <w:tcPr>
            <w:tcW w:w="945" w:type="dxa"/>
            <w:tcMar>
              <w:left w:w="108" w:type="dxa"/>
              <w:right w:w="108" w:type="dxa"/>
            </w:tcMar>
            <w:vAlign w:val="center"/>
          </w:tcPr>
          <w:p w14:paraId="3FBFD991" w14:textId="277E3F59" w:rsidR="691485E8" w:rsidRDefault="3BDFD6FA" w:rsidP="691485E8">
            <w:pPr>
              <w:rPr>
                <w:rFonts w:ascii="Times New Roman" w:eastAsia="Times New Roman" w:hAnsi="Times New Roman" w:cs="Times New Roman"/>
                <w:color w:val="000000" w:themeColor="text1"/>
                <w:szCs w:val="20"/>
                <w:highlight w:val="green"/>
              </w:rPr>
            </w:pPr>
            <w:ins w:id="2074" w:author="Yali Chen" w:date="2026-01-27T09:30:00Z" w16du:dateUtc="2026-01-27T09:30:51Z">
              <w:r w:rsidRPr="1CEF8B1E">
                <w:rPr>
                  <w:rFonts w:ascii="Times New Roman" w:eastAsia="Times New Roman" w:hAnsi="Times New Roman" w:cs="Times New Roman"/>
                  <w:color w:val="000000" w:themeColor="text1"/>
                  <w:szCs w:val="20"/>
                  <w:highlight w:val="green"/>
                </w:rPr>
                <w:t>yyyy-mm-dd</w:t>
              </w:r>
            </w:ins>
          </w:p>
        </w:tc>
        <w:tc>
          <w:tcPr>
            <w:tcW w:w="2212" w:type="dxa"/>
            <w:tcMar>
              <w:left w:w="108" w:type="dxa"/>
              <w:right w:w="108" w:type="dxa"/>
            </w:tcMar>
            <w:vAlign w:val="center"/>
          </w:tcPr>
          <w:p w14:paraId="2DFDDC02" w14:textId="79AA712E" w:rsidR="337FF0EC" w:rsidRDefault="337FF0EC" w:rsidP="7603425A">
            <w:pPr>
              <w:rPr>
                <w:ins w:id="2075" w:author="Yali Chen" w:date="2026-01-27T09:33:00Z" w16du:dateUtc="2026-01-27T09:33:28Z"/>
                <w:rFonts w:ascii="Times New Roman" w:eastAsia="Times New Roman" w:hAnsi="Times New Roman" w:cs="Times New Roman"/>
                <w:color w:val="000000" w:themeColor="text1"/>
                <w:szCs w:val="20"/>
                <w:highlight w:val="green"/>
              </w:rPr>
            </w:pPr>
            <w:ins w:id="2076" w:author="Yali Chen" w:date="2026-01-27T09:33:00Z" w16du:dateUtc="2026-01-27T09:33:28Z">
              <w:r w:rsidRPr="7603425A">
                <w:rPr>
                  <w:rFonts w:ascii="Times New Roman" w:eastAsia="Times New Roman" w:hAnsi="Times New Roman" w:cs="Times New Roman"/>
                  <w:color w:val="000000" w:themeColor="text1"/>
                  <w:szCs w:val="20"/>
                  <w:highlight w:val="green"/>
                </w:rPr>
                <w:t>yyyy-mm-dd</w:t>
              </w:r>
            </w:ins>
          </w:p>
          <w:p w14:paraId="22439A3E" w14:textId="429420F8" w:rsidR="691485E8" w:rsidRDefault="691485E8" w:rsidP="691485E8">
            <w:pPr>
              <w:rPr>
                <w:rFonts w:ascii="Times New Roman" w:eastAsia="Times New Roman" w:hAnsi="Times New Roman" w:cs="Times New Roman"/>
                <w:color w:val="000000" w:themeColor="text1"/>
                <w:szCs w:val="20"/>
                <w:highlight w:val="green"/>
              </w:rPr>
            </w:pPr>
          </w:p>
        </w:tc>
        <w:tc>
          <w:tcPr>
            <w:tcW w:w="1518" w:type="dxa"/>
            <w:tcMar>
              <w:left w:w="108" w:type="dxa"/>
              <w:right w:w="108" w:type="dxa"/>
            </w:tcMar>
            <w:vAlign w:val="center"/>
          </w:tcPr>
          <w:p w14:paraId="4FF7CC60" w14:textId="16506BFD" w:rsidR="10722593" w:rsidRDefault="10722593">
            <w:pPr>
              <w:rPr>
                <w:rFonts w:ascii="Times New Roman" w:eastAsia="Times New Roman" w:hAnsi="Times New Roman" w:cs="Times New Roman"/>
                <w:color w:val="000000" w:themeColor="text1"/>
                <w:szCs w:val="20"/>
                <w:highlight w:val="green"/>
                <w:rPrChange w:id="2077" w:author="Yali Chen" w:date="2026-01-27T17:07:00Z" w16du:dateUtc="2026-01-27T09:07:00Z">
                  <w:rPr>
                    <w:rFonts w:ascii="等线" w:eastAsia="等线" w:hAnsi="等线" w:cs="等线"/>
                    <w:color w:val="CC00CC"/>
                    <w:sz w:val="21"/>
                    <w:szCs w:val="21"/>
                  </w:rPr>
                </w:rPrChange>
              </w:rPr>
            </w:pPr>
            <w:ins w:id="2078" w:author="Yali Chen" w:date="2026-01-27T09:06:00Z" w16du:dateUtc="2026-01-27T09:06:27Z">
              <w:r w:rsidRPr="7BA054D7">
                <w:rPr>
                  <w:rFonts w:ascii="Times New Roman" w:eastAsia="Times New Roman" w:hAnsi="Times New Roman" w:cs="Times New Roman"/>
                  <w:color w:val="000000" w:themeColor="text1"/>
                  <w:szCs w:val="20"/>
                  <w:highlight w:val="green"/>
                  <w:rPrChange w:id="2079" w:author="Yali Chen" w:date="2026-01-27T17:07:00Z" w16du:dateUtc="2026-01-27T09:07:00Z">
                    <w:rPr>
                      <w:rFonts w:ascii="等线" w:eastAsia="等线" w:hAnsi="等线" w:cs="等线"/>
                      <w:color w:val="CC00CC"/>
                      <w:sz w:val="21"/>
                      <w:szCs w:val="21"/>
                    </w:rPr>
                  </w:rPrChange>
                </w:rPr>
                <w:t>yyyy-mm-dd (xx)</w:t>
              </w:r>
            </w:ins>
          </w:p>
        </w:tc>
        <w:tc>
          <w:tcPr>
            <w:tcW w:w="1466" w:type="dxa"/>
            <w:tcMar>
              <w:left w:w="108" w:type="dxa"/>
              <w:right w:w="108" w:type="dxa"/>
            </w:tcMar>
            <w:vAlign w:val="center"/>
          </w:tcPr>
          <w:p w14:paraId="29D1016F" w14:textId="061E5EC9" w:rsidR="10722593" w:rsidRDefault="10722593">
            <w:pPr>
              <w:rPr>
                <w:rFonts w:ascii="Times New Roman" w:eastAsia="Times New Roman" w:hAnsi="Times New Roman" w:cs="Times New Roman"/>
                <w:color w:val="000000" w:themeColor="text1"/>
                <w:szCs w:val="20"/>
                <w:highlight w:val="green"/>
                <w:rPrChange w:id="2080" w:author="Yali Chen" w:date="2026-01-27T17:07:00Z" w16du:dateUtc="2026-01-27T09:07:00Z">
                  <w:rPr>
                    <w:rFonts w:ascii="等线" w:eastAsia="等线" w:hAnsi="等线" w:cs="等线"/>
                    <w:color w:val="CC00CC"/>
                    <w:sz w:val="21"/>
                    <w:szCs w:val="21"/>
                  </w:rPr>
                </w:rPrChange>
              </w:rPr>
            </w:pPr>
            <w:ins w:id="2081" w:author="Yali Chen" w:date="2026-01-27T09:06:00Z" w16du:dateUtc="2026-01-27T09:06:27Z">
              <w:r w:rsidRPr="7BA054D7">
                <w:rPr>
                  <w:rFonts w:ascii="Times New Roman" w:eastAsia="Times New Roman" w:hAnsi="Times New Roman" w:cs="Times New Roman"/>
                  <w:color w:val="000000" w:themeColor="text1"/>
                  <w:szCs w:val="20"/>
                  <w:highlight w:val="green"/>
                  <w:rPrChange w:id="2082" w:author="Yali Chen" w:date="2026-01-27T17:07:00Z" w16du:dateUtc="2026-01-27T09:07:00Z">
                    <w:rPr>
                      <w:rFonts w:ascii="等线" w:eastAsia="等线" w:hAnsi="等线" w:cs="等线"/>
                      <w:color w:val="CC00CC"/>
                      <w:sz w:val="21"/>
                      <w:szCs w:val="21"/>
                    </w:rPr>
                  </w:rPrChange>
                </w:rPr>
                <w:t>yyyy-mm-dd (xx)</w:t>
              </w:r>
            </w:ins>
          </w:p>
        </w:tc>
        <w:tc>
          <w:tcPr>
            <w:tcW w:w="1168" w:type="dxa"/>
            <w:tcMar>
              <w:left w:w="108" w:type="dxa"/>
              <w:right w:w="108" w:type="dxa"/>
            </w:tcMar>
            <w:vAlign w:val="center"/>
          </w:tcPr>
          <w:p w14:paraId="4E9EE036" w14:textId="294B2B63" w:rsidR="10722593" w:rsidRDefault="10722593">
            <w:pPr>
              <w:rPr>
                <w:rFonts w:ascii="Times New Roman" w:eastAsia="Times New Roman" w:hAnsi="Times New Roman" w:cs="Times New Roman"/>
                <w:color w:val="000000" w:themeColor="text1"/>
                <w:szCs w:val="20"/>
                <w:highlight w:val="green"/>
                <w:rPrChange w:id="2083" w:author="Yali Chen" w:date="2026-01-27T17:07:00Z" w16du:dateUtc="2026-01-27T09:07:00Z">
                  <w:rPr>
                    <w:rFonts w:ascii="等线" w:eastAsia="等线" w:hAnsi="等线" w:cs="等线"/>
                    <w:color w:val="CC00CC"/>
                    <w:sz w:val="21"/>
                    <w:szCs w:val="21"/>
                  </w:rPr>
                </w:rPrChange>
              </w:rPr>
            </w:pPr>
            <w:ins w:id="2084" w:author="Yali Chen" w:date="2026-01-27T09:06:00Z" w16du:dateUtc="2026-01-27T09:06:27Z">
              <w:r w:rsidRPr="7BA054D7">
                <w:rPr>
                  <w:rFonts w:ascii="Times New Roman" w:eastAsia="Times New Roman" w:hAnsi="Times New Roman" w:cs="Times New Roman"/>
                  <w:color w:val="000000" w:themeColor="text1"/>
                  <w:szCs w:val="20"/>
                  <w:highlight w:val="green"/>
                  <w:rPrChange w:id="2085" w:author="Yali Chen" w:date="2026-01-27T17:07:00Z" w16du:dateUtc="2026-01-27T09:07:00Z">
                    <w:rPr>
                      <w:rFonts w:ascii="等线" w:eastAsia="等线" w:hAnsi="等线" w:cs="等线"/>
                      <w:color w:val="CC00CC"/>
                      <w:sz w:val="21"/>
                      <w:szCs w:val="21"/>
                    </w:rPr>
                  </w:rPrChange>
                </w:rPr>
                <w:t>8</w:t>
              </w:r>
            </w:ins>
          </w:p>
        </w:tc>
        <w:tc>
          <w:tcPr>
            <w:tcW w:w="695" w:type="dxa"/>
            <w:shd w:val="clear" w:color="auto" w:fill="FFFFFF" w:themeFill="background1"/>
            <w:tcMar>
              <w:left w:w="108" w:type="dxa"/>
              <w:right w:w="108" w:type="dxa"/>
            </w:tcMar>
            <w:vAlign w:val="center"/>
          </w:tcPr>
          <w:p w14:paraId="7614C2E3" w14:textId="1AB0C5E7" w:rsidR="10722593" w:rsidRDefault="10722593">
            <w:pPr>
              <w:rPr>
                <w:rFonts w:ascii="Times New Roman" w:eastAsia="Times New Roman" w:hAnsi="Times New Roman" w:cs="Times New Roman"/>
                <w:color w:val="000000" w:themeColor="text1"/>
                <w:szCs w:val="20"/>
                <w:highlight w:val="green"/>
                <w:rPrChange w:id="2086" w:author="Yali Chen" w:date="2026-01-27T17:07:00Z" w16du:dateUtc="2026-01-27T09:07:00Z">
                  <w:rPr>
                    <w:rFonts w:ascii="等线" w:eastAsia="等线" w:hAnsi="等线" w:cs="等线"/>
                    <w:color w:val="CC00CC"/>
                    <w:sz w:val="21"/>
                    <w:szCs w:val="21"/>
                  </w:rPr>
                </w:rPrChange>
              </w:rPr>
            </w:pPr>
            <w:ins w:id="2087" w:author="Yali Chen" w:date="2026-01-27T09:06:00Z" w16du:dateUtc="2026-01-27T09:06:27Z">
              <w:r w:rsidRPr="7BA054D7">
                <w:rPr>
                  <w:rFonts w:ascii="Times New Roman" w:eastAsia="Times New Roman" w:hAnsi="Times New Roman" w:cs="Times New Roman"/>
                  <w:color w:val="000000" w:themeColor="text1"/>
                  <w:szCs w:val="20"/>
                  <w:highlight w:val="green"/>
                  <w:rPrChange w:id="2088" w:author="Yali Chen" w:date="2026-01-27T17:07:00Z" w16du:dateUtc="2026-01-27T09:07:00Z">
                    <w:rPr>
                      <w:rFonts w:ascii="等线" w:eastAsia="等线" w:hAnsi="等线" w:cs="等线"/>
                      <w:color w:val="CC00CC"/>
                      <w:sz w:val="21"/>
                      <w:szCs w:val="21"/>
                    </w:rPr>
                  </w:rPrChange>
                </w:rPr>
                <w:t>xx (mg/m</w:t>
              </w:r>
              <w:r w:rsidRPr="7BA054D7">
                <w:rPr>
                  <w:rFonts w:ascii="Times New Roman" w:eastAsia="Times New Roman" w:hAnsi="Times New Roman" w:cs="Times New Roman"/>
                  <w:color w:val="000000" w:themeColor="text1"/>
                  <w:szCs w:val="20"/>
                  <w:highlight w:val="green"/>
                  <w:vertAlign w:val="superscript"/>
                  <w:rPrChange w:id="2089" w:author="Yali Chen" w:date="2026-01-27T17:07:00Z" w16du:dateUtc="2026-01-27T09:07:00Z">
                    <w:rPr>
                      <w:rFonts w:ascii="等线" w:eastAsia="等线" w:hAnsi="等线" w:cs="等线"/>
                      <w:color w:val="CC00CC"/>
                      <w:sz w:val="21"/>
                      <w:szCs w:val="21"/>
                      <w:vertAlign w:val="superscript"/>
                    </w:rPr>
                  </w:rPrChange>
                </w:rPr>
                <w:t>2</w:t>
              </w:r>
              <w:r w:rsidRPr="7BA054D7">
                <w:rPr>
                  <w:rFonts w:ascii="Times New Roman" w:eastAsia="Times New Roman" w:hAnsi="Times New Roman" w:cs="Times New Roman"/>
                  <w:color w:val="000000" w:themeColor="text1"/>
                  <w:szCs w:val="20"/>
                  <w:highlight w:val="green"/>
                  <w:rPrChange w:id="2090" w:author="Yali Chen" w:date="2026-01-27T17:07:00Z" w16du:dateUtc="2026-01-27T09:07:00Z">
                    <w:rPr>
                      <w:rFonts w:ascii="等线" w:eastAsia="等线" w:hAnsi="等线" w:cs="等线"/>
                      <w:color w:val="CC00CC"/>
                      <w:sz w:val="21"/>
                      <w:szCs w:val="21"/>
                    </w:rPr>
                  </w:rPrChange>
                </w:rPr>
                <w:t>)</w:t>
              </w:r>
            </w:ins>
          </w:p>
        </w:tc>
        <w:tc>
          <w:tcPr>
            <w:tcW w:w="640" w:type="dxa"/>
            <w:shd w:val="clear" w:color="auto" w:fill="FFFFFF" w:themeFill="background1"/>
            <w:tcMar>
              <w:left w:w="108" w:type="dxa"/>
              <w:right w:w="108" w:type="dxa"/>
            </w:tcMar>
            <w:vAlign w:val="center"/>
          </w:tcPr>
          <w:p w14:paraId="0CD90171" w14:textId="3E1A38E6" w:rsidR="10722593" w:rsidRDefault="10722593">
            <w:pPr>
              <w:rPr>
                <w:rFonts w:ascii="Times New Roman" w:eastAsia="Times New Roman" w:hAnsi="Times New Roman" w:cs="Times New Roman"/>
                <w:color w:val="000000" w:themeColor="text1"/>
                <w:szCs w:val="20"/>
                <w:highlight w:val="green"/>
                <w:rPrChange w:id="2091" w:author="Yali Chen" w:date="2026-01-27T17:07:00Z" w16du:dateUtc="2026-01-27T09:07:00Z">
                  <w:rPr>
                    <w:rFonts w:ascii="等线" w:eastAsia="等线" w:hAnsi="等线" w:cs="等线"/>
                    <w:color w:val="CC00CC"/>
                    <w:sz w:val="21"/>
                    <w:szCs w:val="21"/>
                  </w:rPr>
                </w:rPrChange>
              </w:rPr>
            </w:pPr>
            <w:ins w:id="2092" w:author="Yali Chen" w:date="2026-01-27T09:06:00Z" w16du:dateUtc="2026-01-27T09:06:27Z">
              <w:r w:rsidRPr="7BA054D7">
                <w:rPr>
                  <w:rFonts w:ascii="Times New Roman" w:eastAsia="Times New Roman" w:hAnsi="Times New Roman" w:cs="Times New Roman"/>
                  <w:color w:val="000000" w:themeColor="text1"/>
                  <w:szCs w:val="20"/>
                  <w:highlight w:val="green"/>
                  <w:rPrChange w:id="2093" w:author="Yali Chen" w:date="2026-01-27T17:07:00Z" w16du:dateUtc="2026-01-27T09:07:00Z">
                    <w:rPr>
                      <w:rFonts w:ascii="等线" w:eastAsia="等线" w:hAnsi="等线" w:cs="等线"/>
                      <w:color w:val="CC00CC"/>
                      <w:sz w:val="21"/>
                      <w:szCs w:val="21"/>
                    </w:rPr>
                  </w:rPrChange>
                </w:rPr>
                <w:t xml:space="preserve"> </w:t>
              </w:r>
            </w:ins>
          </w:p>
        </w:tc>
        <w:tc>
          <w:tcPr>
            <w:tcW w:w="1726" w:type="dxa"/>
            <w:shd w:val="clear" w:color="auto" w:fill="FFFFFF" w:themeFill="background1"/>
            <w:tcMar>
              <w:left w:w="108" w:type="dxa"/>
              <w:right w:w="108" w:type="dxa"/>
            </w:tcMar>
            <w:vAlign w:val="center"/>
          </w:tcPr>
          <w:p w14:paraId="592536D7" w14:textId="032A76F7" w:rsidR="10722593" w:rsidRDefault="10722593">
            <w:pPr>
              <w:rPr>
                <w:rFonts w:ascii="Times New Roman" w:eastAsia="Times New Roman" w:hAnsi="Times New Roman" w:cs="Times New Roman"/>
                <w:color w:val="000000" w:themeColor="text1"/>
                <w:szCs w:val="20"/>
                <w:highlight w:val="green"/>
                <w:rPrChange w:id="2094" w:author="Yali Chen" w:date="2026-01-27T17:07:00Z" w16du:dateUtc="2026-01-27T09:07:00Z">
                  <w:rPr>
                    <w:rFonts w:ascii="等线" w:eastAsia="等线" w:hAnsi="等线" w:cs="等线"/>
                    <w:color w:val="CC00CC"/>
                    <w:sz w:val="21"/>
                    <w:szCs w:val="21"/>
                  </w:rPr>
                </w:rPrChange>
              </w:rPr>
            </w:pPr>
            <w:ins w:id="2095" w:author="Yali Chen" w:date="2026-01-27T09:06:00Z" w16du:dateUtc="2026-01-27T09:06:27Z">
              <w:r w:rsidRPr="7BA054D7">
                <w:rPr>
                  <w:rFonts w:ascii="Times New Roman" w:eastAsia="Times New Roman" w:hAnsi="Times New Roman" w:cs="Times New Roman"/>
                  <w:color w:val="000000" w:themeColor="text1"/>
                  <w:szCs w:val="20"/>
                  <w:highlight w:val="green"/>
                  <w:rPrChange w:id="2096" w:author="Yali Chen" w:date="2026-01-27T17:07:00Z" w16du:dateUtc="2026-01-27T09:07:00Z">
                    <w:rPr>
                      <w:rFonts w:ascii="等线" w:eastAsia="等线" w:hAnsi="等线" w:cs="等线"/>
                      <w:color w:val="CC00CC"/>
                      <w:sz w:val="21"/>
                      <w:szCs w:val="21"/>
                    </w:rPr>
                  </w:rPrChange>
                </w:rPr>
                <w:t>Adverse event</w:t>
              </w:r>
            </w:ins>
          </w:p>
        </w:tc>
      </w:tr>
      <w:tr w:rsidR="000674F7" w14:paraId="1035142E" w14:textId="77777777" w:rsidTr="3E091C92">
        <w:trPr>
          <w:trHeight w:val="270"/>
          <w:ins w:id="2097" w:author="Yali Chen" w:date="2026-01-27T09:06:00Z"/>
        </w:trPr>
        <w:tc>
          <w:tcPr>
            <w:tcW w:w="1038" w:type="dxa"/>
            <w:tcMar>
              <w:left w:w="108" w:type="dxa"/>
              <w:right w:w="108" w:type="dxa"/>
            </w:tcMar>
            <w:vAlign w:val="center"/>
          </w:tcPr>
          <w:p w14:paraId="7DFEB8C1" w14:textId="1E72FE85" w:rsidR="10722593" w:rsidRDefault="10722593">
            <w:pPr>
              <w:rPr>
                <w:rFonts w:ascii="Times New Roman" w:eastAsia="Times New Roman" w:hAnsi="Times New Roman" w:cs="Times New Roman"/>
                <w:color w:val="000000" w:themeColor="text1"/>
                <w:szCs w:val="20"/>
                <w:highlight w:val="green"/>
                <w:rPrChange w:id="2098" w:author="Yali Chen" w:date="2026-01-27T17:07:00Z" w16du:dateUtc="2026-01-27T09:07:00Z">
                  <w:rPr>
                    <w:rFonts w:ascii="等线" w:eastAsia="等线" w:hAnsi="等线" w:cs="等线"/>
                    <w:color w:val="CC00CC"/>
                    <w:sz w:val="21"/>
                    <w:szCs w:val="21"/>
                  </w:rPr>
                </w:rPrChange>
              </w:rPr>
            </w:pPr>
            <w:ins w:id="2099" w:author="Yali Chen" w:date="2026-01-27T09:06:00Z" w16du:dateUtc="2026-01-27T09:06:27Z">
              <w:r w:rsidRPr="7BA054D7">
                <w:rPr>
                  <w:rFonts w:ascii="Times New Roman" w:eastAsia="Times New Roman" w:hAnsi="Times New Roman" w:cs="Times New Roman"/>
                  <w:color w:val="000000" w:themeColor="text1"/>
                  <w:szCs w:val="20"/>
                  <w:highlight w:val="green"/>
                  <w:rPrChange w:id="2100" w:author="Yali Chen" w:date="2026-01-27T17:07:00Z" w16du:dateUtc="2026-01-27T09:07:00Z">
                    <w:rPr>
                      <w:rFonts w:ascii="等线" w:eastAsia="等线" w:hAnsi="等线" w:cs="等线"/>
                      <w:color w:val="CC00CC"/>
                      <w:sz w:val="21"/>
                      <w:szCs w:val="21"/>
                    </w:rPr>
                  </w:rPrChange>
                </w:rPr>
                <w:t>E0001004</w:t>
              </w:r>
            </w:ins>
          </w:p>
        </w:tc>
        <w:tc>
          <w:tcPr>
            <w:tcW w:w="429" w:type="dxa"/>
            <w:tcMar>
              <w:left w:w="108" w:type="dxa"/>
              <w:right w:w="108" w:type="dxa"/>
            </w:tcMar>
            <w:vAlign w:val="center"/>
          </w:tcPr>
          <w:p w14:paraId="41F7470C" w14:textId="6E756EFE" w:rsidR="10722593" w:rsidRDefault="10722593">
            <w:pPr>
              <w:rPr>
                <w:rFonts w:ascii="Times New Roman" w:eastAsia="Times New Roman" w:hAnsi="Times New Roman" w:cs="Times New Roman"/>
                <w:color w:val="000000" w:themeColor="text1"/>
                <w:szCs w:val="20"/>
                <w:highlight w:val="green"/>
                <w:rPrChange w:id="2101" w:author="Yali Chen" w:date="2026-01-27T17:07:00Z" w16du:dateUtc="2026-01-27T09:07:00Z">
                  <w:rPr>
                    <w:rFonts w:ascii="等线" w:eastAsia="等线" w:hAnsi="等线" w:cs="等线"/>
                    <w:color w:val="CC00CC"/>
                    <w:sz w:val="21"/>
                    <w:szCs w:val="21"/>
                  </w:rPr>
                </w:rPrChange>
              </w:rPr>
            </w:pPr>
            <w:ins w:id="2102" w:author="Yali Chen" w:date="2026-01-27T09:06:00Z" w16du:dateUtc="2026-01-27T09:06:27Z">
              <w:r w:rsidRPr="7BA054D7">
                <w:rPr>
                  <w:rFonts w:ascii="Times New Roman" w:eastAsia="Times New Roman" w:hAnsi="Times New Roman" w:cs="Times New Roman"/>
                  <w:color w:val="000000" w:themeColor="text1"/>
                  <w:szCs w:val="20"/>
                  <w:highlight w:val="green"/>
                  <w:rPrChange w:id="2103" w:author="Yali Chen" w:date="2026-01-27T17:07:00Z" w16du:dateUtc="2026-01-27T09:07:00Z">
                    <w:rPr>
                      <w:rFonts w:ascii="等线" w:eastAsia="等线" w:hAnsi="等线" w:cs="等线"/>
                      <w:color w:val="CC00CC"/>
                      <w:sz w:val="21"/>
                      <w:szCs w:val="21"/>
                    </w:rPr>
                  </w:rPrChange>
                </w:rPr>
                <w:t>SSc</w:t>
              </w:r>
            </w:ins>
          </w:p>
        </w:tc>
        <w:tc>
          <w:tcPr>
            <w:tcW w:w="2728" w:type="dxa"/>
            <w:tcMar>
              <w:left w:w="108" w:type="dxa"/>
              <w:right w:w="108" w:type="dxa"/>
            </w:tcMar>
            <w:vAlign w:val="center"/>
          </w:tcPr>
          <w:p w14:paraId="1408E1AB" w14:textId="276136F2" w:rsidR="10722593" w:rsidRDefault="10722593">
            <w:pPr>
              <w:rPr>
                <w:rFonts w:ascii="Times New Roman" w:eastAsia="Times New Roman" w:hAnsi="Times New Roman" w:cs="Times New Roman"/>
                <w:color w:val="000000" w:themeColor="text1"/>
                <w:szCs w:val="20"/>
                <w:highlight w:val="green"/>
                <w:rPrChange w:id="2104" w:author="Yali Chen" w:date="2026-01-27T17:07:00Z" w16du:dateUtc="2026-01-27T09:07:00Z">
                  <w:rPr>
                    <w:rFonts w:ascii="等线" w:eastAsia="等线" w:hAnsi="等线" w:cs="等线"/>
                    <w:color w:val="CC00CC"/>
                    <w:sz w:val="21"/>
                    <w:szCs w:val="21"/>
                  </w:rPr>
                </w:rPrChange>
              </w:rPr>
            </w:pPr>
            <w:ins w:id="2105" w:author="Yali Chen" w:date="2026-01-27T09:06:00Z" w16du:dateUtc="2026-01-27T09:06:27Z">
              <w:r w:rsidRPr="7BA054D7">
                <w:rPr>
                  <w:rFonts w:ascii="Times New Roman" w:eastAsia="Times New Roman" w:hAnsi="Times New Roman" w:cs="Times New Roman"/>
                  <w:color w:val="000000" w:themeColor="text1"/>
                  <w:szCs w:val="20"/>
                  <w:highlight w:val="green"/>
                  <w:rPrChange w:id="2106" w:author="Yali Chen" w:date="2026-01-27T17:07:00Z" w16du:dateUtc="2026-01-27T09:07:00Z">
                    <w:rPr>
                      <w:rFonts w:ascii="等线" w:eastAsia="等线" w:hAnsi="等线" w:cs="等线"/>
                      <w:color w:val="CC00CC"/>
                      <w:sz w:val="21"/>
                      <w:szCs w:val="21"/>
                    </w:rPr>
                  </w:rPrChange>
                </w:rPr>
                <w:t>xx</w:t>
              </w:r>
            </w:ins>
          </w:p>
        </w:tc>
        <w:tc>
          <w:tcPr>
            <w:tcW w:w="945" w:type="dxa"/>
            <w:tcMar>
              <w:left w:w="108" w:type="dxa"/>
              <w:right w:w="108" w:type="dxa"/>
            </w:tcMar>
            <w:vAlign w:val="center"/>
          </w:tcPr>
          <w:p w14:paraId="149785EE" w14:textId="7E0BB5EA" w:rsidR="691485E8" w:rsidRDefault="585BA557" w:rsidP="691485E8">
            <w:pPr>
              <w:rPr>
                <w:rFonts w:ascii="Times New Roman" w:eastAsia="Times New Roman" w:hAnsi="Times New Roman" w:cs="Times New Roman"/>
                <w:color w:val="000000" w:themeColor="text1"/>
                <w:szCs w:val="20"/>
                <w:highlight w:val="green"/>
              </w:rPr>
            </w:pPr>
            <w:ins w:id="2107" w:author="Yali Chen" w:date="2026-01-27T09:30:00Z" w16du:dateUtc="2026-01-27T09:30:53Z">
              <w:r w:rsidRPr="1CEF8B1E">
                <w:rPr>
                  <w:rFonts w:ascii="Times New Roman" w:eastAsia="Times New Roman" w:hAnsi="Times New Roman" w:cs="Times New Roman"/>
                  <w:color w:val="000000" w:themeColor="text1"/>
                  <w:szCs w:val="20"/>
                  <w:highlight w:val="green"/>
                </w:rPr>
                <w:t>yyyy-mm-dd</w:t>
              </w:r>
            </w:ins>
          </w:p>
        </w:tc>
        <w:tc>
          <w:tcPr>
            <w:tcW w:w="2212" w:type="dxa"/>
            <w:tcMar>
              <w:left w:w="108" w:type="dxa"/>
              <w:right w:w="108" w:type="dxa"/>
            </w:tcMar>
            <w:vAlign w:val="center"/>
          </w:tcPr>
          <w:p w14:paraId="05E9B19C" w14:textId="79AA712E" w:rsidR="609D660A" w:rsidRDefault="609D660A" w:rsidP="4E542BA0">
            <w:pPr>
              <w:rPr>
                <w:ins w:id="2108" w:author="Yali Chen" w:date="2026-01-27T09:33:00Z" w16du:dateUtc="2026-01-27T09:33:29Z"/>
                <w:rFonts w:ascii="Times New Roman" w:eastAsia="Times New Roman" w:hAnsi="Times New Roman" w:cs="Times New Roman"/>
                <w:color w:val="000000" w:themeColor="text1"/>
                <w:szCs w:val="20"/>
                <w:highlight w:val="green"/>
              </w:rPr>
            </w:pPr>
            <w:ins w:id="2109" w:author="Yali Chen" w:date="2026-01-27T09:33:00Z" w16du:dateUtc="2026-01-27T09:33:29Z">
              <w:r w:rsidRPr="4E542BA0">
                <w:rPr>
                  <w:rFonts w:ascii="Times New Roman" w:eastAsia="Times New Roman" w:hAnsi="Times New Roman" w:cs="Times New Roman"/>
                  <w:color w:val="000000" w:themeColor="text1"/>
                  <w:szCs w:val="20"/>
                  <w:highlight w:val="green"/>
                </w:rPr>
                <w:t>yyyy-mm-dd</w:t>
              </w:r>
            </w:ins>
          </w:p>
          <w:p w14:paraId="751D997C" w14:textId="17B8897D" w:rsidR="691485E8" w:rsidRDefault="691485E8" w:rsidP="691485E8">
            <w:pPr>
              <w:rPr>
                <w:rFonts w:ascii="Times New Roman" w:eastAsia="Times New Roman" w:hAnsi="Times New Roman" w:cs="Times New Roman"/>
                <w:color w:val="000000" w:themeColor="text1"/>
                <w:szCs w:val="20"/>
                <w:highlight w:val="green"/>
              </w:rPr>
            </w:pPr>
          </w:p>
        </w:tc>
        <w:tc>
          <w:tcPr>
            <w:tcW w:w="1518" w:type="dxa"/>
            <w:tcMar>
              <w:left w:w="108" w:type="dxa"/>
              <w:right w:w="108" w:type="dxa"/>
            </w:tcMar>
            <w:vAlign w:val="center"/>
          </w:tcPr>
          <w:p w14:paraId="1C056E8B" w14:textId="7DC711C7" w:rsidR="10722593" w:rsidRDefault="10722593">
            <w:pPr>
              <w:rPr>
                <w:rFonts w:ascii="Times New Roman" w:eastAsia="Times New Roman" w:hAnsi="Times New Roman" w:cs="Times New Roman"/>
                <w:color w:val="000000" w:themeColor="text1"/>
                <w:szCs w:val="20"/>
                <w:highlight w:val="green"/>
                <w:rPrChange w:id="2110" w:author="Yali Chen" w:date="2026-01-27T17:07:00Z" w16du:dateUtc="2026-01-27T09:07:00Z">
                  <w:rPr>
                    <w:rFonts w:ascii="等线" w:eastAsia="等线" w:hAnsi="等线" w:cs="等线"/>
                    <w:color w:val="CC00CC"/>
                    <w:sz w:val="21"/>
                    <w:szCs w:val="21"/>
                  </w:rPr>
                </w:rPrChange>
              </w:rPr>
            </w:pPr>
            <w:ins w:id="2111" w:author="Yali Chen" w:date="2026-01-27T09:06:00Z" w16du:dateUtc="2026-01-27T09:06:27Z">
              <w:r w:rsidRPr="7BA054D7">
                <w:rPr>
                  <w:rFonts w:ascii="Times New Roman" w:eastAsia="Times New Roman" w:hAnsi="Times New Roman" w:cs="Times New Roman"/>
                  <w:color w:val="000000" w:themeColor="text1"/>
                  <w:szCs w:val="20"/>
                  <w:highlight w:val="green"/>
                  <w:rPrChange w:id="2112" w:author="Yali Chen" w:date="2026-01-27T17:07:00Z" w16du:dateUtc="2026-01-27T09:07:00Z">
                    <w:rPr>
                      <w:rFonts w:ascii="等线" w:eastAsia="等线" w:hAnsi="等线" w:cs="等线"/>
                      <w:color w:val="CC00CC"/>
                      <w:sz w:val="21"/>
                      <w:szCs w:val="21"/>
                    </w:rPr>
                  </w:rPrChange>
                </w:rPr>
                <w:t>yyyy-mm-dd (xx)</w:t>
              </w:r>
            </w:ins>
          </w:p>
        </w:tc>
        <w:tc>
          <w:tcPr>
            <w:tcW w:w="1466" w:type="dxa"/>
            <w:tcMar>
              <w:left w:w="108" w:type="dxa"/>
              <w:right w:w="108" w:type="dxa"/>
            </w:tcMar>
            <w:vAlign w:val="center"/>
          </w:tcPr>
          <w:p w14:paraId="257BCA4A" w14:textId="066F64DB" w:rsidR="10722593" w:rsidRDefault="10722593">
            <w:pPr>
              <w:rPr>
                <w:rFonts w:ascii="Times New Roman" w:eastAsia="Times New Roman" w:hAnsi="Times New Roman" w:cs="Times New Roman"/>
                <w:color w:val="000000" w:themeColor="text1"/>
                <w:szCs w:val="20"/>
                <w:highlight w:val="green"/>
                <w:rPrChange w:id="2113" w:author="Yali Chen" w:date="2026-01-27T17:07:00Z" w16du:dateUtc="2026-01-27T09:07:00Z">
                  <w:rPr>
                    <w:rFonts w:ascii="等线" w:eastAsia="等线" w:hAnsi="等线" w:cs="等线"/>
                    <w:color w:val="CC00CC"/>
                    <w:sz w:val="21"/>
                    <w:szCs w:val="21"/>
                  </w:rPr>
                </w:rPrChange>
              </w:rPr>
            </w:pPr>
            <w:ins w:id="2114" w:author="Yali Chen" w:date="2026-01-27T09:06:00Z" w16du:dateUtc="2026-01-27T09:06:27Z">
              <w:r w:rsidRPr="7BA054D7">
                <w:rPr>
                  <w:rFonts w:ascii="Times New Roman" w:eastAsia="Times New Roman" w:hAnsi="Times New Roman" w:cs="Times New Roman"/>
                  <w:color w:val="000000" w:themeColor="text1"/>
                  <w:szCs w:val="20"/>
                  <w:highlight w:val="green"/>
                  <w:rPrChange w:id="2115" w:author="Yali Chen" w:date="2026-01-27T17:07:00Z" w16du:dateUtc="2026-01-27T09:07:00Z">
                    <w:rPr>
                      <w:rFonts w:ascii="等线" w:eastAsia="等线" w:hAnsi="等线" w:cs="等线"/>
                      <w:color w:val="CC00CC"/>
                      <w:sz w:val="21"/>
                      <w:szCs w:val="21"/>
                    </w:rPr>
                  </w:rPrChange>
                </w:rPr>
                <w:t>yyyy-mm-dd (xx)</w:t>
              </w:r>
            </w:ins>
          </w:p>
        </w:tc>
        <w:tc>
          <w:tcPr>
            <w:tcW w:w="1168" w:type="dxa"/>
            <w:tcMar>
              <w:left w:w="108" w:type="dxa"/>
              <w:right w:w="108" w:type="dxa"/>
            </w:tcMar>
            <w:vAlign w:val="center"/>
          </w:tcPr>
          <w:p w14:paraId="4D8D9C07" w14:textId="49CADD86" w:rsidR="10722593" w:rsidRDefault="10722593">
            <w:pPr>
              <w:rPr>
                <w:rFonts w:ascii="Times New Roman" w:eastAsia="Times New Roman" w:hAnsi="Times New Roman" w:cs="Times New Roman"/>
                <w:color w:val="000000" w:themeColor="text1"/>
                <w:szCs w:val="20"/>
                <w:highlight w:val="green"/>
                <w:rPrChange w:id="2116" w:author="Yali Chen" w:date="2026-01-27T17:07:00Z" w16du:dateUtc="2026-01-27T09:07:00Z">
                  <w:rPr>
                    <w:rFonts w:ascii="等线" w:eastAsia="等线" w:hAnsi="等线" w:cs="等线"/>
                    <w:color w:val="CC00CC"/>
                    <w:sz w:val="21"/>
                    <w:szCs w:val="21"/>
                  </w:rPr>
                </w:rPrChange>
              </w:rPr>
            </w:pPr>
            <w:ins w:id="2117" w:author="Yali Chen" w:date="2026-01-27T09:06:00Z" w16du:dateUtc="2026-01-27T09:06:27Z">
              <w:r w:rsidRPr="7BA054D7">
                <w:rPr>
                  <w:rFonts w:ascii="Times New Roman" w:eastAsia="Times New Roman" w:hAnsi="Times New Roman" w:cs="Times New Roman"/>
                  <w:color w:val="000000" w:themeColor="text1"/>
                  <w:szCs w:val="20"/>
                  <w:highlight w:val="green"/>
                  <w:rPrChange w:id="2118" w:author="Yali Chen" w:date="2026-01-27T17:07:00Z" w16du:dateUtc="2026-01-27T09:07:00Z">
                    <w:rPr>
                      <w:rFonts w:ascii="等线" w:eastAsia="等线" w:hAnsi="等线" w:cs="等线"/>
                      <w:color w:val="CC00CC"/>
                      <w:sz w:val="21"/>
                      <w:szCs w:val="21"/>
                    </w:rPr>
                  </w:rPrChange>
                </w:rPr>
                <w:t>10</w:t>
              </w:r>
            </w:ins>
          </w:p>
        </w:tc>
        <w:tc>
          <w:tcPr>
            <w:tcW w:w="695" w:type="dxa"/>
            <w:shd w:val="clear" w:color="auto" w:fill="FFFFFF" w:themeFill="background1"/>
            <w:tcMar>
              <w:left w:w="108" w:type="dxa"/>
              <w:right w:w="108" w:type="dxa"/>
            </w:tcMar>
            <w:vAlign w:val="center"/>
          </w:tcPr>
          <w:p w14:paraId="77DB9D8B" w14:textId="296DDEB2" w:rsidR="10722593" w:rsidRDefault="10722593">
            <w:pPr>
              <w:rPr>
                <w:rFonts w:ascii="Times New Roman" w:eastAsia="Times New Roman" w:hAnsi="Times New Roman" w:cs="Times New Roman"/>
                <w:color w:val="000000" w:themeColor="text1"/>
                <w:szCs w:val="20"/>
                <w:highlight w:val="green"/>
                <w:rPrChange w:id="2119" w:author="Yali Chen" w:date="2026-01-27T17:07:00Z" w16du:dateUtc="2026-01-27T09:07:00Z">
                  <w:rPr>
                    <w:rFonts w:ascii="等线" w:eastAsia="等线" w:hAnsi="等线" w:cs="等线"/>
                    <w:color w:val="CC00CC"/>
                    <w:sz w:val="21"/>
                    <w:szCs w:val="21"/>
                  </w:rPr>
                </w:rPrChange>
              </w:rPr>
            </w:pPr>
            <w:ins w:id="2120" w:author="Yali Chen" w:date="2026-01-27T09:06:00Z" w16du:dateUtc="2026-01-27T09:06:27Z">
              <w:r w:rsidRPr="7BA054D7">
                <w:rPr>
                  <w:rFonts w:ascii="Times New Roman" w:eastAsia="Times New Roman" w:hAnsi="Times New Roman" w:cs="Times New Roman"/>
                  <w:color w:val="000000" w:themeColor="text1"/>
                  <w:szCs w:val="20"/>
                  <w:highlight w:val="green"/>
                  <w:rPrChange w:id="2121" w:author="Yali Chen" w:date="2026-01-27T17:07:00Z" w16du:dateUtc="2026-01-27T09:07:00Z">
                    <w:rPr>
                      <w:rFonts w:ascii="等线" w:eastAsia="等线" w:hAnsi="等线" w:cs="等线"/>
                      <w:color w:val="CC00CC"/>
                      <w:sz w:val="21"/>
                      <w:szCs w:val="21"/>
                    </w:rPr>
                  </w:rPrChange>
                </w:rPr>
                <w:t>xx (mL)</w:t>
              </w:r>
            </w:ins>
          </w:p>
        </w:tc>
        <w:tc>
          <w:tcPr>
            <w:tcW w:w="640" w:type="dxa"/>
            <w:shd w:val="clear" w:color="auto" w:fill="FFFFFF" w:themeFill="background1"/>
            <w:tcMar>
              <w:left w:w="108" w:type="dxa"/>
              <w:right w:w="108" w:type="dxa"/>
            </w:tcMar>
            <w:vAlign w:val="center"/>
          </w:tcPr>
          <w:p w14:paraId="25D2D1C9" w14:textId="1BFDA9FF" w:rsidR="10722593" w:rsidRDefault="10722593">
            <w:pPr>
              <w:rPr>
                <w:rFonts w:ascii="Times New Roman" w:eastAsia="Times New Roman" w:hAnsi="Times New Roman" w:cs="Times New Roman"/>
                <w:color w:val="000000" w:themeColor="text1"/>
                <w:szCs w:val="20"/>
                <w:highlight w:val="green"/>
                <w:rPrChange w:id="2122" w:author="Yali Chen" w:date="2026-01-27T17:07:00Z" w16du:dateUtc="2026-01-27T09:07:00Z">
                  <w:rPr>
                    <w:rFonts w:ascii="等线" w:eastAsia="等线" w:hAnsi="等线" w:cs="等线"/>
                    <w:color w:val="CC00CC"/>
                    <w:sz w:val="21"/>
                    <w:szCs w:val="21"/>
                  </w:rPr>
                </w:rPrChange>
              </w:rPr>
            </w:pPr>
            <w:ins w:id="2123" w:author="Yali Chen" w:date="2026-01-27T09:06:00Z" w16du:dateUtc="2026-01-27T09:06:27Z">
              <w:r w:rsidRPr="7BA054D7">
                <w:rPr>
                  <w:rFonts w:ascii="Times New Roman" w:eastAsia="Times New Roman" w:hAnsi="Times New Roman" w:cs="Times New Roman"/>
                  <w:color w:val="000000" w:themeColor="text1"/>
                  <w:szCs w:val="20"/>
                  <w:highlight w:val="green"/>
                  <w:rPrChange w:id="2124" w:author="Yali Chen" w:date="2026-01-27T17:07:00Z" w16du:dateUtc="2026-01-27T09:07:00Z">
                    <w:rPr>
                      <w:rFonts w:ascii="等线" w:eastAsia="等线" w:hAnsi="等线" w:cs="等线"/>
                      <w:color w:val="CC00CC"/>
                      <w:sz w:val="21"/>
                      <w:szCs w:val="21"/>
                    </w:rPr>
                  </w:rPrChange>
                </w:rPr>
                <w:t xml:space="preserve"> </w:t>
              </w:r>
            </w:ins>
          </w:p>
        </w:tc>
        <w:tc>
          <w:tcPr>
            <w:tcW w:w="1726" w:type="dxa"/>
            <w:shd w:val="clear" w:color="auto" w:fill="FFFFFF" w:themeFill="background1"/>
            <w:tcMar>
              <w:left w:w="108" w:type="dxa"/>
              <w:right w:w="108" w:type="dxa"/>
            </w:tcMar>
            <w:vAlign w:val="center"/>
          </w:tcPr>
          <w:p w14:paraId="2CF48178" w14:textId="70B6EFBB" w:rsidR="10722593" w:rsidRDefault="10722593">
            <w:pPr>
              <w:rPr>
                <w:rFonts w:ascii="Times New Roman" w:eastAsia="Times New Roman" w:hAnsi="Times New Roman" w:cs="Times New Roman"/>
                <w:color w:val="000000" w:themeColor="text1"/>
                <w:szCs w:val="20"/>
                <w:highlight w:val="green"/>
                <w:rPrChange w:id="2125" w:author="Yali Chen" w:date="2026-01-27T17:07:00Z" w16du:dateUtc="2026-01-27T09:07:00Z">
                  <w:rPr>
                    <w:rFonts w:ascii="等线" w:eastAsia="等线" w:hAnsi="等线" w:cs="等线"/>
                    <w:color w:val="CC00CC"/>
                    <w:sz w:val="21"/>
                    <w:szCs w:val="21"/>
                  </w:rPr>
                </w:rPrChange>
              </w:rPr>
            </w:pPr>
            <w:ins w:id="2126" w:author="Yali Chen" w:date="2026-01-27T09:06:00Z" w16du:dateUtc="2026-01-27T09:06:27Z">
              <w:r w:rsidRPr="7BA054D7">
                <w:rPr>
                  <w:rFonts w:ascii="Times New Roman" w:eastAsia="Times New Roman" w:hAnsi="Times New Roman" w:cs="Times New Roman"/>
                  <w:color w:val="000000" w:themeColor="text1"/>
                  <w:szCs w:val="20"/>
                  <w:highlight w:val="green"/>
                  <w:rPrChange w:id="2127" w:author="Yali Chen" w:date="2026-01-27T17:07:00Z" w16du:dateUtc="2026-01-27T09:07:00Z">
                    <w:rPr>
                      <w:rFonts w:ascii="等线" w:eastAsia="等线" w:hAnsi="等线" w:cs="等线"/>
                      <w:color w:val="CC00CC"/>
                      <w:sz w:val="21"/>
                      <w:szCs w:val="21"/>
                    </w:rPr>
                  </w:rPrChange>
                </w:rPr>
                <w:t>Adverse event</w:t>
              </w:r>
            </w:ins>
          </w:p>
        </w:tc>
      </w:tr>
      <w:tr w:rsidR="10722593" w14:paraId="045B254E" w14:textId="77777777" w:rsidTr="3E091C92">
        <w:trPr>
          <w:trHeight w:val="300"/>
          <w:ins w:id="2128" w:author="Yali Chen" w:date="2026-01-27T09:06:00Z"/>
          <w:trPrChange w:id="2129" w:author="Yali Chen" w:date="2026-01-27T17:30:00Z" w16du:dateUtc="2026-01-27T09:30:00Z">
            <w:trPr>
              <w:gridAfter w:val="0"/>
              <w:trHeight w:val="300"/>
            </w:trPr>
          </w:trPrChange>
        </w:trPr>
        <w:tc>
          <w:tcPr>
            <w:tcW w:w="1038" w:type="dxa"/>
            <w:tcBorders>
              <w:left w:val="nil"/>
              <w:bottom w:val="single" w:sz="8" w:space="0" w:color="auto"/>
              <w:right w:val="nil"/>
            </w:tcBorders>
            <w:tcMar>
              <w:left w:w="108" w:type="dxa"/>
              <w:right w:w="108" w:type="dxa"/>
            </w:tcMar>
            <w:vAlign w:val="center"/>
            <w:tcPrChange w:id="2130" w:author="Yali Chen" w:date="2026-01-27T17:30:00Z" w16du:dateUtc="2026-01-27T09:30:00Z">
              <w:tcPr>
                <w:tcW w:w="1038" w:type="dxa"/>
                <w:gridSpan w:val="2"/>
                <w:tcBorders>
                  <w:left w:val="nil"/>
                  <w:bottom w:val="single" w:sz="8" w:space="0" w:color="auto"/>
                  <w:right w:val="nil"/>
                </w:tcBorders>
                <w:tcMar>
                  <w:left w:w="108" w:type="dxa"/>
                  <w:right w:w="108" w:type="dxa"/>
                </w:tcMar>
                <w:vAlign w:val="center"/>
              </w:tcPr>
            </w:tcPrChange>
          </w:tcPr>
          <w:p w14:paraId="1549619C" w14:textId="1CC0F98F" w:rsidR="10722593" w:rsidRDefault="10722593">
            <w:pPr>
              <w:rPr>
                <w:rFonts w:ascii="等线" w:eastAsia="等线" w:hAnsi="等线" w:cs="等线"/>
                <w:color w:val="CC00CC"/>
                <w:sz w:val="21"/>
                <w:szCs w:val="21"/>
                <w:highlight w:val="green"/>
                <w:rPrChange w:id="2131" w:author="Yali Chen" w:date="2026-01-27T17:18:00Z" w16du:dateUtc="2026-01-27T09:18:00Z">
                  <w:rPr>
                    <w:rFonts w:ascii="等线" w:eastAsia="等线" w:hAnsi="等线" w:cs="等线"/>
                    <w:color w:val="CC00CC"/>
                    <w:sz w:val="21"/>
                    <w:szCs w:val="21"/>
                  </w:rPr>
                </w:rPrChange>
              </w:rPr>
            </w:pPr>
            <w:ins w:id="2132" w:author="Yali Chen" w:date="2026-01-27T09:06:00Z" w16du:dateUtc="2026-01-27T09:06:27Z">
              <w:r w:rsidRPr="7BA054D7">
                <w:rPr>
                  <w:rFonts w:ascii="等线" w:eastAsia="等线" w:hAnsi="等线" w:cs="等线"/>
                  <w:color w:val="CC00CC"/>
                  <w:sz w:val="21"/>
                  <w:szCs w:val="21"/>
                  <w:highlight w:val="green"/>
                  <w:rPrChange w:id="2133" w:author="Yali Chen" w:date="2026-01-27T17:18:00Z" w16du:dateUtc="2026-01-27T09:18:00Z">
                    <w:rPr>
                      <w:rFonts w:ascii="等线" w:eastAsia="等线" w:hAnsi="等线" w:cs="等线"/>
                      <w:color w:val="CC00CC"/>
                      <w:sz w:val="21"/>
                      <w:szCs w:val="21"/>
                    </w:rPr>
                  </w:rPrChange>
                </w:rPr>
                <w:t xml:space="preserve"> </w:t>
              </w:r>
            </w:ins>
          </w:p>
        </w:tc>
        <w:tc>
          <w:tcPr>
            <w:tcW w:w="429" w:type="dxa"/>
            <w:tcBorders>
              <w:left w:val="nil"/>
              <w:bottom w:val="single" w:sz="8" w:space="0" w:color="auto"/>
              <w:right w:val="nil"/>
            </w:tcBorders>
            <w:tcMar>
              <w:left w:w="108" w:type="dxa"/>
              <w:right w:w="108" w:type="dxa"/>
            </w:tcMar>
            <w:vAlign w:val="center"/>
            <w:tcPrChange w:id="2134" w:author="Yali Chen" w:date="2026-01-27T17:30:00Z" w16du:dateUtc="2026-01-27T09:30:00Z">
              <w:tcPr>
                <w:tcW w:w="429" w:type="dxa"/>
                <w:gridSpan w:val="2"/>
                <w:tcBorders>
                  <w:left w:val="nil"/>
                  <w:bottom w:val="single" w:sz="8" w:space="0" w:color="auto"/>
                  <w:right w:val="nil"/>
                </w:tcBorders>
                <w:tcMar>
                  <w:left w:w="108" w:type="dxa"/>
                  <w:right w:w="108" w:type="dxa"/>
                </w:tcMar>
                <w:vAlign w:val="center"/>
              </w:tcPr>
            </w:tcPrChange>
          </w:tcPr>
          <w:p w14:paraId="5A5AAB3A" w14:textId="0EB2A025" w:rsidR="10722593" w:rsidRDefault="10722593">
            <w:pPr>
              <w:rPr>
                <w:rFonts w:ascii="等线" w:eastAsia="等线" w:hAnsi="等线" w:cs="等线"/>
                <w:color w:val="CC00CC"/>
                <w:sz w:val="21"/>
                <w:szCs w:val="21"/>
                <w:highlight w:val="green"/>
                <w:rPrChange w:id="2135" w:author="Yali Chen" w:date="2026-01-27T17:18:00Z" w16du:dateUtc="2026-01-27T09:18:00Z">
                  <w:rPr>
                    <w:rFonts w:ascii="等线" w:eastAsia="等线" w:hAnsi="等线" w:cs="等线"/>
                    <w:color w:val="CC00CC"/>
                    <w:sz w:val="21"/>
                    <w:szCs w:val="21"/>
                  </w:rPr>
                </w:rPrChange>
              </w:rPr>
            </w:pPr>
            <w:ins w:id="2136" w:author="Yali Chen" w:date="2026-01-27T09:06:00Z" w16du:dateUtc="2026-01-27T09:06:27Z">
              <w:r w:rsidRPr="7BA054D7">
                <w:rPr>
                  <w:rFonts w:ascii="等线" w:eastAsia="等线" w:hAnsi="等线" w:cs="等线"/>
                  <w:color w:val="CC00CC"/>
                  <w:sz w:val="21"/>
                  <w:szCs w:val="21"/>
                  <w:highlight w:val="green"/>
                  <w:rPrChange w:id="2137" w:author="Yali Chen" w:date="2026-01-27T17:18:00Z" w16du:dateUtc="2026-01-27T09:18:00Z">
                    <w:rPr>
                      <w:rFonts w:ascii="等线" w:eastAsia="等线" w:hAnsi="等线" w:cs="等线"/>
                      <w:color w:val="CC00CC"/>
                      <w:sz w:val="21"/>
                      <w:szCs w:val="21"/>
                    </w:rPr>
                  </w:rPrChange>
                </w:rPr>
                <w:t xml:space="preserve"> </w:t>
              </w:r>
            </w:ins>
          </w:p>
        </w:tc>
        <w:tc>
          <w:tcPr>
            <w:tcW w:w="2728" w:type="dxa"/>
            <w:tcBorders>
              <w:left w:val="nil"/>
              <w:bottom w:val="single" w:sz="8" w:space="0" w:color="auto"/>
              <w:right w:val="nil"/>
            </w:tcBorders>
            <w:tcMar>
              <w:left w:w="108" w:type="dxa"/>
              <w:right w:w="108" w:type="dxa"/>
            </w:tcMar>
            <w:vAlign w:val="center"/>
            <w:tcPrChange w:id="2138" w:author="Yali Chen" w:date="2026-01-27T17:30:00Z" w16du:dateUtc="2026-01-27T09:30:00Z">
              <w:tcPr>
                <w:tcW w:w="2728" w:type="dxa"/>
                <w:tcBorders>
                  <w:left w:val="nil"/>
                  <w:bottom w:val="single" w:sz="8" w:space="0" w:color="auto"/>
                  <w:right w:val="nil"/>
                </w:tcBorders>
                <w:tcMar>
                  <w:left w:w="108" w:type="dxa"/>
                  <w:right w:w="108" w:type="dxa"/>
                </w:tcMar>
                <w:vAlign w:val="center"/>
              </w:tcPr>
            </w:tcPrChange>
          </w:tcPr>
          <w:p w14:paraId="0B35FD2B" w14:textId="104D6248" w:rsidR="10722593" w:rsidRDefault="10722593">
            <w:pPr>
              <w:rPr>
                <w:rFonts w:ascii="等线" w:eastAsia="等线" w:hAnsi="等线" w:cs="等线"/>
                <w:color w:val="CC00CC"/>
                <w:sz w:val="21"/>
                <w:szCs w:val="21"/>
                <w:highlight w:val="green"/>
                <w:rPrChange w:id="2139" w:author="Yali Chen" w:date="2026-01-27T17:18:00Z" w16du:dateUtc="2026-01-27T09:18:00Z">
                  <w:rPr>
                    <w:rFonts w:ascii="等线" w:eastAsia="等线" w:hAnsi="等线" w:cs="等线"/>
                    <w:color w:val="CC00CC"/>
                    <w:sz w:val="21"/>
                    <w:szCs w:val="21"/>
                  </w:rPr>
                </w:rPrChange>
              </w:rPr>
            </w:pPr>
            <w:ins w:id="2140" w:author="Yali Chen" w:date="2026-01-27T09:06:00Z" w16du:dateUtc="2026-01-27T09:06:27Z">
              <w:r w:rsidRPr="7BA054D7">
                <w:rPr>
                  <w:rFonts w:ascii="等线" w:eastAsia="等线" w:hAnsi="等线" w:cs="等线"/>
                  <w:color w:val="CC00CC"/>
                  <w:sz w:val="21"/>
                  <w:szCs w:val="21"/>
                  <w:highlight w:val="green"/>
                  <w:rPrChange w:id="2141" w:author="Yali Chen" w:date="2026-01-27T17:18:00Z" w16du:dateUtc="2026-01-27T09:18:00Z">
                    <w:rPr>
                      <w:rFonts w:ascii="等线" w:eastAsia="等线" w:hAnsi="等线" w:cs="等线"/>
                      <w:color w:val="CC00CC"/>
                      <w:sz w:val="21"/>
                      <w:szCs w:val="21"/>
                    </w:rPr>
                  </w:rPrChange>
                </w:rPr>
                <w:t xml:space="preserve"> </w:t>
              </w:r>
            </w:ins>
          </w:p>
        </w:tc>
        <w:tc>
          <w:tcPr>
            <w:tcW w:w="945" w:type="dxa"/>
            <w:tcBorders>
              <w:left w:val="nil"/>
              <w:bottom w:val="single" w:sz="8" w:space="0" w:color="auto"/>
              <w:right w:val="nil"/>
            </w:tcBorders>
            <w:tcMar>
              <w:left w:w="108" w:type="dxa"/>
              <w:right w:w="108" w:type="dxa"/>
            </w:tcMar>
            <w:vAlign w:val="center"/>
            <w:tcPrChange w:id="2142" w:author="Yali Chen" w:date="2026-01-27T17:30:00Z" w16du:dateUtc="2026-01-27T09:30:00Z">
              <w:tcPr>
                <w:tcW w:w="429" w:type="dxa"/>
                <w:tcBorders>
                  <w:left w:val="nil"/>
                  <w:bottom w:val="single" w:sz="8" w:space="0" w:color="auto"/>
                  <w:right w:val="nil"/>
                </w:tcBorders>
                <w:tcMar>
                  <w:left w:w="108" w:type="dxa"/>
                  <w:right w:w="108" w:type="dxa"/>
                </w:tcMar>
                <w:vAlign w:val="center"/>
              </w:tcPr>
            </w:tcPrChange>
          </w:tcPr>
          <w:p w14:paraId="0D642790" w14:textId="72FBB3E4" w:rsidR="691485E8" w:rsidRDefault="691485E8" w:rsidP="691485E8">
            <w:pPr>
              <w:rPr>
                <w:rFonts w:ascii="等线" w:eastAsia="等线" w:hAnsi="等线" w:cs="等线"/>
                <w:color w:val="CC00CC"/>
                <w:sz w:val="21"/>
                <w:szCs w:val="21"/>
                <w:highlight w:val="green"/>
              </w:rPr>
            </w:pPr>
          </w:p>
        </w:tc>
        <w:tc>
          <w:tcPr>
            <w:tcW w:w="2212" w:type="dxa"/>
            <w:tcBorders>
              <w:left w:val="nil"/>
              <w:bottom w:val="single" w:sz="8" w:space="0" w:color="auto"/>
              <w:right w:val="nil"/>
            </w:tcBorders>
            <w:tcMar>
              <w:left w:w="108" w:type="dxa"/>
              <w:right w:w="108" w:type="dxa"/>
            </w:tcMar>
            <w:vAlign w:val="center"/>
            <w:tcPrChange w:id="2143" w:author="Yali Chen" w:date="2026-01-27T17:30:00Z" w16du:dateUtc="2026-01-27T09:30:00Z">
              <w:tcPr>
                <w:tcW w:w="2728" w:type="dxa"/>
                <w:gridSpan w:val="2"/>
                <w:tcBorders>
                  <w:left w:val="nil"/>
                  <w:bottom w:val="single" w:sz="8" w:space="0" w:color="auto"/>
                  <w:right w:val="nil"/>
                </w:tcBorders>
                <w:tcMar>
                  <w:left w:w="108" w:type="dxa"/>
                  <w:right w:w="108" w:type="dxa"/>
                </w:tcMar>
                <w:vAlign w:val="center"/>
              </w:tcPr>
            </w:tcPrChange>
          </w:tcPr>
          <w:p w14:paraId="6FCCD949" w14:textId="0421F591" w:rsidR="691485E8" w:rsidRDefault="691485E8" w:rsidP="691485E8">
            <w:pPr>
              <w:rPr>
                <w:rFonts w:ascii="等线" w:eastAsia="等线" w:hAnsi="等线" w:cs="等线"/>
                <w:color w:val="CC00CC"/>
                <w:sz w:val="21"/>
                <w:szCs w:val="21"/>
                <w:highlight w:val="green"/>
              </w:rPr>
            </w:pPr>
          </w:p>
        </w:tc>
        <w:tc>
          <w:tcPr>
            <w:tcW w:w="1518" w:type="dxa"/>
            <w:tcBorders>
              <w:left w:val="nil"/>
              <w:bottom w:val="single" w:sz="8" w:space="0" w:color="auto"/>
              <w:right w:val="nil"/>
            </w:tcBorders>
            <w:tcMar>
              <w:left w:w="108" w:type="dxa"/>
              <w:right w:w="108" w:type="dxa"/>
            </w:tcMar>
            <w:vAlign w:val="center"/>
            <w:tcPrChange w:id="2144" w:author="Yali Chen" w:date="2026-01-27T17:30:00Z" w16du:dateUtc="2026-01-27T09:30:00Z">
              <w:tcPr>
                <w:tcW w:w="1518" w:type="dxa"/>
                <w:gridSpan w:val="2"/>
                <w:tcBorders>
                  <w:left w:val="nil"/>
                  <w:bottom w:val="single" w:sz="8" w:space="0" w:color="auto"/>
                  <w:right w:val="nil"/>
                </w:tcBorders>
                <w:tcMar>
                  <w:left w:w="108" w:type="dxa"/>
                  <w:right w:w="108" w:type="dxa"/>
                </w:tcMar>
                <w:vAlign w:val="center"/>
              </w:tcPr>
            </w:tcPrChange>
          </w:tcPr>
          <w:p w14:paraId="150C0B91" w14:textId="6A022AB3" w:rsidR="10722593" w:rsidRDefault="10722593">
            <w:pPr>
              <w:rPr>
                <w:rFonts w:ascii="等线" w:eastAsia="等线" w:hAnsi="等线" w:cs="等线"/>
                <w:color w:val="CC00CC"/>
                <w:sz w:val="21"/>
                <w:szCs w:val="21"/>
                <w:highlight w:val="green"/>
                <w:rPrChange w:id="2145" w:author="Yali Chen" w:date="2026-01-27T17:18:00Z" w16du:dateUtc="2026-01-27T09:18:00Z">
                  <w:rPr>
                    <w:rFonts w:ascii="等线" w:eastAsia="等线" w:hAnsi="等线" w:cs="等线"/>
                    <w:color w:val="CC00CC"/>
                    <w:sz w:val="21"/>
                    <w:szCs w:val="21"/>
                  </w:rPr>
                </w:rPrChange>
              </w:rPr>
            </w:pPr>
            <w:ins w:id="2146" w:author="Yali Chen" w:date="2026-01-27T09:06:00Z" w16du:dateUtc="2026-01-27T09:06:27Z">
              <w:r w:rsidRPr="7BA054D7">
                <w:rPr>
                  <w:rFonts w:ascii="等线" w:eastAsia="等线" w:hAnsi="等线" w:cs="等线"/>
                  <w:color w:val="CC00CC"/>
                  <w:sz w:val="21"/>
                  <w:szCs w:val="21"/>
                  <w:highlight w:val="green"/>
                  <w:rPrChange w:id="2147" w:author="Yali Chen" w:date="2026-01-27T17:18:00Z" w16du:dateUtc="2026-01-27T09:18:00Z">
                    <w:rPr>
                      <w:rFonts w:ascii="等线" w:eastAsia="等线" w:hAnsi="等线" w:cs="等线"/>
                      <w:color w:val="CC00CC"/>
                      <w:sz w:val="21"/>
                      <w:szCs w:val="21"/>
                    </w:rPr>
                  </w:rPrChange>
                </w:rPr>
                <w:t xml:space="preserve"> </w:t>
              </w:r>
            </w:ins>
          </w:p>
        </w:tc>
        <w:tc>
          <w:tcPr>
            <w:tcW w:w="1466" w:type="dxa"/>
            <w:tcBorders>
              <w:left w:val="nil"/>
              <w:bottom w:val="single" w:sz="8" w:space="0" w:color="auto"/>
              <w:right w:val="nil"/>
            </w:tcBorders>
            <w:tcMar>
              <w:left w:w="108" w:type="dxa"/>
              <w:right w:w="108" w:type="dxa"/>
            </w:tcMar>
            <w:vAlign w:val="center"/>
            <w:tcPrChange w:id="2148" w:author="Yali Chen" w:date="2026-01-27T17:30:00Z" w16du:dateUtc="2026-01-27T09:30:00Z">
              <w:tcPr>
                <w:tcW w:w="1466" w:type="dxa"/>
                <w:gridSpan w:val="2"/>
                <w:tcBorders>
                  <w:left w:val="nil"/>
                  <w:bottom w:val="single" w:sz="8" w:space="0" w:color="auto"/>
                  <w:right w:val="nil"/>
                </w:tcBorders>
                <w:tcMar>
                  <w:left w:w="108" w:type="dxa"/>
                  <w:right w:w="108" w:type="dxa"/>
                </w:tcMar>
                <w:vAlign w:val="center"/>
              </w:tcPr>
            </w:tcPrChange>
          </w:tcPr>
          <w:p w14:paraId="535EC1DC" w14:textId="4F146078" w:rsidR="10722593" w:rsidRDefault="10722593">
            <w:pPr>
              <w:rPr>
                <w:rFonts w:ascii="等线" w:eastAsia="等线" w:hAnsi="等线" w:cs="等线"/>
                <w:color w:val="CC00CC"/>
                <w:sz w:val="21"/>
                <w:szCs w:val="21"/>
                <w:highlight w:val="green"/>
                <w:rPrChange w:id="2149" w:author="Yali Chen" w:date="2026-01-27T17:18:00Z" w16du:dateUtc="2026-01-27T09:18:00Z">
                  <w:rPr>
                    <w:rFonts w:ascii="等线" w:eastAsia="等线" w:hAnsi="等线" w:cs="等线"/>
                    <w:color w:val="CC00CC"/>
                    <w:sz w:val="21"/>
                    <w:szCs w:val="21"/>
                  </w:rPr>
                </w:rPrChange>
              </w:rPr>
            </w:pPr>
            <w:ins w:id="2150" w:author="Yali Chen" w:date="2026-01-27T09:06:00Z" w16du:dateUtc="2026-01-27T09:06:27Z">
              <w:r w:rsidRPr="7BA054D7">
                <w:rPr>
                  <w:rFonts w:ascii="等线" w:eastAsia="等线" w:hAnsi="等线" w:cs="等线"/>
                  <w:color w:val="CC00CC"/>
                  <w:sz w:val="21"/>
                  <w:szCs w:val="21"/>
                  <w:highlight w:val="green"/>
                  <w:rPrChange w:id="2151" w:author="Yali Chen" w:date="2026-01-27T17:18:00Z" w16du:dateUtc="2026-01-27T09:18:00Z">
                    <w:rPr>
                      <w:rFonts w:ascii="等线" w:eastAsia="等线" w:hAnsi="等线" w:cs="等线"/>
                      <w:color w:val="CC00CC"/>
                      <w:sz w:val="21"/>
                      <w:szCs w:val="21"/>
                    </w:rPr>
                  </w:rPrChange>
                </w:rPr>
                <w:t xml:space="preserve"> </w:t>
              </w:r>
            </w:ins>
          </w:p>
        </w:tc>
        <w:tc>
          <w:tcPr>
            <w:tcW w:w="1168" w:type="dxa"/>
            <w:tcBorders>
              <w:left w:val="nil"/>
              <w:bottom w:val="single" w:sz="8" w:space="0" w:color="auto"/>
              <w:right w:val="nil"/>
            </w:tcBorders>
            <w:tcMar>
              <w:left w:w="108" w:type="dxa"/>
              <w:right w:w="108" w:type="dxa"/>
            </w:tcMar>
            <w:vAlign w:val="center"/>
            <w:tcPrChange w:id="2152" w:author="Yali Chen" w:date="2026-01-27T17:30:00Z" w16du:dateUtc="2026-01-27T09:30:00Z">
              <w:tcPr>
                <w:tcW w:w="1168" w:type="dxa"/>
                <w:gridSpan w:val="2"/>
                <w:tcBorders>
                  <w:left w:val="nil"/>
                  <w:bottom w:val="single" w:sz="8" w:space="0" w:color="auto"/>
                  <w:right w:val="nil"/>
                </w:tcBorders>
                <w:tcMar>
                  <w:left w:w="108" w:type="dxa"/>
                  <w:right w:w="108" w:type="dxa"/>
                </w:tcMar>
                <w:vAlign w:val="center"/>
              </w:tcPr>
            </w:tcPrChange>
          </w:tcPr>
          <w:p w14:paraId="3FD8557D" w14:textId="566AF46E" w:rsidR="10722593" w:rsidRDefault="10722593">
            <w:pPr>
              <w:rPr>
                <w:rFonts w:ascii="等线" w:eastAsia="等线" w:hAnsi="等线" w:cs="等线"/>
                <w:color w:val="CC00CC"/>
                <w:sz w:val="21"/>
                <w:szCs w:val="21"/>
                <w:highlight w:val="green"/>
                <w:rPrChange w:id="2153" w:author="Yali Chen" w:date="2026-01-27T17:18:00Z" w16du:dateUtc="2026-01-27T09:18:00Z">
                  <w:rPr>
                    <w:rFonts w:ascii="等线" w:eastAsia="等线" w:hAnsi="等线" w:cs="等线"/>
                    <w:color w:val="CC00CC"/>
                    <w:sz w:val="21"/>
                    <w:szCs w:val="21"/>
                  </w:rPr>
                </w:rPrChange>
              </w:rPr>
            </w:pPr>
            <w:ins w:id="2154" w:author="Yali Chen" w:date="2026-01-27T09:06:00Z" w16du:dateUtc="2026-01-27T09:06:27Z">
              <w:r w:rsidRPr="7BA054D7">
                <w:rPr>
                  <w:rFonts w:ascii="等线" w:eastAsia="等线" w:hAnsi="等线" w:cs="等线"/>
                  <w:color w:val="CC00CC"/>
                  <w:sz w:val="21"/>
                  <w:szCs w:val="21"/>
                  <w:highlight w:val="green"/>
                  <w:rPrChange w:id="2155" w:author="Yali Chen" w:date="2026-01-27T17:18:00Z" w16du:dateUtc="2026-01-27T09:18:00Z">
                    <w:rPr>
                      <w:rFonts w:ascii="等线" w:eastAsia="等线" w:hAnsi="等线" w:cs="等线"/>
                      <w:color w:val="CC00CC"/>
                      <w:sz w:val="21"/>
                      <w:szCs w:val="21"/>
                    </w:rPr>
                  </w:rPrChange>
                </w:rPr>
                <w:t xml:space="preserve"> </w:t>
              </w:r>
            </w:ins>
          </w:p>
        </w:tc>
        <w:tc>
          <w:tcPr>
            <w:tcW w:w="695" w:type="dxa"/>
            <w:tcBorders>
              <w:left w:val="nil"/>
              <w:bottom w:val="single" w:sz="8" w:space="0" w:color="auto"/>
              <w:right w:val="nil"/>
            </w:tcBorders>
            <w:tcMar>
              <w:left w:w="108" w:type="dxa"/>
              <w:right w:w="108" w:type="dxa"/>
            </w:tcMar>
            <w:vAlign w:val="center"/>
            <w:tcPrChange w:id="2156" w:author="Yali Chen" w:date="2026-01-27T17:30:00Z" w16du:dateUtc="2026-01-27T09:30:00Z">
              <w:tcPr>
                <w:tcW w:w="695" w:type="dxa"/>
                <w:gridSpan w:val="2"/>
                <w:tcBorders>
                  <w:left w:val="nil"/>
                  <w:bottom w:val="single" w:sz="8" w:space="0" w:color="auto"/>
                  <w:right w:val="nil"/>
                </w:tcBorders>
                <w:tcMar>
                  <w:left w:w="108" w:type="dxa"/>
                  <w:right w:w="108" w:type="dxa"/>
                </w:tcMar>
                <w:vAlign w:val="center"/>
              </w:tcPr>
            </w:tcPrChange>
          </w:tcPr>
          <w:p w14:paraId="3F284027" w14:textId="0274D980" w:rsidR="10722593" w:rsidRDefault="10722593">
            <w:pPr>
              <w:rPr>
                <w:rFonts w:ascii="等线" w:eastAsia="等线" w:hAnsi="等线" w:cs="等线"/>
                <w:color w:val="CC00CC"/>
                <w:sz w:val="21"/>
                <w:szCs w:val="21"/>
                <w:highlight w:val="green"/>
                <w:rPrChange w:id="2157" w:author="Yali Chen" w:date="2026-01-27T17:18:00Z" w16du:dateUtc="2026-01-27T09:18:00Z">
                  <w:rPr>
                    <w:rFonts w:ascii="等线" w:eastAsia="等线" w:hAnsi="等线" w:cs="等线"/>
                    <w:color w:val="CC00CC"/>
                    <w:sz w:val="21"/>
                    <w:szCs w:val="21"/>
                  </w:rPr>
                </w:rPrChange>
              </w:rPr>
            </w:pPr>
            <w:ins w:id="2158" w:author="Yali Chen" w:date="2026-01-27T09:06:00Z" w16du:dateUtc="2026-01-27T09:06:27Z">
              <w:r w:rsidRPr="7BA054D7">
                <w:rPr>
                  <w:rFonts w:ascii="等线" w:eastAsia="等线" w:hAnsi="等线" w:cs="等线"/>
                  <w:color w:val="CC00CC"/>
                  <w:sz w:val="21"/>
                  <w:szCs w:val="21"/>
                  <w:highlight w:val="green"/>
                  <w:rPrChange w:id="2159" w:author="Yali Chen" w:date="2026-01-27T17:18:00Z" w16du:dateUtc="2026-01-27T09:18:00Z">
                    <w:rPr>
                      <w:rFonts w:ascii="等线" w:eastAsia="等线" w:hAnsi="等线" w:cs="等线"/>
                      <w:color w:val="CC00CC"/>
                      <w:sz w:val="21"/>
                      <w:szCs w:val="21"/>
                    </w:rPr>
                  </w:rPrChange>
                </w:rPr>
                <w:t xml:space="preserve"> </w:t>
              </w:r>
            </w:ins>
          </w:p>
        </w:tc>
        <w:tc>
          <w:tcPr>
            <w:tcW w:w="640" w:type="dxa"/>
            <w:tcBorders>
              <w:left w:val="nil"/>
              <w:bottom w:val="single" w:sz="8" w:space="0" w:color="auto"/>
              <w:right w:val="nil"/>
            </w:tcBorders>
            <w:tcMar>
              <w:left w:w="108" w:type="dxa"/>
              <w:right w:w="108" w:type="dxa"/>
            </w:tcMar>
            <w:vAlign w:val="center"/>
            <w:tcPrChange w:id="2160" w:author="Yali Chen" w:date="2026-01-27T17:30:00Z" w16du:dateUtc="2026-01-27T09:30:00Z">
              <w:tcPr>
                <w:tcW w:w="640" w:type="dxa"/>
                <w:gridSpan w:val="2"/>
                <w:tcBorders>
                  <w:left w:val="nil"/>
                  <w:bottom w:val="single" w:sz="8" w:space="0" w:color="auto"/>
                  <w:right w:val="nil"/>
                </w:tcBorders>
                <w:tcMar>
                  <w:left w:w="108" w:type="dxa"/>
                  <w:right w:w="108" w:type="dxa"/>
                </w:tcMar>
                <w:vAlign w:val="center"/>
              </w:tcPr>
            </w:tcPrChange>
          </w:tcPr>
          <w:p w14:paraId="0ADCE053" w14:textId="3C6FAE53" w:rsidR="10722593" w:rsidRDefault="10722593">
            <w:pPr>
              <w:rPr>
                <w:rFonts w:ascii="等线" w:eastAsia="等线" w:hAnsi="等线" w:cs="等线"/>
                <w:color w:val="CC00CC"/>
                <w:sz w:val="21"/>
                <w:szCs w:val="21"/>
                <w:highlight w:val="green"/>
                <w:rPrChange w:id="2161" w:author="Yali Chen" w:date="2026-01-27T17:18:00Z" w16du:dateUtc="2026-01-27T09:18:00Z">
                  <w:rPr>
                    <w:rFonts w:ascii="等线" w:eastAsia="等线" w:hAnsi="等线" w:cs="等线"/>
                    <w:color w:val="CC00CC"/>
                    <w:sz w:val="21"/>
                    <w:szCs w:val="21"/>
                  </w:rPr>
                </w:rPrChange>
              </w:rPr>
            </w:pPr>
            <w:ins w:id="2162" w:author="Yali Chen" w:date="2026-01-27T09:06:00Z" w16du:dateUtc="2026-01-27T09:06:27Z">
              <w:r w:rsidRPr="7BA054D7">
                <w:rPr>
                  <w:rFonts w:ascii="等线" w:eastAsia="等线" w:hAnsi="等线" w:cs="等线"/>
                  <w:color w:val="CC00CC"/>
                  <w:sz w:val="21"/>
                  <w:szCs w:val="21"/>
                  <w:highlight w:val="green"/>
                  <w:rPrChange w:id="2163" w:author="Yali Chen" w:date="2026-01-27T17:18:00Z" w16du:dateUtc="2026-01-27T09:18:00Z">
                    <w:rPr>
                      <w:rFonts w:ascii="等线" w:eastAsia="等线" w:hAnsi="等线" w:cs="等线"/>
                      <w:color w:val="CC00CC"/>
                      <w:sz w:val="21"/>
                      <w:szCs w:val="21"/>
                    </w:rPr>
                  </w:rPrChange>
                </w:rPr>
                <w:t xml:space="preserve"> </w:t>
              </w:r>
            </w:ins>
          </w:p>
        </w:tc>
        <w:tc>
          <w:tcPr>
            <w:tcW w:w="1726" w:type="dxa"/>
            <w:tcBorders>
              <w:left w:val="nil"/>
              <w:bottom w:val="single" w:sz="8" w:space="0" w:color="auto"/>
              <w:right w:val="nil"/>
            </w:tcBorders>
            <w:tcMar>
              <w:left w:w="108" w:type="dxa"/>
              <w:right w:w="108" w:type="dxa"/>
            </w:tcMar>
            <w:vAlign w:val="center"/>
            <w:tcPrChange w:id="2164" w:author="Yali Chen" w:date="2026-01-27T17:30:00Z" w16du:dateUtc="2026-01-27T09:30:00Z">
              <w:tcPr>
                <w:tcW w:w="1726" w:type="dxa"/>
                <w:gridSpan w:val="3"/>
                <w:tcBorders>
                  <w:left w:val="nil"/>
                  <w:bottom w:val="single" w:sz="8" w:space="0" w:color="auto"/>
                  <w:right w:val="nil"/>
                </w:tcBorders>
                <w:tcMar>
                  <w:left w:w="108" w:type="dxa"/>
                  <w:right w:w="108" w:type="dxa"/>
                </w:tcMar>
                <w:vAlign w:val="center"/>
              </w:tcPr>
            </w:tcPrChange>
          </w:tcPr>
          <w:p w14:paraId="5A3394EA" w14:textId="4EBD94E2" w:rsidR="10722593" w:rsidRDefault="10722593">
            <w:pPr>
              <w:rPr>
                <w:rFonts w:ascii="等线" w:eastAsia="等线" w:hAnsi="等线" w:cs="等线"/>
                <w:color w:val="CC00CC"/>
                <w:sz w:val="21"/>
                <w:szCs w:val="21"/>
                <w:highlight w:val="green"/>
                <w:rPrChange w:id="2165" w:author="Yali Chen" w:date="2026-01-27T17:18:00Z" w16du:dateUtc="2026-01-27T09:18:00Z">
                  <w:rPr>
                    <w:rFonts w:ascii="等线" w:eastAsia="等线" w:hAnsi="等线" w:cs="等线"/>
                    <w:color w:val="CC00CC"/>
                    <w:sz w:val="21"/>
                    <w:szCs w:val="21"/>
                  </w:rPr>
                </w:rPrChange>
              </w:rPr>
            </w:pPr>
          </w:p>
        </w:tc>
      </w:tr>
    </w:tbl>
    <w:p w14:paraId="6FD5EA3C" w14:textId="77777777" w:rsidR="191F1D5E" w:rsidRDefault="191F1D5E" w:rsidP="35E64ED8">
      <w:pPr>
        <w:rPr>
          <w:ins w:id="2166" w:author="Yali Chen" w:date="2026-01-27T09:11:00Z" w16du:dateUtc="2026-01-27T09:11:40Z"/>
          <w:rFonts w:ascii="Times New Roman" w:hAnsi="Times New Roman" w:cs="Times New Roman"/>
          <w:highlight w:val="green"/>
          <w:rPrChange w:id="2167" w:author="Yali Chen" w:date="2026-01-27T17:18:00Z" w16du:dateUtc="2026-01-27T09:18:00Z">
            <w:rPr>
              <w:ins w:id="2168" w:author="Yali Chen" w:date="2026-01-27T09:11:00Z" w16du:dateUtc="2026-01-27T09:11:40Z"/>
              <w:rFonts w:ascii="Times New Roman" w:hAnsi="Times New Roman" w:cs="Times New Roman"/>
            </w:rPr>
          </w:rPrChange>
        </w:rPr>
      </w:pPr>
      <w:ins w:id="2169" w:author="Yali Chen" w:date="2026-01-27T09:11:00Z" w16du:dateUtc="2026-01-27T09:11:40Z">
        <w:r w:rsidRPr="7BA054D7">
          <w:rPr>
            <w:rFonts w:ascii="Times New Roman" w:hAnsi="Times New Roman" w:cs="Times New Roman"/>
            <w:highlight w:val="green"/>
            <w:rPrChange w:id="2170" w:author="Yali Chen" w:date="2026-01-27T17:18:00Z" w16du:dateUtc="2026-01-27T09:18:00Z">
              <w:rPr>
                <w:rFonts w:ascii="Times New Roman" w:hAnsi="Times New Roman" w:cs="Times New Roman"/>
              </w:rPr>
            </w:rPrChange>
          </w:rPr>
          <w:t>Note:</w:t>
        </w:r>
      </w:ins>
    </w:p>
    <w:p w14:paraId="0281F342" w14:textId="77777777" w:rsidR="191F1D5E" w:rsidRDefault="191F1D5E" w:rsidP="35E64ED8">
      <w:pPr>
        <w:rPr>
          <w:ins w:id="2171" w:author="Yali Chen" w:date="2026-01-27T09:11:00Z" w16du:dateUtc="2026-01-27T09:11:40Z"/>
          <w:rFonts w:ascii="Times New Roman" w:hAnsi="Times New Roman" w:cs="Times New Roman"/>
          <w:highlight w:val="green"/>
          <w:rPrChange w:id="2172" w:author="Yali Chen" w:date="2026-01-27T17:18:00Z" w16du:dateUtc="2026-01-27T09:18:00Z">
            <w:rPr>
              <w:ins w:id="2173" w:author="Yali Chen" w:date="2026-01-27T09:11:00Z" w16du:dateUtc="2026-01-27T09:11:40Z"/>
              <w:rFonts w:ascii="Times New Roman" w:hAnsi="Times New Roman" w:cs="Times New Roman"/>
            </w:rPr>
          </w:rPrChange>
        </w:rPr>
      </w:pPr>
      <w:ins w:id="2174" w:author="Yali Chen" w:date="2026-01-27T09:11:00Z" w16du:dateUtc="2026-01-27T09:11:40Z">
        <w:r w:rsidRPr="7BA054D7">
          <w:rPr>
            <w:rFonts w:ascii="Times New Roman" w:hAnsi="Times New Roman" w:cs="Times New Roman"/>
            <w:highlight w:val="green"/>
            <w:rPrChange w:id="2175" w:author="Yali Chen" w:date="2026-01-27T17:18:00Z" w16du:dateUtc="2026-01-27T09:18:00Z">
              <w:rPr>
                <w:rFonts w:ascii="Times New Roman" w:hAnsi="Times New Roman" w:cs="Times New Roman"/>
              </w:rPr>
            </w:rPrChange>
          </w:rPr>
          <w:t>WHODrug Global mmyyyy.</w:t>
        </w:r>
      </w:ins>
    </w:p>
    <w:p w14:paraId="415FA932" w14:textId="04E7856E" w:rsidR="191F1D5E" w:rsidRDefault="191F1D5E" w:rsidP="35E64ED8">
      <w:pPr>
        <w:rPr>
          <w:ins w:id="2176" w:author="Yali Chen" w:date="2026-01-27T09:11:00Z" w16du:dateUtc="2026-01-27T09:11:40Z"/>
          <w:rFonts w:ascii="Times New Roman" w:hAnsi="Times New Roman" w:cs="Times New Roman"/>
          <w:highlight w:val="green"/>
          <w:rPrChange w:id="2177" w:author="Yali Chen" w:date="2026-01-27T17:18:00Z" w16du:dateUtc="2026-01-27T09:18:00Z">
            <w:rPr>
              <w:ins w:id="2178" w:author="Yali Chen" w:date="2026-01-27T09:11:00Z" w16du:dateUtc="2026-01-27T09:11:40Z"/>
              <w:rFonts w:ascii="Times New Roman" w:hAnsi="Times New Roman" w:cs="Times New Roman"/>
            </w:rPr>
          </w:rPrChange>
        </w:rPr>
      </w:pPr>
      <w:ins w:id="2179" w:author="Yali Chen" w:date="2026-01-27T09:11:00Z" w16du:dateUtc="2026-01-27T09:11:40Z">
        <w:r w:rsidRPr="7BA054D7">
          <w:rPr>
            <w:rFonts w:ascii="Times New Roman" w:hAnsi="Times New Roman" w:cs="Times New Roman"/>
            <w:highlight w:val="green"/>
            <w:rPrChange w:id="2180" w:author="Yali Chen" w:date="2026-01-27T17:18:00Z" w16du:dateUtc="2026-01-27T09:18:00Z">
              <w:rPr>
                <w:rFonts w:ascii="Times New Roman" w:hAnsi="Times New Roman" w:cs="Times New Roman"/>
              </w:rPr>
            </w:rPrChange>
          </w:rPr>
          <w:t>Full analysis set (FAS): Subjects who have received cell infusion in the analysis set of eligible subjects (ASES). FAS will be mainly used for the analysis of baseline data and efficacy analysis.</w:t>
        </w:r>
        <w:r w:rsidRPr="35E64ED8">
          <w:rPr>
            <w:rFonts w:ascii="Times New Roman" w:hAnsi="Times New Roman" w:cs="Times New Roman"/>
          </w:rPr>
          <w:t xml:space="preserve"> </w:t>
        </w:r>
      </w:ins>
    </w:p>
    <w:p w14:paraId="25F98E1E" w14:textId="2413D938" w:rsidR="06D32438" w:rsidRDefault="06D32438" w:rsidP="044432A3">
      <w:pPr>
        <w:widowControl/>
        <w:rPr>
          <w:ins w:id="2181" w:author="Yali Chen" w:date="2026-01-27T09:11:00Z" w16du:dateUtc="2026-01-27T09:11:27Z"/>
          <w:rFonts w:ascii="Times New Roman" w:hAnsi="Times New Roman" w:cs="Times New Roman"/>
          <w:highlight w:val="green"/>
        </w:rPr>
      </w:pPr>
      <w:ins w:id="2182" w:author="Yali Chen" w:date="2026-01-27T09:11:00Z" w16du:dateUtc="2026-01-27T09:11:27Z">
        <w:r w:rsidRPr="7BA054D7">
          <w:rPr>
            <w:rFonts w:ascii="Times New Roman" w:hAnsi="Times New Roman" w:cs="Times New Roman"/>
            <w:highlight w:val="green"/>
            <w:rPrChange w:id="2183" w:author="Yali Chen" w:date="2026-01-27T17:18:00Z" w16du:dateUtc="2026-01-27T09:18:00Z">
              <w:rPr>
                <w:rFonts w:ascii="Times New Roman" w:hAnsi="Times New Roman" w:cs="Times New Roman"/>
              </w:rPr>
            </w:rPrChange>
          </w:rPr>
          <w:t xml:space="preserve">IIM: Idiopathic Inflammatory Myopathies, </w:t>
        </w:r>
      </w:ins>
      <w:ins w:id="2184" w:author="Yali Chen" w:date="2026-01-27T09:12:00Z" w16du:dateUtc="2026-01-27T09:12:03Z">
        <w:r w:rsidR="768CCAA0" w:rsidRPr="7BA054D7">
          <w:rPr>
            <w:rFonts w:ascii="Times New Roman" w:hAnsi="Times New Roman" w:cs="Times New Roman"/>
            <w:highlight w:val="green"/>
            <w:rPrChange w:id="2185" w:author="Yali Chen" w:date="2026-01-27T17:18:00Z" w16du:dateUtc="2026-01-27T09:18:00Z">
              <w:rPr>
                <w:rFonts w:ascii="Times New Roman" w:hAnsi="Times New Roman" w:cs="Times New Roman"/>
              </w:rPr>
            </w:rPrChange>
          </w:rPr>
          <w:t xml:space="preserve">SSc: Systemic Sclerosis, </w:t>
        </w:r>
      </w:ins>
      <w:ins w:id="2186" w:author="Yali Chen" w:date="2026-01-27T09:11:00Z" w16du:dateUtc="2026-01-27T09:11:27Z">
        <w:r w:rsidRPr="7BA054D7">
          <w:rPr>
            <w:rFonts w:ascii="Times New Roman" w:hAnsi="Times New Roman" w:cs="Times New Roman"/>
            <w:highlight w:val="green"/>
            <w:rPrChange w:id="2187" w:author="Yali Chen" w:date="2026-01-27T17:18:00Z" w16du:dateUtc="2026-01-27T09:18:00Z">
              <w:rPr>
                <w:rFonts w:ascii="Times New Roman" w:hAnsi="Times New Roman" w:cs="Times New Roman"/>
              </w:rPr>
            </w:rPrChange>
          </w:rPr>
          <w:t>WHODrug: World Health Organization Drug Dictionary.</w:t>
        </w:r>
      </w:ins>
    </w:p>
    <w:p w14:paraId="2ED654C5" w14:textId="00EC66ED" w:rsidR="6C907A38" w:rsidRDefault="6C907A38" w:rsidP="7C0D8E4B">
      <w:pPr>
        <w:rPr>
          <w:ins w:id="2188" w:author="Yali Chen" w:date="2026-01-27T09:12:00Z" w16du:dateUtc="2026-01-27T09:12:40Z"/>
          <w:rFonts w:ascii="Times New Roman" w:hAnsi="Times New Roman" w:cs="Times New Roman"/>
          <w:highlight w:val="green"/>
          <w:rPrChange w:id="2189" w:author="Yali Chen" w:date="2026-01-27T17:18:00Z" w16du:dateUtc="2026-01-27T09:18:00Z">
            <w:rPr>
              <w:ins w:id="2190" w:author="Yali Chen" w:date="2026-01-27T09:12:00Z" w16du:dateUtc="2026-01-27T09:12:40Z"/>
              <w:rFonts w:ascii="Times New Roman" w:hAnsi="Times New Roman" w:cs="Times New Roman"/>
            </w:rPr>
          </w:rPrChange>
        </w:rPr>
      </w:pPr>
      <w:ins w:id="2191" w:author="Yali Chen" w:date="2026-01-27T09:12:00Z" w16du:dateUtc="2026-01-27T09:12:40Z">
        <w:r w:rsidRPr="7BA054D7">
          <w:rPr>
            <w:rFonts w:ascii="Times New Roman" w:hAnsi="Times New Roman" w:cs="Times New Roman"/>
            <w:highlight w:val="green"/>
            <w:rPrChange w:id="2192" w:author="Yali Chen" w:date="2026-01-27T17:18:00Z" w16du:dateUtc="2026-01-27T09:18:00Z">
              <w:rPr>
                <w:rFonts w:ascii="Times New Roman" w:hAnsi="Times New Roman" w:cs="Times New Roman"/>
              </w:rPr>
            </w:rPrChange>
          </w:rPr>
          <w:t>[a] Study Day = (date of event – CAR-T cell infusion date +1) if the event date is on or later than reference start date, Study Day = (date of event – CAR-T cell infusion date) if the event date is earlier than CAR-T cell infusion date. Study day at end is missing if it is ongoing at the data cut-off.</w:t>
        </w:r>
      </w:ins>
      <w:ins w:id="2193" w:author="Yali Chen" w:date="2026-01-27T09:20:00Z" w16du:dateUtc="2026-01-27T09:20:52Z">
        <w:r w:rsidR="0479C3D3" w:rsidRPr="36339195">
          <w:rPr>
            <w:rFonts w:ascii="Times New Roman" w:hAnsi="Times New Roman" w:cs="Times New Roman"/>
            <w:highlight w:val="green"/>
          </w:rPr>
          <w:t>A</w:t>
        </w:r>
      </w:ins>
    </w:p>
    <w:p w14:paraId="51382C8E" w14:textId="696F6447" w:rsidR="6C907A38" w:rsidRDefault="6C907A38" w:rsidP="7C0D8E4B">
      <w:pPr>
        <w:rPr>
          <w:ins w:id="2194" w:author="Yali Chen" w:date="2026-01-27T09:12:00Z" w16du:dateUtc="2026-01-27T09:12:40Z"/>
          <w:rFonts w:ascii="Times New Roman" w:hAnsi="Times New Roman" w:cs="Times New Roman"/>
          <w:highlight w:val="green"/>
        </w:rPr>
      </w:pPr>
      <w:ins w:id="2195" w:author="Yali Chen" w:date="2026-01-27T09:12:00Z" w16du:dateUtc="2026-01-27T09:12:40Z">
        <w:r w:rsidRPr="7BA054D7">
          <w:rPr>
            <w:rFonts w:ascii="Times New Roman" w:hAnsi="Times New Roman" w:cs="Times New Roman"/>
            <w:highlight w:val="green"/>
            <w:rPrChange w:id="2196" w:author="Yali Chen" w:date="2026-01-27T17:18:00Z" w16du:dateUtc="2026-01-27T09:18:00Z">
              <w:rPr>
                <w:rFonts w:ascii="Times New Roman" w:hAnsi="Times New Roman" w:cs="Times New Roman"/>
              </w:rPr>
            </w:rPrChange>
          </w:rPr>
          <w:t>[b] Duration (days) = End date or Date of cutoff when the AE is ongoing – Start date +1</w:t>
        </w:r>
      </w:ins>
    </w:p>
    <w:p w14:paraId="60E08B13" w14:textId="30CDE309" w:rsidR="7A0B1267" w:rsidRDefault="7A0B1267" w:rsidP="7A0B1267">
      <w:pPr>
        <w:rPr>
          <w:ins w:id="2197" w:author="Yali Chen" w:date="2026-01-27T09:12:00Z" w16du:dateUtc="2026-01-27T09:12:40Z"/>
          <w:rFonts w:ascii="Times New Roman" w:hAnsi="Times New Roman" w:cs="Times New Roman"/>
          <w:highlight w:val="green"/>
          <w:rPrChange w:id="2198" w:author="Yali Chen" w:date="2026-01-27T17:18:00Z" w16du:dateUtc="2026-01-27T09:18:00Z">
            <w:rPr>
              <w:ins w:id="2199" w:author="Yali Chen" w:date="2026-01-27T09:12:00Z" w16du:dateUtc="2026-01-27T09:12:40Z"/>
              <w:rFonts w:ascii="Times New Roman" w:hAnsi="Times New Roman" w:cs="Times New Roman"/>
            </w:rPr>
          </w:rPrChange>
        </w:rPr>
      </w:pPr>
    </w:p>
    <w:p w14:paraId="0C53B10E" w14:textId="266166A2" w:rsidR="6C907A38" w:rsidRDefault="6C907A38">
      <w:pPr>
        <w:rPr>
          <w:ins w:id="2200" w:author="Yali Chen" w:date="2026-01-27T09:13:00Z" w16du:dateUtc="2026-01-27T09:13:24Z"/>
          <w:rFonts w:ascii="Times New Roman" w:eastAsia="Times New Roman" w:hAnsi="Times New Roman" w:cs="Times New Roman"/>
          <w:i/>
          <w:szCs w:val="20"/>
          <w:highlight w:val="green"/>
          <w:rPrChange w:id="2201" w:author="Yali Chen" w:date="2026-01-27T17:18:00Z" w16du:dateUtc="2026-01-27T09:18:00Z">
            <w:rPr>
              <w:ins w:id="2202" w:author="Yali Chen" w:date="2026-01-27T09:13:00Z" w16du:dateUtc="2026-01-27T09:13:24Z"/>
              <w:rFonts w:ascii="Times New Roman" w:eastAsia="Times New Roman" w:hAnsi="Times New Roman" w:cs="Times New Roman"/>
              <w:i/>
              <w:szCs w:val="20"/>
            </w:rPr>
          </w:rPrChange>
        </w:rPr>
      </w:pPr>
      <w:ins w:id="2203" w:author="Yali Chen" w:date="2026-01-27T09:13:00Z" w16du:dateUtc="2026-01-27T09:13:24Z">
        <w:r w:rsidRPr="7BA054D7">
          <w:rPr>
            <w:rFonts w:ascii="Times New Roman" w:eastAsia="Times New Roman" w:hAnsi="Times New Roman" w:cs="Times New Roman"/>
            <w:i/>
            <w:szCs w:val="20"/>
            <w:highlight w:val="green"/>
            <w:rPrChange w:id="2204" w:author="Yali Chen" w:date="2026-01-27T17:18:00Z" w16du:dateUtc="2026-01-27T09:18:00Z">
              <w:rPr>
                <w:rFonts w:ascii="Times New Roman" w:eastAsia="Times New Roman" w:hAnsi="Times New Roman" w:cs="Times New Roman"/>
                <w:i/>
                <w:iCs/>
                <w:szCs w:val="20"/>
              </w:rPr>
            </w:rPrChange>
          </w:rPr>
          <w:t>Programming note:</w:t>
        </w:r>
        <w:r w:rsidRPr="319BC275">
          <w:rPr>
            <w:rFonts w:ascii="Times New Roman" w:eastAsia="Times New Roman" w:hAnsi="Times New Roman" w:cs="Times New Roman"/>
            <w:i/>
            <w:iCs/>
            <w:szCs w:val="20"/>
          </w:rPr>
          <w:t xml:space="preserve"> </w:t>
        </w:r>
      </w:ins>
    </w:p>
    <w:p w14:paraId="226FC9E3" w14:textId="162411C1" w:rsidR="559C7555" w:rsidRDefault="6C907A38" w:rsidP="0F036569">
      <w:pPr>
        <w:spacing w:line="259" w:lineRule="auto"/>
        <w:rPr>
          <w:ins w:id="2205" w:author="Yali Chen" w:date="2025-12-17T11:09:00Z" w16du:dateUtc="2025-12-17T03:09:00Z"/>
          <w:rFonts w:ascii="Times New Roman" w:eastAsia="Times New Roman" w:hAnsi="Times New Roman" w:cs="Times New Roman"/>
          <w:i/>
          <w:szCs w:val="20"/>
          <w:highlight w:val="green"/>
          <w:rPrChange w:id="2206" w:author="Yali Chen" w:date="2026-01-27T17:18:00Z" w16du:dateUtc="2026-01-27T09:18:00Z">
            <w:rPr>
              <w:ins w:id="2207" w:author="Yali Chen" w:date="2025-12-17T11:09:00Z" w16du:dateUtc="2025-12-17T03:09:00Z"/>
              <w:rFonts w:ascii="Times New Roman" w:eastAsia="Times New Roman" w:hAnsi="Times New Roman" w:cs="Times New Roman"/>
              <w:i/>
              <w:szCs w:val="20"/>
            </w:rPr>
          </w:rPrChange>
        </w:rPr>
      </w:pPr>
      <w:ins w:id="2208" w:author="Yali Chen" w:date="2026-01-27T09:13:00Z" w16du:dateUtc="2026-01-27T09:13:49Z">
        <w:r w:rsidRPr="7BA054D7">
          <w:rPr>
            <w:rFonts w:ascii="Times New Roman" w:eastAsia="Times New Roman" w:hAnsi="Times New Roman" w:cs="Times New Roman"/>
            <w:i/>
            <w:szCs w:val="20"/>
            <w:highlight w:val="green"/>
            <w:rPrChange w:id="2209" w:author="Yali Chen" w:date="2026-01-27T17:18:00Z" w16du:dateUtc="2026-01-27T09:18:00Z">
              <w:rPr>
                <w:rFonts w:ascii="Times New Roman" w:eastAsia="Times New Roman" w:hAnsi="Times New Roman" w:cs="Times New Roman"/>
                <w:i/>
                <w:iCs/>
                <w:szCs w:val="20"/>
              </w:rPr>
            </w:rPrChange>
          </w:rPr>
          <w:t>Medication between Apheresis and GC012F Infusion</w:t>
        </w:r>
      </w:ins>
      <w:ins w:id="2210" w:author="Yali Chen" w:date="2026-01-27T09:13:00Z" w16du:dateUtc="2026-01-27T09:13:24Z">
        <w:r w:rsidRPr="7BA054D7">
          <w:rPr>
            <w:rFonts w:ascii="Times New Roman" w:eastAsia="Times New Roman" w:hAnsi="Times New Roman" w:cs="Times New Roman"/>
            <w:i/>
            <w:szCs w:val="20"/>
            <w:highlight w:val="green"/>
            <w:rPrChange w:id="2211" w:author="Yali Chen" w:date="2026-01-27T17:18:00Z" w16du:dateUtc="2026-01-27T09:18:00Z">
              <w:rPr>
                <w:rFonts w:ascii="Times New Roman" w:eastAsia="Times New Roman" w:hAnsi="Times New Roman" w:cs="Times New Roman"/>
                <w:i/>
                <w:iCs/>
                <w:szCs w:val="20"/>
              </w:rPr>
            </w:rPrChange>
          </w:rPr>
          <w:t xml:space="preserve"> is from CRF page “IIM/SSc Medications Assessment”</w:t>
        </w:r>
      </w:ins>
      <w:ins w:id="2212" w:author="Yali Chen" w:date="2026-01-27T09:13:00Z" w16du:dateUtc="2026-01-27T09:13:49Z">
        <w:r w:rsidRPr="7BA054D7">
          <w:rPr>
            <w:rFonts w:ascii="Times New Roman" w:eastAsia="Times New Roman" w:hAnsi="Times New Roman" w:cs="Times New Roman"/>
            <w:i/>
            <w:szCs w:val="20"/>
            <w:highlight w:val="green"/>
            <w:rPrChange w:id="2213" w:author="Yali Chen" w:date="2026-01-27T17:18:00Z" w16du:dateUtc="2026-01-27T09:18:00Z">
              <w:rPr>
                <w:rFonts w:ascii="Times New Roman" w:eastAsia="Times New Roman" w:hAnsi="Times New Roman" w:cs="Times New Roman"/>
                <w:i/>
                <w:iCs/>
                <w:szCs w:val="20"/>
              </w:rPr>
            </w:rPrChange>
          </w:rPr>
          <w:t xml:space="preserve"> and </w:t>
        </w:r>
      </w:ins>
      <w:ins w:id="2214" w:author="Yali Chen" w:date="2026-01-27T09:14:00Z" w16du:dateUtc="2026-01-27T09:14:02Z">
        <w:r w:rsidRPr="7BA054D7">
          <w:rPr>
            <w:rFonts w:ascii="Times New Roman" w:eastAsia="Times New Roman" w:hAnsi="Times New Roman" w:cs="Times New Roman"/>
            <w:i/>
            <w:szCs w:val="20"/>
            <w:highlight w:val="green"/>
            <w:rPrChange w:id="2215" w:author="Yali Chen" w:date="2026-01-27T17:18:00Z" w16du:dateUtc="2026-01-27T09:18:00Z">
              <w:rPr>
                <w:rFonts w:ascii="Times New Roman" w:eastAsia="Times New Roman" w:hAnsi="Times New Roman" w:cs="Times New Roman"/>
                <w:i/>
                <w:iCs/>
                <w:szCs w:val="20"/>
              </w:rPr>
            </w:rPrChange>
          </w:rPr>
          <w:t>“</w:t>
        </w:r>
      </w:ins>
      <w:ins w:id="2216" w:author="Yali Chen" w:date="2026-01-27T09:15:00Z" w16du:dateUtc="2026-01-27T09:15:03Z">
        <w:r w:rsidR="388405DC" w:rsidRPr="7BA054D7">
          <w:rPr>
            <w:rFonts w:ascii="Times New Roman" w:eastAsia="Times New Roman" w:hAnsi="Times New Roman" w:cs="Times New Roman"/>
            <w:i/>
            <w:szCs w:val="20"/>
            <w:highlight w:val="green"/>
            <w:rPrChange w:id="2217" w:author="Yali Chen" w:date="2026-01-27T17:18:00Z" w16du:dateUtc="2026-01-27T09:18:00Z">
              <w:rPr>
                <w:rFonts w:ascii="Times New Roman" w:eastAsia="Times New Roman" w:hAnsi="Times New Roman" w:cs="Times New Roman"/>
                <w:i/>
                <w:iCs/>
                <w:szCs w:val="20"/>
              </w:rPr>
            </w:rPrChange>
          </w:rPr>
          <w:t>“Previous and Concomitant Medication”</w:t>
        </w:r>
      </w:ins>
      <w:ins w:id="2218" w:author="Yali Chen" w:date="2026-01-27T09:15:00Z" w16du:dateUtc="2026-01-27T09:15:44Z">
        <w:r w:rsidR="388405DC" w:rsidRPr="7BA054D7">
          <w:rPr>
            <w:rFonts w:ascii="Times New Roman" w:eastAsia="Times New Roman" w:hAnsi="Times New Roman" w:cs="Times New Roman"/>
            <w:i/>
            <w:szCs w:val="20"/>
            <w:highlight w:val="green"/>
            <w:rPrChange w:id="2219" w:author="Yali Chen" w:date="2026-01-27T17:18:00Z" w16du:dateUtc="2026-01-27T09:18:00Z">
              <w:rPr>
                <w:rFonts w:ascii="Times New Roman" w:eastAsia="Times New Roman" w:hAnsi="Times New Roman" w:cs="Times New Roman"/>
                <w:i/>
                <w:iCs/>
                <w:szCs w:val="20"/>
              </w:rPr>
            </w:rPrChange>
          </w:rPr>
          <w:t xml:space="preserve">, ongoing </w:t>
        </w:r>
      </w:ins>
      <w:ins w:id="2220" w:author="Yali Chen" w:date="2026-01-27T09:15:00Z" w16du:dateUtc="2026-01-27T09:15:58Z">
        <w:r w:rsidR="388405DC" w:rsidRPr="7BA054D7">
          <w:rPr>
            <w:rFonts w:ascii="Times New Roman" w:eastAsia="Times New Roman" w:hAnsi="Times New Roman" w:cs="Times New Roman"/>
            <w:i/>
            <w:szCs w:val="20"/>
            <w:highlight w:val="green"/>
            <w:rPrChange w:id="2221" w:author="Yali Chen" w:date="2026-01-27T17:18:00Z" w16du:dateUtc="2026-01-27T09:18:00Z">
              <w:rPr>
                <w:rFonts w:ascii="Times New Roman" w:eastAsia="Times New Roman" w:hAnsi="Times New Roman" w:cs="Times New Roman"/>
                <w:i/>
                <w:iCs/>
                <w:szCs w:val="20"/>
              </w:rPr>
            </w:rPrChange>
          </w:rPr>
          <w:t xml:space="preserve">between </w:t>
        </w:r>
      </w:ins>
      <w:ins w:id="2222" w:author="Yali Chen" w:date="2026-01-27T09:16:00Z" w16du:dateUtc="2026-01-27T09:16:37Z">
        <w:r w:rsidR="3EAD76F0" w:rsidRPr="7BA054D7">
          <w:rPr>
            <w:rFonts w:ascii="Times New Roman" w:eastAsia="Times New Roman" w:hAnsi="Times New Roman" w:cs="Times New Roman"/>
            <w:i/>
            <w:szCs w:val="20"/>
            <w:highlight w:val="green"/>
            <w:rPrChange w:id="2223" w:author="Yali Chen" w:date="2026-01-27T17:18:00Z" w16du:dateUtc="2026-01-27T09:18:00Z">
              <w:rPr>
                <w:rFonts w:ascii="Times New Roman" w:eastAsia="Times New Roman" w:hAnsi="Times New Roman" w:cs="Times New Roman"/>
                <w:i/>
                <w:iCs/>
                <w:szCs w:val="20"/>
              </w:rPr>
            </w:rPrChange>
          </w:rPr>
          <w:t xml:space="preserve">&gt;= Apheresis Date and </w:t>
        </w:r>
      </w:ins>
      <w:ins w:id="2224" w:author="Yali Chen" w:date="2026-01-27T09:16:00Z" w16du:dateUtc="2026-01-27T09:16:50Z">
        <w:r w:rsidR="3EAD76F0" w:rsidRPr="7BA054D7">
          <w:rPr>
            <w:rFonts w:ascii="Times New Roman" w:eastAsia="Times New Roman" w:hAnsi="Times New Roman" w:cs="Times New Roman"/>
            <w:i/>
            <w:szCs w:val="20"/>
            <w:highlight w:val="green"/>
            <w:rPrChange w:id="2225" w:author="Yali Chen" w:date="2026-01-27T17:18:00Z" w16du:dateUtc="2026-01-27T09:18:00Z">
              <w:rPr>
                <w:rFonts w:ascii="Times New Roman" w:eastAsia="Times New Roman" w:hAnsi="Times New Roman" w:cs="Times New Roman"/>
                <w:i/>
                <w:iCs/>
                <w:szCs w:val="20"/>
              </w:rPr>
            </w:rPrChange>
          </w:rPr>
          <w:t>&lt;= GC012F Infusion date</w:t>
        </w:r>
      </w:ins>
      <w:ins w:id="2226" w:author="Yali Chen" w:date="2026-01-27T09:17:00Z" w16du:dateUtc="2026-01-27T09:17:16Z">
        <w:r w:rsidR="3EAD76F0" w:rsidRPr="7BA054D7">
          <w:rPr>
            <w:rFonts w:ascii="Times New Roman" w:eastAsia="Times New Roman" w:hAnsi="Times New Roman" w:cs="Times New Roman"/>
            <w:i/>
            <w:szCs w:val="20"/>
            <w:highlight w:val="green"/>
            <w:rPrChange w:id="2227" w:author="Yali Chen" w:date="2026-01-27T17:18:00Z" w16du:dateUtc="2026-01-27T09:18:00Z">
              <w:rPr>
                <w:rFonts w:ascii="Times New Roman" w:eastAsia="Times New Roman" w:hAnsi="Times New Roman" w:cs="Times New Roman"/>
                <w:i/>
                <w:iCs/>
                <w:szCs w:val="20"/>
              </w:rPr>
            </w:rPrChange>
          </w:rPr>
          <w:t xml:space="preserve">, or </w:t>
        </w:r>
      </w:ins>
      <w:ins w:id="2228" w:author="Yali Chen" w:date="2026-01-27T09:17:00Z" w16du:dateUtc="2026-01-27T09:17:45Z">
        <w:r w:rsidR="20B2B46C" w:rsidRPr="7BA054D7">
          <w:rPr>
            <w:rFonts w:ascii="Times New Roman" w:eastAsia="Times New Roman" w:hAnsi="Times New Roman" w:cs="Times New Roman"/>
            <w:i/>
            <w:szCs w:val="20"/>
            <w:highlight w:val="green"/>
            <w:rPrChange w:id="2229" w:author="Yali Chen" w:date="2026-01-27T17:18:00Z" w16du:dateUtc="2026-01-27T09:18:00Z">
              <w:rPr>
                <w:rFonts w:ascii="Times New Roman" w:eastAsia="Times New Roman" w:hAnsi="Times New Roman" w:cs="Times New Roman"/>
                <w:i/>
                <w:iCs/>
                <w:szCs w:val="20"/>
              </w:rPr>
            </w:rPrChange>
          </w:rPr>
          <w:t xml:space="preserve">Apheresis Date &lt;= </w:t>
        </w:r>
        <w:r w:rsidR="3EAD76F0" w:rsidRPr="7BA054D7">
          <w:rPr>
            <w:rFonts w:ascii="Times New Roman" w:eastAsia="Times New Roman" w:hAnsi="Times New Roman" w:cs="Times New Roman"/>
            <w:i/>
            <w:szCs w:val="20"/>
            <w:highlight w:val="green"/>
            <w:rPrChange w:id="2230" w:author="Yali Chen" w:date="2026-01-27T17:18:00Z" w16du:dateUtc="2026-01-27T09:18:00Z">
              <w:rPr>
                <w:rFonts w:ascii="Times New Roman" w:eastAsia="Times New Roman" w:hAnsi="Times New Roman" w:cs="Times New Roman"/>
                <w:i/>
                <w:iCs/>
                <w:szCs w:val="20"/>
              </w:rPr>
            </w:rPrChange>
          </w:rPr>
          <w:t>end date</w:t>
        </w:r>
        <w:r w:rsidR="3E6282B3" w:rsidRPr="7BA054D7">
          <w:rPr>
            <w:rFonts w:ascii="Times New Roman" w:eastAsia="Times New Roman" w:hAnsi="Times New Roman" w:cs="Times New Roman"/>
            <w:i/>
            <w:szCs w:val="20"/>
            <w:highlight w:val="green"/>
            <w:rPrChange w:id="2231" w:author="Yali Chen" w:date="2026-01-27T17:18:00Z" w16du:dateUtc="2026-01-27T09:18:00Z">
              <w:rPr>
                <w:rFonts w:ascii="Times New Roman" w:eastAsia="Times New Roman" w:hAnsi="Times New Roman" w:cs="Times New Roman"/>
                <w:i/>
                <w:iCs/>
                <w:szCs w:val="20"/>
              </w:rPr>
            </w:rPrChange>
          </w:rPr>
          <w:t xml:space="preserve"> &lt;= GC012F Infusion date.</w:t>
        </w:r>
      </w:ins>
    </w:p>
    <w:p w14:paraId="6E3AA99C" w14:textId="77777777" w:rsidR="00A76A32" w:rsidRPr="00FD35A8" w:rsidRDefault="00A76A32" w:rsidP="00FB1E46">
      <w:pPr>
        <w:rPr>
          <w:rFonts w:ascii="Times New Roman" w:hAnsi="Times New Roman" w:cs="Times New Roman"/>
          <w:i/>
          <w:iCs/>
          <w:szCs w:val="20"/>
        </w:rPr>
      </w:pPr>
    </w:p>
    <w:p w14:paraId="28762933" w14:textId="59381416" w:rsidR="00C05CBE" w:rsidRPr="00FD35A8" w:rsidRDefault="00FB1E46" w:rsidP="00B35DC5">
      <w:pPr>
        <w:widowControl/>
        <w:rPr>
          <w:rFonts w:ascii="Times New Roman" w:hAnsi="Times New Roman" w:cs="Times New Roman"/>
          <w:szCs w:val="20"/>
        </w:rPr>
      </w:pPr>
      <w:r w:rsidRPr="00FD35A8">
        <w:rPr>
          <w:rFonts w:ascii="Times New Roman" w:hAnsi="Times New Roman" w:cs="Times New Roman"/>
          <w:szCs w:val="20"/>
        </w:rPr>
        <w:br w:type="page"/>
      </w:r>
    </w:p>
    <w:p w14:paraId="4D888964" w14:textId="35EBA93E" w:rsidR="0088172E" w:rsidRPr="00FD35A8" w:rsidRDefault="00352123" w:rsidP="0088172E">
      <w:pPr>
        <w:keepNext/>
        <w:widowControl/>
        <w:spacing w:before="120" w:after="120"/>
        <w:jc w:val="left"/>
        <w:outlineLvl w:val="1"/>
        <w:rPr>
          <w:rFonts w:ascii="Times New Roman" w:hAnsi="Times New Roman" w:cs="Times New Roman"/>
          <w:b/>
          <w:bCs/>
          <w:smallCaps/>
          <w:color w:val="auto"/>
          <w:sz w:val="22"/>
        </w:rPr>
      </w:pPr>
      <w:bookmarkStart w:id="2232" w:name="_Toc217918915"/>
      <w:bookmarkStart w:id="2233" w:name="_Toc126922015"/>
      <w:bookmarkStart w:id="2234" w:name="_Toc153208856"/>
      <w:bookmarkStart w:id="2235" w:name="_Toc126922014"/>
      <w:commentRangeStart w:id="2236"/>
      <w:commentRangeStart w:id="2237"/>
      <w:r w:rsidRPr="00FD35A8">
        <w:rPr>
          <w:rFonts w:ascii="Times New Roman" w:hAnsi="Times New Roman" w:cs="Times New Roman"/>
          <w:b/>
          <w:bCs/>
          <w:smallCaps/>
          <w:color w:val="auto"/>
          <w:sz w:val="22"/>
        </w:rPr>
        <w:t>14.2</w:t>
      </w:r>
      <w:r w:rsidR="0088172E" w:rsidRPr="00FD35A8">
        <w:rPr>
          <w:rFonts w:ascii="Times New Roman" w:hAnsi="Times New Roman" w:cs="Times New Roman"/>
          <w:b/>
          <w:bCs/>
          <w:smallCaps/>
          <w:color w:val="auto"/>
          <w:sz w:val="22"/>
        </w:rPr>
        <w:t xml:space="preserve"> </w:t>
      </w:r>
      <w:r w:rsidR="0088172E" w:rsidRPr="00FD35A8">
        <w:rPr>
          <w:rFonts w:ascii="Times New Roman" w:hAnsi="Times New Roman" w:cs="Times New Roman"/>
          <w:b/>
          <w:bCs/>
          <w:color w:val="auto"/>
          <w:sz w:val="22"/>
        </w:rPr>
        <w:t>Efficacy Overviews</w:t>
      </w:r>
      <w:bookmarkEnd w:id="2232"/>
      <w:commentRangeEnd w:id="2236"/>
      <w:r w:rsidR="00E440E1" w:rsidRPr="00FD35A8">
        <w:rPr>
          <w:rStyle w:val="CommentReference"/>
          <w:rFonts w:ascii="Times New Roman" w:hAnsi="Times New Roman" w:cs="Times New Roman"/>
          <w:b/>
          <w:bCs/>
          <w:smallCaps/>
          <w:color w:val="auto"/>
          <w:sz w:val="22"/>
          <w:szCs w:val="22"/>
        </w:rPr>
        <w:commentReference w:id="2236"/>
      </w:r>
      <w:commentRangeEnd w:id="2237"/>
      <w:r w:rsidR="007F7A0B" w:rsidRPr="00FD35A8">
        <w:rPr>
          <w:rStyle w:val="CommentReference"/>
          <w:rFonts w:ascii="Times New Roman" w:hAnsi="Times New Roman" w:cs="Times New Roman"/>
          <w:b/>
          <w:bCs/>
          <w:smallCaps/>
          <w:color w:val="auto"/>
          <w:sz w:val="22"/>
          <w:szCs w:val="22"/>
        </w:rPr>
        <w:commentReference w:id="2237"/>
      </w:r>
    </w:p>
    <w:bookmarkEnd w:id="2233"/>
    <w:bookmarkEnd w:id="2234"/>
    <w:p w14:paraId="0A0B97E0" w14:textId="77777777" w:rsidR="0088172E" w:rsidRPr="00FD35A8" w:rsidRDefault="0088172E" w:rsidP="0088172E">
      <w:pPr>
        <w:widowControl/>
        <w:jc w:val="left"/>
        <w:rPr>
          <w:rFonts w:ascii="Times New Roman" w:hAnsi="Times New Roman" w:cs="Times New Roman"/>
          <w:bCs/>
        </w:rPr>
      </w:pPr>
      <w:r w:rsidRPr="00FD35A8">
        <w:rPr>
          <w:rFonts w:ascii="Times New Roman" w:hAnsi="Times New Roman" w:cs="Times New Roman"/>
          <w:bCs/>
        </w:rPr>
        <w:br w:type="page"/>
      </w:r>
    </w:p>
    <w:p w14:paraId="79CE17FB" w14:textId="2DAE8965" w:rsidR="0088172E" w:rsidRPr="00FD35A8" w:rsidRDefault="00352123" w:rsidP="0088172E">
      <w:pPr>
        <w:pStyle w:val="TFLshelltitle1"/>
        <w:rPr>
          <w:bCs/>
          <w:szCs w:val="20"/>
        </w:rPr>
      </w:pPr>
      <w:bookmarkStart w:id="2238" w:name="_Toc217918916"/>
      <w:commentRangeStart w:id="2239"/>
      <w:commentRangeStart w:id="2240"/>
      <w:r w:rsidRPr="00FD35A8">
        <w:rPr>
          <w:bCs/>
          <w:szCs w:val="20"/>
          <w:lang w:eastAsia="zh-CN"/>
        </w:rPr>
        <w:t>Figure 14.2</w:t>
      </w:r>
      <w:r w:rsidR="0088172E" w:rsidRPr="00FD35A8">
        <w:rPr>
          <w:bCs/>
          <w:szCs w:val="20"/>
        </w:rPr>
        <w:t xml:space="preserve">.1 </w:t>
      </w:r>
      <w:r w:rsidR="006F518F" w:rsidRPr="00FD35A8">
        <w:rPr>
          <w:bCs/>
          <w:szCs w:val="20"/>
          <w:lang w:eastAsia="zh-CN"/>
        </w:rPr>
        <w:t xml:space="preserve">Line Plot of </w:t>
      </w:r>
      <w:r w:rsidR="00EE2977" w:rsidRPr="00FD35A8">
        <w:rPr>
          <w:bCs/>
          <w:szCs w:val="20"/>
          <w:lang w:eastAsia="zh-CN"/>
        </w:rPr>
        <w:t>P</w:t>
      </w:r>
      <w:r w:rsidR="00BA03C1" w:rsidRPr="00FD35A8">
        <w:rPr>
          <w:bCs/>
          <w:szCs w:val="20"/>
          <w:lang w:eastAsia="zh-CN"/>
        </w:rPr>
        <w:t>h</w:t>
      </w:r>
      <w:r w:rsidR="00EE2977" w:rsidRPr="00FD35A8">
        <w:rPr>
          <w:bCs/>
          <w:szCs w:val="20"/>
          <w:lang w:eastAsia="zh-CN"/>
        </w:rPr>
        <w:t>GA</w:t>
      </w:r>
      <w:r w:rsidR="00DE5E3A" w:rsidRPr="00FD35A8">
        <w:rPr>
          <w:bCs/>
          <w:szCs w:val="20"/>
          <w:lang w:eastAsia="zh-CN"/>
        </w:rPr>
        <w:t xml:space="preserve"> Overtime</w:t>
      </w:r>
      <w:r w:rsidR="003F79CF" w:rsidRPr="00FD35A8">
        <w:rPr>
          <w:bCs/>
          <w:szCs w:val="20"/>
        </w:rPr>
        <w:t xml:space="preserve"> (&lt;&lt;IIM Cohort&gt;&gt; Full Analysis Set)</w:t>
      </w:r>
      <w:bookmarkEnd w:id="2238"/>
      <w:commentRangeEnd w:id="2239"/>
      <w:r w:rsidR="005213C4" w:rsidRPr="00FD35A8">
        <w:rPr>
          <w:rStyle w:val="CommentReference"/>
          <w:bCs/>
          <w:sz w:val="20"/>
          <w:szCs w:val="20"/>
        </w:rPr>
        <w:commentReference w:id="2239"/>
      </w:r>
      <w:commentRangeEnd w:id="2240"/>
      <w:r w:rsidR="0040526C" w:rsidRPr="00FD35A8">
        <w:rPr>
          <w:rStyle w:val="CommentReference"/>
          <w:bCs/>
          <w:sz w:val="20"/>
          <w:szCs w:val="20"/>
        </w:rPr>
        <w:commentReference w:id="2240"/>
      </w:r>
    </w:p>
    <w:p w14:paraId="44668E8E" w14:textId="21763420" w:rsidR="006F0C90" w:rsidRPr="00FD35A8" w:rsidRDefault="00795766" w:rsidP="0088172E">
      <w:pPr>
        <w:rPr>
          <w:rFonts w:ascii="Times New Roman" w:hAnsi="Times New Roman" w:cs="Times New Roman"/>
          <w:bCs/>
          <w:szCs w:val="20"/>
        </w:rPr>
      </w:pPr>
      <w:r w:rsidRPr="00FD35A8">
        <w:rPr>
          <w:rFonts w:ascii="Times New Roman" w:hAnsi="Times New Roman" w:cs="Times New Roman"/>
          <w:bCs/>
          <w:noProof/>
          <w:szCs w:val="20"/>
        </w:rPr>
        <w:drawing>
          <wp:inline distT="0" distB="0" distL="0" distR="0" wp14:anchorId="4EBA81F8" wp14:editId="72161AA8">
            <wp:extent cx="2355298" cy="2483892"/>
            <wp:effectExtent l="0" t="0" r="6985" b="0"/>
            <wp:docPr id="1445132378" name="图片 1"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132378" name="图片 1" descr="图表&#10;&#10;AI 生成的内容可能不正确。"/>
                    <pic:cNvPicPr/>
                  </pic:nvPicPr>
                  <pic:blipFill>
                    <a:blip r:embed="rId19"/>
                    <a:stretch>
                      <a:fillRect/>
                    </a:stretch>
                  </pic:blipFill>
                  <pic:spPr>
                    <a:xfrm>
                      <a:off x="0" y="0"/>
                      <a:ext cx="2360090" cy="2488946"/>
                    </a:xfrm>
                    <a:prstGeom prst="rect">
                      <a:avLst/>
                    </a:prstGeom>
                  </pic:spPr>
                </pic:pic>
              </a:graphicData>
            </a:graphic>
          </wp:inline>
        </w:drawing>
      </w:r>
    </w:p>
    <w:p w14:paraId="3D4EE3B7" w14:textId="3B59AC28" w:rsidR="00B337AB" w:rsidRPr="00FD35A8" w:rsidRDefault="00B337AB" w:rsidP="0088172E">
      <w:pPr>
        <w:rPr>
          <w:rFonts w:ascii="Times New Roman" w:hAnsi="Times New Roman" w:cs="Times New Roman"/>
          <w:bCs/>
          <w:szCs w:val="20"/>
        </w:rPr>
      </w:pPr>
      <w:r w:rsidRPr="00FD35A8">
        <w:rPr>
          <w:rFonts w:ascii="Times New Roman" w:hAnsi="Times New Roman" w:cs="Times New Roman"/>
          <w:bCs/>
          <w:szCs w:val="20"/>
        </w:rPr>
        <w:t>IIM: Idiopathic Inflammatory Myopathies</w:t>
      </w:r>
      <w:r w:rsidR="00867E9B" w:rsidRPr="00FD35A8">
        <w:rPr>
          <w:rFonts w:ascii="Times New Roman" w:hAnsi="Times New Roman" w:cs="Times New Roman"/>
          <w:bCs/>
          <w:szCs w:val="20"/>
        </w:rPr>
        <w:t>,</w:t>
      </w:r>
      <w:r w:rsidRPr="00FD35A8">
        <w:rPr>
          <w:rFonts w:ascii="Times New Roman" w:hAnsi="Times New Roman" w:cs="Times New Roman"/>
          <w:bCs/>
          <w:szCs w:val="20"/>
        </w:rPr>
        <w:t xml:space="preserve"> </w:t>
      </w:r>
      <w:r w:rsidR="00585375" w:rsidRPr="00FD35A8">
        <w:rPr>
          <w:rFonts w:ascii="Times New Roman" w:hAnsi="Times New Roman" w:cs="Times New Roman"/>
          <w:bCs/>
          <w:szCs w:val="20"/>
        </w:rPr>
        <w:t>P</w:t>
      </w:r>
      <w:r w:rsidR="00BA03C1" w:rsidRPr="00FD35A8">
        <w:rPr>
          <w:rFonts w:ascii="Times New Roman" w:hAnsi="Times New Roman" w:cs="Times New Roman"/>
          <w:bCs/>
          <w:szCs w:val="20"/>
        </w:rPr>
        <w:t>h</w:t>
      </w:r>
      <w:r w:rsidR="00585375" w:rsidRPr="00FD35A8">
        <w:rPr>
          <w:rFonts w:ascii="Times New Roman" w:hAnsi="Times New Roman" w:cs="Times New Roman"/>
          <w:bCs/>
          <w:szCs w:val="20"/>
        </w:rPr>
        <w:t xml:space="preserve">GA: </w:t>
      </w:r>
      <w:r w:rsidR="000D6DB7" w:rsidRPr="00FD35A8">
        <w:rPr>
          <w:rFonts w:ascii="Times New Roman" w:hAnsi="Times New Roman" w:cs="Times New Roman"/>
          <w:bCs/>
          <w:szCs w:val="20"/>
        </w:rPr>
        <w:t xml:space="preserve">Physician Global </w:t>
      </w:r>
      <w:r w:rsidR="00CF4A83" w:rsidRPr="00FD35A8">
        <w:rPr>
          <w:rFonts w:ascii="Times New Roman" w:hAnsi="Times New Roman" w:cs="Times New Roman"/>
          <w:bCs/>
          <w:szCs w:val="20"/>
        </w:rPr>
        <w:t>A</w:t>
      </w:r>
      <w:r w:rsidR="00EB563A" w:rsidRPr="00FD35A8">
        <w:rPr>
          <w:rFonts w:ascii="Times New Roman" w:hAnsi="Times New Roman" w:cs="Times New Roman"/>
          <w:bCs/>
          <w:szCs w:val="20"/>
        </w:rPr>
        <w:t>ctivity</w:t>
      </w:r>
      <w:r w:rsidR="000D6DB7" w:rsidRPr="00FD35A8">
        <w:rPr>
          <w:rFonts w:ascii="Times New Roman" w:hAnsi="Times New Roman" w:cs="Times New Roman"/>
          <w:bCs/>
          <w:szCs w:val="20"/>
        </w:rPr>
        <w:t>.</w:t>
      </w:r>
      <w:r w:rsidRPr="00FD35A8">
        <w:rPr>
          <w:rFonts w:ascii="Times New Roman" w:hAnsi="Times New Roman" w:cs="Times New Roman"/>
          <w:bCs/>
          <w:szCs w:val="20"/>
        </w:rPr>
        <w:t xml:space="preserve"> </w:t>
      </w:r>
    </w:p>
    <w:p w14:paraId="2213D8A2" w14:textId="5C0B8B40" w:rsidR="0088172E" w:rsidRPr="00FD35A8" w:rsidRDefault="00B337AB" w:rsidP="0088172E">
      <w:pPr>
        <w:rPr>
          <w:rFonts w:ascii="Times New Roman" w:hAnsi="Times New Roman" w:cs="Times New Roman"/>
          <w:bCs/>
          <w:szCs w:val="20"/>
        </w:rPr>
      </w:pPr>
      <w:r w:rsidRPr="00FD35A8">
        <w:rPr>
          <w:rFonts w:ascii="Times New Roman" w:hAnsi="Times New Roman" w:cs="Times New Roman"/>
          <w:bCs/>
          <w:szCs w:val="20"/>
        </w:rPr>
        <w:t>Patients with IIM (N = xxx).</w:t>
      </w:r>
    </w:p>
    <w:p w14:paraId="4635273F" w14:textId="77777777" w:rsidR="00E503D6" w:rsidRPr="00FD35A8" w:rsidRDefault="004B5039" w:rsidP="0088172E">
      <w:pPr>
        <w:rPr>
          <w:rFonts w:ascii="Times New Roman" w:hAnsi="Times New Roman" w:cs="Times New Roman"/>
          <w:bCs/>
          <w:i/>
          <w:iCs/>
          <w:szCs w:val="20"/>
        </w:rPr>
      </w:pPr>
      <w:r w:rsidRPr="00FD35A8">
        <w:rPr>
          <w:rFonts w:ascii="Times New Roman" w:hAnsi="Times New Roman" w:cs="Times New Roman"/>
          <w:bCs/>
          <w:i/>
          <w:iCs/>
          <w:szCs w:val="20"/>
        </w:rPr>
        <w:t>Programming note:</w:t>
      </w:r>
    </w:p>
    <w:p w14:paraId="521C0946" w14:textId="0778393F" w:rsidR="00EB2D70" w:rsidRPr="00FD35A8" w:rsidRDefault="00EB2D70" w:rsidP="0088172E">
      <w:pPr>
        <w:rPr>
          <w:rFonts w:ascii="Times New Roman" w:hAnsi="Times New Roman" w:cs="Times New Roman"/>
          <w:bCs/>
          <w:i/>
          <w:iCs/>
          <w:szCs w:val="20"/>
        </w:rPr>
      </w:pPr>
      <w:r w:rsidRPr="00FD35A8">
        <w:rPr>
          <w:rFonts w:ascii="Times New Roman" w:hAnsi="Times New Roman" w:cs="Times New Roman"/>
          <w:bCs/>
          <w:i/>
          <w:iCs/>
          <w:szCs w:val="20"/>
        </w:rPr>
        <w:t>P</w:t>
      </w:r>
      <w:r w:rsidR="00BA03C1" w:rsidRPr="00FD35A8">
        <w:rPr>
          <w:rFonts w:ascii="Times New Roman" w:hAnsi="Times New Roman" w:cs="Times New Roman"/>
          <w:bCs/>
          <w:i/>
          <w:iCs/>
          <w:szCs w:val="20"/>
        </w:rPr>
        <w:t>h</w:t>
      </w:r>
      <w:r w:rsidRPr="00FD35A8">
        <w:rPr>
          <w:rFonts w:ascii="Times New Roman" w:hAnsi="Times New Roman" w:cs="Times New Roman"/>
          <w:bCs/>
          <w:i/>
          <w:iCs/>
          <w:szCs w:val="20"/>
        </w:rPr>
        <w:t>GA is collected on “</w:t>
      </w:r>
      <w:r w:rsidR="00D600B5" w:rsidRPr="00FD35A8">
        <w:rPr>
          <w:rFonts w:ascii="Times New Roman" w:hAnsi="Times New Roman" w:cs="Times New Roman"/>
          <w:bCs/>
          <w:i/>
          <w:iCs/>
          <w:szCs w:val="20"/>
        </w:rPr>
        <w:t>Physician Global Activity Assessment (PhGA)</w:t>
      </w:r>
      <w:r w:rsidRPr="00FD35A8">
        <w:rPr>
          <w:rFonts w:ascii="Times New Roman" w:hAnsi="Times New Roman" w:cs="Times New Roman"/>
          <w:bCs/>
          <w:i/>
          <w:iCs/>
          <w:szCs w:val="20"/>
        </w:rPr>
        <w:t>” CRF page “Measure length” item</w:t>
      </w:r>
    </w:p>
    <w:p w14:paraId="2604C21D" w14:textId="6755654C" w:rsidR="004B5039" w:rsidRPr="00FD35A8" w:rsidRDefault="004B5039" w:rsidP="0088172E">
      <w:pPr>
        <w:rPr>
          <w:rFonts w:ascii="Times New Roman" w:hAnsi="Times New Roman" w:cs="Times New Roman"/>
          <w:bCs/>
          <w:i/>
          <w:iCs/>
          <w:szCs w:val="20"/>
        </w:rPr>
      </w:pPr>
      <w:r w:rsidRPr="00FD35A8">
        <w:rPr>
          <w:rFonts w:ascii="Times New Roman" w:hAnsi="Times New Roman" w:cs="Times New Roman"/>
          <w:bCs/>
          <w:i/>
          <w:iCs/>
          <w:szCs w:val="20"/>
        </w:rPr>
        <w:t>Lines were plotted by Subject and overlaid in a single panel, with each line representing an individual subject’s longitudinal trajectory</w:t>
      </w:r>
      <w:r w:rsidR="00795766" w:rsidRPr="00FD35A8">
        <w:rPr>
          <w:rFonts w:ascii="Times New Roman" w:hAnsi="Times New Roman" w:cs="Times New Roman"/>
          <w:bCs/>
          <w:i/>
          <w:iCs/>
          <w:szCs w:val="20"/>
        </w:rPr>
        <w:t xml:space="preserve"> (Subject identifier, Treatment g</w:t>
      </w:r>
      <w:r w:rsidR="009C7C4D" w:rsidRPr="00FD35A8">
        <w:rPr>
          <w:rFonts w:ascii="Times New Roman" w:hAnsi="Times New Roman" w:cs="Times New Roman"/>
          <w:bCs/>
          <w:i/>
          <w:iCs/>
          <w:szCs w:val="20"/>
        </w:rPr>
        <w:t>roup)</w:t>
      </w:r>
      <w:r w:rsidRPr="00FD35A8">
        <w:rPr>
          <w:rFonts w:ascii="Times New Roman" w:hAnsi="Times New Roman" w:cs="Times New Roman"/>
          <w:bCs/>
          <w:i/>
          <w:iCs/>
          <w:szCs w:val="20"/>
        </w:rPr>
        <w:t>.</w:t>
      </w:r>
    </w:p>
    <w:p w14:paraId="69D39F44" w14:textId="35A844ED" w:rsidR="007963C7" w:rsidRPr="00FD35A8" w:rsidRDefault="007963C7" w:rsidP="0088172E">
      <w:pPr>
        <w:widowControl/>
        <w:rPr>
          <w:rFonts w:ascii="Times New Roman" w:hAnsi="Times New Roman" w:cs="Times New Roman"/>
          <w:bCs/>
          <w:i/>
          <w:iCs/>
          <w:szCs w:val="20"/>
        </w:rPr>
      </w:pPr>
      <w:r w:rsidRPr="00FD35A8">
        <w:rPr>
          <w:rFonts w:ascii="Times New Roman" w:hAnsi="Times New Roman" w:cs="Times New Roman"/>
          <w:bCs/>
          <w:i/>
          <w:iCs/>
          <w:szCs w:val="20"/>
        </w:rPr>
        <w:t>Update x-axis label by 'Scheduled visit'</w:t>
      </w:r>
      <w:r w:rsidR="008D320D" w:rsidRPr="00FD35A8">
        <w:rPr>
          <w:rFonts w:ascii="Times New Roman" w:hAnsi="Times New Roman" w:cs="Times New Roman"/>
          <w:bCs/>
          <w:i/>
          <w:iCs/>
          <w:szCs w:val="20"/>
        </w:rPr>
        <w:t xml:space="preserve">: </w:t>
      </w:r>
      <w:r w:rsidR="005542B4" w:rsidRPr="00FD35A8">
        <w:rPr>
          <w:rFonts w:ascii="Times New Roman" w:hAnsi="Times New Roman" w:cs="Times New Roman"/>
          <w:bCs/>
          <w:i/>
          <w:iCs/>
          <w:szCs w:val="20"/>
        </w:rPr>
        <w:t>Screening</w:t>
      </w:r>
      <w:r w:rsidR="00726812" w:rsidRPr="00FD35A8">
        <w:rPr>
          <w:rFonts w:ascii="Times New Roman" w:hAnsi="Times New Roman" w:cs="Times New Roman"/>
          <w:bCs/>
          <w:i/>
          <w:iCs/>
          <w:szCs w:val="20"/>
        </w:rPr>
        <w:t>, Baseline, D28, D56, D84,</w:t>
      </w:r>
      <w:r w:rsidR="000A6ED2" w:rsidRPr="00FD35A8">
        <w:rPr>
          <w:rFonts w:ascii="Times New Roman" w:hAnsi="Times New Roman" w:cs="Times New Roman"/>
          <w:bCs/>
          <w:i/>
          <w:iCs/>
          <w:szCs w:val="20"/>
        </w:rPr>
        <w:t xml:space="preserve"> …</w:t>
      </w:r>
      <w:r w:rsidR="005542B4" w:rsidRPr="00FD35A8">
        <w:rPr>
          <w:rFonts w:ascii="Times New Roman" w:hAnsi="Times New Roman" w:cs="Times New Roman"/>
          <w:bCs/>
          <w:i/>
          <w:iCs/>
          <w:szCs w:val="20"/>
        </w:rPr>
        <w:t xml:space="preserve"> </w:t>
      </w:r>
      <w:r w:rsidRPr="00FD35A8">
        <w:rPr>
          <w:rFonts w:ascii="Times New Roman" w:hAnsi="Times New Roman" w:cs="Times New Roman"/>
          <w:bCs/>
          <w:i/>
          <w:iCs/>
          <w:szCs w:val="20"/>
        </w:rPr>
        <w:t>.</w:t>
      </w:r>
    </w:p>
    <w:p w14:paraId="5488B9D9" w14:textId="2D577AF2" w:rsidR="00724267" w:rsidRDefault="00724267" w:rsidP="0088172E">
      <w:pPr>
        <w:widowControl/>
        <w:rPr>
          <w:ins w:id="2241" w:author="Yali Chen" w:date="2025-12-29T16:36:00Z" w16du:dateUtc="2025-12-29T08:36:00Z"/>
          <w:rFonts w:ascii="Times New Roman" w:hAnsi="Times New Roman" w:cs="Times New Roman"/>
          <w:bCs/>
          <w:i/>
          <w:iCs/>
          <w:szCs w:val="20"/>
        </w:rPr>
      </w:pPr>
      <w:r w:rsidRPr="00FD35A8">
        <w:rPr>
          <w:rFonts w:ascii="Times New Roman" w:hAnsi="Times New Roman" w:cs="Times New Roman"/>
          <w:bCs/>
          <w:i/>
          <w:iCs/>
          <w:szCs w:val="20"/>
        </w:rPr>
        <w:t>The y-axis label was set to</w:t>
      </w:r>
      <w:r w:rsidR="00E503D6" w:rsidRPr="00FD35A8">
        <w:rPr>
          <w:rFonts w:ascii="Times New Roman" w:hAnsi="Times New Roman" w:cs="Times New Roman"/>
          <w:bCs/>
          <w:i/>
          <w:iCs/>
          <w:szCs w:val="20"/>
        </w:rPr>
        <w:t xml:space="preserve"> </w:t>
      </w:r>
      <w:r w:rsidRPr="00FD35A8">
        <w:rPr>
          <w:rFonts w:ascii="Times New Roman" w:hAnsi="Times New Roman" w:cs="Times New Roman"/>
          <w:bCs/>
          <w:i/>
          <w:iCs/>
          <w:szCs w:val="20"/>
        </w:rPr>
        <w:t>“P</w:t>
      </w:r>
      <w:r w:rsidR="003D491A" w:rsidRPr="00FD35A8">
        <w:rPr>
          <w:rFonts w:ascii="Times New Roman" w:hAnsi="Times New Roman" w:cs="Times New Roman"/>
          <w:bCs/>
          <w:i/>
          <w:iCs/>
          <w:szCs w:val="20"/>
        </w:rPr>
        <w:t>h</w:t>
      </w:r>
      <w:r w:rsidRPr="00FD35A8">
        <w:rPr>
          <w:rFonts w:ascii="Times New Roman" w:hAnsi="Times New Roman" w:cs="Times New Roman"/>
          <w:bCs/>
          <w:i/>
          <w:iCs/>
          <w:szCs w:val="20"/>
        </w:rPr>
        <w:t xml:space="preserve">GA </w:t>
      </w:r>
      <w:r w:rsidR="00E3172B" w:rsidRPr="00FD35A8">
        <w:rPr>
          <w:rFonts w:ascii="Times New Roman" w:hAnsi="Times New Roman" w:cs="Times New Roman"/>
          <w:bCs/>
          <w:i/>
          <w:iCs/>
          <w:szCs w:val="20"/>
        </w:rPr>
        <w:t>measured length</w:t>
      </w:r>
      <w:r w:rsidR="00A86E1C" w:rsidRPr="00FD35A8">
        <w:rPr>
          <w:rFonts w:ascii="Times New Roman" w:hAnsi="Times New Roman" w:cs="Times New Roman"/>
          <w:bCs/>
          <w:i/>
          <w:iCs/>
          <w:szCs w:val="20"/>
        </w:rPr>
        <w:t xml:space="preserve"> (</w:t>
      </w:r>
      <w:r w:rsidR="00E3172B" w:rsidRPr="00FD35A8">
        <w:rPr>
          <w:rFonts w:ascii="Times New Roman" w:hAnsi="Times New Roman" w:cs="Times New Roman"/>
          <w:bCs/>
          <w:i/>
          <w:iCs/>
          <w:szCs w:val="20"/>
        </w:rPr>
        <w:t>cm</w:t>
      </w:r>
      <w:r w:rsidR="00EB563A" w:rsidRPr="00FD35A8">
        <w:rPr>
          <w:rFonts w:ascii="Times New Roman" w:hAnsi="Times New Roman" w:cs="Times New Roman"/>
          <w:bCs/>
          <w:i/>
          <w:iCs/>
          <w:szCs w:val="20"/>
        </w:rPr>
        <w:t>)</w:t>
      </w:r>
      <w:r w:rsidRPr="00FD35A8">
        <w:rPr>
          <w:rFonts w:ascii="Times New Roman" w:hAnsi="Times New Roman" w:cs="Times New Roman"/>
          <w:bCs/>
          <w:i/>
          <w:iCs/>
          <w:szCs w:val="20"/>
        </w:rPr>
        <w:t>”</w:t>
      </w:r>
      <w:r w:rsidR="00E503D6" w:rsidRPr="00FD35A8">
        <w:rPr>
          <w:rFonts w:ascii="Times New Roman" w:hAnsi="Times New Roman" w:cs="Times New Roman"/>
          <w:bCs/>
          <w:i/>
          <w:iCs/>
          <w:szCs w:val="20"/>
        </w:rPr>
        <w:t>.</w:t>
      </w:r>
      <w:ins w:id="2242" w:author="Yali Chen" w:date="2026-01-27T11:00:00Z" w16du:dateUtc="2026-01-27T03:00:00Z">
        <w:r w:rsidR="007272C7" w:rsidRPr="007272C7">
          <w:rPr>
            <w:rFonts w:hint="eastAsia"/>
          </w:rPr>
          <w:t xml:space="preserve"> </w:t>
        </w:r>
      </w:ins>
    </w:p>
    <w:p w14:paraId="47CC196F" w14:textId="77777777" w:rsidR="0077214D" w:rsidRPr="00FD35A8" w:rsidRDefault="0077214D" w:rsidP="0088172E">
      <w:pPr>
        <w:widowControl/>
        <w:rPr>
          <w:ins w:id="2243" w:author="Yali Chen" w:date="2025-12-29T14:46:00Z" w16du:dateUtc="2025-12-29T06:46:00Z"/>
          <w:rFonts w:ascii="Times New Roman" w:hAnsi="Times New Roman" w:cs="Times New Roman"/>
          <w:bCs/>
          <w:i/>
          <w:iCs/>
          <w:szCs w:val="20"/>
        </w:rPr>
      </w:pPr>
    </w:p>
    <w:p w14:paraId="7CCBE497" w14:textId="7B664CE7" w:rsidR="004946D8" w:rsidRDefault="004946D8" w:rsidP="0088172E">
      <w:pPr>
        <w:widowControl/>
        <w:rPr>
          <w:ins w:id="2244" w:author="Yali Chen" w:date="2026-01-27T11:47:00Z" w16du:dateUtc="2026-01-27T03:47:00Z"/>
          <w:rFonts w:ascii="Times New Roman" w:hAnsi="Times New Roman" w:cs="Times New Roman"/>
          <w:bCs/>
          <w:i/>
          <w:iCs/>
          <w:color w:val="EE0000"/>
          <w:szCs w:val="20"/>
        </w:rPr>
      </w:pPr>
      <w:ins w:id="2245" w:author="Yali Chen" w:date="2025-12-29T14:46:00Z" w16du:dateUtc="2025-12-29T06:46:00Z">
        <w:r w:rsidRPr="00FD35A8">
          <w:rPr>
            <w:rFonts w:ascii="Times New Roman" w:hAnsi="Times New Roman" w:cs="Times New Roman"/>
            <w:bCs/>
            <w:i/>
            <w:iCs/>
            <w:szCs w:val="20"/>
          </w:rPr>
          <w:t>All figure</w:t>
        </w:r>
      </w:ins>
      <w:ins w:id="2246" w:author="Yali Chen" w:date="2025-12-29T14:47:00Z" w16du:dateUtc="2025-12-29T06:47:00Z">
        <w:r w:rsidRPr="00FD35A8">
          <w:rPr>
            <w:rFonts w:ascii="Times New Roman" w:hAnsi="Times New Roman" w:cs="Times New Roman"/>
            <w:bCs/>
            <w:i/>
            <w:iCs/>
            <w:szCs w:val="20"/>
          </w:rPr>
          <w:t>s</w:t>
        </w:r>
      </w:ins>
      <w:ins w:id="2247" w:author="Yali Chen" w:date="2025-12-29T14:46:00Z" w16du:dateUtc="2025-12-29T06:46:00Z">
        <w:r w:rsidRPr="00FD35A8">
          <w:rPr>
            <w:rFonts w:ascii="Times New Roman" w:hAnsi="Times New Roman" w:cs="Times New Roman"/>
            <w:bCs/>
            <w:i/>
            <w:iCs/>
            <w:szCs w:val="20"/>
          </w:rPr>
          <w:t xml:space="preserve"> should start from screening period.</w:t>
        </w:r>
      </w:ins>
      <w:ins w:id="2248" w:author="Yali Chen" w:date="2026-01-27T11:01:00Z" w16du:dateUtc="2026-01-27T03:01:00Z">
        <w:r w:rsidR="007272C7" w:rsidRPr="007272C7">
          <w:rPr>
            <w:rFonts w:ascii="Times New Roman" w:hAnsi="Times New Roman" w:cs="Times New Roman"/>
            <w:bCs/>
            <w:i/>
            <w:iCs/>
            <w:color w:val="EE0000"/>
            <w:szCs w:val="20"/>
          </w:rPr>
          <w:t xml:space="preserve"> </w:t>
        </w:r>
        <w:r w:rsidR="007272C7" w:rsidRPr="00556E25">
          <w:rPr>
            <w:rFonts w:ascii="Times New Roman" w:hAnsi="Times New Roman" w:cs="Times New Roman"/>
            <w:bCs/>
            <w:i/>
            <w:iCs/>
            <w:color w:val="EE0000"/>
            <w:szCs w:val="20"/>
            <w:highlight w:val="yellow"/>
            <w:rPrChange w:id="2249" w:author="Yali Chen" w:date="2026-01-27T11:43:00Z" w16du:dateUtc="2026-01-27T03:43:00Z">
              <w:rPr>
                <w:rFonts w:ascii="Times New Roman" w:hAnsi="Times New Roman" w:cs="Times New Roman"/>
                <w:bCs/>
                <w:i/>
                <w:iCs/>
                <w:color w:val="EE0000"/>
                <w:szCs w:val="20"/>
              </w:rPr>
            </w:rPrChange>
          </w:rPr>
          <w:t>Use study day on the x-axis instead of visit name</w:t>
        </w:r>
      </w:ins>
    </w:p>
    <w:p w14:paraId="7D129A26" w14:textId="002AE625" w:rsidR="00556E25" w:rsidRPr="002256E2" w:rsidRDefault="00556E25" w:rsidP="0088172E">
      <w:pPr>
        <w:widowControl/>
        <w:rPr>
          <w:rFonts w:ascii="Times New Roman" w:hAnsi="Times New Roman" w:cs="Times New Roman"/>
          <w:bCs/>
          <w:i/>
          <w:iCs/>
          <w:color w:val="EE0000"/>
          <w:szCs w:val="20"/>
          <w:rPrChange w:id="2250" w:author="Yali Chen" w:date="2026-01-27T11:50:00Z" w16du:dateUtc="2026-01-27T03:50:00Z">
            <w:rPr>
              <w:rFonts w:ascii="Times New Roman" w:hAnsi="Times New Roman" w:cs="Times New Roman"/>
              <w:bCs/>
              <w:i/>
              <w:iCs/>
              <w:szCs w:val="20"/>
            </w:rPr>
          </w:rPrChange>
        </w:rPr>
      </w:pPr>
      <w:ins w:id="2251" w:author="Yali Chen" w:date="2026-01-27T11:47:00Z" w16du:dateUtc="2026-01-27T03:47:00Z">
        <w:r w:rsidRPr="002256E2">
          <w:rPr>
            <w:rFonts w:ascii="Times New Roman" w:hAnsi="Times New Roman" w:cs="Times New Roman"/>
            <w:bCs/>
            <w:i/>
            <w:iCs/>
            <w:color w:val="EE0000"/>
            <w:szCs w:val="20"/>
            <w:highlight w:val="yellow"/>
            <w:rPrChange w:id="2252" w:author="Yali Chen" w:date="2026-01-27T11:50:00Z" w16du:dateUtc="2026-01-27T03:50:00Z">
              <w:rPr>
                <w:rFonts w:ascii="Times New Roman" w:hAnsi="Times New Roman" w:cs="Times New Roman"/>
                <w:bCs/>
                <w:i/>
                <w:iCs/>
                <w:szCs w:val="20"/>
              </w:rPr>
            </w:rPrChange>
          </w:rPr>
          <w:t xml:space="preserve">Study Day = (date of </w:t>
        </w:r>
      </w:ins>
      <w:ins w:id="2253" w:author="Yali Chen" w:date="2026-01-27T11:49:00Z" w16du:dateUtc="2026-01-27T03:49:00Z">
        <w:r w:rsidRPr="002256E2">
          <w:rPr>
            <w:rFonts w:ascii="Times New Roman" w:hAnsi="Times New Roman" w:cs="Times New Roman"/>
            <w:bCs/>
            <w:i/>
            <w:iCs/>
            <w:color w:val="EE0000"/>
            <w:szCs w:val="20"/>
            <w:highlight w:val="yellow"/>
            <w:rPrChange w:id="2254" w:author="Yali Chen" w:date="2026-01-27T11:50:00Z" w16du:dateUtc="2026-01-27T03:50:00Z">
              <w:rPr>
                <w:rFonts w:ascii="Times New Roman" w:hAnsi="Times New Roman" w:cs="Times New Roman"/>
                <w:bCs/>
                <w:i/>
                <w:iCs/>
                <w:szCs w:val="20"/>
              </w:rPr>
            </w:rPrChange>
          </w:rPr>
          <w:t>visit</w:t>
        </w:r>
      </w:ins>
      <w:ins w:id="2255" w:author="Yali Chen" w:date="2026-01-27T11:47:00Z" w16du:dateUtc="2026-01-27T03:47:00Z">
        <w:r w:rsidRPr="002256E2">
          <w:rPr>
            <w:rFonts w:ascii="Times New Roman" w:hAnsi="Times New Roman" w:cs="Times New Roman"/>
            <w:bCs/>
            <w:i/>
            <w:iCs/>
            <w:color w:val="EE0000"/>
            <w:szCs w:val="20"/>
            <w:highlight w:val="yellow"/>
            <w:rPrChange w:id="2256" w:author="Yali Chen" w:date="2026-01-27T11:50:00Z" w16du:dateUtc="2026-01-27T03:50:00Z">
              <w:rPr>
                <w:rFonts w:ascii="Times New Roman" w:hAnsi="Times New Roman" w:cs="Times New Roman"/>
                <w:bCs/>
                <w:i/>
                <w:iCs/>
                <w:szCs w:val="20"/>
              </w:rPr>
            </w:rPrChange>
          </w:rPr>
          <w:t xml:space="preserve">– CAR-T cell infusion date +1) if the event date is on or later than reference start date, Study Day = (date of </w:t>
        </w:r>
      </w:ins>
      <w:ins w:id="2257" w:author="Yali Chen" w:date="2026-01-27T11:49:00Z" w16du:dateUtc="2026-01-27T03:49:00Z">
        <w:r w:rsidRPr="002256E2">
          <w:rPr>
            <w:rFonts w:ascii="Times New Roman" w:hAnsi="Times New Roman" w:cs="Times New Roman"/>
            <w:bCs/>
            <w:i/>
            <w:iCs/>
            <w:color w:val="EE0000"/>
            <w:szCs w:val="20"/>
            <w:highlight w:val="yellow"/>
            <w:rPrChange w:id="2258" w:author="Yali Chen" w:date="2026-01-27T11:50:00Z" w16du:dateUtc="2026-01-27T03:50:00Z">
              <w:rPr>
                <w:rFonts w:ascii="Times New Roman" w:hAnsi="Times New Roman" w:cs="Times New Roman"/>
                <w:bCs/>
                <w:i/>
                <w:iCs/>
                <w:szCs w:val="20"/>
              </w:rPr>
            </w:rPrChange>
          </w:rPr>
          <w:t>visit</w:t>
        </w:r>
      </w:ins>
      <w:ins w:id="2259" w:author="Yali Chen" w:date="2026-01-27T11:47:00Z" w16du:dateUtc="2026-01-27T03:47:00Z">
        <w:r w:rsidRPr="002256E2">
          <w:rPr>
            <w:rFonts w:ascii="Times New Roman" w:hAnsi="Times New Roman" w:cs="Times New Roman"/>
            <w:bCs/>
            <w:i/>
            <w:iCs/>
            <w:color w:val="EE0000"/>
            <w:szCs w:val="20"/>
            <w:highlight w:val="yellow"/>
            <w:rPrChange w:id="2260" w:author="Yali Chen" w:date="2026-01-27T11:50:00Z" w16du:dateUtc="2026-01-27T03:50:00Z">
              <w:rPr>
                <w:rFonts w:ascii="Times New Roman" w:hAnsi="Times New Roman" w:cs="Times New Roman"/>
                <w:bCs/>
                <w:i/>
                <w:iCs/>
                <w:szCs w:val="20"/>
              </w:rPr>
            </w:rPrChange>
          </w:rPr>
          <w:t xml:space="preserve"> – CAR-T cell infusion date) if the </w:t>
        </w:r>
      </w:ins>
      <w:ins w:id="2261" w:author="Yali Chen" w:date="2026-01-27T11:49:00Z" w16du:dateUtc="2026-01-27T03:49:00Z">
        <w:r w:rsidR="002256E2" w:rsidRPr="002256E2">
          <w:rPr>
            <w:rFonts w:ascii="Times New Roman" w:hAnsi="Times New Roman" w:cs="Times New Roman"/>
            <w:bCs/>
            <w:i/>
            <w:iCs/>
            <w:color w:val="EE0000"/>
            <w:szCs w:val="20"/>
            <w:highlight w:val="yellow"/>
            <w:rPrChange w:id="2262" w:author="Yali Chen" w:date="2026-01-27T11:50:00Z" w16du:dateUtc="2026-01-27T03:50:00Z">
              <w:rPr>
                <w:rFonts w:ascii="Times New Roman" w:hAnsi="Times New Roman" w:cs="Times New Roman"/>
                <w:bCs/>
                <w:i/>
                <w:iCs/>
                <w:szCs w:val="20"/>
              </w:rPr>
            </w:rPrChange>
          </w:rPr>
          <w:t>visit</w:t>
        </w:r>
      </w:ins>
      <w:ins w:id="2263" w:author="Yali Chen" w:date="2026-01-27T11:47:00Z" w16du:dateUtc="2026-01-27T03:47:00Z">
        <w:r w:rsidRPr="002256E2">
          <w:rPr>
            <w:rFonts w:ascii="Times New Roman" w:hAnsi="Times New Roman" w:cs="Times New Roman"/>
            <w:bCs/>
            <w:i/>
            <w:iCs/>
            <w:color w:val="EE0000"/>
            <w:szCs w:val="20"/>
            <w:highlight w:val="yellow"/>
            <w:rPrChange w:id="2264" w:author="Yali Chen" w:date="2026-01-27T11:50:00Z" w16du:dateUtc="2026-01-27T03:50:00Z">
              <w:rPr>
                <w:rFonts w:ascii="Times New Roman" w:hAnsi="Times New Roman" w:cs="Times New Roman"/>
                <w:bCs/>
                <w:i/>
                <w:iCs/>
                <w:szCs w:val="20"/>
              </w:rPr>
            </w:rPrChange>
          </w:rPr>
          <w:t xml:space="preserve"> date is earlier than CAR-T cell infusion date. Study day at end is missing if it is ongoing at the data cut-off.</w:t>
        </w:r>
      </w:ins>
    </w:p>
    <w:p w14:paraId="056BA9C9" w14:textId="176070C9" w:rsidR="0088172E" w:rsidRPr="00FD35A8" w:rsidRDefault="0088172E" w:rsidP="0088172E">
      <w:pPr>
        <w:widowControl/>
        <w:rPr>
          <w:rFonts w:ascii="Times New Roman" w:hAnsi="Times New Roman" w:cs="Times New Roman"/>
          <w:bCs/>
          <w:szCs w:val="20"/>
        </w:rPr>
      </w:pPr>
      <w:r w:rsidRPr="00FD35A8">
        <w:rPr>
          <w:rFonts w:ascii="Times New Roman" w:hAnsi="Times New Roman" w:cs="Times New Roman"/>
          <w:bCs/>
          <w:szCs w:val="20"/>
        </w:rPr>
        <w:br w:type="page"/>
      </w:r>
    </w:p>
    <w:p w14:paraId="1EDC2156" w14:textId="214B7AF4" w:rsidR="00BA03C1" w:rsidRPr="00FD35A8" w:rsidRDefault="00BA03C1" w:rsidP="00BA03C1">
      <w:pPr>
        <w:pStyle w:val="TFLshelltitle1"/>
        <w:rPr>
          <w:bCs/>
          <w:szCs w:val="20"/>
        </w:rPr>
      </w:pPr>
      <w:bookmarkStart w:id="2265" w:name="_Toc217918917"/>
      <w:r w:rsidRPr="00FD35A8">
        <w:rPr>
          <w:bCs/>
          <w:szCs w:val="20"/>
          <w:lang w:eastAsia="zh-CN"/>
        </w:rPr>
        <w:t>Figure 14.2</w:t>
      </w:r>
      <w:r w:rsidRPr="00FD35A8">
        <w:rPr>
          <w:bCs/>
          <w:szCs w:val="20"/>
        </w:rPr>
        <w:t>.</w:t>
      </w:r>
      <w:r w:rsidRPr="00FD35A8">
        <w:rPr>
          <w:bCs/>
          <w:szCs w:val="20"/>
          <w:lang w:eastAsia="zh-CN"/>
        </w:rPr>
        <w:t>2</w:t>
      </w:r>
      <w:r w:rsidRPr="00FD35A8">
        <w:rPr>
          <w:bCs/>
          <w:szCs w:val="20"/>
        </w:rPr>
        <w:t xml:space="preserve"> </w:t>
      </w:r>
      <w:r w:rsidRPr="00FD35A8">
        <w:rPr>
          <w:bCs/>
          <w:szCs w:val="20"/>
          <w:lang w:eastAsia="zh-CN"/>
        </w:rPr>
        <w:t>Line Plot of PtGA Overtime</w:t>
      </w:r>
      <w:r w:rsidRPr="00FD35A8">
        <w:rPr>
          <w:bCs/>
          <w:szCs w:val="20"/>
        </w:rPr>
        <w:t xml:space="preserve"> (&lt;&lt;IIM Cohort&gt;&gt; Full Analysis Set)</w:t>
      </w:r>
      <w:bookmarkEnd w:id="2265"/>
    </w:p>
    <w:p w14:paraId="7DF7A147" w14:textId="77777777" w:rsidR="00BA03C1" w:rsidRPr="00FD35A8" w:rsidRDefault="00BA03C1" w:rsidP="00BA03C1">
      <w:pPr>
        <w:rPr>
          <w:rFonts w:ascii="Times New Roman" w:hAnsi="Times New Roman" w:cs="Times New Roman"/>
          <w:bCs/>
          <w:szCs w:val="20"/>
        </w:rPr>
      </w:pPr>
      <w:r w:rsidRPr="00FD35A8">
        <w:rPr>
          <w:rFonts w:ascii="Times New Roman" w:hAnsi="Times New Roman" w:cs="Times New Roman"/>
          <w:bCs/>
          <w:noProof/>
          <w:szCs w:val="20"/>
        </w:rPr>
        <w:drawing>
          <wp:inline distT="0" distB="0" distL="0" distR="0" wp14:anchorId="76B6CBDC" wp14:editId="5DB7A01F">
            <wp:extent cx="2355298" cy="2483892"/>
            <wp:effectExtent l="0" t="0" r="6985" b="0"/>
            <wp:docPr id="1471866653" name="图片 1"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132378" name="图片 1" descr="图表&#10;&#10;AI 生成的内容可能不正确。"/>
                    <pic:cNvPicPr/>
                  </pic:nvPicPr>
                  <pic:blipFill>
                    <a:blip r:embed="rId19"/>
                    <a:stretch>
                      <a:fillRect/>
                    </a:stretch>
                  </pic:blipFill>
                  <pic:spPr>
                    <a:xfrm>
                      <a:off x="0" y="0"/>
                      <a:ext cx="2360090" cy="2488946"/>
                    </a:xfrm>
                    <a:prstGeom prst="rect">
                      <a:avLst/>
                    </a:prstGeom>
                  </pic:spPr>
                </pic:pic>
              </a:graphicData>
            </a:graphic>
          </wp:inline>
        </w:drawing>
      </w:r>
    </w:p>
    <w:p w14:paraId="1FF3141C" w14:textId="0DF41BDD" w:rsidR="00BA03C1" w:rsidRPr="00FD35A8" w:rsidRDefault="00BA03C1" w:rsidP="00BA03C1">
      <w:pPr>
        <w:rPr>
          <w:rFonts w:ascii="Times New Roman" w:hAnsi="Times New Roman" w:cs="Times New Roman"/>
          <w:bCs/>
          <w:szCs w:val="20"/>
        </w:rPr>
      </w:pPr>
      <w:r w:rsidRPr="00FD35A8">
        <w:rPr>
          <w:rFonts w:ascii="Times New Roman" w:hAnsi="Times New Roman" w:cs="Times New Roman"/>
          <w:bCs/>
          <w:szCs w:val="20"/>
        </w:rPr>
        <w:t>IIM: Idiopathic Inflammatory Myopathies, P</w:t>
      </w:r>
      <w:r w:rsidR="00DA5589" w:rsidRPr="00FD35A8">
        <w:rPr>
          <w:rFonts w:ascii="Times New Roman" w:hAnsi="Times New Roman" w:cs="Times New Roman"/>
          <w:bCs/>
          <w:szCs w:val="20"/>
        </w:rPr>
        <w:t>t</w:t>
      </w:r>
      <w:r w:rsidRPr="00FD35A8">
        <w:rPr>
          <w:rFonts w:ascii="Times New Roman" w:hAnsi="Times New Roman" w:cs="Times New Roman"/>
          <w:bCs/>
          <w:szCs w:val="20"/>
        </w:rPr>
        <w:t xml:space="preserve">GA: </w:t>
      </w:r>
      <w:r w:rsidR="00DA5589" w:rsidRPr="00FD35A8">
        <w:rPr>
          <w:rFonts w:ascii="Times New Roman" w:hAnsi="Times New Roman" w:cs="Times New Roman"/>
          <w:bCs/>
          <w:szCs w:val="20"/>
        </w:rPr>
        <w:t>Patient Global Activity</w:t>
      </w:r>
      <w:r w:rsidRPr="00FD35A8">
        <w:rPr>
          <w:rFonts w:ascii="Times New Roman" w:hAnsi="Times New Roman" w:cs="Times New Roman"/>
          <w:bCs/>
          <w:szCs w:val="20"/>
        </w:rPr>
        <w:t xml:space="preserve">. </w:t>
      </w:r>
    </w:p>
    <w:p w14:paraId="4B573EA1" w14:textId="77777777" w:rsidR="00BA03C1" w:rsidRPr="00FD35A8" w:rsidRDefault="00BA03C1" w:rsidP="00BA03C1">
      <w:pPr>
        <w:rPr>
          <w:rFonts w:ascii="Times New Roman" w:hAnsi="Times New Roman" w:cs="Times New Roman"/>
          <w:bCs/>
          <w:szCs w:val="20"/>
        </w:rPr>
      </w:pPr>
      <w:r w:rsidRPr="00FD35A8">
        <w:rPr>
          <w:rFonts w:ascii="Times New Roman" w:hAnsi="Times New Roman" w:cs="Times New Roman"/>
          <w:bCs/>
          <w:szCs w:val="20"/>
        </w:rPr>
        <w:t>Patients with IIM (N = xxx).</w:t>
      </w:r>
    </w:p>
    <w:p w14:paraId="6D0A72C3" w14:textId="77777777" w:rsidR="00BA03C1" w:rsidRPr="00FD35A8" w:rsidRDefault="00BA03C1" w:rsidP="00BA03C1">
      <w:pPr>
        <w:rPr>
          <w:rFonts w:ascii="Times New Roman" w:hAnsi="Times New Roman" w:cs="Times New Roman"/>
          <w:bCs/>
          <w:i/>
          <w:iCs/>
          <w:szCs w:val="20"/>
        </w:rPr>
      </w:pPr>
      <w:r w:rsidRPr="00FD35A8">
        <w:rPr>
          <w:rFonts w:ascii="Times New Roman" w:hAnsi="Times New Roman" w:cs="Times New Roman"/>
          <w:bCs/>
          <w:i/>
          <w:iCs/>
          <w:szCs w:val="20"/>
        </w:rPr>
        <w:t>Programming note:</w:t>
      </w:r>
    </w:p>
    <w:p w14:paraId="44E19F98" w14:textId="1194025B" w:rsidR="00BA03C1" w:rsidRPr="00FD35A8" w:rsidRDefault="00BA03C1" w:rsidP="00BA03C1">
      <w:pPr>
        <w:rPr>
          <w:rFonts w:ascii="Times New Roman" w:hAnsi="Times New Roman" w:cs="Times New Roman"/>
          <w:bCs/>
          <w:i/>
          <w:iCs/>
          <w:szCs w:val="20"/>
        </w:rPr>
      </w:pPr>
      <w:r w:rsidRPr="00FD35A8">
        <w:rPr>
          <w:rFonts w:ascii="Times New Roman" w:hAnsi="Times New Roman" w:cs="Times New Roman"/>
          <w:bCs/>
          <w:i/>
          <w:iCs/>
          <w:szCs w:val="20"/>
        </w:rPr>
        <w:t>PhGA is collected on “</w:t>
      </w:r>
      <w:r w:rsidR="00876EF4" w:rsidRPr="00FD35A8">
        <w:rPr>
          <w:rFonts w:ascii="Times New Roman" w:hAnsi="Times New Roman" w:cs="Times New Roman"/>
          <w:bCs/>
          <w:i/>
          <w:iCs/>
          <w:szCs w:val="20"/>
        </w:rPr>
        <w:t>Patient Global Activity Assessment (PtGA)</w:t>
      </w:r>
      <w:r w:rsidRPr="00FD35A8">
        <w:rPr>
          <w:rFonts w:ascii="Times New Roman" w:hAnsi="Times New Roman" w:cs="Times New Roman"/>
          <w:bCs/>
          <w:i/>
          <w:iCs/>
          <w:szCs w:val="20"/>
        </w:rPr>
        <w:t>” CRF page “Measure length” item</w:t>
      </w:r>
    </w:p>
    <w:p w14:paraId="1EB474B2" w14:textId="77777777" w:rsidR="00BA03C1" w:rsidRPr="00FD35A8" w:rsidRDefault="00BA03C1" w:rsidP="00BA03C1">
      <w:pPr>
        <w:rPr>
          <w:rFonts w:ascii="Times New Roman" w:hAnsi="Times New Roman" w:cs="Times New Roman"/>
          <w:bCs/>
          <w:i/>
          <w:iCs/>
          <w:szCs w:val="20"/>
        </w:rPr>
      </w:pPr>
      <w:r w:rsidRPr="00FD35A8">
        <w:rPr>
          <w:rFonts w:ascii="Times New Roman" w:hAnsi="Times New Roman" w:cs="Times New Roman"/>
          <w:bCs/>
          <w:i/>
          <w:iCs/>
          <w:szCs w:val="20"/>
        </w:rPr>
        <w:t>Lines were plotted by Subject and overlaid in a single panel, with each line representing an individual subject’s longitudinal trajectory (Subject identifier, Treatment group).</w:t>
      </w:r>
    </w:p>
    <w:p w14:paraId="0BED886A" w14:textId="77777777" w:rsidR="00BA03C1" w:rsidRPr="00FD35A8" w:rsidRDefault="00BA03C1" w:rsidP="00BA03C1">
      <w:pPr>
        <w:widowControl/>
        <w:rPr>
          <w:rFonts w:ascii="Times New Roman" w:hAnsi="Times New Roman" w:cs="Times New Roman"/>
          <w:bCs/>
          <w:i/>
          <w:iCs/>
          <w:szCs w:val="20"/>
        </w:rPr>
      </w:pPr>
      <w:r w:rsidRPr="00FD35A8">
        <w:rPr>
          <w:rFonts w:ascii="Times New Roman" w:hAnsi="Times New Roman" w:cs="Times New Roman"/>
          <w:bCs/>
          <w:i/>
          <w:iCs/>
          <w:szCs w:val="20"/>
        </w:rPr>
        <w:t>Update x-axis label by 'Scheduled visit': Screening, Baseline, D28, D56, D84, … .</w:t>
      </w:r>
    </w:p>
    <w:p w14:paraId="32970361" w14:textId="70B016B7" w:rsidR="00BA03C1" w:rsidRDefault="00BA03C1" w:rsidP="00BA03C1">
      <w:pPr>
        <w:widowControl/>
        <w:rPr>
          <w:ins w:id="2266" w:author="Yali Chen" w:date="2025-12-29T16:36:00Z" w16du:dateUtc="2025-12-29T08:36:00Z"/>
          <w:rFonts w:ascii="Times New Roman" w:hAnsi="Times New Roman" w:cs="Times New Roman"/>
          <w:bCs/>
          <w:i/>
          <w:iCs/>
          <w:szCs w:val="20"/>
        </w:rPr>
      </w:pPr>
      <w:r w:rsidRPr="00FD35A8">
        <w:rPr>
          <w:rFonts w:ascii="Times New Roman" w:hAnsi="Times New Roman" w:cs="Times New Roman"/>
          <w:bCs/>
          <w:i/>
          <w:iCs/>
          <w:szCs w:val="20"/>
        </w:rPr>
        <w:t>The y-axis label was set to “P</w:t>
      </w:r>
      <w:r w:rsidR="003D491A" w:rsidRPr="00FD35A8">
        <w:rPr>
          <w:rFonts w:ascii="Times New Roman" w:hAnsi="Times New Roman" w:cs="Times New Roman"/>
          <w:bCs/>
          <w:i/>
          <w:iCs/>
          <w:szCs w:val="20"/>
        </w:rPr>
        <w:t>t</w:t>
      </w:r>
      <w:r w:rsidRPr="00FD35A8">
        <w:rPr>
          <w:rFonts w:ascii="Times New Roman" w:hAnsi="Times New Roman" w:cs="Times New Roman"/>
          <w:bCs/>
          <w:i/>
          <w:iCs/>
          <w:szCs w:val="20"/>
        </w:rPr>
        <w:t>GA measured length (cm)”.</w:t>
      </w:r>
    </w:p>
    <w:p w14:paraId="631B29D1" w14:textId="77777777" w:rsidR="0077214D" w:rsidRPr="00FD35A8" w:rsidRDefault="0077214D" w:rsidP="00BA03C1">
      <w:pPr>
        <w:widowControl/>
        <w:rPr>
          <w:ins w:id="2267" w:author="Yali Chen" w:date="2025-12-29T14:45:00Z" w16du:dateUtc="2025-12-29T06:45:00Z"/>
          <w:rFonts w:ascii="Times New Roman" w:hAnsi="Times New Roman" w:cs="Times New Roman"/>
          <w:bCs/>
          <w:i/>
          <w:iCs/>
          <w:szCs w:val="20"/>
        </w:rPr>
      </w:pPr>
    </w:p>
    <w:p w14:paraId="01266949" w14:textId="78E6ED4C" w:rsidR="0040526C" w:rsidRPr="00FD35A8" w:rsidRDefault="0040526C" w:rsidP="00BA03C1">
      <w:pPr>
        <w:widowControl/>
        <w:rPr>
          <w:rFonts w:ascii="Times New Roman" w:hAnsi="Times New Roman" w:cs="Times New Roman"/>
          <w:bCs/>
          <w:i/>
          <w:iCs/>
          <w:szCs w:val="20"/>
        </w:rPr>
      </w:pPr>
      <w:ins w:id="2268" w:author="Yali Chen" w:date="2025-12-29T14:45:00Z" w16du:dateUtc="2025-12-29T06:45:00Z">
        <w:r w:rsidRPr="00FD35A8">
          <w:rPr>
            <w:rFonts w:ascii="Times New Roman" w:hAnsi="Times New Roman" w:cs="Times New Roman"/>
            <w:bCs/>
            <w:i/>
            <w:iCs/>
            <w:szCs w:val="20"/>
          </w:rPr>
          <w:t>A</w:t>
        </w:r>
      </w:ins>
      <w:ins w:id="2269" w:author="Yali Chen" w:date="2025-12-29T14:45:00Z">
        <w:r w:rsidRPr="00FD35A8">
          <w:rPr>
            <w:rFonts w:ascii="Times New Roman" w:hAnsi="Times New Roman" w:cs="Times New Roman"/>
            <w:bCs/>
            <w:i/>
            <w:iCs/>
            <w:szCs w:val="20"/>
          </w:rPr>
          <w:t>ll figure</w:t>
        </w:r>
      </w:ins>
      <w:ins w:id="2270" w:author="Yali Chen" w:date="2025-12-29T14:47:00Z" w16du:dateUtc="2025-12-29T06:47:00Z">
        <w:r w:rsidR="004946D8" w:rsidRPr="00FD35A8">
          <w:rPr>
            <w:rFonts w:ascii="Times New Roman" w:hAnsi="Times New Roman" w:cs="Times New Roman"/>
            <w:bCs/>
            <w:i/>
            <w:iCs/>
            <w:szCs w:val="20"/>
          </w:rPr>
          <w:t>s</w:t>
        </w:r>
      </w:ins>
      <w:ins w:id="2271" w:author="Yali Chen" w:date="2025-12-29T14:45:00Z">
        <w:r w:rsidRPr="00FD35A8">
          <w:rPr>
            <w:rFonts w:ascii="Times New Roman" w:hAnsi="Times New Roman" w:cs="Times New Roman"/>
            <w:bCs/>
            <w:i/>
            <w:iCs/>
            <w:szCs w:val="20"/>
          </w:rPr>
          <w:t xml:space="preserve"> should start from screening period.</w:t>
        </w:r>
      </w:ins>
      <w:ins w:id="2272" w:author="Yali Chen" w:date="2026-01-27T11:01:00Z" w16du:dateUtc="2026-01-27T03:01:00Z">
        <w:r w:rsidR="007272C7">
          <w:rPr>
            <w:rFonts w:ascii="Times New Roman" w:hAnsi="Times New Roman" w:cs="Times New Roman" w:hint="eastAsia"/>
            <w:bCs/>
            <w:i/>
            <w:iCs/>
            <w:szCs w:val="20"/>
          </w:rPr>
          <w:t xml:space="preserve"> </w:t>
        </w:r>
        <w:r w:rsidR="007272C7" w:rsidRPr="00556E25">
          <w:rPr>
            <w:rFonts w:ascii="Times New Roman" w:hAnsi="Times New Roman" w:cs="Times New Roman"/>
            <w:bCs/>
            <w:i/>
            <w:iCs/>
            <w:color w:val="EE0000"/>
            <w:szCs w:val="20"/>
            <w:highlight w:val="yellow"/>
            <w:rPrChange w:id="2273" w:author="Yali Chen" w:date="2026-01-27T11:43:00Z" w16du:dateUtc="2026-01-27T03:43:00Z">
              <w:rPr>
                <w:rFonts w:ascii="Times New Roman" w:hAnsi="Times New Roman" w:cs="Times New Roman"/>
                <w:bCs/>
                <w:i/>
                <w:iCs/>
                <w:color w:val="EE0000"/>
                <w:szCs w:val="20"/>
              </w:rPr>
            </w:rPrChange>
          </w:rPr>
          <w:t>Use study day on the x-axis instead of visit name</w:t>
        </w:r>
      </w:ins>
    </w:p>
    <w:p w14:paraId="666974E8" w14:textId="77777777" w:rsidR="00BA03C1" w:rsidRPr="00FD35A8" w:rsidRDefault="00BA03C1" w:rsidP="00BA03C1">
      <w:pPr>
        <w:widowControl/>
        <w:rPr>
          <w:rFonts w:ascii="Times New Roman" w:hAnsi="Times New Roman" w:cs="Times New Roman"/>
          <w:bCs/>
          <w:szCs w:val="20"/>
        </w:rPr>
      </w:pPr>
      <w:r w:rsidRPr="00FD35A8">
        <w:rPr>
          <w:rFonts w:ascii="Times New Roman" w:hAnsi="Times New Roman" w:cs="Times New Roman"/>
          <w:bCs/>
          <w:szCs w:val="20"/>
        </w:rPr>
        <w:br w:type="page"/>
      </w:r>
    </w:p>
    <w:p w14:paraId="1B58204E" w14:textId="77777777" w:rsidR="00BA03C1" w:rsidRPr="00FD35A8" w:rsidRDefault="00BA03C1" w:rsidP="0088172E">
      <w:pPr>
        <w:widowControl/>
        <w:rPr>
          <w:rFonts w:ascii="Times New Roman" w:hAnsi="Times New Roman" w:cs="Times New Roman"/>
          <w:bCs/>
          <w:szCs w:val="20"/>
        </w:rPr>
      </w:pPr>
    </w:p>
    <w:p w14:paraId="2E919F20" w14:textId="11FBAF0E" w:rsidR="00245C93" w:rsidRPr="00FD35A8" w:rsidRDefault="00245C93" w:rsidP="00245C93">
      <w:pPr>
        <w:pStyle w:val="TFLshelltitle1"/>
        <w:rPr>
          <w:bCs/>
          <w:szCs w:val="20"/>
        </w:rPr>
      </w:pPr>
      <w:bookmarkStart w:id="2274" w:name="_Toc217918918"/>
      <w:r w:rsidRPr="00FD35A8">
        <w:rPr>
          <w:bCs/>
          <w:szCs w:val="20"/>
          <w:lang w:eastAsia="zh-CN"/>
        </w:rPr>
        <w:t>Figure 14.2</w:t>
      </w:r>
      <w:r w:rsidRPr="00FD35A8">
        <w:rPr>
          <w:bCs/>
          <w:szCs w:val="20"/>
        </w:rPr>
        <w:t>.</w:t>
      </w:r>
      <w:r w:rsidR="00855954" w:rsidRPr="00FD35A8">
        <w:rPr>
          <w:bCs/>
          <w:szCs w:val="20"/>
          <w:lang w:eastAsia="zh-CN"/>
        </w:rPr>
        <w:t>3</w:t>
      </w:r>
      <w:r w:rsidRPr="00FD35A8">
        <w:rPr>
          <w:bCs/>
          <w:szCs w:val="20"/>
        </w:rPr>
        <w:t xml:space="preserve"> </w:t>
      </w:r>
      <w:r w:rsidRPr="00FD35A8">
        <w:rPr>
          <w:bCs/>
          <w:szCs w:val="20"/>
          <w:lang w:eastAsia="zh-CN"/>
        </w:rPr>
        <w:t>Line Plot of MMT-8 Overtime</w:t>
      </w:r>
      <w:r w:rsidRPr="00FD35A8">
        <w:rPr>
          <w:bCs/>
          <w:szCs w:val="20"/>
        </w:rPr>
        <w:t xml:space="preserve"> (&lt;&lt;IIM Cohort&gt;&gt; Full Analysis Set)</w:t>
      </w:r>
      <w:bookmarkEnd w:id="2274"/>
    </w:p>
    <w:p w14:paraId="2392488C" w14:textId="77777777" w:rsidR="00245C93" w:rsidRPr="00FD35A8" w:rsidRDefault="00245C93" w:rsidP="00245C93">
      <w:pPr>
        <w:rPr>
          <w:rFonts w:ascii="Times New Roman" w:hAnsi="Times New Roman" w:cs="Times New Roman"/>
          <w:bCs/>
          <w:szCs w:val="20"/>
        </w:rPr>
      </w:pPr>
      <w:r w:rsidRPr="00FD35A8">
        <w:rPr>
          <w:rFonts w:ascii="Times New Roman" w:hAnsi="Times New Roman" w:cs="Times New Roman"/>
          <w:bCs/>
          <w:noProof/>
          <w:szCs w:val="20"/>
        </w:rPr>
        <w:drawing>
          <wp:inline distT="0" distB="0" distL="0" distR="0" wp14:anchorId="243CBC42" wp14:editId="490EFC07">
            <wp:extent cx="2355298" cy="2483892"/>
            <wp:effectExtent l="0" t="0" r="6985" b="0"/>
            <wp:docPr id="1527261667" name="图片 1"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132378" name="图片 1" descr="图表&#10;&#10;AI 生成的内容可能不正确。"/>
                    <pic:cNvPicPr/>
                  </pic:nvPicPr>
                  <pic:blipFill>
                    <a:blip r:embed="rId19"/>
                    <a:stretch>
                      <a:fillRect/>
                    </a:stretch>
                  </pic:blipFill>
                  <pic:spPr>
                    <a:xfrm>
                      <a:off x="0" y="0"/>
                      <a:ext cx="2360090" cy="2488946"/>
                    </a:xfrm>
                    <a:prstGeom prst="rect">
                      <a:avLst/>
                    </a:prstGeom>
                  </pic:spPr>
                </pic:pic>
              </a:graphicData>
            </a:graphic>
          </wp:inline>
        </w:drawing>
      </w:r>
    </w:p>
    <w:p w14:paraId="3DF5E5FF" w14:textId="5B63D2E8" w:rsidR="00245C93" w:rsidRPr="00FD35A8" w:rsidRDefault="00245C93" w:rsidP="00245C93">
      <w:pPr>
        <w:rPr>
          <w:rFonts w:ascii="Times New Roman" w:hAnsi="Times New Roman" w:cs="Times New Roman"/>
          <w:bCs/>
          <w:i/>
          <w:iCs/>
          <w:szCs w:val="20"/>
        </w:rPr>
      </w:pPr>
      <w:r w:rsidRPr="00FD35A8">
        <w:rPr>
          <w:rFonts w:ascii="Times New Roman" w:hAnsi="Times New Roman" w:cs="Times New Roman"/>
          <w:szCs w:val="20"/>
        </w:rPr>
        <w:t>IIM: Idiopathic Inflammatory Myopathies</w:t>
      </w:r>
      <w:r w:rsidR="00ED08BB" w:rsidRPr="00FD35A8">
        <w:rPr>
          <w:rFonts w:ascii="Times New Roman" w:hAnsi="Times New Roman" w:cs="Times New Roman"/>
          <w:szCs w:val="20"/>
        </w:rPr>
        <w:t>, MMT: Manual Muscle Testing</w:t>
      </w:r>
    </w:p>
    <w:p w14:paraId="1D8537E3" w14:textId="77777777" w:rsidR="00245C93" w:rsidRPr="00FD35A8" w:rsidRDefault="00245C93" w:rsidP="00245C93">
      <w:pPr>
        <w:rPr>
          <w:rFonts w:ascii="Times New Roman" w:hAnsi="Times New Roman" w:cs="Times New Roman"/>
          <w:bCs/>
          <w:szCs w:val="20"/>
        </w:rPr>
      </w:pPr>
      <w:r w:rsidRPr="00FD35A8">
        <w:rPr>
          <w:rFonts w:ascii="Times New Roman" w:hAnsi="Times New Roman" w:cs="Times New Roman"/>
          <w:bCs/>
          <w:szCs w:val="20"/>
        </w:rPr>
        <w:t>Patients with IIM (N = xxx).</w:t>
      </w:r>
    </w:p>
    <w:p w14:paraId="7D9D15A8" w14:textId="333508FB" w:rsidR="00245C93" w:rsidRPr="00FD35A8" w:rsidRDefault="00245C93" w:rsidP="00245C93">
      <w:pPr>
        <w:rPr>
          <w:rFonts w:ascii="Times New Roman" w:hAnsi="Times New Roman" w:cs="Times New Roman"/>
          <w:bCs/>
          <w:i/>
          <w:iCs/>
          <w:szCs w:val="20"/>
        </w:rPr>
      </w:pPr>
      <w:r w:rsidRPr="00FD35A8">
        <w:rPr>
          <w:rFonts w:ascii="Times New Roman" w:hAnsi="Times New Roman" w:cs="Times New Roman"/>
          <w:bCs/>
          <w:i/>
          <w:iCs/>
          <w:szCs w:val="20"/>
        </w:rPr>
        <w:t>Programming note:</w:t>
      </w:r>
    </w:p>
    <w:p w14:paraId="7F776BB2" w14:textId="13D20D56" w:rsidR="00855954" w:rsidRPr="00FD35A8" w:rsidRDefault="003954DC" w:rsidP="00855954">
      <w:pPr>
        <w:rPr>
          <w:rFonts w:ascii="Times New Roman" w:hAnsi="Times New Roman" w:cs="Times New Roman"/>
          <w:bCs/>
          <w:i/>
          <w:iCs/>
          <w:szCs w:val="20"/>
        </w:rPr>
      </w:pPr>
      <w:r w:rsidRPr="00FD35A8">
        <w:rPr>
          <w:rFonts w:ascii="Times New Roman" w:hAnsi="Times New Roman" w:cs="Times New Roman"/>
          <w:bCs/>
          <w:i/>
          <w:iCs/>
          <w:szCs w:val="20"/>
        </w:rPr>
        <w:t>MMT-8 is collected on “Manual muscle testing” CRF page “MMT-8 total score (0-150 points)” item</w:t>
      </w:r>
    </w:p>
    <w:p w14:paraId="0E54B908" w14:textId="77777777" w:rsidR="00245C93" w:rsidRPr="00FD35A8" w:rsidRDefault="00245C93" w:rsidP="00245C93">
      <w:pPr>
        <w:rPr>
          <w:rFonts w:ascii="Times New Roman" w:hAnsi="Times New Roman" w:cs="Times New Roman"/>
          <w:bCs/>
          <w:i/>
          <w:iCs/>
          <w:szCs w:val="20"/>
        </w:rPr>
      </w:pPr>
      <w:r w:rsidRPr="00FD35A8">
        <w:rPr>
          <w:rFonts w:ascii="Times New Roman" w:hAnsi="Times New Roman" w:cs="Times New Roman"/>
          <w:bCs/>
          <w:i/>
          <w:iCs/>
          <w:szCs w:val="20"/>
        </w:rPr>
        <w:t>Lines were plotted by Subject and overlaid in a single panel, with each line representing an individual subject’s longitudinal trajectory (Subject identifier, Treatment group).</w:t>
      </w:r>
    </w:p>
    <w:p w14:paraId="634B2A11" w14:textId="77777777" w:rsidR="00245C93" w:rsidRPr="00FD35A8" w:rsidRDefault="00245C93" w:rsidP="00245C93">
      <w:pPr>
        <w:widowControl/>
        <w:rPr>
          <w:rFonts w:ascii="Times New Roman" w:hAnsi="Times New Roman" w:cs="Times New Roman"/>
          <w:bCs/>
          <w:i/>
          <w:iCs/>
          <w:szCs w:val="20"/>
        </w:rPr>
      </w:pPr>
      <w:r w:rsidRPr="00FD35A8">
        <w:rPr>
          <w:rFonts w:ascii="Times New Roman" w:hAnsi="Times New Roman" w:cs="Times New Roman"/>
          <w:bCs/>
          <w:i/>
          <w:iCs/>
          <w:szCs w:val="20"/>
        </w:rPr>
        <w:t>Update x-axis label by 'Scheduled visit': Screening, Baseline, D28, D56, D84, … .</w:t>
      </w:r>
    </w:p>
    <w:p w14:paraId="5599B6ED" w14:textId="1F740EE7" w:rsidR="00245C93" w:rsidRDefault="00245C93" w:rsidP="00245C93">
      <w:pPr>
        <w:widowControl/>
        <w:rPr>
          <w:ins w:id="2275" w:author="Yali Chen" w:date="2025-12-29T16:36:00Z" w16du:dateUtc="2025-12-29T08:36:00Z"/>
          <w:rFonts w:ascii="Times New Roman" w:hAnsi="Times New Roman" w:cs="Times New Roman"/>
          <w:bCs/>
          <w:i/>
          <w:iCs/>
          <w:szCs w:val="20"/>
        </w:rPr>
      </w:pPr>
      <w:r w:rsidRPr="00FD35A8">
        <w:rPr>
          <w:rFonts w:ascii="Times New Roman" w:hAnsi="Times New Roman" w:cs="Times New Roman"/>
          <w:bCs/>
          <w:i/>
          <w:iCs/>
          <w:szCs w:val="20"/>
        </w:rPr>
        <w:t>The y-axis label was set to “</w:t>
      </w:r>
      <w:r w:rsidR="00D01321" w:rsidRPr="00FD35A8">
        <w:rPr>
          <w:rFonts w:ascii="Times New Roman" w:hAnsi="Times New Roman" w:cs="Times New Roman"/>
          <w:bCs/>
          <w:i/>
          <w:iCs/>
          <w:szCs w:val="20"/>
        </w:rPr>
        <w:t>MMT-8 score</w:t>
      </w:r>
      <w:r w:rsidRPr="00FD35A8">
        <w:rPr>
          <w:rFonts w:ascii="Times New Roman" w:hAnsi="Times New Roman" w:cs="Times New Roman"/>
          <w:bCs/>
          <w:i/>
          <w:iCs/>
          <w:szCs w:val="20"/>
        </w:rPr>
        <w:t xml:space="preserve"> (</w:t>
      </w:r>
      <w:r w:rsidR="00D01321" w:rsidRPr="00FD35A8">
        <w:rPr>
          <w:rFonts w:ascii="Times New Roman" w:hAnsi="Times New Roman" w:cs="Times New Roman"/>
          <w:bCs/>
          <w:i/>
          <w:iCs/>
          <w:szCs w:val="20"/>
        </w:rPr>
        <w:t>points</w:t>
      </w:r>
      <w:r w:rsidRPr="00FD35A8">
        <w:rPr>
          <w:rFonts w:ascii="Times New Roman" w:hAnsi="Times New Roman" w:cs="Times New Roman"/>
          <w:bCs/>
          <w:i/>
          <w:iCs/>
          <w:szCs w:val="20"/>
        </w:rPr>
        <w:t>)”.</w:t>
      </w:r>
    </w:p>
    <w:p w14:paraId="3071D4A9" w14:textId="77777777" w:rsidR="0077214D" w:rsidRPr="00FD35A8" w:rsidRDefault="0077214D" w:rsidP="00245C93">
      <w:pPr>
        <w:widowControl/>
        <w:rPr>
          <w:ins w:id="2276" w:author="Yali Chen" w:date="2025-12-29T14:49:00Z" w16du:dateUtc="2025-12-29T06:49:00Z"/>
          <w:rFonts w:ascii="Times New Roman" w:hAnsi="Times New Roman" w:cs="Times New Roman"/>
          <w:bCs/>
          <w:i/>
          <w:iCs/>
          <w:szCs w:val="20"/>
        </w:rPr>
      </w:pPr>
    </w:p>
    <w:p w14:paraId="114596A7" w14:textId="5D57B75E" w:rsidR="00DC4E28" w:rsidRPr="00FD35A8" w:rsidRDefault="00DC4E28" w:rsidP="00DC4E28">
      <w:pPr>
        <w:widowControl/>
        <w:rPr>
          <w:ins w:id="2277" w:author="Yali Chen" w:date="2025-12-29T14:49:00Z" w16du:dateUtc="2025-12-29T06:49:00Z"/>
          <w:rFonts w:ascii="Times New Roman" w:hAnsi="Times New Roman" w:cs="Times New Roman"/>
          <w:bCs/>
          <w:i/>
          <w:iCs/>
          <w:szCs w:val="20"/>
        </w:rPr>
      </w:pPr>
      <w:ins w:id="2278" w:author="Yali Chen" w:date="2025-12-29T14:49:00Z" w16du:dateUtc="2025-12-29T06:49:00Z">
        <w:r w:rsidRPr="00FD35A8">
          <w:rPr>
            <w:rFonts w:ascii="Times New Roman" w:hAnsi="Times New Roman" w:cs="Times New Roman"/>
            <w:bCs/>
            <w:i/>
            <w:iCs/>
            <w:szCs w:val="20"/>
          </w:rPr>
          <w:t>All figures should start from screening period</w:t>
        </w:r>
        <w:r w:rsidRPr="00556E25">
          <w:rPr>
            <w:rFonts w:ascii="Times New Roman" w:hAnsi="Times New Roman" w:cs="Times New Roman"/>
            <w:bCs/>
            <w:i/>
            <w:iCs/>
            <w:szCs w:val="20"/>
            <w:highlight w:val="yellow"/>
            <w:rPrChange w:id="2279" w:author="Yali Chen" w:date="2026-01-27T11:43:00Z" w16du:dateUtc="2026-01-27T03:43:00Z">
              <w:rPr>
                <w:rFonts w:ascii="Times New Roman" w:hAnsi="Times New Roman" w:cs="Times New Roman"/>
                <w:bCs/>
                <w:i/>
                <w:iCs/>
                <w:szCs w:val="20"/>
              </w:rPr>
            </w:rPrChange>
          </w:rPr>
          <w:t>.</w:t>
        </w:r>
      </w:ins>
      <w:ins w:id="2280" w:author="Yali Chen" w:date="2026-01-27T11:01:00Z" w16du:dateUtc="2026-01-27T03:01:00Z">
        <w:r w:rsidR="007272C7" w:rsidRPr="00556E25">
          <w:rPr>
            <w:rFonts w:ascii="Times New Roman" w:hAnsi="Times New Roman" w:cs="Times New Roman"/>
            <w:bCs/>
            <w:i/>
            <w:iCs/>
            <w:szCs w:val="20"/>
            <w:highlight w:val="yellow"/>
            <w:rPrChange w:id="2281" w:author="Yali Chen" w:date="2026-01-27T11:43:00Z" w16du:dateUtc="2026-01-27T03:43:00Z">
              <w:rPr>
                <w:rFonts w:ascii="Times New Roman" w:hAnsi="Times New Roman" w:cs="Times New Roman"/>
                <w:bCs/>
                <w:i/>
                <w:iCs/>
                <w:szCs w:val="20"/>
              </w:rPr>
            </w:rPrChange>
          </w:rPr>
          <w:t xml:space="preserve"> </w:t>
        </w:r>
        <w:r w:rsidR="007272C7" w:rsidRPr="00556E25">
          <w:rPr>
            <w:rFonts w:ascii="Times New Roman" w:hAnsi="Times New Roman" w:cs="Times New Roman"/>
            <w:bCs/>
            <w:i/>
            <w:iCs/>
            <w:color w:val="EE0000"/>
            <w:szCs w:val="20"/>
            <w:highlight w:val="yellow"/>
            <w:rPrChange w:id="2282" w:author="Yali Chen" w:date="2026-01-27T11:43:00Z" w16du:dateUtc="2026-01-27T03:43:00Z">
              <w:rPr>
                <w:rFonts w:ascii="Times New Roman" w:hAnsi="Times New Roman" w:cs="Times New Roman"/>
                <w:bCs/>
                <w:i/>
                <w:iCs/>
                <w:color w:val="EE0000"/>
                <w:szCs w:val="20"/>
              </w:rPr>
            </w:rPrChange>
          </w:rPr>
          <w:t>Use study day on the x-axis instead of visit name</w:t>
        </w:r>
      </w:ins>
    </w:p>
    <w:p w14:paraId="2286B800" w14:textId="77777777" w:rsidR="00DC4E28" w:rsidRPr="00FD35A8" w:rsidRDefault="00DC4E28" w:rsidP="00245C93">
      <w:pPr>
        <w:widowControl/>
        <w:rPr>
          <w:rFonts w:ascii="Times New Roman" w:hAnsi="Times New Roman" w:cs="Times New Roman"/>
          <w:bCs/>
          <w:i/>
          <w:iCs/>
          <w:szCs w:val="20"/>
        </w:rPr>
      </w:pPr>
    </w:p>
    <w:p w14:paraId="050B7965" w14:textId="77777777" w:rsidR="00245C93" w:rsidRPr="00FD35A8" w:rsidRDefault="00245C93" w:rsidP="00245C93">
      <w:pPr>
        <w:widowControl/>
        <w:rPr>
          <w:rFonts w:ascii="Times New Roman" w:hAnsi="Times New Roman" w:cs="Times New Roman"/>
          <w:bCs/>
          <w:szCs w:val="20"/>
        </w:rPr>
      </w:pPr>
      <w:r w:rsidRPr="00FD35A8">
        <w:rPr>
          <w:rFonts w:ascii="Times New Roman" w:hAnsi="Times New Roman" w:cs="Times New Roman"/>
          <w:bCs/>
          <w:szCs w:val="20"/>
        </w:rPr>
        <w:br w:type="page"/>
      </w:r>
    </w:p>
    <w:p w14:paraId="0E4B8443" w14:textId="2C59BC07" w:rsidR="000649CC" w:rsidRPr="00FD35A8" w:rsidRDefault="000649CC" w:rsidP="000649CC">
      <w:pPr>
        <w:pStyle w:val="TFLshelltitle1"/>
        <w:rPr>
          <w:bCs/>
          <w:szCs w:val="20"/>
        </w:rPr>
      </w:pPr>
      <w:bookmarkStart w:id="2283" w:name="_Toc217918919"/>
      <w:commentRangeStart w:id="2284"/>
      <w:commentRangeStart w:id="2285"/>
      <w:commentRangeStart w:id="2286"/>
      <w:r w:rsidRPr="00FD35A8">
        <w:rPr>
          <w:bCs/>
          <w:szCs w:val="20"/>
          <w:lang w:eastAsia="zh-CN"/>
        </w:rPr>
        <w:t>Figure 14.2</w:t>
      </w:r>
      <w:r w:rsidRPr="00FD35A8">
        <w:rPr>
          <w:bCs/>
          <w:szCs w:val="20"/>
        </w:rPr>
        <w:t>.</w:t>
      </w:r>
      <w:r w:rsidR="00F2021A" w:rsidRPr="00FD35A8">
        <w:rPr>
          <w:bCs/>
          <w:szCs w:val="20"/>
          <w:lang w:eastAsia="zh-CN"/>
        </w:rPr>
        <w:t>4</w:t>
      </w:r>
      <w:r w:rsidRPr="00FD35A8">
        <w:rPr>
          <w:bCs/>
          <w:szCs w:val="20"/>
        </w:rPr>
        <w:t xml:space="preserve"> </w:t>
      </w:r>
      <w:r w:rsidRPr="00FD35A8">
        <w:rPr>
          <w:bCs/>
          <w:szCs w:val="20"/>
          <w:lang w:eastAsia="zh-CN"/>
        </w:rPr>
        <w:t xml:space="preserve">Line Plot of </w:t>
      </w:r>
      <w:r w:rsidR="00014B1E" w:rsidRPr="00FD35A8">
        <w:rPr>
          <w:bCs/>
          <w:szCs w:val="20"/>
          <w:lang w:eastAsia="zh-CN"/>
        </w:rPr>
        <w:t>MDAAT</w:t>
      </w:r>
      <w:r w:rsidRPr="00FD35A8">
        <w:rPr>
          <w:bCs/>
          <w:szCs w:val="20"/>
          <w:lang w:eastAsia="zh-CN"/>
        </w:rPr>
        <w:t xml:space="preserve"> Overtime</w:t>
      </w:r>
      <w:r w:rsidRPr="00FD35A8">
        <w:rPr>
          <w:bCs/>
          <w:szCs w:val="20"/>
        </w:rPr>
        <w:t xml:space="preserve"> (&lt;&lt;IIM Cohort&gt;&gt; Full Analysis Set)</w:t>
      </w:r>
      <w:bookmarkEnd w:id="2283"/>
      <w:commentRangeEnd w:id="2284"/>
      <w:r w:rsidR="00453268" w:rsidRPr="00FD35A8">
        <w:rPr>
          <w:rStyle w:val="CommentReference"/>
          <w:bCs/>
          <w:sz w:val="20"/>
          <w:szCs w:val="20"/>
        </w:rPr>
        <w:commentReference w:id="2284"/>
      </w:r>
      <w:commentRangeEnd w:id="2285"/>
      <w:r w:rsidR="00733EA0" w:rsidRPr="00FD35A8">
        <w:rPr>
          <w:rStyle w:val="CommentReference"/>
          <w:bCs/>
          <w:sz w:val="20"/>
          <w:szCs w:val="20"/>
        </w:rPr>
        <w:commentReference w:id="2285"/>
      </w:r>
      <w:commentRangeEnd w:id="2286"/>
      <w:r w:rsidR="0088663F" w:rsidRPr="00FD35A8">
        <w:rPr>
          <w:rStyle w:val="CommentReference"/>
          <w:bCs/>
          <w:sz w:val="20"/>
          <w:szCs w:val="20"/>
        </w:rPr>
        <w:commentReference w:id="2286"/>
      </w:r>
    </w:p>
    <w:p w14:paraId="021DC59A" w14:textId="77777777" w:rsidR="000649CC" w:rsidRPr="00FD35A8" w:rsidRDefault="000649CC" w:rsidP="000649CC">
      <w:pPr>
        <w:rPr>
          <w:rFonts w:ascii="Times New Roman" w:hAnsi="Times New Roman" w:cs="Times New Roman"/>
          <w:bCs/>
          <w:szCs w:val="20"/>
        </w:rPr>
      </w:pPr>
      <w:r w:rsidRPr="00FD35A8">
        <w:rPr>
          <w:rFonts w:ascii="Times New Roman" w:hAnsi="Times New Roman" w:cs="Times New Roman"/>
          <w:bCs/>
          <w:noProof/>
          <w:szCs w:val="20"/>
        </w:rPr>
        <w:drawing>
          <wp:inline distT="0" distB="0" distL="0" distR="0" wp14:anchorId="767A8CCD" wp14:editId="56788550">
            <wp:extent cx="2355298" cy="2483892"/>
            <wp:effectExtent l="0" t="0" r="6985" b="0"/>
            <wp:docPr id="1896533162" name="图片 1"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132378" name="图片 1" descr="图表&#10;&#10;AI 生成的内容可能不正确。"/>
                    <pic:cNvPicPr/>
                  </pic:nvPicPr>
                  <pic:blipFill>
                    <a:blip r:embed="rId19"/>
                    <a:stretch>
                      <a:fillRect/>
                    </a:stretch>
                  </pic:blipFill>
                  <pic:spPr>
                    <a:xfrm>
                      <a:off x="0" y="0"/>
                      <a:ext cx="2360090" cy="2488946"/>
                    </a:xfrm>
                    <a:prstGeom prst="rect">
                      <a:avLst/>
                    </a:prstGeom>
                  </pic:spPr>
                </pic:pic>
              </a:graphicData>
            </a:graphic>
          </wp:inline>
        </w:drawing>
      </w:r>
    </w:p>
    <w:p w14:paraId="4B324E75" w14:textId="2A72DF41" w:rsidR="000649CC" w:rsidRPr="00FD35A8" w:rsidRDefault="000649CC" w:rsidP="000649CC">
      <w:pPr>
        <w:rPr>
          <w:rFonts w:ascii="Times New Roman" w:hAnsi="Times New Roman" w:cs="Times New Roman"/>
          <w:bCs/>
          <w:i/>
          <w:iCs/>
          <w:szCs w:val="20"/>
        </w:rPr>
      </w:pPr>
      <w:r w:rsidRPr="00FD35A8">
        <w:rPr>
          <w:rFonts w:ascii="Times New Roman" w:hAnsi="Times New Roman" w:cs="Times New Roman"/>
          <w:szCs w:val="20"/>
        </w:rPr>
        <w:t>IIM: Idiopathic Inflammatory Myopathies, M</w:t>
      </w:r>
      <w:r w:rsidR="00014B1E" w:rsidRPr="00FD35A8">
        <w:rPr>
          <w:rFonts w:ascii="Times New Roman" w:hAnsi="Times New Roman" w:cs="Times New Roman"/>
          <w:szCs w:val="20"/>
        </w:rPr>
        <w:t>DAAT</w:t>
      </w:r>
      <w:r w:rsidRPr="00FD35A8">
        <w:rPr>
          <w:rFonts w:ascii="Times New Roman" w:hAnsi="Times New Roman" w:cs="Times New Roman"/>
          <w:szCs w:val="20"/>
        </w:rPr>
        <w:t xml:space="preserve">: </w:t>
      </w:r>
      <w:r w:rsidR="00831958" w:rsidRPr="00FD35A8">
        <w:rPr>
          <w:rFonts w:ascii="Times New Roman" w:hAnsi="Times New Roman" w:cs="Times New Roman"/>
          <w:szCs w:val="20"/>
        </w:rPr>
        <w:t>Myositis Disease Activity Assessment Tool</w:t>
      </w:r>
    </w:p>
    <w:p w14:paraId="63F8AA1B" w14:textId="77777777" w:rsidR="000649CC" w:rsidRPr="00FD35A8" w:rsidRDefault="000649CC" w:rsidP="000649CC">
      <w:pPr>
        <w:rPr>
          <w:rFonts w:ascii="Times New Roman" w:hAnsi="Times New Roman" w:cs="Times New Roman"/>
          <w:bCs/>
          <w:szCs w:val="20"/>
        </w:rPr>
      </w:pPr>
      <w:r w:rsidRPr="00FD35A8">
        <w:rPr>
          <w:rFonts w:ascii="Times New Roman" w:hAnsi="Times New Roman" w:cs="Times New Roman"/>
          <w:bCs/>
          <w:szCs w:val="20"/>
        </w:rPr>
        <w:t>Patients with IIM (N = xxx).</w:t>
      </w:r>
    </w:p>
    <w:p w14:paraId="55A2C937" w14:textId="77777777" w:rsidR="000649CC" w:rsidRPr="00FD35A8" w:rsidRDefault="000649CC" w:rsidP="000649CC">
      <w:pPr>
        <w:rPr>
          <w:rFonts w:ascii="Times New Roman" w:hAnsi="Times New Roman" w:cs="Times New Roman"/>
          <w:bCs/>
          <w:i/>
          <w:iCs/>
          <w:szCs w:val="20"/>
        </w:rPr>
      </w:pPr>
      <w:r w:rsidRPr="00FD35A8">
        <w:rPr>
          <w:rFonts w:ascii="Times New Roman" w:hAnsi="Times New Roman" w:cs="Times New Roman"/>
          <w:bCs/>
          <w:i/>
          <w:iCs/>
          <w:szCs w:val="20"/>
        </w:rPr>
        <w:t>Programming note:</w:t>
      </w:r>
    </w:p>
    <w:p w14:paraId="610E2309" w14:textId="6D0CD843" w:rsidR="000649CC" w:rsidRPr="00FD35A8" w:rsidRDefault="00C644DD" w:rsidP="000649CC">
      <w:pPr>
        <w:rPr>
          <w:rFonts w:ascii="Times New Roman" w:hAnsi="Times New Roman" w:cs="Times New Roman"/>
          <w:bCs/>
          <w:i/>
          <w:iCs/>
          <w:szCs w:val="20"/>
        </w:rPr>
      </w:pPr>
      <w:r w:rsidRPr="00FD35A8">
        <w:rPr>
          <w:rFonts w:ascii="Times New Roman" w:hAnsi="Times New Roman" w:cs="Times New Roman"/>
          <w:bCs/>
          <w:i/>
          <w:iCs/>
          <w:szCs w:val="20"/>
        </w:rPr>
        <w:t>MDAAT</w:t>
      </w:r>
      <w:r w:rsidR="000649CC" w:rsidRPr="00FD35A8">
        <w:rPr>
          <w:rFonts w:ascii="Times New Roman" w:hAnsi="Times New Roman" w:cs="Times New Roman"/>
          <w:bCs/>
          <w:i/>
          <w:iCs/>
          <w:szCs w:val="20"/>
        </w:rPr>
        <w:t xml:space="preserve"> is collected on “</w:t>
      </w:r>
      <w:r w:rsidR="006A0FC0" w:rsidRPr="00FD35A8">
        <w:rPr>
          <w:rFonts w:ascii="Times New Roman" w:hAnsi="Times New Roman" w:cs="Times New Roman"/>
          <w:bCs/>
          <w:i/>
          <w:iCs/>
          <w:szCs w:val="20"/>
        </w:rPr>
        <w:t>Myositis Disease Activity Assessment Tool</w:t>
      </w:r>
      <w:r w:rsidR="000649CC" w:rsidRPr="00FD35A8">
        <w:rPr>
          <w:rFonts w:ascii="Times New Roman" w:hAnsi="Times New Roman" w:cs="Times New Roman"/>
          <w:bCs/>
          <w:i/>
          <w:iCs/>
          <w:szCs w:val="20"/>
        </w:rPr>
        <w:t>” CRF page “</w:t>
      </w:r>
      <w:r w:rsidR="00E00CC4" w:rsidRPr="00FD35A8">
        <w:rPr>
          <w:rFonts w:ascii="Times New Roman" w:hAnsi="Times New Roman" w:cs="Times New Roman"/>
          <w:bCs/>
          <w:i/>
          <w:iCs/>
          <w:szCs w:val="20"/>
        </w:rPr>
        <w:t>Extramuscular global assessment</w:t>
      </w:r>
      <w:r w:rsidR="000649CC" w:rsidRPr="00FD35A8">
        <w:rPr>
          <w:rFonts w:ascii="Times New Roman" w:hAnsi="Times New Roman" w:cs="Times New Roman"/>
          <w:bCs/>
          <w:i/>
          <w:iCs/>
          <w:szCs w:val="20"/>
        </w:rPr>
        <w:t>” item</w:t>
      </w:r>
      <w:r w:rsidR="00E00CC4" w:rsidRPr="00FD35A8">
        <w:rPr>
          <w:rFonts w:ascii="Times New Roman" w:hAnsi="Times New Roman" w:cs="Times New Roman"/>
          <w:bCs/>
          <w:i/>
          <w:iCs/>
          <w:szCs w:val="20"/>
        </w:rPr>
        <w:t xml:space="preserve"> and “Global Disease Activity” item.</w:t>
      </w:r>
    </w:p>
    <w:p w14:paraId="76630B39" w14:textId="77777777" w:rsidR="000649CC" w:rsidRPr="00FD35A8" w:rsidRDefault="000649CC" w:rsidP="000649CC">
      <w:pPr>
        <w:rPr>
          <w:rFonts w:ascii="Times New Roman" w:hAnsi="Times New Roman" w:cs="Times New Roman"/>
          <w:bCs/>
          <w:i/>
          <w:iCs/>
          <w:szCs w:val="20"/>
        </w:rPr>
      </w:pPr>
      <w:r w:rsidRPr="00FD35A8">
        <w:rPr>
          <w:rFonts w:ascii="Times New Roman" w:hAnsi="Times New Roman" w:cs="Times New Roman"/>
          <w:bCs/>
          <w:i/>
          <w:iCs/>
          <w:szCs w:val="20"/>
        </w:rPr>
        <w:t>Lines were plotted by Subject and overlaid in a single panel, with each line representing an individual subject’s longitudinal trajectory (Subject identifier, Treatment group).</w:t>
      </w:r>
    </w:p>
    <w:p w14:paraId="50B28CAE" w14:textId="77777777" w:rsidR="000649CC" w:rsidRPr="00FD35A8" w:rsidRDefault="000649CC" w:rsidP="000649CC">
      <w:pPr>
        <w:widowControl/>
        <w:rPr>
          <w:rFonts w:ascii="Times New Roman" w:hAnsi="Times New Roman" w:cs="Times New Roman"/>
          <w:bCs/>
          <w:i/>
          <w:iCs/>
          <w:szCs w:val="20"/>
        </w:rPr>
      </w:pPr>
      <w:r w:rsidRPr="00FD35A8">
        <w:rPr>
          <w:rFonts w:ascii="Times New Roman" w:hAnsi="Times New Roman" w:cs="Times New Roman"/>
          <w:bCs/>
          <w:i/>
          <w:iCs/>
          <w:szCs w:val="20"/>
        </w:rPr>
        <w:t>Update x-axis label by 'Scheduled visit': Screening, Baseline, D28, D56, D84, … .</w:t>
      </w:r>
    </w:p>
    <w:p w14:paraId="6CCBDC87" w14:textId="0E54CCBF" w:rsidR="000649CC" w:rsidRDefault="000649CC" w:rsidP="000649CC">
      <w:pPr>
        <w:widowControl/>
        <w:rPr>
          <w:ins w:id="2287" w:author="Yali Chen" w:date="2025-12-29T16:36:00Z" w16du:dateUtc="2025-12-29T08:36:00Z"/>
          <w:rFonts w:ascii="Times New Roman" w:hAnsi="Times New Roman" w:cs="Times New Roman"/>
          <w:bCs/>
          <w:i/>
          <w:iCs/>
          <w:szCs w:val="20"/>
        </w:rPr>
      </w:pPr>
      <w:r w:rsidRPr="00FD35A8">
        <w:rPr>
          <w:rFonts w:ascii="Times New Roman" w:hAnsi="Times New Roman" w:cs="Times New Roman"/>
          <w:bCs/>
          <w:i/>
          <w:iCs/>
          <w:szCs w:val="20"/>
        </w:rPr>
        <w:t>The y-axis label was set to “</w:t>
      </w:r>
      <w:ins w:id="2288" w:author="Yali Chen" w:date="2025-12-17T11:12:00Z" w16du:dateUtc="2025-12-17T03:12:00Z">
        <w:r w:rsidR="00262DD4" w:rsidRPr="00FD35A8">
          <w:rPr>
            <w:rFonts w:ascii="Times New Roman" w:hAnsi="Times New Roman" w:cs="Times New Roman"/>
            <w:bCs/>
            <w:i/>
            <w:iCs/>
            <w:szCs w:val="20"/>
          </w:rPr>
          <w:t>MDAAT-</w:t>
        </w:r>
      </w:ins>
      <w:r w:rsidR="00D202EA" w:rsidRPr="00FD35A8">
        <w:rPr>
          <w:rFonts w:ascii="Times New Roman" w:hAnsi="Times New Roman" w:cs="Times New Roman"/>
          <w:bCs/>
          <w:i/>
          <w:iCs/>
          <w:szCs w:val="20"/>
        </w:rPr>
        <w:t>Extramuscular global assessment (cm)</w:t>
      </w:r>
      <w:r w:rsidRPr="00FD35A8">
        <w:rPr>
          <w:rFonts w:ascii="Times New Roman" w:hAnsi="Times New Roman" w:cs="Times New Roman"/>
          <w:bCs/>
          <w:i/>
          <w:iCs/>
          <w:szCs w:val="20"/>
        </w:rPr>
        <w:t>”</w:t>
      </w:r>
      <w:del w:id="2289" w:author="Yali Chen" w:date="2025-12-17T11:11:00Z" w16du:dateUtc="2025-12-17T03:11:00Z">
        <w:r w:rsidR="00D202EA" w:rsidRPr="00FD35A8" w:rsidDel="00040749">
          <w:rPr>
            <w:rFonts w:ascii="Times New Roman" w:hAnsi="Times New Roman" w:cs="Times New Roman"/>
            <w:bCs/>
            <w:i/>
            <w:iCs/>
            <w:szCs w:val="20"/>
          </w:rPr>
          <w:delText xml:space="preserve"> and “</w:delText>
        </w:r>
        <w:r w:rsidR="001C355A" w:rsidRPr="00FD35A8" w:rsidDel="00040749">
          <w:rPr>
            <w:rFonts w:ascii="Times New Roman" w:hAnsi="Times New Roman" w:cs="Times New Roman"/>
            <w:bCs/>
            <w:i/>
            <w:iCs/>
            <w:szCs w:val="20"/>
          </w:rPr>
          <w:delText>Global disease activity (cm)</w:delText>
        </w:r>
        <w:r w:rsidR="00D202EA" w:rsidRPr="00FD35A8" w:rsidDel="00040749">
          <w:rPr>
            <w:rFonts w:ascii="Times New Roman" w:hAnsi="Times New Roman" w:cs="Times New Roman"/>
            <w:bCs/>
            <w:i/>
            <w:iCs/>
            <w:szCs w:val="20"/>
          </w:rPr>
          <w:delText>”</w:delText>
        </w:r>
      </w:del>
      <w:r w:rsidRPr="00FD35A8">
        <w:rPr>
          <w:rFonts w:ascii="Times New Roman" w:hAnsi="Times New Roman" w:cs="Times New Roman"/>
          <w:bCs/>
          <w:i/>
          <w:iCs/>
          <w:szCs w:val="20"/>
        </w:rPr>
        <w:t>.</w:t>
      </w:r>
    </w:p>
    <w:p w14:paraId="03EDD8FE" w14:textId="77777777" w:rsidR="0077214D" w:rsidRPr="00FD35A8" w:rsidRDefault="0077214D" w:rsidP="000649CC">
      <w:pPr>
        <w:widowControl/>
        <w:rPr>
          <w:ins w:id="2290" w:author="Yali Chen" w:date="2025-12-29T14:50:00Z" w16du:dateUtc="2025-12-29T06:50:00Z"/>
          <w:rFonts w:ascii="Times New Roman" w:hAnsi="Times New Roman" w:cs="Times New Roman"/>
          <w:bCs/>
          <w:i/>
          <w:iCs/>
          <w:szCs w:val="20"/>
        </w:rPr>
      </w:pPr>
    </w:p>
    <w:p w14:paraId="0002B7EA" w14:textId="004CFEFF" w:rsidR="00DC4E28" w:rsidRPr="00FD35A8" w:rsidRDefault="00DC4E28" w:rsidP="00DC4E28">
      <w:pPr>
        <w:widowControl/>
        <w:rPr>
          <w:ins w:id="2291" w:author="Yali Chen" w:date="2025-12-29T14:50:00Z" w16du:dateUtc="2025-12-29T06:50:00Z"/>
          <w:rFonts w:ascii="Times New Roman" w:hAnsi="Times New Roman" w:cs="Times New Roman"/>
          <w:bCs/>
          <w:i/>
          <w:iCs/>
          <w:szCs w:val="20"/>
        </w:rPr>
      </w:pPr>
      <w:ins w:id="2292" w:author="Yali Chen" w:date="2025-12-29T14:50:00Z" w16du:dateUtc="2025-12-29T06:50:00Z">
        <w:r w:rsidRPr="00FD35A8">
          <w:rPr>
            <w:rFonts w:ascii="Times New Roman" w:hAnsi="Times New Roman" w:cs="Times New Roman"/>
            <w:bCs/>
            <w:i/>
            <w:iCs/>
            <w:szCs w:val="20"/>
          </w:rPr>
          <w:t>All figures should start from screening period</w:t>
        </w:r>
        <w:r w:rsidRPr="00556E25">
          <w:rPr>
            <w:rFonts w:ascii="Times New Roman" w:hAnsi="Times New Roman" w:cs="Times New Roman"/>
            <w:bCs/>
            <w:i/>
            <w:iCs/>
            <w:szCs w:val="20"/>
            <w:highlight w:val="yellow"/>
            <w:rPrChange w:id="2293" w:author="Yali Chen" w:date="2026-01-27T11:43:00Z" w16du:dateUtc="2026-01-27T03:43:00Z">
              <w:rPr>
                <w:rFonts w:ascii="Times New Roman" w:hAnsi="Times New Roman" w:cs="Times New Roman"/>
                <w:bCs/>
                <w:i/>
                <w:iCs/>
                <w:szCs w:val="20"/>
              </w:rPr>
            </w:rPrChange>
          </w:rPr>
          <w:t>.</w:t>
        </w:r>
      </w:ins>
      <w:ins w:id="2294" w:author="Yali Chen" w:date="2026-01-27T11:01:00Z" w16du:dateUtc="2026-01-27T03:01:00Z">
        <w:r w:rsidR="007272C7" w:rsidRPr="00556E25">
          <w:rPr>
            <w:rFonts w:ascii="Times New Roman" w:hAnsi="Times New Roman" w:cs="Times New Roman"/>
            <w:bCs/>
            <w:i/>
            <w:iCs/>
            <w:szCs w:val="20"/>
            <w:highlight w:val="yellow"/>
            <w:rPrChange w:id="2295" w:author="Yali Chen" w:date="2026-01-27T11:43:00Z" w16du:dateUtc="2026-01-27T03:43:00Z">
              <w:rPr>
                <w:rFonts w:ascii="Times New Roman" w:hAnsi="Times New Roman" w:cs="Times New Roman"/>
                <w:bCs/>
                <w:i/>
                <w:iCs/>
                <w:szCs w:val="20"/>
              </w:rPr>
            </w:rPrChange>
          </w:rPr>
          <w:t xml:space="preserve"> </w:t>
        </w:r>
        <w:r w:rsidR="007272C7" w:rsidRPr="00556E25">
          <w:rPr>
            <w:rFonts w:ascii="Times New Roman" w:hAnsi="Times New Roman" w:cs="Times New Roman"/>
            <w:bCs/>
            <w:i/>
            <w:iCs/>
            <w:color w:val="EE0000"/>
            <w:szCs w:val="20"/>
            <w:highlight w:val="yellow"/>
            <w:rPrChange w:id="2296" w:author="Yali Chen" w:date="2026-01-27T11:43:00Z" w16du:dateUtc="2026-01-27T03:43:00Z">
              <w:rPr>
                <w:rFonts w:ascii="Times New Roman" w:hAnsi="Times New Roman" w:cs="Times New Roman"/>
                <w:bCs/>
                <w:i/>
                <w:iCs/>
                <w:color w:val="EE0000"/>
                <w:szCs w:val="20"/>
              </w:rPr>
            </w:rPrChange>
          </w:rPr>
          <w:t>Use study day on the x-axis instead of visit name</w:t>
        </w:r>
      </w:ins>
    </w:p>
    <w:p w14:paraId="6AEF82E4" w14:textId="77777777" w:rsidR="00DC4E28" w:rsidRPr="00FD35A8" w:rsidRDefault="00DC4E28" w:rsidP="000649CC">
      <w:pPr>
        <w:widowControl/>
        <w:rPr>
          <w:rFonts w:ascii="Times New Roman" w:hAnsi="Times New Roman" w:cs="Times New Roman"/>
          <w:bCs/>
          <w:i/>
          <w:iCs/>
          <w:szCs w:val="20"/>
        </w:rPr>
      </w:pPr>
    </w:p>
    <w:p w14:paraId="63D827C5" w14:textId="77777777" w:rsidR="000649CC" w:rsidRPr="00FD35A8" w:rsidRDefault="000649CC" w:rsidP="000649CC">
      <w:pPr>
        <w:widowControl/>
        <w:rPr>
          <w:rFonts w:ascii="Times New Roman" w:hAnsi="Times New Roman" w:cs="Times New Roman"/>
          <w:bCs/>
          <w:szCs w:val="20"/>
        </w:rPr>
      </w:pPr>
      <w:r w:rsidRPr="00FD35A8">
        <w:rPr>
          <w:rFonts w:ascii="Times New Roman" w:hAnsi="Times New Roman" w:cs="Times New Roman"/>
          <w:bCs/>
          <w:szCs w:val="20"/>
        </w:rPr>
        <w:br w:type="page"/>
      </w:r>
    </w:p>
    <w:p w14:paraId="761492AA" w14:textId="77777777" w:rsidR="000649CC" w:rsidRPr="00FD35A8" w:rsidRDefault="000649CC" w:rsidP="00245C93">
      <w:pPr>
        <w:widowControl/>
        <w:rPr>
          <w:rFonts w:ascii="Times New Roman" w:hAnsi="Times New Roman" w:cs="Times New Roman"/>
          <w:bCs/>
          <w:szCs w:val="20"/>
        </w:rPr>
      </w:pPr>
    </w:p>
    <w:p w14:paraId="08DA5656" w14:textId="5419DBF5" w:rsidR="007320C5" w:rsidRPr="00FD35A8" w:rsidRDefault="007320C5" w:rsidP="007320C5">
      <w:pPr>
        <w:pStyle w:val="TFLshelltitle1"/>
        <w:rPr>
          <w:bCs/>
          <w:szCs w:val="20"/>
        </w:rPr>
      </w:pPr>
      <w:bookmarkStart w:id="2297" w:name="_Toc217918920"/>
      <w:commentRangeStart w:id="2298"/>
      <w:commentRangeStart w:id="2299"/>
      <w:commentRangeStart w:id="2300"/>
      <w:r w:rsidRPr="00FD35A8">
        <w:rPr>
          <w:bCs/>
          <w:szCs w:val="20"/>
          <w:lang w:eastAsia="zh-CN"/>
        </w:rPr>
        <w:t>Figure 14.2</w:t>
      </w:r>
      <w:r w:rsidRPr="00FD35A8">
        <w:rPr>
          <w:bCs/>
          <w:szCs w:val="20"/>
        </w:rPr>
        <w:t>.</w:t>
      </w:r>
      <w:r w:rsidR="00F2021A" w:rsidRPr="00FD35A8">
        <w:rPr>
          <w:bCs/>
          <w:szCs w:val="20"/>
          <w:lang w:eastAsia="zh-CN"/>
        </w:rPr>
        <w:t>5</w:t>
      </w:r>
      <w:r w:rsidRPr="00FD35A8">
        <w:rPr>
          <w:bCs/>
          <w:szCs w:val="20"/>
        </w:rPr>
        <w:t xml:space="preserve"> </w:t>
      </w:r>
      <w:r w:rsidRPr="00FD35A8">
        <w:rPr>
          <w:bCs/>
          <w:szCs w:val="20"/>
          <w:lang w:eastAsia="zh-CN"/>
        </w:rPr>
        <w:t xml:space="preserve">Line Plot of </w:t>
      </w:r>
      <w:r w:rsidR="00432ACF" w:rsidRPr="00FD35A8">
        <w:rPr>
          <w:bCs/>
          <w:szCs w:val="20"/>
          <w:lang w:eastAsia="zh-CN"/>
        </w:rPr>
        <w:t>CDASI</w:t>
      </w:r>
      <w:r w:rsidRPr="00FD35A8">
        <w:rPr>
          <w:bCs/>
          <w:szCs w:val="20"/>
          <w:lang w:eastAsia="zh-CN"/>
        </w:rPr>
        <w:t xml:space="preserve"> Overtime</w:t>
      </w:r>
      <w:r w:rsidRPr="00FD35A8">
        <w:rPr>
          <w:bCs/>
          <w:szCs w:val="20"/>
        </w:rPr>
        <w:t xml:space="preserve"> (&lt;&lt;IIM Cohort&gt;&gt; Full Analysis Set)</w:t>
      </w:r>
      <w:bookmarkEnd w:id="2297"/>
      <w:commentRangeEnd w:id="2298"/>
      <w:r w:rsidR="00921AFC" w:rsidRPr="00FD35A8">
        <w:rPr>
          <w:rStyle w:val="CommentReference"/>
          <w:bCs/>
          <w:sz w:val="20"/>
          <w:szCs w:val="20"/>
        </w:rPr>
        <w:commentReference w:id="2298"/>
      </w:r>
      <w:commentRangeEnd w:id="2299"/>
      <w:r w:rsidR="00733EA0" w:rsidRPr="00FD35A8">
        <w:rPr>
          <w:rStyle w:val="CommentReference"/>
          <w:bCs/>
          <w:sz w:val="20"/>
          <w:szCs w:val="20"/>
        </w:rPr>
        <w:commentReference w:id="2299"/>
      </w:r>
      <w:commentRangeEnd w:id="2300"/>
      <w:r w:rsidR="00FE7846" w:rsidRPr="00FD35A8">
        <w:rPr>
          <w:rStyle w:val="CommentReference"/>
          <w:bCs/>
          <w:sz w:val="20"/>
          <w:szCs w:val="20"/>
        </w:rPr>
        <w:commentReference w:id="2300"/>
      </w:r>
    </w:p>
    <w:p w14:paraId="3B2EDBC3" w14:textId="77777777" w:rsidR="007320C5" w:rsidRPr="00FD35A8" w:rsidRDefault="007320C5" w:rsidP="007320C5">
      <w:pPr>
        <w:rPr>
          <w:rFonts w:ascii="Times New Roman" w:hAnsi="Times New Roman" w:cs="Times New Roman"/>
          <w:bCs/>
          <w:szCs w:val="20"/>
        </w:rPr>
      </w:pPr>
      <w:r w:rsidRPr="00FD35A8">
        <w:rPr>
          <w:rFonts w:ascii="Times New Roman" w:hAnsi="Times New Roman" w:cs="Times New Roman"/>
          <w:bCs/>
          <w:noProof/>
          <w:szCs w:val="20"/>
        </w:rPr>
        <w:drawing>
          <wp:inline distT="0" distB="0" distL="0" distR="0" wp14:anchorId="212CF11A" wp14:editId="542A3116">
            <wp:extent cx="2355298" cy="2483892"/>
            <wp:effectExtent l="0" t="0" r="6985" b="0"/>
            <wp:docPr id="1092610670" name="图片 1"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132378" name="图片 1" descr="图表&#10;&#10;AI 生成的内容可能不正确。"/>
                    <pic:cNvPicPr/>
                  </pic:nvPicPr>
                  <pic:blipFill>
                    <a:blip r:embed="rId19"/>
                    <a:stretch>
                      <a:fillRect/>
                    </a:stretch>
                  </pic:blipFill>
                  <pic:spPr>
                    <a:xfrm>
                      <a:off x="0" y="0"/>
                      <a:ext cx="2360090" cy="2488946"/>
                    </a:xfrm>
                    <a:prstGeom prst="rect">
                      <a:avLst/>
                    </a:prstGeom>
                  </pic:spPr>
                </pic:pic>
              </a:graphicData>
            </a:graphic>
          </wp:inline>
        </w:drawing>
      </w:r>
    </w:p>
    <w:p w14:paraId="0FB19C5D" w14:textId="4E6983A9" w:rsidR="007320C5" w:rsidRPr="00FD35A8" w:rsidRDefault="007320C5" w:rsidP="007320C5">
      <w:pPr>
        <w:rPr>
          <w:rFonts w:ascii="Times New Roman" w:hAnsi="Times New Roman" w:cs="Times New Roman"/>
          <w:bCs/>
          <w:i/>
          <w:iCs/>
          <w:szCs w:val="20"/>
        </w:rPr>
      </w:pPr>
      <w:r w:rsidRPr="00FD35A8">
        <w:rPr>
          <w:rFonts w:ascii="Times New Roman" w:hAnsi="Times New Roman" w:cs="Times New Roman"/>
          <w:szCs w:val="20"/>
        </w:rPr>
        <w:t>IIM: Idiopathic Inflammatory Myopathies</w:t>
      </w:r>
      <w:r w:rsidR="00432ACF" w:rsidRPr="00FD35A8">
        <w:rPr>
          <w:rFonts w:ascii="Times New Roman" w:hAnsi="Times New Roman" w:cs="Times New Roman"/>
          <w:szCs w:val="20"/>
        </w:rPr>
        <w:t xml:space="preserve">, CDASI: </w:t>
      </w:r>
      <w:r w:rsidR="00D23352" w:rsidRPr="00FD35A8">
        <w:rPr>
          <w:rFonts w:ascii="Times New Roman" w:hAnsi="Times New Roman" w:cs="Times New Roman"/>
          <w:szCs w:val="20"/>
        </w:rPr>
        <w:t>Cutaneous Dermatomyositis Disease Area and Severity Index</w:t>
      </w:r>
    </w:p>
    <w:p w14:paraId="2BC84B11" w14:textId="51473BD4" w:rsidR="007320C5" w:rsidRPr="00FD35A8" w:rsidRDefault="007320C5" w:rsidP="007320C5">
      <w:pPr>
        <w:rPr>
          <w:rFonts w:ascii="Times New Roman" w:hAnsi="Times New Roman" w:cs="Times New Roman"/>
        </w:rPr>
      </w:pPr>
      <w:commentRangeStart w:id="2301"/>
      <w:commentRangeStart w:id="2302"/>
      <w:commentRangeStart w:id="2303"/>
      <w:commentRangeStart w:id="2304"/>
      <w:commentRangeStart w:id="2305"/>
      <w:commentRangeStart w:id="2306"/>
      <w:r w:rsidRPr="00FD35A8">
        <w:rPr>
          <w:rFonts w:ascii="Times New Roman" w:hAnsi="Times New Roman" w:cs="Times New Roman"/>
        </w:rPr>
        <w:t>Patients with IIM</w:t>
      </w:r>
      <w:ins w:id="2307" w:author="Yali Chen" w:date="2025-12-17T11:27:00Z" w16du:dateUtc="2025-12-17T03:27:00Z">
        <w:r w:rsidR="004C4713" w:rsidRPr="00FD35A8">
          <w:rPr>
            <w:rFonts w:ascii="Times New Roman" w:hAnsi="Times New Roman" w:cs="Times New Roman"/>
          </w:rPr>
          <w:t xml:space="preserve"> (N = xxx)</w:t>
        </w:r>
      </w:ins>
      <w:ins w:id="2308" w:author="Yali Chen" w:date="2025-12-17T11:21:00Z" w16du:dateUtc="2025-12-17T03:21:00Z">
        <w:r w:rsidR="009877F2" w:rsidRPr="00FD35A8">
          <w:rPr>
            <w:rFonts w:ascii="Times New Roman" w:hAnsi="Times New Roman" w:cs="Times New Roman"/>
          </w:rPr>
          <w:t xml:space="preserve">, </w:t>
        </w:r>
      </w:ins>
      <w:ins w:id="2309" w:author="Yali Chen" w:date="2025-12-17T11:20:00Z" w16du:dateUtc="2025-12-17T03:20:00Z">
        <w:r w:rsidR="009877F2" w:rsidRPr="00FD35A8">
          <w:rPr>
            <w:rFonts w:ascii="Times New Roman" w:hAnsi="Times New Roman" w:cs="Times New Roman"/>
          </w:rPr>
          <w:t xml:space="preserve">only subjects with </w:t>
        </w:r>
        <w:commentRangeStart w:id="2310"/>
        <w:commentRangeStart w:id="2311"/>
        <w:r w:rsidR="009877F2" w:rsidRPr="00FD35A8">
          <w:rPr>
            <w:rFonts w:ascii="Times New Roman" w:hAnsi="Times New Roman" w:cs="Times New Roman"/>
          </w:rPr>
          <w:t>dermatomyositis</w:t>
        </w:r>
      </w:ins>
      <w:commentRangeEnd w:id="2310"/>
      <w:r w:rsidR="00481981" w:rsidRPr="00FD35A8">
        <w:rPr>
          <w:rStyle w:val="CommentReference"/>
          <w:rFonts w:ascii="Times New Roman" w:hAnsi="Times New Roman" w:cs="Times New Roman"/>
          <w:sz w:val="20"/>
          <w:szCs w:val="22"/>
        </w:rPr>
        <w:commentReference w:id="2310"/>
      </w:r>
      <w:commentRangeEnd w:id="2311"/>
      <w:r w:rsidR="00207E66" w:rsidRPr="00FD35A8">
        <w:rPr>
          <w:rStyle w:val="CommentReference"/>
          <w:rFonts w:ascii="Times New Roman" w:hAnsi="Times New Roman" w:cs="Times New Roman"/>
          <w:sz w:val="20"/>
          <w:szCs w:val="22"/>
        </w:rPr>
        <w:commentReference w:id="2311"/>
      </w:r>
      <w:ins w:id="2312" w:author="Yali Chen" w:date="2025-12-17T11:20:00Z" w16du:dateUtc="2025-12-17T03:20:00Z">
        <w:r w:rsidR="009877F2" w:rsidRPr="00FD35A8">
          <w:rPr>
            <w:rFonts w:ascii="Times New Roman" w:hAnsi="Times New Roman" w:cs="Times New Roman"/>
          </w:rPr>
          <w:t xml:space="preserve"> will be included in the analysis</w:t>
        </w:r>
      </w:ins>
      <w:r w:rsidRPr="00FD35A8">
        <w:rPr>
          <w:rFonts w:ascii="Times New Roman" w:hAnsi="Times New Roman" w:cs="Times New Roman"/>
        </w:rPr>
        <w:t xml:space="preserve"> (</w:t>
      </w:r>
      <w:ins w:id="2313" w:author="Yali Chen" w:date="2025-12-17T11:27:00Z" w16du:dateUtc="2025-12-17T03:27:00Z">
        <w:r w:rsidR="004C4713" w:rsidRPr="00FD35A8">
          <w:rPr>
            <w:rFonts w:ascii="Times New Roman" w:hAnsi="Times New Roman" w:cs="Times New Roman"/>
          </w:rPr>
          <w:t>n</w:t>
        </w:r>
      </w:ins>
      <w:del w:id="2314" w:author="Yali Chen" w:date="2025-12-17T11:27:00Z" w16du:dateUtc="2025-12-17T03:27:00Z">
        <w:r w:rsidRPr="00FD35A8" w:rsidDel="004C4713">
          <w:rPr>
            <w:rFonts w:ascii="Times New Roman" w:hAnsi="Times New Roman" w:cs="Times New Roman"/>
          </w:rPr>
          <w:delText>N</w:delText>
        </w:r>
      </w:del>
      <w:r w:rsidRPr="00FD35A8">
        <w:rPr>
          <w:rFonts w:ascii="Times New Roman" w:hAnsi="Times New Roman" w:cs="Times New Roman"/>
        </w:rPr>
        <w:t xml:space="preserve"> = xxx).</w:t>
      </w:r>
      <w:commentRangeEnd w:id="2301"/>
      <w:r w:rsidR="00ED2F4C" w:rsidRPr="00FD35A8">
        <w:rPr>
          <w:rStyle w:val="CommentReference"/>
          <w:rFonts w:ascii="Times New Roman" w:hAnsi="Times New Roman" w:cs="Times New Roman"/>
          <w:sz w:val="20"/>
          <w:szCs w:val="22"/>
        </w:rPr>
        <w:commentReference w:id="2301"/>
      </w:r>
      <w:commentRangeEnd w:id="2302"/>
      <w:r w:rsidR="00817BFA" w:rsidRPr="00FD35A8">
        <w:rPr>
          <w:rStyle w:val="CommentReference"/>
          <w:rFonts w:ascii="Times New Roman" w:hAnsi="Times New Roman" w:cs="Times New Roman"/>
          <w:sz w:val="20"/>
          <w:szCs w:val="22"/>
        </w:rPr>
        <w:commentReference w:id="2302"/>
      </w:r>
      <w:commentRangeEnd w:id="2303"/>
      <w:r w:rsidRPr="00FD35A8">
        <w:rPr>
          <w:rStyle w:val="CommentReference"/>
          <w:rFonts w:ascii="Times New Roman" w:hAnsi="Times New Roman" w:cs="Times New Roman"/>
          <w:sz w:val="20"/>
          <w:szCs w:val="22"/>
        </w:rPr>
        <w:commentReference w:id="2303"/>
      </w:r>
      <w:commentRangeEnd w:id="2304"/>
      <w:r w:rsidRPr="00FD35A8">
        <w:rPr>
          <w:rStyle w:val="CommentReference"/>
          <w:rFonts w:ascii="Times New Roman" w:hAnsi="Times New Roman" w:cs="Times New Roman"/>
          <w:sz w:val="20"/>
          <w:szCs w:val="22"/>
        </w:rPr>
        <w:commentReference w:id="2304"/>
      </w:r>
      <w:commentRangeEnd w:id="2305"/>
      <w:r w:rsidRPr="00FD35A8">
        <w:rPr>
          <w:rStyle w:val="CommentReference"/>
          <w:rFonts w:ascii="Times New Roman" w:hAnsi="Times New Roman" w:cs="Times New Roman"/>
          <w:sz w:val="20"/>
          <w:szCs w:val="22"/>
        </w:rPr>
        <w:commentReference w:id="2305"/>
      </w:r>
      <w:commentRangeEnd w:id="2306"/>
      <w:r w:rsidR="004A3BCF" w:rsidRPr="00FD35A8">
        <w:rPr>
          <w:rStyle w:val="CommentReference"/>
          <w:rFonts w:ascii="Times New Roman" w:hAnsi="Times New Roman" w:cs="Times New Roman"/>
          <w:sz w:val="20"/>
          <w:szCs w:val="22"/>
        </w:rPr>
        <w:commentReference w:id="2306"/>
      </w:r>
    </w:p>
    <w:p w14:paraId="3DF49641" w14:textId="77777777" w:rsidR="007320C5" w:rsidRPr="00FD35A8" w:rsidRDefault="007320C5" w:rsidP="007320C5">
      <w:pPr>
        <w:rPr>
          <w:rFonts w:ascii="Times New Roman" w:hAnsi="Times New Roman" w:cs="Times New Roman"/>
          <w:bCs/>
          <w:i/>
          <w:iCs/>
          <w:szCs w:val="20"/>
        </w:rPr>
      </w:pPr>
      <w:r w:rsidRPr="0A3B663E">
        <w:rPr>
          <w:rFonts w:ascii="Times New Roman" w:hAnsi="Times New Roman" w:cs="Times New Roman"/>
          <w:i/>
          <w:iCs/>
        </w:rPr>
        <w:t>Programming note:</w:t>
      </w:r>
    </w:p>
    <w:p w14:paraId="4584DD1E" w14:textId="5D353522" w:rsidR="3BF2A7BF" w:rsidRDefault="3BF2A7BF" w:rsidP="0A3B663E">
      <w:pPr>
        <w:rPr>
          <w:rFonts w:ascii="Times New Roman" w:hAnsi="Times New Roman" w:cs="Times New Roman"/>
          <w:i/>
          <w:iCs/>
          <w:color w:val="FF0000"/>
        </w:rPr>
      </w:pPr>
      <w:r w:rsidRPr="0A3B663E">
        <w:rPr>
          <w:rFonts w:ascii="Times New Roman" w:hAnsi="Times New Roman" w:cs="Times New Roman"/>
          <w:i/>
          <w:iCs/>
          <w:color w:val="FF0000"/>
        </w:rPr>
        <w:t>With dermatomyositis is IIM subtype=”DM”</w:t>
      </w:r>
    </w:p>
    <w:p w14:paraId="6DD38CBB" w14:textId="3BAEF3F9" w:rsidR="0A3B663E" w:rsidRDefault="0A3B663E" w:rsidP="0A3B663E">
      <w:pPr>
        <w:rPr>
          <w:rFonts w:ascii="Times New Roman" w:hAnsi="Times New Roman" w:cs="Times New Roman"/>
          <w:i/>
          <w:iCs/>
        </w:rPr>
      </w:pPr>
    </w:p>
    <w:p w14:paraId="6B35159A" w14:textId="09E9A781" w:rsidR="007320C5" w:rsidRPr="00FD35A8" w:rsidRDefault="00C644DD" w:rsidP="007320C5">
      <w:pPr>
        <w:rPr>
          <w:rFonts w:ascii="Times New Roman" w:hAnsi="Times New Roman" w:cs="Times New Roman"/>
          <w:bCs/>
          <w:i/>
          <w:iCs/>
          <w:szCs w:val="20"/>
        </w:rPr>
      </w:pPr>
      <w:r w:rsidRPr="00FD35A8">
        <w:rPr>
          <w:rFonts w:ascii="Times New Roman" w:hAnsi="Times New Roman" w:cs="Times New Roman"/>
          <w:bCs/>
          <w:i/>
          <w:iCs/>
          <w:szCs w:val="20"/>
        </w:rPr>
        <w:t>CDASI</w:t>
      </w:r>
      <w:r w:rsidR="007320C5" w:rsidRPr="00FD35A8">
        <w:rPr>
          <w:rFonts w:ascii="Times New Roman" w:hAnsi="Times New Roman" w:cs="Times New Roman"/>
          <w:bCs/>
          <w:i/>
          <w:iCs/>
          <w:szCs w:val="20"/>
        </w:rPr>
        <w:t xml:space="preserve"> is collected on</w:t>
      </w:r>
      <w:r w:rsidR="00BC6E98" w:rsidRPr="00FD35A8">
        <w:rPr>
          <w:rFonts w:ascii="Times New Roman" w:hAnsi="Times New Roman" w:cs="Times New Roman"/>
          <w:bCs/>
          <w:i/>
          <w:iCs/>
          <w:szCs w:val="20"/>
        </w:rPr>
        <w:t>“</w:t>
      </w:r>
      <w:r w:rsidR="00C4294E" w:rsidRPr="00FD35A8">
        <w:rPr>
          <w:rFonts w:ascii="Times New Roman" w:hAnsi="Times New Roman" w:cs="Times New Roman"/>
          <w:bCs/>
          <w:i/>
          <w:iCs/>
          <w:szCs w:val="20"/>
        </w:rPr>
        <w:t>Cutaneous Dermatomyositis Disease Area and Severity Index(CDASI)</w:t>
      </w:r>
      <w:r w:rsidR="00BC6E98" w:rsidRPr="00FD35A8">
        <w:rPr>
          <w:rFonts w:ascii="Times New Roman" w:hAnsi="Times New Roman" w:cs="Times New Roman"/>
          <w:bCs/>
          <w:i/>
          <w:iCs/>
          <w:szCs w:val="20"/>
        </w:rPr>
        <w:t>” CRF page “</w:t>
      </w:r>
      <w:r w:rsidR="00E64ECD" w:rsidRPr="00FD35A8">
        <w:rPr>
          <w:rFonts w:ascii="Times New Roman" w:hAnsi="Times New Roman" w:cs="Times New Roman"/>
          <w:bCs/>
          <w:i/>
          <w:iCs/>
          <w:szCs w:val="20"/>
        </w:rPr>
        <w:t>Total activity score</w:t>
      </w:r>
      <w:r w:rsidR="00BC6E98" w:rsidRPr="00FD35A8">
        <w:rPr>
          <w:rFonts w:ascii="Times New Roman" w:hAnsi="Times New Roman" w:cs="Times New Roman"/>
          <w:bCs/>
          <w:i/>
          <w:iCs/>
          <w:szCs w:val="20"/>
        </w:rPr>
        <w:t>” item</w:t>
      </w:r>
      <w:r w:rsidR="00EB7247" w:rsidRPr="00FD35A8">
        <w:rPr>
          <w:rFonts w:ascii="Times New Roman" w:hAnsi="Times New Roman" w:cs="Times New Roman"/>
          <w:bCs/>
          <w:i/>
          <w:iCs/>
          <w:szCs w:val="20"/>
        </w:rPr>
        <w:t xml:space="preserve"> and “Total damage score” item</w:t>
      </w:r>
      <w:r w:rsidR="00EB7247" w:rsidRPr="00FD35A8">
        <w:rPr>
          <w:rFonts w:ascii="Times New Roman" w:hAnsi="Times New Roman" w:cs="Times New Roman"/>
          <w:bCs/>
          <w:i/>
          <w:iCs/>
          <w:szCs w:val="20"/>
        </w:rPr>
        <w:t>。</w:t>
      </w:r>
    </w:p>
    <w:p w14:paraId="6E8A948D" w14:textId="77777777" w:rsidR="007320C5" w:rsidRPr="00FD35A8" w:rsidRDefault="007320C5" w:rsidP="007320C5">
      <w:pPr>
        <w:rPr>
          <w:rFonts w:ascii="Times New Roman" w:hAnsi="Times New Roman" w:cs="Times New Roman"/>
          <w:bCs/>
          <w:i/>
          <w:iCs/>
          <w:szCs w:val="20"/>
        </w:rPr>
      </w:pPr>
      <w:r w:rsidRPr="00FD35A8">
        <w:rPr>
          <w:rFonts w:ascii="Times New Roman" w:hAnsi="Times New Roman" w:cs="Times New Roman"/>
          <w:bCs/>
          <w:i/>
          <w:iCs/>
          <w:szCs w:val="20"/>
        </w:rPr>
        <w:t>Lines were plotted by Subject and overlaid in a single panel, with each line representing an individual subject’s longitudinal trajectory (Subject identifier, Treatment group).</w:t>
      </w:r>
    </w:p>
    <w:p w14:paraId="5571DCBB" w14:textId="77777777" w:rsidR="007320C5" w:rsidRPr="00FD35A8" w:rsidRDefault="007320C5" w:rsidP="007320C5">
      <w:pPr>
        <w:widowControl/>
        <w:rPr>
          <w:rFonts w:ascii="Times New Roman" w:hAnsi="Times New Roman" w:cs="Times New Roman"/>
          <w:bCs/>
          <w:i/>
          <w:iCs/>
          <w:szCs w:val="20"/>
        </w:rPr>
      </w:pPr>
      <w:r w:rsidRPr="00FD35A8">
        <w:rPr>
          <w:rFonts w:ascii="Times New Roman" w:hAnsi="Times New Roman" w:cs="Times New Roman"/>
          <w:bCs/>
          <w:i/>
          <w:iCs/>
          <w:szCs w:val="20"/>
        </w:rPr>
        <w:t>Update x-axis label by 'Scheduled visit': Screening, Baseline, D28, D56, D84, … .</w:t>
      </w:r>
    </w:p>
    <w:p w14:paraId="0C2DE75A" w14:textId="1FE76A41" w:rsidR="007320C5" w:rsidRDefault="007320C5" w:rsidP="007320C5">
      <w:pPr>
        <w:widowControl/>
        <w:rPr>
          <w:ins w:id="2316" w:author="Yali Chen" w:date="2025-12-29T16:36:00Z" w16du:dateUtc="2025-12-29T08:36:00Z"/>
          <w:rFonts w:ascii="Times New Roman" w:hAnsi="Times New Roman" w:cs="Times New Roman"/>
          <w:bCs/>
          <w:i/>
          <w:iCs/>
          <w:szCs w:val="20"/>
        </w:rPr>
      </w:pPr>
      <w:r w:rsidRPr="00FD35A8">
        <w:rPr>
          <w:rFonts w:ascii="Times New Roman" w:hAnsi="Times New Roman" w:cs="Times New Roman"/>
          <w:bCs/>
          <w:i/>
          <w:iCs/>
          <w:szCs w:val="20"/>
        </w:rPr>
        <w:t>The y-axis label was set to “</w:t>
      </w:r>
      <w:r w:rsidR="00E64ECD" w:rsidRPr="00FD35A8">
        <w:rPr>
          <w:rFonts w:ascii="Times New Roman" w:hAnsi="Times New Roman" w:cs="Times New Roman"/>
          <w:bCs/>
          <w:i/>
          <w:iCs/>
          <w:szCs w:val="20"/>
        </w:rPr>
        <w:t xml:space="preserve">Total activity score </w:t>
      </w:r>
      <w:r w:rsidRPr="00FD35A8">
        <w:rPr>
          <w:rFonts w:ascii="Times New Roman" w:hAnsi="Times New Roman" w:cs="Times New Roman"/>
          <w:bCs/>
          <w:i/>
          <w:iCs/>
          <w:szCs w:val="20"/>
        </w:rPr>
        <w:t>(</w:t>
      </w:r>
      <w:r w:rsidR="00E64ECD" w:rsidRPr="00FD35A8">
        <w:rPr>
          <w:rFonts w:ascii="Times New Roman" w:hAnsi="Times New Roman" w:cs="Times New Roman"/>
          <w:bCs/>
          <w:i/>
          <w:iCs/>
          <w:szCs w:val="20"/>
        </w:rPr>
        <w:t>points</w:t>
      </w:r>
      <w:r w:rsidRPr="00FD35A8">
        <w:rPr>
          <w:rFonts w:ascii="Times New Roman" w:hAnsi="Times New Roman" w:cs="Times New Roman"/>
          <w:bCs/>
          <w:i/>
          <w:iCs/>
          <w:szCs w:val="20"/>
        </w:rPr>
        <w:t>)”</w:t>
      </w:r>
      <w:r w:rsidR="00E64ECD" w:rsidRPr="00FD35A8">
        <w:rPr>
          <w:rFonts w:ascii="Times New Roman" w:hAnsi="Times New Roman" w:cs="Times New Roman"/>
          <w:bCs/>
          <w:i/>
          <w:iCs/>
          <w:szCs w:val="20"/>
        </w:rPr>
        <w:t xml:space="preserve"> and “</w:t>
      </w:r>
      <w:r w:rsidR="00EB7247" w:rsidRPr="00FD35A8">
        <w:rPr>
          <w:rFonts w:ascii="Times New Roman" w:hAnsi="Times New Roman" w:cs="Times New Roman"/>
          <w:bCs/>
          <w:i/>
          <w:iCs/>
          <w:szCs w:val="20"/>
        </w:rPr>
        <w:t>Total damage score (points)</w:t>
      </w:r>
      <w:r w:rsidR="00E64ECD" w:rsidRPr="00FD35A8">
        <w:rPr>
          <w:rFonts w:ascii="Times New Roman" w:hAnsi="Times New Roman" w:cs="Times New Roman"/>
          <w:bCs/>
          <w:i/>
          <w:iCs/>
          <w:szCs w:val="20"/>
        </w:rPr>
        <w:t>”</w:t>
      </w:r>
      <w:r w:rsidRPr="00FD35A8">
        <w:rPr>
          <w:rFonts w:ascii="Times New Roman" w:hAnsi="Times New Roman" w:cs="Times New Roman"/>
          <w:bCs/>
          <w:i/>
          <w:iCs/>
          <w:szCs w:val="20"/>
        </w:rPr>
        <w:t>.</w:t>
      </w:r>
    </w:p>
    <w:p w14:paraId="5D7C6250" w14:textId="77777777" w:rsidR="0077214D" w:rsidRPr="00FD35A8" w:rsidRDefault="0077214D" w:rsidP="007320C5">
      <w:pPr>
        <w:widowControl/>
        <w:rPr>
          <w:ins w:id="2317" w:author="Yali Chen" w:date="2025-12-29T14:50:00Z" w16du:dateUtc="2025-12-29T06:50:00Z"/>
          <w:rFonts w:ascii="Times New Roman" w:hAnsi="Times New Roman" w:cs="Times New Roman"/>
          <w:bCs/>
          <w:i/>
          <w:iCs/>
          <w:szCs w:val="20"/>
        </w:rPr>
      </w:pPr>
    </w:p>
    <w:p w14:paraId="336538B9" w14:textId="7A66FB8B" w:rsidR="00DC4E28" w:rsidRPr="00FD35A8" w:rsidRDefault="00DC4E28" w:rsidP="00DC4E28">
      <w:pPr>
        <w:widowControl/>
        <w:rPr>
          <w:ins w:id="2318" w:author="Yali Chen" w:date="2025-12-29T14:50:00Z" w16du:dateUtc="2025-12-29T06:50:00Z"/>
          <w:rFonts w:ascii="Times New Roman" w:hAnsi="Times New Roman" w:cs="Times New Roman"/>
          <w:bCs/>
          <w:i/>
          <w:iCs/>
          <w:szCs w:val="20"/>
        </w:rPr>
      </w:pPr>
      <w:ins w:id="2319" w:author="Yali Chen" w:date="2025-12-29T14:50:00Z" w16du:dateUtc="2025-12-29T06:50:00Z">
        <w:r w:rsidRPr="00FD35A8">
          <w:rPr>
            <w:rFonts w:ascii="Times New Roman" w:hAnsi="Times New Roman" w:cs="Times New Roman"/>
            <w:bCs/>
            <w:i/>
            <w:iCs/>
            <w:szCs w:val="20"/>
          </w:rPr>
          <w:t>All figures should start from screening period.</w:t>
        </w:r>
      </w:ins>
      <w:ins w:id="2320" w:author="Yali Chen" w:date="2026-01-27T11:01:00Z" w16du:dateUtc="2026-01-27T03:01:00Z">
        <w:r w:rsidR="007272C7">
          <w:rPr>
            <w:rFonts w:ascii="Times New Roman" w:hAnsi="Times New Roman" w:cs="Times New Roman" w:hint="eastAsia"/>
            <w:bCs/>
            <w:i/>
            <w:iCs/>
            <w:szCs w:val="20"/>
          </w:rPr>
          <w:t xml:space="preserve"> </w:t>
        </w:r>
        <w:r w:rsidR="007272C7" w:rsidRPr="00556E25">
          <w:rPr>
            <w:rFonts w:ascii="Times New Roman" w:hAnsi="Times New Roman" w:cs="Times New Roman"/>
            <w:bCs/>
            <w:i/>
            <w:iCs/>
            <w:color w:val="EE0000"/>
            <w:szCs w:val="20"/>
            <w:highlight w:val="yellow"/>
            <w:rPrChange w:id="2321" w:author="Yali Chen" w:date="2026-01-27T11:43:00Z" w16du:dateUtc="2026-01-27T03:43:00Z">
              <w:rPr>
                <w:rFonts w:ascii="Times New Roman" w:hAnsi="Times New Roman" w:cs="Times New Roman"/>
                <w:bCs/>
                <w:i/>
                <w:iCs/>
                <w:color w:val="EE0000"/>
                <w:szCs w:val="20"/>
              </w:rPr>
            </w:rPrChange>
          </w:rPr>
          <w:t>Use study day on the x-axis instead of visit name</w:t>
        </w:r>
      </w:ins>
    </w:p>
    <w:p w14:paraId="45526D20" w14:textId="77777777" w:rsidR="00DC4E28" w:rsidRPr="00FD35A8" w:rsidRDefault="00DC4E28" w:rsidP="007320C5">
      <w:pPr>
        <w:widowControl/>
        <w:rPr>
          <w:rFonts w:ascii="Times New Roman" w:hAnsi="Times New Roman" w:cs="Times New Roman"/>
          <w:b/>
          <w:i/>
          <w:iCs/>
          <w:szCs w:val="20"/>
          <w:rPrChange w:id="2322" w:author="Yali Chen" w:date="2025-12-29T14:50:00Z" w16du:dateUtc="2025-12-29T06:50:00Z">
            <w:rPr>
              <w:rFonts w:ascii="Times New Roman" w:hAnsi="Times New Roman" w:cs="Times New Roman"/>
              <w:bCs/>
              <w:i/>
              <w:iCs/>
              <w:szCs w:val="20"/>
            </w:rPr>
          </w:rPrChange>
        </w:rPr>
      </w:pPr>
    </w:p>
    <w:p w14:paraId="58110D02" w14:textId="77777777" w:rsidR="007320C5" w:rsidRPr="00FD35A8" w:rsidRDefault="007320C5" w:rsidP="007320C5">
      <w:pPr>
        <w:widowControl/>
        <w:rPr>
          <w:rFonts w:ascii="Times New Roman" w:hAnsi="Times New Roman" w:cs="Times New Roman"/>
          <w:bCs/>
          <w:szCs w:val="20"/>
        </w:rPr>
      </w:pPr>
      <w:r w:rsidRPr="00FD35A8">
        <w:rPr>
          <w:rFonts w:ascii="Times New Roman" w:hAnsi="Times New Roman" w:cs="Times New Roman"/>
          <w:bCs/>
          <w:szCs w:val="20"/>
        </w:rPr>
        <w:br w:type="page"/>
      </w:r>
    </w:p>
    <w:p w14:paraId="368985D3" w14:textId="2BFF8A4F" w:rsidR="005C4FEE" w:rsidRPr="00FD35A8" w:rsidRDefault="005C4FEE" w:rsidP="005C4FEE">
      <w:pPr>
        <w:pStyle w:val="TFLshelltitle1"/>
        <w:rPr>
          <w:bCs/>
          <w:szCs w:val="20"/>
        </w:rPr>
      </w:pPr>
      <w:bookmarkStart w:id="2323" w:name="_Toc217918921"/>
      <w:commentRangeStart w:id="2324"/>
      <w:commentRangeStart w:id="2325"/>
      <w:commentRangeStart w:id="2326"/>
      <w:commentRangeStart w:id="2327"/>
      <w:r w:rsidRPr="00FD35A8">
        <w:rPr>
          <w:bCs/>
          <w:szCs w:val="20"/>
          <w:lang w:eastAsia="zh-CN"/>
        </w:rPr>
        <w:t>Figure 14.2</w:t>
      </w:r>
      <w:r w:rsidRPr="00FD35A8">
        <w:rPr>
          <w:bCs/>
          <w:szCs w:val="20"/>
        </w:rPr>
        <w:t>.</w:t>
      </w:r>
      <w:r w:rsidRPr="00FD35A8">
        <w:rPr>
          <w:bCs/>
          <w:szCs w:val="20"/>
          <w:lang w:eastAsia="zh-CN"/>
        </w:rPr>
        <w:t>6</w:t>
      </w:r>
      <w:r w:rsidRPr="00FD35A8">
        <w:rPr>
          <w:bCs/>
          <w:szCs w:val="20"/>
        </w:rPr>
        <w:t xml:space="preserve"> </w:t>
      </w:r>
      <w:r w:rsidRPr="00FD35A8">
        <w:rPr>
          <w:bCs/>
          <w:szCs w:val="20"/>
          <w:lang w:eastAsia="zh-CN"/>
        </w:rPr>
        <w:t xml:space="preserve">Line Plot of </w:t>
      </w:r>
      <w:r w:rsidR="00F17CA3" w:rsidRPr="00FD35A8">
        <w:rPr>
          <w:bCs/>
          <w:szCs w:val="20"/>
          <w:lang w:eastAsia="zh-CN"/>
        </w:rPr>
        <w:t>MDI</w:t>
      </w:r>
      <w:r w:rsidRPr="00FD35A8">
        <w:rPr>
          <w:bCs/>
          <w:szCs w:val="20"/>
          <w:lang w:eastAsia="zh-CN"/>
        </w:rPr>
        <w:t xml:space="preserve"> Overtime</w:t>
      </w:r>
      <w:r w:rsidRPr="00FD35A8">
        <w:rPr>
          <w:bCs/>
          <w:szCs w:val="20"/>
        </w:rPr>
        <w:t xml:space="preserve"> (&lt;&lt;IIM Cohort&gt;&gt; Full Analysis Set)</w:t>
      </w:r>
      <w:bookmarkEnd w:id="2323"/>
      <w:commentRangeEnd w:id="2324"/>
      <w:r w:rsidR="00F40EAB" w:rsidRPr="00FD35A8">
        <w:rPr>
          <w:rStyle w:val="CommentReference"/>
          <w:bCs/>
          <w:sz w:val="20"/>
          <w:szCs w:val="20"/>
        </w:rPr>
        <w:commentReference w:id="2324"/>
      </w:r>
      <w:commentRangeEnd w:id="2325"/>
      <w:r w:rsidR="00733EA0" w:rsidRPr="00FD35A8">
        <w:rPr>
          <w:rStyle w:val="CommentReference"/>
          <w:bCs/>
          <w:sz w:val="20"/>
          <w:szCs w:val="20"/>
        </w:rPr>
        <w:commentReference w:id="2325"/>
      </w:r>
      <w:commentRangeEnd w:id="2326"/>
      <w:r w:rsidR="00C45FAC" w:rsidRPr="00FD35A8">
        <w:rPr>
          <w:rStyle w:val="CommentReference"/>
          <w:bCs/>
          <w:sz w:val="20"/>
          <w:szCs w:val="20"/>
        </w:rPr>
        <w:commentReference w:id="2326"/>
      </w:r>
      <w:commentRangeEnd w:id="2327"/>
      <w:r w:rsidR="00207E66" w:rsidRPr="00FD35A8">
        <w:rPr>
          <w:rStyle w:val="CommentReference"/>
          <w:bCs/>
          <w:sz w:val="20"/>
          <w:szCs w:val="20"/>
        </w:rPr>
        <w:commentReference w:id="2327"/>
      </w:r>
    </w:p>
    <w:p w14:paraId="54DFC991" w14:textId="77777777" w:rsidR="005C4FEE" w:rsidRPr="00FD35A8" w:rsidRDefault="005C4FEE" w:rsidP="005C4FEE">
      <w:pPr>
        <w:rPr>
          <w:rFonts w:ascii="Times New Roman" w:hAnsi="Times New Roman" w:cs="Times New Roman"/>
          <w:bCs/>
          <w:szCs w:val="20"/>
        </w:rPr>
      </w:pPr>
      <w:r w:rsidRPr="00FD35A8">
        <w:rPr>
          <w:rFonts w:ascii="Times New Roman" w:hAnsi="Times New Roman" w:cs="Times New Roman"/>
          <w:bCs/>
          <w:noProof/>
          <w:szCs w:val="20"/>
        </w:rPr>
        <w:drawing>
          <wp:inline distT="0" distB="0" distL="0" distR="0" wp14:anchorId="7B3ECBF8" wp14:editId="3323DEF5">
            <wp:extent cx="2355298" cy="2483892"/>
            <wp:effectExtent l="0" t="0" r="6985" b="0"/>
            <wp:docPr id="814649754" name="图片 1"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132378" name="图片 1" descr="图表&#10;&#10;AI 生成的内容可能不正确。"/>
                    <pic:cNvPicPr/>
                  </pic:nvPicPr>
                  <pic:blipFill>
                    <a:blip r:embed="rId19"/>
                    <a:stretch>
                      <a:fillRect/>
                    </a:stretch>
                  </pic:blipFill>
                  <pic:spPr>
                    <a:xfrm>
                      <a:off x="0" y="0"/>
                      <a:ext cx="2360090" cy="2488946"/>
                    </a:xfrm>
                    <a:prstGeom prst="rect">
                      <a:avLst/>
                    </a:prstGeom>
                  </pic:spPr>
                </pic:pic>
              </a:graphicData>
            </a:graphic>
          </wp:inline>
        </w:drawing>
      </w:r>
    </w:p>
    <w:p w14:paraId="28449851" w14:textId="588742C2" w:rsidR="005C4FEE" w:rsidRPr="00FD35A8" w:rsidRDefault="005C4FEE" w:rsidP="005C4FEE">
      <w:pPr>
        <w:rPr>
          <w:rFonts w:ascii="Times New Roman" w:hAnsi="Times New Roman" w:cs="Times New Roman"/>
          <w:bCs/>
          <w:i/>
          <w:iCs/>
          <w:szCs w:val="20"/>
        </w:rPr>
      </w:pPr>
      <w:r w:rsidRPr="00FD35A8">
        <w:rPr>
          <w:rFonts w:ascii="Times New Roman" w:hAnsi="Times New Roman" w:cs="Times New Roman"/>
          <w:szCs w:val="20"/>
        </w:rPr>
        <w:t xml:space="preserve">IIM: Idiopathic Inflammatory Myopathies, </w:t>
      </w:r>
      <w:r w:rsidR="00F17CA3" w:rsidRPr="00FD35A8">
        <w:rPr>
          <w:rFonts w:ascii="Times New Roman" w:hAnsi="Times New Roman" w:cs="Times New Roman"/>
          <w:szCs w:val="20"/>
        </w:rPr>
        <w:t>MDI</w:t>
      </w:r>
      <w:r w:rsidRPr="00FD35A8">
        <w:rPr>
          <w:rFonts w:ascii="Times New Roman" w:hAnsi="Times New Roman" w:cs="Times New Roman"/>
          <w:szCs w:val="20"/>
        </w:rPr>
        <w:t xml:space="preserve">: </w:t>
      </w:r>
      <w:r w:rsidR="00245838" w:rsidRPr="00FD35A8">
        <w:rPr>
          <w:rFonts w:ascii="Times New Roman" w:hAnsi="Times New Roman" w:cs="Times New Roman"/>
          <w:szCs w:val="20"/>
        </w:rPr>
        <w:t>Myositis Damage Index</w:t>
      </w:r>
    </w:p>
    <w:p w14:paraId="6A9430B1" w14:textId="77777777" w:rsidR="005C4FEE" w:rsidRPr="00FD35A8" w:rsidRDefault="005C4FEE" w:rsidP="005C4FEE">
      <w:pPr>
        <w:rPr>
          <w:rFonts w:ascii="Times New Roman" w:hAnsi="Times New Roman" w:cs="Times New Roman"/>
          <w:bCs/>
          <w:szCs w:val="20"/>
        </w:rPr>
      </w:pPr>
      <w:r w:rsidRPr="00FD35A8">
        <w:rPr>
          <w:rFonts w:ascii="Times New Roman" w:hAnsi="Times New Roman" w:cs="Times New Roman"/>
          <w:bCs/>
          <w:szCs w:val="20"/>
        </w:rPr>
        <w:t>Patients with IIM (N = xxx).</w:t>
      </w:r>
    </w:p>
    <w:p w14:paraId="521CEB43" w14:textId="77777777" w:rsidR="005C4FEE" w:rsidRPr="00FD35A8" w:rsidRDefault="005C4FEE" w:rsidP="005C4FEE">
      <w:pPr>
        <w:rPr>
          <w:rFonts w:ascii="Times New Roman" w:hAnsi="Times New Roman" w:cs="Times New Roman"/>
          <w:bCs/>
          <w:i/>
          <w:iCs/>
          <w:szCs w:val="20"/>
        </w:rPr>
      </w:pPr>
      <w:r w:rsidRPr="00FD35A8">
        <w:rPr>
          <w:rFonts w:ascii="Times New Roman" w:hAnsi="Times New Roman" w:cs="Times New Roman"/>
          <w:bCs/>
          <w:i/>
          <w:iCs/>
          <w:szCs w:val="20"/>
        </w:rPr>
        <w:t>Programming note:</w:t>
      </w:r>
    </w:p>
    <w:p w14:paraId="3A7A57EF" w14:textId="540494AF" w:rsidR="005C4FEE" w:rsidRPr="00FD35A8" w:rsidRDefault="00C644DD" w:rsidP="005C4FEE">
      <w:pPr>
        <w:rPr>
          <w:rFonts w:ascii="Times New Roman" w:hAnsi="Times New Roman" w:cs="Times New Roman"/>
          <w:bCs/>
          <w:i/>
          <w:iCs/>
          <w:szCs w:val="20"/>
        </w:rPr>
      </w:pPr>
      <w:r w:rsidRPr="00FD35A8">
        <w:rPr>
          <w:rFonts w:ascii="Times New Roman" w:hAnsi="Times New Roman" w:cs="Times New Roman"/>
          <w:bCs/>
          <w:i/>
          <w:iCs/>
          <w:szCs w:val="20"/>
        </w:rPr>
        <w:t>MDI</w:t>
      </w:r>
      <w:r w:rsidR="005C4FEE" w:rsidRPr="00FD35A8">
        <w:rPr>
          <w:rFonts w:ascii="Times New Roman" w:hAnsi="Times New Roman" w:cs="Times New Roman"/>
          <w:bCs/>
          <w:i/>
          <w:iCs/>
          <w:szCs w:val="20"/>
        </w:rPr>
        <w:t xml:space="preserve"> is collected on“</w:t>
      </w:r>
      <w:r w:rsidR="006E063F" w:rsidRPr="00FD35A8">
        <w:rPr>
          <w:rFonts w:ascii="Times New Roman" w:hAnsi="Times New Roman" w:cs="Times New Roman"/>
          <w:bCs/>
          <w:i/>
          <w:iCs/>
          <w:szCs w:val="20"/>
        </w:rPr>
        <w:t>Myositis Damage Index</w:t>
      </w:r>
      <w:r w:rsidR="005C4FEE" w:rsidRPr="00FD35A8">
        <w:rPr>
          <w:rFonts w:ascii="Times New Roman" w:hAnsi="Times New Roman" w:cs="Times New Roman"/>
          <w:bCs/>
          <w:i/>
          <w:iCs/>
          <w:szCs w:val="20"/>
        </w:rPr>
        <w:t>” CRF page</w:t>
      </w:r>
    </w:p>
    <w:p w14:paraId="028C4990" w14:textId="77777777" w:rsidR="005C4FEE" w:rsidRPr="00FD35A8" w:rsidRDefault="005C4FEE" w:rsidP="005C4FEE">
      <w:pPr>
        <w:rPr>
          <w:rFonts w:ascii="Times New Roman" w:hAnsi="Times New Roman" w:cs="Times New Roman"/>
          <w:bCs/>
          <w:i/>
          <w:iCs/>
          <w:szCs w:val="20"/>
        </w:rPr>
      </w:pPr>
      <w:r w:rsidRPr="00FD35A8">
        <w:rPr>
          <w:rFonts w:ascii="Times New Roman" w:hAnsi="Times New Roman" w:cs="Times New Roman"/>
          <w:bCs/>
          <w:i/>
          <w:iCs/>
          <w:szCs w:val="20"/>
        </w:rPr>
        <w:t>Lines were plotted by Subject and overlaid in a single panel, with each line representing an individual subject’s longitudinal trajectory (Subject identifier, Treatment group).</w:t>
      </w:r>
    </w:p>
    <w:p w14:paraId="5AEED5B4" w14:textId="77777777" w:rsidR="005C4FEE" w:rsidRPr="00FD35A8" w:rsidRDefault="005C4FEE" w:rsidP="005C4FEE">
      <w:pPr>
        <w:widowControl/>
        <w:rPr>
          <w:rFonts w:ascii="Times New Roman" w:hAnsi="Times New Roman" w:cs="Times New Roman"/>
          <w:bCs/>
          <w:i/>
          <w:iCs/>
          <w:szCs w:val="20"/>
        </w:rPr>
      </w:pPr>
      <w:r w:rsidRPr="00FD35A8">
        <w:rPr>
          <w:rFonts w:ascii="Times New Roman" w:hAnsi="Times New Roman" w:cs="Times New Roman"/>
          <w:bCs/>
          <w:i/>
          <w:iCs/>
          <w:szCs w:val="20"/>
        </w:rPr>
        <w:t>Update x-axis label by 'Scheduled visit': Screening, Baseline, D28, D56, D84, … .</w:t>
      </w:r>
    </w:p>
    <w:p w14:paraId="178943AC" w14:textId="0DD1EF3A" w:rsidR="005C4FEE" w:rsidRPr="00FD35A8" w:rsidDel="00020A23" w:rsidRDefault="005C4FEE" w:rsidP="005C4FEE">
      <w:pPr>
        <w:widowControl/>
        <w:rPr>
          <w:del w:id="2328" w:author="Yali Chen" w:date="2025-12-29T14:50:00Z" w16du:dateUtc="2025-12-29T06:50:00Z"/>
          <w:rFonts w:ascii="Times New Roman" w:hAnsi="Times New Roman" w:cs="Times New Roman"/>
          <w:bCs/>
          <w:i/>
          <w:iCs/>
          <w:szCs w:val="20"/>
        </w:rPr>
      </w:pPr>
      <w:r w:rsidRPr="00FD35A8">
        <w:rPr>
          <w:rFonts w:ascii="Times New Roman" w:hAnsi="Times New Roman" w:cs="Times New Roman"/>
          <w:bCs/>
          <w:i/>
          <w:iCs/>
          <w:szCs w:val="20"/>
        </w:rPr>
        <w:t xml:space="preserve">The y-axis label was set to </w:t>
      </w:r>
      <w:del w:id="2329" w:author="Yali Chen" w:date="2025-12-17T11:36:00Z" w16du:dateUtc="2025-12-17T03:36:00Z">
        <w:r w:rsidRPr="00FD35A8" w:rsidDel="00C45FAC">
          <w:rPr>
            <w:rFonts w:ascii="Times New Roman" w:hAnsi="Times New Roman" w:cs="Times New Roman"/>
            <w:bCs/>
            <w:i/>
            <w:iCs/>
            <w:szCs w:val="20"/>
          </w:rPr>
          <w:delText>“</w:delText>
        </w:r>
        <w:r w:rsidR="00C705B2" w:rsidRPr="00FD35A8" w:rsidDel="00C45FAC">
          <w:rPr>
            <w:rFonts w:ascii="Times New Roman" w:hAnsi="Times New Roman" w:cs="Times New Roman"/>
            <w:bCs/>
            <w:i/>
            <w:iCs/>
            <w:szCs w:val="20"/>
          </w:rPr>
          <w:delText>extent of damage score</w:delText>
        </w:r>
        <w:r w:rsidRPr="00FD35A8" w:rsidDel="00C45FAC">
          <w:rPr>
            <w:rFonts w:ascii="Times New Roman" w:hAnsi="Times New Roman" w:cs="Times New Roman"/>
            <w:bCs/>
            <w:i/>
            <w:iCs/>
            <w:szCs w:val="20"/>
          </w:rPr>
          <w:delText xml:space="preserve"> (points)”</w:delText>
        </w:r>
        <w:r w:rsidR="00EB13BF" w:rsidRPr="00FD35A8" w:rsidDel="00C45FAC">
          <w:rPr>
            <w:rFonts w:ascii="Times New Roman" w:hAnsi="Times New Roman" w:cs="Times New Roman"/>
            <w:bCs/>
            <w:i/>
            <w:iCs/>
            <w:szCs w:val="20"/>
          </w:rPr>
          <w:delText>,</w:delText>
        </w:r>
        <w:r w:rsidRPr="00FD35A8" w:rsidDel="00C45FAC">
          <w:rPr>
            <w:rFonts w:ascii="Times New Roman" w:hAnsi="Times New Roman" w:cs="Times New Roman"/>
            <w:bCs/>
            <w:i/>
            <w:iCs/>
            <w:szCs w:val="20"/>
          </w:rPr>
          <w:delText xml:space="preserve"> “</w:delText>
        </w:r>
        <w:r w:rsidR="008B153C" w:rsidRPr="00FD35A8" w:rsidDel="00C45FAC">
          <w:rPr>
            <w:rFonts w:ascii="Times New Roman" w:hAnsi="Times New Roman" w:cs="Times New Roman"/>
            <w:bCs/>
            <w:i/>
            <w:iCs/>
            <w:szCs w:val="20"/>
          </w:rPr>
          <w:delText>severity of damage score</w:delText>
        </w:r>
        <w:r w:rsidR="00172B44" w:rsidRPr="00FD35A8" w:rsidDel="00C45FAC">
          <w:rPr>
            <w:rFonts w:ascii="Times New Roman" w:hAnsi="Times New Roman" w:cs="Times New Roman"/>
            <w:bCs/>
            <w:i/>
            <w:iCs/>
            <w:szCs w:val="20"/>
          </w:rPr>
          <w:delText xml:space="preserve"> (points)</w:delText>
        </w:r>
        <w:r w:rsidRPr="00FD35A8" w:rsidDel="00C45FAC">
          <w:rPr>
            <w:rFonts w:ascii="Times New Roman" w:hAnsi="Times New Roman" w:cs="Times New Roman"/>
            <w:bCs/>
            <w:i/>
            <w:iCs/>
            <w:szCs w:val="20"/>
          </w:rPr>
          <w:delText>”</w:delText>
        </w:r>
        <w:r w:rsidR="00EB13BF" w:rsidRPr="00FD35A8" w:rsidDel="00C45FAC">
          <w:rPr>
            <w:rFonts w:ascii="Times New Roman" w:hAnsi="Times New Roman" w:cs="Times New Roman"/>
            <w:bCs/>
            <w:i/>
            <w:iCs/>
            <w:szCs w:val="20"/>
          </w:rPr>
          <w:delText>, and</w:delText>
        </w:r>
        <w:r w:rsidR="00172B44" w:rsidRPr="00FD35A8" w:rsidDel="00C45FAC">
          <w:rPr>
            <w:rFonts w:ascii="Times New Roman" w:hAnsi="Times New Roman" w:cs="Times New Roman"/>
            <w:bCs/>
            <w:i/>
            <w:iCs/>
            <w:szCs w:val="20"/>
          </w:rPr>
          <w:delText xml:space="preserve"> </w:delText>
        </w:r>
      </w:del>
      <w:r w:rsidR="00172B44" w:rsidRPr="00FD35A8">
        <w:rPr>
          <w:rFonts w:ascii="Times New Roman" w:hAnsi="Times New Roman" w:cs="Times New Roman"/>
          <w:bCs/>
          <w:i/>
          <w:iCs/>
          <w:szCs w:val="20"/>
        </w:rPr>
        <w:t>“</w:t>
      </w:r>
      <w:ins w:id="2330" w:author="Yali Chen" w:date="2025-12-17T11:37:00Z" w16du:dateUtc="2025-12-17T03:37:00Z">
        <w:r w:rsidR="00C45FAC" w:rsidRPr="00FD35A8">
          <w:rPr>
            <w:rFonts w:ascii="Times New Roman" w:hAnsi="Times New Roman" w:cs="Times New Roman"/>
            <w:bCs/>
            <w:i/>
            <w:iCs/>
            <w:szCs w:val="20"/>
          </w:rPr>
          <w:t>MDI-</w:t>
        </w:r>
      </w:ins>
      <w:r w:rsidR="00172B44" w:rsidRPr="00FD35A8">
        <w:rPr>
          <w:rFonts w:ascii="Times New Roman" w:hAnsi="Times New Roman" w:cs="Times New Roman"/>
          <w:bCs/>
          <w:i/>
          <w:iCs/>
          <w:szCs w:val="20"/>
        </w:rPr>
        <w:t>extended damage score (points)”</w:t>
      </w:r>
      <w:r w:rsidRPr="00FD35A8">
        <w:rPr>
          <w:rFonts w:ascii="Times New Roman" w:hAnsi="Times New Roman" w:cs="Times New Roman"/>
          <w:bCs/>
          <w:i/>
          <w:iCs/>
          <w:szCs w:val="20"/>
        </w:rPr>
        <w:t>.</w:t>
      </w:r>
    </w:p>
    <w:p w14:paraId="781A6893" w14:textId="7ED7BF15" w:rsidR="006D38D1" w:rsidRPr="00FD35A8" w:rsidDel="00C45FAC" w:rsidRDefault="006D38D1" w:rsidP="00C45FAC">
      <w:pPr>
        <w:widowControl/>
        <w:rPr>
          <w:del w:id="2331" w:author="Yali Chen" w:date="2025-12-17T11:36:00Z" w16du:dateUtc="2025-12-17T03:36:00Z"/>
          <w:rFonts w:ascii="Times New Roman" w:hAnsi="Times New Roman" w:cs="Times New Roman"/>
          <w:bCs/>
          <w:i/>
          <w:iCs/>
          <w:szCs w:val="20"/>
        </w:rPr>
      </w:pPr>
      <w:del w:id="2332" w:author="Yali Chen" w:date="2025-12-29T14:50:00Z" w16du:dateUtc="2025-12-29T06:50:00Z">
        <w:r w:rsidRPr="00FD35A8" w:rsidDel="00020A23">
          <w:rPr>
            <w:rFonts w:ascii="Times New Roman" w:hAnsi="Times New Roman" w:cs="Times New Roman"/>
            <w:bCs/>
            <w:i/>
            <w:iCs/>
            <w:szCs w:val="20"/>
          </w:rPr>
          <w:delText>•</w:delText>
        </w:r>
        <w:r w:rsidRPr="00FD35A8" w:rsidDel="00020A23">
          <w:rPr>
            <w:rFonts w:ascii="Times New Roman" w:hAnsi="Times New Roman" w:cs="Times New Roman"/>
            <w:bCs/>
            <w:i/>
            <w:iCs/>
            <w:szCs w:val="20"/>
          </w:rPr>
          <w:tab/>
        </w:r>
      </w:del>
      <w:del w:id="2333" w:author="Yali Chen" w:date="2025-12-17T11:36:00Z" w16du:dateUtc="2025-12-17T03:36:00Z">
        <w:r w:rsidRPr="00FD35A8" w:rsidDel="00C45FAC">
          <w:rPr>
            <w:rFonts w:ascii="Times New Roman" w:hAnsi="Times New Roman" w:cs="Times New Roman"/>
            <w:bCs/>
            <w:i/>
            <w:iCs/>
            <w:szCs w:val="20"/>
          </w:rPr>
          <w:delText>The proposed scoring system for the MDI extent of damage score is the sum of all 0 or 1 scores for the eleven individual organ systems (muscle, skeletal, cutaneous, gastrointestinal, pulmonary, cardiovasacular, peripheral vascular, endocrine, ocular, infection, malignancy) divided by the total possible score (range = 0–38 in adults). If one or more items were not assessed, the resulting score would be divided by the maximum possible score for the assessment items. The categories of other damage and global damage are not included in the MDI extent of damage score but are scored separately.</w:delText>
        </w:r>
      </w:del>
    </w:p>
    <w:p w14:paraId="282AB695" w14:textId="4FB280FD" w:rsidR="006D38D1" w:rsidRPr="00FD35A8" w:rsidRDefault="006D38D1" w:rsidP="00C45FAC">
      <w:pPr>
        <w:widowControl/>
        <w:rPr>
          <w:rFonts w:ascii="Times New Roman" w:hAnsi="Times New Roman" w:cs="Times New Roman"/>
          <w:bCs/>
          <w:i/>
          <w:iCs/>
          <w:szCs w:val="20"/>
        </w:rPr>
      </w:pPr>
      <w:del w:id="2334" w:author="Yali Chen" w:date="2025-12-17T11:36:00Z" w16du:dateUtc="2025-12-17T03:36:00Z">
        <w:r w:rsidRPr="00FD35A8" w:rsidDel="00C45FAC">
          <w:rPr>
            <w:rFonts w:ascii="Times New Roman" w:hAnsi="Times New Roman" w:cs="Times New Roman"/>
            <w:bCs/>
            <w:i/>
            <w:iCs/>
            <w:szCs w:val="20"/>
          </w:rPr>
          <w:delText>•</w:delText>
        </w:r>
        <w:r w:rsidRPr="00FD35A8" w:rsidDel="00C45FAC">
          <w:rPr>
            <w:rFonts w:ascii="Times New Roman" w:hAnsi="Times New Roman" w:cs="Times New Roman"/>
            <w:bCs/>
            <w:i/>
            <w:iCs/>
            <w:szCs w:val="20"/>
          </w:rPr>
          <w:tab/>
          <w:delText>The proposed MDI severity of damage score is the sum of the 10 cm visual analogue scale scores for each of the eleven individual organ systems divided by the total possible score (range = 0–110). If one or more organ systems were not assessed, the resulting score would be divided by the maximum possible score for the assessment items. The categories of other damage and global damage are not included in the MDI extent of damage score but are scored separately.</w:delText>
        </w:r>
      </w:del>
    </w:p>
    <w:p w14:paraId="64518531" w14:textId="09AB2A41" w:rsidR="006D38D1" w:rsidRPr="00FD35A8" w:rsidRDefault="006D38D1" w:rsidP="006D38D1">
      <w:pPr>
        <w:widowControl/>
        <w:rPr>
          <w:ins w:id="2335" w:author="Yali Chen" w:date="2025-12-29T14:50:00Z" w16du:dateUtc="2025-12-29T06:50:00Z"/>
          <w:rFonts w:ascii="Times New Roman" w:hAnsi="Times New Roman" w:cs="Times New Roman"/>
          <w:bCs/>
          <w:i/>
          <w:iCs/>
          <w:szCs w:val="20"/>
        </w:rPr>
      </w:pPr>
      <w:del w:id="2336" w:author="Yali Chen" w:date="2025-12-29T14:50:00Z" w16du:dateUtc="2025-12-29T06:50:00Z">
        <w:r w:rsidRPr="00FD35A8" w:rsidDel="00020A23">
          <w:rPr>
            <w:rFonts w:ascii="Times New Roman" w:hAnsi="Times New Roman" w:cs="Times New Roman"/>
            <w:bCs/>
            <w:i/>
            <w:iCs/>
            <w:szCs w:val="20"/>
          </w:rPr>
          <w:delText>•</w:delText>
        </w:r>
        <w:r w:rsidRPr="00FD35A8" w:rsidDel="00020A23">
          <w:rPr>
            <w:rFonts w:ascii="Times New Roman" w:hAnsi="Times New Roman" w:cs="Times New Roman"/>
            <w:bCs/>
            <w:i/>
            <w:iCs/>
            <w:szCs w:val="20"/>
          </w:rPr>
          <w:tab/>
        </w:r>
      </w:del>
      <w:r w:rsidRPr="00FD35A8">
        <w:rPr>
          <w:rFonts w:ascii="Times New Roman" w:hAnsi="Times New Roman" w:cs="Times New Roman"/>
          <w:bCs/>
          <w:i/>
          <w:iCs/>
          <w:szCs w:val="20"/>
        </w:rPr>
        <w:t>The proposed MDI extended damage score is the sum of the optional items listed in italics under the systems muscle, skeletal, gastrointestinal, pulmonary, endocrine divided by the total possible score. Each optional item is scored 0 or 1, providing a range of 0 to 16 for the extended damage score. If one or more items were not assessed, the resulting score would be divided by the maximum possible score assessed.</w:t>
      </w:r>
    </w:p>
    <w:p w14:paraId="46C15E74" w14:textId="77777777" w:rsidR="00DC4E28" w:rsidRPr="00FD35A8" w:rsidRDefault="00DC4E28" w:rsidP="006D38D1">
      <w:pPr>
        <w:widowControl/>
        <w:rPr>
          <w:ins w:id="2337" w:author="Yali Chen" w:date="2025-12-29T14:50:00Z" w16du:dateUtc="2025-12-29T06:50:00Z"/>
          <w:rFonts w:ascii="Times New Roman" w:hAnsi="Times New Roman" w:cs="Times New Roman"/>
          <w:bCs/>
          <w:i/>
          <w:iCs/>
          <w:szCs w:val="20"/>
        </w:rPr>
      </w:pPr>
    </w:p>
    <w:p w14:paraId="3224FA83" w14:textId="01B26A1F" w:rsidR="00DC4E28" w:rsidRPr="00FD35A8" w:rsidRDefault="00DC4E28" w:rsidP="006D38D1">
      <w:pPr>
        <w:widowControl/>
        <w:rPr>
          <w:rFonts w:ascii="Times New Roman" w:hAnsi="Times New Roman" w:cs="Times New Roman"/>
          <w:bCs/>
          <w:i/>
          <w:iCs/>
          <w:szCs w:val="20"/>
        </w:rPr>
      </w:pPr>
      <w:ins w:id="2338" w:author="Yali Chen" w:date="2025-12-29T14:50:00Z" w16du:dateUtc="2025-12-29T06:50:00Z">
        <w:r w:rsidRPr="00FD35A8">
          <w:rPr>
            <w:rFonts w:ascii="Times New Roman" w:hAnsi="Times New Roman" w:cs="Times New Roman"/>
            <w:bCs/>
            <w:i/>
            <w:iCs/>
            <w:szCs w:val="20"/>
          </w:rPr>
          <w:t>All figures should start from screening period.</w:t>
        </w:r>
      </w:ins>
      <w:ins w:id="2339" w:author="Yali Chen" w:date="2026-01-27T11:01:00Z" w16du:dateUtc="2026-01-27T03:01:00Z">
        <w:r w:rsidR="007272C7">
          <w:rPr>
            <w:rFonts w:ascii="Times New Roman" w:hAnsi="Times New Roman" w:cs="Times New Roman" w:hint="eastAsia"/>
            <w:bCs/>
            <w:i/>
            <w:iCs/>
            <w:szCs w:val="20"/>
          </w:rPr>
          <w:t xml:space="preserve"> </w:t>
        </w:r>
        <w:r w:rsidR="007272C7" w:rsidRPr="00556E25">
          <w:rPr>
            <w:rFonts w:ascii="Times New Roman" w:hAnsi="Times New Roman" w:cs="Times New Roman"/>
            <w:bCs/>
            <w:i/>
            <w:iCs/>
            <w:color w:val="EE0000"/>
            <w:szCs w:val="20"/>
            <w:highlight w:val="yellow"/>
            <w:rPrChange w:id="2340" w:author="Yali Chen" w:date="2026-01-27T11:44:00Z" w16du:dateUtc="2026-01-27T03:44:00Z">
              <w:rPr>
                <w:rFonts w:ascii="Times New Roman" w:hAnsi="Times New Roman" w:cs="Times New Roman"/>
                <w:bCs/>
                <w:i/>
                <w:iCs/>
                <w:color w:val="EE0000"/>
                <w:szCs w:val="20"/>
              </w:rPr>
            </w:rPrChange>
          </w:rPr>
          <w:t>Use study day on the x-axis instead of visit name</w:t>
        </w:r>
      </w:ins>
    </w:p>
    <w:p w14:paraId="07F5C979" w14:textId="77777777" w:rsidR="005C4FEE" w:rsidRPr="00FD35A8" w:rsidDel="00020A23" w:rsidRDefault="005C4FEE" w:rsidP="005C4FEE">
      <w:pPr>
        <w:widowControl/>
        <w:rPr>
          <w:del w:id="2341" w:author="Yali Chen" w:date="2025-12-29T14:50:00Z" w16du:dateUtc="2025-12-29T06:50:00Z"/>
          <w:rFonts w:ascii="Times New Roman" w:hAnsi="Times New Roman" w:cs="Times New Roman"/>
          <w:bCs/>
          <w:szCs w:val="20"/>
        </w:rPr>
      </w:pPr>
      <w:r w:rsidRPr="00FD35A8">
        <w:rPr>
          <w:rFonts w:ascii="Times New Roman" w:hAnsi="Times New Roman" w:cs="Times New Roman"/>
          <w:bCs/>
          <w:szCs w:val="20"/>
        </w:rPr>
        <w:br w:type="page"/>
      </w:r>
    </w:p>
    <w:p w14:paraId="674AAADB" w14:textId="77777777" w:rsidR="005C4FEE" w:rsidRPr="00FD35A8" w:rsidRDefault="005C4FEE" w:rsidP="007320C5">
      <w:pPr>
        <w:widowControl/>
        <w:rPr>
          <w:rFonts w:ascii="Times New Roman" w:hAnsi="Times New Roman" w:cs="Times New Roman"/>
          <w:bCs/>
          <w:szCs w:val="20"/>
        </w:rPr>
      </w:pPr>
    </w:p>
    <w:p w14:paraId="62526B1D" w14:textId="6C4C6BE1" w:rsidR="002800CF" w:rsidRPr="00FD35A8" w:rsidRDefault="002800CF" w:rsidP="002800CF">
      <w:pPr>
        <w:pStyle w:val="TFLshelltitle1"/>
        <w:rPr>
          <w:bCs/>
          <w:szCs w:val="20"/>
        </w:rPr>
      </w:pPr>
      <w:bookmarkStart w:id="2342" w:name="_Toc217918922"/>
      <w:r w:rsidRPr="00FD35A8">
        <w:rPr>
          <w:bCs/>
          <w:szCs w:val="20"/>
          <w:lang w:eastAsia="zh-CN"/>
        </w:rPr>
        <w:t>Figure 14.2</w:t>
      </w:r>
      <w:r w:rsidRPr="00FD35A8">
        <w:rPr>
          <w:bCs/>
          <w:szCs w:val="20"/>
        </w:rPr>
        <w:t>.</w:t>
      </w:r>
      <w:r w:rsidRPr="00FD35A8">
        <w:rPr>
          <w:bCs/>
          <w:szCs w:val="20"/>
          <w:lang w:eastAsia="zh-CN"/>
        </w:rPr>
        <w:t>7</w:t>
      </w:r>
      <w:r w:rsidRPr="00FD35A8">
        <w:rPr>
          <w:bCs/>
          <w:szCs w:val="20"/>
        </w:rPr>
        <w:t xml:space="preserve"> </w:t>
      </w:r>
      <w:r w:rsidRPr="00FD35A8">
        <w:rPr>
          <w:bCs/>
          <w:szCs w:val="20"/>
          <w:lang w:eastAsia="zh-CN"/>
        </w:rPr>
        <w:t>Line Plot of CK Overtime</w:t>
      </w:r>
      <w:r w:rsidRPr="00FD35A8">
        <w:rPr>
          <w:bCs/>
          <w:szCs w:val="20"/>
        </w:rPr>
        <w:t xml:space="preserve"> (&lt;&lt;IIM Cohort&gt;&gt; Full Analysis Set)</w:t>
      </w:r>
      <w:bookmarkEnd w:id="2342"/>
    </w:p>
    <w:p w14:paraId="0EE412BA" w14:textId="77777777" w:rsidR="002800CF" w:rsidRPr="00FD35A8" w:rsidRDefault="002800CF" w:rsidP="002800CF">
      <w:pPr>
        <w:rPr>
          <w:rFonts w:ascii="Times New Roman" w:hAnsi="Times New Roman" w:cs="Times New Roman"/>
          <w:bCs/>
          <w:szCs w:val="20"/>
        </w:rPr>
      </w:pPr>
      <w:r w:rsidRPr="00FD35A8">
        <w:rPr>
          <w:rFonts w:ascii="Times New Roman" w:hAnsi="Times New Roman" w:cs="Times New Roman"/>
          <w:bCs/>
          <w:noProof/>
          <w:szCs w:val="20"/>
        </w:rPr>
        <w:drawing>
          <wp:inline distT="0" distB="0" distL="0" distR="0" wp14:anchorId="1B2CB6EC" wp14:editId="1D724DA2">
            <wp:extent cx="2355298" cy="2483892"/>
            <wp:effectExtent l="0" t="0" r="6985" b="0"/>
            <wp:docPr id="1271671647" name="图片 1"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132378" name="图片 1" descr="图表&#10;&#10;AI 生成的内容可能不正确。"/>
                    <pic:cNvPicPr/>
                  </pic:nvPicPr>
                  <pic:blipFill>
                    <a:blip r:embed="rId19"/>
                    <a:stretch>
                      <a:fillRect/>
                    </a:stretch>
                  </pic:blipFill>
                  <pic:spPr>
                    <a:xfrm>
                      <a:off x="0" y="0"/>
                      <a:ext cx="2360090" cy="2488946"/>
                    </a:xfrm>
                    <a:prstGeom prst="rect">
                      <a:avLst/>
                    </a:prstGeom>
                  </pic:spPr>
                </pic:pic>
              </a:graphicData>
            </a:graphic>
          </wp:inline>
        </w:drawing>
      </w:r>
    </w:p>
    <w:p w14:paraId="5EAF1F38" w14:textId="6F3D192F" w:rsidR="002800CF" w:rsidRPr="00FD35A8" w:rsidRDefault="00BA2033" w:rsidP="002800CF">
      <w:pPr>
        <w:rPr>
          <w:rFonts w:ascii="Times New Roman" w:hAnsi="Times New Roman" w:cs="Times New Roman"/>
          <w:bCs/>
          <w:i/>
          <w:iCs/>
          <w:szCs w:val="20"/>
        </w:rPr>
      </w:pPr>
      <w:ins w:id="2343" w:author="Yali Chen" w:date="2025-12-17T13:06:00Z" w16du:dateUtc="2025-12-17T05:06:00Z">
        <w:r w:rsidRPr="00FD35A8">
          <w:rPr>
            <w:rFonts w:ascii="Times New Roman" w:hAnsi="Times New Roman" w:cs="Times New Roman"/>
            <w:szCs w:val="20"/>
          </w:rPr>
          <w:t>CK</w:t>
        </w:r>
        <w:r w:rsidR="00832C74" w:rsidRPr="00FD35A8">
          <w:rPr>
            <w:rFonts w:ascii="Times New Roman" w:hAnsi="Times New Roman" w:cs="Times New Roman"/>
            <w:szCs w:val="20"/>
          </w:rPr>
          <w:t xml:space="preserve">: </w:t>
        </w:r>
      </w:ins>
      <w:ins w:id="2344" w:author="Yali Chen" w:date="2025-12-17T13:06:00Z">
        <w:r w:rsidR="00832C74" w:rsidRPr="00FD35A8">
          <w:rPr>
            <w:rFonts w:ascii="Times New Roman" w:hAnsi="Times New Roman" w:cs="Times New Roman"/>
            <w:szCs w:val="20"/>
          </w:rPr>
          <w:t>Creatine Kinase</w:t>
        </w:r>
      </w:ins>
      <w:ins w:id="2345" w:author="Yali Chen" w:date="2025-12-17T13:06:00Z" w16du:dateUtc="2025-12-17T05:06:00Z">
        <w:r w:rsidR="00832C74" w:rsidRPr="00FD35A8">
          <w:rPr>
            <w:rFonts w:ascii="Times New Roman" w:hAnsi="Times New Roman" w:cs="Times New Roman"/>
            <w:szCs w:val="20"/>
          </w:rPr>
          <w:t>,</w:t>
        </w:r>
      </w:ins>
      <w:ins w:id="2346" w:author="Yali Chen" w:date="2025-12-17T13:06:00Z">
        <w:r w:rsidR="00832C74" w:rsidRPr="00FD35A8">
          <w:rPr>
            <w:rFonts w:ascii="Times New Roman" w:hAnsi="Times New Roman" w:cs="Times New Roman"/>
            <w:szCs w:val="20"/>
          </w:rPr>
          <w:t xml:space="preserve"> </w:t>
        </w:r>
      </w:ins>
      <w:r w:rsidR="002800CF" w:rsidRPr="00FD35A8">
        <w:rPr>
          <w:rFonts w:ascii="Times New Roman" w:hAnsi="Times New Roman" w:cs="Times New Roman"/>
          <w:szCs w:val="20"/>
        </w:rPr>
        <w:t>IIM: Idiopathic Inflammatory Myopathies</w:t>
      </w:r>
    </w:p>
    <w:p w14:paraId="7F4D8347" w14:textId="77777777" w:rsidR="002800CF" w:rsidRPr="00FD35A8" w:rsidRDefault="002800CF" w:rsidP="002800CF">
      <w:pPr>
        <w:rPr>
          <w:rFonts w:ascii="Times New Roman" w:hAnsi="Times New Roman" w:cs="Times New Roman"/>
          <w:bCs/>
          <w:szCs w:val="20"/>
        </w:rPr>
      </w:pPr>
      <w:r w:rsidRPr="00FD35A8">
        <w:rPr>
          <w:rFonts w:ascii="Times New Roman" w:hAnsi="Times New Roman" w:cs="Times New Roman"/>
          <w:bCs/>
          <w:szCs w:val="20"/>
        </w:rPr>
        <w:t>Patients with IIM (N = xxx).</w:t>
      </w:r>
    </w:p>
    <w:p w14:paraId="5BB23620" w14:textId="77777777" w:rsidR="002800CF" w:rsidRPr="00FD35A8" w:rsidRDefault="002800CF" w:rsidP="002800CF">
      <w:pPr>
        <w:rPr>
          <w:rFonts w:ascii="Times New Roman" w:hAnsi="Times New Roman" w:cs="Times New Roman"/>
          <w:bCs/>
          <w:i/>
          <w:iCs/>
          <w:szCs w:val="20"/>
        </w:rPr>
      </w:pPr>
      <w:r w:rsidRPr="00FD35A8">
        <w:rPr>
          <w:rFonts w:ascii="Times New Roman" w:hAnsi="Times New Roman" w:cs="Times New Roman"/>
          <w:bCs/>
          <w:i/>
          <w:iCs/>
          <w:szCs w:val="20"/>
        </w:rPr>
        <w:t>Programming note:</w:t>
      </w:r>
    </w:p>
    <w:p w14:paraId="5ED342DD" w14:textId="0DB7D47B" w:rsidR="002800CF" w:rsidRPr="00FD35A8" w:rsidRDefault="002800CF" w:rsidP="002800CF">
      <w:pPr>
        <w:rPr>
          <w:rFonts w:ascii="Times New Roman" w:hAnsi="Times New Roman" w:cs="Times New Roman"/>
          <w:bCs/>
          <w:i/>
          <w:iCs/>
          <w:szCs w:val="20"/>
        </w:rPr>
      </w:pPr>
      <w:commentRangeStart w:id="2347"/>
      <w:commentRangeStart w:id="2348"/>
      <w:r w:rsidRPr="00FD35A8">
        <w:rPr>
          <w:rFonts w:ascii="Times New Roman" w:hAnsi="Times New Roman" w:cs="Times New Roman"/>
          <w:bCs/>
          <w:i/>
          <w:iCs/>
          <w:szCs w:val="20"/>
        </w:rPr>
        <w:t xml:space="preserve">CK is </w:t>
      </w:r>
      <w:ins w:id="2349" w:author="Yali Chen" w:date="2025-12-17T13:11:00Z" w16du:dateUtc="2025-12-17T05:11:00Z">
        <w:r w:rsidR="00CE7C09" w:rsidRPr="00FD35A8">
          <w:rPr>
            <w:rFonts w:ascii="Times New Roman" w:hAnsi="Times New Roman" w:cs="Times New Roman"/>
            <w:bCs/>
            <w:i/>
            <w:iCs/>
            <w:szCs w:val="20"/>
          </w:rPr>
          <w:t>collected on</w:t>
        </w:r>
      </w:ins>
      <w:del w:id="2350" w:author="Yali Chen" w:date="2025-12-17T13:09:00Z" w16du:dateUtc="2025-12-17T05:09:00Z">
        <w:r w:rsidRPr="00FD35A8" w:rsidDel="000B759F">
          <w:rPr>
            <w:rFonts w:ascii="Times New Roman" w:hAnsi="Times New Roman" w:cs="Times New Roman"/>
            <w:bCs/>
            <w:i/>
            <w:iCs/>
            <w:szCs w:val="20"/>
          </w:rPr>
          <w:delText xml:space="preserve">an </w:delText>
        </w:r>
      </w:del>
      <w:ins w:id="2351" w:author="Yali Chen" w:date="2025-12-17T13:09:00Z" w16du:dateUtc="2025-12-17T05:09:00Z">
        <w:r w:rsidR="000B759F" w:rsidRPr="00FD35A8">
          <w:rPr>
            <w:rFonts w:ascii="Times New Roman" w:hAnsi="Times New Roman" w:cs="Times New Roman"/>
            <w:bCs/>
            <w:i/>
            <w:iCs/>
            <w:szCs w:val="20"/>
          </w:rPr>
          <w:t xml:space="preserve"> </w:t>
        </w:r>
      </w:ins>
      <w:ins w:id="2352" w:author="Yali Chen" w:date="2025-12-17T13:10:00Z" w16du:dateUtc="2025-12-17T05:10:00Z">
        <w:r w:rsidR="006C5F4E" w:rsidRPr="00FD35A8">
          <w:rPr>
            <w:rFonts w:ascii="Times New Roman" w:hAnsi="Times New Roman" w:cs="Times New Roman"/>
            <w:bCs/>
            <w:i/>
            <w:iCs/>
            <w:szCs w:val="20"/>
          </w:rPr>
          <w:t>CRF page</w:t>
        </w:r>
      </w:ins>
      <w:del w:id="2353" w:author="Yali Chen" w:date="2025-12-17T13:10:00Z" w16du:dateUtc="2025-12-17T05:10:00Z">
        <w:r w:rsidRPr="00FD35A8" w:rsidDel="006C5F4E">
          <w:rPr>
            <w:rFonts w:ascii="Times New Roman" w:hAnsi="Times New Roman" w:cs="Times New Roman"/>
            <w:bCs/>
            <w:i/>
            <w:iCs/>
            <w:szCs w:val="20"/>
          </w:rPr>
          <w:delText>item of</w:delText>
        </w:r>
      </w:del>
      <w:r w:rsidRPr="00FD35A8">
        <w:rPr>
          <w:rFonts w:ascii="Times New Roman" w:hAnsi="Times New Roman" w:cs="Times New Roman"/>
          <w:bCs/>
          <w:i/>
          <w:iCs/>
          <w:szCs w:val="20"/>
        </w:rPr>
        <w:t xml:space="preserve"> </w:t>
      </w:r>
      <w:commentRangeStart w:id="2354"/>
      <w:ins w:id="2355" w:author="Yali Chen" w:date="2025-12-17T13:10:00Z" w16du:dateUtc="2025-12-17T05:10:00Z">
        <w:r w:rsidR="006C5F4E" w:rsidRPr="00FD35A8">
          <w:rPr>
            <w:rFonts w:ascii="Times New Roman" w:hAnsi="Times New Roman" w:cs="Times New Roman"/>
            <w:bCs/>
            <w:i/>
            <w:iCs/>
            <w:szCs w:val="20"/>
          </w:rPr>
          <w:t>“</w:t>
        </w:r>
      </w:ins>
      <w:r w:rsidRPr="00FD35A8">
        <w:rPr>
          <w:rFonts w:ascii="Times New Roman" w:hAnsi="Times New Roman" w:cs="Times New Roman"/>
          <w:bCs/>
          <w:i/>
          <w:iCs/>
          <w:szCs w:val="20"/>
        </w:rPr>
        <w:t>muscle enzymes</w:t>
      </w:r>
      <w:commentRangeEnd w:id="2347"/>
      <w:del w:id="2356" w:author="Yali Chen" w:date="2025-12-17T13:11:00Z" w16du:dateUtc="2025-12-17T05:11:00Z">
        <w:r w:rsidR="000D1818" w:rsidRPr="00FD35A8" w:rsidDel="00CE7C09">
          <w:rPr>
            <w:rStyle w:val="CommentReference"/>
            <w:rFonts w:ascii="Times New Roman" w:hAnsi="Times New Roman" w:cs="Times New Roman"/>
            <w:bCs/>
            <w:i/>
            <w:iCs/>
            <w:sz w:val="20"/>
            <w:szCs w:val="20"/>
          </w:rPr>
          <w:commentReference w:id="2347"/>
        </w:r>
      </w:del>
      <w:commentRangeEnd w:id="2348"/>
      <w:r w:rsidR="00AB3844" w:rsidRPr="00FD35A8">
        <w:rPr>
          <w:rStyle w:val="CommentReference"/>
          <w:rFonts w:ascii="Times New Roman" w:hAnsi="Times New Roman" w:cs="Times New Roman"/>
          <w:bCs/>
          <w:i/>
          <w:iCs/>
          <w:sz w:val="20"/>
          <w:szCs w:val="20"/>
        </w:rPr>
        <w:commentReference w:id="2348"/>
      </w:r>
      <w:ins w:id="2357" w:author="Yali Chen" w:date="2025-12-17T13:11:00Z" w16du:dateUtc="2025-12-17T05:11:00Z">
        <w:r w:rsidR="00CE7C09" w:rsidRPr="00FD35A8">
          <w:rPr>
            <w:rFonts w:ascii="Times New Roman" w:hAnsi="Times New Roman" w:cs="Times New Roman"/>
            <w:bCs/>
            <w:i/>
            <w:iCs/>
            <w:szCs w:val="20"/>
          </w:rPr>
          <w:t>”</w:t>
        </w:r>
      </w:ins>
      <w:commentRangeEnd w:id="2354"/>
      <w:r w:rsidR="00E8552A" w:rsidRPr="00FD35A8">
        <w:rPr>
          <w:rStyle w:val="CommentReference"/>
          <w:rFonts w:ascii="Times New Roman" w:hAnsi="Times New Roman" w:cs="Times New Roman"/>
          <w:bCs/>
          <w:i/>
          <w:iCs/>
          <w:sz w:val="20"/>
          <w:szCs w:val="20"/>
        </w:rPr>
        <w:commentReference w:id="2354"/>
      </w:r>
    </w:p>
    <w:p w14:paraId="69B8FEEF" w14:textId="77777777" w:rsidR="002800CF" w:rsidRPr="00FD35A8" w:rsidRDefault="002800CF" w:rsidP="002800CF">
      <w:pPr>
        <w:rPr>
          <w:rFonts w:ascii="Times New Roman" w:hAnsi="Times New Roman" w:cs="Times New Roman"/>
          <w:bCs/>
          <w:i/>
          <w:iCs/>
          <w:szCs w:val="20"/>
        </w:rPr>
      </w:pPr>
      <w:r w:rsidRPr="00FD35A8">
        <w:rPr>
          <w:rFonts w:ascii="Times New Roman" w:hAnsi="Times New Roman" w:cs="Times New Roman"/>
          <w:bCs/>
          <w:i/>
          <w:iCs/>
          <w:szCs w:val="20"/>
        </w:rPr>
        <w:t>Lines were plotted by Subject and overlaid in a single panel, with each line representing an individual subject’s longitudinal trajectory (Subject identifier, Treatment group).</w:t>
      </w:r>
    </w:p>
    <w:p w14:paraId="7919112E" w14:textId="77777777" w:rsidR="002800CF" w:rsidRPr="00FD35A8" w:rsidRDefault="002800CF" w:rsidP="002800CF">
      <w:pPr>
        <w:widowControl/>
        <w:rPr>
          <w:rFonts w:ascii="Times New Roman" w:hAnsi="Times New Roman" w:cs="Times New Roman"/>
          <w:bCs/>
          <w:i/>
          <w:iCs/>
          <w:szCs w:val="20"/>
        </w:rPr>
      </w:pPr>
      <w:r w:rsidRPr="00FD35A8">
        <w:rPr>
          <w:rFonts w:ascii="Times New Roman" w:hAnsi="Times New Roman" w:cs="Times New Roman"/>
          <w:bCs/>
          <w:i/>
          <w:iCs/>
          <w:szCs w:val="20"/>
        </w:rPr>
        <w:t>Update x-axis label by 'Scheduled visit': Screening, Baseline, D28, D56, D84, … .</w:t>
      </w:r>
    </w:p>
    <w:p w14:paraId="51B5034D" w14:textId="77777777" w:rsidR="002800CF" w:rsidRDefault="002800CF" w:rsidP="002800CF">
      <w:pPr>
        <w:widowControl/>
        <w:rPr>
          <w:ins w:id="2358" w:author="Yali Chen" w:date="2025-12-29T16:36:00Z" w16du:dateUtc="2025-12-29T08:36:00Z"/>
          <w:rFonts w:ascii="Times New Roman" w:hAnsi="Times New Roman" w:cs="Times New Roman"/>
          <w:bCs/>
          <w:i/>
          <w:iCs/>
          <w:szCs w:val="20"/>
        </w:rPr>
      </w:pPr>
      <w:r w:rsidRPr="00FD35A8">
        <w:rPr>
          <w:rFonts w:ascii="Times New Roman" w:hAnsi="Times New Roman" w:cs="Times New Roman"/>
          <w:bCs/>
          <w:i/>
          <w:iCs/>
          <w:szCs w:val="20"/>
        </w:rPr>
        <w:t>The y-axis label was set to “CK (U/liter)”.</w:t>
      </w:r>
    </w:p>
    <w:p w14:paraId="0E03BF93" w14:textId="77777777" w:rsidR="0077214D" w:rsidRPr="00FD35A8" w:rsidRDefault="0077214D" w:rsidP="002800CF">
      <w:pPr>
        <w:widowControl/>
        <w:rPr>
          <w:ins w:id="2359" w:author="Yali Chen" w:date="2025-12-29T14:50:00Z" w16du:dateUtc="2025-12-29T06:50:00Z"/>
          <w:rFonts w:ascii="Times New Roman" w:hAnsi="Times New Roman" w:cs="Times New Roman"/>
          <w:bCs/>
          <w:i/>
          <w:iCs/>
          <w:szCs w:val="20"/>
        </w:rPr>
      </w:pPr>
    </w:p>
    <w:p w14:paraId="27939D78" w14:textId="436C64C7" w:rsidR="00020A23" w:rsidRPr="00FD35A8" w:rsidRDefault="00020A23" w:rsidP="00020A23">
      <w:pPr>
        <w:widowControl/>
        <w:rPr>
          <w:ins w:id="2360" w:author="Yali Chen" w:date="2025-12-29T14:50:00Z" w16du:dateUtc="2025-12-29T06:50:00Z"/>
          <w:rFonts w:ascii="Times New Roman" w:hAnsi="Times New Roman" w:cs="Times New Roman"/>
          <w:bCs/>
          <w:i/>
          <w:iCs/>
          <w:szCs w:val="20"/>
        </w:rPr>
      </w:pPr>
      <w:ins w:id="2361" w:author="Yali Chen" w:date="2025-12-29T14:50:00Z" w16du:dateUtc="2025-12-29T06:50:00Z">
        <w:r w:rsidRPr="00FD35A8">
          <w:rPr>
            <w:rFonts w:ascii="Times New Roman" w:hAnsi="Times New Roman" w:cs="Times New Roman"/>
            <w:bCs/>
            <w:i/>
            <w:iCs/>
            <w:szCs w:val="20"/>
          </w:rPr>
          <w:t>All figures should start from screening period.</w:t>
        </w:r>
      </w:ins>
      <w:ins w:id="2362" w:author="Yali Chen" w:date="2026-01-27T11:01:00Z" w16du:dateUtc="2026-01-27T03:01:00Z">
        <w:r w:rsidR="007272C7">
          <w:rPr>
            <w:rFonts w:ascii="Times New Roman" w:hAnsi="Times New Roman" w:cs="Times New Roman" w:hint="eastAsia"/>
            <w:bCs/>
            <w:i/>
            <w:iCs/>
            <w:szCs w:val="20"/>
          </w:rPr>
          <w:t xml:space="preserve"> </w:t>
        </w:r>
        <w:r w:rsidR="007272C7" w:rsidRPr="00556E25">
          <w:rPr>
            <w:rFonts w:ascii="Times New Roman" w:hAnsi="Times New Roman" w:cs="Times New Roman"/>
            <w:bCs/>
            <w:i/>
            <w:iCs/>
            <w:color w:val="EE0000"/>
            <w:szCs w:val="20"/>
            <w:highlight w:val="yellow"/>
            <w:rPrChange w:id="2363" w:author="Yali Chen" w:date="2026-01-27T11:44:00Z" w16du:dateUtc="2026-01-27T03:44:00Z">
              <w:rPr>
                <w:rFonts w:ascii="Times New Roman" w:hAnsi="Times New Roman" w:cs="Times New Roman"/>
                <w:bCs/>
                <w:i/>
                <w:iCs/>
                <w:color w:val="EE0000"/>
                <w:szCs w:val="20"/>
              </w:rPr>
            </w:rPrChange>
          </w:rPr>
          <w:t>Use study day on the x-axis instead of visit name</w:t>
        </w:r>
      </w:ins>
    </w:p>
    <w:p w14:paraId="2E3841FB" w14:textId="77777777" w:rsidR="00020A23" w:rsidRPr="00FD35A8" w:rsidRDefault="00020A23" w:rsidP="002800CF">
      <w:pPr>
        <w:widowControl/>
        <w:rPr>
          <w:rFonts w:ascii="Times New Roman" w:hAnsi="Times New Roman" w:cs="Times New Roman"/>
          <w:bCs/>
          <w:i/>
          <w:iCs/>
          <w:szCs w:val="20"/>
        </w:rPr>
      </w:pPr>
    </w:p>
    <w:p w14:paraId="284C88E6" w14:textId="77777777" w:rsidR="002800CF" w:rsidRPr="00FD35A8" w:rsidRDefault="002800CF" w:rsidP="002800CF">
      <w:pPr>
        <w:widowControl/>
        <w:rPr>
          <w:rFonts w:ascii="Times New Roman" w:hAnsi="Times New Roman" w:cs="Times New Roman"/>
          <w:bCs/>
          <w:szCs w:val="20"/>
        </w:rPr>
      </w:pPr>
      <w:r w:rsidRPr="00FD35A8">
        <w:rPr>
          <w:rFonts w:ascii="Times New Roman" w:hAnsi="Times New Roman" w:cs="Times New Roman"/>
          <w:bCs/>
          <w:szCs w:val="20"/>
        </w:rPr>
        <w:br w:type="page"/>
      </w:r>
    </w:p>
    <w:p w14:paraId="0E66640A" w14:textId="2484212B" w:rsidR="002205BF" w:rsidRPr="00FD35A8" w:rsidRDefault="002205BF" w:rsidP="002205BF">
      <w:pPr>
        <w:pStyle w:val="TFLshelltitle1"/>
        <w:rPr>
          <w:bCs/>
          <w:szCs w:val="20"/>
        </w:rPr>
      </w:pPr>
      <w:bookmarkStart w:id="2364" w:name="_Toc217918923"/>
      <w:r w:rsidRPr="00FD35A8">
        <w:rPr>
          <w:bCs/>
          <w:szCs w:val="20"/>
          <w:lang w:eastAsia="zh-CN"/>
        </w:rPr>
        <w:t>Figure 14.2</w:t>
      </w:r>
      <w:r w:rsidRPr="00FD35A8">
        <w:rPr>
          <w:bCs/>
          <w:szCs w:val="20"/>
        </w:rPr>
        <w:t>.</w:t>
      </w:r>
      <w:r w:rsidRPr="00FD35A8">
        <w:rPr>
          <w:bCs/>
          <w:szCs w:val="20"/>
          <w:lang w:eastAsia="zh-CN"/>
        </w:rPr>
        <w:t>8</w:t>
      </w:r>
      <w:r w:rsidRPr="00FD35A8">
        <w:rPr>
          <w:bCs/>
          <w:szCs w:val="20"/>
        </w:rPr>
        <w:t xml:space="preserve"> </w:t>
      </w:r>
      <w:r w:rsidRPr="00FD35A8">
        <w:rPr>
          <w:bCs/>
          <w:szCs w:val="20"/>
          <w:lang w:eastAsia="zh-CN"/>
        </w:rPr>
        <w:t>Line Plot of FVC Overtime</w:t>
      </w:r>
      <w:r w:rsidRPr="00FD35A8">
        <w:rPr>
          <w:bCs/>
          <w:szCs w:val="20"/>
        </w:rPr>
        <w:t xml:space="preserve"> (&lt;&lt;IIM Cohort&gt;&gt; Full Analysis Set)</w:t>
      </w:r>
      <w:bookmarkEnd w:id="2364"/>
    </w:p>
    <w:p w14:paraId="09187953" w14:textId="77777777" w:rsidR="002205BF" w:rsidRPr="00FD35A8" w:rsidRDefault="002205BF" w:rsidP="002205BF">
      <w:pPr>
        <w:rPr>
          <w:rFonts w:ascii="Times New Roman" w:hAnsi="Times New Roman" w:cs="Times New Roman"/>
          <w:bCs/>
          <w:szCs w:val="20"/>
        </w:rPr>
      </w:pPr>
      <w:r w:rsidRPr="00FD35A8">
        <w:rPr>
          <w:rFonts w:ascii="Times New Roman" w:hAnsi="Times New Roman" w:cs="Times New Roman"/>
          <w:bCs/>
          <w:noProof/>
          <w:szCs w:val="20"/>
        </w:rPr>
        <w:drawing>
          <wp:inline distT="0" distB="0" distL="0" distR="0" wp14:anchorId="4F2ACD3E" wp14:editId="38109319">
            <wp:extent cx="2355298" cy="2483892"/>
            <wp:effectExtent l="0" t="0" r="6985" b="0"/>
            <wp:docPr id="443253634" name="图片 1"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132378" name="图片 1" descr="图表&#10;&#10;AI 生成的内容可能不正确。"/>
                    <pic:cNvPicPr/>
                  </pic:nvPicPr>
                  <pic:blipFill>
                    <a:blip r:embed="rId19"/>
                    <a:stretch>
                      <a:fillRect/>
                    </a:stretch>
                  </pic:blipFill>
                  <pic:spPr>
                    <a:xfrm>
                      <a:off x="0" y="0"/>
                      <a:ext cx="2360090" cy="2488946"/>
                    </a:xfrm>
                    <a:prstGeom prst="rect">
                      <a:avLst/>
                    </a:prstGeom>
                  </pic:spPr>
                </pic:pic>
              </a:graphicData>
            </a:graphic>
          </wp:inline>
        </w:drawing>
      </w:r>
    </w:p>
    <w:p w14:paraId="0AF326A5" w14:textId="7E2478A4" w:rsidR="002205BF" w:rsidRPr="00FD35A8" w:rsidRDefault="002205BF" w:rsidP="002205BF">
      <w:pPr>
        <w:rPr>
          <w:rFonts w:ascii="Times New Roman" w:hAnsi="Times New Roman" w:cs="Times New Roman"/>
          <w:bCs/>
          <w:i/>
          <w:iCs/>
          <w:szCs w:val="20"/>
        </w:rPr>
      </w:pPr>
      <w:r w:rsidRPr="00FD35A8">
        <w:rPr>
          <w:rFonts w:ascii="Times New Roman" w:hAnsi="Times New Roman" w:cs="Times New Roman"/>
          <w:szCs w:val="20"/>
        </w:rPr>
        <w:t xml:space="preserve">IIM: Idiopathic Inflammatory Myopathies, </w:t>
      </w:r>
      <w:r w:rsidR="00A77ED0" w:rsidRPr="00FD35A8">
        <w:rPr>
          <w:rFonts w:ascii="Times New Roman" w:hAnsi="Times New Roman" w:cs="Times New Roman"/>
          <w:szCs w:val="20"/>
        </w:rPr>
        <w:t>FVC</w:t>
      </w:r>
      <w:r w:rsidRPr="00FD35A8">
        <w:rPr>
          <w:rFonts w:ascii="Times New Roman" w:hAnsi="Times New Roman" w:cs="Times New Roman"/>
          <w:szCs w:val="20"/>
        </w:rPr>
        <w:t xml:space="preserve">: </w:t>
      </w:r>
      <w:r w:rsidR="0006029E" w:rsidRPr="00FD35A8">
        <w:rPr>
          <w:rFonts w:ascii="Times New Roman" w:hAnsi="Times New Roman" w:cs="Times New Roman"/>
          <w:szCs w:val="20"/>
        </w:rPr>
        <w:t>Forced Vital Capacity</w:t>
      </w:r>
    </w:p>
    <w:p w14:paraId="2D1E31FA" w14:textId="77777777" w:rsidR="002205BF" w:rsidRPr="00FD35A8" w:rsidRDefault="002205BF" w:rsidP="002205BF">
      <w:pPr>
        <w:rPr>
          <w:rFonts w:ascii="Times New Roman" w:hAnsi="Times New Roman" w:cs="Times New Roman"/>
          <w:bCs/>
          <w:szCs w:val="20"/>
        </w:rPr>
      </w:pPr>
      <w:r w:rsidRPr="00FD35A8">
        <w:rPr>
          <w:rFonts w:ascii="Times New Roman" w:hAnsi="Times New Roman" w:cs="Times New Roman"/>
          <w:bCs/>
          <w:szCs w:val="20"/>
        </w:rPr>
        <w:t>Patients with IIM (N = xxx).</w:t>
      </w:r>
    </w:p>
    <w:p w14:paraId="7A7019D6" w14:textId="77777777" w:rsidR="002205BF" w:rsidRPr="00FD35A8" w:rsidRDefault="002205BF" w:rsidP="002205BF">
      <w:pPr>
        <w:rPr>
          <w:rFonts w:ascii="Times New Roman" w:hAnsi="Times New Roman" w:cs="Times New Roman"/>
          <w:bCs/>
          <w:i/>
          <w:iCs/>
          <w:szCs w:val="20"/>
        </w:rPr>
      </w:pPr>
      <w:r w:rsidRPr="00FD35A8">
        <w:rPr>
          <w:rFonts w:ascii="Times New Roman" w:hAnsi="Times New Roman" w:cs="Times New Roman"/>
          <w:bCs/>
          <w:i/>
          <w:iCs/>
          <w:szCs w:val="20"/>
        </w:rPr>
        <w:t>Programming note:</w:t>
      </w:r>
    </w:p>
    <w:p w14:paraId="399C14AA" w14:textId="25002AE5" w:rsidR="002205BF" w:rsidRPr="00FD35A8" w:rsidRDefault="00C61651" w:rsidP="002205BF">
      <w:pPr>
        <w:rPr>
          <w:rFonts w:ascii="Times New Roman" w:hAnsi="Times New Roman" w:cs="Times New Roman"/>
          <w:bCs/>
          <w:i/>
          <w:iCs/>
          <w:szCs w:val="20"/>
        </w:rPr>
      </w:pPr>
      <w:r w:rsidRPr="00FD35A8">
        <w:rPr>
          <w:rFonts w:ascii="Times New Roman" w:hAnsi="Times New Roman" w:cs="Times New Roman"/>
          <w:bCs/>
          <w:i/>
          <w:iCs/>
          <w:szCs w:val="20"/>
        </w:rPr>
        <w:t>FVC</w:t>
      </w:r>
      <w:r w:rsidR="002205BF" w:rsidRPr="00FD35A8">
        <w:rPr>
          <w:rFonts w:ascii="Times New Roman" w:hAnsi="Times New Roman" w:cs="Times New Roman"/>
          <w:bCs/>
          <w:i/>
          <w:iCs/>
          <w:szCs w:val="20"/>
        </w:rPr>
        <w:t xml:space="preserve"> is collected on</w:t>
      </w:r>
      <w:r w:rsidR="00851735" w:rsidRPr="00FD35A8">
        <w:rPr>
          <w:rFonts w:ascii="Times New Roman" w:hAnsi="Times New Roman" w:cs="Times New Roman"/>
          <w:bCs/>
          <w:i/>
          <w:iCs/>
          <w:szCs w:val="20"/>
        </w:rPr>
        <w:t xml:space="preserve"> </w:t>
      </w:r>
      <w:r w:rsidR="002205BF" w:rsidRPr="00FD35A8">
        <w:rPr>
          <w:rFonts w:ascii="Times New Roman" w:hAnsi="Times New Roman" w:cs="Times New Roman"/>
          <w:bCs/>
          <w:i/>
          <w:iCs/>
          <w:szCs w:val="20"/>
        </w:rPr>
        <w:t>“</w:t>
      </w:r>
      <w:r w:rsidRPr="00FD35A8">
        <w:rPr>
          <w:rFonts w:ascii="Times New Roman" w:hAnsi="Times New Roman" w:cs="Times New Roman"/>
          <w:bCs/>
          <w:i/>
          <w:iCs/>
          <w:szCs w:val="20"/>
        </w:rPr>
        <w:t>Pulmonary function tests</w:t>
      </w:r>
      <w:r w:rsidR="002205BF" w:rsidRPr="00FD35A8">
        <w:rPr>
          <w:rFonts w:ascii="Times New Roman" w:hAnsi="Times New Roman" w:cs="Times New Roman"/>
          <w:bCs/>
          <w:i/>
          <w:iCs/>
          <w:szCs w:val="20"/>
        </w:rPr>
        <w:t>” CRF page</w:t>
      </w:r>
    </w:p>
    <w:p w14:paraId="33D18338" w14:textId="77777777" w:rsidR="002205BF" w:rsidRPr="00FD35A8" w:rsidRDefault="002205BF" w:rsidP="002205BF">
      <w:pPr>
        <w:rPr>
          <w:rFonts w:ascii="Times New Roman" w:hAnsi="Times New Roman" w:cs="Times New Roman"/>
          <w:bCs/>
          <w:i/>
          <w:iCs/>
          <w:szCs w:val="20"/>
        </w:rPr>
      </w:pPr>
      <w:r w:rsidRPr="00FD35A8">
        <w:rPr>
          <w:rFonts w:ascii="Times New Roman" w:hAnsi="Times New Roman" w:cs="Times New Roman"/>
          <w:bCs/>
          <w:i/>
          <w:iCs/>
          <w:szCs w:val="20"/>
        </w:rPr>
        <w:t>Lines were plotted by Subject and overlaid in a single panel, with each line representing an individual subject’s longitudinal trajectory (Subject identifier, Treatment group).</w:t>
      </w:r>
    </w:p>
    <w:p w14:paraId="07A3BD6F" w14:textId="77777777" w:rsidR="002205BF" w:rsidRPr="00FD35A8" w:rsidRDefault="002205BF" w:rsidP="002205BF">
      <w:pPr>
        <w:widowControl/>
        <w:rPr>
          <w:rFonts w:ascii="Times New Roman" w:hAnsi="Times New Roman" w:cs="Times New Roman"/>
          <w:bCs/>
          <w:i/>
          <w:iCs/>
          <w:szCs w:val="20"/>
        </w:rPr>
      </w:pPr>
      <w:r w:rsidRPr="00FD35A8">
        <w:rPr>
          <w:rFonts w:ascii="Times New Roman" w:hAnsi="Times New Roman" w:cs="Times New Roman"/>
          <w:bCs/>
          <w:i/>
          <w:iCs/>
          <w:szCs w:val="20"/>
        </w:rPr>
        <w:t>Update x-axis label by 'Scheduled visit': Screening, Baseline, D28, D56, D84, … .</w:t>
      </w:r>
    </w:p>
    <w:p w14:paraId="2FA706BE" w14:textId="3629F912" w:rsidR="002205BF" w:rsidRDefault="002205BF" w:rsidP="002205BF">
      <w:pPr>
        <w:widowControl/>
        <w:rPr>
          <w:ins w:id="2365" w:author="Yali Chen" w:date="2025-12-29T16:36:00Z" w16du:dateUtc="2025-12-29T08:36:00Z"/>
          <w:rFonts w:ascii="Times New Roman" w:hAnsi="Times New Roman" w:cs="Times New Roman"/>
          <w:bCs/>
          <w:i/>
          <w:iCs/>
          <w:szCs w:val="20"/>
        </w:rPr>
      </w:pPr>
      <w:r w:rsidRPr="00FD35A8">
        <w:rPr>
          <w:rFonts w:ascii="Times New Roman" w:hAnsi="Times New Roman" w:cs="Times New Roman"/>
          <w:bCs/>
          <w:i/>
          <w:iCs/>
          <w:szCs w:val="20"/>
        </w:rPr>
        <w:t>The y-axis label was set to “</w:t>
      </w:r>
      <w:r w:rsidR="00851735" w:rsidRPr="00FD35A8">
        <w:rPr>
          <w:rFonts w:ascii="Times New Roman" w:hAnsi="Times New Roman" w:cs="Times New Roman"/>
          <w:bCs/>
          <w:i/>
          <w:iCs/>
          <w:szCs w:val="20"/>
        </w:rPr>
        <w:t>FVC</w:t>
      </w:r>
      <w:r w:rsidRPr="00FD35A8">
        <w:rPr>
          <w:rFonts w:ascii="Times New Roman" w:hAnsi="Times New Roman" w:cs="Times New Roman"/>
          <w:bCs/>
          <w:i/>
          <w:iCs/>
          <w:szCs w:val="20"/>
        </w:rPr>
        <w:t xml:space="preserve"> (</w:t>
      </w:r>
      <w:r w:rsidR="006A3104" w:rsidRPr="00FD35A8">
        <w:rPr>
          <w:rFonts w:ascii="Times New Roman" w:hAnsi="Times New Roman" w:cs="Times New Roman"/>
          <w:bCs/>
          <w:i/>
          <w:iCs/>
          <w:szCs w:val="20"/>
        </w:rPr>
        <w:t>units</w:t>
      </w:r>
      <w:r w:rsidRPr="00FD35A8">
        <w:rPr>
          <w:rFonts w:ascii="Times New Roman" w:hAnsi="Times New Roman" w:cs="Times New Roman"/>
          <w:bCs/>
          <w:i/>
          <w:iCs/>
          <w:szCs w:val="20"/>
        </w:rPr>
        <w:t xml:space="preserve">)” </w:t>
      </w:r>
    </w:p>
    <w:p w14:paraId="45DEEB71" w14:textId="77777777" w:rsidR="0077214D" w:rsidRPr="00FD35A8" w:rsidRDefault="0077214D" w:rsidP="002205BF">
      <w:pPr>
        <w:widowControl/>
        <w:rPr>
          <w:ins w:id="2366" w:author="Yali Chen" w:date="2025-12-29T14:50:00Z" w16du:dateUtc="2025-12-29T06:50:00Z"/>
          <w:rFonts w:ascii="Times New Roman" w:hAnsi="Times New Roman" w:cs="Times New Roman"/>
          <w:bCs/>
          <w:i/>
          <w:iCs/>
          <w:szCs w:val="20"/>
        </w:rPr>
      </w:pPr>
    </w:p>
    <w:p w14:paraId="70B86A07" w14:textId="63507CA6" w:rsidR="00020A23" w:rsidRPr="00FD35A8" w:rsidRDefault="00020A23" w:rsidP="00020A23">
      <w:pPr>
        <w:widowControl/>
        <w:rPr>
          <w:ins w:id="2367" w:author="Yali Chen" w:date="2025-12-29T14:50:00Z" w16du:dateUtc="2025-12-29T06:50:00Z"/>
          <w:rFonts w:ascii="Times New Roman" w:hAnsi="Times New Roman" w:cs="Times New Roman"/>
          <w:bCs/>
          <w:i/>
          <w:iCs/>
          <w:szCs w:val="20"/>
        </w:rPr>
      </w:pPr>
      <w:ins w:id="2368" w:author="Yali Chen" w:date="2025-12-29T14:50:00Z" w16du:dateUtc="2025-12-29T06:50:00Z">
        <w:r w:rsidRPr="00FD35A8">
          <w:rPr>
            <w:rFonts w:ascii="Times New Roman" w:hAnsi="Times New Roman" w:cs="Times New Roman"/>
            <w:bCs/>
            <w:i/>
            <w:iCs/>
            <w:szCs w:val="20"/>
          </w:rPr>
          <w:t>All figures should start from screening period.</w:t>
        </w:r>
      </w:ins>
      <w:ins w:id="2369" w:author="Yali Chen" w:date="2026-01-27T11:01:00Z" w16du:dateUtc="2026-01-27T03:01:00Z">
        <w:r w:rsidR="007272C7">
          <w:rPr>
            <w:rFonts w:ascii="Times New Roman" w:hAnsi="Times New Roman" w:cs="Times New Roman" w:hint="eastAsia"/>
            <w:bCs/>
            <w:i/>
            <w:iCs/>
            <w:szCs w:val="20"/>
          </w:rPr>
          <w:t xml:space="preserve"> </w:t>
        </w:r>
        <w:r w:rsidR="007272C7" w:rsidRPr="00556E25">
          <w:rPr>
            <w:rFonts w:ascii="Times New Roman" w:hAnsi="Times New Roman" w:cs="Times New Roman"/>
            <w:bCs/>
            <w:i/>
            <w:iCs/>
            <w:color w:val="EE0000"/>
            <w:szCs w:val="20"/>
            <w:highlight w:val="yellow"/>
            <w:rPrChange w:id="2370" w:author="Yali Chen" w:date="2026-01-27T11:44:00Z" w16du:dateUtc="2026-01-27T03:44:00Z">
              <w:rPr>
                <w:rFonts w:ascii="Times New Roman" w:hAnsi="Times New Roman" w:cs="Times New Roman"/>
                <w:bCs/>
                <w:i/>
                <w:iCs/>
                <w:color w:val="EE0000"/>
                <w:szCs w:val="20"/>
              </w:rPr>
            </w:rPrChange>
          </w:rPr>
          <w:t>Use study day on the x-axis instead of visit name</w:t>
        </w:r>
      </w:ins>
    </w:p>
    <w:p w14:paraId="0D56C20C" w14:textId="77777777" w:rsidR="00020A23" w:rsidRPr="00FD35A8" w:rsidRDefault="00020A23" w:rsidP="002205BF">
      <w:pPr>
        <w:widowControl/>
        <w:rPr>
          <w:rFonts w:ascii="Times New Roman" w:hAnsi="Times New Roman" w:cs="Times New Roman"/>
          <w:bCs/>
          <w:i/>
          <w:iCs/>
          <w:szCs w:val="20"/>
        </w:rPr>
      </w:pPr>
    </w:p>
    <w:p w14:paraId="35BA8270" w14:textId="77777777" w:rsidR="002205BF" w:rsidRPr="00FD35A8" w:rsidRDefault="002205BF" w:rsidP="002205BF">
      <w:pPr>
        <w:widowControl/>
        <w:rPr>
          <w:rFonts w:ascii="Times New Roman" w:hAnsi="Times New Roman" w:cs="Times New Roman"/>
          <w:bCs/>
          <w:szCs w:val="20"/>
        </w:rPr>
      </w:pPr>
      <w:r w:rsidRPr="00FD35A8">
        <w:rPr>
          <w:rFonts w:ascii="Times New Roman" w:hAnsi="Times New Roman" w:cs="Times New Roman"/>
          <w:bCs/>
          <w:szCs w:val="20"/>
        </w:rPr>
        <w:br w:type="page"/>
      </w:r>
    </w:p>
    <w:p w14:paraId="3B52F60E" w14:textId="7D9426DD" w:rsidR="006A3104" w:rsidRPr="00FD35A8" w:rsidRDefault="006A3104" w:rsidP="006A3104">
      <w:pPr>
        <w:pStyle w:val="TFLshelltitle1"/>
        <w:rPr>
          <w:bCs/>
          <w:szCs w:val="20"/>
        </w:rPr>
      </w:pPr>
      <w:bookmarkStart w:id="2371" w:name="_Toc217918924"/>
      <w:r w:rsidRPr="00FD35A8">
        <w:rPr>
          <w:bCs/>
          <w:szCs w:val="20"/>
          <w:lang w:eastAsia="zh-CN"/>
        </w:rPr>
        <w:t>Figure 14.2</w:t>
      </w:r>
      <w:r w:rsidRPr="00FD35A8">
        <w:rPr>
          <w:bCs/>
          <w:szCs w:val="20"/>
        </w:rPr>
        <w:t>.</w:t>
      </w:r>
      <w:r w:rsidR="001A505F" w:rsidRPr="00FD35A8">
        <w:rPr>
          <w:bCs/>
          <w:szCs w:val="20"/>
          <w:lang w:eastAsia="zh-CN"/>
        </w:rPr>
        <w:t>9</w:t>
      </w:r>
      <w:r w:rsidRPr="00FD35A8">
        <w:rPr>
          <w:bCs/>
          <w:szCs w:val="20"/>
        </w:rPr>
        <w:t xml:space="preserve"> </w:t>
      </w:r>
      <w:r w:rsidRPr="00FD35A8">
        <w:rPr>
          <w:bCs/>
          <w:szCs w:val="20"/>
          <w:lang w:eastAsia="zh-CN"/>
        </w:rPr>
        <w:t>Line Plot of ppFVC Overtime</w:t>
      </w:r>
      <w:r w:rsidRPr="00FD35A8">
        <w:rPr>
          <w:bCs/>
          <w:szCs w:val="20"/>
        </w:rPr>
        <w:t xml:space="preserve"> (&lt;&lt;IIM Cohort&gt;&gt; Full Analysis Set)</w:t>
      </w:r>
      <w:bookmarkEnd w:id="2371"/>
    </w:p>
    <w:p w14:paraId="78B65D23" w14:textId="77777777" w:rsidR="006A3104" w:rsidRPr="00FD35A8" w:rsidRDefault="006A3104" w:rsidP="006A3104">
      <w:pPr>
        <w:rPr>
          <w:rFonts w:ascii="Times New Roman" w:hAnsi="Times New Roman" w:cs="Times New Roman"/>
          <w:bCs/>
          <w:szCs w:val="20"/>
        </w:rPr>
      </w:pPr>
      <w:r w:rsidRPr="00FD35A8">
        <w:rPr>
          <w:rFonts w:ascii="Times New Roman" w:hAnsi="Times New Roman" w:cs="Times New Roman"/>
          <w:bCs/>
          <w:noProof/>
          <w:szCs w:val="20"/>
        </w:rPr>
        <w:drawing>
          <wp:inline distT="0" distB="0" distL="0" distR="0" wp14:anchorId="76BB0F38" wp14:editId="0143CA96">
            <wp:extent cx="2355298" cy="2483892"/>
            <wp:effectExtent l="0" t="0" r="6985" b="0"/>
            <wp:docPr id="29416358" name="图片 1"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132378" name="图片 1" descr="图表&#10;&#10;AI 生成的内容可能不正确。"/>
                    <pic:cNvPicPr/>
                  </pic:nvPicPr>
                  <pic:blipFill>
                    <a:blip r:embed="rId19"/>
                    <a:stretch>
                      <a:fillRect/>
                    </a:stretch>
                  </pic:blipFill>
                  <pic:spPr>
                    <a:xfrm>
                      <a:off x="0" y="0"/>
                      <a:ext cx="2360090" cy="2488946"/>
                    </a:xfrm>
                    <a:prstGeom prst="rect">
                      <a:avLst/>
                    </a:prstGeom>
                  </pic:spPr>
                </pic:pic>
              </a:graphicData>
            </a:graphic>
          </wp:inline>
        </w:drawing>
      </w:r>
    </w:p>
    <w:p w14:paraId="53CD9BA8" w14:textId="5EC5FC7A" w:rsidR="0006029E" w:rsidRPr="00FD35A8" w:rsidRDefault="006A3104" w:rsidP="006A3104">
      <w:pPr>
        <w:rPr>
          <w:rFonts w:ascii="Times New Roman" w:hAnsi="Times New Roman" w:cs="Times New Roman"/>
          <w:szCs w:val="20"/>
        </w:rPr>
      </w:pPr>
      <w:r w:rsidRPr="00FD35A8">
        <w:rPr>
          <w:rFonts w:ascii="Times New Roman" w:hAnsi="Times New Roman" w:cs="Times New Roman"/>
          <w:szCs w:val="20"/>
        </w:rPr>
        <w:t xml:space="preserve">IIM: Idiopathic Inflammatory Myopathies, </w:t>
      </w:r>
      <w:r w:rsidR="0006029E" w:rsidRPr="00FD35A8">
        <w:rPr>
          <w:rFonts w:ascii="Times New Roman" w:hAnsi="Times New Roman" w:cs="Times New Roman"/>
          <w:szCs w:val="20"/>
        </w:rPr>
        <w:t>pp</w:t>
      </w:r>
      <w:r w:rsidRPr="00FD35A8">
        <w:rPr>
          <w:rFonts w:ascii="Times New Roman" w:hAnsi="Times New Roman" w:cs="Times New Roman"/>
          <w:szCs w:val="20"/>
        </w:rPr>
        <w:t xml:space="preserve">FVC: </w:t>
      </w:r>
      <w:r w:rsidR="00114783" w:rsidRPr="00FD35A8">
        <w:rPr>
          <w:rFonts w:ascii="Times New Roman" w:hAnsi="Times New Roman" w:cs="Times New Roman"/>
          <w:szCs w:val="20"/>
        </w:rPr>
        <w:t xml:space="preserve">percent predicted </w:t>
      </w:r>
      <w:r w:rsidR="0006029E" w:rsidRPr="00FD35A8">
        <w:rPr>
          <w:rFonts w:ascii="Times New Roman" w:hAnsi="Times New Roman" w:cs="Times New Roman"/>
          <w:szCs w:val="20"/>
        </w:rPr>
        <w:t xml:space="preserve">Forced Vital Capacity </w:t>
      </w:r>
    </w:p>
    <w:p w14:paraId="6F617C35" w14:textId="4C116E9F" w:rsidR="006A3104" w:rsidRPr="00FD35A8" w:rsidRDefault="006A3104" w:rsidP="006A3104">
      <w:pPr>
        <w:rPr>
          <w:rFonts w:ascii="Times New Roman" w:hAnsi="Times New Roman" w:cs="Times New Roman"/>
          <w:bCs/>
          <w:szCs w:val="20"/>
        </w:rPr>
      </w:pPr>
      <w:r w:rsidRPr="00FD35A8">
        <w:rPr>
          <w:rFonts w:ascii="Times New Roman" w:hAnsi="Times New Roman" w:cs="Times New Roman"/>
          <w:bCs/>
          <w:szCs w:val="20"/>
        </w:rPr>
        <w:t>Patients with IIM (N = xxx).</w:t>
      </w:r>
    </w:p>
    <w:p w14:paraId="09E6E927" w14:textId="77777777" w:rsidR="006A3104" w:rsidRPr="00FD35A8" w:rsidRDefault="006A3104" w:rsidP="006A3104">
      <w:pPr>
        <w:rPr>
          <w:rFonts w:ascii="Times New Roman" w:hAnsi="Times New Roman" w:cs="Times New Roman"/>
          <w:bCs/>
          <w:i/>
          <w:iCs/>
          <w:szCs w:val="20"/>
        </w:rPr>
      </w:pPr>
      <w:r w:rsidRPr="00FD35A8">
        <w:rPr>
          <w:rFonts w:ascii="Times New Roman" w:hAnsi="Times New Roman" w:cs="Times New Roman"/>
          <w:bCs/>
          <w:i/>
          <w:iCs/>
          <w:szCs w:val="20"/>
        </w:rPr>
        <w:t>Programming note:</w:t>
      </w:r>
    </w:p>
    <w:p w14:paraId="7A8B4638" w14:textId="2660CB34" w:rsidR="006A3104" w:rsidRPr="00FD35A8" w:rsidRDefault="0094770A" w:rsidP="006A3104">
      <w:pPr>
        <w:rPr>
          <w:rFonts w:ascii="Times New Roman" w:hAnsi="Times New Roman" w:cs="Times New Roman"/>
          <w:bCs/>
          <w:i/>
          <w:iCs/>
          <w:szCs w:val="20"/>
        </w:rPr>
      </w:pPr>
      <w:r w:rsidRPr="00FD35A8">
        <w:rPr>
          <w:rFonts w:ascii="Times New Roman" w:hAnsi="Times New Roman" w:cs="Times New Roman"/>
          <w:bCs/>
          <w:i/>
          <w:iCs/>
          <w:szCs w:val="20"/>
        </w:rPr>
        <w:t>pp</w:t>
      </w:r>
      <w:r w:rsidR="006A3104" w:rsidRPr="00FD35A8">
        <w:rPr>
          <w:rFonts w:ascii="Times New Roman" w:hAnsi="Times New Roman" w:cs="Times New Roman"/>
          <w:bCs/>
          <w:i/>
          <w:iCs/>
          <w:szCs w:val="20"/>
        </w:rPr>
        <w:t>FVC is collected on “Pulmonary function tests” CRF page</w:t>
      </w:r>
    </w:p>
    <w:p w14:paraId="4C11D65E" w14:textId="77777777" w:rsidR="006A3104" w:rsidRPr="00FD35A8" w:rsidRDefault="006A3104" w:rsidP="006A3104">
      <w:pPr>
        <w:rPr>
          <w:rFonts w:ascii="Times New Roman" w:hAnsi="Times New Roman" w:cs="Times New Roman"/>
          <w:bCs/>
          <w:i/>
          <w:iCs/>
          <w:szCs w:val="20"/>
        </w:rPr>
      </w:pPr>
      <w:r w:rsidRPr="00FD35A8">
        <w:rPr>
          <w:rFonts w:ascii="Times New Roman" w:hAnsi="Times New Roman" w:cs="Times New Roman"/>
          <w:bCs/>
          <w:i/>
          <w:iCs/>
          <w:szCs w:val="20"/>
        </w:rPr>
        <w:t>Lines were plotted by Subject and overlaid in a single panel, with each line representing an individual subject’s longitudinal trajectory (Subject identifier, Treatment group).</w:t>
      </w:r>
    </w:p>
    <w:p w14:paraId="6359B015" w14:textId="77777777" w:rsidR="006A3104" w:rsidRPr="00FD35A8" w:rsidRDefault="006A3104" w:rsidP="006A3104">
      <w:pPr>
        <w:widowControl/>
        <w:rPr>
          <w:rFonts w:ascii="Times New Roman" w:hAnsi="Times New Roman" w:cs="Times New Roman"/>
          <w:bCs/>
          <w:i/>
          <w:iCs/>
          <w:szCs w:val="20"/>
        </w:rPr>
      </w:pPr>
      <w:r w:rsidRPr="00FD35A8">
        <w:rPr>
          <w:rFonts w:ascii="Times New Roman" w:hAnsi="Times New Roman" w:cs="Times New Roman"/>
          <w:bCs/>
          <w:i/>
          <w:iCs/>
          <w:szCs w:val="20"/>
        </w:rPr>
        <w:t>Update x-axis label by 'Scheduled visit': Screening, Baseline, D28, D56, D84, … .</w:t>
      </w:r>
    </w:p>
    <w:p w14:paraId="02C510F7" w14:textId="6CFAF543" w:rsidR="006A3104" w:rsidRDefault="006A3104" w:rsidP="006A3104">
      <w:pPr>
        <w:widowControl/>
        <w:rPr>
          <w:ins w:id="2372" w:author="Yali Chen" w:date="2025-12-29T16:36:00Z" w16du:dateUtc="2025-12-29T08:36:00Z"/>
          <w:rFonts w:ascii="Times New Roman" w:hAnsi="Times New Roman" w:cs="Times New Roman"/>
          <w:bCs/>
          <w:i/>
          <w:iCs/>
          <w:szCs w:val="20"/>
        </w:rPr>
      </w:pPr>
      <w:r w:rsidRPr="00FD35A8">
        <w:rPr>
          <w:rFonts w:ascii="Times New Roman" w:hAnsi="Times New Roman" w:cs="Times New Roman"/>
          <w:bCs/>
          <w:i/>
          <w:iCs/>
          <w:szCs w:val="20"/>
        </w:rPr>
        <w:t>The y-axis label was set to “</w:t>
      </w:r>
      <w:r w:rsidR="0006029E" w:rsidRPr="00FD35A8">
        <w:rPr>
          <w:rFonts w:ascii="Times New Roman" w:hAnsi="Times New Roman" w:cs="Times New Roman"/>
          <w:bCs/>
          <w:i/>
          <w:iCs/>
          <w:szCs w:val="20"/>
        </w:rPr>
        <w:t>pp</w:t>
      </w:r>
      <w:r w:rsidRPr="00FD35A8">
        <w:rPr>
          <w:rFonts w:ascii="Times New Roman" w:hAnsi="Times New Roman" w:cs="Times New Roman"/>
          <w:bCs/>
          <w:i/>
          <w:iCs/>
          <w:szCs w:val="20"/>
        </w:rPr>
        <w:t xml:space="preserve">FVC (units)” </w:t>
      </w:r>
    </w:p>
    <w:p w14:paraId="68126D32" w14:textId="77777777" w:rsidR="0077214D" w:rsidRPr="00FD35A8" w:rsidRDefault="0077214D" w:rsidP="006A3104">
      <w:pPr>
        <w:widowControl/>
        <w:rPr>
          <w:ins w:id="2373" w:author="Yali Chen" w:date="2025-12-29T14:51:00Z" w16du:dateUtc="2025-12-29T06:51:00Z"/>
          <w:rFonts w:ascii="Times New Roman" w:hAnsi="Times New Roman" w:cs="Times New Roman"/>
          <w:bCs/>
          <w:i/>
          <w:iCs/>
          <w:szCs w:val="20"/>
        </w:rPr>
      </w:pPr>
    </w:p>
    <w:p w14:paraId="4ED0F0CC" w14:textId="649979C8" w:rsidR="00020A23" w:rsidRPr="00FD35A8" w:rsidRDefault="00020A23" w:rsidP="00020A23">
      <w:pPr>
        <w:widowControl/>
        <w:rPr>
          <w:ins w:id="2374" w:author="Yali Chen" w:date="2025-12-29T14:51:00Z" w16du:dateUtc="2025-12-29T06:51:00Z"/>
          <w:rFonts w:ascii="Times New Roman" w:hAnsi="Times New Roman" w:cs="Times New Roman"/>
          <w:bCs/>
          <w:i/>
          <w:iCs/>
          <w:szCs w:val="20"/>
        </w:rPr>
      </w:pPr>
      <w:ins w:id="2375" w:author="Yali Chen" w:date="2025-12-29T14:51:00Z" w16du:dateUtc="2025-12-29T06:51:00Z">
        <w:r w:rsidRPr="00FD35A8">
          <w:rPr>
            <w:rFonts w:ascii="Times New Roman" w:hAnsi="Times New Roman" w:cs="Times New Roman"/>
            <w:bCs/>
            <w:i/>
            <w:iCs/>
            <w:szCs w:val="20"/>
          </w:rPr>
          <w:t>All figures should start from screening period.</w:t>
        </w:r>
      </w:ins>
      <w:ins w:id="2376" w:author="Yali Chen" w:date="2026-01-27T11:01:00Z" w16du:dateUtc="2026-01-27T03:01:00Z">
        <w:r w:rsidR="007272C7">
          <w:rPr>
            <w:rFonts w:ascii="Times New Roman" w:hAnsi="Times New Roman" w:cs="Times New Roman" w:hint="eastAsia"/>
            <w:bCs/>
            <w:i/>
            <w:iCs/>
            <w:szCs w:val="20"/>
          </w:rPr>
          <w:t xml:space="preserve"> </w:t>
        </w:r>
        <w:r w:rsidR="007272C7" w:rsidRPr="00556E25">
          <w:rPr>
            <w:rFonts w:ascii="Times New Roman" w:hAnsi="Times New Roman" w:cs="Times New Roman"/>
            <w:bCs/>
            <w:i/>
            <w:iCs/>
            <w:color w:val="EE0000"/>
            <w:szCs w:val="20"/>
            <w:highlight w:val="yellow"/>
            <w:rPrChange w:id="2377" w:author="Yali Chen" w:date="2026-01-27T11:44:00Z" w16du:dateUtc="2026-01-27T03:44:00Z">
              <w:rPr>
                <w:rFonts w:ascii="Times New Roman" w:hAnsi="Times New Roman" w:cs="Times New Roman"/>
                <w:bCs/>
                <w:i/>
                <w:iCs/>
                <w:color w:val="EE0000"/>
                <w:szCs w:val="20"/>
              </w:rPr>
            </w:rPrChange>
          </w:rPr>
          <w:t>Use study day on the x-axis instead of visit name</w:t>
        </w:r>
      </w:ins>
    </w:p>
    <w:p w14:paraId="66D22465" w14:textId="77777777" w:rsidR="00020A23" w:rsidRPr="00FD35A8" w:rsidRDefault="00020A23" w:rsidP="006A3104">
      <w:pPr>
        <w:widowControl/>
        <w:rPr>
          <w:rFonts w:ascii="Times New Roman" w:hAnsi="Times New Roman" w:cs="Times New Roman"/>
          <w:bCs/>
          <w:i/>
          <w:iCs/>
          <w:szCs w:val="20"/>
        </w:rPr>
      </w:pPr>
    </w:p>
    <w:p w14:paraId="5D288675" w14:textId="77777777" w:rsidR="006A3104" w:rsidRPr="00FD35A8" w:rsidDel="00020A23" w:rsidRDefault="006A3104" w:rsidP="006A3104">
      <w:pPr>
        <w:widowControl/>
        <w:rPr>
          <w:del w:id="2378" w:author="Yali Chen" w:date="2025-12-29T14:51:00Z" w16du:dateUtc="2025-12-29T06:51:00Z"/>
          <w:rFonts w:ascii="Times New Roman" w:hAnsi="Times New Roman" w:cs="Times New Roman"/>
          <w:bCs/>
          <w:szCs w:val="20"/>
        </w:rPr>
      </w:pPr>
      <w:r w:rsidRPr="00FD35A8">
        <w:rPr>
          <w:rFonts w:ascii="Times New Roman" w:hAnsi="Times New Roman" w:cs="Times New Roman"/>
          <w:bCs/>
          <w:szCs w:val="20"/>
        </w:rPr>
        <w:br w:type="page"/>
      </w:r>
    </w:p>
    <w:p w14:paraId="675B798D" w14:textId="77777777" w:rsidR="006A3104" w:rsidRPr="00FD35A8" w:rsidDel="00020A23" w:rsidRDefault="006A3104" w:rsidP="002205BF">
      <w:pPr>
        <w:widowControl/>
        <w:rPr>
          <w:del w:id="2379" w:author="Yali Chen" w:date="2025-12-29T14:51:00Z" w16du:dateUtc="2025-12-29T06:51:00Z"/>
          <w:rFonts w:ascii="Times New Roman" w:hAnsi="Times New Roman" w:cs="Times New Roman"/>
          <w:bCs/>
          <w:szCs w:val="20"/>
        </w:rPr>
      </w:pPr>
    </w:p>
    <w:p w14:paraId="0FA6D5D7" w14:textId="77777777" w:rsidR="002205BF" w:rsidRPr="00FD35A8" w:rsidRDefault="002205BF" w:rsidP="002800CF">
      <w:pPr>
        <w:widowControl/>
        <w:rPr>
          <w:rFonts w:ascii="Times New Roman" w:hAnsi="Times New Roman" w:cs="Times New Roman"/>
          <w:bCs/>
          <w:szCs w:val="20"/>
        </w:rPr>
      </w:pPr>
    </w:p>
    <w:p w14:paraId="54F79459" w14:textId="4071C35A" w:rsidR="00671CF4" w:rsidRPr="00FD35A8" w:rsidRDefault="00671CF4" w:rsidP="00671CF4">
      <w:pPr>
        <w:pStyle w:val="TFLshelltitle1"/>
        <w:rPr>
          <w:bCs/>
          <w:szCs w:val="20"/>
        </w:rPr>
      </w:pPr>
      <w:bookmarkStart w:id="2380" w:name="_Toc217918925"/>
      <w:commentRangeStart w:id="2381"/>
      <w:r w:rsidRPr="00FD35A8">
        <w:rPr>
          <w:bCs/>
          <w:szCs w:val="20"/>
          <w:lang w:eastAsia="zh-CN"/>
        </w:rPr>
        <w:t>Figure 14.2</w:t>
      </w:r>
      <w:r w:rsidRPr="00FD35A8">
        <w:rPr>
          <w:bCs/>
          <w:szCs w:val="20"/>
        </w:rPr>
        <w:t>.</w:t>
      </w:r>
      <w:r w:rsidR="001A505F" w:rsidRPr="00FD35A8">
        <w:rPr>
          <w:bCs/>
          <w:szCs w:val="20"/>
          <w:lang w:eastAsia="zh-CN"/>
        </w:rPr>
        <w:t>10</w:t>
      </w:r>
      <w:r w:rsidRPr="00FD35A8">
        <w:rPr>
          <w:bCs/>
          <w:szCs w:val="20"/>
        </w:rPr>
        <w:t xml:space="preserve"> </w:t>
      </w:r>
      <w:r w:rsidRPr="00FD35A8">
        <w:rPr>
          <w:bCs/>
          <w:szCs w:val="20"/>
          <w:lang w:eastAsia="zh-CN"/>
        </w:rPr>
        <w:t xml:space="preserve">Line Plot of </w:t>
      </w:r>
      <w:r w:rsidR="00CE627D" w:rsidRPr="00FD35A8">
        <w:rPr>
          <w:bCs/>
          <w:szCs w:val="20"/>
          <w:lang w:eastAsia="zh-CN"/>
        </w:rPr>
        <w:t>TIS</w:t>
      </w:r>
      <w:r w:rsidRPr="00FD35A8">
        <w:rPr>
          <w:bCs/>
          <w:szCs w:val="20"/>
          <w:lang w:eastAsia="zh-CN"/>
        </w:rPr>
        <w:t xml:space="preserve"> Overtime</w:t>
      </w:r>
      <w:r w:rsidRPr="00FD35A8">
        <w:rPr>
          <w:bCs/>
          <w:szCs w:val="20"/>
        </w:rPr>
        <w:t xml:space="preserve"> (&lt;&lt;IIM Cohort&gt;&gt; Full Analysis Set)</w:t>
      </w:r>
      <w:bookmarkEnd w:id="2380"/>
      <w:commentRangeEnd w:id="2381"/>
      <w:r w:rsidR="00207E66" w:rsidRPr="00FD35A8">
        <w:rPr>
          <w:rStyle w:val="CommentReference"/>
          <w:bCs/>
          <w:sz w:val="20"/>
          <w:szCs w:val="20"/>
        </w:rPr>
        <w:commentReference w:id="2381"/>
      </w:r>
    </w:p>
    <w:p w14:paraId="3902FE10" w14:textId="13DD90E6" w:rsidR="00671CF4" w:rsidRPr="00FD35A8" w:rsidRDefault="00AB220F" w:rsidP="00671CF4">
      <w:pPr>
        <w:rPr>
          <w:rFonts w:ascii="Times New Roman" w:hAnsi="Times New Roman" w:cs="Times New Roman"/>
          <w:bCs/>
          <w:szCs w:val="20"/>
        </w:rPr>
      </w:pPr>
      <w:r w:rsidRPr="00FD35A8">
        <w:rPr>
          <w:rFonts w:ascii="Times New Roman" w:hAnsi="Times New Roman" w:cs="Times New Roman"/>
          <w:bCs/>
          <w:noProof/>
          <w:szCs w:val="20"/>
        </w:rPr>
        <w:drawing>
          <wp:inline distT="0" distB="0" distL="0" distR="0" wp14:anchorId="360C8B97" wp14:editId="776D2CBA">
            <wp:extent cx="3732662" cy="2300956"/>
            <wp:effectExtent l="0" t="0" r="1270" b="4445"/>
            <wp:docPr id="851239079" name="图片 1" descr="图表, 散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239079" name="图片 1" descr="图表, 散点图&#10;&#10;AI 生成的内容可能不正确。"/>
                    <pic:cNvPicPr/>
                  </pic:nvPicPr>
                  <pic:blipFill>
                    <a:blip r:embed="rId20"/>
                    <a:stretch>
                      <a:fillRect/>
                    </a:stretch>
                  </pic:blipFill>
                  <pic:spPr>
                    <a:xfrm>
                      <a:off x="0" y="0"/>
                      <a:ext cx="3737067" cy="2303671"/>
                    </a:xfrm>
                    <a:prstGeom prst="rect">
                      <a:avLst/>
                    </a:prstGeom>
                  </pic:spPr>
                </pic:pic>
              </a:graphicData>
            </a:graphic>
          </wp:inline>
        </w:drawing>
      </w:r>
    </w:p>
    <w:p w14:paraId="42D97C96" w14:textId="4B79C9B2" w:rsidR="00671CF4" w:rsidRPr="00FD35A8" w:rsidRDefault="00671CF4" w:rsidP="00671CF4">
      <w:pPr>
        <w:rPr>
          <w:rFonts w:ascii="Times New Roman" w:hAnsi="Times New Roman" w:cs="Times New Roman"/>
          <w:bCs/>
          <w:i/>
          <w:iCs/>
          <w:szCs w:val="20"/>
        </w:rPr>
      </w:pPr>
      <w:r w:rsidRPr="00FD35A8">
        <w:rPr>
          <w:rFonts w:ascii="Times New Roman" w:hAnsi="Times New Roman" w:cs="Times New Roman"/>
          <w:szCs w:val="20"/>
        </w:rPr>
        <w:t>IIM: Idiopathic Inflammatory Myopathies</w:t>
      </w:r>
      <w:r w:rsidR="00AE0EF4" w:rsidRPr="00FD35A8">
        <w:rPr>
          <w:rFonts w:ascii="Times New Roman" w:hAnsi="Times New Roman" w:cs="Times New Roman"/>
          <w:szCs w:val="20"/>
        </w:rPr>
        <w:t>, TIS:</w:t>
      </w:r>
      <w:r w:rsidR="000F258D" w:rsidRPr="00FD35A8">
        <w:rPr>
          <w:rFonts w:ascii="Times New Roman" w:hAnsi="Times New Roman" w:cs="Times New Roman"/>
        </w:rPr>
        <w:t xml:space="preserve"> </w:t>
      </w:r>
      <w:r w:rsidR="00EB7FE8" w:rsidRPr="00FD35A8">
        <w:rPr>
          <w:rFonts w:ascii="Times New Roman" w:hAnsi="Times New Roman" w:cs="Times New Roman"/>
          <w:szCs w:val="20"/>
        </w:rPr>
        <w:t>Total Improvement Score</w:t>
      </w:r>
    </w:p>
    <w:p w14:paraId="2C8D58FD" w14:textId="77777777" w:rsidR="00671CF4" w:rsidRPr="00FD35A8" w:rsidRDefault="00671CF4" w:rsidP="00671CF4">
      <w:pPr>
        <w:rPr>
          <w:rFonts w:ascii="Times New Roman" w:hAnsi="Times New Roman" w:cs="Times New Roman"/>
          <w:bCs/>
          <w:szCs w:val="20"/>
        </w:rPr>
      </w:pPr>
      <w:r w:rsidRPr="00FD35A8">
        <w:rPr>
          <w:rFonts w:ascii="Times New Roman" w:hAnsi="Times New Roman" w:cs="Times New Roman"/>
          <w:bCs/>
          <w:szCs w:val="20"/>
        </w:rPr>
        <w:t>Patients with IIM (N = xxx).</w:t>
      </w:r>
    </w:p>
    <w:p w14:paraId="459BBB3A" w14:textId="77777777" w:rsidR="00671CF4" w:rsidRPr="00FD35A8" w:rsidRDefault="00671CF4" w:rsidP="00671CF4">
      <w:pPr>
        <w:rPr>
          <w:rFonts w:ascii="Times New Roman" w:hAnsi="Times New Roman" w:cs="Times New Roman"/>
          <w:bCs/>
          <w:i/>
          <w:iCs/>
          <w:szCs w:val="20"/>
        </w:rPr>
      </w:pPr>
      <w:commentRangeStart w:id="2382"/>
      <w:commentRangeStart w:id="2383"/>
      <w:commentRangeStart w:id="2384"/>
      <w:r w:rsidRPr="00FD35A8">
        <w:rPr>
          <w:rFonts w:ascii="Times New Roman" w:hAnsi="Times New Roman" w:cs="Times New Roman"/>
          <w:bCs/>
          <w:i/>
          <w:iCs/>
          <w:szCs w:val="20"/>
        </w:rPr>
        <w:t>Programming note:</w:t>
      </w:r>
    </w:p>
    <w:p w14:paraId="470AD164" w14:textId="77777777" w:rsidR="00671CF4" w:rsidRPr="00FD35A8" w:rsidRDefault="00671CF4" w:rsidP="00671CF4">
      <w:pPr>
        <w:rPr>
          <w:rFonts w:ascii="Times New Roman" w:hAnsi="Times New Roman" w:cs="Times New Roman"/>
          <w:bCs/>
          <w:i/>
          <w:iCs/>
          <w:szCs w:val="20"/>
        </w:rPr>
      </w:pPr>
      <w:r w:rsidRPr="00FD35A8">
        <w:rPr>
          <w:rFonts w:ascii="Times New Roman" w:hAnsi="Times New Roman" w:cs="Times New Roman"/>
          <w:bCs/>
          <w:i/>
          <w:iCs/>
          <w:szCs w:val="20"/>
        </w:rPr>
        <w:t>Lines were plotted by Subject and overlaid in a single panel, with each line representing an individual subject’s longitudinal trajectory (Subject identifier, Treatment group).</w:t>
      </w:r>
    </w:p>
    <w:p w14:paraId="050FB4F0" w14:textId="77777777" w:rsidR="00671CF4" w:rsidRPr="00FD35A8" w:rsidRDefault="00671CF4" w:rsidP="00671CF4">
      <w:pPr>
        <w:widowControl/>
        <w:rPr>
          <w:rFonts w:ascii="Times New Roman" w:hAnsi="Times New Roman" w:cs="Times New Roman"/>
          <w:bCs/>
          <w:i/>
          <w:iCs/>
          <w:szCs w:val="20"/>
        </w:rPr>
      </w:pPr>
      <w:r w:rsidRPr="00FD35A8">
        <w:rPr>
          <w:rFonts w:ascii="Times New Roman" w:hAnsi="Times New Roman" w:cs="Times New Roman"/>
          <w:bCs/>
          <w:i/>
          <w:iCs/>
          <w:szCs w:val="20"/>
        </w:rPr>
        <w:t>Update x-axis label by 'Scheduled visit': Screening, Baseline, D28, D56, D84, … .</w:t>
      </w:r>
    </w:p>
    <w:p w14:paraId="2FE1FBF6" w14:textId="77777777" w:rsidR="00E75993" w:rsidRPr="00FD35A8" w:rsidRDefault="00671CF4" w:rsidP="00671CF4">
      <w:pPr>
        <w:widowControl/>
        <w:rPr>
          <w:ins w:id="2385" w:author="Yali Chen" w:date="2025-12-17T13:46:00Z" w16du:dateUtc="2025-12-17T05:46:00Z"/>
          <w:rFonts w:ascii="Times New Roman" w:hAnsi="Times New Roman" w:cs="Times New Roman"/>
          <w:bCs/>
          <w:i/>
          <w:iCs/>
          <w:szCs w:val="20"/>
        </w:rPr>
      </w:pPr>
      <w:r w:rsidRPr="00FD35A8">
        <w:rPr>
          <w:rFonts w:ascii="Times New Roman" w:hAnsi="Times New Roman" w:cs="Times New Roman"/>
          <w:bCs/>
          <w:i/>
          <w:iCs/>
          <w:szCs w:val="20"/>
        </w:rPr>
        <w:t>The y-axis label was set to “</w:t>
      </w:r>
      <w:r w:rsidR="000B04B2" w:rsidRPr="00FD35A8">
        <w:rPr>
          <w:rFonts w:ascii="Times New Roman" w:hAnsi="Times New Roman" w:cs="Times New Roman"/>
          <w:bCs/>
          <w:i/>
          <w:iCs/>
          <w:szCs w:val="20"/>
        </w:rPr>
        <w:t>TIS</w:t>
      </w:r>
      <w:r w:rsidRPr="00FD35A8">
        <w:rPr>
          <w:rFonts w:ascii="Times New Roman" w:hAnsi="Times New Roman" w:cs="Times New Roman"/>
          <w:bCs/>
          <w:i/>
          <w:iCs/>
          <w:szCs w:val="20"/>
        </w:rPr>
        <w:t xml:space="preserve"> (</w:t>
      </w:r>
      <w:r w:rsidR="000B04B2" w:rsidRPr="00FD35A8">
        <w:rPr>
          <w:rFonts w:ascii="Times New Roman" w:hAnsi="Times New Roman" w:cs="Times New Roman"/>
          <w:bCs/>
          <w:i/>
          <w:iCs/>
          <w:szCs w:val="20"/>
        </w:rPr>
        <w:t>points</w:t>
      </w:r>
      <w:r w:rsidRPr="00FD35A8">
        <w:rPr>
          <w:rFonts w:ascii="Times New Roman" w:hAnsi="Times New Roman" w:cs="Times New Roman"/>
          <w:bCs/>
          <w:i/>
          <w:iCs/>
          <w:szCs w:val="20"/>
        </w:rPr>
        <w:t>)”.</w:t>
      </w:r>
      <w:commentRangeEnd w:id="2382"/>
      <w:r w:rsidR="00CF4F71" w:rsidRPr="00FD35A8">
        <w:rPr>
          <w:rStyle w:val="CommentReference"/>
          <w:rFonts w:ascii="Times New Roman" w:hAnsi="Times New Roman" w:cs="Times New Roman"/>
          <w:bCs/>
          <w:i/>
          <w:iCs/>
          <w:sz w:val="20"/>
          <w:szCs w:val="20"/>
        </w:rPr>
        <w:commentReference w:id="2382"/>
      </w:r>
      <w:commentRangeEnd w:id="2383"/>
      <w:r w:rsidR="007F7A0B" w:rsidRPr="00FD35A8">
        <w:rPr>
          <w:rStyle w:val="CommentReference"/>
          <w:rFonts w:ascii="Times New Roman" w:hAnsi="Times New Roman" w:cs="Times New Roman"/>
          <w:bCs/>
          <w:i/>
          <w:iCs/>
          <w:sz w:val="20"/>
          <w:szCs w:val="20"/>
        </w:rPr>
        <w:commentReference w:id="2383"/>
      </w:r>
      <w:commentRangeEnd w:id="2384"/>
      <w:r w:rsidR="007E5D8C" w:rsidRPr="00FD35A8">
        <w:rPr>
          <w:rStyle w:val="CommentReference"/>
          <w:rFonts w:ascii="Times New Roman" w:hAnsi="Times New Roman" w:cs="Times New Roman"/>
          <w:bCs/>
          <w:i/>
          <w:iCs/>
          <w:sz w:val="20"/>
          <w:szCs w:val="20"/>
        </w:rPr>
        <w:commentReference w:id="2384"/>
      </w:r>
    </w:p>
    <w:p w14:paraId="469D09DE" w14:textId="7040FF8E" w:rsidR="00671CF4" w:rsidRPr="00FD35A8" w:rsidRDefault="00E75993" w:rsidP="00671CF4">
      <w:pPr>
        <w:widowControl/>
        <w:rPr>
          <w:ins w:id="2386" w:author="Yali Chen" w:date="2025-12-29T14:51:00Z" w16du:dateUtc="2025-12-29T06:51:00Z"/>
          <w:rFonts w:ascii="Times New Roman" w:hAnsi="Times New Roman" w:cs="Times New Roman"/>
          <w:bCs/>
          <w:i/>
          <w:iCs/>
          <w:szCs w:val="20"/>
        </w:rPr>
      </w:pPr>
      <w:ins w:id="2387" w:author="Yali Chen" w:date="2025-12-17T13:46:00Z" w16du:dateUtc="2025-12-17T05:46:00Z">
        <w:r w:rsidRPr="00FD35A8">
          <w:rPr>
            <w:rFonts w:ascii="Times New Roman" w:hAnsi="Times New Roman" w:cs="Times New Roman"/>
            <w:bCs/>
            <w:i/>
            <w:iCs/>
            <w:szCs w:val="20"/>
          </w:rPr>
          <w:t>Det</w:t>
        </w:r>
        <w:r w:rsidR="00933016" w:rsidRPr="00FD35A8">
          <w:rPr>
            <w:rFonts w:ascii="Times New Roman" w:hAnsi="Times New Roman" w:cs="Times New Roman"/>
            <w:bCs/>
            <w:i/>
            <w:iCs/>
            <w:szCs w:val="20"/>
          </w:rPr>
          <w:t>ai</w:t>
        </w:r>
        <w:r w:rsidRPr="00FD35A8">
          <w:rPr>
            <w:rFonts w:ascii="Times New Roman" w:hAnsi="Times New Roman" w:cs="Times New Roman"/>
            <w:bCs/>
            <w:i/>
            <w:iCs/>
            <w:szCs w:val="20"/>
          </w:rPr>
          <w:t xml:space="preserve">ls of </w:t>
        </w:r>
      </w:ins>
      <w:ins w:id="2388" w:author="Yali Chen" w:date="2025-12-17T13:47:00Z" w16du:dateUtc="2025-12-17T05:47:00Z">
        <w:r w:rsidR="00933016" w:rsidRPr="00FD35A8">
          <w:rPr>
            <w:rFonts w:ascii="Times New Roman" w:hAnsi="Times New Roman" w:cs="Times New Roman"/>
            <w:bCs/>
            <w:i/>
            <w:iCs/>
            <w:szCs w:val="20"/>
          </w:rPr>
          <w:t xml:space="preserve">calculating TIS please see </w:t>
        </w:r>
        <w:r w:rsidR="00C528AD" w:rsidRPr="00FD35A8">
          <w:rPr>
            <w:rFonts w:ascii="Times New Roman" w:hAnsi="Times New Roman" w:cs="Times New Roman"/>
            <w:bCs/>
            <w:i/>
            <w:iCs/>
            <w:szCs w:val="20"/>
          </w:rPr>
          <w:t>section 4.2 in SAP</w:t>
        </w:r>
      </w:ins>
    </w:p>
    <w:p w14:paraId="5DB9F2E6" w14:textId="77777777" w:rsidR="00020A23" w:rsidRPr="00FD35A8" w:rsidRDefault="00020A23" w:rsidP="00671CF4">
      <w:pPr>
        <w:widowControl/>
        <w:rPr>
          <w:ins w:id="2389" w:author="Yali Chen" w:date="2025-12-29T14:51:00Z" w16du:dateUtc="2025-12-29T06:51:00Z"/>
          <w:rFonts w:ascii="Times New Roman" w:hAnsi="Times New Roman" w:cs="Times New Roman"/>
          <w:bCs/>
          <w:i/>
          <w:iCs/>
          <w:szCs w:val="20"/>
        </w:rPr>
      </w:pPr>
    </w:p>
    <w:p w14:paraId="437F8FF4" w14:textId="52BE39AD" w:rsidR="00020A23" w:rsidRPr="00FD35A8" w:rsidRDefault="00020A23" w:rsidP="00020A23">
      <w:pPr>
        <w:widowControl/>
        <w:rPr>
          <w:ins w:id="2390" w:author="Yali Chen" w:date="2025-12-29T14:51:00Z" w16du:dateUtc="2025-12-29T06:51:00Z"/>
          <w:rFonts w:ascii="Times New Roman" w:hAnsi="Times New Roman" w:cs="Times New Roman"/>
          <w:bCs/>
          <w:i/>
          <w:iCs/>
          <w:szCs w:val="20"/>
        </w:rPr>
      </w:pPr>
      <w:ins w:id="2391" w:author="Yali Chen" w:date="2025-12-29T14:51:00Z" w16du:dateUtc="2025-12-29T06:51:00Z">
        <w:r w:rsidRPr="00FD35A8">
          <w:rPr>
            <w:rFonts w:ascii="Times New Roman" w:hAnsi="Times New Roman" w:cs="Times New Roman"/>
            <w:bCs/>
            <w:i/>
            <w:iCs/>
            <w:szCs w:val="20"/>
          </w:rPr>
          <w:t>All figures should start from screening period.</w:t>
        </w:r>
      </w:ins>
      <w:ins w:id="2392" w:author="Yali Chen" w:date="2026-01-27T11:01:00Z" w16du:dateUtc="2026-01-27T03:01:00Z">
        <w:r w:rsidR="007272C7">
          <w:rPr>
            <w:rFonts w:ascii="Times New Roman" w:hAnsi="Times New Roman" w:cs="Times New Roman" w:hint="eastAsia"/>
            <w:bCs/>
            <w:i/>
            <w:iCs/>
            <w:szCs w:val="20"/>
          </w:rPr>
          <w:t xml:space="preserve"> </w:t>
        </w:r>
        <w:r w:rsidR="007272C7" w:rsidRPr="00556E25">
          <w:rPr>
            <w:rFonts w:ascii="Times New Roman" w:hAnsi="Times New Roman" w:cs="Times New Roman"/>
            <w:bCs/>
            <w:i/>
            <w:iCs/>
            <w:color w:val="EE0000"/>
            <w:szCs w:val="20"/>
            <w:highlight w:val="yellow"/>
            <w:rPrChange w:id="2393" w:author="Yali Chen" w:date="2026-01-27T11:44:00Z" w16du:dateUtc="2026-01-27T03:44:00Z">
              <w:rPr>
                <w:rFonts w:ascii="Times New Roman" w:hAnsi="Times New Roman" w:cs="Times New Roman"/>
                <w:bCs/>
                <w:i/>
                <w:iCs/>
                <w:color w:val="EE0000"/>
                <w:szCs w:val="20"/>
              </w:rPr>
            </w:rPrChange>
          </w:rPr>
          <w:t>Use study day on the x-axis instead of visit name</w:t>
        </w:r>
      </w:ins>
    </w:p>
    <w:p w14:paraId="4A044B42" w14:textId="77777777" w:rsidR="00020A23" w:rsidRPr="00FD35A8" w:rsidRDefault="00020A23" w:rsidP="00671CF4">
      <w:pPr>
        <w:widowControl/>
        <w:rPr>
          <w:rFonts w:ascii="Times New Roman" w:hAnsi="Times New Roman" w:cs="Times New Roman"/>
          <w:bCs/>
          <w:i/>
          <w:iCs/>
          <w:szCs w:val="20"/>
        </w:rPr>
      </w:pPr>
    </w:p>
    <w:p w14:paraId="119069B6" w14:textId="77777777" w:rsidR="00671CF4" w:rsidRPr="00FD35A8" w:rsidRDefault="00671CF4" w:rsidP="00671CF4">
      <w:pPr>
        <w:widowControl/>
        <w:rPr>
          <w:rFonts w:ascii="Times New Roman" w:hAnsi="Times New Roman" w:cs="Times New Roman"/>
          <w:bCs/>
          <w:szCs w:val="20"/>
        </w:rPr>
      </w:pPr>
      <w:r w:rsidRPr="00FD35A8">
        <w:rPr>
          <w:rFonts w:ascii="Times New Roman" w:hAnsi="Times New Roman" w:cs="Times New Roman"/>
          <w:bCs/>
          <w:szCs w:val="20"/>
        </w:rPr>
        <w:br w:type="page"/>
      </w:r>
    </w:p>
    <w:p w14:paraId="1F696443" w14:textId="4C15BC46" w:rsidR="001A0C86" w:rsidRPr="00FD35A8" w:rsidRDefault="001A0C86" w:rsidP="001A0C86">
      <w:pPr>
        <w:pStyle w:val="TFLshelltitle1"/>
        <w:rPr>
          <w:bCs/>
          <w:szCs w:val="20"/>
        </w:rPr>
      </w:pPr>
      <w:bookmarkStart w:id="2394" w:name="_Toc217918926"/>
      <w:r w:rsidRPr="00FD35A8">
        <w:rPr>
          <w:bCs/>
          <w:szCs w:val="20"/>
          <w:lang w:eastAsia="zh-CN"/>
        </w:rPr>
        <w:t>Figure 14.2</w:t>
      </w:r>
      <w:r w:rsidRPr="00FD35A8">
        <w:rPr>
          <w:bCs/>
          <w:szCs w:val="20"/>
        </w:rPr>
        <w:t>.</w:t>
      </w:r>
      <w:r w:rsidRPr="00FD35A8">
        <w:rPr>
          <w:bCs/>
          <w:szCs w:val="20"/>
          <w:lang w:eastAsia="zh-CN"/>
        </w:rPr>
        <w:t>11</w:t>
      </w:r>
      <w:r w:rsidRPr="00FD35A8">
        <w:rPr>
          <w:bCs/>
          <w:szCs w:val="20"/>
        </w:rPr>
        <w:t xml:space="preserve"> </w:t>
      </w:r>
      <w:r w:rsidRPr="00FD35A8">
        <w:rPr>
          <w:bCs/>
          <w:szCs w:val="20"/>
          <w:lang w:eastAsia="zh-CN"/>
        </w:rPr>
        <w:t>Line Plot of mRSS Overtime</w:t>
      </w:r>
      <w:r w:rsidRPr="00FD35A8">
        <w:rPr>
          <w:bCs/>
          <w:szCs w:val="20"/>
        </w:rPr>
        <w:t xml:space="preserve"> (&lt;&lt;</w:t>
      </w:r>
      <w:r w:rsidRPr="00FD35A8">
        <w:rPr>
          <w:bCs/>
          <w:szCs w:val="20"/>
          <w:lang w:eastAsia="zh-CN"/>
        </w:rPr>
        <w:t>SSc</w:t>
      </w:r>
      <w:r w:rsidRPr="00FD35A8">
        <w:rPr>
          <w:bCs/>
          <w:szCs w:val="20"/>
        </w:rPr>
        <w:t xml:space="preserve"> Cohort&gt;&gt; Full Analysis Set)</w:t>
      </w:r>
      <w:bookmarkEnd w:id="2394"/>
    </w:p>
    <w:p w14:paraId="29381663" w14:textId="77777777" w:rsidR="001A0C86" w:rsidRPr="00FD35A8" w:rsidRDefault="001A0C86" w:rsidP="001A0C86">
      <w:pPr>
        <w:rPr>
          <w:rFonts w:ascii="Times New Roman" w:hAnsi="Times New Roman" w:cs="Times New Roman"/>
          <w:bCs/>
          <w:szCs w:val="20"/>
        </w:rPr>
      </w:pPr>
      <w:r w:rsidRPr="00FD35A8">
        <w:rPr>
          <w:rFonts w:ascii="Times New Roman" w:hAnsi="Times New Roman" w:cs="Times New Roman"/>
          <w:bCs/>
          <w:noProof/>
          <w:szCs w:val="20"/>
        </w:rPr>
        <w:drawing>
          <wp:inline distT="0" distB="0" distL="0" distR="0" wp14:anchorId="4E2DD8BA" wp14:editId="4FE03202">
            <wp:extent cx="2355298" cy="2483892"/>
            <wp:effectExtent l="0" t="0" r="6985" b="0"/>
            <wp:docPr id="2007886430" name="图片 1"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132378" name="图片 1" descr="图表&#10;&#10;AI 生成的内容可能不正确。"/>
                    <pic:cNvPicPr/>
                  </pic:nvPicPr>
                  <pic:blipFill>
                    <a:blip r:embed="rId19"/>
                    <a:stretch>
                      <a:fillRect/>
                    </a:stretch>
                  </pic:blipFill>
                  <pic:spPr>
                    <a:xfrm>
                      <a:off x="0" y="0"/>
                      <a:ext cx="2360090" cy="2488946"/>
                    </a:xfrm>
                    <a:prstGeom prst="rect">
                      <a:avLst/>
                    </a:prstGeom>
                  </pic:spPr>
                </pic:pic>
              </a:graphicData>
            </a:graphic>
          </wp:inline>
        </w:drawing>
      </w:r>
    </w:p>
    <w:p w14:paraId="67BFA8B5" w14:textId="77777777" w:rsidR="001A0C86" w:rsidRPr="00FD35A8" w:rsidRDefault="001A0C86" w:rsidP="001A0C86">
      <w:pPr>
        <w:rPr>
          <w:rFonts w:ascii="Times New Roman" w:hAnsi="Times New Roman" w:cs="Times New Roman"/>
          <w:bCs/>
          <w:szCs w:val="20"/>
        </w:rPr>
      </w:pPr>
      <w:r w:rsidRPr="00FD35A8">
        <w:rPr>
          <w:rFonts w:ascii="Times New Roman" w:hAnsi="Times New Roman" w:cs="Times New Roman"/>
          <w:szCs w:val="20"/>
        </w:rPr>
        <w:t>SSc: Systemic Sclerosis, mRSS</w:t>
      </w:r>
      <w:r w:rsidRPr="00FD35A8">
        <w:rPr>
          <w:rFonts w:ascii="Times New Roman" w:hAnsi="Times New Roman" w:cs="Times New Roman"/>
          <w:bCs/>
          <w:szCs w:val="20"/>
        </w:rPr>
        <w:t xml:space="preserve">: Modified Rodnan Skin Score. </w:t>
      </w:r>
    </w:p>
    <w:p w14:paraId="3EB8124D" w14:textId="77777777" w:rsidR="001A0C86" w:rsidRPr="00FD35A8" w:rsidRDefault="001A0C86" w:rsidP="001A0C86">
      <w:pPr>
        <w:rPr>
          <w:rFonts w:ascii="Times New Roman" w:hAnsi="Times New Roman" w:cs="Times New Roman"/>
          <w:bCs/>
          <w:szCs w:val="20"/>
        </w:rPr>
      </w:pPr>
      <w:r w:rsidRPr="00FD35A8">
        <w:rPr>
          <w:rFonts w:ascii="Times New Roman" w:hAnsi="Times New Roman" w:cs="Times New Roman"/>
          <w:bCs/>
          <w:szCs w:val="20"/>
        </w:rPr>
        <w:t>Patients with SSc (N = xxx).</w:t>
      </w:r>
    </w:p>
    <w:p w14:paraId="36A2F90D" w14:textId="77777777" w:rsidR="001A0C86" w:rsidRPr="00FD35A8" w:rsidRDefault="001A0C86" w:rsidP="001A0C86">
      <w:pPr>
        <w:rPr>
          <w:rFonts w:ascii="Times New Roman" w:hAnsi="Times New Roman" w:cs="Times New Roman"/>
          <w:bCs/>
          <w:i/>
          <w:iCs/>
          <w:szCs w:val="20"/>
        </w:rPr>
      </w:pPr>
      <w:r w:rsidRPr="00FD35A8">
        <w:rPr>
          <w:rFonts w:ascii="Times New Roman" w:hAnsi="Times New Roman" w:cs="Times New Roman"/>
          <w:bCs/>
          <w:i/>
          <w:iCs/>
          <w:szCs w:val="20"/>
        </w:rPr>
        <w:t>Programming note:</w:t>
      </w:r>
    </w:p>
    <w:p w14:paraId="253942D6" w14:textId="77777777" w:rsidR="001A0C86" w:rsidRPr="00FD35A8" w:rsidRDefault="001A0C86" w:rsidP="001A0C86">
      <w:pPr>
        <w:rPr>
          <w:rFonts w:ascii="Times New Roman" w:hAnsi="Times New Roman" w:cs="Times New Roman"/>
          <w:bCs/>
          <w:i/>
          <w:iCs/>
          <w:szCs w:val="20"/>
        </w:rPr>
      </w:pPr>
      <w:commentRangeStart w:id="2395"/>
      <w:commentRangeStart w:id="2396"/>
      <w:r w:rsidRPr="00FD35A8">
        <w:rPr>
          <w:rFonts w:ascii="Times New Roman" w:hAnsi="Times New Roman" w:cs="Times New Roman"/>
          <w:bCs/>
          <w:i/>
          <w:iCs/>
          <w:szCs w:val="20"/>
        </w:rPr>
        <w:t>mRSS is collected on “Modified Rodnan Skin Score(mRSS)” CRF page “Total Score Calculation (Derived)” item</w:t>
      </w:r>
      <w:commentRangeEnd w:id="2395"/>
      <w:r w:rsidR="00CF1FE8" w:rsidRPr="00FD35A8">
        <w:rPr>
          <w:rStyle w:val="CommentReference"/>
          <w:rFonts w:ascii="Times New Roman" w:hAnsi="Times New Roman" w:cs="Times New Roman"/>
          <w:bCs/>
          <w:i/>
          <w:iCs/>
          <w:sz w:val="20"/>
          <w:szCs w:val="20"/>
        </w:rPr>
        <w:commentReference w:id="2395"/>
      </w:r>
      <w:commentRangeEnd w:id="2396"/>
      <w:r w:rsidR="006E1C37" w:rsidRPr="00FD35A8">
        <w:rPr>
          <w:rStyle w:val="CommentReference"/>
          <w:rFonts w:ascii="Times New Roman" w:hAnsi="Times New Roman" w:cs="Times New Roman"/>
          <w:bCs/>
          <w:i/>
          <w:iCs/>
          <w:sz w:val="20"/>
          <w:szCs w:val="20"/>
        </w:rPr>
        <w:commentReference w:id="2396"/>
      </w:r>
    </w:p>
    <w:p w14:paraId="20C5E0CA" w14:textId="77777777" w:rsidR="001A0C86" w:rsidRPr="00FD35A8" w:rsidRDefault="001A0C86" w:rsidP="001A0C86">
      <w:pPr>
        <w:rPr>
          <w:rFonts w:ascii="Times New Roman" w:hAnsi="Times New Roman" w:cs="Times New Roman"/>
          <w:bCs/>
          <w:i/>
          <w:iCs/>
          <w:szCs w:val="20"/>
        </w:rPr>
      </w:pPr>
      <w:r w:rsidRPr="00FD35A8">
        <w:rPr>
          <w:rFonts w:ascii="Times New Roman" w:hAnsi="Times New Roman" w:cs="Times New Roman"/>
          <w:bCs/>
          <w:i/>
          <w:iCs/>
          <w:szCs w:val="20"/>
        </w:rPr>
        <w:t>Lines were plotted by Subject and overlaid in a single panel, with each line representing an individual subject’s longitudinal trajectory (Subject identifier, Treatment group).</w:t>
      </w:r>
    </w:p>
    <w:p w14:paraId="624D5F13" w14:textId="77777777" w:rsidR="001A0C86" w:rsidRPr="00FD35A8" w:rsidRDefault="001A0C86" w:rsidP="001A0C86">
      <w:pPr>
        <w:widowControl/>
        <w:rPr>
          <w:rFonts w:ascii="Times New Roman" w:hAnsi="Times New Roman" w:cs="Times New Roman"/>
          <w:bCs/>
          <w:i/>
          <w:iCs/>
          <w:szCs w:val="20"/>
        </w:rPr>
      </w:pPr>
      <w:r w:rsidRPr="00FD35A8">
        <w:rPr>
          <w:rFonts w:ascii="Times New Roman" w:hAnsi="Times New Roman" w:cs="Times New Roman"/>
          <w:bCs/>
          <w:i/>
          <w:iCs/>
          <w:szCs w:val="20"/>
        </w:rPr>
        <w:t>Update x-axis label by 'Scheduled visit': Screening, Baseline, D28, D56, D84, … .</w:t>
      </w:r>
    </w:p>
    <w:p w14:paraId="4D4556DC" w14:textId="77777777" w:rsidR="001A0C86" w:rsidRPr="00FD35A8" w:rsidRDefault="001A0C86" w:rsidP="001A0C86">
      <w:pPr>
        <w:widowControl/>
        <w:rPr>
          <w:ins w:id="2397" w:author="Yali Chen" w:date="2025-12-29T14:51:00Z" w16du:dateUtc="2025-12-29T06:51:00Z"/>
          <w:rFonts w:ascii="Times New Roman" w:hAnsi="Times New Roman" w:cs="Times New Roman"/>
          <w:bCs/>
          <w:i/>
          <w:iCs/>
          <w:szCs w:val="20"/>
        </w:rPr>
      </w:pPr>
      <w:r w:rsidRPr="00FD35A8">
        <w:rPr>
          <w:rFonts w:ascii="Times New Roman" w:hAnsi="Times New Roman" w:cs="Times New Roman"/>
          <w:bCs/>
          <w:i/>
          <w:iCs/>
          <w:szCs w:val="20"/>
        </w:rPr>
        <w:t>The y-axis label was set to “mRSS score (points)”.</w:t>
      </w:r>
    </w:p>
    <w:p w14:paraId="110F4A8A" w14:textId="77777777" w:rsidR="00483ED1" w:rsidRPr="00FD35A8" w:rsidRDefault="00483ED1" w:rsidP="001A0C86">
      <w:pPr>
        <w:widowControl/>
        <w:rPr>
          <w:ins w:id="2398" w:author="Yali Chen" w:date="2025-12-29T14:51:00Z" w16du:dateUtc="2025-12-29T06:51:00Z"/>
          <w:rFonts w:ascii="Times New Roman" w:hAnsi="Times New Roman" w:cs="Times New Roman"/>
          <w:bCs/>
          <w:i/>
          <w:iCs/>
          <w:szCs w:val="20"/>
        </w:rPr>
      </w:pPr>
    </w:p>
    <w:p w14:paraId="3C28721D" w14:textId="792344BE" w:rsidR="00483ED1" w:rsidRPr="00FD35A8" w:rsidRDefault="00483ED1" w:rsidP="00483ED1">
      <w:pPr>
        <w:widowControl/>
        <w:rPr>
          <w:ins w:id="2399" w:author="Yali Chen" w:date="2025-12-29T14:51:00Z" w16du:dateUtc="2025-12-29T06:51:00Z"/>
          <w:rFonts w:ascii="Times New Roman" w:hAnsi="Times New Roman" w:cs="Times New Roman"/>
          <w:bCs/>
          <w:i/>
          <w:iCs/>
          <w:szCs w:val="20"/>
        </w:rPr>
      </w:pPr>
      <w:ins w:id="2400" w:author="Yali Chen" w:date="2025-12-29T14:51:00Z" w16du:dateUtc="2025-12-29T06:51:00Z">
        <w:r w:rsidRPr="00FD35A8">
          <w:rPr>
            <w:rFonts w:ascii="Times New Roman" w:hAnsi="Times New Roman" w:cs="Times New Roman"/>
            <w:bCs/>
            <w:i/>
            <w:iCs/>
            <w:szCs w:val="20"/>
          </w:rPr>
          <w:t>All figures should start from screening period</w:t>
        </w:r>
        <w:r w:rsidRPr="00556E25">
          <w:rPr>
            <w:rFonts w:ascii="Times New Roman" w:hAnsi="Times New Roman" w:cs="Times New Roman"/>
            <w:bCs/>
            <w:i/>
            <w:iCs/>
            <w:szCs w:val="20"/>
            <w:highlight w:val="yellow"/>
            <w:rPrChange w:id="2401" w:author="Yali Chen" w:date="2026-01-27T11:44:00Z" w16du:dateUtc="2026-01-27T03:44:00Z">
              <w:rPr>
                <w:rFonts w:ascii="Times New Roman" w:hAnsi="Times New Roman" w:cs="Times New Roman"/>
                <w:bCs/>
                <w:i/>
                <w:iCs/>
                <w:szCs w:val="20"/>
              </w:rPr>
            </w:rPrChange>
          </w:rPr>
          <w:t>.</w:t>
        </w:r>
      </w:ins>
      <w:ins w:id="2402" w:author="Yali Chen" w:date="2026-01-27T11:01:00Z" w16du:dateUtc="2026-01-27T03:01:00Z">
        <w:r w:rsidR="007272C7" w:rsidRPr="00556E25">
          <w:rPr>
            <w:rFonts w:ascii="Times New Roman" w:hAnsi="Times New Roman" w:cs="Times New Roman"/>
            <w:bCs/>
            <w:i/>
            <w:iCs/>
            <w:szCs w:val="20"/>
            <w:highlight w:val="yellow"/>
            <w:rPrChange w:id="2403" w:author="Yali Chen" w:date="2026-01-27T11:44:00Z" w16du:dateUtc="2026-01-27T03:44:00Z">
              <w:rPr>
                <w:rFonts w:ascii="Times New Roman" w:hAnsi="Times New Roman" w:cs="Times New Roman"/>
                <w:bCs/>
                <w:i/>
                <w:iCs/>
                <w:szCs w:val="20"/>
              </w:rPr>
            </w:rPrChange>
          </w:rPr>
          <w:t xml:space="preserve"> </w:t>
        </w:r>
        <w:r w:rsidR="007272C7" w:rsidRPr="00556E25">
          <w:rPr>
            <w:rFonts w:ascii="Times New Roman" w:hAnsi="Times New Roman" w:cs="Times New Roman"/>
            <w:bCs/>
            <w:i/>
            <w:iCs/>
            <w:color w:val="EE0000"/>
            <w:szCs w:val="20"/>
            <w:highlight w:val="yellow"/>
            <w:rPrChange w:id="2404" w:author="Yali Chen" w:date="2026-01-27T11:44:00Z" w16du:dateUtc="2026-01-27T03:44:00Z">
              <w:rPr>
                <w:rFonts w:ascii="Times New Roman" w:hAnsi="Times New Roman" w:cs="Times New Roman"/>
                <w:bCs/>
                <w:i/>
                <w:iCs/>
                <w:color w:val="EE0000"/>
                <w:szCs w:val="20"/>
              </w:rPr>
            </w:rPrChange>
          </w:rPr>
          <w:t>Use study day on the x-axis instead of visit name</w:t>
        </w:r>
      </w:ins>
    </w:p>
    <w:p w14:paraId="3B6FF4C8" w14:textId="77777777" w:rsidR="00483ED1" w:rsidRPr="00FD35A8" w:rsidRDefault="00483ED1" w:rsidP="001A0C86">
      <w:pPr>
        <w:widowControl/>
        <w:rPr>
          <w:rFonts w:ascii="Times New Roman" w:hAnsi="Times New Roman" w:cs="Times New Roman"/>
          <w:bCs/>
          <w:i/>
          <w:iCs/>
          <w:szCs w:val="20"/>
        </w:rPr>
      </w:pPr>
    </w:p>
    <w:p w14:paraId="78221288" w14:textId="77777777" w:rsidR="001A0C86" w:rsidRPr="00FD35A8" w:rsidRDefault="001A0C86" w:rsidP="001A0C86">
      <w:pPr>
        <w:rPr>
          <w:rFonts w:ascii="Times New Roman" w:hAnsi="Times New Roman" w:cs="Times New Roman"/>
          <w:bCs/>
          <w:szCs w:val="20"/>
        </w:rPr>
      </w:pPr>
      <w:r w:rsidRPr="00FD35A8">
        <w:rPr>
          <w:rFonts w:ascii="Times New Roman" w:hAnsi="Times New Roman" w:cs="Times New Roman"/>
          <w:bCs/>
          <w:szCs w:val="20"/>
        </w:rPr>
        <w:br w:type="page"/>
      </w:r>
    </w:p>
    <w:p w14:paraId="58C1E8AD" w14:textId="525B0ABE" w:rsidR="001A0C86" w:rsidRPr="00FD35A8" w:rsidDel="00B26AFB" w:rsidRDefault="001A0C86" w:rsidP="001A0C86">
      <w:pPr>
        <w:widowControl/>
        <w:rPr>
          <w:del w:id="2405" w:author="Yali Chen" w:date="2025-12-29T14:51:00Z" w16du:dateUtc="2025-12-29T06:51:00Z"/>
          <w:rFonts w:ascii="Times New Roman" w:hAnsi="Times New Roman" w:cs="Times New Roman"/>
          <w:bCs/>
          <w:szCs w:val="20"/>
        </w:rPr>
      </w:pPr>
      <w:del w:id="2406" w:author="Yali Chen" w:date="2025-12-29T14:51:00Z" w16du:dateUtc="2025-12-29T06:51:00Z">
        <w:r w:rsidRPr="00FD35A8" w:rsidDel="00B26AFB">
          <w:rPr>
            <w:rFonts w:ascii="Times New Roman" w:hAnsi="Times New Roman" w:cs="Times New Roman"/>
            <w:bCs/>
            <w:szCs w:val="20"/>
          </w:rPr>
          <w:br w:type="page"/>
        </w:r>
      </w:del>
    </w:p>
    <w:p w14:paraId="22080BB1" w14:textId="7F4609E7" w:rsidR="001A0C86" w:rsidRPr="00FD35A8" w:rsidRDefault="001A0C86" w:rsidP="001A0C86">
      <w:pPr>
        <w:pStyle w:val="TFLshelltitle1"/>
        <w:rPr>
          <w:bCs/>
          <w:szCs w:val="20"/>
        </w:rPr>
      </w:pPr>
      <w:bookmarkStart w:id="2407" w:name="_Toc217918927"/>
      <w:r w:rsidRPr="00FD35A8">
        <w:rPr>
          <w:bCs/>
          <w:szCs w:val="20"/>
          <w:lang w:eastAsia="zh-CN"/>
        </w:rPr>
        <w:t>Figure 14.2</w:t>
      </w:r>
      <w:r w:rsidRPr="00FD35A8">
        <w:rPr>
          <w:bCs/>
          <w:szCs w:val="20"/>
        </w:rPr>
        <w:t>.</w:t>
      </w:r>
      <w:r w:rsidRPr="00FD35A8">
        <w:rPr>
          <w:bCs/>
          <w:szCs w:val="20"/>
          <w:lang w:eastAsia="zh-CN"/>
        </w:rPr>
        <w:t>12</w:t>
      </w:r>
      <w:r w:rsidRPr="00FD35A8">
        <w:rPr>
          <w:bCs/>
          <w:szCs w:val="20"/>
        </w:rPr>
        <w:t xml:space="preserve"> </w:t>
      </w:r>
      <w:r w:rsidRPr="00FD35A8">
        <w:rPr>
          <w:bCs/>
          <w:szCs w:val="20"/>
          <w:lang w:eastAsia="zh-CN"/>
        </w:rPr>
        <w:t>Line Plot of FVC Overtime</w:t>
      </w:r>
      <w:r w:rsidRPr="00FD35A8">
        <w:rPr>
          <w:bCs/>
          <w:szCs w:val="20"/>
        </w:rPr>
        <w:t xml:space="preserve"> (&lt;&lt;</w:t>
      </w:r>
      <w:r w:rsidRPr="00FD35A8">
        <w:rPr>
          <w:bCs/>
          <w:szCs w:val="20"/>
          <w:lang w:eastAsia="zh-CN"/>
        </w:rPr>
        <w:t>SSc</w:t>
      </w:r>
      <w:r w:rsidRPr="00FD35A8">
        <w:rPr>
          <w:bCs/>
          <w:szCs w:val="20"/>
        </w:rPr>
        <w:t xml:space="preserve"> Cohort&gt;&gt; Full Analysis Set)</w:t>
      </w:r>
      <w:bookmarkEnd w:id="2407"/>
    </w:p>
    <w:p w14:paraId="29B54CC9" w14:textId="77777777" w:rsidR="001A0C86" w:rsidRPr="00FD35A8" w:rsidRDefault="001A0C86" w:rsidP="001A0C86">
      <w:pPr>
        <w:rPr>
          <w:rFonts w:ascii="Times New Roman" w:hAnsi="Times New Roman" w:cs="Times New Roman"/>
          <w:bCs/>
          <w:szCs w:val="20"/>
        </w:rPr>
      </w:pPr>
      <w:r w:rsidRPr="00FD35A8">
        <w:rPr>
          <w:rFonts w:ascii="Times New Roman" w:hAnsi="Times New Roman" w:cs="Times New Roman"/>
          <w:bCs/>
          <w:noProof/>
          <w:szCs w:val="20"/>
        </w:rPr>
        <w:drawing>
          <wp:inline distT="0" distB="0" distL="0" distR="0" wp14:anchorId="605F58A6" wp14:editId="44D8B7FD">
            <wp:extent cx="2355298" cy="2483892"/>
            <wp:effectExtent l="0" t="0" r="6985" b="0"/>
            <wp:docPr id="91349921" name="图片 1"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132378" name="图片 1" descr="图表&#10;&#10;AI 生成的内容可能不正确。"/>
                    <pic:cNvPicPr/>
                  </pic:nvPicPr>
                  <pic:blipFill>
                    <a:blip r:embed="rId19"/>
                    <a:stretch>
                      <a:fillRect/>
                    </a:stretch>
                  </pic:blipFill>
                  <pic:spPr>
                    <a:xfrm>
                      <a:off x="0" y="0"/>
                      <a:ext cx="2360090" cy="2488946"/>
                    </a:xfrm>
                    <a:prstGeom prst="rect">
                      <a:avLst/>
                    </a:prstGeom>
                  </pic:spPr>
                </pic:pic>
              </a:graphicData>
            </a:graphic>
          </wp:inline>
        </w:drawing>
      </w:r>
    </w:p>
    <w:p w14:paraId="2B4F7970" w14:textId="04324D48" w:rsidR="001A0C86" w:rsidRPr="00FD35A8" w:rsidRDefault="001A0C86" w:rsidP="001A0C86">
      <w:pPr>
        <w:rPr>
          <w:rFonts w:ascii="Times New Roman" w:hAnsi="Times New Roman" w:cs="Times New Roman"/>
          <w:bCs/>
          <w:szCs w:val="20"/>
        </w:rPr>
      </w:pPr>
      <w:r w:rsidRPr="00FD35A8">
        <w:rPr>
          <w:rFonts w:ascii="Times New Roman" w:hAnsi="Times New Roman" w:cs="Times New Roman"/>
          <w:szCs w:val="20"/>
        </w:rPr>
        <w:t>SSc: Systemic Sclerosis, FVC</w:t>
      </w:r>
      <w:r w:rsidRPr="00FD35A8">
        <w:rPr>
          <w:rFonts w:ascii="Times New Roman" w:hAnsi="Times New Roman" w:cs="Times New Roman"/>
          <w:bCs/>
          <w:szCs w:val="20"/>
        </w:rPr>
        <w:t xml:space="preserve">: Forced Vital Capacity. </w:t>
      </w:r>
    </w:p>
    <w:p w14:paraId="22F27CEE" w14:textId="77777777" w:rsidR="001A0C86" w:rsidRPr="00FD35A8" w:rsidRDefault="001A0C86" w:rsidP="001A0C86">
      <w:pPr>
        <w:rPr>
          <w:rFonts w:ascii="Times New Roman" w:hAnsi="Times New Roman" w:cs="Times New Roman"/>
          <w:bCs/>
          <w:szCs w:val="20"/>
        </w:rPr>
      </w:pPr>
      <w:r w:rsidRPr="00FD35A8">
        <w:rPr>
          <w:rFonts w:ascii="Times New Roman" w:hAnsi="Times New Roman" w:cs="Times New Roman"/>
          <w:bCs/>
          <w:szCs w:val="20"/>
        </w:rPr>
        <w:t>Patients with SSc (N = xxx).</w:t>
      </w:r>
    </w:p>
    <w:p w14:paraId="4BAF75A0" w14:textId="77777777" w:rsidR="001A0C86" w:rsidRPr="00FD35A8" w:rsidRDefault="001A0C86" w:rsidP="001A0C86">
      <w:pPr>
        <w:rPr>
          <w:rFonts w:ascii="Times New Roman" w:hAnsi="Times New Roman" w:cs="Times New Roman"/>
          <w:bCs/>
          <w:i/>
          <w:iCs/>
          <w:szCs w:val="20"/>
        </w:rPr>
      </w:pPr>
      <w:r w:rsidRPr="00FD35A8">
        <w:rPr>
          <w:rFonts w:ascii="Times New Roman" w:hAnsi="Times New Roman" w:cs="Times New Roman"/>
          <w:bCs/>
          <w:i/>
          <w:iCs/>
          <w:szCs w:val="20"/>
        </w:rPr>
        <w:t>Programming note:</w:t>
      </w:r>
    </w:p>
    <w:p w14:paraId="0E42EA88" w14:textId="77777777" w:rsidR="001A0C86" w:rsidRPr="00FD35A8" w:rsidRDefault="001A0C86" w:rsidP="001A0C86">
      <w:pPr>
        <w:rPr>
          <w:rFonts w:ascii="Times New Roman" w:hAnsi="Times New Roman" w:cs="Times New Roman"/>
          <w:bCs/>
          <w:i/>
          <w:iCs/>
          <w:szCs w:val="20"/>
        </w:rPr>
      </w:pPr>
      <w:r w:rsidRPr="00FD35A8">
        <w:rPr>
          <w:rFonts w:ascii="Times New Roman" w:hAnsi="Times New Roman" w:cs="Times New Roman"/>
          <w:bCs/>
          <w:i/>
          <w:iCs/>
          <w:szCs w:val="20"/>
        </w:rPr>
        <w:t>FVC is collected on “Pulmonary function tests” CRF page</w:t>
      </w:r>
    </w:p>
    <w:p w14:paraId="382C29EA" w14:textId="77777777" w:rsidR="001A0C86" w:rsidRPr="00FD35A8" w:rsidRDefault="001A0C86" w:rsidP="001A0C86">
      <w:pPr>
        <w:rPr>
          <w:rFonts w:ascii="Times New Roman" w:hAnsi="Times New Roman" w:cs="Times New Roman"/>
          <w:bCs/>
          <w:i/>
          <w:iCs/>
          <w:szCs w:val="20"/>
        </w:rPr>
      </w:pPr>
      <w:r w:rsidRPr="00FD35A8">
        <w:rPr>
          <w:rFonts w:ascii="Times New Roman" w:hAnsi="Times New Roman" w:cs="Times New Roman"/>
          <w:bCs/>
          <w:i/>
          <w:iCs/>
          <w:szCs w:val="20"/>
        </w:rPr>
        <w:t>Lines were plotted by Subject and overlaid in a single panel, with each line representing an individual subject’s longitudinal trajectory (Subject identifier, Treatment group).</w:t>
      </w:r>
    </w:p>
    <w:p w14:paraId="1150CCEE" w14:textId="77777777" w:rsidR="001A0C86" w:rsidRPr="00FD35A8" w:rsidRDefault="001A0C86" w:rsidP="001A0C86">
      <w:pPr>
        <w:widowControl/>
        <w:rPr>
          <w:rFonts w:ascii="Times New Roman" w:hAnsi="Times New Roman" w:cs="Times New Roman"/>
          <w:bCs/>
          <w:i/>
          <w:iCs/>
          <w:szCs w:val="20"/>
        </w:rPr>
      </w:pPr>
      <w:r w:rsidRPr="00FD35A8">
        <w:rPr>
          <w:rFonts w:ascii="Times New Roman" w:hAnsi="Times New Roman" w:cs="Times New Roman"/>
          <w:bCs/>
          <w:i/>
          <w:iCs/>
          <w:szCs w:val="20"/>
        </w:rPr>
        <w:t>Update x-axis label by 'Scheduled visit': Screening, Baseline, D28, D56, D84, … .</w:t>
      </w:r>
    </w:p>
    <w:p w14:paraId="63D26E8C" w14:textId="77777777" w:rsidR="001A0C86" w:rsidRPr="00FD35A8" w:rsidRDefault="001A0C86" w:rsidP="001A0C86">
      <w:pPr>
        <w:widowControl/>
        <w:rPr>
          <w:ins w:id="2408" w:author="Yali Chen" w:date="2025-12-29T14:52:00Z" w16du:dateUtc="2025-12-29T06:52:00Z"/>
          <w:rFonts w:ascii="Times New Roman" w:hAnsi="Times New Roman" w:cs="Times New Roman"/>
          <w:bCs/>
          <w:i/>
          <w:iCs/>
          <w:szCs w:val="20"/>
        </w:rPr>
      </w:pPr>
      <w:r w:rsidRPr="00FD35A8">
        <w:rPr>
          <w:rFonts w:ascii="Times New Roman" w:hAnsi="Times New Roman" w:cs="Times New Roman"/>
          <w:bCs/>
          <w:i/>
          <w:iCs/>
          <w:szCs w:val="20"/>
        </w:rPr>
        <w:t xml:space="preserve">The y-axis label was set to “FVC (units)” </w:t>
      </w:r>
    </w:p>
    <w:p w14:paraId="7CB49C2A" w14:textId="77777777" w:rsidR="00B26AFB" w:rsidRPr="00FD35A8" w:rsidRDefault="00B26AFB" w:rsidP="001A0C86">
      <w:pPr>
        <w:widowControl/>
        <w:rPr>
          <w:ins w:id="2409" w:author="Yali Chen" w:date="2025-12-29T14:52:00Z" w16du:dateUtc="2025-12-29T06:52:00Z"/>
          <w:rFonts w:ascii="Times New Roman" w:hAnsi="Times New Roman" w:cs="Times New Roman"/>
          <w:bCs/>
          <w:i/>
          <w:iCs/>
          <w:szCs w:val="20"/>
        </w:rPr>
      </w:pPr>
    </w:p>
    <w:p w14:paraId="7E741A4C" w14:textId="0E1235D8" w:rsidR="00B26AFB" w:rsidRPr="00FD35A8" w:rsidRDefault="00B26AFB" w:rsidP="00B26AFB">
      <w:pPr>
        <w:widowControl/>
        <w:rPr>
          <w:ins w:id="2410" w:author="Yali Chen" w:date="2025-12-29T14:52:00Z" w16du:dateUtc="2025-12-29T06:52:00Z"/>
          <w:rFonts w:ascii="Times New Roman" w:hAnsi="Times New Roman" w:cs="Times New Roman"/>
          <w:bCs/>
          <w:i/>
          <w:iCs/>
          <w:szCs w:val="20"/>
        </w:rPr>
      </w:pPr>
      <w:ins w:id="2411" w:author="Yali Chen" w:date="2025-12-29T14:52:00Z" w16du:dateUtc="2025-12-29T06:52:00Z">
        <w:r w:rsidRPr="00FD35A8">
          <w:rPr>
            <w:rFonts w:ascii="Times New Roman" w:hAnsi="Times New Roman" w:cs="Times New Roman"/>
            <w:bCs/>
            <w:i/>
            <w:iCs/>
            <w:szCs w:val="20"/>
          </w:rPr>
          <w:t>All figures should start from screening period.</w:t>
        </w:r>
      </w:ins>
      <w:ins w:id="2412" w:author="Yali Chen" w:date="2026-01-27T11:01:00Z" w16du:dateUtc="2026-01-27T03:01:00Z">
        <w:r w:rsidR="007272C7">
          <w:rPr>
            <w:rFonts w:ascii="Times New Roman" w:hAnsi="Times New Roman" w:cs="Times New Roman" w:hint="eastAsia"/>
            <w:bCs/>
            <w:i/>
            <w:iCs/>
            <w:szCs w:val="20"/>
          </w:rPr>
          <w:t xml:space="preserve"> </w:t>
        </w:r>
        <w:r w:rsidR="007272C7" w:rsidRPr="00556E25">
          <w:rPr>
            <w:rFonts w:ascii="Times New Roman" w:hAnsi="Times New Roman" w:cs="Times New Roman"/>
            <w:bCs/>
            <w:i/>
            <w:iCs/>
            <w:color w:val="EE0000"/>
            <w:szCs w:val="20"/>
            <w:highlight w:val="yellow"/>
            <w:rPrChange w:id="2413" w:author="Yali Chen" w:date="2026-01-27T11:45:00Z" w16du:dateUtc="2026-01-27T03:45:00Z">
              <w:rPr>
                <w:rFonts w:ascii="Times New Roman" w:hAnsi="Times New Roman" w:cs="Times New Roman"/>
                <w:bCs/>
                <w:i/>
                <w:iCs/>
                <w:color w:val="EE0000"/>
                <w:szCs w:val="20"/>
              </w:rPr>
            </w:rPrChange>
          </w:rPr>
          <w:t>Use study day on the x-axis instead of visit name</w:t>
        </w:r>
      </w:ins>
    </w:p>
    <w:p w14:paraId="7029B346" w14:textId="77777777" w:rsidR="00B26AFB" w:rsidRPr="00FD35A8" w:rsidRDefault="00B26AFB" w:rsidP="001A0C86">
      <w:pPr>
        <w:widowControl/>
        <w:rPr>
          <w:rFonts w:ascii="Times New Roman" w:hAnsi="Times New Roman" w:cs="Times New Roman"/>
          <w:bCs/>
          <w:i/>
          <w:iCs/>
          <w:szCs w:val="20"/>
        </w:rPr>
      </w:pPr>
    </w:p>
    <w:p w14:paraId="4FFE0DAC" w14:textId="77777777" w:rsidR="001A0C86" w:rsidRPr="00FD35A8" w:rsidRDefault="001A0C86" w:rsidP="001A0C86">
      <w:pPr>
        <w:rPr>
          <w:rFonts w:ascii="Times New Roman" w:hAnsi="Times New Roman" w:cs="Times New Roman"/>
          <w:bCs/>
          <w:szCs w:val="20"/>
        </w:rPr>
      </w:pPr>
      <w:r w:rsidRPr="00FD35A8">
        <w:rPr>
          <w:rFonts w:ascii="Times New Roman" w:hAnsi="Times New Roman" w:cs="Times New Roman"/>
          <w:bCs/>
          <w:szCs w:val="20"/>
        </w:rPr>
        <w:br w:type="page"/>
      </w:r>
    </w:p>
    <w:p w14:paraId="576E9FC3" w14:textId="018E6BBE" w:rsidR="001A0C86" w:rsidRPr="00FD35A8" w:rsidRDefault="001A0C86" w:rsidP="001A0C86">
      <w:pPr>
        <w:pStyle w:val="TFLshelltitle1"/>
        <w:rPr>
          <w:bCs/>
          <w:szCs w:val="20"/>
        </w:rPr>
      </w:pPr>
      <w:bookmarkStart w:id="2414" w:name="_Toc217918928"/>
      <w:r w:rsidRPr="00FD35A8">
        <w:rPr>
          <w:bCs/>
          <w:szCs w:val="20"/>
          <w:lang w:eastAsia="zh-CN"/>
        </w:rPr>
        <w:t>Figure 14.2</w:t>
      </w:r>
      <w:r w:rsidRPr="00FD35A8">
        <w:rPr>
          <w:bCs/>
          <w:szCs w:val="20"/>
        </w:rPr>
        <w:t>.</w:t>
      </w:r>
      <w:r w:rsidRPr="00FD35A8">
        <w:rPr>
          <w:bCs/>
          <w:szCs w:val="20"/>
          <w:lang w:eastAsia="zh-CN"/>
        </w:rPr>
        <w:t>1</w:t>
      </w:r>
      <w:r w:rsidR="00802A51" w:rsidRPr="00FD35A8">
        <w:rPr>
          <w:bCs/>
          <w:szCs w:val="20"/>
          <w:lang w:eastAsia="zh-CN"/>
        </w:rPr>
        <w:t>3</w:t>
      </w:r>
      <w:r w:rsidRPr="00FD35A8">
        <w:rPr>
          <w:bCs/>
          <w:szCs w:val="20"/>
        </w:rPr>
        <w:t xml:space="preserve"> </w:t>
      </w:r>
      <w:r w:rsidRPr="00FD35A8">
        <w:rPr>
          <w:bCs/>
          <w:szCs w:val="20"/>
          <w:lang w:eastAsia="zh-CN"/>
        </w:rPr>
        <w:t>Line Plot of DL</w:t>
      </w:r>
      <w:r w:rsidRPr="00FD35A8">
        <w:rPr>
          <w:bCs/>
          <w:szCs w:val="20"/>
          <w:vertAlign w:val="subscript"/>
          <w:lang w:eastAsia="zh-CN"/>
        </w:rPr>
        <w:t>CO</w:t>
      </w:r>
      <w:r w:rsidRPr="00FD35A8">
        <w:rPr>
          <w:bCs/>
          <w:szCs w:val="20"/>
          <w:lang w:eastAsia="zh-CN"/>
        </w:rPr>
        <w:t xml:space="preserve"> Overtime</w:t>
      </w:r>
      <w:r w:rsidRPr="00FD35A8">
        <w:rPr>
          <w:bCs/>
          <w:szCs w:val="20"/>
        </w:rPr>
        <w:t xml:space="preserve"> (&lt;&lt;</w:t>
      </w:r>
      <w:r w:rsidRPr="00FD35A8">
        <w:rPr>
          <w:bCs/>
          <w:szCs w:val="20"/>
          <w:lang w:eastAsia="zh-CN"/>
        </w:rPr>
        <w:t>SSc</w:t>
      </w:r>
      <w:r w:rsidRPr="00FD35A8">
        <w:rPr>
          <w:bCs/>
          <w:szCs w:val="20"/>
        </w:rPr>
        <w:t xml:space="preserve"> Cohort&gt;&gt; Full Analysis Set)</w:t>
      </w:r>
      <w:bookmarkEnd w:id="2414"/>
    </w:p>
    <w:p w14:paraId="49F3E770" w14:textId="77777777" w:rsidR="001A0C86" w:rsidRPr="00FD35A8" w:rsidRDefault="001A0C86" w:rsidP="001A0C86">
      <w:pPr>
        <w:rPr>
          <w:rFonts w:ascii="Times New Roman" w:hAnsi="Times New Roman" w:cs="Times New Roman"/>
          <w:bCs/>
          <w:szCs w:val="20"/>
        </w:rPr>
      </w:pPr>
      <w:r w:rsidRPr="00FD35A8">
        <w:rPr>
          <w:rFonts w:ascii="Times New Roman" w:hAnsi="Times New Roman" w:cs="Times New Roman"/>
          <w:bCs/>
          <w:noProof/>
          <w:szCs w:val="20"/>
        </w:rPr>
        <w:drawing>
          <wp:inline distT="0" distB="0" distL="0" distR="0" wp14:anchorId="7283474E" wp14:editId="31537FA9">
            <wp:extent cx="2355298" cy="2483892"/>
            <wp:effectExtent l="0" t="0" r="6985" b="0"/>
            <wp:docPr id="1858031166" name="图片 1"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132378" name="图片 1" descr="图表&#10;&#10;AI 生成的内容可能不正确。"/>
                    <pic:cNvPicPr/>
                  </pic:nvPicPr>
                  <pic:blipFill>
                    <a:blip r:embed="rId19"/>
                    <a:stretch>
                      <a:fillRect/>
                    </a:stretch>
                  </pic:blipFill>
                  <pic:spPr>
                    <a:xfrm>
                      <a:off x="0" y="0"/>
                      <a:ext cx="2360090" cy="2488946"/>
                    </a:xfrm>
                    <a:prstGeom prst="rect">
                      <a:avLst/>
                    </a:prstGeom>
                  </pic:spPr>
                </pic:pic>
              </a:graphicData>
            </a:graphic>
          </wp:inline>
        </w:drawing>
      </w:r>
    </w:p>
    <w:p w14:paraId="2D02873C" w14:textId="171817F7" w:rsidR="001A0C86" w:rsidRPr="00FD35A8" w:rsidRDefault="001A0C86" w:rsidP="001A0C86">
      <w:pPr>
        <w:rPr>
          <w:rFonts w:ascii="Times New Roman" w:hAnsi="Times New Roman" w:cs="Times New Roman"/>
          <w:bCs/>
          <w:szCs w:val="20"/>
        </w:rPr>
      </w:pPr>
      <w:r w:rsidRPr="00FD35A8">
        <w:rPr>
          <w:rFonts w:ascii="Times New Roman" w:hAnsi="Times New Roman" w:cs="Times New Roman"/>
          <w:szCs w:val="20"/>
        </w:rPr>
        <w:t>SSc: Systemic Sclerosis</w:t>
      </w:r>
      <w:r w:rsidRPr="00FD35A8">
        <w:rPr>
          <w:rFonts w:ascii="Times New Roman" w:hAnsi="Times New Roman" w:cs="Times New Roman"/>
          <w:bCs/>
          <w:szCs w:val="20"/>
        </w:rPr>
        <w:t xml:space="preserve"> </w:t>
      </w:r>
    </w:p>
    <w:p w14:paraId="550AD094" w14:textId="77777777" w:rsidR="001A0C86" w:rsidRPr="00FD35A8" w:rsidRDefault="001A0C86" w:rsidP="001A0C86">
      <w:pPr>
        <w:rPr>
          <w:rFonts w:ascii="Times New Roman" w:hAnsi="Times New Roman" w:cs="Times New Roman"/>
          <w:bCs/>
          <w:szCs w:val="20"/>
        </w:rPr>
      </w:pPr>
      <w:r w:rsidRPr="00FD35A8">
        <w:rPr>
          <w:rFonts w:ascii="Times New Roman" w:hAnsi="Times New Roman" w:cs="Times New Roman"/>
          <w:bCs/>
          <w:szCs w:val="20"/>
        </w:rPr>
        <w:t>Patients with SSc (N = xxx).</w:t>
      </w:r>
    </w:p>
    <w:p w14:paraId="1AF0980F" w14:textId="77777777" w:rsidR="001A0C86" w:rsidRPr="00FD35A8" w:rsidRDefault="001A0C86" w:rsidP="001A0C86">
      <w:pPr>
        <w:rPr>
          <w:rFonts w:ascii="Times New Roman" w:hAnsi="Times New Roman" w:cs="Times New Roman"/>
          <w:bCs/>
          <w:i/>
          <w:iCs/>
          <w:szCs w:val="20"/>
        </w:rPr>
      </w:pPr>
      <w:r w:rsidRPr="00FD35A8">
        <w:rPr>
          <w:rFonts w:ascii="Times New Roman" w:hAnsi="Times New Roman" w:cs="Times New Roman"/>
          <w:bCs/>
          <w:i/>
          <w:iCs/>
          <w:szCs w:val="20"/>
        </w:rPr>
        <w:t>Programming note:</w:t>
      </w:r>
    </w:p>
    <w:p w14:paraId="1B062635" w14:textId="5B954954" w:rsidR="001A0C86" w:rsidRPr="00FD35A8" w:rsidRDefault="00802A51" w:rsidP="001A0C86">
      <w:pPr>
        <w:rPr>
          <w:rFonts w:ascii="Times New Roman" w:hAnsi="Times New Roman" w:cs="Times New Roman"/>
          <w:bCs/>
          <w:i/>
          <w:iCs/>
          <w:szCs w:val="20"/>
        </w:rPr>
      </w:pPr>
      <w:r w:rsidRPr="00FD35A8">
        <w:rPr>
          <w:rFonts w:ascii="Times New Roman" w:hAnsi="Times New Roman" w:cs="Times New Roman"/>
          <w:bCs/>
          <w:szCs w:val="20"/>
        </w:rPr>
        <w:t>DL</w:t>
      </w:r>
      <w:r w:rsidRPr="00FD35A8">
        <w:rPr>
          <w:rFonts w:ascii="Times New Roman" w:hAnsi="Times New Roman" w:cs="Times New Roman"/>
          <w:bCs/>
          <w:szCs w:val="20"/>
          <w:vertAlign w:val="subscript"/>
        </w:rPr>
        <w:t>CO</w:t>
      </w:r>
      <w:r w:rsidR="001A0C86" w:rsidRPr="00FD35A8">
        <w:rPr>
          <w:rFonts w:ascii="Times New Roman" w:hAnsi="Times New Roman" w:cs="Times New Roman"/>
          <w:bCs/>
          <w:i/>
          <w:iCs/>
          <w:szCs w:val="20"/>
        </w:rPr>
        <w:t xml:space="preserve"> is collected on “Pulmonary function tests” CRF page</w:t>
      </w:r>
    </w:p>
    <w:p w14:paraId="55F47FEA" w14:textId="77777777" w:rsidR="001A0C86" w:rsidRPr="00FD35A8" w:rsidRDefault="001A0C86" w:rsidP="001A0C86">
      <w:pPr>
        <w:rPr>
          <w:rFonts w:ascii="Times New Roman" w:hAnsi="Times New Roman" w:cs="Times New Roman"/>
          <w:bCs/>
          <w:i/>
          <w:iCs/>
          <w:szCs w:val="20"/>
        </w:rPr>
      </w:pPr>
      <w:r w:rsidRPr="00FD35A8">
        <w:rPr>
          <w:rFonts w:ascii="Times New Roman" w:hAnsi="Times New Roman" w:cs="Times New Roman"/>
          <w:bCs/>
          <w:i/>
          <w:iCs/>
          <w:szCs w:val="20"/>
        </w:rPr>
        <w:t>Lines were plotted by Subject and overlaid in a single panel, with each line representing an individual subject’s longitudinal trajectory (Subject identifier, Treatment group).</w:t>
      </w:r>
    </w:p>
    <w:p w14:paraId="1FDC2AD9" w14:textId="77777777" w:rsidR="001A0C86" w:rsidRPr="00FD35A8" w:rsidRDefault="001A0C86" w:rsidP="001A0C86">
      <w:pPr>
        <w:widowControl/>
        <w:rPr>
          <w:rFonts w:ascii="Times New Roman" w:hAnsi="Times New Roman" w:cs="Times New Roman"/>
          <w:bCs/>
          <w:i/>
          <w:iCs/>
          <w:szCs w:val="20"/>
        </w:rPr>
      </w:pPr>
      <w:r w:rsidRPr="00FD35A8">
        <w:rPr>
          <w:rFonts w:ascii="Times New Roman" w:hAnsi="Times New Roman" w:cs="Times New Roman"/>
          <w:bCs/>
          <w:i/>
          <w:iCs/>
          <w:szCs w:val="20"/>
        </w:rPr>
        <w:t>Update x-axis label by 'Scheduled visit': Screening, Baseline, D28, D56, D84, … .</w:t>
      </w:r>
    </w:p>
    <w:p w14:paraId="5C647D74" w14:textId="554D88B1" w:rsidR="001A0C86" w:rsidRDefault="001A0C86" w:rsidP="001A0C86">
      <w:pPr>
        <w:widowControl/>
        <w:rPr>
          <w:ins w:id="2415" w:author="Yali Chen" w:date="2025-12-29T16:36:00Z" w16du:dateUtc="2025-12-29T08:36:00Z"/>
          <w:rFonts w:ascii="Times New Roman" w:hAnsi="Times New Roman" w:cs="Times New Roman"/>
          <w:bCs/>
          <w:i/>
          <w:iCs/>
          <w:szCs w:val="20"/>
        </w:rPr>
      </w:pPr>
      <w:r w:rsidRPr="00FD35A8">
        <w:rPr>
          <w:rFonts w:ascii="Times New Roman" w:hAnsi="Times New Roman" w:cs="Times New Roman"/>
          <w:bCs/>
          <w:i/>
          <w:iCs/>
          <w:szCs w:val="20"/>
        </w:rPr>
        <w:t>The y-axis label was set to “</w:t>
      </w:r>
      <w:r w:rsidR="00802A51" w:rsidRPr="00FD35A8">
        <w:rPr>
          <w:rFonts w:ascii="Times New Roman" w:hAnsi="Times New Roman" w:cs="Times New Roman"/>
          <w:bCs/>
          <w:i/>
          <w:iCs/>
          <w:szCs w:val="20"/>
        </w:rPr>
        <w:t>DL</w:t>
      </w:r>
      <w:r w:rsidR="00802A51" w:rsidRPr="00FD35A8">
        <w:rPr>
          <w:rFonts w:ascii="Times New Roman" w:hAnsi="Times New Roman" w:cs="Times New Roman"/>
          <w:bCs/>
          <w:i/>
          <w:iCs/>
          <w:szCs w:val="20"/>
          <w:vertAlign w:val="subscript"/>
        </w:rPr>
        <w:t>CO</w:t>
      </w:r>
      <w:r w:rsidRPr="00FD35A8">
        <w:rPr>
          <w:rFonts w:ascii="Times New Roman" w:hAnsi="Times New Roman" w:cs="Times New Roman"/>
          <w:bCs/>
          <w:i/>
          <w:iCs/>
          <w:szCs w:val="20"/>
          <w:vertAlign w:val="subscript"/>
        </w:rPr>
        <w:t xml:space="preserve"> </w:t>
      </w:r>
      <w:r w:rsidRPr="00FD35A8">
        <w:rPr>
          <w:rFonts w:ascii="Times New Roman" w:hAnsi="Times New Roman" w:cs="Times New Roman"/>
          <w:bCs/>
          <w:i/>
          <w:iCs/>
          <w:szCs w:val="20"/>
        </w:rPr>
        <w:t xml:space="preserve">(units)” </w:t>
      </w:r>
    </w:p>
    <w:p w14:paraId="1CC246F6" w14:textId="77777777" w:rsidR="0077214D" w:rsidRPr="00FD35A8" w:rsidRDefault="0077214D" w:rsidP="001A0C86">
      <w:pPr>
        <w:widowControl/>
        <w:rPr>
          <w:ins w:id="2416" w:author="Yali Chen" w:date="2025-12-29T14:52:00Z" w16du:dateUtc="2025-12-29T06:52:00Z"/>
          <w:rFonts w:ascii="Times New Roman" w:hAnsi="Times New Roman" w:cs="Times New Roman"/>
          <w:bCs/>
          <w:i/>
          <w:iCs/>
          <w:szCs w:val="20"/>
        </w:rPr>
      </w:pPr>
    </w:p>
    <w:p w14:paraId="6D49B63B" w14:textId="62220E2F" w:rsidR="00B26AFB" w:rsidRPr="00FD35A8" w:rsidRDefault="00B26AFB" w:rsidP="00B26AFB">
      <w:pPr>
        <w:widowControl/>
        <w:rPr>
          <w:ins w:id="2417" w:author="Yali Chen" w:date="2025-12-29T14:52:00Z" w16du:dateUtc="2025-12-29T06:52:00Z"/>
          <w:rFonts w:ascii="Times New Roman" w:hAnsi="Times New Roman" w:cs="Times New Roman"/>
          <w:bCs/>
          <w:i/>
          <w:iCs/>
          <w:szCs w:val="20"/>
        </w:rPr>
      </w:pPr>
      <w:ins w:id="2418" w:author="Yali Chen" w:date="2025-12-29T14:52:00Z" w16du:dateUtc="2025-12-29T06:52:00Z">
        <w:r w:rsidRPr="00FD35A8">
          <w:rPr>
            <w:rFonts w:ascii="Times New Roman" w:hAnsi="Times New Roman" w:cs="Times New Roman"/>
            <w:bCs/>
            <w:i/>
            <w:iCs/>
            <w:szCs w:val="20"/>
          </w:rPr>
          <w:t>All figures should start from screening period.</w:t>
        </w:r>
      </w:ins>
      <w:ins w:id="2419" w:author="Yali Chen" w:date="2026-01-27T11:02:00Z" w16du:dateUtc="2026-01-27T03:02:00Z">
        <w:r w:rsidR="007272C7">
          <w:rPr>
            <w:rFonts w:ascii="Times New Roman" w:hAnsi="Times New Roman" w:cs="Times New Roman" w:hint="eastAsia"/>
            <w:bCs/>
            <w:i/>
            <w:iCs/>
            <w:szCs w:val="20"/>
          </w:rPr>
          <w:t xml:space="preserve"> </w:t>
        </w:r>
        <w:r w:rsidR="007272C7" w:rsidRPr="00556E25">
          <w:rPr>
            <w:rFonts w:ascii="Times New Roman" w:hAnsi="Times New Roman" w:cs="Times New Roman"/>
            <w:bCs/>
            <w:i/>
            <w:iCs/>
            <w:color w:val="EE0000"/>
            <w:szCs w:val="20"/>
            <w:highlight w:val="yellow"/>
            <w:rPrChange w:id="2420" w:author="Yali Chen" w:date="2026-01-27T11:45:00Z" w16du:dateUtc="2026-01-27T03:45:00Z">
              <w:rPr>
                <w:rFonts w:ascii="Times New Roman" w:hAnsi="Times New Roman" w:cs="Times New Roman"/>
                <w:bCs/>
                <w:i/>
                <w:iCs/>
                <w:color w:val="EE0000"/>
                <w:szCs w:val="20"/>
              </w:rPr>
            </w:rPrChange>
          </w:rPr>
          <w:t>Use study day on the x-axis instead of visit name</w:t>
        </w:r>
      </w:ins>
    </w:p>
    <w:p w14:paraId="0336B609" w14:textId="77777777" w:rsidR="00B26AFB" w:rsidRPr="00FD35A8" w:rsidRDefault="00B26AFB" w:rsidP="001A0C86">
      <w:pPr>
        <w:widowControl/>
        <w:rPr>
          <w:rFonts w:ascii="Times New Roman" w:hAnsi="Times New Roman" w:cs="Times New Roman"/>
          <w:bCs/>
          <w:i/>
          <w:iCs/>
          <w:szCs w:val="20"/>
        </w:rPr>
      </w:pPr>
    </w:p>
    <w:p w14:paraId="162DB4F1" w14:textId="77777777" w:rsidR="001A0C86" w:rsidRPr="00FD35A8" w:rsidRDefault="001A0C86" w:rsidP="001A0C86">
      <w:pPr>
        <w:rPr>
          <w:rFonts w:ascii="Times New Roman" w:hAnsi="Times New Roman" w:cs="Times New Roman"/>
          <w:bCs/>
          <w:szCs w:val="20"/>
        </w:rPr>
      </w:pPr>
      <w:r w:rsidRPr="00FD35A8">
        <w:rPr>
          <w:rFonts w:ascii="Times New Roman" w:hAnsi="Times New Roman" w:cs="Times New Roman"/>
          <w:bCs/>
          <w:szCs w:val="20"/>
        </w:rPr>
        <w:br w:type="page"/>
      </w:r>
    </w:p>
    <w:p w14:paraId="22A48895" w14:textId="2B16C7B1" w:rsidR="00806231" w:rsidRPr="00FD35A8" w:rsidRDefault="00806231" w:rsidP="00806231">
      <w:pPr>
        <w:pStyle w:val="TFLshelltitle1"/>
        <w:rPr>
          <w:bCs/>
          <w:szCs w:val="20"/>
        </w:rPr>
      </w:pPr>
      <w:bookmarkStart w:id="2421" w:name="_Toc217918929"/>
      <w:r w:rsidRPr="00FD35A8">
        <w:rPr>
          <w:bCs/>
          <w:szCs w:val="20"/>
          <w:lang w:eastAsia="zh-CN"/>
        </w:rPr>
        <w:t>Figure 14.2</w:t>
      </w:r>
      <w:r w:rsidRPr="00FD35A8">
        <w:rPr>
          <w:bCs/>
          <w:szCs w:val="20"/>
        </w:rPr>
        <w:t>.</w:t>
      </w:r>
      <w:r w:rsidRPr="00FD35A8">
        <w:rPr>
          <w:bCs/>
          <w:szCs w:val="20"/>
          <w:lang w:eastAsia="zh-CN"/>
        </w:rPr>
        <w:t>14</w:t>
      </w:r>
      <w:r w:rsidRPr="00FD35A8">
        <w:rPr>
          <w:bCs/>
          <w:szCs w:val="20"/>
        </w:rPr>
        <w:t xml:space="preserve"> </w:t>
      </w:r>
      <w:r w:rsidRPr="00FD35A8">
        <w:rPr>
          <w:bCs/>
          <w:szCs w:val="20"/>
          <w:lang w:eastAsia="zh-CN"/>
        </w:rPr>
        <w:t>Line Plot of ppFVC Overtime</w:t>
      </w:r>
      <w:r w:rsidRPr="00FD35A8">
        <w:rPr>
          <w:bCs/>
          <w:szCs w:val="20"/>
        </w:rPr>
        <w:t xml:space="preserve"> (&lt;&lt;</w:t>
      </w:r>
      <w:r w:rsidR="006528EC" w:rsidRPr="00FD35A8">
        <w:rPr>
          <w:bCs/>
          <w:szCs w:val="20"/>
          <w:lang w:eastAsia="zh-CN"/>
        </w:rPr>
        <w:t xml:space="preserve">SSc </w:t>
      </w:r>
      <w:r w:rsidRPr="00FD35A8">
        <w:rPr>
          <w:bCs/>
          <w:szCs w:val="20"/>
        </w:rPr>
        <w:t>Cohort&gt;&gt; Full Analysis Set)</w:t>
      </w:r>
      <w:bookmarkEnd w:id="2421"/>
    </w:p>
    <w:p w14:paraId="1D188CAE" w14:textId="77777777" w:rsidR="00806231" w:rsidRPr="00FD35A8" w:rsidRDefault="00806231" w:rsidP="00806231">
      <w:pPr>
        <w:rPr>
          <w:rFonts w:ascii="Times New Roman" w:hAnsi="Times New Roman" w:cs="Times New Roman"/>
          <w:bCs/>
          <w:szCs w:val="20"/>
        </w:rPr>
      </w:pPr>
      <w:r w:rsidRPr="00FD35A8">
        <w:rPr>
          <w:rFonts w:ascii="Times New Roman" w:hAnsi="Times New Roman" w:cs="Times New Roman"/>
          <w:bCs/>
          <w:noProof/>
          <w:szCs w:val="20"/>
        </w:rPr>
        <w:drawing>
          <wp:inline distT="0" distB="0" distL="0" distR="0" wp14:anchorId="415BC3D2" wp14:editId="787418CA">
            <wp:extent cx="2355298" cy="2483892"/>
            <wp:effectExtent l="0" t="0" r="6985" b="0"/>
            <wp:docPr id="2115585827" name="图片 1"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132378" name="图片 1" descr="图表&#10;&#10;AI 生成的内容可能不正确。"/>
                    <pic:cNvPicPr/>
                  </pic:nvPicPr>
                  <pic:blipFill>
                    <a:blip r:embed="rId19"/>
                    <a:stretch>
                      <a:fillRect/>
                    </a:stretch>
                  </pic:blipFill>
                  <pic:spPr>
                    <a:xfrm>
                      <a:off x="0" y="0"/>
                      <a:ext cx="2360090" cy="2488946"/>
                    </a:xfrm>
                    <a:prstGeom prst="rect">
                      <a:avLst/>
                    </a:prstGeom>
                  </pic:spPr>
                </pic:pic>
              </a:graphicData>
            </a:graphic>
          </wp:inline>
        </w:drawing>
      </w:r>
    </w:p>
    <w:p w14:paraId="51D9ACCD" w14:textId="4C201D26" w:rsidR="00806231" w:rsidRPr="00FD35A8" w:rsidRDefault="00E40FDB" w:rsidP="00806231">
      <w:pPr>
        <w:rPr>
          <w:rFonts w:ascii="Times New Roman" w:hAnsi="Times New Roman" w:cs="Times New Roman"/>
          <w:szCs w:val="20"/>
        </w:rPr>
      </w:pPr>
      <w:r w:rsidRPr="00FD35A8">
        <w:rPr>
          <w:rFonts w:ascii="Times New Roman" w:hAnsi="Times New Roman" w:cs="Times New Roman"/>
          <w:szCs w:val="20"/>
        </w:rPr>
        <w:t>SSc: Systemic Sclerosis</w:t>
      </w:r>
      <w:r w:rsidR="00806231" w:rsidRPr="00FD35A8">
        <w:rPr>
          <w:rFonts w:ascii="Times New Roman" w:hAnsi="Times New Roman" w:cs="Times New Roman"/>
          <w:szCs w:val="20"/>
        </w:rPr>
        <w:t xml:space="preserve">, ppFVC: percent predicted Forced Vital Capacity </w:t>
      </w:r>
    </w:p>
    <w:p w14:paraId="39327291" w14:textId="77777777" w:rsidR="006528EC" w:rsidRPr="00FD35A8" w:rsidRDefault="006528EC" w:rsidP="006528EC">
      <w:pPr>
        <w:rPr>
          <w:rFonts w:ascii="Times New Roman" w:hAnsi="Times New Roman" w:cs="Times New Roman"/>
          <w:bCs/>
          <w:szCs w:val="20"/>
        </w:rPr>
      </w:pPr>
      <w:r w:rsidRPr="00FD35A8">
        <w:rPr>
          <w:rFonts w:ascii="Times New Roman" w:hAnsi="Times New Roman" w:cs="Times New Roman"/>
          <w:bCs/>
          <w:szCs w:val="20"/>
        </w:rPr>
        <w:t>Patients with SSc (N = xxx).</w:t>
      </w:r>
    </w:p>
    <w:p w14:paraId="3F43104D" w14:textId="77777777" w:rsidR="00806231" w:rsidRPr="00FD35A8" w:rsidRDefault="00806231" w:rsidP="00806231">
      <w:pPr>
        <w:rPr>
          <w:rFonts w:ascii="Times New Roman" w:hAnsi="Times New Roman" w:cs="Times New Roman"/>
          <w:bCs/>
          <w:i/>
          <w:iCs/>
          <w:szCs w:val="20"/>
        </w:rPr>
      </w:pPr>
      <w:r w:rsidRPr="00FD35A8">
        <w:rPr>
          <w:rFonts w:ascii="Times New Roman" w:hAnsi="Times New Roman" w:cs="Times New Roman"/>
          <w:bCs/>
          <w:i/>
          <w:iCs/>
          <w:szCs w:val="20"/>
        </w:rPr>
        <w:t>Programming note:</w:t>
      </w:r>
    </w:p>
    <w:p w14:paraId="0AD5346A" w14:textId="77777777" w:rsidR="00806231" w:rsidRPr="00FD35A8" w:rsidRDefault="00806231" w:rsidP="00806231">
      <w:pPr>
        <w:rPr>
          <w:rFonts w:ascii="Times New Roman" w:hAnsi="Times New Roman" w:cs="Times New Roman"/>
          <w:bCs/>
          <w:i/>
          <w:iCs/>
          <w:szCs w:val="20"/>
        </w:rPr>
      </w:pPr>
      <w:r w:rsidRPr="00FD35A8">
        <w:rPr>
          <w:rFonts w:ascii="Times New Roman" w:hAnsi="Times New Roman" w:cs="Times New Roman"/>
          <w:bCs/>
          <w:i/>
          <w:iCs/>
          <w:szCs w:val="20"/>
        </w:rPr>
        <w:t>ppFVC is collected on “Pulmonary function tests” CRF page</w:t>
      </w:r>
    </w:p>
    <w:p w14:paraId="30488333" w14:textId="77777777" w:rsidR="00806231" w:rsidRPr="00FD35A8" w:rsidRDefault="00806231" w:rsidP="00806231">
      <w:pPr>
        <w:rPr>
          <w:rFonts w:ascii="Times New Roman" w:hAnsi="Times New Roman" w:cs="Times New Roman"/>
          <w:bCs/>
          <w:i/>
          <w:iCs/>
          <w:szCs w:val="20"/>
        </w:rPr>
      </w:pPr>
      <w:r w:rsidRPr="00FD35A8">
        <w:rPr>
          <w:rFonts w:ascii="Times New Roman" w:hAnsi="Times New Roman" w:cs="Times New Roman"/>
          <w:bCs/>
          <w:i/>
          <w:iCs/>
          <w:szCs w:val="20"/>
        </w:rPr>
        <w:t>Lines were plotted by Subject and overlaid in a single panel, with each line representing an individual subject’s longitudinal trajectory (Subject identifier, Treatment group).</w:t>
      </w:r>
    </w:p>
    <w:p w14:paraId="68DE1A4F" w14:textId="77777777" w:rsidR="00806231" w:rsidRPr="00FD35A8" w:rsidRDefault="00806231" w:rsidP="00806231">
      <w:pPr>
        <w:widowControl/>
        <w:rPr>
          <w:rFonts w:ascii="Times New Roman" w:hAnsi="Times New Roman" w:cs="Times New Roman"/>
          <w:bCs/>
          <w:i/>
          <w:iCs/>
          <w:szCs w:val="20"/>
        </w:rPr>
      </w:pPr>
      <w:r w:rsidRPr="00FD35A8">
        <w:rPr>
          <w:rFonts w:ascii="Times New Roman" w:hAnsi="Times New Roman" w:cs="Times New Roman"/>
          <w:bCs/>
          <w:i/>
          <w:iCs/>
          <w:szCs w:val="20"/>
        </w:rPr>
        <w:t>Update x-axis label by 'Scheduled visit': Screening, Baseline, D28, D56, D84, … .</w:t>
      </w:r>
    </w:p>
    <w:p w14:paraId="2BA44049" w14:textId="77777777" w:rsidR="00806231" w:rsidRPr="00FD35A8" w:rsidRDefault="00806231" w:rsidP="00806231">
      <w:pPr>
        <w:widowControl/>
        <w:rPr>
          <w:ins w:id="2422" w:author="Yali Chen" w:date="2025-12-29T14:52:00Z" w16du:dateUtc="2025-12-29T06:52:00Z"/>
          <w:rFonts w:ascii="Times New Roman" w:hAnsi="Times New Roman" w:cs="Times New Roman"/>
          <w:bCs/>
          <w:i/>
          <w:iCs/>
          <w:szCs w:val="20"/>
        </w:rPr>
      </w:pPr>
      <w:r w:rsidRPr="00FD35A8">
        <w:rPr>
          <w:rFonts w:ascii="Times New Roman" w:hAnsi="Times New Roman" w:cs="Times New Roman"/>
          <w:bCs/>
          <w:i/>
          <w:iCs/>
          <w:szCs w:val="20"/>
        </w:rPr>
        <w:t xml:space="preserve">The y-axis label was set to “ppFVC (units)” </w:t>
      </w:r>
    </w:p>
    <w:p w14:paraId="1D982D5B" w14:textId="77777777" w:rsidR="00B26AFB" w:rsidRPr="00FD35A8" w:rsidRDefault="00B26AFB" w:rsidP="00806231">
      <w:pPr>
        <w:widowControl/>
        <w:rPr>
          <w:ins w:id="2423" w:author="Yali Chen" w:date="2025-12-29T14:52:00Z" w16du:dateUtc="2025-12-29T06:52:00Z"/>
          <w:rFonts w:ascii="Times New Roman" w:hAnsi="Times New Roman" w:cs="Times New Roman"/>
          <w:bCs/>
          <w:i/>
          <w:iCs/>
          <w:szCs w:val="20"/>
        </w:rPr>
      </w:pPr>
    </w:p>
    <w:p w14:paraId="2D2E8BCE" w14:textId="0855FD87" w:rsidR="00B26AFB" w:rsidRPr="00FD35A8" w:rsidRDefault="00B26AFB" w:rsidP="00B26AFB">
      <w:pPr>
        <w:widowControl/>
        <w:rPr>
          <w:ins w:id="2424" w:author="Yali Chen" w:date="2025-12-29T14:52:00Z" w16du:dateUtc="2025-12-29T06:52:00Z"/>
          <w:rFonts w:ascii="Times New Roman" w:hAnsi="Times New Roman" w:cs="Times New Roman"/>
          <w:bCs/>
          <w:i/>
          <w:iCs/>
          <w:szCs w:val="20"/>
        </w:rPr>
      </w:pPr>
      <w:ins w:id="2425" w:author="Yali Chen" w:date="2025-12-29T14:52:00Z" w16du:dateUtc="2025-12-29T06:52:00Z">
        <w:r w:rsidRPr="00FD35A8">
          <w:rPr>
            <w:rFonts w:ascii="Times New Roman" w:hAnsi="Times New Roman" w:cs="Times New Roman"/>
            <w:bCs/>
            <w:i/>
            <w:iCs/>
            <w:szCs w:val="20"/>
          </w:rPr>
          <w:t>All figures should start from screening period.</w:t>
        </w:r>
      </w:ins>
      <w:ins w:id="2426" w:author="Yali Chen" w:date="2026-01-27T11:18:00Z" w16du:dateUtc="2026-01-27T03:18:00Z">
        <w:r w:rsidR="00EF3BE9" w:rsidRPr="00EF3BE9">
          <w:rPr>
            <w:rFonts w:ascii="Times New Roman" w:hAnsi="Times New Roman" w:cs="Times New Roman"/>
            <w:bCs/>
            <w:i/>
            <w:iCs/>
            <w:szCs w:val="20"/>
          </w:rPr>
          <w:t xml:space="preserve"> </w:t>
        </w:r>
        <w:r w:rsidR="00EF3BE9" w:rsidRPr="00556E25">
          <w:rPr>
            <w:rFonts w:ascii="Times New Roman" w:hAnsi="Times New Roman" w:cs="Times New Roman"/>
            <w:bCs/>
            <w:i/>
            <w:iCs/>
            <w:color w:val="EE0000"/>
            <w:szCs w:val="20"/>
            <w:highlight w:val="yellow"/>
            <w:rPrChange w:id="2427" w:author="Yali Chen" w:date="2026-01-27T11:45:00Z" w16du:dateUtc="2026-01-27T03:45:00Z">
              <w:rPr>
                <w:rFonts w:ascii="Times New Roman" w:hAnsi="Times New Roman" w:cs="Times New Roman"/>
                <w:bCs/>
                <w:i/>
                <w:iCs/>
                <w:szCs w:val="20"/>
              </w:rPr>
            </w:rPrChange>
          </w:rPr>
          <w:t>Use study day on the x-axis instead of visit name</w:t>
        </w:r>
      </w:ins>
    </w:p>
    <w:p w14:paraId="66B2EE8B" w14:textId="77777777" w:rsidR="00B26AFB" w:rsidRPr="00FD35A8" w:rsidRDefault="00B26AFB" w:rsidP="00806231">
      <w:pPr>
        <w:widowControl/>
        <w:rPr>
          <w:rFonts w:ascii="Times New Roman" w:hAnsi="Times New Roman" w:cs="Times New Roman"/>
          <w:bCs/>
          <w:i/>
          <w:iCs/>
          <w:szCs w:val="20"/>
        </w:rPr>
      </w:pPr>
    </w:p>
    <w:p w14:paraId="57430676" w14:textId="77777777" w:rsidR="00806231" w:rsidRPr="00FD35A8" w:rsidRDefault="00806231" w:rsidP="00806231">
      <w:pPr>
        <w:widowControl/>
        <w:rPr>
          <w:rFonts w:ascii="Times New Roman" w:hAnsi="Times New Roman" w:cs="Times New Roman"/>
          <w:bCs/>
          <w:szCs w:val="20"/>
        </w:rPr>
      </w:pPr>
      <w:r w:rsidRPr="00FD35A8">
        <w:rPr>
          <w:rFonts w:ascii="Times New Roman" w:hAnsi="Times New Roman" w:cs="Times New Roman"/>
          <w:bCs/>
          <w:szCs w:val="20"/>
        </w:rPr>
        <w:br w:type="page"/>
      </w:r>
    </w:p>
    <w:p w14:paraId="7C25FF59" w14:textId="77777777" w:rsidR="001A0C86" w:rsidRPr="00FD35A8" w:rsidRDefault="001A0C86" w:rsidP="001A0C86">
      <w:pPr>
        <w:rPr>
          <w:rFonts w:ascii="Times New Roman" w:hAnsi="Times New Roman" w:cs="Times New Roman"/>
          <w:bCs/>
          <w:szCs w:val="20"/>
        </w:rPr>
      </w:pPr>
    </w:p>
    <w:p w14:paraId="3BB4C5D8" w14:textId="2BB80B31" w:rsidR="00E40FDB" w:rsidRPr="00FD35A8" w:rsidRDefault="00E40FDB" w:rsidP="00E40FDB">
      <w:pPr>
        <w:pStyle w:val="TFLshelltitle1"/>
        <w:rPr>
          <w:bCs/>
          <w:szCs w:val="20"/>
        </w:rPr>
      </w:pPr>
      <w:bookmarkStart w:id="2428" w:name="_Toc217918930"/>
      <w:r w:rsidRPr="00FD35A8">
        <w:rPr>
          <w:bCs/>
          <w:szCs w:val="20"/>
          <w:lang w:eastAsia="zh-CN"/>
        </w:rPr>
        <w:t>Figure 14.2</w:t>
      </w:r>
      <w:r w:rsidRPr="00FD35A8">
        <w:rPr>
          <w:bCs/>
          <w:szCs w:val="20"/>
        </w:rPr>
        <w:t>.1</w:t>
      </w:r>
      <w:r w:rsidRPr="00FD35A8">
        <w:rPr>
          <w:bCs/>
          <w:szCs w:val="20"/>
          <w:lang w:eastAsia="zh-CN"/>
        </w:rPr>
        <w:t>5</w:t>
      </w:r>
      <w:r w:rsidRPr="00FD35A8">
        <w:rPr>
          <w:bCs/>
          <w:szCs w:val="20"/>
        </w:rPr>
        <w:t xml:space="preserve"> </w:t>
      </w:r>
      <w:r w:rsidRPr="00FD35A8">
        <w:rPr>
          <w:bCs/>
          <w:szCs w:val="20"/>
          <w:lang w:eastAsia="zh-CN"/>
        </w:rPr>
        <w:t>Line Plot of PhGA Overtime</w:t>
      </w:r>
      <w:r w:rsidRPr="00FD35A8">
        <w:rPr>
          <w:bCs/>
          <w:szCs w:val="20"/>
        </w:rPr>
        <w:t xml:space="preserve"> (&lt;&lt;</w:t>
      </w:r>
      <w:r w:rsidRPr="00FD35A8">
        <w:rPr>
          <w:bCs/>
          <w:szCs w:val="20"/>
          <w:lang w:eastAsia="zh-CN"/>
        </w:rPr>
        <w:t>SSc</w:t>
      </w:r>
      <w:r w:rsidRPr="00FD35A8">
        <w:rPr>
          <w:bCs/>
          <w:szCs w:val="20"/>
        </w:rPr>
        <w:t xml:space="preserve"> Cohort&gt;&gt; Full Analysis Set)</w:t>
      </w:r>
      <w:bookmarkEnd w:id="2428"/>
    </w:p>
    <w:p w14:paraId="2116C9C2" w14:textId="77777777" w:rsidR="00E40FDB" w:rsidRPr="00FD35A8" w:rsidRDefault="00E40FDB" w:rsidP="00E40FDB">
      <w:pPr>
        <w:rPr>
          <w:rFonts w:ascii="Times New Roman" w:hAnsi="Times New Roman" w:cs="Times New Roman"/>
          <w:bCs/>
          <w:szCs w:val="20"/>
        </w:rPr>
      </w:pPr>
      <w:r w:rsidRPr="00FD35A8">
        <w:rPr>
          <w:rFonts w:ascii="Times New Roman" w:hAnsi="Times New Roman" w:cs="Times New Roman"/>
          <w:bCs/>
          <w:noProof/>
          <w:szCs w:val="20"/>
        </w:rPr>
        <w:drawing>
          <wp:inline distT="0" distB="0" distL="0" distR="0" wp14:anchorId="38BA5799" wp14:editId="5FBF6079">
            <wp:extent cx="2355298" cy="2483892"/>
            <wp:effectExtent l="0" t="0" r="6985" b="0"/>
            <wp:docPr id="1696121358" name="图片 1"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132378" name="图片 1" descr="图表&#10;&#10;AI 生成的内容可能不正确。"/>
                    <pic:cNvPicPr/>
                  </pic:nvPicPr>
                  <pic:blipFill>
                    <a:blip r:embed="rId19"/>
                    <a:stretch>
                      <a:fillRect/>
                    </a:stretch>
                  </pic:blipFill>
                  <pic:spPr>
                    <a:xfrm>
                      <a:off x="0" y="0"/>
                      <a:ext cx="2360090" cy="2488946"/>
                    </a:xfrm>
                    <a:prstGeom prst="rect">
                      <a:avLst/>
                    </a:prstGeom>
                  </pic:spPr>
                </pic:pic>
              </a:graphicData>
            </a:graphic>
          </wp:inline>
        </w:drawing>
      </w:r>
    </w:p>
    <w:p w14:paraId="0246EC99" w14:textId="1D7F3297" w:rsidR="00E40FDB" w:rsidRPr="00FD35A8" w:rsidRDefault="00E40FDB" w:rsidP="00E40FDB">
      <w:pPr>
        <w:rPr>
          <w:rFonts w:ascii="Times New Roman" w:hAnsi="Times New Roman" w:cs="Times New Roman"/>
          <w:bCs/>
          <w:szCs w:val="20"/>
        </w:rPr>
      </w:pPr>
      <w:r w:rsidRPr="00FD35A8">
        <w:rPr>
          <w:rFonts w:ascii="Times New Roman" w:hAnsi="Times New Roman" w:cs="Times New Roman"/>
          <w:bCs/>
          <w:szCs w:val="20"/>
        </w:rPr>
        <w:t xml:space="preserve">SSc: Systemic Sclerosis, PhGA: Physician Global Activity. </w:t>
      </w:r>
    </w:p>
    <w:p w14:paraId="75EF6A3E" w14:textId="4FE7B8A1" w:rsidR="00E40FDB" w:rsidRPr="00FD35A8" w:rsidRDefault="00E40FDB" w:rsidP="00E40FDB">
      <w:pPr>
        <w:rPr>
          <w:rFonts w:ascii="Times New Roman" w:hAnsi="Times New Roman" w:cs="Times New Roman"/>
          <w:bCs/>
          <w:szCs w:val="20"/>
        </w:rPr>
      </w:pPr>
      <w:r w:rsidRPr="00FD35A8">
        <w:rPr>
          <w:rFonts w:ascii="Times New Roman" w:hAnsi="Times New Roman" w:cs="Times New Roman"/>
          <w:bCs/>
          <w:szCs w:val="20"/>
        </w:rPr>
        <w:t>Patients with SSc (N = xxx).</w:t>
      </w:r>
    </w:p>
    <w:p w14:paraId="7CCBC35C" w14:textId="77777777" w:rsidR="00E40FDB" w:rsidRPr="00FD35A8" w:rsidRDefault="00E40FDB" w:rsidP="00E40FDB">
      <w:pPr>
        <w:rPr>
          <w:rFonts w:ascii="Times New Roman" w:hAnsi="Times New Roman" w:cs="Times New Roman"/>
          <w:bCs/>
          <w:i/>
          <w:iCs/>
          <w:szCs w:val="20"/>
        </w:rPr>
      </w:pPr>
      <w:r w:rsidRPr="00FD35A8">
        <w:rPr>
          <w:rFonts w:ascii="Times New Roman" w:hAnsi="Times New Roman" w:cs="Times New Roman"/>
          <w:bCs/>
          <w:i/>
          <w:iCs/>
          <w:szCs w:val="20"/>
        </w:rPr>
        <w:t>Programming note:</w:t>
      </w:r>
    </w:p>
    <w:p w14:paraId="3012947D" w14:textId="77777777" w:rsidR="00E40FDB" w:rsidRPr="00FD35A8" w:rsidRDefault="00E40FDB" w:rsidP="00E40FDB">
      <w:pPr>
        <w:rPr>
          <w:rFonts w:ascii="Times New Roman" w:hAnsi="Times New Roman" w:cs="Times New Roman"/>
          <w:bCs/>
          <w:i/>
          <w:iCs/>
          <w:szCs w:val="20"/>
        </w:rPr>
      </w:pPr>
      <w:r w:rsidRPr="00FD35A8">
        <w:rPr>
          <w:rFonts w:ascii="Times New Roman" w:hAnsi="Times New Roman" w:cs="Times New Roman"/>
          <w:bCs/>
          <w:i/>
          <w:iCs/>
          <w:szCs w:val="20"/>
        </w:rPr>
        <w:t>PhGA is collected on “Physician Global Activity Assessment (PhGA)” CRF page “Measure length” item</w:t>
      </w:r>
    </w:p>
    <w:p w14:paraId="53D740D2" w14:textId="77777777" w:rsidR="00E40FDB" w:rsidRPr="00FD35A8" w:rsidRDefault="00E40FDB" w:rsidP="00E40FDB">
      <w:pPr>
        <w:rPr>
          <w:rFonts w:ascii="Times New Roman" w:hAnsi="Times New Roman" w:cs="Times New Roman"/>
          <w:bCs/>
          <w:i/>
          <w:iCs/>
          <w:szCs w:val="20"/>
        </w:rPr>
      </w:pPr>
      <w:r w:rsidRPr="00FD35A8">
        <w:rPr>
          <w:rFonts w:ascii="Times New Roman" w:hAnsi="Times New Roman" w:cs="Times New Roman"/>
          <w:bCs/>
          <w:i/>
          <w:iCs/>
          <w:szCs w:val="20"/>
        </w:rPr>
        <w:t>Lines were plotted by Subject and overlaid in a single panel, with each line representing an individual subject’s longitudinal trajectory (Subject identifier, Treatment group).</w:t>
      </w:r>
    </w:p>
    <w:p w14:paraId="03DEA816" w14:textId="77777777" w:rsidR="00E40FDB" w:rsidRPr="00FD35A8" w:rsidRDefault="00E40FDB" w:rsidP="00E40FDB">
      <w:pPr>
        <w:widowControl/>
        <w:rPr>
          <w:rFonts w:ascii="Times New Roman" w:hAnsi="Times New Roman" w:cs="Times New Roman"/>
          <w:bCs/>
          <w:i/>
          <w:iCs/>
          <w:szCs w:val="20"/>
        </w:rPr>
      </w:pPr>
      <w:r w:rsidRPr="00FD35A8">
        <w:rPr>
          <w:rFonts w:ascii="Times New Roman" w:hAnsi="Times New Roman" w:cs="Times New Roman"/>
          <w:bCs/>
          <w:i/>
          <w:iCs/>
          <w:szCs w:val="20"/>
        </w:rPr>
        <w:t>Update x-axis label by 'Scheduled visit': Screening, Baseline, D28, D56, D84, … .</w:t>
      </w:r>
    </w:p>
    <w:p w14:paraId="0FE307C5" w14:textId="77777777" w:rsidR="00E40FDB" w:rsidRPr="00FD35A8" w:rsidRDefault="00E40FDB" w:rsidP="00E40FDB">
      <w:pPr>
        <w:widowControl/>
        <w:rPr>
          <w:ins w:id="2429" w:author="Yali Chen" w:date="2025-12-29T14:52:00Z" w16du:dateUtc="2025-12-29T06:52:00Z"/>
          <w:rFonts w:ascii="Times New Roman" w:hAnsi="Times New Roman" w:cs="Times New Roman"/>
          <w:bCs/>
          <w:i/>
          <w:iCs/>
          <w:szCs w:val="20"/>
        </w:rPr>
      </w:pPr>
      <w:r w:rsidRPr="00FD35A8">
        <w:rPr>
          <w:rFonts w:ascii="Times New Roman" w:hAnsi="Times New Roman" w:cs="Times New Roman"/>
          <w:bCs/>
          <w:i/>
          <w:iCs/>
          <w:szCs w:val="20"/>
        </w:rPr>
        <w:t>The y-axis label was set to “PhGA measured length (cm)”.</w:t>
      </w:r>
    </w:p>
    <w:p w14:paraId="7E4F881F" w14:textId="77777777" w:rsidR="00B26AFB" w:rsidRPr="00FD35A8" w:rsidRDefault="00B26AFB" w:rsidP="00E40FDB">
      <w:pPr>
        <w:widowControl/>
        <w:rPr>
          <w:ins w:id="2430" w:author="Yali Chen" w:date="2025-12-29T14:52:00Z" w16du:dateUtc="2025-12-29T06:52:00Z"/>
          <w:rFonts w:ascii="Times New Roman" w:hAnsi="Times New Roman" w:cs="Times New Roman"/>
          <w:bCs/>
          <w:i/>
          <w:iCs/>
          <w:szCs w:val="20"/>
        </w:rPr>
      </w:pPr>
    </w:p>
    <w:p w14:paraId="3CF540BB" w14:textId="06BB10E1" w:rsidR="00B26AFB" w:rsidRPr="00FD35A8" w:rsidRDefault="00B26AFB" w:rsidP="00B26AFB">
      <w:pPr>
        <w:widowControl/>
        <w:rPr>
          <w:ins w:id="2431" w:author="Yali Chen" w:date="2025-12-29T14:52:00Z" w16du:dateUtc="2025-12-29T06:52:00Z"/>
          <w:rFonts w:ascii="Times New Roman" w:hAnsi="Times New Roman" w:cs="Times New Roman"/>
          <w:bCs/>
          <w:i/>
          <w:iCs/>
          <w:szCs w:val="20"/>
        </w:rPr>
      </w:pPr>
      <w:ins w:id="2432" w:author="Yali Chen" w:date="2025-12-29T14:52:00Z" w16du:dateUtc="2025-12-29T06:52:00Z">
        <w:r w:rsidRPr="00FD35A8">
          <w:rPr>
            <w:rFonts w:ascii="Times New Roman" w:hAnsi="Times New Roman" w:cs="Times New Roman"/>
            <w:bCs/>
            <w:i/>
            <w:iCs/>
            <w:szCs w:val="20"/>
          </w:rPr>
          <w:t>All figures should start from screening period.</w:t>
        </w:r>
      </w:ins>
      <w:ins w:id="2433" w:author="Yali Chen" w:date="2026-01-27T11:19:00Z" w16du:dateUtc="2026-01-27T03:19:00Z">
        <w:r w:rsidR="00EF3BE9">
          <w:rPr>
            <w:rFonts w:ascii="Times New Roman" w:hAnsi="Times New Roman" w:cs="Times New Roman" w:hint="eastAsia"/>
            <w:bCs/>
            <w:i/>
            <w:iCs/>
            <w:szCs w:val="20"/>
          </w:rPr>
          <w:t xml:space="preserve"> </w:t>
        </w:r>
        <w:r w:rsidR="00EF3BE9" w:rsidRPr="00556E25">
          <w:rPr>
            <w:rFonts w:ascii="Times New Roman" w:hAnsi="Times New Roman" w:cs="Times New Roman"/>
            <w:bCs/>
            <w:i/>
            <w:iCs/>
            <w:color w:val="EE0000"/>
            <w:szCs w:val="20"/>
            <w:highlight w:val="yellow"/>
            <w:rPrChange w:id="2434" w:author="Yali Chen" w:date="2026-01-27T11:45:00Z" w16du:dateUtc="2026-01-27T03:45:00Z">
              <w:rPr>
                <w:rFonts w:ascii="Times New Roman" w:hAnsi="Times New Roman" w:cs="Times New Roman"/>
                <w:bCs/>
                <w:i/>
                <w:iCs/>
                <w:color w:val="EE0000"/>
                <w:szCs w:val="20"/>
              </w:rPr>
            </w:rPrChange>
          </w:rPr>
          <w:t>Use study day on the x-axis instead of visit name</w:t>
        </w:r>
      </w:ins>
    </w:p>
    <w:p w14:paraId="620E7F43" w14:textId="77777777" w:rsidR="00B26AFB" w:rsidRPr="00FD35A8" w:rsidRDefault="00B26AFB" w:rsidP="00E40FDB">
      <w:pPr>
        <w:widowControl/>
        <w:rPr>
          <w:rFonts w:ascii="Times New Roman" w:hAnsi="Times New Roman" w:cs="Times New Roman"/>
          <w:bCs/>
          <w:i/>
          <w:iCs/>
          <w:szCs w:val="20"/>
        </w:rPr>
      </w:pPr>
    </w:p>
    <w:p w14:paraId="13ADD7C0" w14:textId="77777777" w:rsidR="00E40FDB" w:rsidRPr="00FD35A8" w:rsidRDefault="00E40FDB" w:rsidP="00E40FDB">
      <w:pPr>
        <w:widowControl/>
        <w:rPr>
          <w:rFonts w:ascii="Times New Roman" w:hAnsi="Times New Roman" w:cs="Times New Roman"/>
          <w:bCs/>
          <w:szCs w:val="20"/>
        </w:rPr>
      </w:pPr>
      <w:r w:rsidRPr="00FD35A8">
        <w:rPr>
          <w:rFonts w:ascii="Times New Roman" w:hAnsi="Times New Roman" w:cs="Times New Roman"/>
          <w:bCs/>
          <w:szCs w:val="20"/>
        </w:rPr>
        <w:br w:type="page"/>
      </w:r>
    </w:p>
    <w:p w14:paraId="0F3AA9A9" w14:textId="688527BE" w:rsidR="00E40FDB" w:rsidRPr="00FD35A8" w:rsidRDefault="00E40FDB" w:rsidP="00E40FDB">
      <w:pPr>
        <w:pStyle w:val="TFLshelltitle1"/>
        <w:rPr>
          <w:bCs/>
          <w:szCs w:val="20"/>
        </w:rPr>
      </w:pPr>
      <w:bookmarkStart w:id="2435" w:name="_Toc217918931"/>
      <w:r w:rsidRPr="00FD35A8">
        <w:rPr>
          <w:bCs/>
          <w:szCs w:val="20"/>
          <w:lang w:eastAsia="zh-CN"/>
        </w:rPr>
        <w:t>Figure 14.2</w:t>
      </w:r>
      <w:r w:rsidRPr="00FD35A8">
        <w:rPr>
          <w:bCs/>
          <w:szCs w:val="20"/>
        </w:rPr>
        <w:t>.</w:t>
      </w:r>
      <w:r w:rsidRPr="00FD35A8">
        <w:rPr>
          <w:bCs/>
          <w:szCs w:val="20"/>
          <w:lang w:eastAsia="zh-CN"/>
        </w:rPr>
        <w:t>16</w:t>
      </w:r>
      <w:r w:rsidRPr="00FD35A8">
        <w:rPr>
          <w:bCs/>
          <w:szCs w:val="20"/>
        </w:rPr>
        <w:t xml:space="preserve"> </w:t>
      </w:r>
      <w:r w:rsidRPr="00FD35A8">
        <w:rPr>
          <w:bCs/>
          <w:szCs w:val="20"/>
          <w:lang w:eastAsia="zh-CN"/>
        </w:rPr>
        <w:t>Line Plot of PtGA Overtime</w:t>
      </w:r>
      <w:r w:rsidRPr="00FD35A8">
        <w:rPr>
          <w:bCs/>
          <w:szCs w:val="20"/>
        </w:rPr>
        <w:t xml:space="preserve"> (&lt;&lt;</w:t>
      </w:r>
      <w:r w:rsidRPr="00FD35A8">
        <w:rPr>
          <w:bCs/>
          <w:szCs w:val="20"/>
          <w:lang w:eastAsia="zh-CN"/>
        </w:rPr>
        <w:t>SSc</w:t>
      </w:r>
      <w:r w:rsidRPr="00FD35A8">
        <w:rPr>
          <w:bCs/>
          <w:szCs w:val="20"/>
        </w:rPr>
        <w:t xml:space="preserve"> Cohort&gt;&gt; Full Analysis Set)</w:t>
      </w:r>
      <w:bookmarkEnd w:id="2435"/>
    </w:p>
    <w:p w14:paraId="588B61C1" w14:textId="77777777" w:rsidR="00E40FDB" w:rsidRPr="00FD35A8" w:rsidRDefault="00E40FDB" w:rsidP="00E40FDB">
      <w:pPr>
        <w:rPr>
          <w:rFonts w:ascii="Times New Roman" w:hAnsi="Times New Roman" w:cs="Times New Roman"/>
          <w:bCs/>
          <w:szCs w:val="20"/>
        </w:rPr>
      </w:pPr>
      <w:r w:rsidRPr="00FD35A8">
        <w:rPr>
          <w:rFonts w:ascii="Times New Roman" w:hAnsi="Times New Roman" w:cs="Times New Roman"/>
          <w:bCs/>
          <w:noProof/>
          <w:szCs w:val="20"/>
        </w:rPr>
        <w:drawing>
          <wp:inline distT="0" distB="0" distL="0" distR="0" wp14:anchorId="4BE4E9BB" wp14:editId="27E79ABA">
            <wp:extent cx="2355298" cy="2483892"/>
            <wp:effectExtent l="0" t="0" r="6985" b="0"/>
            <wp:docPr id="1568072814" name="图片 1"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132378" name="图片 1" descr="图表&#10;&#10;AI 生成的内容可能不正确。"/>
                    <pic:cNvPicPr/>
                  </pic:nvPicPr>
                  <pic:blipFill>
                    <a:blip r:embed="rId19"/>
                    <a:stretch>
                      <a:fillRect/>
                    </a:stretch>
                  </pic:blipFill>
                  <pic:spPr>
                    <a:xfrm>
                      <a:off x="0" y="0"/>
                      <a:ext cx="2360090" cy="2488946"/>
                    </a:xfrm>
                    <a:prstGeom prst="rect">
                      <a:avLst/>
                    </a:prstGeom>
                  </pic:spPr>
                </pic:pic>
              </a:graphicData>
            </a:graphic>
          </wp:inline>
        </w:drawing>
      </w:r>
    </w:p>
    <w:p w14:paraId="76320D24" w14:textId="33F17DB6" w:rsidR="00E40FDB" w:rsidRPr="00FD35A8" w:rsidRDefault="00E40FDB" w:rsidP="00E40FDB">
      <w:pPr>
        <w:rPr>
          <w:rFonts w:ascii="Times New Roman" w:hAnsi="Times New Roman" w:cs="Times New Roman"/>
          <w:bCs/>
          <w:szCs w:val="20"/>
        </w:rPr>
      </w:pPr>
      <w:r w:rsidRPr="00FD35A8">
        <w:rPr>
          <w:rFonts w:ascii="Times New Roman" w:hAnsi="Times New Roman" w:cs="Times New Roman"/>
          <w:bCs/>
          <w:szCs w:val="20"/>
        </w:rPr>
        <w:t xml:space="preserve">SSc: Systemic Sclerosis, PtGA: Patient Global Activity. </w:t>
      </w:r>
    </w:p>
    <w:p w14:paraId="792F0AB9" w14:textId="64A7441F" w:rsidR="00E40FDB" w:rsidRPr="00FD35A8" w:rsidRDefault="00E40FDB" w:rsidP="00E40FDB">
      <w:pPr>
        <w:rPr>
          <w:rFonts w:ascii="Times New Roman" w:hAnsi="Times New Roman" w:cs="Times New Roman"/>
          <w:bCs/>
          <w:szCs w:val="20"/>
        </w:rPr>
      </w:pPr>
      <w:r w:rsidRPr="00FD35A8">
        <w:rPr>
          <w:rFonts w:ascii="Times New Roman" w:hAnsi="Times New Roman" w:cs="Times New Roman"/>
          <w:bCs/>
          <w:szCs w:val="20"/>
        </w:rPr>
        <w:t>Patients with SSc (N = xxx).</w:t>
      </w:r>
    </w:p>
    <w:p w14:paraId="1CBB43BC" w14:textId="77777777" w:rsidR="00E40FDB" w:rsidRPr="00FD35A8" w:rsidRDefault="00E40FDB" w:rsidP="00E40FDB">
      <w:pPr>
        <w:rPr>
          <w:rFonts w:ascii="Times New Roman" w:hAnsi="Times New Roman" w:cs="Times New Roman"/>
          <w:bCs/>
          <w:i/>
          <w:iCs/>
          <w:szCs w:val="20"/>
        </w:rPr>
      </w:pPr>
      <w:r w:rsidRPr="00FD35A8">
        <w:rPr>
          <w:rFonts w:ascii="Times New Roman" w:hAnsi="Times New Roman" w:cs="Times New Roman"/>
          <w:bCs/>
          <w:i/>
          <w:iCs/>
          <w:szCs w:val="20"/>
        </w:rPr>
        <w:t>Programming note:</w:t>
      </w:r>
    </w:p>
    <w:p w14:paraId="572245C2" w14:textId="77777777" w:rsidR="00E40FDB" w:rsidRPr="00FD35A8" w:rsidRDefault="00E40FDB" w:rsidP="00E40FDB">
      <w:pPr>
        <w:rPr>
          <w:rFonts w:ascii="Times New Roman" w:hAnsi="Times New Roman" w:cs="Times New Roman"/>
          <w:bCs/>
          <w:i/>
          <w:iCs/>
          <w:szCs w:val="20"/>
        </w:rPr>
      </w:pPr>
      <w:r w:rsidRPr="00FD35A8">
        <w:rPr>
          <w:rFonts w:ascii="Times New Roman" w:hAnsi="Times New Roman" w:cs="Times New Roman"/>
          <w:bCs/>
          <w:i/>
          <w:iCs/>
          <w:szCs w:val="20"/>
        </w:rPr>
        <w:t>PhGA is collected on “Patient Global Activity Assessment (PtGA)” CRF page “Measure length” item</w:t>
      </w:r>
    </w:p>
    <w:p w14:paraId="58DB01BC" w14:textId="77777777" w:rsidR="00E40FDB" w:rsidRPr="00FD35A8" w:rsidRDefault="00E40FDB" w:rsidP="00E40FDB">
      <w:pPr>
        <w:rPr>
          <w:rFonts w:ascii="Times New Roman" w:hAnsi="Times New Roman" w:cs="Times New Roman"/>
          <w:bCs/>
          <w:i/>
          <w:iCs/>
          <w:szCs w:val="20"/>
        </w:rPr>
      </w:pPr>
      <w:r w:rsidRPr="00FD35A8">
        <w:rPr>
          <w:rFonts w:ascii="Times New Roman" w:hAnsi="Times New Roman" w:cs="Times New Roman"/>
          <w:bCs/>
          <w:i/>
          <w:iCs/>
          <w:szCs w:val="20"/>
        </w:rPr>
        <w:t>Lines were plotted by Subject and overlaid in a single panel, with each line representing an individual subject’s longitudinal trajectory (Subject identifier, Treatment group).</w:t>
      </w:r>
    </w:p>
    <w:p w14:paraId="64DE7677" w14:textId="77777777" w:rsidR="00E40FDB" w:rsidRPr="00FD35A8" w:rsidRDefault="00E40FDB" w:rsidP="00E40FDB">
      <w:pPr>
        <w:widowControl/>
        <w:rPr>
          <w:rFonts w:ascii="Times New Roman" w:hAnsi="Times New Roman" w:cs="Times New Roman"/>
          <w:bCs/>
          <w:i/>
          <w:iCs/>
          <w:szCs w:val="20"/>
        </w:rPr>
      </w:pPr>
      <w:r w:rsidRPr="00FD35A8">
        <w:rPr>
          <w:rFonts w:ascii="Times New Roman" w:hAnsi="Times New Roman" w:cs="Times New Roman"/>
          <w:bCs/>
          <w:i/>
          <w:iCs/>
          <w:szCs w:val="20"/>
        </w:rPr>
        <w:t>Update x-axis label by 'Scheduled visit': Screening, Baseline, D28, D56, D84, … .</w:t>
      </w:r>
    </w:p>
    <w:p w14:paraId="4573A605" w14:textId="77777777" w:rsidR="00E40FDB" w:rsidRPr="00FD35A8" w:rsidRDefault="00E40FDB" w:rsidP="00E40FDB">
      <w:pPr>
        <w:widowControl/>
        <w:rPr>
          <w:ins w:id="2436" w:author="Yali Chen" w:date="2025-12-29T14:52:00Z" w16du:dateUtc="2025-12-29T06:52:00Z"/>
          <w:rFonts w:ascii="Times New Roman" w:hAnsi="Times New Roman" w:cs="Times New Roman"/>
          <w:bCs/>
          <w:i/>
          <w:iCs/>
          <w:szCs w:val="20"/>
        </w:rPr>
      </w:pPr>
      <w:r w:rsidRPr="00FD35A8">
        <w:rPr>
          <w:rFonts w:ascii="Times New Roman" w:hAnsi="Times New Roman" w:cs="Times New Roman"/>
          <w:bCs/>
          <w:i/>
          <w:iCs/>
          <w:szCs w:val="20"/>
        </w:rPr>
        <w:t>The y-axis label was set to “PtGA measured length (cm)”.</w:t>
      </w:r>
    </w:p>
    <w:p w14:paraId="3678A35A" w14:textId="77777777" w:rsidR="00B26AFB" w:rsidRPr="00FD35A8" w:rsidRDefault="00B26AFB" w:rsidP="00E40FDB">
      <w:pPr>
        <w:widowControl/>
        <w:rPr>
          <w:ins w:id="2437" w:author="Yali Chen" w:date="2025-12-29T14:52:00Z" w16du:dateUtc="2025-12-29T06:52:00Z"/>
          <w:rFonts w:ascii="Times New Roman" w:hAnsi="Times New Roman" w:cs="Times New Roman"/>
          <w:bCs/>
          <w:i/>
          <w:iCs/>
          <w:szCs w:val="20"/>
        </w:rPr>
      </w:pPr>
    </w:p>
    <w:p w14:paraId="36F1E93D" w14:textId="6C61DB77" w:rsidR="00B26AFB" w:rsidRPr="00FD35A8" w:rsidRDefault="00B26AFB" w:rsidP="00B26AFB">
      <w:pPr>
        <w:widowControl/>
        <w:rPr>
          <w:ins w:id="2438" w:author="Yali Chen" w:date="2025-12-29T14:52:00Z" w16du:dateUtc="2025-12-29T06:52:00Z"/>
          <w:rFonts w:ascii="Times New Roman" w:hAnsi="Times New Roman" w:cs="Times New Roman"/>
          <w:bCs/>
          <w:i/>
          <w:iCs/>
          <w:szCs w:val="20"/>
        </w:rPr>
      </w:pPr>
      <w:ins w:id="2439" w:author="Yali Chen" w:date="2025-12-29T14:52:00Z" w16du:dateUtc="2025-12-29T06:52:00Z">
        <w:r w:rsidRPr="00FD35A8">
          <w:rPr>
            <w:rFonts w:ascii="Times New Roman" w:hAnsi="Times New Roman" w:cs="Times New Roman"/>
            <w:bCs/>
            <w:i/>
            <w:iCs/>
            <w:szCs w:val="20"/>
          </w:rPr>
          <w:t>All figures should start from screening period.</w:t>
        </w:r>
      </w:ins>
      <w:ins w:id="2440" w:author="Yali Chen" w:date="2026-01-27T11:19:00Z" w16du:dateUtc="2026-01-27T03:19:00Z">
        <w:r w:rsidR="00EF3BE9">
          <w:rPr>
            <w:rFonts w:ascii="Times New Roman" w:hAnsi="Times New Roman" w:cs="Times New Roman" w:hint="eastAsia"/>
            <w:bCs/>
            <w:i/>
            <w:iCs/>
            <w:szCs w:val="20"/>
          </w:rPr>
          <w:t xml:space="preserve"> </w:t>
        </w:r>
        <w:r w:rsidR="00EF3BE9" w:rsidRPr="00556E25">
          <w:rPr>
            <w:rFonts w:ascii="Times New Roman" w:hAnsi="Times New Roman" w:cs="Times New Roman"/>
            <w:bCs/>
            <w:i/>
            <w:iCs/>
            <w:color w:val="EE0000"/>
            <w:szCs w:val="20"/>
            <w:highlight w:val="yellow"/>
            <w:rPrChange w:id="2441" w:author="Yali Chen" w:date="2026-01-27T11:45:00Z" w16du:dateUtc="2026-01-27T03:45:00Z">
              <w:rPr>
                <w:rFonts w:ascii="Times New Roman" w:hAnsi="Times New Roman" w:cs="Times New Roman"/>
                <w:bCs/>
                <w:i/>
                <w:iCs/>
                <w:color w:val="EE0000"/>
                <w:szCs w:val="20"/>
              </w:rPr>
            </w:rPrChange>
          </w:rPr>
          <w:t>Use study day on the x-axis instead of visit name</w:t>
        </w:r>
      </w:ins>
    </w:p>
    <w:p w14:paraId="5C61331D" w14:textId="77777777" w:rsidR="00B26AFB" w:rsidRPr="00FD35A8" w:rsidRDefault="00B26AFB" w:rsidP="00E40FDB">
      <w:pPr>
        <w:widowControl/>
        <w:rPr>
          <w:rFonts w:ascii="Times New Roman" w:hAnsi="Times New Roman" w:cs="Times New Roman"/>
          <w:bCs/>
          <w:i/>
          <w:iCs/>
          <w:szCs w:val="20"/>
        </w:rPr>
      </w:pPr>
    </w:p>
    <w:p w14:paraId="00B4F226" w14:textId="77777777" w:rsidR="00E40FDB" w:rsidRPr="00FD35A8" w:rsidRDefault="00E40FDB" w:rsidP="00E40FDB">
      <w:pPr>
        <w:widowControl/>
        <w:rPr>
          <w:rFonts w:ascii="Times New Roman" w:hAnsi="Times New Roman" w:cs="Times New Roman"/>
          <w:bCs/>
          <w:szCs w:val="20"/>
        </w:rPr>
      </w:pPr>
      <w:r w:rsidRPr="00FD35A8">
        <w:rPr>
          <w:rFonts w:ascii="Times New Roman" w:hAnsi="Times New Roman" w:cs="Times New Roman"/>
          <w:bCs/>
          <w:szCs w:val="20"/>
        </w:rPr>
        <w:br w:type="page"/>
      </w:r>
    </w:p>
    <w:p w14:paraId="4E69A93F" w14:textId="4AA159DE" w:rsidR="003D32BF" w:rsidRPr="00FD35A8" w:rsidRDefault="003D32BF" w:rsidP="003D32BF">
      <w:pPr>
        <w:pStyle w:val="TFLshelltitle1"/>
        <w:rPr>
          <w:bCs/>
          <w:szCs w:val="20"/>
        </w:rPr>
      </w:pPr>
      <w:bookmarkStart w:id="2442" w:name="_Toc217918932"/>
      <w:r w:rsidRPr="00FD35A8">
        <w:rPr>
          <w:bCs/>
          <w:szCs w:val="20"/>
          <w:lang w:eastAsia="zh-CN"/>
        </w:rPr>
        <w:t>Figure 14.2</w:t>
      </w:r>
      <w:r w:rsidRPr="00FD35A8">
        <w:rPr>
          <w:bCs/>
          <w:szCs w:val="20"/>
        </w:rPr>
        <w:t>.1</w:t>
      </w:r>
      <w:r w:rsidRPr="00FD35A8">
        <w:rPr>
          <w:bCs/>
          <w:szCs w:val="20"/>
          <w:lang w:eastAsia="zh-CN"/>
        </w:rPr>
        <w:t>7</w:t>
      </w:r>
      <w:r w:rsidRPr="00FD35A8">
        <w:rPr>
          <w:bCs/>
          <w:szCs w:val="20"/>
        </w:rPr>
        <w:t xml:space="preserve"> </w:t>
      </w:r>
      <w:r w:rsidRPr="00FD35A8">
        <w:rPr>
          <w:bCs/>
          <w:szCs w:val="20"/>
          <w:lang w:eastAsia="zh-CN"/>
        </w:rPr>
        <w:t>Line Plot of HAQ-DI Overtime</w:t>
      </w:r>
      <w:r w:rsidRPr="00FD35A8">
        <w:rPr>
          <w:bCs/>
          <w:szCs w:val="20"/>
        </w:rPr>
        <w:t xml:space="preserve"> (&lt;&lt;</w:t>
      </w:r>
      <w:r w:rsidRPr="00FD35A8">
        <w:rPr>
          <w:bCs/>
          <w:szCs w:val="20"/>
          <w:lang w:eastAsia="zh-CN"/>
        </w:rPr>
        <w:t>SSc</w:t>
      </w:r>
      <w:r w:rsidRPr="00FD35A8">
        <w:rPr>
          <w:bCs/>
          <w:szCs w:val="20"/>
        </w:rPr>
        <w:t xml:space="preserve"> Cohort&gt;&gt; Full Analysis Set)</w:t>
      </w:r>
      <w:bookmarkEnd w:id="2442"/>
    </w:p>
    <w:p w14:paraId="468EBAF7" w14:textId="77777777" w:rsidR="003D32BF" w:rsidRPr="00FD35A8" w:rsidRDefault="003D32BF" w:rsidP="003D32BF">
      <w:pPr>
        <w:rPr>
          <w:rFonts w:ascii="Times New Roman" w:hAnsi="Times New Roman" w:cs="Times New Roman"/>
          <w:bCs/>
          <w:szCs w:val="20"/>
        </w:rPr>
      </w:pPr>
      <w:r w:rsidRPr="00FD35A8">
        <w:rPr>
          <w:rFonts w:ascii="Times New Roman" w:hAnsi="Times New Roman" w:cs="Times New Roman"/>
          <w:bCs/>
          <w:noProof/>
          <w:szCs w:val="20"/>
        </w:rPr>
        <w:drawing>
          <wp:inline distT="0" distB="0" distL="0" distR="0" wp14:anchorId="5129CEC2" wp14:editId="4BEDD054">
            <wp:extent cx="2355298" cy="2483892"/>
            <wp:effectExtent l="0" t="0" r="6985" b="0"/>
            <wp:docPr id="936290815" name="图片 1"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132378" name="图片 1" descr="图表&#10;&#10;AI 生成的内容可能不正确。"/>
                    <pic:cNvPicPr/>
                  </pic:nvPicPr>
                  <pic:blipFill>
                    <a:blip r:embed="rId19"/>
                    <a:stretch>
                      <a:fillRect/>
                    </a:stretch>
                  </pic:blipFill>
                  <pic:spPr>
                    <a:xfrm>
                      <a:off x="0" y="0"/>
                      <a:ext cx="2360090" cy="2488946"/>
                    </a:xfrm>
                    <a:prstGeom prst="rect">
                      <a:avLst/>
                    </a:prstGeom>
                  </pic:spPr>
                </pic:pic>
              </a:graphicData>
            </a:graphic>
          </wp:inline>
        </w:drawing>
      </w:r>
    </w:p>
    <w:p w14:paraId="6CA770D7" w14:textId="3E2933EC" w:rsidR="003D32BF" w:rsidRPr="00FD35A8" w:rsidRDefault="003D32BF" w:rsidP="003D32BF">
      <w:pPr>
        <w:rPr>
          <w:rFonts w:ascii="Times New Roman" w:hAnsi="Times New Roman" w:cs="Times New Roman"/>
          <w:bCs/>
          <w:szCs w:val="20"/>
        </w:rPr>
      </w:pPr>
      <w:r w:rsidRPr="00FD35A8">
        <w:rPr>
          <w:rFonts w:ascii="Times New Roman" w:hAnsi="Times New Roman" w:cs="Times New Roman"/>
          <w:bCs/>
          <w:szCs w:val="20"/>
        </w:rPr>
        <w:t xml:space="preserve">SSc: Systemic Sclerosis, </w:t>
      </w:r>
      <w:r w:rsidR="00F07089" w:rsidRPr="00FD35A8">
        <w:rPr>
          <w:rFonts w:ascii="Times New Roman" w:hAnsi="Times New Roman" w:cs="Times New Roman"/>
          <w:bCs/>
          <w:szCs w:val="20"/>
        </w:rPr>
        <w:t>HAQ-DI</w:t>
      </w:r>
      <w:r w:rsidRPr="00FD35A8">
        <w:rPr>
          <w:rFonts w:ascii="Times New Roman" w:hAnsi="Times New Roman" w:cs="Times New Roman"/>
          <w:bCs/>
          <w:szCs w:val="20"/>
        </w:rPr>
        <w:t xml:space="preserve">: </w:t>
      </w:r>
      <w:r w:rsidR="00C909E1" w:rsidRPr="00FD35A8">
        <w:rPr>
          <w:rFonts w:ascii="Times New Roman" w:hAnsi="Times New Roman" w:cs="Times New Roman"/>
          <w:bCs/>
          <w:szCs w:val="20"/>
        </w:rPr>
        <w:t>Health Assessment Questionnaire-Disability Index</w:t>
      </w:r>
      <w:r w:rsidRPr="00FD35A8">
        <w:rPr>
          <w:rFonts w:ascii="Times New Roman" w:hAnsi="Times New Roman" w:cs="Times New Roman"/>
          <w:bCs/>
          <w:szCs w:val="20"/>
        </w:rPr>
        <w:t xml:space="preserve">. </w:t>
      </w:r>
    </w:p>
    <w:p w14:paraId="6EA0E383" w14:textId="77777777" w:rsidR="003D32BF" w:rsidRPr="00FD35A8" w:rsidRDefault="003D32BF" w:rsidP="003D32BF">
      <w:pPr>
        <w:rPr>
          <w:rFonts w:ascii="Times New Roman" w:hAnsi="Times New Roman" w:cs="Times New Roman"/>
          <w:bCs/>
          <w:szCs w:val="20"/>
        </w:rPr>
      </w:pPr>
      <w:r w:rsidRPr="00FD35A8">
        <w:rPr>
          <w:rFonts w:ascii="Times New Roman" w:hAnsi="Times New Roman" w:cs="Times New Roman"/>
          <w:bCs/>
          <w:szCs w:val="20"/>
        </w:rPr>
        <w:t>Patients with SSc (N = xxx).</w:t>
      </w:r>
    </w:p>
    <w:p w14:paraId="2D44F8B9" w14:textId="77777777" w:rsidR="003D32BF" w:rsidRPr="00FD35A8" w:rsidRDefault="003D32BF" w:rsidP="003D32BF">
      <w:pPr>
        <w:rPr>
          <w:rFonts w:ascii="Times New Roman" w:hAnsi="Times New Roman" w:cs="Times New Roman"/>
          <w:bCs/>
          <w:i/>
          <w:iCs/>
          <w:szCs w:val="20"/>
        </w:rPr>
      </w:pPr>
      <w:r w:rsidRPr="00FD35A8">
        <w:rPr>
          <w:rFonts w:ascii="Times New Roman" w:hAnsi="Times New Roman" w:cs="Times New Roman"/>
          <w:bCs/>
          <w:i/>
          <w:iCs/>
          <w:szCs w:val="20"/>
        </w:rPr>
        <w:t>Programming note:</w:t>
      </w:r>
    </w:p>
    <w:p w14:paraId="4A06ACD8" w14:textId="347CC89E" w:rsidR="003D32BF" w:rsidRPr="00FD35A8" w:rsidRDefault="00CE5B14" w:rsidP="003D32BF">
      <w:pPr>
        <w:rPr>
          <w:rFonts w:ascii="Times New Roman" w:hAnsi="Times New Roman" w:cs="Times New Roman"/>
          <w:bCs/>
          <w:i/>
          <w:iCs/>
          <w:szCs w:val="20"/>
        </w:rPr>
      </w:pPr>
      <w:commentRangeStart w:id="2443"/>
      <w:commentRangeStart w:id="2444"/>
      <w:r w:rsidRPr="00FD35A8">
        <w:rPr>
          <w:rFonts w:ascii="Times New Roman" w:hAnsi="Times New Roman" w:cs="Times New Roman"/>
          <w:bCs/>
          <w:i/>
          <w:iCs/>
          <w:szCs w:val="20"/>
        </w:rPr>
        <w:t>HAQ-DI</w:t>
      </w:r>
      <w:r w:rsidR="003D32BF" w:rsidRPr="00FD35A8">
        <w:rPr>
          <w:rFonts w:ascii="Times New Roman" w:hAnsi="Times New Roman" w:cs="Times New Roman"/>
          <w:bCs/>
          <w:i/>
          <w:iCs/>
          <w:szCs w:val="20"/>
        </w:rPr>
        <w:t xml:space="preserve"> is collected on “</w:t>
      </w:r>
      <w:r w:rsidR="00F07089" w:rsidRPr="00FD35A8">
        <w:rPr>
          <w:rFonts w:ascii="Times New Roman" w:hAnsi="Times New Roman" w:cs="Times New Roman"/>
          <w:bCs/>
          <w:i/>
          <w:iCs/>
          <w:szCs w:val="20"/>
        </w:rPr>
        <w:t>Health Assessment Questionnaire-Disability Index (HAQ-DI)</w:t>
      </w:r>
      <w:r w:rsidR="003D32BF" w:rsidRPr="00FD35A8">
        <w:rPr>
          <w:rFonts w:ascii="Times New Roman" w:hAnsi="Times New Roman" w:cs="Times New Roman"/>
          <w:bCs/>
          <w:i/>
          <w:iCs/>
          <w:szCs w:val="20"/>
        </w:rPr>
        <w:t>” CRF page “</w:t>
      </w:r>
      <w:r w:rsidRPr="00FD35A8">
        <w:rPr>
          <w:rFonts w:ascii="Times New Roman" w:hAnsi="Times New Roman" w:cs="Times New Roman"/>
          <w:bCs/>
          <w:i/>
          <w:iCs/>
          <w:szCs w:val="20"/>
        </w:rPr>
        <w:t>Total Score</w:t>
      </w:r>
      <w:r w:rsidR="003D32BF" w:rsidRPr="00FD35A8">
        <w:rPr>
          <w:rFonts w:ascii="Times New Roman" w:hAnsi="Times New Roman" w:cs="Times New Roman"/>
          <w:bCs/>
          <w:i/>
          <w:iCs/>
          <w:szCs w:val="20"/>
        </w:rPr>
        <w:t>” item</w:t>
      </w:r>
      <w:commentRangeEnd w:id="2443"/>
      <w:r w:rsidR="00CF1FE8" w:rsidRPr="00FD35A8">
        <w:rPr>
          <w:rStyle w:val="CommentReference"/>
          <w:rFonts w:ascii="Times New Roman" w:hAnsi="Times New Roman" w:cs="Times New Roman"/>
          <w:bCs/>
          <w:i/>
          <w:iCs/>
          <w:sz w:val="20"/>
          <w:szCs w:val="20"/>
        </w:rPr>
        <w:commentReference w:id="2443"/>
      </w:r>
      <w:commentRangeEnd w:id="2444"/>
      <w:r w:rsidR="006E1C37" w:rsidRPr="00FD35A8">
        <w:rPr>
          <w:rStyle w:val="CommentReference"/>
          <w:rFonts w:ascii="Times New Roman" w:hAnsi="Times New Roman" w:cs="Times New Roman"/>
          <w:bCs/>
          <w:i/>
          <w:iCs/>
          <w:sz w:val="20"/>
          <w:szCs w:val="20"/>
        </w:rPr>
        <w:commentReference w:id="2444"/>
      </w:r>
    </w:p>
    <w:p w14:paraId="7D21B9ED" w14:textId="77777777" w:rsidR="003D32BF" w:rsidRPr="00FD35A8" w:rsidRDefault="003D32BF" w:rsidP="003D32BF">
      <w:pPr>
        <w:rPr>
          <w:rFonts w:ascii="Times New Roman" w:hAnsi="Times New Roman" w:cs="Times New Roman"/>
          <w:bCs/>
          <w:i/>
          <w:iCs/>
          <w:szCs w:val="20"/>
        </w:rPr>
      </w:pPr>
      <w:r w:rsidRPr="00FD35A8">
        <w:rPr>
          <w:rFonts w:ascii="Times New Roman" w:hAnsi="Times New Roman" w:cs="Times New Roman"/>
          <w:bCs/>
          <w:i/>
          <w:iCs/>
          <w:szCs w:val="20"/>
        </w:rPr>
        <w:t>Lines were plotted by Subject and overlaid in a single panel, with each line representing an individual subject’s longitudinal trajectory (Subject identifier, Treatment group).</w:t>
      </w:r>
    </w:p>
    <w:p w14:paraId="11E6A2AD" w14:textId="77777777" w:rsidR="003D32BF" w:rsidRPr="00FD35A8" w:rsidRDefault="003D32BF" w:rsidP="003D32BF">
      <w:pPr>
        <w:widowControl/>
        <w:rPr>
          <w:rFonts w:ascii="Times New Roman" w:hAnsi="Times New Roman" w:cs="Times New Roman"/>
          <w:bCs/>
          <w:i/>
          <w:iCs/>
          <w:szCs w:val="20"/>
        </w:rPr>
      </w:pPr>
      <w:r w:rsidRPr="00FD35A8">
        <w:rPr>
          <w:rFonts w:ascii="Times New Roman" w:hAnsi="Times New Roman" w:cs="Times New Roman"/>
          <w:bCs/>
          <w:i/>
          <w:iCs/>
          <w:szCs w:val="20"/>
        </w:rPr>
        <w:t>Update x-axis label by 'Scheduled visit': Screening, Baseline, D28, D56, D84, … .</w:t>
      </w:r>
    </w:p>
    <w:p w14:paraId="57FB77C6" w14:textId="22AB0898" w:rsidR="003D32BF" w:rsidRPr="00FD35A8" w:rsidRDefault="003D32BF" w:rsidP="003D32BF">
      <w:pPr>
        <w:widowControl/>
        <w:rPr>
          <w:ins w:id="2445" w:author="Yali Chen" w:date="2025-12-29T14:52:00Z" w16du:dateUtc="2025-12-29T06:52:00Z"/>
          <w:rFonts w:ascii="Times New Roman" w:hAnsi="Times New Roman" w:cs="Times New Roman"/>
          <w:bCs/>
          <w:i/>
          <w:iCs/>
          <w:szCs w:val="20"/>
        </w:rPr>
      </w:pPr>
      <w:r w:rsidRPr="00FD35A8">
        <w:rPr>
          <w:rFonts w:ascii="Times New Roman" w:hAnsi="Times New Roman" w:cs="Times New Roman"/>
          <w:bCs/>
          <w:i/>
          <w:iCs/>
          <w:szCs w:val="20"/>
        </w:rPr>
        <w:t>The y-axis label was set to “</w:t>
      </w:r>
      <w:r w:rsidR="00CE5B14" w:rsidRPr="00FD35A8">
        <w:rPr>
          <w:rFonts w:ascii="Times New Roman" w:hAnsi="Times New Roman" w:cs="Times New Roman"/>
          <w:bCs/>
          <w:i/>
          <w:iCs/>
          <w:szCs w:val="20"/>
        </w:rPr>
        <w:t>HAQ-DI score</w:t>
      </w:r>
      <w:r w:rsidRPr="00FD35A8">
        <w:rPr>
          <w:rFonts w:ascii="Times New Roman" w:hAnsi="Times New Roman" w:cs="Times New Roman"/>
          <w:bCs/>
          <w:i/>
          <w:iCs/>
          <w:szCs w:val="20"/>
        </w:rPr>
        <w:t xml:space="preserve"> (</w:t>
      </w:r>
      <w:r w:rsidR="00CE5B14" w:rsidRPr="00FD35A8">
        <w:rPr>
          <w:rFonts w:ascii="Times New Roman" w:hAnsi="Times New Roman" w:cs="Times New Roman"/>
          <w:bCs/>
          <w:i/>
          <w:iCs/>
          <w:szCs w:val="20"/>
        </w:rPr>
        <w:t>points</w:t>
      </w:r>
      <w:r w:rsidRPr="00FD35A8">
        <w:rPr>
          <w:rFonts w:ascii="Times New Roman" w:hAnsi="Times New Roman" w:cs="Times New Roman"/>
          <w:bCs/>
          <w:i/>
          <w:iCs/>
          <w:szCs w:val="20"/>
        </w:rPr>
        <w:t>)”.</w:t>
      </w:r>
    </w:p>
    <w:p w14:paraId="7ADA66D1" w14:textId="77777777" w:rsidR="00B26AFB" w:rsidRPr="00FD35A8" w:rsidRDefault="00B26AFB" w:rsidP="003D32BF">
      <w:pPr>
        <w:widowControl/>
        <w:rPr>
          <w:ins w:id="2446" w:author="Yali Chen" w:date="2025-12-29T14:52:00Z" w16du:dateUtc="2025-12-29T06:52:00Z"/>
          <w:rFonts w:ascii="Times New Roman" w:hAnsi="Times New Roman" w:cs="Times New Roman"/>
          <w:bCs/>
          <w:i/>
          <w:iCs/>
          <w:szCs w:val="20"/>
        </w:rPr>
      </w:pPr>
    </w:p>
    <w:p w14:paraId="1DAE6333" w14:textId="1BDDD770" w:rsidR="00B26AFB" w:rsidRPr="00FD35A8" w:rsidRDefault="00B26AFB" w:rsidP="00B26AFB">
      <w:pPr>
        <w:widowControl/>
        <w:rPr>
          <w:ins w:id="2447" w:author="Yali Chen" w:date="2025-12-29T14:52:00Z" w16du:dateUtc="2025-12-29T06:52:00Z"/>
          <w:rFonts w:ascii="Times New Roman" w:hAnsi="Times New Roman" w:cs="Times New Roman"/>
          <w:bCs/>
          <w:i/>
          <w:iCs/>
          <w:szCs w:val="20"/>
        </w:rPr>
      </w:pPr>
      <w:ins w:id="2448" w:author="Yali Chen" w:date="2025-12-29T14:52:00Z" w16du:dateUtc="2025-12-29T06:52:00Z">
        <w:r w:rsidRPr="00FD35A8">
          <w:rPr>
            <w:rFonts w:ascii="Times New Roman" w:hAnsi="Times New Roman" w:cs="Times New Roman"/>
            <w:bCs/>
            <w:i/>
            <w:iCs/>
            <w:szCs w:val="20"/>
          </w:rPr>
          <w:t>All figures should start from screening period.</w:t>
        </w:r>
      </w:ins>
      <w:ins w:id="2449" w:author="Yali Chen" w:date="2026-01-27T11:19:00Z" w16du:dateUtc="2026-01-27T03:19:00Z">
        <w:r w:rsidR="00EF3BE9">
          <w:rPr>
            <w:rFonts w:ascii="Times New Roman" w:hAnsi="Times New Roman" w:cs="Times New Roman" w:hint="eastAsia"/>
            <w:bCs/>
            <w:i/>
            <w:iCs/>
            <w:szCs w:val="20"/>
          </w:rPr>
          <w:t xml:space="preserve"> </w:t>
        </w:r>
        <w:r w:rsidR="00EF3BE9" w:rsidRPr="00556E25">
          <w:rPr>
            <w:rFonts w:ascii="Times New Roman" w:hAnsi="Times New Roman" w:cs="Times New Roman"/>
            <w:bCs/>
            <w:i/>
            <w:iCs/>
            <w:color w:val="EE0000"/>
            <w:szCs w:val="20"/>
            <w:highlight w:val="yellow"/>
            <w:rPrChange w:id="2450" w:author="Yali Chen" w:date="2026-01-27T11:45:00Z" w16du:dateUtc="2026-01-27T03:45:00Z">
              <w:rPr>
                <w:rFonts w:ascii="Times New Roman" w:hAnsi="Times New Roman" w:cs="Times New Roman"/>
                <w:bCs/>
                <w:i/>
                <w:iCs/>
                <w:color w:val="EE0000"/>
                <w:szCs w:val="20"/>
              </w:rPr>
            </w:rPrChange>
          </w:rPr>
          <w:t>Use study day on the x-axis instead of visit name</w:t>
        </w:r>
      </w:ins>
    </w:p>
    <w:p w14:paraId="6E168542" w14:textId="77777777" w:rsidR="00B26AFB" w:rsidRPr="00FD35A8" w:rsidRDefault="00B26AFB" w:rsidP="003D32BF">
      <w:pPr>
        <w:widowControl/>
        <w:rPr>
          <w:rFonts w:ascii="Times New Roman" w:hAnsi="Times New Roman" w:cs="Times New Roman"/>
          <w:bCs/>
          <w:i/>
          <w:iCs/>
          <w:szCs w:val="20"/>
        </w:rPr>
      </w:pPr>
    </w:p>
    <w:p w14:paraId="652ED838" w14:textId="77777777" w:rsidR="003D32BF" w:rsidRPr="00FD35A8" w:rsidRDefault="003D32BF" w:rsidP="003D32BF">
      <w:pPr>
        <w:widowControl/>
        <w:rPr>
          <w:rFonts w:ascii="Times New Roman" w:hAnsi="Times New Roman" w:cs="Times New Roman"/>
          <w:bCs/>
          <w:szCs w:val="20"/>
        </w:rPr>
      </w:pPr>
      <w:r w:rsidRPr="00FD35A8">
        <w:rPr>
          <w:rFonts w:ascii="Times New Roman" w:hAnsi="Times New Roman" w:cs="Times New Roman"/>
          <w:bCs/>
          <w:szCs w:val="20"/>
        </w:rPr>
        <w:br w:type="page"/>
      </w:r>
    </w:p>
    <w:p w14:paraId="0A6F493F" w14:textId="1F1659B5" w:rsidR="00391088" w:rsidRPr="00FD35A8" w:rsidRDefault="00391088" w:rsidP="00391088">
      <w:pPr>
        <w:pStyle w:val="TFLshelltitle1"/>
        <w:rPr>
          <w:rStyle w:val="Heading3Char1"/>
          <w:rFonts w:eastAsiaTheme="majorEastAsia"/>
          <w:b/>
          <w:kern w:val="0"/>
          <w:sz w:val="20"/>
          <w:szCs w:val="20"/>
          <w:lang w:eastAsia="zh-CN"/>
        </w:rPr>
      </w:pPr>
      <w:bookmarkStart w:id="2451" w:name="_Toc217918933"/>
      <w:commentRangeStart w:id="2452"/>
      <w:commentRangeStart w:id="2453"/>
      <w:commentRangeStart w:id="2454"/>
      <w:commentRangeStart w:id="2455"/>
      <w:r w:rsidRPr="00FD35A8">
        <w:rPr>
          <w:rStyle w:val="Heading3Char1"/>
          <w:rFonts w:eastAsia="宋体"/>
          <w:b/>
          <w:bCs/>
          <w:color w:val="000000"/>
          <w:sz w:val="20"/>
          <w:szCs w:val="20"/>
          <w:lang w:eastAsia="zh-CN"/>
        </w:rPr>
        <w:t xml:space="preserve">Listing 14.2.1 </w:t>
      </w:r>
      <w:r w:rsidR="006E5F1B" w:rsidRPr="00FD35A8">
        <w:rPr>
          <w:szCs w:val="20"/>
          <w:lang w:eastAsia="zh-CN"/>
        </w:rPr>
        <w:t>Individual Efficacy Response Data</w:t>
      </w:r>
      <w:r w:rsidRPr="00FD35A8">
        <w:rPr>
          <w:szCs w:val="20"/>
          <w:lang w:eastAsia="zh-CN"/>
        </w:rPr>
        <w:t xml:space="preserve"> (&lt;&lt;IIM Cohort&gt;&gt; Full Analysis Set)</w:t>
      </w:r>
      <w:bookmarkEnd w:id="2451"/>
      <w:commentRangeEnd w:id="2452"/>
      <w:r w:rsidR="00922610" w:rsidRPr="00FD35A8">
        <w:rPr>
          <w:rStyle w:val="CommentReference"/>
          <w:sz w:val="20"/>
          <w:szCs w:val="20"/>
          <w:lang w:eastAsia="zh-CN"/>
        </w:rPr>
        <w:commentReference w:id="2452"/>
      </w:r>
      <w:commentRangeEnd w:id="2453"/>
      <w:r w:rsidR="0063046B" w:rsidRPr="00FD35A8">
        <w:rPr>
          <w:rStyle w:val="CommentReference"/>
          <w:sz w:val="20"/>
          <w:szCs w:val="20"/>
          <w:lang w:eastAsia="zh-CN"/>
        </w:rPr>
        <w:commentReference w:id="2453"/>
      </w:r>
      <w:commentRangeEnd w:id="2454"/>
      <w:r w:rsidR="0060755E" w:rsidRPr="00FD35A8">
        <w:rPr>
          <w:rStyle w:val="CommentReference"/>
          <w:sz w:val="20"/>
          <w:szCs w:val="20"/>
          <w:lang w:eastAsia="zh-CN"/>
        </w:rPr>
        <w:commentReference w:id="2454"/>
      </w:r>
      <w:commentRangeEnd w:id="2455"/>
      <w:r w:rsidR="000A0E08" w:rsidRPr="00FD35A8">
        <w:rPr>
          <w:rStyle w:val="CommentReference"/>
          <w:sz w:val="20"/>
          <w:szCs w:val="20"/>
          <w:lang w:eastAsia="zh-CN"/>
        </w:rPr>
        <w:commentReference w:id="2455"/>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60"/>
        <w:gridCol w:w="1585"/>
        <w:gridCol w:w="1412"/>
        <w:gridCol w:w="875"/>
        <w:gridCol w:w="875"/>
        <w:gridCol w:w="2663"/>
      </w:tblGrid>
      <w:tr w:rsidR="00C81D2A" w:rsidRPr="00FD35A8" w14:paraId="0DE5C118" w14:textId="77777777" w:rsidTr="00BF76DD">
        <w:trPr>
          <w:trHeight w:val="319"/>
        </w:trPr>
        <w:tc>
          <w:tcPr>
            <w:tcW w:w="0" w:type="auto"/>
            <w:gridSpan w:val="6"/>
            <w:tcBorders>
              <w:bottom w:val="single" w:sz="4" w:space="0" w:color="auto"/>
            </w:tcBorders>
            <w:noWrap/>
            <w:hideMark/>
          </w:tcPr>
          <w:p w14:paraId="7B5BDACC" w14:textId="4C6AF21F" w:rsidR="00C81D2A" w:rsidRPr="00FD35A8" w:rsidRDefault="00C81D2A">
            <w:pPr>
              <w:rPr>
                <w:rFonts w:ascii="Times New Roman" w:hAnsi="Times New Roman"/>
                <w:lang w:eastAsia="zh-CN"/>
              </w:rPr>
            </w:pPr>
            <w:r w:rsidRPr="00FD35A8">
              <w:rPr>
                <w:rFonts w:ascii="Times New Roman" w:hAnsi="Times New Roman"/>
              </w:rPr>
              <w:t>&lt;&lt;Page by Subject identifier&gt;&gt;</w:t>
            </w:r>
          </w:p>
        </w:tc>
      </w:tr>
      <w:tr w:rsidR="0003244D" w:rsidRPr="00FD35A8" w14:paraId="41BECC25" w14:textId="77777777" w:rsidTr="00BF76DD">
        <w:trPr>
          <w:trHeight w:val="319"/>
        </w:trPr>
        <w:tc>
          <w:tcPr>
            <w:tcW w:w="0" w:type="auto"/>
            <w:tcBorders>
              <w:top w:val="single" w:sz="4" w:space="0" w:color="auto"/>
              <w:bottom w:val="single" w:sz="4" w:space="0" w:color="auto"/>
            </w:tcBorders>
            <w:hideMark/>
          </w:tcPr>
          <w:p w14:paraId="422D684C" w14:textId="77777777" w:rsidR="00C81D2A" w:rsidRPr="00FD35A8" w:rsidRDefault="00C81D2A">
            <w:pPr>
              <w:rPr>
                <w:rFonts w:ascii="Times New Roman" w:hAnsi="Times New Roman"/>
              </w:rPr>
            </w:pPr>
            <w:r w:rsidRPr="00FD35A8">
              <w:rPr>
                <w:rFonts w:ascii="Times New Roman" w:hAnsi="Times New Roman"/>
              </w:rPr>
              <w:t>Variable</w:t>
            </w:r>
          </w:p>
        </w:tc>
        <w:tc>
          <w:tcPr>
            <w:tcW w:w="0" w:type="auto"/>
            <w:tcBorders>
              <w:top w:val="single" w:sz="4" w:space="0" w:color="auto"/>
              <w:bottom w:val="single" w:sz="4" w:space="0" w:color="auto"/>
            </w:tcBorders>
            <w:hideMark/>
          </w:tcPr>
          <w:p w14:paraId="6306F663" w14:textId="77777777" w:rsidR="00C81D2A" w:rsidRPr="00FD35A8" w:rsidRDefault="00C81D2A" w:rsidP="00C81D2A">
            <w:pPr>
              <w:rPr>
                <w:rFonts w:ascii="Times New Roman" w:hAnsi="Times New Roman"/>
              </w:rPr>
            </w:pPr>
            <w:r w:rsidRPr="00FD35A8">
              <w:rPr>
                <w:rFonts w:ascii="Times New Roman" w:hAnsi="Times New Roman"/>
              </w:rPr>
              <w:t>Screening</w:t>
            </w:r>
          </w:p>
        </w:tc>
        <w:tc>
          <w:tcPr>
            <w:tcW w:w="0" w:type="auto"/>
            <w:tcBorders>
              <w:top w:val="single" w:sz="4" w:space="0" w:color="auto"/>
              <w:bottom w:val="single" w:sz="4" w:space="0" w:color="auto"/>
            </w:tcBorders>
            <w:hideMark/>
          </w:tcPr>
          <w:p w14:paraId="1D271872" w14:textId="77777777" w:rsidR="00C81D2A" w:rsidRPr="00FD35A8" w:rsidRDefault="00C81D2A" w:rsidP="00C81D2A">
            <w:pPr>
              <w:rPr>
                <w:rFonts w:ascii="Times New Roman" w:hAnsi="Times New Roman"/>
              </w:rPr>
            </w:pPr>
            <w:r w:rsidRPr="00FD35A8">
              <w:rPr>
                <w:rFonts w:ascii="Times New Roman" w:hAnsi="Times New Roman"/>
              </w:rPr>
              <w:t>Baseline</w:t>
            </w:r>
          </w:p>
        </w:tc>
        <w:tc>
          <w:tcPr>
            <w:tcW w:w="0" w:type="auto"/>
            <w:tcBorders>
              <w:top w:val="single" w:sz="4" w:space="0" w:color="auto"/>
              <w:bottom w:val="single" w:sz="4" w:space="0" w:color="auto"/>
            </w:tcBorders>
            <w:hideMark/>
          </w:tcPr>
          <w:p w14:paraId="7FE19724" w14:textId="5DF0F173" w:rsidR="00C81D2A" w:rsidRPr="00FD35A8" w:rsidRDefault="00AC097D" w:rsidP="00C81D2A">
            <w:pPr>
              <w:rPr>
                <w:rFonts w:ascii="Times New Roman" w:hAnsi="Times New Roman"/>
                <w:lang w:eastAsia="zh-CN"/>
              </w:rPr>
            </w:pPr>
            <w:r w:rsidRPr="00FD35A8">
              <w:rPr>
                <w:rFonts w:ascii="Times New Roman" w:hAnsi="Times New Roman"/>
                <w:lang w:eastAsia="zh-CN"/>
              </w:rPr>
              <w:t>D</w:t>
            </w:r>
            <w:r w:rsidR="00533B9C" w:rsidRPr="00FD35A8">
              <w:rPr>
                <w:rFonts w:ascii="Times New Roman" w:hAnsi="Times New Roman"/>
                <w:lang w:eastAsia="zh-CN"/>
              </w:rPr>
              <w:t>28</w:t>
            </w:r>
          </w:p>
        </w:tc>
        <w:tc>
          <w:tcPr>
            <w:tcW w:w="0" w:type="auto"/>
            <w:tcBorders>
              <w:top w:val="single" w:sz="4" w:space="0" w:color="auto"/>
              <w:bottom w:val="single" w:sz="4" w:space="0" w:color="auto"/>
            </w:tcBorders>
            <w:hideMark/>
          </w:tcPr>
          <w:p w14:paraId="0C703618" w14:textId="630900AF" w:rsidR="00C81D2A" w:rsidRPr="00FD35A8" w:rsidRDefault="00533B9C" w:rsidP="00C81D2A">
            <w:pPr>
              <w:rPr>
                <w:rFonts w:ascii="Times New Roman" w:hAnsi="Times New Roman"/>
                <w:lang w:eastAsia="zh-CN"/>
              </w:rPr>
            </w:pPr>
            <w:r w:rsidRPr="00FD35A8">
              <w:rPr>
                <w:rFonts w:ascii="Times New Roman" w:hAnsi="Times New Roman"/>
                <w:lang w:eastAsia="zh-CN"/>
              </w:rPr>
              <w:t>D56</w:t>
            </w:r>
          </w:p>
        </w:tc>
        <w:tc>
          <w:tcPr>
            <w:tcW w:w="0" w:type="auto"/>
            <w:tcBorders>
              <w:top w:val="single" w:sz="4" w:space="0" w:color="auto"/>
              <w:bottom w:val="single" w:sz="4" w:space="0" w:color="auto"/>
            </w:tcBorders>
            <w:hideMark/>
          </w:tcPr>
          <w:p w14:paraId="47D7ED7E" w14:textId="77777777" w:rsidR="00C81D2A" w:rsidRPr="00FD35A8" w:rsidRDefault="00C81D2A" w:rsidP="00C81D2A">
            <w:pPr>
              <w:rPr>
                <w:rFonts w:ascii="Times New Roman" w:hAnsi="Times New Roman"/>
              </w:rPr>
            </w:pPr>
            <w:r w:rsidRPr="00FD35A8">
              <w:rPr>
                <w:rFonts w:ascii="Times New Roman" w:hAnsi="Times New Roman"/>
              </w:rPr>
              <w:t>&lt;&lt;Analysis vist&gt;&gt;</w:t>
            </w:r>
          </w:p>
        </w:tc>
      </w:tr>
      <w:tr w:rsidR="0003244D" w:rsidRPr="00FD35A8" w14:paraId="73C8BCF9" w14:textId="77777777" w:rsidTr="002712DA">
        <w:trPr>
          <w:trHeight w:val="275"/>
        </w:trPr>
        <w:tc>
          <w:tcPr>
            <w:tcW w:w="0" w:type="auto"/>
            <w:tcBorders>
              <w:top w:val="single" w:sz="4" w:space="0" w:color="auto"/>
            </w:tcBorders>
            <w:hideMark/>
          </w:tcPr>
          <w:p w14:paraId="4FAA8B52" w14:textId="0E0E8A73" w:rsidR="00C81D2A" w:rsidRPr="00FD35A8" w:rsidRDefault="00E20428" w:rsidP="00C81D2A">
            <w:pPr>
              <w:rPr>
                <w:rFonts w:ascii="Times New Roman" w:hAnsi="Times New Roman"/>
              </w:rPr>
            </w:pPr>
            <w:r w:rsidRPr="00FD35A8">
              <w:rPr>
                <w:rFonts w:ascii="Times New Roman" w:hAnsi="Times New Roman"/>
              </w:rPr>
              <w:t>P</w:t>
            </w:r>
            <w:r w:rsidR="001A505F" w:rsidRPr="00FD35A8">
              <w:rPr>
                <w:rFonts w:ascii="Times New Roman" w:hAnsi="Times New Roman"/>
                <w:lang w:eastAsia="zh-CN"/>
              </w:rPr>
              <w:t>h</w:t>
            </w:r>
            <w:r w:rsidRPr="00FD35A8">
              <w:rPr>
                <w:rFonts w:ascii="Times New Roman" w:hAnsi="Times New Roman"/>
              </w:rPr>
              <w:t xml:space="preserve">GA </w:t>
            </w:r>
            <w:r w:rsidRPr="00FD35A8">
              <w:rPr>
                <w:rFonts w:ascii="Times New Roman" w:hAnsi="Times New Roman"/>
                <w:lang w:eastAsia="zh-CN"/>
              </w:rPr>
              <w:t>(</w:t>
            </w:r>
            <w:r w:rsidRPr="00FD35A8">
              <w:rPr>
                <w:rFonts w:ascii="Times New Roman" w:hAnsi="Times New Roman"/>
              </w:rPr>
              <w:t>measured length</w:t>
            </w:r>
            <w:r w:rsidRPr="00FD35A8">
              <w:rPr>
                <w:rFonts w:ascii="Times New Roman" w:hAnsi="Times New Roman"/>
                <w:lang w:eastAsia="zh-CN"/>
              </w:rPr>
              <w:t xml:space="preserve">, </w:t>
            </w:r>
            <w:r w:rsidRPr="00FD35A8">
              <w:rPr>
                <w:rFonts w:ascii="Times New Roman" w:hAnsi="Times New Roman"/>
              </w:rPr>
              <w:t>cm)</w:t>
            </w:r>
          </w:p>
        </w:tc>
        <w:tc>
          <w:tcPr>
            <w:tcW w:w="0" w:type="auto"/>
            <w:tcBorders>
              <w:top w:val="single" w:sz="4" w:space="0" w:color="auto"/>
            </w:tcBorders>
            <w:hideMark/>
          </w:tcPr>
          <w:p w14:paraId="5CAFA77F" w14:textId="45F00D2A" w:rsidR="00C81D2A" w:rsidRPr="00FD35A8" w:rsidRDefault="00C81D2A" w:rsidP="00C81D2A">
            <w:pPr>
              <w:rPr>
                <w:rFonts w:ascii="Times New Roman" w:hAnsi="Times New Roman"/>
              </w:rPr>
            </w:pPr>
            <w:r w:rsidRPr="00FD35A8">
              <w:rPr>
                <w:rFonts w:ascii="Times New Roman" w:hAnsi="Times New Roman"/>
              </w:rPr>
              <w:t>xx</w:t>
            </w:r>
          </w:p>
        </w:tc>
        <w:tc>
          <w:tcPr>
            <w:tcW w:w="0" w:type="auto"/>
            <w:tcBorders>
              <w:top w:val="single" w:sz="4" w:space="0" w:color="auto"/>
            </w:tcBorders>
            <w:hideMark/>
          </w:tcPr>
          <w:p w14:paraId="59B9A3C1" w14:textId="2535DB7A" w:rsidR="00C81D2A" w:rsidRPr="00FD35A8" w:rsidRDefault="00C81D2A" w:rsidP="00C81D2A">
            <w:pPr>
              <w:rPr>
                <w:rFonts w:ascii="Times New Roman" w:hAnsi="Times New Roman"/>
              </w:rPr>
            </w:pPr>
            <w:r w:rsidRPr="00FD35A8">
              <w:rPr>
                <w:rFonts w:ascii="Times New Roman" w:hAnsi="Times New Roman"/>
              </w:rPr>
              <w:t>xx</w:t>
            </w:r>
          </w:p>
        </w:tc>
        <w:tc>
          <w:tcPr>
            <w:tcW w:w="0" w:type="auto"/>
            <w:tcBorders>
              <w:top w:val="single" w:sz="4" w:space="0" w:color="auto"/>
            </w:tcBorders>
            <w:hideMark/>
          </w:tcPr>
          <w:p w14:paraId="41CBFD2D" w14:textId="1E319B48" w:rsidR="00C81D2A" w:rsidRPr="00FD35A8" w:rsidRDefault="00C81D2A" w:rsidP="00C81D2A">
            <w:pPr>
              <w:rPr>
                <w:rFonts w:ascii="Times New Roman" w:hAnsi="Times New Roman"/>
              </w:rPr>
            </w:pPr>
            <w:r w:rsidRPr="00FD35A8">
              <w:rPr>
                <w:rFonts w:ascii="Times New Roman" w:hAnsi="Times New Roman"/>
              </w:rPr>
              <w:t>xx</w:t>
            </w:r>
          </w:p>
        </w:tc>
        <w:tc>
          <w:tcPr>
            <w:tcW w:w="0" w:type="auto"/>
            <w:tcBorders>
              <w:top w:val="single" w:sz="4" w:space="0" w:color="auto"/>
            </w:tcBorders>
            <w:hideMark/>
          </w:tcPr>
          <w:p w14:paraId="49BC8DED" w14:textId="701EE954" w:rsidR="00C81D2A" w:rsidRPr="00FD35A8" w:rsidRDefault="00C81D2A" w:rsidP="00C81D2A">
            <w:pPr>
              <w:rPr>
                <w:rFonts w:ascii="Times New Roman" w:hAnsi="Times New Roman"/>
              </w:rPr>
            </w:pPr>
            <w:r w:rsidRPr="00FD35A8">
              <w:rPr>
                <w:rFonts w:ascii="Times New Roman" w:hAnsi="Times New Roman"/>
              </w:rPr>
              <w:t>xx</w:t>
            </w:r>
          </w:p>
        </w:tc>
        <w:tc>
          <w:tcPr>
            <w:tcW w:w="0" w:type="auto"/>
            <w:tcBorders>
              <w:top w:val="single" w:sz="4" w:space="0" w:color="auto"/>
            </w:tcBorders>
            <w:hideMark/>
          </w:tcPr>
          <w:p w14:paraId="619D8A1F" w14:textId="6CEA22FD" w:rsidR="00C81D2A" w:rsidRPr="00FD35A8" w:rsidRDefault="00C81D2A" w:rsidP="00C81D2A">
            <w:pPr>
              <w:rPr>
                <w:rFonts w:ascii="Times New Roman" w:hAnsi="Times New Roman"/>
              </w:rPr>
            </w:pPr>
            <w:r w:rsidRPr="00FD35A8">
              <w:rPr>
                <w:rFonts w:ascii="Times New Roman" w:hAnsi="Times New Roman"/>
              </w:rPr>
              <w:t>xx</w:t>
            </w:r>
          </w:p>
        </w:tc>
      </w:tr>
      <w:tr w:rsidR="002C1881" w:rsidRPr="00FD35A8" w14:paraId="75BE1C08" w14:textId="77777777" w:rsidTr="002712DA">
        <w:trPr>
          <w:trHeight w:val="363"/>
        </w:trPr>
        <w:tc>
          <w:tcPr>
            <w:tcW w:w="0" w:type="auto"/>
          </w:tcPr>
          <w:p w14:paraId="1CE631EB" w14:textId="5D78AFB9" w:rsidR="002C1881" w:rsidRPr="00FD35A8" w:rsidRDefault="002C1881" w:rsidP="002C1881">
            <w:pPr>
              <w:rPr>
                <w:rFonts w:ascii="Times New Roman" w:hAnsi="Times New Roman"/>
                <w:bCs/>
              </w:rPr>
            </w:pPr>
            <w:r w:rsidRPr="00FD35A8">
              <w:rPr>
                <w:rFonts w:ascii="Times New Roman" w:hAnsi="Times New Roman"/>
                <w:bCs/>
              </w:rPr>
              <w:t>P</w:t>
            </w:r>
            <w:r w:rsidRPr="00FD35A8">
              <w:rPr>
                <w:rFonts w:ascii="Times New Roman" w:hAnsi="Times New Roman"/>
                <w:bCs/>
                <w:lang w:eastAsia="zh-CN"/>
              </w:rPr>
              <w:t>t</w:t>
            </w:r>
            <w:r w:rsidRPr="00FD35A8">
              <w:rPr>
                <w:rFonts w:ascii="Times New Roman" w:hAnsi="Times New Roman"/>
                <w:bCs/>
              </w:rPr>
              <w:t>GA (measured length, cm)</w:t>
            </w:r>
          </w:p>
        </w:tc>
        <w:tc>
          <w:tcPr>
            <w:tcW w:w="0" w:type="auto"/>
          </w:tcPr>
          <w:p w14:paraId="4615BBBE" w14:textId="1EF18C4F" w:rsidR="002C1881" w:rsidRPr="00FD35A8" w:rsidRDefault="002C1881" w:rsidP="002C1881">
            <w:pPr>
              <w:rPr>
                <w:rFonts w:ascii="Times New Roman" w:hAnsi="Times New Roman"/>
              </w:rPr>
            </w:pPr>
            <w:r w:rsidRPr="00FD35A8">
              <w:rPr>
                <w:rFonts w:ascii="Times New Roman" w:hAnsi="Times New Roman"/>
              </w:rPr>
              <w:t>xx</w:t>
            </w:r>
          </w:p>
        </w:tc>
        <w:tc>
          <w:tcPr>
            <w:tcW w:w="0" w:type="auto"/>
          </w:tcPr>
          <w:p w14:paraId="4AD04AC7" w14:textId="33A06B59" w:rsidR="002C1881" w:rsidRPr="00FD35A8" w:rsidRDefault="002C1881" w:rsidP="002C1881">
            <w:pPr>
              <w:rPr>
                <w:rFonts w:ascii="Times New Roman" w:hAnsi="Times New Roman"/>
              </w:rPr>
            </w:pPr>
            <w:r w:rsidRPr="00FD35A8">
              <w:rPr>
                <w:rFonts w:ascii="Times New Roman" w:hAnsi="Times New Roman"/>
              </w:rPr>
              <w:t>xx</w:t>
            </w:r>
          </w:p>
        </w:tc>
        <w:tc>
          <w:tcPr>
            <w:tcW w:w="0" w:type="auto"/>
          </w:tcPr>
          <w:p w14:paraId="33D19D91" w14:textId="2C42F519" w:rsidR="002C1881" w:rsidRPr="00FD35A8" w:rsidRDefault="002C1881" w:rsidP="002C1881">
            <w:pPr>
              <w:rPr>
                <w:rFonts w:ascii="Times New Roman" w:hAnsi="Times New Roman"/>
              </w:rPr>
            </w:pPr>
            <w:r w:rsidRPr="00FD35A8">
              <w:rPr>
                <w:rFonts w:ascii="Times New Roman" w:hAnsi="Times New Roman"/>
              </w:rPr>
              <w:t>xx</w:t>
            </w:r>
          </w:p>
        </w:tc>
        <w:tc>
          <w:tcPr>
            <w:tcW w:w="0" w:type="auto"/>
          </w:tcPr>
          <w:p w14:paraId="0B96A563" w14:textId="1FC189AA" w:rsidR="002C1881" w:rsidRPr="00FD35A8" w:rsidRDefault="002C1881" w:rsidP="002C1881">
            <w:pPr>
              <w:rPr>
                <w:rFonts w:ascii="Times New Roman" w:hAnsi="Times New Roman"/>
              </w:rPr>
            </w:pPr>
            <w:r w:rsidRPr="00FD35A8">
              <w:rPr>
                <w:rFonts w:ascii="Times New Roman" w:hAnsi="Times New Roman"/>
              </w:rPr>
              <w:t>xx</w:t>
            </w:r>
          </w:p>
        </w:tc>
        <w:tc>
          <w:tcPr>
            <w:tcW w:w="0" w:type="auto"/>
          </w:tcPr>
          <w:p w14:paraId="2D53750C" w14:textId="5ECB0078" w:rsidR="002C1881" w:rsidRPr="00FD35A8" w:rsidRDefault="002C1881" w:rsidP="002C1881">
            <w:pPr>
              <w:rPr>
                <w:rFonts w:ascii="Times New Roman" w:hAnsi="Times New Roman"/>
              </w:rPr>
            </w:pPr>
            <w:r w:rsidRPr="00FD35A8">
              <w:rPr>
                <w:rFonts w:ascii="Times New Roman" w:hAnsi="Times New Roman"/>
              </w:rPr>
              <w:t>xx</w:t>
            </w:r>
          </w:p>
        </w:tc>
      </w:tr>
      <w:tr w:rsidR="002C1881" w:rsidRPr="00FD35A8" w14:paraId="3655FB1A" w14:textId="77777777" w:rsidTr="002712DA">
        <w:trPr>
          <w:trHeight w:val="209"/>
        </w:trPr>
        <w:tc>
          <w:tcPr>
            <w:tcW w:w="0" w:type="auto"/>
          </w:tcPr>
          <w:p w14:paraId="2836D966" w14:textId="4F3889B6" w:rsidR="002C1881" w:rsidRPr="00FD35A8" w:rsidRDefault="002C1881" w:rsidP="002C1881">
            <w:pPr>
              <w:rPr>
                <w:rFonts w:ascii="Times New Roman" w:hAnsi="Times New Roman"/>
                <w:bCs/>
              </w:rPr>
            </w:pPr>
            <w:r w:rsidRPr="00FD35A8">
              <w:rPr>
                <w:rFonts w:ascii="Times New Roman" w:hAnsi="Times New Roman"/>
                <w:bCs/>
              </w:rPr>
              <w:t>MMT-8 score (points)</w:t>
            </w:r>
          </w:p>
        </w:tc>
        <w:tc>
          <w:tcPr>
            <w:tcW w:w="0" w:type="auto"/>
          </w:tcPr>
          <w:p w14:paraId="5B3EDE31" w14:textId="2CDDE0E6" w:rsidR="002C1881" w:rsidRPr="00FD35A8" w:rsidRDefault="002C1881" w:rsidP="002C1881">
            <w:pPr>
              <w:rPr>
                <w:rFonts w:ascii="Times New Roman" w:hAnsi="Times New Roman"/>
              </w:rPr>
            </w:pPr>
            <w:r w:rsidRPr="00FD35A8">
              <w:rPr>
                <w:rFonts w:ascii="Times New Roman" w:hAnsi="Times New Roman"/>
              </w:rPr>
              <w:t>xx</w:t>
            </w:r>
          </w:p>
        </w:tc>
        <w:tc>
          <w:tcPr>
            <w:tcW w:w="0" w:type="auto"/>
          </w:tcPr>
          <w:p w14:paraId="15DEEA3A" w14:textId="5709A135" w:rsidR="002C1881" w:rsidRPr="00FD35A8" w:rsidRDefault="002C1881" w:rsidP="002C1881">
            <w:pPr>
              <w:rPr>
                <w:rFonts w:ascii="Times New Roman" w:hAnsi="Times New Roman"/>
              </w:rPr>
            </w:pPr>
            <w:r w:rsidRPr="00FD35A8">
              <w:rPr>
                <w:rFonts w:ascii="Times New Roman" w:hAnsi="Times New Roman"/>
              </w:rPr>
              <w:t>xx</w:t>
            </w:r>
          </w:p>
        </w:tc>
        <w:tc>
          <w:tcPr>
            <w:tcW w:w="0" w:type="auto"/>
          </w:tcPr>
          <w:p w14:paraId="23CC602E" w14:textId="277A5D4D" w:rsidR="002C1881" w:rsidRPr="00FD35A8" w:rsidRDefault="002C1881" w:rsidP="002C1881">
            <w:pPr>
              <w:rPr>
                <w:rFonts w:ascii="Times New Roman" w:hAnsi="Times New Roman"/>
              </w:rPr>
            </w:pPr>
            <w:r w:rsidRPr="00FD35A8">
              <w:rPr>
                <w:rFonts w:ascii="Times New Roman" w:hAnsi="Times New Roman"/>
              </w:rPr>
              <w:t>xx</w:t>
            </w:r>
          </w:p>
        </w:tc>
        <w:tc>
          <w:tcPr>
            <w:tcW w:w="0" w:type="auto"/>
          </w:tcPr>
          <w:p w14:paraId="72928585" w14:textId="1C5A0DCB" w:rsidR="002C1881" w:rsidRPr="00FD35A8" w:rsidRDefault="002C1881" w:rsidP="002C1881">
            <w:pPr>
              <w:rPr>
                <w:rFonts w:ascii="Times New Roman" w:hAnsi="Times New Roman"/>
              </w:rPr>
            </w:pPr>
            <w:r w:rsidRPr="00FD35A8">
              <w:rPr>
                <w:rFonts w:ascii="Times New Roman" w:hAnsi="Times New Roman"/>
              </w:rPr>
              <w:t>xx</w:t>
            </w:r>
          </w:p>
        </w:tc>
        <w:tc>
          <w:tcPr>
            <w:tcW w:w="0" w:type="auto"/>
          </w:tcPr>
          <w:p w14:paraId="7A194416" w14:textId="45CFEEC6" w:rsidR="002C1881" w:rsidRPr="00FD35A8" w:rsidRDefault="002C1881" w:rsidP="002C1881">
            <w:pPr>
              <w:rPr>
                <w:rFonts w:ascii="Times New Roman" w:hAnsi="Times New Roman"/>
              </w:rPr>
            </w:pPr>
            <w:r w:rsidRPr="00FD35A8">
              <w:rPr>
                <w:rFonts w:ascii="Times New Roman" w:hAnsi="Times New Roman"/>
              </w:rPr>
              <w:t>xx</w:t>
            </w:r>
          </w:p>
        </w:tc>
      </w:tr>
      <w:tr w:rsidR="002C1881" w:rsidRPr="00FD35A8" w14:paraId="7EF8710A" w14:textId="77777777" w:rsidTr="002712DA">
        <w:trPr>
          <w:trHeight w:val="269"/>
        </w:trPr>
        <w:tc>
          <w:tcPr>
            <w:tcW w:w="0" w:type="auto"/>
          </w:tcPr>
          <w:p w14:paraId="1B8ED8B5" w14:textId="1862AAAE" w:rsidR="002C1881" w:rsidRPr="00FD35A8" w:rsidRDefault="00B67581" w:rsidP="002C1881">
            <w:pPr>
              <w:rPr>
                <w:rFonts w:ascii="Times New Roman" w:hAnsi="Times New Roman"/>
                <w:bCs/>
              </w:rPr>
            </w:pPr>
            <w:ins w:id="2456" w:author="Yali Chen" w:date="2025-12-17T13:56:00Z" w16du:dateUtc="2025-12-17T05:56:00Z">
              <w:r w:rsidRPr="00FD35A8">
                <w:rPr>
                  <w:rFonts w:ascii="Times New Roman" w:hAnsi="Times New Roman"/>
                  <w:bCs/>
                  <w:lang w:eastAsia="zh-CN"/>
                </w:rPr>
                <w:t>MDAAT</w:t>
              </w:r>
            </w:ins>
            <w:ins w:id="2457" w:author="Yali Chen" w:date="2025-12-17T14:03:00Z" w16du:dateUtc="2025-12-17T06:03:00Z">
              <w:r w:rsidR="00085743" w:rsidRPr="00FD35A8">
                <w:rPr>
                  <w:rFonts w:ascii="Times New Roman" w:hAnsi="Times New Roman"/>
                  <w:bCs/>
                  <w:lang w:eastAsia="zh-CN"/>
                </w:rPr>
                <w:t>-</w:t>
              </w:r>
            </w:ins>
            <w:r w:rsidR="002C1881" w:rsidRPr="00FD35A8">
              <w:rPr>
                <w:rFonts w:ascii="Times New Roman" w:hAnsi="Times New Roman"/>
                <w:bCs/>
              </w:rPr>
              <w:t>Extramuscular global assessment (cm)</w:t>
            </w:r>
          </w:p>
        </w:tc>
        <w:tc>
          <w:tcPr>
            <w:tcW w:w="0" w:type="auto"/>
          </w:tcPr>
          <w:p w14:paraId="521C5D70" w14:textId="55080D73" w:rsidR="002C1881" w:rsidRPr="00FD35A8" w:rsidRDefault="002C1881" w:rsidP="002C1881">
            <w:pPr>
              <w:rPr>
                <w:rFonts w:ascii="Times New Roman" w:hAnsi="Times New Roman"/>
              </w:rPr>
            </w:pPr>
            <w:r w:rsidRPr="00FD35A8">
              <w:rPr>
                <w:rFonts w:ascii="Times New Roman" w:hAnsi="Times New Roman"/>
              </w:rPr>
              <w:t>xx</w:t>
            </w:r>
          </w:p>
        </w:tc>
        <w:tc>
          <w:tcPr>
            <w:tcW w:w="0" w:type="auto"/>
          </w:tcPr>
          <w:p w14:paraId="253968AE" w14:textId="30F8E7B8" w:rsidR="002C1881" w:rsidRPr="00FD35A8" w:rsidRDefault="002C1881" w:rsidP="002C1881">
            <w:pPr>
              <w:rPr>
                <w:rFonts w:ascii="Times New Roman" w:hAnsi="Times New Roman"/>
              </w:rPr>
            </w:pPr>
            <w:r w:rsidRPr="00FD35A8">
              <w:rPr>
                <w:rFonts w:ascii="Times New Roman" w:hAnsi="Times New Roman"/>
              </w:rPr>
              <w:t>xx</w:t>
            </w:r>
          </w:p>
        </w:tc>
        <w:tc>
          <w:tcPr>
            <w:tcW w:w="0" w:type="auto"/>
          </w:tcPr>
          <w:p w14:paraId="2671B0A2" w14:textId="57DE49BF" w:rsidR="002C1881" w:rsidRPr="00FD35A8" w:rsidRDefault="002C1881" w:rsidP="002C1881">
            <w:pPr>
              <w:rPr>
                <w:rFonts w:ascii="Times New Roman" w:hAnsi="Times New Roman"/>
              </w:rPr>
            </w:pPr>
            <w:r w:rsidRPr="00FD35A8">
              <w:rPr>
                <w:rFonts w:ascii="Times New Roman" w:hAnsi="Times New Roman"/>
              </w:rPr>
              <w:t>xx</w:t>
            </w:r>
          </w:p>
        </w:tc>
        <w:tc>
          <w:tcPr>
            <w:tcW w:w="0" w:type="auto"/>
          </w:tcPr>
          <w:p w14:paraId="7291ED06" w14:textId="05BFFE4E" w:rsidR="002C1881" w:rsidRPr="00FD35A8" w:rsidRDefault="002C1881" w:rsidP="002C1881">
            <w:pPr>
              <w:rPr>
                <w:rFonts w:ascii="Times New Roman" w:hAnsi="Times New Roman"/>
              </w:rPr>
            </w:pPr>
            <w:r w:rsidRPr="00FD35A8">
              <w:rPr>
                <w:rFonts w:ascii="Times New Roman" w:hAnsi="Times New Roman"/>
              </w:rPr>
              <w:t>xx</w:t>
            </w:r>
          </w:p>
        </w:tc>
        <w:tc>
          <w:tcPr>
            <w:tcW w:w="0" w:type="auto"/>
          </w:tcPr>
          <w:p w14:paraId="633EE588" w14:textId="318BA89D" w:rsidR="002C1881" w:rsidRPr="00FD35A8" w:rsidRDefault="002C1881" w:rsidP="002C1881">
            <w:pPr>
              <w:rPr>
                <w:rFonts w:ascii="Times New Roman" w:hAnsi="Times New Roman"/>
              </w:rPr>
            </w:pPr>
            <w:r w:rsidRPr="00FD35A8">
              <w:rPr>
                <w:rFonts w:ascii="Times New Roman" w:hAnsi="Times New Roman"/>
              </w:rPr>
              <w:t>xx</w:t>
            </w:r>
          </w:p>
        </w:tc>
      </w:tr>
      <w:tr w:rsidR="002C1881" w:rsidRPr="00FD35A8" w:rsidDel="003B6A27" w14:paraId="7F88E0DE" w14:textId="1E0679E1" w:rsidTr="002712DA">
        <w:trPr>
          <w:trHeight w:val="273"/>
          <w:del w:id="2458" w:author="Yali Chen" w:date="2025-12-29T15:02:00Z"/>
        </w:trPr>
        <w:tc>
          <w:tcPr>
            <w:tcW w:w="0" w:type="auto"/>
          </w:tcPr>
          <w:p w14:paraId="1C157649" w14:textId="1A080083" w:rsidR="002C1881" w:rsidRPr="00FD35A8" w:rsidDel="003B6A27" w:rsidRDefault="002C1881" w:rsidP="002C1881">
            <w:pPr>
              <w:rPr>
                <w:del w:id="2459" w:author="Yali Chen" w:date="2025-12-29T15:02:00Z" w16du:dateUtc="2025-12-29T07:02:00Z"/>
                <w:rFonts w:ascii="Times New Roman" w:hAnsi="Times New Roman"/>
                <w:bCs/>
              </w:rPr>
            </w:pPr>
            <w:commentRangeStart w:id="2460"/>
            <w:commentRangeStart w:id="2461"/>
            <w:del w:id="2462" w:author="Yali Chen" w:date="2025-12-29T15:02:00Z" w16du:dateUtc="2025-12-29T07:02:00Z">
              <w:r w:rsidRPr="00FD35A8" w:rsidDel="003B6A27">
                <w:rPr>
                  <w:rFonts w:ascii="Times New Roman" w:hAnsi="Times New Roman"/>
                  <w:bCs/>
                </w:rPr>
                <w:delText>Global disease activity</w:delText>
              </w:r>
              <w:commentRangeEnd w:id="2460"/>
              <w:r w:rsidR="001E7715" w:rsidRPr="00FD35A8" w:rsidDel="003B6A27">
                <w:rPr>
                  <w:rStyle w:val="CommentReference"/>
                  <w:rFonts w:ascii="Times New Roman" w:hAnsi="Times New Roman"/>
                  <w:bCs/>
                  <w:sz w:val="20"/>
                  <w:szCs w:val="20"/>
                </w:rPr>
                <w:commentReference w:id="2460"/>
              </w:r>
              <w:commentRangeEnd w:id="2461"/>
              <w:r w:rsidR="003B6A27" w:rsidRPr="00FD35A8" w:rsidDel="003B6A27">
                <w:rPr>
                  <w:rStyle w:val="CommentReference"/>
                  <w:rFonts w:ascii="Times New Roman" w:hAnsi="Times New Roman"/>
                  <w:bCs/>
                  <w:sz w:val="20"/>
                  <w:szCs w:val="20"/>
                </w:rPr>
                <w:commentReference w:id="2461"/>
              </w:r>
              <w:r w:rsidRPr="00FD35A8" w:rsidDel="003B6A27">
                <w:rPr>
                  <w:rFonts w:ascii="Times New Roman" w:hAnsi="Times New Roman"/>
                  <w:bCs/>
                </w:rPr>
                <w:delText xml:space="preserve"> (cm)</w:delText>
              </w:r>
            </w:del>
          </w:p>
        </w:tc>
        <w:tc>
          <w:tcPr>
            <w:tcW w:w="0" w:type="auto"/>
          </w:tcPr>
          <w:p w14:paraId="7E67867D" w14:textId="1BD691CA" w:rsidR="002C1881" w:rsidRPr="00FD35A8" w:rsidDel="003B6A27" w:rsidRDefault="002C1881" w:rsidP="002C1881">
            <w:pPr>
              <w:rPr>
                <w:del w:id="2463" w:author="Yali Chen" w:date="2025-12-29T15:02:00Z" w16du:dateUtc="2025-12-29T07:02:00Z"/>
                <w:rFonts w:ascii="Times New Roman" w:hAnsi="Times New Roman"/>
              </w:rPr>
            </w:pPr>
            <w:del w:id="2464" w:author="Yali Chen" w:date="2025-12-29T15:02:00Z" w16du:dateUtc="2025-12-29T07:02:00Z">
              <w:r w:rsidRPr="00FD35A8" w:rsidDel="003B6A27">
                <w:rPr>
                  <w:rFonts w:ascii="Times New Roman" w:hAnsi="Times New Roman"/>
                </w:rPr>
                <w:delText>xx</w:delText>
              </w:r>
            </w:del>
          </w:p>
        </w:tc>
        <w:tc>
          <w:tcPr>
            <w:tcW w:w="0" w:type="auto"/>
          </w:tcPr>
          <w:p w14:paraId="649F5D8C" w14:textId="4EEAD169" w:rsidR="002C1881" w:rsidRPr="00FD35A8" w:rsidDel="003B6A27" w:rsidRDefault="002C1881" w:rsidP="002C1881">
            <w:pPr>
              <w:rPr>
                <w:del w:id="2465" w:author="Yali Chen" w:date="2025-12-29T15:02:00Z" w16du:dateUtc="2025-12-29T07:02:00Z"/>
                <w:rFonts w:ascii="Times New Roman" w:hAnsi="Times New Roman"/>
              </w:rPr>
            </w:pPr>
            <w:del w:id="2466" w:author="Yali Chen" w:date="2025-12-29T15:02:00Z" w16du:dateUtc="2025-12-29T07:02:00Z">
              <w:r w:rsidRPr="00FD35A8" w:rsidDel="003B6A27">
                <w:rPr>
                  <w:rFonts w:ascii="Times New Roman" w:hAnsi="Times New Roman"/>
                </w:rPr>
                <w:delText>xx</w:delText>
              </w:r>
            </w:del>
          </w:p>
        </w:tc>
        <w:tc>
          <w:tcPr>
            <w:tcW w:w="0" w:type="auto"/>
          </w:tcPr>
          <w:p w14:paraId="50D4B2AD" w14:textId="7671974A" w:rsidR="002C1881" w:rsidRPr="00FD35A8" w:rsidDel="003B6A27" w:rsidRDefault="002C1881" w:rsidP="002C1881">
            <w:pPr>
              <w:rPr>
                <w:del w:id="2467" w:author="Yali Chen" w:date="2025-12-29T15:02:00Z" w16du:dateUtc="2025-12-29T07:02:00Z"/>
                <w:rFonts w:ascii="Times New Roman" w:hAnsi="Times New Roman"/>
              </w:rPr>
            </w:pPr>
            <w:del w:id="2468" w:author="Yali Chen" w:date="2025-12-29T15:02:00Z" w16du:dateUtc="2025-12-29T07:02:00Z">
              <w:r w:rsidRPr="00FD35A8" w:rsidDel="003B6A27">
                <w:rPr>
                  <w:rFonts w:ascii="Times New Roman" w:hAnsi="Times New Roman"/>
                </w:rPr>
                <w:delText>xx</w:delText>
              </w:r>
            </w:del>
          </w:p>
        </w:tc>
        <w:tc>
          <w:tcPr>
            <w:tcW w:w="0" w:type="auto"/>
          </w:tcPr>
          <w:p w14:paraId="0AD7897E" w14:textId="0B8EA030" w:rsidR="002C1881" w:rsidRPr="00FD35A8" w:rsidDel="003B6A27" w:rsidRDefault="002C1881" w:rsidP="002C1881">
            <w:pPr>
              <w:rPr>
                <w:del w:id="2469" w:author="Yali Chen" w:date="2025-12-29T15:02:00Z" w16du:dateUtc="2025-12-29T07:02:00Z"/>
                <w:rFonts w:ascii="Times New Roman" w:hAnsi="Times New Roman"/>
              </w:rPr>
            </w:pPr>
            <w:del w:id="2470" w:author="Yali Chen" w:date="2025-12-29T15:02:00Z" w16du:dateUtc="2025-12-29T07:02:00Z">
              <w:r w:rsidRPr="00FD35A8" w:rsidDel="003B6A27">
                <w:rPr>
                  <w:rFonts w:ascii="Times New Roman" w:hAnsi="Times New Roman"/>
                </w:rPr>
                <w:delText>xx</w:delText>
              </w:r>
            </w:del>
          </w:p>
        </w:tc>
        <w:tc>
          <w:tcPr>
            <w:tcW w:w="0" w:type="auto"/>
          </w:tcPr>
          <w:p w14:paraId="09C256CE" w14:textId="247455A6" w:rsidR="002C1881" w:rsidRPr="00FD35A8" w:rsidDel="003B6A27" w:rsidRDefault="002C1881" w:rsidP="002C1881">
            <w:pPr>
              <w:rPr>
                <w:del w:id="2471" w:author="Yali Chen" w:date="2025-12-29T15:02:00Z" w16du:dateUtc="2025-12-29T07:02:00Z"/>
                <w:rFonts w:ascii="Times New Roman" w:hAnsi="Times New Roman"/>
              </w:rPr>
            </w:pPr>
            <w:del w:id="2472" w:author="Yali Chen" w:date="2025-12-29T15:02:00Z" w16du:dateUtc="2025-12-29T07:02:00Z">
              <w:r w:rsidRPr="00FD35A8" w:rsidDel="003B6A27">
                <w:rPr>
                  <w:rFonts w:ascii="Times New Roman" w:hAnsi="Times New Roman"/>
                </w:rPr>
                <w:delText>xx</w:delText>
              </w:r>
            </w:del>
          </w:p>
        </w:tc>
      </w:tr>
      <w:tr w:rsidR="002C1881" w:rsidRPr="00FD35A8" w:rsidDel="00073B15" w14:paraId="1719BB12" w14:textId="2087151E" w:rsidTr="002712DA">
        <w:trPr>
          <w:trHeight w:val="149"/>
          <w:del w:id="2473" w:author="Yali Chen" w:date="2025-12-17T14:10:00Z"/>
        </w:trPr>
        <w:tc>
          <w:tcPr>
            <w:tcW w:w="0" w:type="auto"/>
          </w:tcPr>
          <w:p w14:paraId="4127A227" w14:textId="54BCD3D3" w:rsidR="002C1881" w:rsidRPr="00FD35A8" w:rsidDel="00073B15" w:rsidRDefault="002C1881" w:rsidP="002C1881">
            <w:pPr>
              <w:rPr>
                <w:del w:id="2474" w:author="Yali Chen" w:date="2025-12-17T14:10:00Z" w16du:dateUtc="2025-12-17T06:10:00Z"/>
                <w:rFonts w:ascii="Times New Roman" w:hAnsi="Times New Roman"/>
                <w:bCs/>
              </w:rPr>
            </w:pPr>
            <w:commentRangeStart w:id="2475"/>
            <w:commentRangeStart w:id="2476"/>
            <w:del w:id="2477" w:author="Yali Chen" w:date="2025-12-17T14:10:00Z" w16du:dateUtc="2025-12-17T06:10:00Z">
              <w:r w:rsidRPr="00FD35A8" w:rsidDel="00073B15">
                <w:rPr>
                  <w:rFonts w:ascii="Times New Roman" w:hAnsi="Times New Roman"/>
                  <w:bCs/>
                  <w:lang w:eastAsia="zh-CN"/>
                </w:rPr>
                <w:delText>E</w:delText>
              </w:r>
              <w:r w:rsidRPr="00FD35A8" w:rsidDel="00073B15">
                <w:rPr>
                  <w:rFonts w:ascii="Times New Roman" w:hAnsi="Times New Roman"/>
                  <w:bCs/>
                </w:rPr>
                <w:delText>xtent of damage score (points)</w:delText>
              </w:r>
            </w:del>
          </w:p>
        </w:tc>
        <w:tc>
          <w:tcPr>
            <w:tcW w:w="0" w:type="auto"/>
          </w:tcPr>
          <w:p w14:paraId="28849599" w14:textId="720E8BB5" w:rsidR="002C1881" w:rsidRPr="00FD35A8" w:rsidDel="00073B15" w:rsidRDefault="002C1881" w:rsidP="002C1881">
            <w:pPr>
              <w:rPr>
                <w:del w:id="2478" w:author="Yali Chen" w:date="2025-12-17T14:10:00Z" w16du:dateUtc="2025-12-17T06:10:00Z"/>
                <w:rFonts w:ascii="Times New Roman" w:hAnsi="Times New Roman"/>
              </w:rPr>
            </w:pPr>
            <w:del w:id="2479" w:author="Yali Chen" w:date="2025-12-17T14:10:00Z" w16du:dateUtc="2025-12-17T06:10:00Z">
              <w:r w:rsidRPr="00FD35A8" w:rsidDel="00073B15">
                <w:rPr>
                  <w:rFonts w:ascii="Times New Roman" w:hAnsi="Times New Roman"/>
                </w:rPr>
                <w:delText>xx</w:delText>
              </w:r>
            </w:del>
          </w:p>
        </w:tc>
        <w:tc>
          <w:tcPr>
            <w:tcW w:w="0" w:type="auto"/>
          </w:tcPr>
          <w:p w14:paraId="016BE9D9" w14:textId="6CD629D5" w:rsidR="002C1881" w:rsidRPr="00FD35A8" w:rsidDel="00073B15" w:rsidRDefault="002C1881" w:rsidP="002C1881">
            <w:pPr>
              <w:rPr>
                <w:del w:id="2480" w:author="Yali Chen" w:date="2025-12-17T14:10:00Z" w16du:dateUtc="2025-12-17T06:10:00Z"/>
                <w:rFonts w:ascii="Times New Roman" w:hAnsi="Times New Roman"/>
              </w:rPr>
            </w:pPr>
            <w:del w:id="2481" w:author="Yali Chen" w:date="2025-12-17T14:10:00Z" w16du:dateUtc="2025-12-17T06:10:00Z">
              <w:r w:rsidRPr="00FD35A8" w:rsidDel="00073B15">
                <w:rPr>
                  <w:rFonts w:ascii="Times New Roman" w:hAnsi="Times New Roman"/>
                </w:rPr>
                <w:delText>xx</w:delText>
              </w:r>
            </w:del>
          </w:p>
        </w:tc>
        <w:tc>
          <w:tcPr>
            <w:tcW w:w="0" w:type="auto"/>
          </w:tcPr>
          <w:p w14:paraId="23F6E673" w14:textId="4D430FFB" w:rsidR="002C1881" w:rsidRPr="00FD35A8" w:rsidDel="00073B15" w:rsidRDefault="002C1881" w:rsidP="002C1881">
            <w:pPr>
              <w:rPr>
                <w:del w:id="2482" w:author="Yali Chen" w:date="2025-12-17T14:10:00Z" w16du:dateUtc="2025-12-17T06:10:00Z"/>
                <w:rFonts w:ascii="Times New Roman" w:hAnsi="Times New Roman"/>
              </w:rPr>
            </w:pPr>
            <w:del w:id="2483" w:author="Yali Chen" w:date="2025-12-17T14:10:00Z" w16du:dateUtc="2025-12-17T06:10:00Z">
              <w:r w:rsidRPr="00FD35A8" w:rsidDel="00073B15">
                <w:rPr>
                  <w:rFonts w:ascii="Times New Roman" w:hAnsi="Times New Roman"/>
                </w:rPr>
                <w:delText>xx</w:delText>
              </w:r>
            </w:del>
          </w:p>
        </w:tc>
        <w:tc>
          <w:tcPr>
            <w:tcW w:w="0" w:type="auto"/>
          </w:tcPr>
          <w:p w14:paraId="51F3A198" w14:textId="57ACAF81" w:rsidR="002C1881" w:rsidRPr="00FD35A8" w:rsidDel="00073B15" w:rsidRDefault="002C1881" w:rsidP="002C1881">
            <w:pPr>
              <w:rPr>
                <w:del w:id="2484" w:author="Yali Chen" w:date="2025-12-17T14:10:00Z" w16du:dateUtc="2025-12-17T06:10:00Z"/>
                <w:rFonts w:ascii="Times New Roman" w:hAnsi="Times New Roman"/>
              </w:rPr>
            </w:pPr>
            <w:del w:id="2485" w:author="Yali Chen" w:date="2025-12-17T14:10:00Z" w16du:dateUtc="2025-12-17T06:10:00Z">
              <w:r w:rsidRPr="00FD35A8" w:rsidDel="00073B15">
                <w:rPr>
                  <w:rFonts w:ascii="Times New Roman" w:hAnsi="Times New Roman"/>
                </w:rPr>
                <w:delText>xx</w:delText>
              </w:r>
            </w:del>
          </w:p>
        </w:tc>
        <w:tc>
          <w:tcPr>
            <w:tcW w:w="0" w:type="auto"/>
          </w:tcPr>
          <w:p w14:paraId="0A8B2511" w14:textId="23B98DF1" w:rsidR="002C1881" w:rsidRPr="00FD35A8" w:rsidDel="00073B15" w:rsidRDefault="002C1881" w:rsidP="002C1881">
            <w:pPr>
              <w:rPr>
                <w:del w:id="2486" w:author="Yali Chen" w:date="2025-12-17T14:10:00Z" w16du:dateUtc="2025-12-17T06:10:00Z"/>
                <w:rFonts w:ascii="Times New Roman" w:hAnsi="Times New Roman"/>
              </w:rPr>
            </w:pPr>
            <w:del w:id="2487" w:author="Yali Chen" w:date="2025-12-17T14:10:00Z" w16du:dateUtc="2025-12-17T06:10:00Z">
              <w:r w:rsidRPr="00FD35A8" w:rsidDel="00073B15">
                <w:rPr>
                  <w:rFonts w:ascii="Times New Roman" w:hAnsi="Times New Roman"/>
                </w:rPr>
                <w:delText>xx</w:delText>
              </w:r>
            </w:del>
          </w:p>
        </w:tc>
      </w:tr>
      <w:tr w:rsidR="002C1881" w:rsidRPr="00FD35A8" w:rsidDel="00073B15" w14:paraId="72607F7A" w14:textId="3C998FE0" w:rsidTr="002712DA">
        <w:trPr>
          <w:trHeight w:val="281"/>
          <w:del w:id="2488" w:author="Yali Chen" w:date="2025-12-17T14:10:00Z"/>
        </w:trPr>
        <w:tc>
          <w:tcPr>
            <w:tcW w:w="0" w:type="auto"/>
          </w:tcPr>
          <w:p w14:paraId="33D8B8AE" w14:textId="788943D1" w:rsidR="002C1881" w:rsidRPr="00FD35A8" w:rsidDel="00073B15" w:rsidRDefault="002C1881" w:rsidP="002C1881">
            <w:pPr>
              <w:rPr>
                <w:del w:id="2489" w:author="Yali Chen" w:date="2025-12-17T14:10:00Z" w16du:dateUtc="2025-12-17T06:10:00Z"/>
                <w:rFonts w:ascii="Times New Roman" w:hAnsi="Times New Roman"/>
                <w:bCs/>
              </w:rPr>
            </w:pPr>
            <w:del w:id="2490" w:author="Yali Chen" w:date="2025-12-17T14:10:00Z" w16du:dateUtc="2025-12-17T06:10:00Z">
              <w:r w:rsidRPr="00FD35A8" w:rsidDel="00073B15">
                <w:rPr>
                  <w:rFonts w:ascii="Times New Roman" w:hAnsi="Times New Roman"/>
                  <w:bCs/>
                  <w:lang w:eastAsia="zh-CN"/>
                </w:rPr>
                <w:delText>S</w:delText>
              </w:r>
              <w:r w:rsidRPr="00FD35A8" w:rsidDel="00073B15">
                <w:rPr>
                  <w:rFonts w:ascii="Times New Roman" w:hAnsi="Times New Roman"/>
                  <w:bCs/>
                </w:rPr>
                <w:delText>everity of damage score (points)</w:delText>
              </w:r>
            </w:del>
          </w:p>
        </w:tc>
        <w:tc>
          <w:tcPr>
            <w:tcW w:w="0" w:type="auto"/>
          </w:tcPr>
          <w:p w14:paraId="1C31C581" w14:textId="06E7597A" w:rsidR="002C1881" w:rsidRPr="00FD35A8" w:rsidDel="00073B15" w:rsidRDefault="002C1881" w:rsidP="002C1881">
            <w:pPr>
              <w:rPr>
                <w:del w:id="2491" w:author="Yali Chen" w:date="2025-12-17T14:10:00Z" w16du:dateUtc="2025-12-17T06:10:00Z"/>
                <w:rFonts w:ascii="Times New Roman" w:hAnsi="Times New Roman"/>
              </w:rPr>
            </w:pPr>
            <w:del w:id="2492" w:author="Yali Chen" w:date="2025-12-17T14:10:00Z" w16du:dateUtc="2025-12-17T06:10:00Z">
              <w:r w:rsidRPr="00FD35A8" w:rsidDel="00073B15">
                <w:rPr>
                  <w:rFonts w:ascii="Times New Roman" w:hAnsi="Times New Roman"/>
                </w:rPr>
                <w:delText>xx</w:delText>
              </w:r>
            </w:del>
          </w:p>
        </w:tc>
        <w:tc>
          <w:tcPr>
            <w:tcW w:w="0" w:type="auto"/>
          </w:tcPr>
          <w:p w14:paraId="3C72949E" w14:textId="30DFB310" w:rsidR="002C1881" w:rsidRPr="00FD35A8" w:rsidDel="00073B15" w:rsidRDefault="002C1881" w:rsidP="002C1881">
            <w:pPr>
              <w:rPr>
                <w:del w:id="2493" w:author="Yali Chen" w:date="2025-12-17T14:10:00Z" w16du:dateUtc="2025-12-17T06:10:00Z"/>
                <w:rFonts w:ascii="Times New Roman" w:hAnsi="Times New Roman"/>
              </w:rPr>
            </w:pPr>
            <w:del w:id="2494" w:author="Yali Chen" w:date="2025-12-17T14:10:00Z" w16du:dateUtc="2025-12-17T06:10:00Z">
              <w:r w:rsidRPr="00FD35A8" w:rsidDel="00073B15">
                <w:rPr>
                  <w:rFonts w:ascii="Times New Roman" w:hAnsi="Times New Roman"/>
                </w:rPr>
                <w:delText>xx</w:delText>
              </w:r>
            </w:del>
          </w:p>
        </w:tc>
        <w:tc>
          <w:tcPr>
            <w:tcW w:w="0" w:type="auto"/>
          </w:tcPr>
          <w:p w14:paraId="12BC586E" w14:textId="45C052C1" w:rsidR="002C1881" w:rsidRPr="00FD35A8" w:rsidDel="00073B15" w:rsidRDefault="002C1881" w:rsidP="002C1881">
            <w:pPr>
              <w:rPr>
                <w:del w:id="2495" w:author="Yali Chen" w:date="2025-12-17T14:10:00Z" w16du:dateUtc="2025-12-17T06:10:00Z"/>
                <w:rFonts w:ascii="Times New Roman" w:hAnsi="Times New Roman"/>
              </w:rPr>
            </w:pPr>
            <w:del w:id="2496" w:author="Yali Chen" w:date="2025-12-17T14:10:00Z" w16du:dateUtc="2025-12-17T06:10:00Z">
              <w:r w:rsidRPr="00FD35A8" w:rsidDel="00073B15">
                <w:rPr>
                  <w:rFonts w:ascii="Times New Roman" w:hAnsi="Times New Roman"/>
                </w:rPr>
                <w:delText>xx</w:delText>
              </w:r>
            </w:del>
          </w:p>
        </w:tc>
        <w:tc>
          <w:tcPr>
            <w:tcW w:w="0" w:type="auto"/>
          </w:tcPr>
          <w:p w14:paraId="5E991E12" w14:textId="1CE10166" w:rsidR="002C1881" w:rsidRPr="00FD35A8" w:rsidDel="00073B15" w:rsidRDefault="002C1881" w:rsidP="002C1881">
            <w:pPr>
              <w:rPr>
                <w:del w:id="2497" w:author="Yali Chen" w:date="2025-12-17T14:10:00Z" w16du:dateUtc="2025-12-17T06:10:00Z"/>
                <w:rFonts w:ascii="Times New Roman" w:hAnsi="Times New Roman"/>
              </w:rPr>
            </w:pPr>
            <w:del w:id="2498" w:author="Yali Chen" w:date="2025-12-17T14:10:00Z" w16du:dateUtc="2025-12-17T06:10:00Z">
              <w:r w:rsidRPr="00FD35A8" w:rsidDel="00073B15">
                <w:rPr>
                  <w:rFonts w:ascii="Times New Roman" w:hAnsi="Times New Roman"/>
                </w:rPr>
                <w:delText>xx</w:delText>
              </w:r>
            </w:del>
          </w:p>
        </w:tc>
        <w:tc>
          <w:tcPr>
            <w:tcW w:w="0" w:type="auto"/>
          </w:tcPr>
          <w:p w14:paraId="33237587" w14:textId="27A9EA98" w:rsidR="002C1881" w:rsidRPr="00FD35A8" w:rsidDel="00073B15" w:rsidRDefault="002C1881" w:rsidP="002C1881">
            <w:pPr>
              <w:rPr>
                <w:del w:id="2499" w:author="Yali Chen" w:date="2025-12-17T14:10:00Z" w16du:dateUtc="2025-12-17T06:10:00Z"/>
                <w:rFonts w:ascii="Times New Roman" w:hAnsi="Times New Roman"/>
              </w:rPr>
            </w:pPr>
            <w:del w:id="2500" w:author="Yali Chen" w:date="2025-12-17T14:10:00Z" w16du:dateUtc="2025-12-17T06:10:00Z">
              <w:r w:rsidRPr="00FD35A8" w:rsidDel="00073B15">
                <w:rPr>
                  <w:rFonts w:ascii="Times New Roman" w:hAnsi="Times New Roman"/>
                </w:rPr>
                <w:delText>xx</w:delText>
              </w:r>
            </w:del>
          </w:p>
        </w:tc>
      </w:tr>
      <w:tr w:rsidR="002C1881" w:rsidRPr="00FD35A8" w14:paraId="50D83915" w14:textId="77777777" w:rsidTr="002712DA">
        <w:trPr>
          <w:trHeight w:val="281"/>
        </w:trPr>
        <w:tc>
          <w:tcPr>
            <w:tcW w:w="0" w:type="auto"/>
          </w:tcPr>
          <w:p w14:paraId="7B075770" w14:textId="164BA184" w:rsidR="002C1881" w:rsidRPr="00FD35A8" w:rsidRDefault="00E53E13" w:rsidP="002C1881">
            <w:pPr>
              <w:rPr>
                <w:rFonts w:ascii="Times New Roman" w:hAnsi="Times New Roman"/>
                <w:bCs/>
              </w:rPr>
            </w:pPr>
            <w:ins w:id="2501" w:author="Yali Chen" w:date="2025-12-17T14:05:00Z" w16du:dateUtc="2025-12-17T06:05:00Z">
              <w:r w:rsidRPr="00FD35A8">
                <w:rPr>
                  <w:rFonts w:ascii="Times New Roman" w:hAnsi="Times New Roman"/>
                  <w:bCs/>
                  <w:lang w:eastAsia="zh-CN"/>
                </w:rPr>
                <w:t>MDI-</w:t>
              </w:r>
            </w:ins>
            <w:r w:rsidR="002C1881" w:rsidRPr="00FD35A8">
              <w:rPr>
                <w:rFonts w:ascii="Times New Roman" w:hAnsi="Times New Roman"/>
                <w:bCs/>
                <w:lang w:eastAsia="zh-CN"/>
              </w:rPr>
              <w:t>E</w:t>
            </w:r>
            <w:r w:rsidR="002C1881" w:rsidRPr="00FD35A8">
              <w:rPr>
                <w:rFonts w:ascii="Times New Roman" w:hAnsi="Times New Roman"/>
                <w:bCs/>
              </w:rPr>
              <w:t>xtended damage score (points)</w:t>
            </w:r>
          </w:p>
        </w:tc>
        <w:tc>
          <w:tcPr>
            <w:tcW w:w="0" w:type="auto"/>
          </w:tcPr>
          <w:p w14:paraId="63B26815" w14:textId="448651D6" w:rsidR="002C1881" w:rsidRPr="00FD35A8" w:rsidRDefault="002C1881" w:rsidP="002C1881">
            <w:pPr>
              <w:rPr>
                <w:rFonts w:ascii="Times New Roman" w:hAnsi="Times New Roman"/>
              </w:rPr>
            </w:pPr>
            <w:r w:rsidRPr="00FD35A8">
              <w:rPr>
                <w:rFonts w:ascii="Times New Roman" w:hAnsi="Times New Roman"/>
              </w:rPr>
              <w:t>xx</w:t>
            </w:r>
          </w:p>
        </w:tc>
        <w:tc>
          <w:tcPr>
            <w:tcW w:w="0" w:type="auto"/>
          </w:tcPr>
          <w:p w14:paraId="4E4FEC55" w14:textId="6FFE5163" w:rsidR="002C1881" w:rsidRPr="00FD35A8" w:rsidRDefault="002C1881" w:rsidP="002C1881">
            <w:pPr>
              <w:rPr>
                <w:rFonts w:ascii="Times New Roman" w:hAnsi="Times New Roman"/>
              </w:rPr>
            </w:pPr>
            <w:r w:rsidRPr="00FD35A8">
              <w:rPr>
                <w:rFonts w:ascii="Times New Roman" w:hAnsi="Times New Roman"/>
              </w:rPr>
              <w:t>xx</w:t>
            </w:r>
          </w:p>
        </w:tc>
        <w:tc>
          <w:tcPr>
            <w:tcW w:w="0" w:type="auto"/>
          </w:tcPr>
          <w:p w14:paraId="6B2A58A3" w14:textId="0A852A38" w:rsidR="002C1881" w:rsidRPr="00FD35A8" w:rsidRDefault="002C1881" w:rsidP="002C1881">
            <w:pPr>
              <w:rPr>
                <w:rFonts w:ascii="Times New Roman" w:hAnsi="Times New Roman"/>
              </w:rPr>
            </w:pPr>
            <w:r w:rsidRPr="00FD35A8">
              <w:rPr>
                <w:rFonts w:ascii="Times New Roman" w:hAnsi="Times New Roman"/>
              </w:rPr>
              <w:t>xx</w:t>
            </w:r>
          </w:p>
        </w:tc>
        <w:tc>
          <w:tcPr>
            <w:tcW w:w="0" w:type="auto"/>
          </w:tcPr>
          <w:p w14:paraId="5297444C" w14:textId="31B16582" w:rsidR="002C1881" w:rsidRPr="00FD35A8" w:rsidRDefault="002C1881" w:rsidP="002C1881">
            <w:pPr>
              <w:rPr>
                <w:rFonts w:ascii="Times New Roman" w:hAnsi="Times New Roman"/>
              </w:rPr>
            </w:pPr>
            <w:r w:rsidRPr="00FD35A8">
              <w:rPr>
                <w:rFonts w:ascii="Times New Roman" w:hAnsi="Times New Roman"/>
              </w:rPr>
              <w:t>xx</w:t>
            </w:r>
          </w:p>
        </w:tc>
        <w:tc>
          <w:tcPr>
            <w:tcW w:w="0" w:type="auto"/>
          </w:tcPr>
          <w:p w14:paraId="102404C8" w14:textId="7D900AC8" w:rsidR="002C1881" w:rsidRPr="00FD35A8" w:rsidRDefault="002C1881" w:rsidP="002C1881">
            <w:pPr>
              <w:rPr>
                <w:rFonts w:ascii="Times New Roman" w:hAnsi="Times New Roman"/>
              </w:rPr>
            </w:pPr>
            <w:r w:rsidRPr="00FD35A8">
              <w:rPr>
                <w:rFonts w:ascii="Times New Roman" w:hAnsi="Times New Roman"/>
              </w:rPr>
              <w:t>xx</w:t>
            </w:r>
          </w:p>
        </w:tc>
      </w:tr>
      <w:commentRangeEnd w:id="2475"/>
      <w:tr w:rsidR="002C1881" w:rsidRPr="00FD35A8" w14:paraId="57458DCA" w14:textId="77777777" w:rsidTr="002712DA">
        <w:trPr>
          <w:trHeight w:val="281"/>
        </w:trPr>
        <w:tc>
          <w:tcPr>
            <w:tcW w:w="0" w:type="auto"/>
          </w:tcPr>
          <w:p w14:paraId="1212BEF6" w14:textId="19C58B16" w:rsidR="002C1881" w:rsidRPr="00FD35A8" w:rsidRDefault="00A51B88" w:rsidP="002C1881">
            <w:pPr>
              <w:rPr>
                <w:rFonts w:ascii="Times New Roman" w:hAnsi="Times New Roman"/>
                <w:bCs/>
              </w:rPr>
            </w:pPr>
            <w:r w:rsidRPr="00FD35A8">
              <w:rPr>
                <w:rStyle w:val="CommentReference"/>
                <w:rFonts w:ascii="Times New Roman" w:hAnsi="Times New Roman"/>
                <w:bCs/>
                <w:sz w:val="20"/>
                <w:szCs w:val="20"/>
              </w:rPr>
              <w:commentReference w:id="2475"/>
            </w:r>
            <w:commentRangeEnd w:id="2476"/>
            <w:r w:rsidR="0010172E" w:rsidRPr="00FD35A8">
              <w:rPr>
                <w:rStyle w:val="CommentReference"/>
                <w:rFonts w:ascii="Times New Roman" w:hAnsi="Times New Roman"/>
                <w:bCs/>
                <w:sz w:val="20"/>
                <w:szCs w:val="20"/>
              </w:rPr>
              <w:commentReference w:id="2476"/>
            </w:r>
            <w:r w:rsidR="002C1881" w:rsidRPr="00FD35A8">
              <w:rPr>
                <w:rFonts w:ascii="Times New Roman" w:hAnsi="Times New Roman"/>
                <w:bCs/>
              </w:rPr>
              <w:t>CK (U/liter)</w:t>
            </w:r>
          </w:p>
        </w:tc>
        <w:tc>
          <w:tcPr>
            <w:tcW w:w="0" w:type="auto"/>
          </w:tcPr>
          <w:p w14:paraId="74349F28" w14:textId="19FAA3B4" w:rsidR="002C1881" w:rsidRPr="00FD35A8" w:rsidRDefault="002C1881" w:rsidP="002C1881">
            <w:pPr>
              <w:rPr>
                <w:rFonts w:ascii="Times New Roman" w:hAnsi="Times New Roman"/>
              </w:rPr>
            </w:pPr>
            <w:r w:rsidRPr="00FD35A8">
              <w:rPr>
                <w:rFonts w:ascii="Times New Roman" w:hAnsi="Times New Roman"/>
              </w:rPr>
              <w:t>xx</w:t>
            </w:r>
          </w:p>
        </w:tc>
        <w:tc>
          <w:tcPr>
            <w:tcW w:w="0" w:type="auto"/>
          </w:tcPr>
          <w:p w14:paraId="21CABFCA" w14:textId="3F66EC69" w:rsidR="002C1881" w:rsidRPr="00FD35A8" w:rsidRDefault="002C1881" w:rsidP="002C1881">
            <w:pPr>
              <w:rPr>
                <w:rFonts w:ascii="Times New Roman" w:hAnsi="Times New Roman"/>
              </w:rPr>
            </w:pPr>
            <w:r w:rsidRPr="00FD35A8">
              <w:rPr>
                <w:rFonts w:ascii="Times New Roman" w:hAnsi="Times New Roman"/>
              </w:rPr>
              <w:t>xx</w:t>
            </w:r>
          </w:p>
        </w:tc>
        <w:tc>
          <w:tcPr>
            <w:tcW w:w="0" w:type="auto"/>
          </w:tcPr>
          <w:p w14:paraId="7A2C5E67" w14:textId="6A883E93" w:rsidR="002C1881" w:rsidRPr="00FD35A8" w:rsidRDefault="002C1881" w:rsidP="002C1881">
            <w:pPr>
              <w:rPr>
                <w:rFonts w:ascii="Times New Roman" w:hAnsi="Times New Roman"/>
              </w:rPr>
            </w:pPr>
            <w:r w:rsidRPr="00FD35A8">
              <w:rPr>
                <w:rFonts w:ascii="Times New Roman" w:hAnsi="Times New Roman"/>
              </w:rPr>
              <w:t>xx</w:t>
            </w:r>
          </w:p>
        </w:tc>
        <w:tc>
          <w:tcPr>
            <w:tcW w:w="0" w:type="auto"/>
          </w:tcPr>
          <w:p w14:paraId="132E9433" w14:textId="07D583B8" w:rsidR="002C1881" w:rsidRPr="00FD35A8" w:rsidRDefault="002C1881" w:rsidP="002C1881">
            <w:pPr>
              <w:rPr>
                <w:rFonts w:ascii="Times New Roman" w:hAnsi="Times New Roman"/>
              </w:rPr>
            </w:pPr>
            <w:r w:rsidRPr="00FD35A8">
              <w:rPr>
                <w:rFonts w:ascii="Times New Roman" w:hAnsi="Times New Roman"/>
              </w:rPr>
              <w:t>xx</w:t>
            </w:r>
          </w:p>
        </w:tc>
        <w:tc>
          <w:tcPr>
            <w:tcW w:w="0" w:type="auto"/>
          </w:tcPr>
          <w:p w14:paraId="7CF828E3" w14:textId="252AD60E" w:rsidR="002C1881" w:rsidRPr="00FD35A8" w:rsidRDefault="002C1881" w:rsidP="002C1881">
            <w:pPr>
              <w:rPr>
                <w:rFonts w:ascii="Times New Roman" w:hAnsi="Times New Roman"/>
              </w:rPr>
            </w:pPr>
            <w:r w:rsidRPr="00FD35A8">
              <w:rPr>
                <w:rFonts w:ascii="Times New Roman" w:hAnsi="Times New Roman"/>
              </w:rPr>
              <w:t>xx</w:t>
            </w:r>
          </w:p>
        </w:tc>
      </w:tr>
      <w:tr w:rsidR="0003244D" w:rsidRPr="00FD35A8" w14:paraId="2453EEFD" w14:textId="77777777" w:rsidTr="002712DA">
        <w:trPr>
          <w:trHeight w:val="281"/>
        </w:trPr>
        <w:tc>
          <w:tcPr>
            <w:tcW w:w="0" w:type="auto"/>
            <w:hideMark/>
          </w:tcPr>
          <w:p w14:paraId="77068401" w14:textId="3A359933" w:rsidR="0003244D" w:rsidRPr="00FD35A8" w:rsidRDefault="00AB00BA" w:rsidP="0003244D">
            <w:pPr>
              <w:rPr>
                <w:rFonts w:ascii="Times New Roman" w:hAnsi="Times New Roman"/>
                <w:lang w:eastAsia="zh-CN"/>
              </w:rPr>
            </w:pPr>
            <w:r w:rsidRPr="00FD35A8">
              <w:rPr>
                <w:rFonts w:ascii="Times New Roman" w:hAnsi="Times New Roman"/>
                <w:lang w:eastAsia="zh-CN"/>
              </w:rPr>
              <w:t>FVC (units)</w:t>
            </w:r>
          </w:p>
        </w:tc>
        <w:tc>
          <w:tcPr>
            <w:tcW w:w="0" w:type="auto"/>
            <w:hideMark/>
          </w:tcPr>
          <w:p w14:paraId="50031BC4" w14:textId="385E53C9" w:rsidR="0003244D" w:rsidRPr="00FD35A8" w:rsidRDefault="0003244D" w:rsidP="0003244D">
            <w:pPr>
              <w:rPr>
                <w:rFonts w:ascii="Times New Roman" w:hAnsi="Times New Roman"/>
              </w:rPr>
            </w:pPr>
            <w:r w:rsidRPr="00FD35A8">
              <w:rPr>
                <w:rFonts w:ascii="Times New Roman" w:hAnsi="Times New Roman"/>
              </w:rPr>
              <w:t>xx</w:t>
            </w:r>
          </w:p>
        </w:tc>
        <w:tc>
          <w:tcPr>
            <w:tcW w:w="0" w:type="auto"/>
            <w:hideMark/>
          </w:tcPr>
          <w:p w14:paraId="224CFC5B" w14:textId="2D298A02" w:rsidR="0003244D" w:rsidRPr="00FD35A8" w:rsidRDefault="0003244D" w:rsidP="0003244D">
            <w:pPr>
              <w:rPr>
                <w:rFonts w:ascii="Times New Roman" w:hAnsi="Times New Roman"/>
              </w:rPr>
            </w:pPr>
            <w:r w:rsidRPr="00FD35A8">
              <w:rPr>
                <w:rFonts w:ascii="Times New Roman" w:hAnsi="Times New Roman"/>
              </w:rPr>
              <w:t>xx</w:t>
            </w:r>
          </w:p>
        </w:tc>
        <w:tc>
          <w:tcPr>
            <w:tcW w:w="0" w:type="auto"/>
            <w:hideMark/>
          </w:tcPr>
          <w:p w14:paraId="7E79F3D7" w14:textId="7820FEF3" w:rsidR="0003244D" w:rsidRPr="00FD35A8" w:rsidRDefault="0003244D" w:rsidP="0003244D">
            <w:pPr>
              <w:rPr>
                <w:rFonts w:ascii="Times New Roman" w:hAnsi="Times New Roman"/>
              </w:rPr>
            </w:pPr>
            <w:r w:rsidRPr="00FD35A8">
              <w:rPr>
                <w:rFonts w:ascii="Times New Roman" w:hAnsi="Times New Roman"/>
              </w:rPr>
              <w:t>xx</w:t>
            </w:r>
          </w:p>
        </w:tc>
        <w:tc>
          <w:tcPr>
            <w:tcW w:w="0" w:type="auto"/>
            <w:hideMark/>
          </w:tcPr>
          <w:p w14:paraId="278C7592" w14:textId="00113DE2" w:rsidR="0003244D" w:rsidRPr="00FD35A8" w:rsidRDefault="0003244D" w:rsidP="0003244D">
            <w:pPr>
              <w:rPr>
                <w:rFonts w:ascii="Times New Roman" w:hAnsi="Times New Roman"/>
              </w:rPr>
            </w:pPr>
            <w:r w:rsidRPr="00FD35A8">
              <w:rPr>
                <w:rFonts w:ascii="Times New Roman" w:hAnsi="Times New Roman"/>
              </w:rPr>
              <w:t>xx</w:t>
            </w:r>
          </w:p>
        </w:tc>
        <w:tc>
          <w:tcPr>
            <w:tcW w:w="0" w:type="auto"/>
            <w:hideMark/>
          </w:tcPr>
          <w:p w14:paraId="52871C42" w14:textId="311C9ACF" w:rsidR="0003244D" w:rsidRPr="00FD35A8" w:rsidRDefault="0003244D" w:rsidP="0003244D">
            <w:pPr>
              <w:rPr>
                <w:rFonts w:ascii="Times New Roman" w:hAnsi="Times New Roman"/>
              </w:rPr>
            </w:pPr>
            <w:r w:rsidRPr="00FD35A8">
              <w:rPr>
                <w:rFonts w:ascii="Times New Roman" w:hAnsi="Times New Roman"/>
              </w:rPr>
              <w:t>xx</w:t>
            </w:r>
          </w:p>
        </w:tc>
      </w:tr>
      <w:tr w:rsidR="0003244D" w:rsidRPr="00FD35A8" w14:paraId="586CB264" w14:textId="77777777" w:rsidTr="002712DA">
        <w:trPr>
          <w:trHeight w:val="285"/>
        </w:trPr>
        <w:tc>
          <w:tcPr>
            <w:tcW w:w="0" w:type="auto"/>
            <w:hideMark/>
          </w:tcPr>
          <w:p w14:paraId="43041FAD" w14:textId="0F141F56" w:rsidR="0003244D" w:rsidRPr="00FD35A8" w:rsidRDefault="00AB00BA" w:rsidP="0003244D">
            <w:pPr>
              <w:rPr>
                <w:rFonts w:ascii="Times New Roman" w:hAnsi="Times New Roman"/>
              </w:rPr>
            </w:pPr>
            <w:r w:rsidRPr="00FD35A8">
              <w:rPr>
                <w:rFonts w:ascii="Times New Roman" w:hAnsi="Times New Roman"/>
                <w:lang w:eastAsia="zh-CN"/>
              </w:rPr>
              <w:t>pp</w:t>
            </w:r>
            <w:r w:rsidRPr="00FD35A8">
              <w:rPr>
                <w:rFonts w:ascii="Times New Roman" w:hAnsi="Times New Roman"/>
              </w:rPr>
              <w:t>FVC (units)</w:t>
            </w:r>
          </w:p>
        </w:tc>
        <w:tc>
          <w:tcPr>
            <w:tcW w:w="0" w:type="auto"/>
            <w:hideMark/>
          </w:tcPr>
          <w:p w14:paraId="103FF96E" w14:textId="0DA17C71" w:rsidR="0003244D" w:rsidRPr="00FD35A8" w:rsidRDefault="0003244D" w:rsidP="0003244D">
            <w:pPr>
              <w:rPr>
                <w:rFonts w:ascii="Times New Roman" w:hAnsi="Times New Roman"/>
              </w:rPr>
            </w:pPr>
            <w:r w:rsidRPr="00FD35A8">
              <w:rPr>
                <w:rFonts w:ascii="Times New Roman" w:hAnsi="Times New Roman"/>
              </w:rPr>
              <w:t>xx</w:t>
            </w:r>
          </w:p>
        </w:tc>
        <w:tc>
          <w:tcPr>
            <w:tcW w:w="0" w:type="auto"/>
            <w:hideMark/>
          </w:tcPr>
          <w:p w14:paraId="0150B2AD" w14:textId="4B61218D" w:rsidR="0003244D" w:rsidRPr="00FD35A8" w:rsidRDefault="0003244D" w:rsidP="0003244D">
            <w:pPr>
              <w:rPr>
                <w:rFonts w:ascii="Times New Roman" w:hAnsi="Times New Roman"/>
              </w:rPr>
            </w:pPr>
            <w:r w:rsidRPr="00FD35A8">
              <w:rPr>
                <w:rFonts w:ascii="Times New Roman" w:hAnsi="Times New Roman"/>
              </w:rPr>
              <w:t>xx</w:t>
            </w:r>
          </w:p>
        </w:tc>
        <w:tc>
          <w:tcPr>
            <w:tcW w:w="0" w:type="auto"/>
            <w:hideMark/>
          </w:tcPr>
          <w:p w14:paraId="0FE355CA" w14:textId="0568EE11" w:rsidR="0003244D" w:rsidRPr="00FD35A8" w:rsidRDefault="0003244D" w:rsidP="0003244D">
            <w:pPr>
              <w:rPr>
                <w:rFonts w:ascii="Times New Roman" w:hAnsi="Times New Roman"/>
              </w:rPr>
            </w:pPr>
            <w:r w:rsidRPr="00FD35A8">
              <w:rPr>
                <w:rFonts w:ascii="Times New Roman" w:hAnsi="Times New Roman"/>
              </w:rPr>
              <w:t>xx</w:t>
            </w:r>
          </w:p>
        </w:tc>
        <w:tc>
          <w:tcPr>
            <w:tcW w:w="0" w:type="auto"/>
            <w:hideMark/>
          </w:tcPr>
          <w:p w14:paraId="1F5EF00A" w14:textId="7B060624" w:rsidR="0003244D" w:rsidRPr="00FD35A8" w:rsidRDefault="0003244D" w:rsidP="0003244D">
            <w:pPr>
              <w:rPr>
                <w:rFonts w:ascii="Times New Roman" w:hAnsi="Times New Roman"/>
              </w:rPr>
            </w:pPr>
            <w:r w:rsidRPr="00FD35A8">
              <w:rPr>
                <w:rFonts w:ascii="Times New Roman" w:hAnsi="Times New Roman"/>
              </w:rPr>
              <w:t>xx</w:t>
            </w:r>
          </w:p>
        </w:tc>
        <w:tc>
          <w:tcPr>
            <w:tcW w:w="0" w:type="auto"/>
            <w:hideMark/>
          </w:tcPr>
          <w:p w14:paraId="182B83D1" w14:textId="2DC23BF0" w:rsidR="0003244D" w:rsidRPr="00FD35A8" w:rsidRDefault="0003244D" w:rsidP="0003244D">
            <w:pPr>
              <w:rPr>
                <w:rFonts w:ascii="Times New Roman" w:hAnsi="Times New Roman"/>
              </w:rPr>
            </w:pPr>
            <w:r w:rsidRPr="00FD35A8">
              <w:rPr>
                <w:rFonts w:ascii="Times New Roman" w:hAnsi="Times New Roman"/>
              </w:rPr>
              <w:t>xx</w:t>
            </w:r>
          </w:p>
        </w:tc>
      </w:tr>
      <w:tr w:rsidR="0003244D" w:rsidRPr="00FD35A8" w14:paraId="46B4C1C9" w14:textId="77777777" w:rsidTr="00BF76DD">
        <w:trPr>
          <w:trHeight w:val="480"/>
        </w:trPr>
        <w:tc>
          <w:tcPr>
            <w:tcW w:w="0" w:type="auto"/>
            <w:tcBorders>
              <w:bottom w:val="single" w:sz="4" w:space="0" w:color="auto"/>
            </w:tcBorders>
            <w:hideMark/>
          </w:tcPr>
          <w:p w14:paraId="38161EDD" w14:textId="4280A30D" w:rsidR="0003244D" w:rsidRPr="00FD35A8" w:rsidRDefault="0003244D" w:rsidP="0003244D">
            <w:pPr>
              <w:rPr>
                <w:rFonts w:ascii="Times New Roman" w:hAnsi="Times New Roman"/>
              </w:rPr>
            </w:pPr>
            <w:commentRangeStart w:id="2502"/>
            <w:r w:rsidRPr="00FD35A8">
              <w:rPr>
                <w:rFonts w:ascii="Times New Roman" w:hAnsi="Times New Roman"/>
                <w:bCs/>
              </w:rPr>
              <w:t>TIS (points)</w:t>
            </w:r>
            <w:commentRangeEnd w:id="2502"/>
            <w:r w:rsidR="001B3BB4" w:rsidRPr="00556E25">
              <w:rPr>
                <w:rStyle w:val="CommentReference"/>
                <w:rFonts w:ascii="Times New Roman" w:hAnsi="Times New Roman"/>
                <w:bCs/>
                <w:color w:val="EE0000"/>
                <w:sz w:val="20"/>
                <w:szCs w:val="20"/>
                <w:rPrChange w:id="2503" w:author="Yali Chen" w:date="2026-01-27T11:46:00Z" w16du:dateUtc="2026-01-27T03:46:00Z">
                  <w:rPr>
                    <w:rStyle w:val="CommentReference"/>
                    <w:rFonts w:ascii="Times New Roman" w:hAnsi="Times New Roman"/>
                    <w:bCs/>
                    <w:sz w:val="20"/>
                    <w:szCs w:val="20"/>
                  </w:rPr>
                </w:rPrChange>
              </w:rPr>
              <w:commentReference w:id="2502"/>
            </w:r>
            <w:ins w:id="2504" w:author="Yali Chen" w:date="2026-01-27T11:46:00Z" w16du:dateUtc="2026-01-27T03:46:00Z">
              <w:r w:rsidR="00556E25" w:rsidRPr="00556E25">
                <w:rPr>
                  <w:rFonts w:ascii="Times New Roman" w:hAnsi="Times New Roman" w:hint="eastAsia"/>
                  <w:bCs/>
                  <w:color w:val="EE0000"/>
                  <w:rPrChange w:id="2505" w:author="Yali Chen" w:date="2026-01-27T11:46:00Z" w16du:dateUtc="2026-01-27T03:46:00Z">
                    <w:rPr>
                      <w:rFonts w:ascii="Times New Roman" w:hAnsi="Times New Roman" w:hint="eastAsia"/>
                      <w:bCs/>
                    </w:rPr>
                  </w:rPrChange>
                </w:rPr>
                <w:t>第</w:t>
              </w:r>
              <w:r w:rsidR="00556E25" w:rsidRPr="00556E25">
                <w:rPr>
                  <w:rFonts w:ascii="Times New Roman" w:hAnsi="Times New Roman"/>
                  <w:bCs/>
                  <w:color w:val="EE0000"/>
                  <w:rPrChange w:id="2506" w:author="Yali Chen" w:date="2026-01-27T11:46:00Z" w16du:dateUtc="2026-01-27T03:46:00Z">
                    <w:rPr>
                      <w:rFonts w:ascii="Times New Roman" w:hAnsi="Times New Roman"/>
                      <w:bCs/>
                    </w:rPr>
                  </w:rPrChange>
                </w:rPr>
                <w:t xml:space="preserve">1-2 </w:t>
              </w:r>
              <w:r w:rsidR="00556E25" w:rsidRPr="00556E25">
                <w:rPr>
                  <w:rFonts w:ascii="Times New Roman" w:hAnsi="Times New Roman" w:hint="eastAsia"/>
                  <w:bCs/>
                  <w:color w:val="EE0000"/>
                  <w:rPrChange w:id="2507" w:author="Yali Chen" w:date="2026-01-27T11:46:00Z" w16du:dateUtc="2026-01-27T03:46:00Z">
                    <w:rPr>
                      <w:rFonts w:ascii="Times New Roman" w:hAnsi="Times New Roman" w:hint="eastAsia"/>
                      <w:bCs/>
                    </w:rPr>
                  </w:rPrChange>
                </w:rPr>
                <w:t>次</w:t>
              </w:r>
              <w:r w:rsidR="00556E25" w:rsidRPr="00556E25">
                <w:rPr>
                  <w:rFonts w:ascii="Times New Roman" w:hAnsi="Times New Roman"/>
                  <w:bCs/>
                  <w:color w:val="EE0000"/>
                  <w:rPrChange w:id="2508" w:author="Yali Chen" w:date="2026-01-27T11:46:00Z" w16du:dateUtc="2026-01-27T03:46:00Z">
                    <w:rPr>
                      <w:rFonts w:ascii="Times New Roman" w:hAnsi="Times New Roman"/>
                      <w:bCs/>
                    </w:rPr>
                  </w:rPrChange>
                </w:rPr>
                <w:t>data sharing</w:t>
              </w:r>
              <w:r w:rsidR="00556E25" w:rsidRPr="00556E25">
                <w:rPr>
                  <w:rFonts w:ascii="Times New Roman" w:hAnsi="Times New Roman" w:hint="eastAsia"/>
                  <w:bCs/>
                  <w:color w:val="EE0000"/>
                  <w:rPrChange w:id="2509" w:author="Yali Chen" w:date="2026-01-27T11:46:00Z" w16du:dateUtc="2026-01-27T03:46:00Z">
                    <w:rPr>
                      <w:rFonts w:ascii="Times New Roman" w:hAnsi="Times New Roman" w:hint="eastAsia"/>
                      <w:bCs/>
                    </w:rPr>
                  </w:rPrChange>
                </w:rPr>
                <w:t>暂不计算</w:t>
              </w:r>
            </w:ins>
          </w:p>
        </w:tc>
        <w:tc>
          <w:tcPr>
            <w:tcW w:w="0" w:type="auto"/>
            <w:tcBorders>
              <w:bottom w:val="single" w:sz="4" w:space="0" w:color="auto"/>
            </w:tcBorders>
            <w:hideMark/>
          </w:tcPr>
          <w:p w14:paraId="43AAD1FC" w14:textId="7489D4FC" w:rsidR="0003244D" w:rsidRPr="00FD35A8" w:rsidRDefault="0003244D" w:rsidP="0003244D">
            <w:pPr>
              <w:rPr>
                <w:rFonts w:ascii="Times New Roman" w:hAnsi="Times New Roman"/>
              </w:rPr>
            </w:pPr>
            <w:r w:rsidRPr="00FD35A8">
              <w:rPr>
                <w:rFonts w:ascii="Times New Roman" w:hAnsi="Times New Roman"/>
              </w:rPr>
              <w:t>xx</w:t>
            </w:r>
          </w:p>
        </w:tc>
        <w:tc>
          <w:tcPr>
            <w:tcW w:w="0" w:type="auto"/>
            <w:tcBorders>
              <w:bottom w:val="single" w:sz="4" w:space="0" w:color="auto"/>
            </w:tcBorders>
            <w:hideMark/>
          </w:tcPr>
          <w:p w14:paraId="0B469840" w14:textId="706243DC" w:rsidR="0003244D" w:rsidRPr="00FD35A8" w:rsidRDefault="0003244D" w:rsidP="0003244D">
            <w:pPr>
              <w:rPr>
                <w:rFonts w:ascii="Times New Roman" w:hAnsi="Times New Roman"/>
              </w:rPr>
            </w:pPr>
            <w:r w:rsidRPr="00FD35A8">
              <w:rPr>
                <w:rFonts w:ascii="Times New Roman" w:hAnsi="Times New Roman"/>
              </w:rPr>
              <w:t>xx</w:t>
            </w:r>
          </w:p>
        </w:tc>
        <w:tc>
          <w:tcPr>
            <w:tcW w:w="0" w:type="auto"/>
            <w:tcBorders>
              <w:bottom w:val="single" w:sz="4" w:space="0" w:color="auto"/>
            </w:tcBorders>
            <w:hideMark/>
          </w:tcPr>
          <w:p w14:paraId="2E4B91B6" w14:textId="1288B7EE" w:rsidR="0003244D" w:rsidRPr="00FD35A8" w:rsidRDefault="0003244D" w:rsidP="0003244D">
            <w:pPr>
              <w:rPr>
                <w:rFonts w:ascii="Times New Roman" w:hAnsi="Times New Roman"/>
              </w:rPr>
            </w:pPr>
            <w:r w:rsidRPr="00FD35A8">
              <w:rPr>
                <w:rFonts w:ascii="Times New Roman" w:hAnsi="Times New Roman"/>
              </w:rPr>
              <w:t>xx</w:t>
            </w:r>
          </w:p>
        </w:tc>
        <w:tc>
          <w:tcPr>
            <w:tcW w:w="0" w:type="auto"/>
            <w:tcBorders>
              <w:bottom w:val="single" w:sz="4" w:space="0" w:color="auto"/>
            </w:tcBorders>
            <w:hideMark/>
          </w:tcPr>
          <w:p w14:paraId="2421D161" w14:textId="30E34B43" w:rsidR="0003244D" w:rsidRPr="00FD35A8" w:rsidRDefault="0003244D" w:rsidP="0003244D">
            <w:pPr>
              <w:rPr>
                <w:rFonts w:ascii="Times New Roman" w:hAnsi="Times New Roman"/>
              </w:rPr>
            </w:pPr>
            <w:r w:rsidRPr="00FD35A8">
              <w:rPr>
                <w:rFonts w:ascii="Times New Roman" w:hAnsi="Times New Roman"/>
              </w:rPr>
              <w:t>xx</w:t>
            </w:r>
          </w:p>
        </w:tc>
        <w:tc>
          <w:tcPr>
            <w:tcW w:w="0" w:type="auto"/>
            <w:tcBorders>
              <w:bottom w:val="single" w:sz="4" w:space="0" w:color="auto"/>
            </w:tcBorders>
            <w:hideMark/>
          </w:tcPr>
          <w:p w14:paraId="406A3D0C" w14:textId="7E594A25" w:rsidR="0003244D" w:rsidRPr="00FD35A8" w:rsidRDefault="0003244D" w:rsidP="0003244D">
            <w:pPr>
              <w:rPr>
                <w:rFonts w:ascii="Times New Roman" w:hAnsi="Times New Roman"/>
              </w:rPr>
            </w:pPr>
            <w:r w:rsidRPr="00FD35A8">
              <w:rPr>
                <w:rFonts w:ascii="Times New Roman" w:hAnsi="Times New Roman"/>
              </w:rPr>
              <w:t>xx</w:t>
            </w:r>
          </w:p>
        </w:tc>
      </w:tr>
    </w:tbl>
    <w:p w14:paraId="462E6DFB" w14:textId="77777777" w:rsidR="00391088" w:rsidRPr="00FD35A8" w:rsidRDefault="00391088" w:rsidP="00391088">
      <w:pPr>
        <w:rPr>
          <w:rFonts w:ascii="Times New Roman" w:hAnsi="Times New Roman" w:cs="Times New Roman"/>
          <w:szCs w:val="20"/>
        </w:rPr>
      </w:pPr>
      <w:r w:rsidRPr="00FD35A8">
        <w:rPr>
          <w:rFonts w:ascii="Times New Roman" w:hAnsi="Times New Roman" w:cs="Times New Roman"/>
          <w:szCs w:val="20"/>
        </w:rPr>
        <w:t>Note:</w:t>
      </w:r>
    </w:p>
    <w:p w14:paraId="2F66976E" w14:textId="77777777" w:rsidR="00391088" w:rsidRPr="00FD35A8" w:rsidRDefault="00391088" w:rsidP="00391088">
      <w:pPr>
        <w:rPr>
          <w:rFonts w:ascii="Times New Roman" w:hAnsi="Times New Roman" w:cs="Times New Roman"/>
          <w:szCs w:val="20"/>
        </w:rPr>
      </w:pPr>
      <w:r w:rsidRPr="00FD35A8">
        <w:rPr>
          <w:rFonts w:ascii="Times New Roman" w:hAnsi="Times New Roman" w:cs="Times New Roman"/>
          <w:szCs w:val="20"/>
        </w:rPr>
        <w:t>Full analysis set (FAS): Subjects who have received cell infusion in the analysis set of eligible subjects (ASES). FAS will be mainly used for the analysis of baseline data and efficacy analysis.</w:t>
      </w:r>
    </w:p>
    <w:p w14:paraId="75430F59" w14:textId="126B3478" w:rsidR="00391088" w:rsidRPr="00FD35A8" w:rsidRDefault="001D78AD" w:rsidP="00C81D2A">
      <w:pPr>
        <w:widowControl/>
        <w:rPr>
          <w:rFonts w:ascii="Times New Roman" w:hAnsi="Times New Roman" w:cs="Times New Roman"/>
          <w:i/>
          <w:iCs/>
          <w:szCs w:val="20"/>
        </w:rPr>
      </w:pPr>
      <w:ins w:id="2510" w:author="Yali Chen" w:date="2025-12-17T14:04:00Z" w16du:dateUtc="2025-12-17T06:04:00Z">
        <w:r w:rsidRPr="00FD35A8">
          <w:rPr>
            <w:rFonts w:ascii="Times New Roman" w:hAnsi="Times New Roman" w:cs="Times New Roman"/>
            <w:szCs w:val="20"/>
          </w:rPr>
          <w:t>CK: Creatine Kinase</w:t>
        </w:r>
        <w:r w:rsidR="00E53E13" w:rsidRPr="00FD35A8">
          <w:rPr>
            <w:rFonts w:ascii="Times New Roman" w:hAnsi="Times New Roman" w:cs="Times New Roman"/>
            <w:szCs w:val="20"/>
          </w:rPr>
          <w:t>,</w:t>
        </w:r>
        <w:r w:rsidRPr="00FD35A8">
          <w:rPr>
            <w:rFonts w:ascii="Times New Roman" w:hAnsi="Times New Roman" w:cs="Times New Roman"/>
            <w:szCs w:val="20"/>
          </w:rPr>
          <w:t xml:space="preserve"> </w:t>
        </w:r>
      </w:ins>
      <w:r w:rsidR="0094770A" w:rsidRPr="00FD35A8">
        <w:rPr>
          <w:rFonts w:ascii="Times New Roman" w:hAnsi="Times New Roman" w:cs="Times New Roman"/>
          <w:szCs w:val="20"/>
        </w:rPr>
        <w:t>FVC: Forced Vital Capacity,</w:t>
      </w:r>
      <w:r w:rsidR="00793C90" w:rsidRPr="00FD35A8">
        <w:rPr>
          <w:rFonts w:ascii="Times New Roman" w:hAnsi="Times New Roman" w:cs="Times New Roman"/>
          <w:szCs w:val="20"/>
        </w:rPr>
        <w:t xml:space="preserve"> </w:t>
      </w:r>
      <w:r w:rsidR="00391088" w:rsidRPr="00FD35A8">
        <w:rPr>
          <w:rFonts w:ascii="Times New Roman" w:hAnsi="Times New Roman" w:cs="Times New Roman"/>
          <w:szCs w:val="20"/>
        </w:rPr>
        <w:t>IIM: Idiopathic Inflammatory Myopathies</w:t>
      </w:r>
      <w:r w:rsidR="00BF76DD" w:rsidRPr="00FD35A8">
        <w:rPr>
          <w:rFonts w:ascii="Times New Roman" w:hAnsi="Times New Roman" w:cs="Times New Roman"/>
          <w:szCs w:val="20"/>
        </w:rPr>
        <w:t xml:space="preserve">, </w:t>
      </w:r>
      <w:ins w:id="2511" w:author="Yali Chen" w:date="2025-12-17T13:54:00Z" w16du:dateUtc="2025-12-17T05:54:00Z">
        <w:r w:rsidR="00604EBC" w:rsidRPr="00FD35A8">
          <w:rPr>
            <w:rFonts w:ascii="Times New Roman" w:hAnsi="Times New Roman" w:cs="Times New Roman"/>
            <w:szCs w:val="20"/>
          </w:rPr>
          <w:t>MDAAT: Myositis Disease Activity Assessment Tool</w:t>
        </w:r>
      </w:ins>
      <w:ins w:id="2512" w:author="Yali Chen" w:date="2025-12-17T14:05:00Z" w16du:dateUtc="2025-12-17T06:05:00Z">
        <w:r w:rsidR="00E53E13" w:rsidRPr="00FD35A8">
          <w:rPr>
            <w:rFonts w:ascii="Times New Roman" w:hAnsi="Times New Roman" w:cs="Times New Roman"/>
            <w:szCs w:val="20"/>
          </w:rPr>
          <w:t>,</w:t>
        </w:r>
      </w:ins>
      <w:ins w:id="2513" w:author="Yali Chen" w:date="2025-12-17T13:54:00Z" w16du:dateUtc="2025-12-17T05:54:00Z">
        <w:r w:rsidR="00604EBC" w:rsidRPr="00FD35A8">
          <w:rPr>
            <w:rFonts w:ascii="Times New Roman" w:hAnsi="Times New Roman" w:cs="Times New Roman"/>
            <w:szCs w:val="20"/>
          </w:rPr>
          <w:t xml:space="preserve"> </w:t>
        </w:r>
      </w:ins>
      <w:ins w:id="2514" w:author="Yali Chen" w:date="2025-12-17T14:05:00Z" w16du:dateUtc="2025-12-17T06:05:00Z">
        <w:r w:rsidR="00A01CB5" w:rsidRPr="00FD35A8">
          <w:rPr>
            <w:rFonts w:ascii="Times New Roman" w:hAnsi="Times New Roman" w:cs="Times New Roman"/>
            <w:szCs w:val="20"/>
          </w:rPr>
          <w:t xml:space="preserve">MDI: Myositis Damage Index, </w:t>
        </w:r>
      </w:ins>
      <w:r w:rsidR="00A22FE1" w:rsidRPr="00FD35A8">
        <w:rPr>
          <w:rFonts w:ascii="Times New Roman" w:hAnsi="Times New Roman" w:cs="Times New Roman"/>
          <w:szCs w:val="20"/>
        </w:rPr>
        <w:t xml:space="preserve">MMT: Manual Muscle Testing, </w:t>
      </w:r>
      <w:r w:rsidR="00BF76DD" w:rsidRPr="00FD35A8">
        <w:rPr>
          <w:rFonts w:ascii="Times New Roman" w:hAnsi="Times New Roman" w:cs="Times New Roman"/>
          <w:szCs w:val="20"/>
        </w:rPr>
        <w:t>P</w:t>
      </w:r>
      <w:r w:rsidR="00793C90" w:rsidRPr="00FD35A8">
        <w:rPr>
          <w:rFonts w:ascii="Times New Roman" w:hAnsi="Times New Roman" w:cs="Times New Roman"/>
          <w:szCs w:val="20"/>
        </w:rPr>
        <w:t>h</w:t>
      </w:r>
      <w:r w:rsidR="00BF76DD" w:rsidRPr="00FD35A8">
        <w:rPr>
          <w:rFonts w:ascii="Times New Roman" w:hAnsi="Times New Roman" w:cs="Times New Roman"/>
          <w:szCs w:val="20"/>
        </w:rPr>
        <w:t>GA: Physician Global Activity</w:t>
      </w:r>
      <w:r w:rsidR="00A22FE1" w:rsidRPr="00FD35A8">
        <w:rPr>
          <w:rFonts w:ascii="Times New Roman" w:hAnsi="Times New Roman" w:cs="Times New Roman"/>
          <w:szCs w:val="20"/>
        </w:rPr>
        <w:t xml:space="preserve">, </w:t>
      </w:r>
      <w:r w:rsidR="00793C90" w:rsidRPr="00FD35A8">
        <w:rPr>
          <w:rFonts w:ascii="Times New Roman" w:hAnsi="Times New Roman" w:cs="Times New Roman"/>
          <w:szCs w:val="20"/>
        </w:rPr>
        <w:t xml:space="preserve">PtGA: Patient Global Activity, </w:t>
      </w:r>
      <w:r w:rsidR="00A22FE1" w:rsidRPr="00FD35A8">
        <w:rPr>
          <w:rFonts w:ascii="Times New Roman" w:hAnsi="Times New Roman" w:cs="Times New Roman"/>
          <w:szCs w:val="20"/>
        </w:rPr>
        <w:t>TIS: Total Improvement Score</w:t>
      </w:r>
      <w:r w:rsidR="0094770A" w:rsidRPr="00FD35A8">
        <w:rPr>
          <w:rFonts w:ascii="Times New Roman" w:hAnsi="Times New Roman" w:cs="Times New Roman"/>
          <w:szCs w:val="20"/>
        </w:rPr>
        <w:t>, ppFVC: percent predicted Forced Vital Capacity</w:t>
      </w:r>
    </w:p>
    <w:p w14:paraId="210CD8A7" w14:textId="77777777" w:rsidR="0010172E" w:rsidRPr="00FD35A8" w:rsidRDefault="0010172E" w:rsidP="00391088">
      <w:pPr>
        <w:widowControl/>
        <w:rPr>
          <w:ins w:id="2515" w:author="Yali Chen" w:date="2025-12-17T14:12:00Z" w16du:dateUtc="2025-12-17T06:12:00Z"/>
          <w:rFonts w:ascii="Times New Roman" w:hAnsi="Times New Roman" w:cs="Times New Roman"/>
          <w:szCs w:val="20"/>
        </w:rPr>
      </w:pPr>
    </w:p>
    <w:p w14:paraId="1574A361" w14:textId="77777777" w:rsidR="0010172E" w:rsidRPr="00FD35A8" w:rsidRDefault="0010172E" w:rsidP="00391088">
      <w:pPr>
        <w:widowControl/>
        <w:rPr>
          <w:ins w:id="2516" w:author="Yali Chen" w:date="2025-12-17T14:12:00Z" w16du:dateUtc="2025-12-17T06:12:00Z"/>
          <w:rFonts w:ascii="Times New Roman" w:hAnsi="Times New Roman" w:cs="Times New Roman"/>
          <w:i/>
          <w:iCs/>
          <w:szCs w:val="20"/>
        </w:rPr>
      </w:pPr>
      <w:ins w:id="2517" w:author="Yali Chen" w:date="2025-12-17T14:12:00Z" w16du:dateUtc="2025-12-17T06:12:00Z">
        <w:r w:rsidRPr="00FD35A8">
          <w:rPr>
            <w:rFonts w:ascii="Times New Roman" w:hAnsi="Times New Roman" w:cs="Times New Roman"/>
            <w:i/>
            <w:iCs/>
            <w:szCs w:val="20"/>
            <w:rPrChange w:id="2518" w:author="Yali Chen" w:date="2025-12-17T14:12:00Z" w16du:dateUtc="2025-12-17T06:12:00Z">
              <w:rPr>
                <w:rFonts w:ascii="Times New Roman" w:hAnsi="Times New Roman" w:cs="Times New Roman"/>
                <w:szCs w:val="20"/>
              </w:rPr>
            </w:rPrChange>
          </w:rPr>
          <w:t>Programming note</w:t>
        </w:r>
        <w:r w:rsidRPr="00FD35A8">
          <w:rPr>
            <w:rFonts w:ascii="Times New Roman" w:hAnsi="Times New Roman" w:cs="Times New Roman"/>
            <w:i/>
            <w:iCs/>
            <w:szCs w:val="20"/>
          </w:rPr>
          <w:t xml:space="preserve">: </w:t>
        </w:r>
      </w:ins>
    </w:p>
    <w:p w14:paraId="6BB6F456" w14:textId="14780AF4" w:rsidR="0010172E" w:rsidRPr="00FD35A8" w:rsidRDefault="007F0A9D" w:rsidP="00391088">
      <w:pPr>
        <w:widowControl/>
        <w:rPr>
          <w:ins w:id="2519" w:author="Yali Chen" w:date="2025-12-17T14:15:00Z" w16du:dateUtc="2025-12-17T06:15:00Z"/>
          <w:rFonts w:ascii="Times New Roman" w:hAnsi="Times New Roman" w:cs="Times New Roman"/>
          <w:i/>
          <w:iCs/>
          <w:szCs w:val="20"/>
        </w:rPr>
      </w:pPr>
      <w:ins w:id="2520" w:author="Yali Chen" w:date="2025-12-17T14:13:00Z" w16du:dateUtc="2025-12-17T06:13:00Z">
        <w:r w:rsidRPr="00FD35A8">
          <w:rPr>
            <w:rFonts w:ascii="Times New Roman" w:hAnsi="Times New Roman" w:cs="Times New Roman"/>
            <w:i/>
            <w:iCs/>
            <w:szCs w:val="20"/>
          </w:rPr>
          <w:t xml:space="preserve">Please see </w:t>
        </w:r>
      </w:ins>
      <w:ins w:id="2521" w:author="Yali Chen" w:date="2025-12-17T14:15:00Z" w16du:dateUtc="2025-12-17T06:15:00Z">
        <w:r w:rsidR="001107E5" w:rsidRPr="00FD35A8">
          <w:rPr>
            <w:rFonts w:ascii="Times New Roman" w:hAnsi="Times New Roman" w:cs="Times New Roman"/>
            <w:i/>
            <w:iCs/>
            <w:szCs w:val="20"/>
          </w:rPr>
          <w:t xml:space="preserve">Programming </w:t>
        </w:r>
      </w:ins>
      <w:ins w:id="2522" w:author="Yali Chen" w:date="2025-12-17T14:13:00Z" w16du:dateUtc="2025-12-17T06:13:00Z">
        <w:r w:rsidRPr="00FD35A8">
          <w:rPr>
            <w:rFonts w:ascii="Times New Roman" w:hAnsi="Times New Roman" w:cs="Times New Roman"/>
            <w:i/>
            <w:iCs/>
            <w:szCs w:val="20"/>
          </w:rPr>
          <w:t>note</w:t>
        </w:r>
      </w:ins>
      <w:ins w:id="2523" w:author="Yali Chen" w:date="2025-12-17T14:15:00Z" w16du:dateUtc="2025-12-17T06:15:00Z">
        <w:r w:rsidR="001107E5" w:rsidRPr="00FD35A8">
          <w:rPr>
            <w:rFonts w:ascii="Times New Roman" w:hAnsi="Times New Roman" w:cs="Times New Roman"/>
            <w:i/>
            <w:iCs/>
            <w:szCs w:val="20"/>
          </w:rPr>
          <w:t>s</w:t>
        </w:r>
      </w:ins>
      <w:ins w:id="2524" w:author="Yali Chen" w:date="2025-12-17T14:13:00Z" w16du:dateUtc="2025-12-17T06:13:00Z">
        <w:r w:rsidRPr="00FD35A8">
          <w:rPr>
            <w:rFonts w:ascii="Times New Roman" w:hAnsi="Times New Roman" w:cs="Times New Roman"/>
            <w:i/>
            <w:iCs/>
            <w:szCs w:val="20"/>
          </w:rPr>
          <w:t xml:space="preserve"> in figure 14.2.1-14.2.</w:t>
        </w:r>
        <w:r w:rsidR="000B7452" w:rsidRPr="00FD35A8">
          <w:rPr>
            <w:rFonts w:ascii="Times New Roman" w:hAnsi="Times New Roman" w:cs="Times New Roman"/>
            <w:i/>
            <w:iCs/>
            <w:szCs w:val="20"/>
          </w:rPr>
          <w:t>10</w:t>
        </w:r>
      </w:ins>
      <w:ins w:id="2525" w:author="Yali Chen" w:date="2025-12-17T14:14:00Z" w16du:dateUtc="2025-12-17T06:14:00Z">
        <w:r w:rsidR="000B7452" w:rsidRPr="00FD35A8">
          <w:rPr>
            <w:rFonts w:ascii="Times New Roman" w:hAnsi="Times New Roman" w:cs="Times New Roman"/>
            <w:i/>
            <w:iCs/>
            <w:szCs w:val="20"/>
          </w:rPr>
          <w:t xml:space="preserve"> to understand how to calculate </w:t>
        </w:r>
        <w:r w:rsidR="00C2155B" w:rsidRPr="00FD35A8">
          <w:rPr>
            <w:rFonts w:ascii="Times New Roman" w:hAnsi="Times New Roman" w:cs="Times New Roman"/>
            <w:i/>
            <w:iCs/>
            <w:szCs w:val="20"/>
          </w:rPr>
          <w:t>or</w:t>
        </w:r>
      </w:ins>
      <w:ins w:id="2526" w:author="Yali Chen" w:date="2025-12-17T14:15:00Z" w16du:dateUtc="2025-12-17T06:15:00Z">
        <w:r w:rsidR="00C2155B" w:rsidRPr="00FD35A8">
          <w:rPr>
            <w:rFonts w:ascii="Times New Roman" w:hAnsi="Times New Roman" w:cs="Times New Roman"/>
            <w:i/>
            <w:iCs/>
            <w:szCs w:val="20"/>
          </w:rPr>
          <w:t xml:space="preserve"> where to</w:t>
        </w:r>
      </w:ins>
      <w:ins w:id="2527" w:author="Yali Chen" w:date="2025-12-17T14:14:00Z" w16du:dateUtc="2025-12-17T06:14:00Z">
        <w:r w:rsidR="00C2155B" w:rsidRPr="00FD35A8">
          <w:rPr>
            <w:rFonts w:ascii="Times New Roman" w:hAnsi="Times New Roman" w:cs="Times New Roman"/>
            <w:i/>
            <w:iCs/>
            <w:szCs w:val="20"/>
          </w:rPr>
          <w:t xml:space="preserve"> </w:t>
        </w:r>
        <w:r w:rsidR="000B7452" w:rsidRPr="00FD35A8">
          <w:rPr>
            <w:rFonts w:ascii="Times New Roman" w:hAnsi="Times New Roman" w:cs="Times New Roman"/>
            <w:i/>
            <w:iCs/>
            <w:szCs w:val="20"/>
          </w:rPr>
          <w:t xml:space="preserve">grab </w:t>
        </w:r>
        <w:r w:rsidR="00C2155B" w:rsidRPr="00FD35A8">
          <w:rPr>
            <w:rFonts w:ascii="Times New Roman" w:hAnsi="Times New Roman" w:cs="Times New Roman"/>
            <w:i/>
            <w:iCs/>
            <w:szCs w:val="20"/>
          </w:rPr>
          <w:t>these variable</w:t>
        </w:r>
      </w:ins>
      <w:ins w:id="2528" w:author="Yali Chen" w:date="2025-12-17T14:15:00Z" w16du:dateUtc="2025-12-17T06:15:00Z">
        <w:r w:rsidR="00C2155B" w:rsidRPr="00FD35A8">
          <w:rPr>
            <w:rFonts w:ascii="Times New Roman" w:hAnsi="Times New Roman" w:cs="Times New Roman"/>
            <w:i/>
            <w:iCs/>
            <w:szCs w:val="20"/>
          </w:rPr>
          <w:t>s</w:t>
        </w:r>
      </w:ins>
    </w:p>
    <w:p w14:paraId="403CD92B" w14:textId="77777777" w:rsidR="00C2155B" w:rsidRPr="00FD35A8" w:rsidRDefault="00C2155B" w:rsidP="00391088">
      <w:pPr>
        <w:widowControl/>
        <w:rPr>
          <w:ins w:id="2529" w:author="Yali Chen" w:date="2025-12-17T14:12:00Z" w16du:dateUtc="2025-12-17T06:12:00Z"/>
          <w:rFonts w:ascii="Times New Roman" w:hAnsi="Times New Roman" w:cs="Times New Roman"/>
          <w:i/>
          <w:iCs/>
          <w:szCs w:val="20"/>
        </w:rPr>
      </w:pPr>
    </w:p>
    <w:p w14:paraId="28B0B3E2" w14:textId="499B73D1" w:rsidR="00391088" w:rsidRPr="00FD35A8" w:rsidRDefault="00391088" w:rsidP="00391088">
      <w:pPr>
        <w:widowControl/>
        <w:rPr>
          <w:rFonts w:ascii="Times New Roman" w:hAnsi="Times New Roman" w:cs="Times New Roman"/>
          <w:i/>
          <w:iCs/>
          <w:szCs w:val="20"/>
          <w:rPrChange w:id="2530" w:author="Yali Chen" w:date="2025-12-17T14:12:00Z" w16du:dateUtc="2025-12-17T06:12:00Z">
            <w:rPr>
              <w:rFonts w:ascii="Times New Roman" w:hAnsi="Times New Roman" w:cs="Times New Roman"/>
              <w:szCs w:val="20"/>
            </w:rPr>
          </w:rPrChange>
        </w:rPr>
      </w:pPr>
      <w:r w:rsidRPr="00FD35A8">
        <w:rPr>
          <w:rFonts w:ascii="Times New Roman" w:hAnsi="Times New Roman" w:cs="Times New Roman"/>
          <w:i/>
          <w:iCs/>
          <w:szCs w:val="20"/>
          <w:rPrChange w:id="2531" w:author="Yali Chen" w:date="2025-12-17T14:12:00Z" w16du:dateUtc="2025-12-17T06:12:00Z">
            <w:rPr>
              <w:rFonts w:ascii="Times New Roman" w:hAnsi="Times New Roman" w:cs="Times New Roman"/>
              <w:szCs w:val="20"/>
            </w:rPr>
          </w:rPrChange>
        </w:rPr>
        <w:br w:type="page"/>
      </w:r>
    </w:p>
    <w:p w14:paraId="1DF1A3F8" w14:textId="16F03A09" w:rsidR="00391088" w:rsidRPr="00FD35A8" w:rsidRDefault="00391088" w:rsidP="00391088">
      <w:pPr>
        <w:pStyle w:val="TFLshelltitle1"/>
        <w:rPr>
          <w:rStyle w:val="Heading3Char1"/>
          <w:rFonts w:eastAsiaTheme="majorEastAsia"/>
          <w:b/>
          <w:kern w:val="0"/>
          <w:sz w:val="20"/>
          <w:szCs w:val="20"/>
          <w:lang w:eastAsia="zh-CN"/>
        </w:rPr>
      </w:pPr>
      <w:bookmarkStart w:id="2532" w:name="_Toc217918934"/>
      <w:r w:rsidRPr="00FD35A8">
        <w:rPr>
          <w:rStyle w:val="Heading3Char1"/>
          <w:rFonts w:eastAsia="宋体"/>
          <w:b/>
          <w:bCs/>
          <w:color w:val="000000"/>
          <w:sz w:val="20"/>
          <w:szCs w:val="20"/>
          <w:lang w:eastAsia="zh-CN"/>
        </w:rPr>
        <w:t>Listing 14.</w:t>
      </w:r>
      <w:r w:rsidR="00A22FE1" w:rsidRPr="00FD35A8">
        <w:rPr>
          <w:rStyle w:val="Heading3Char1"/>
          <w:rFonts w:eastAsia="宋体"/>
          <w:b/>
          <w:bCs/>
          <w:color w:val="000000"/>
          <w:sz w:val="20"/>
          <w:szCs w:val="20"/>
          <w:lang w:eastAsia="zh-CN"/>
        </w:rPr>
        <w:t>2</w:t>
      </w:r>
      <w:r w:rsidRPr="00FD35A8">
        <w:rPr>
          <w:rStyle w:val="Heading3Char1"/>
          <w:rFonts w:eastAsia="宋体"/>
          <w:b/>
          <w:bCs/>
          <w:color w:val="000000"/>
          <w:sz w:val="20"/>
          <w:szCs w:val="20"/>
          <w:lang w:eastAsia="zh-CN"/>
        </w:rPr>
        <w:t xml:space="preserve">.2 </w:t>
      </w:r>
      <w:r w:rsidR="009530D5" w:rsidRPr="00FD35A8">
        <w:rPr>
          <w:szCs w:val="20"/>
          <w:lang w:eastAsia="zh-CN"/>
        </w:rPr>
        <w:t>Individual Efficacy Response Data (&lt;&lt;</w:t>
      </w:r>
      <w:r w:rsidR="00406872" w:rsidRPr="00FD35A8">
        <w:rPr>
          <w:szCs w:val="20"/>
          <w:lang w:eastAsia="zh-CN"/>
        </w:rPr>
        <w:t>SSc</w:t>
      </w:r>
      <w:r w:rsidR="009530D5" w:rsidRPr="00FD35A8">
        <w:rPr>
          <w:szCs w:val="20"/>
          <w:lang w:eastAsia="zh-CN"/>
        </w:rPr>
        <w:t xml:space="preserve"> Cohort&gt;&gt; Full Analysis Set)</w:t>
      </w:r>
      <w:bookmarkEnd w:id="2532"/>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3"/>
        <w:gridCol w:w="2025"/>
        <w:gridCol w:w="1804"/>
        <w:gridCol w:w="1118"/>
        <w:gridCol w:w="1118"/>
        <w:gridCol w:w="3402"/>
      </w:tblGrid>
      <w:tr w:rsidR="009530D5" w:rsidRPr="00FD35A8" w14:paraId="1CCBBDDB" w14:textId="77777777" w:rsidTr="006921A2">
        <w:trPr>
          <w:trHeight w:val="319"/>
        </w:trPr>
        <w:tc>
          <w:tcPr>
            <w:tcW w:w="0" w:type="auto"/>
            <w:gridSpan w:val="6"/>
            <w:tcBorders>
              <w:bottom w:val="single" w:sz="4" w:space="0" w:color="auto"/>
            </w:tcBorders>
            <w:noWrap/>
            <w:hideMark/>
          </w:tcPr>
          <w:p w14:paraId="6C94A004" w14:textId="77777777" w:rsidR="009530D5" w:rsidRPr="00FD35A8" w:rsidRDefault="009530D5" w:rsidP="006921A2">
            <w:pPr>
              <w:rPr>
                <w:rFonts w:ascii="Times New Roman" w:hAnsi="Times New Roman"/>
                <w:lang w:eastAsia="zh-CN"/>
              </w:rPr>
            </w:pPr>
            <w:commentRangeStart w:id="2533"/>
            <w:commentRangeStart w:id="2534"/>
            <w:r w:rsidRPr="00FD35A8">
              <w:rPr>
                <w:rFonts w:ascii="Times New Roman" w:hAnsi="Times New Roman"/>
              </w:rPr>
              <w:t>&lt;&lt;Page by Subject identifier&gt;&gt;</w:t>
            </w:r>
            <w:commentRangeEnd w:id="2533"/>
            <w:r w:rsidR="0063046B" w:rsidRPr="00FD35A8">
              <w:rPr>
                <w:rStyle w:val="CommentReference"/>
                <w:rFonts w:ascii="Times New Roman" w:hAnsi="Times New Roman"/>
                <w:sz w:val="20"/>
                <w:szCs w:val="20"/>
                <w:lang w:eastAsia="zh-CN"/>
              </w:rPr>
              <w:commentReference w:id="2533"/>
            </w:r>
            <w:commentRangeEnd w:id="2534"/>
            <w:r w:rsidR="00945DD9">
              <w:rPr>
                <w:rStyle w:val="CommentReference"/>
                <w:rFonts w:cstheme="minorBidi"/>
                <w:kern w:val="2"/>
                <w:lang w:eastAsia="zh-CN"/>
              </w:rPr>
              <w:commentReference w:id="2534"/>
            </w:r>
          </w:p>
        </w:tc>
      </w:tr>
      <w:tr w:rsidR="009530D5" w:rsidRPr="00FD35A8" w14:paraId="3773D409" w14:textId="77777777" w:rsidTr="006921A2">
        <w:trPr>
          <w:trHeight w:val="319"/>
        </w:trPr>
        <w:tc>
          <w:tcPr>
            <w:tcW w:w="0" w:type="auto"/>
            <w:tcBorders>
              <w:top w:val="single" w:sz="4" w:space="0" w:color="auto"/>
              <w:bottom w:val="single" w:sz="4" w:space="0" w:color="auto"/>
            </w:tcBorders>
            <w:hideMark/>
          </w:tcPr>
          <w:p w14:paraId="4F3F2C89" w14:textId="77777777" w:rsidR="009530D5" w:rsidRPr="00FD35A8" w:rsidRDefault="009530D5" w:rsidP="006921A2">
            <w:pPr>
              <w:rPr>
                <w:rFonts w:ascii="Times New Roman" w:hAnsi="Times New Roman"/>
              </w:rPr>
            </w:pPr>
            <w:r w:rsidRPr="00FD35A8">
              <w:rPr>
                <w:rFonts w:ascii="Times New Roman" w:hAnsi="Times New Roman"/>
              </w:rPr>
              <w:t>Variable</w:t>
            </w:r>
          </w:p>
        </w:tc>
        <w:tc>
          <w:tcPr>
            <w:tcW w:w="0" w:type="auto"/>
            <w:tcBorders>
              <w:top w:val="single" w:sz="4" w:space="0" w:color="auto"/>
              <w:bottom w:val="single" w:sz="4" w:space="0" w:color="auto"/>
            </w:tcBorders>
            <w:hideMark/>
          </w:tcPr>
          <w:p w14:paraId="459C6387" w14:textId="77777777" w:rsidR="009530D5" w:rsidRPr="00FD35A8" w:rsidRDefault="009530D5" w:rsidP="006921A2">
            <w:pPr>
              <w:rPr>
                <w:rFonts w:ascii="Times New Roman" w:hAnsi="Times New Roman"/>
              </w:rPr>
            </w:pPr>
            <w:r w:rsidRPr="00FD35A8">
              <w:rPr>
                <w:rFonts w:ascii="Times New Roman" w:hAnsi="Times New Roman"/>
              </w:rPr>
              <w:t>Screening</w:t>
            </w:r>
          </w:p>
        </w:tc>
        <w:tc>
          <w:tcPr>
            <w:tcW w:w="0" w:type="auto"/>
            <w:tcBorders>
              <w:top w:val="single" w:sz="4" w:space="0" w:color="auto"/>
              <w:bottom w:val="single" w:sz="4" w:space="0" w:color="auto"/>
            </w:tcBorders>
            <w:hideMark/>
          </w:tcPr>
          <w:p w14:paraId="1BA31121" w14:textId="77777777" w:rsidR="009530D5" w:rsidRPr="00FD35A8" w:rsidRDefault="009530D5" w:rsidP="006921A2">
            <w:pPr>
              <w:rPr>
                <w:rFonts w:ascii="Times New Roman" w:hAnsi="Times New Roman"/>
              </w:rPr>
            </w:pPr>
            <w:r w:rsidRPr="00FD35A8">
              <w:rPr>
                <w:rFonts w:ascii="Times New Roman" w:hAnsi="Times New Roman"/>
              </w:rPr>
              <w:t>Baseline</w:t>
            </w:r>
          </w:p>
        </w:tc>
        <w:tc>
          <w:tcPr>
            <w:tcW w:w="0" w:type="auto"/>
            <w:tcBorders>
              <w:top w:val="single" w:sz="4" w:space="0" w:color="auto"/>
              <w:bottom w:val="single" w:sz="4" w:space="0" w:color="auto"/>
            </w:tcBorders>
            <w:hideMark/>
          </w:tcPr>
          <w:p w14:paraId="59D4E5B8" w14:textId="77777777" w:rsidR="009530D5" w:rsidRPr="00FD35A8" w:rsidRDefault="009530D5" w:rsidP="006921A2">
            <w:pPr>
              <w:rPr>
                <w:rFonts w:ascii="Times New Roman" w:hAnsi="Times New Roman"/>
                <w:lang w:eastAsia="zh-CN"/>
              </w:rPr>
            </w:pPr>
            <w:r w:rsidRPr="00FD35A8">
              <w:rPr>
                <w:rFonts w:ascii="Times New Roman" w:hAnsi="Times New Roman"/>
                <w:lang w:eastAsia="zh-CN"/>
              </w:rPr>
              <w:t>D28</w:t>
            </w:r>
          </w:p>
        </w:tc>
        <w:tc>
          <w:tcPr>
            <w:tcW w:w="0" w:type="auto"/>
            <w:tcBorders>
              <w:top w:val="single" w:sz="4" w:space="0" w:color="auto"/>
              <w:bottom w:val="single" w:sz="4" w:space="0" w:color="auto"/>
            </w:tcBorders>
            <w:hideMark/>
          </w:tcPr>
          <w:p w14:paraId="577DAFAA" w14:textId="77777777" w:rsidR="009530D5" w:rsidRPr="00FD35A8" w:rsidRDefault="009530D5" w:rsidP="006921A2">
            <w:pPr>
              <w:rPr>
                <w:rFonts w:ascii="Times New Roman" w:hAnsi="Times New Roman"/>
                <w:lang w:eastAsia="zh-CN"/>
              </w:rPr>
            </w:pPr>
            <w:r w:rsidRPr="00FD35A8">
              <w:rPr>
                <w:rFonts w:ascii="Times New Roman" w:hAnsi="Times New Roman"/>
                <w:lang w:eastAsia="zh-CN"/>
              </w:rPr>
              <w:t>D56</w:t>
            </w:r>
          </w:p>
        </w:tc>
        <w:tc>
          <w:tcPr>
            <w:tcW w:w="0" w:type="auto"/>
            <w:tcBorders>
              <w:top w:val="single" w:sz="4" w:space="0" w:color="auto"/>
              <w:bottom w:val="single" w:sz="4" w:space="0" w:color="auto"/>
            </w:tcBorders>
            <w:hideMark/>
          </w:tcPr>
          <w:p w14:paraId="0BC8F536" w14:textId="77777777" w:rsidR="009530D5" w:rsidRPr="00FD35A8" w:rsidRDefault="009530D5" w:rsidP="006921A2">
            <w:pPr>
              <w:rPr>
                <w:rFonts w:ascii="Times New Roman" w:hAnsi="Times New Roman"/>
              </w:rPr>
            </w:pPr>
            <w:r w:rsidRPr="00FD35A8">
              <w:rPr>
                <w:rFonts w:ascii="Times New Roman" w:hAnsi="Times New Roman"/>
              </w:rPr>
              <w:t>&lt;&lt;Analysis vist&gt;&gt;</w:t>
            </w:r>
          </w:p>
        </w:tc>
      </w:tr>
      <w:tr w:rsidR="009530D5" w:rsidRPr="00FD35A8" w14:paraId="2189C498" w14:textId="77777777" w:rsidTr="002E330B">
        <w:trPr>
          <w:trHeight w:val="275"/>
        </w:trPr>
        <w:tc>
          <w:tcPr>
            <w:tcW w:w="0" w:type="auto"/>
            <w:tcBorders>
              <w:top w:val="single" w:sz="4" w:space="0" w:color="auto"/>
            </w:tcBorders>
            <w:hideMark/>
          </w:tcPr>
          <w:p w14:paraId="719A38AE" w14:textId="10F98A02" w:rsidR="009530D5" w:rsidRPr="00FD35A8" w:rsidRDefault="00F16F98" w:rsidP="006921A2">
            <w:pPr>
              <w:rPr>
                <w:rFonts w:ascii="Times New Roman" w:hAnsi="Times New Roman"/>
              </w:rPr>
            </w:pPr>
            <w:r w:rsidRPr="00FD35A8">
              <w:rPr>
                <w:rFonts w:ascii="Times New Roman" w:hAnsi="Times New Roman"/>
              </w:rPr>
              <w:t>mRSS score (points)</w:t>
            </w:r>
          </w:p>
        </w:tc>
        <w:tc>
          <w:tcPr>
            <w:tcW w:w="0" w:type="auto"/>
            <w:tcBorders>
              <w:top w:val="single" w:sz="4" w:space="0" w:color="auto"/>
            </w:tcBorders>
            <w:hideMark/>
          </w:tcPr>
          <w:p w14:paraId="447D5C21" w14:textId="77777777" w:rsidR="009530D5" w:rsidRPr="00FD35A8" w:rsidRDefault="009530D5" w:rsidP="006921A2">
            <w:pPr>
              <w:rPr>
                <w:rFonts w:ascii="Times New Roman" w:hAnsi="Times New Roman"/>
              </w:rPr>
            </w:pPr>
            <w:r w:rsidRPr="00FD35A8">
              <w:rPr>
                <w:rFonts w:ascii="Times New Roman" w:hAnsi="Times New Roman"/>
              </w:rPr>
              <w:t>xx</w:t>
            </w:r>
          </w:p>
        </w:tc>
        <w:tc>
          <w:tcPr>
            <w:tcW w:w="0" w:type="auto"/>
            <w:tcBorders>
              <w:top w:val="single" w:sz="4" w:space="0" w:color="auto"/>
            </w:tcBorders>
            <w:hideMark/>
          </w:tcPr>
          <w:p w14:paraId="18442DA4" w14:textId="77777777" w:rsidR="009530D5" w:rsidRPr="00FD35A8" w:rsidRDefault="009530D5" w:rsidP="006921A2">
            <w:pPr>
              <w:rPr>
                <w:rFonts w:ascii="Times New Roman" w:hAnsi="Times New Roman"/>
              </w:rPr>
            </w:pPr>
            <w:r w:rsidRPr="00FD35A8">
              <w:rPr>
                <w:rFonts w:ascii="Times New Roman" w:hAnsi="Times New Roman"/>
              </w:rPr>
              <w:t>xx</w:t>
            </w:r>
          </w:p>
        </w:tc>
        <w:tc>
          <w:tcPr>
            <w:tcW w:w="0" w:type="auto"/>
            <w:tcBorders>
              <w:top w:val="single" w:sz="4" w:space="0" w:color="auto"/>
            </w:tcBorders>
            <w:hideMark/>
          </w:tcPr>
          <w:p w14:paraId="0A97A348" w14:textId="77777777" w:rsidR="009530D5" w:rsidRPr="00FD35A8" w:rsidRDefault="009530D5" w:rsidP="006921A2">
            <w:pPr>
              <w:rPr>
                <w:rFonts w:ascii="Times New Roman" w:hAnsi="Times New Roman"/>
              </w:rPr>
            </w:pPr>
            <w:r w:rsidRPr="00FD35A8">
              <w:rPr>
                <w:rFonts w:ascii="Times New Roman" w:hAnsi="Times New Roman"/>
              </w:rPr>
              <w:t>xx</w:t>
            </w:r>
          </w:p>
        </w:tc>
        <w:tc>
          <w:tcPr>
            <w:tcW w:w="0" w:type="auto"/>
            <w:tcBorders>
              <w:top w:val="single" w:sz="4" w:space="0" w:color="auto"/>
            </w:tcBorders>
            <w:hideMark/>
          </w:tcPr>
          <w:p w14:paraId="765FA532" w14:textId="77777777" w:rsidR="009530D5" w:rsidRPr="00FD35A8" w:rsidRDefault="009530D5" w:rsidP="006921A2">
            <w:pPr>
              <w:rPr>
                <w:rFonts w:ascii="Times New Roman" w:hAnsi="Times New Roman"/>
              </w:rPr>
            </w:pPr>
            <w:r w:rsidRPr="00FD35A8">
              <w:rPr>
                <w:rFonts w:ascii="Times New Roman" w:hAnsi="Times New Roman"/>
              </w:rPr>
              <w:t>xx</w:t>
            </w:r>
          </w:p>
        </w:tc>
        <w:tc>
          <w:tcPr>
            <w:tcW w:w="0" w:type="auto"/>
            <w:tcBorders>
              <w:top w:val="single" w:sz="4" w:space="0" w:color="auto"/>
            </w:tcBorders>
            <w:hideMark/>
          </w:tcPr>
          <w:p w14:paraId="4E51572A" w14:textId="77777777" w:rsidR="009530D5" w:rsidRPr="00FD35A8" w:rsidRDefault="009530D5" w:rsidP="006921A2">
            <w:pPr>
              <w:rPr>
                <w:rFonts w:ascii="Times New Roman" w:hAnsi="Times New Roman"/>
              </w:rPr>
            </w:pPr>
            <w:r w:rsidRPr="00FD35A8">
              <w:rPr>
                <w:rFonts w:ascii="Times New Roman" w:hAnsi="Times New Roman"/>
              </w:rPr>
              <w:t>xx</w:t>
            </w:r>
          </w:p>
        </w:tc>
      </w:tr>
      <w:tr w:rsidR="002C1881" w:rsidRPr="00FD35A8" w14:paraId="4DFFF6FF" w14:textId="77777777" w:rsidTr="002E330B">
        <w:trPr>
          <w:trHeight w:val="279"/>
        </w:trPr>
        <w:tc>
          <w:tcPr>
            <w:tcW w:w="0" w:type="auto"/>
          </w:tcPr>
          <w:p w14:paraId="4B188C17" w14:textId="1C2AB99E" w:rsidR="002C1881" w:rsidRPr="00FD35A8" w:rsidRDefault="002C1881" w:rsidP="002C1881">
            <w:pPr>
              <w:rPr>
                <w:rFonts w:ascii="Times New Roman" w:hAnsi="Times New Roman"/>
              </w:rPr>
            </w:pPr>
            <w:r w:rsidRPr="00FD35A8">
              <w:rPr>
                <w:rFonts w:ascii="Times New Roman" w:hAnsi="Times New Roman"/>
                <w:lang w:eastAsia="zh-CN"/>
              </w:rPr>
              <w:t>FVC (units)</w:t>
            </w:r>
          </w:p>
        </w:tc>
        <w:tc>
          <w:tcPr>
            <w:tcW w:w="0" w:type="auto"/>
          </w:tcPr>
          <w:p w14:paraId="07C33ADB" w14:textId="2E1FAE61" w:rsidR="002C1881" w:rsidRPr="00FD35A8" w:rsidRDefault="002C1881" w:rsidP="002C1881">
            <w:pPr>
              <w:rPr>
                <w:rFonts w:ascii="Times New Roman" w:hAnsi="Times New Roman"/>
              </w:rPr>
            </w:pPr>
            <w:r w:rsidRPr="00FD35A8">
              <w:rPr>
                <w:rFonts w:ascii="Times New Roman" w:hAnsi="Times New Roman"/>
              </w:rPr>
              <w:t>xx</w:t>
            </w:r>
          </w:p>
        </w:tc>
        <w:tc>
          <w:tcPr>
            <w:tcW w:w="0" w:type="auto"/>
          </w:tcPr>
          <w:p w14:paraId="67B597A2" w14:textId="107179C3" w:rsidR="002C1881" w:rsidRPr="00FD35A8" w:rsidRDefault="002C1881" w:rsidP="002C1881">
            <w:pPr>
              <w:rPr>
                <w:rFonts w:ascii="Times New Roman" w:hAnsi="Times New Roman"/>
              </w:rPr>
            </w:pPr>
            <w:r w:rsidRPr="00FD35A8">
              <w:rPr>
                <w:rFonts w:ascii="Times New Roman" w:hAnsi="Times New Roman"/>
              </w:rPr>
              <w:t>xx</w:t>
            </w:r>
          </w:p>
        </w:tc>
        <w:tc>
          <w:tcPr>
            <w:tcW w:w="0" w:type="auto"/>
          </w:tcPr>
          <w:p w14:paraId="3C8704E8" w14:textId="6C58DBFE" w:rsidR="002C1881" w:rsidRPr="00FD35A8" w:rsidRDefault="002C1881" w:rsidP="002C1881">
            <w:pPr>
              <w:rPr>
                <w:rFonts w:ascii="Times New Roman" w:hAnsi="Times New Roman"/>
              </w:rPr>
            </w:pPr>
            <w:r w:rsidRPr="00FD35A8">
              <w:rPr>
                <w:rFonts w:ascii="Times New Roman" w:hAnsi="Times New Roman"/>
              </w:rPr>
              <w:t>xx</w:t>
            </w:r>
          </w:p>
        </w:tc>
        <w:tc>
          <w:tcPr>
            <w:tcW w:w="0" w:type="auto"/>
          </w:tcPr>
          <w:p w14:paraId="22D41711" w14:textId="27FC9B48" w:rsidR="002C1881" w:rsidRPr="00FD35A8" w:rsidRDefault="002C1881" w:rsidP="002C1881">
            <w:pPr>
              <w:rPr>
                <w:rFonts w:ascii="Times New Roman" w:hAnsi="Times New Roman"/>
              </w:rPr>
            </w:pPr>
            <w:r w:rsidRPr="00FD35A8">
              <w:rPr>
                <w:rFonts w:ascii="Times New Roman" w:hAnsi="Times New Roman"/>
              </w:rPr>
              <w:t>xx</w:t>
            </w:r>
          </w:p>
        </w:tc>
        <w:tc>
          <w:tcPr>
            <w:tcW w:w="0" w:type="auto"/>
          </w:tcPr>
          <w:p w14:paraId="3D85B866" w14:textId="20DDE450" w:rsidR="002C1881" w:rsidRPr="00FD35A8" w:rsidRDefault="002C1881" w:rsidP="002C1881">
            <w:pPr>
              <w:rPr>
                <w:rFonts w:ascii="Times New Roman" w:hAnsi="Times New Roman"/>
              </w:rPr>
            </w:pPr>
            <w:r w:rsidRPr="00FD35A8">
              <w:rPr>
                <w:rFonts w:ascii="Times New Roman" w:hAnsi="Times New Roman"/>
              </w:rPr>
              <w:t>xx</w:t>
            </w:r>
          </w:p>
        </w:tc>
      </w:tr>
      <w:tr w:rsidR="002C1881" w:rsidRPr="00FD35A8" w14:paraId="254E24B6" w14:textId="77777777" w:rsidTr="002E330B">
        <w:trPr>
          <w:trHeight w:val="279"/>
        </w:trPr>
        <w:tc>
          <w:tcPr>
            <w:tcW w:w="0" w:type="auto"/>
          </w:tcPr>
          <w:p w14:paraId="6FB37B96" w14:textId="7B8C8BA7" w:rsidR="002C1881" w:rsidRPr="00FD35A8" w:rsidRDefault="002C1881" w:rsidP="002C1881">
            <w:pPr>
              <w:rPr>
                <w:rFonts w:ascii="Times New Roman" w:hAnsi="Times New Roman"/>
              </w:rPr>
            </w:pPr>
            <w:r w:rsidRPr="00FD35A8">
              <w:rPr>
                <w:rFonts w:ascii="Times New Roman" w:hAnsi="Times New Roman"/>
                <w:lang w:eastAsia="zh-CN"/>
              </w:rPr>
              <w:t>pp</w:t>
            </w:r>
            <w:r w:rsidRPr="00FD35A8">
              <w:rPr>
                <w:rFonts w:ascii="Times New Roman" w:hAnsi="Times New Roman"/>
              </w:rPr>
              <w:t>FVC (units)</w:t>
            </w:r>
          </w:p>
        </w:tc>
        <w:tc>
          <w:tcPr>
            <w:tcW w:w="0" w:type="auto"/>
          </w:tcPr>
          <w:p w14:paraId="5399195C" w14:textId="59D68784" w:rsidR="002C1881" w:rsidRPr="00FD35A8" w:rsidRDefault="002C1881" w:rsidP="002C1881">
            <w:pPr>
              <w:rPr>
                <w:rFonts w:ascii="Times New Roman" w:hAnsi="Times New Roman"/>
              </w:rPr>
            </w:pPr>
            <w:r w:rsidRPr="00FD35A8">
              <w:rPr>
                <w:rFonts w:ascii="Times New Roman" w:hAnsi="Times New Roman"/>
              </w:rPr>
              <w:t>xx</w:t>
            </w:r>
          </w:p>
        </w:tc>
        <w:tc>
          <w:tcPr>
            <w:tcW w:w="0" w:type="auto"/>
          </w:tcPr>
          <w:p w14:paraId="336EBF9B" w14:textId="1619CAEB" w:rsidR="002C1881" w:rsidRPr="00FD35A8" w:rsidRDefault="002C1881" w:rsidP="002C1881">
            <w:pPr>
              <w:rPr>
                <w:rFonts w:ascii="Times New Roman" w:hAnsi="Times New Roman"/>
              </w:rPr>
            </w:pPr>
            <w:r w:rsidRPr="00FD35A8">
              <w:rPr>
                <w:rFonts w:ascii="Times New Roman" w:hAnsi="Times New Roman"/>
              </w:rPr>
              <w:t>xx</w:t>
            </w:r>
          </w:p>
        </w:tc>
        <w:tc>
          <w:tcPr>
            <w:tcW w:w="0" w:type="auto"/>
          </w:tcPr>
          <w:p w14:paraId="3AB96757" w14:textId="768A456D" w:rsidR="002C1881" w:rsidRPr="00FD35A8" w:rsidRDefault="002C1881" w:rsidP="002C1881">
            <w:pPr>
              <w:rPr>
                <w:rFonts w:ascii="Times New Roman" w:hAnsi="Times New Roman"/>
              </w:rPr>
            </w:pPr>
            <w:r w:rsidRPr="00FD35A8">
              <w:rPr>
                <w:rFonts w:ascii="Times New Roman" w:hAnsi="Times New Roman"/>
              </w:rPr>
              <w:t>xx</w:t>
            </w:r>
          </w:p>
        </w:tc>
        <w:tc>
          <w:tcPr>
            <w:tcW w:w="0" w:type="auto"/>
          </w:tcPr>
          <w:p w14:paraId="75BE39C3" w14:textId="31965F4F" w:rsidR="002C1881" w:rsidRPr="00FD35A8" w:rsidRDefault="002C1881" w:rsidP="002C1881">
            <w:pPr>
              <w:rPr>
                <w:rFonts w:ascii="Times New Roman" w:hAnsi="Times New Roman"/>
              </w:rPr>
            </w:pPr>
            <w:r w:rsidRPr="00FD35A8">
              <w:rPr>
                <w:rFonts w:ascii="Times New Roman" w:hAnsi="Times New Roman"/>
              </w:rPr>
              <w:t>xx</w:t>
            </w:r>
          </w:p>
        </w:tc>
        <w:tc>
          <w:tcPr>
            <w:tcW w:w="0" w:type="auto"/>
          </w:tcPr>
          <w:p w14:paraId="1DBAE0C8" w14:textId="70D32526" w:rsidR="002C1881" w:rsidRPr="00FD35A8" w:rsidRDefault="002C1881" w:rsidP="002C1881">
            <w:pPr>
              <w:rPr>
                <w:rFonts w:ascii="Times New Roman" w:hAnsi="Times New Roman"/>
              </w:rPr>
            </w:pPr>
            <w:r w:rsidRPr="00FD35A8">
              <w:rPr>
                <w:rFonts w:ascii="Times New Roman" w:hAnsi="Times New Roman"/>
              </w:rPr>
              <w:t>xx</w:t>
            </w:r>
          </w:p>
        </w:tc>
      </w:tr>
      <w:tr w:rsidR="00540517" w:rsidRPr="00FD35A8" w14:paraId="2E2B38F9" w14:textId="77777777" w:rsidTr="002E330B">
        <w:trPr>
          <w:trHeight w:val="279"/>
        </w:trPr>
        <w:tc>
          <w:tcPr>
            <w:tcW w:w="0" w:type="auto"/>
          </w:tcPr>
          <w:p w14:paraId="41E31B9B" w14:textId="0023A924" w:rsidR="00540517" w:rsidRPr="00FD35A8" w:rsidRDefault="00540517" w:rsidP="00540517">
            <w:pPr>
              <w:rPr>
                <w:rFonts w:ascii="Times New Roman" w:hAnsi="Times New Roman"/>
              </w:rPr>
            </w:pPr>
            <w:bookmarkStart w:id="2535" w:name="_Hlk216857954"/>
            <w:r w:rsidRPr="00FD35A8">
              <w:rPr>
                <w:rFonts w:ascii="Times New Roman" w:hAnsi="Times New Roman"/>
                <w:lang w:eastAsia="zh-CN"/>
              </w:rPr>
              <w:t>DL</w:t>
            </w:r>
            <w:r w:rsidRPr="00FD35A8">
              <w:rPr>
                <w:rFonts w:ascii="Times New Roman" w:hAnsi="Times New Roman"/>
                <w:vertAlign w:val="subscript"/>
                <w:lang w:eastAsia="zh-CN"/>
              </w:rPr>
              <w:t>CO</w:t>
            </w:r>
            <w:bookmarkEnd w:id="2535"/>
            <w:r w:rsidRPr="00FD35A8">
              <w:rPr>
                <w:rFonts w:ascii="Times New Roman" w:hAnsi="Times New Roman"/>
                <w:vertAlign w:val="subscript"/>
                <w:lang w:eastAsia="zh-CN"/>
              </w:rPr>
              <w:t xml:space="preserve"> </w:t>
            </w:r>
            <w:r w:rsidRPr="00FD35A8">
              <w:rPr>
                <w:rFonts w:ascii="Times New Roman" w:hAnsi="Times New Roman"/>
                <w:lang w:eastAsia="zh-CN"/>
              </w:rPr>
              <w:t>(units)</w:t>
            </w:r>
          </w:p>
        </w:tc>
        <w:tc>
          <w:tcPr>
            <w:tcW w:w="0" w:type="auto"/>
          </w:tcPr>
          <w:p w14:paraId="40A6D9B5" w14:textId="4F0F622E" w:rsidR="00540517" w:rsidRPr="00FD35A8" w:rsidRDefault="00540517" w:rsidP="00540517">
            <w:pPr>
              <w:rPr>
                <w:rFonts w:ascii="Times New Roman" w:hAnsi="Times New Roman"/>
              </w:rPr>
            </w:pPr>
            <w:r w:rsidRPr="00FD35A8">
              <w:rPr>
                <w:rFonts w:ascii="Times New Roman" w:hAnsi="Times New Roman"/>
              </w:rPr>
              <w:t>xx</w:t>
            </w:r>
          </w:p>
        </w:tc>
        <w:tc>
          <w:tcPr>
            <w:tcW w:w="0" w:type="auto"/>
          </w:tcPr>
          <w:p w14:paraId="5BFACAC5" w14:textId="1C365BED" w:rsidR="00540517" w:rsidRPr="00FD35A8" w:rsidRDefault="00540517" w:rsidP="00540517">
            <w:pPr>
              <w:rPr>
                <w:rFonts w:ascii="Times New Roman" w:hAnsi="Times New Roman"/>
              </w:rPr>
            </w:pPr>
            <w:r w:rsidRPr="00FD35A8">
              <w:rPr>
                <w:rFonts w:ascii="Times New Roman" w:hAnsi="Times New Roman"/>
              </w:rPr>
              <w:t>xx</w:t>
            </w:r>
          </w:p>
        </w:tc>
        <w:tc>
          <w:tcPr>
            <w:tcW w:w="0" w:type="auto"/>
          </w:tcPr>
          <w:p w14:paraId="3F41D57D" w14:textId="6C714513" w:rsidR="00540517" w:rsidRPr="00FD35A8" w:rsidRDefault="00540517" w:rsidP="00540517">
            <w:pPr>
              <w:rPr>
                <w:rFonts w:ascii="Times New Roman" w:hAnsi="Times New Roman"/>
              </w:rPr>
            </w:pPr>
            <w:r w:rsidRPr="00FD35A8">
              <w:rPr>
                <w:rFonts w:ascii="Times New Roman" w:hAnsi="Times New Roman"/>
              </w:rPr>
              <w:t>xx</w:t>
            </w:r>
          </w:p>
        </w:tc>
        <w:tc>
          <w:tcPr>
            <w:tcW w:w="0" w:type="auto"/>
          </w:tcPr>
          <w:p w14:paraId="5BA7E1CB" w14:textId="5073C9A9" w:rsidR="00540517" w:rsidRPr="00FD35A8" w:rsidRDefault="00540517" w:rsidP="00540517">
            <w:pPr>
              <w:rPr>
                <w:rFonts w:ascii="Times New Roman" w:hAnsi="Times New Roman"/>
              </w:rPr>
            </w:pPr>
            <w:r w:rsidRPr="00FD35A8">
              <w:rPr>
                <w:rFonts w:ascii="Times New Roman" w:hAnsi="Times New Roman"/>
              </w:rPr>
              <w:t>xx</w:t>
            </w:r>
          </w:p>
        </w:tc>
        <w:tc>
          <w:tcPr>
            <w:tcW w:w="0" w:type="auto"/>
          </w:tcPr>
          <w:p w14:paraId="528E0A3A" w14:textId="050C37A2" w:rsidR="00540517" w:rsidRPr="00FD35A8" w:rsidRDefault="00540517" w:rsidP="00540517">
            <w:pPr>
              <w:rPr>
                <w:rFonts w:ascii="Times New Roman" w:hAnsi="Times New Roman"/>
              </w:rPr>
            </w:pPr>
            <w:r w:rsidRPr="00FD35A8">
              <w:rPr>
                <w:rFonts w:ascii="Times New Roman" w:hAnsi="Times New Roman"/>
              </w:rPr>
              <w:t>xx</w:t>
            </w:r>
          </w:p>
        </w:tc>
      </w:tr>
      <w:tr w:rsidR="00540517" w:rsidRPr="00FD35A8" w14:paraId="70B28423" w14:textId="77777777" w:rsidTr="00E90905">
        <w:trPr>
          <w:trHeight w:val="279"/>
        </w:trPr>
        <w:tc>
          <w:tcPr>
            <w:tcW w:w="0" w:type="auto"/>
          </w:tcPr>
          <w:p w14:paraId="4B35837F" w14:textId="0F1708DD" w:rsidR="00540517" w:rsidRPr="00FD35A8" w:rsidRDefault="00E90905" w:rsidP="00540517">
            <w:pPr>
              <w:rPr>
                <w:rFonts w:ascii="Times New Roman" w:hAnsi="Times New Roman"/>
              </w:rPr>
            </w:pPr>
            <w:r w:rsidRPr="00FD35A8">
              <w:rPr>
                <w:rFonts w:ascii="Times New Roman" w:hAnsi="Times New Roman"/>
                <w:lang w:eastAsia="zh-CN"/>
              </w:rPr>
              <w:t>rCRISS</w:t>
            </w:r>
          </w:p>
        </w:tc>
        <w:tc>
          <w:tcPr>
            <w:tcW w:w="0" w:type="auto"/>
          </w:tcPr>
          <w:p w14:paraId="5F026D36" w14:textId="1D0B3A66" w:rsidR="00540517" w:rsidRPr="00FD35A8" w:rsidRDefault="00E825CF" w:rsidP="00540517">
            <w:pPr>
              <w:rPr>
                <w:rFonts w:ascii="Times New Roman" w:hAnsi="Times New Roman"/>
                <w:lang w:eastAsia="zh-CN"/>
              </w:rPr>
            </w:pPr>
            <w:r w:rsidRPr="00FD35A8">
              <w:rPr>
                <w:rFonts w:ascii="Times New Roman" w:hAnsi="Times New Roman"/>
                <w:lang w:eastAsia="zh-CN"/>
              </w:rPr>
              <w:t>Y</w:t>
            </w:r>
          </w:p>
        </w:tc>
        <w:tc>
          <w:tcPr>
            <w:tcW w:w="0" w:type="auto"/>
          </w:tcPr>
          <w:p w14:paraId="7B2494CB" w14:textId="7A3F359A" w:rsidR="00540517" w:rsidRPr="00FD35A8" w:rsidRDefault="00E825CF" w:rsidP="00540517">
            <w:pPr>
              <w:rPr>
                <w:rFonts w:ascii="Times New Roman" w:hAnsi="Times New Roman"/>
                <w:lang w:eastAsia="zh-CN"/>
              </w:rPr>
            </w:pPr>
            <w:r w:rsidRPr="00FD35A8">
              <w:rPr>
                <w:rFonts w:ascii="Times New Roman" w:hAnsi="Times New Roman"/>
                <w:lang w:eastAsia="zh-CN"/>
              </w:rPr>
              <w:t>Y</w:t>
            </w:r>
          </w:p>
        </w:tc>
        <w:tc>
          <w:tcPr>
            <w:tcW w:w="0" w:type="auto"/>
          </w:tcPr>
          <w:p w14:paraId="456D2A54" w14:textId="03322131" w:rsidR="00540517" w:rsidRPr="00FD35A8" w:rsidRDefault="00E825CF" w:rsidP="00540517">
            <w:pPr>
              <w:rPr>
                <w:rFonts w:ascii="Times New Roman" w:hAnsi="Times New Roman"/>
                <w:lang w:eastAsia="zh-CN"/>
              </w:rPr>
            </w:pPr>
            <w:r w:rsidRPr="00FD35A8">
              <w:rPr>
                <w:rFonts w:ascii="Times New Roman" w:hAnsi="Times New Roman"/>
                <w:lang w:eastAsia="zh-CN"/>
              </w:rPr>
              <w:t>N</w:t>
            </w:r>
          </w:p>
        </w:tc>
        <w:tc>
          <w:tcPr>
            <w:tcW w:w="0" w:type="auto"/>
          </w:tcPr>
          <w:p w14:paraId="07FDB8A7" w14:textId="10E52483" w:rsidR="00540517" w:rsidRPr="00FD35A8" w:rsidRDefault="00E825CF" w:rsidP="00540517">
            <w:pPr>
              <w:rPr>
                <w:rFonts w:ascii="Times New Roman" w:hAnsi="Times New Roman"/>
                <w:lang w:eastAsia="zh-CN"/>
              </w:rPr>
            </w:pPr>
            <w:r w:rsidRPr="00FD35A8">
              <w:rPr>
                <w:rFonts w:ascii="Times New Roman" w:hAnsi="Times New Roman"/>
                <w:lang w:eastAsia="zh-CN"/>
              </w:rPr>
              <w:t>N</w:t>
            </w:r>
          </w:p>
        </w:tc>
        <w:tc>
          <w:tcPr>
            <w:tcW w:w="0" w:type="auto"/>
          </w:tcPr>
          <w:p w14:paraId="2BA193DE" w14:textId="0D14CC6C" w:rsidR="00540517" w:rsidRPr="00FD35A8" w:rsidRDefault="00E825CF" w:rsidP="00540517">
            <w:pPr>
              <w:rPr>
                <w:rFonts w:ascii="Times New Roman" w:hAnsi="Times New Roman"/>
                <w:lang w:eastAsia="zh-CN"/>
              </w:rPr>
            </w:pPr>
            <w:r w:rsidRPr="00FD35A8">
              <w:rPr>
                <w:rFonts w:ascii="Times New Roman" w:hAnsi="Times New Roman"/>
                <w:lang w:eastAsia="zh-CN"/>
              </w:rPr>
              <w:t>N</w:t>
            </w:r>
          </w:p>
        </w:tc>
      </w:tr>
      <w:tr w:rsidR="00E90905" w:rsidRPr="00FD35A8" w14:paraId="5BF22B8E" w14:textId="77777777" w:rsidTr="00E90905">
        <w:trPr>
          <w:trHeight w:val="279"/>
        </w:trPr>
        <w:tc>
          <w:tcPr>
            <w:tcW w:w="0" w:type="auto"/>
          </w:tcPr>
          <w:p w14:paraId="4D8F3396" w14:textId="65FD48EB" w:rsidR="00E90905" w:rsidRPr="00FD35A8" w:rsidRDefault="00E90905" w:rsidP="00E90905">
            <w:pPr>
              <w:rPr>
                <w:rFonts w:ascii="Times New Roman" w:hAnsi="Times New Roman"/>
              </w:rPr>
            </w:pPr>
            <w:r w:rsidRPr="00FD35A8">
              <w:rPr>
                <w:rFonts w:ascii="Times New Roman" w:hAnsi="Times New Roman"/>
              </w:rPr>
              <w:t>P</w:t>
            </w:r>
            <w:r w:rsidRPr="00FD35A8">
              <w:rPr>
                <w:rFonts w:ascii="Times New Roman" w:hAnsi="Times New Roman"/>
                <w:lang w:eastAsia="zh-CN"/>
              </w:rPr>
              <w:t>h</w:t>
            </w:r>
            <w:r w:rsidRPr="00FD35A8">
              <w:rPr>
                <w:rFonts w:ascii="Times New Roman" w:hAnsi="Times New Roman"/>
              </w:rPr>
              <w:t xml:space="preserve">GA </w:t>
            </w:r>
            <w:r w:rsidRPr="00FD35A8">
              <w:rPr>
                <w:rFonts w:ascii="Times New Roman" w:hAnsi="Times New Roman"/>
                <w:lang w:eastAsia="zh-CN"/>
              </w:rPr>
              <w:t>(</w:t>
            </w:r>
            <w:r w:rsidRPr="00FD35A8">
              <w:rPr>
                <w:rFonts w:ascii="Times New Roman" w:hAnsi="Times New Roman"/>
              </w:rPr>
              <w:t>measured length</w:t>
            </w:r>
            <w:r w:rsidRPr="00FD35A8">
              <w:rPr>
                <w:rFonts w:ascii="Times New Roman" w:hAnsi="Times New Roman"/>
                <w:lang w:eastAsia="zh-CN"/>
              </w:rPr>
              <w:t xml:space="preserve">, </w:t>
            </w:r>
            <w:r w:rsidRPr="00FD35A8">
              <w:rPr>
                <w:rFonts w:ascii="Times New Roman" w:hAnsi="Times New Roman"/>
              </w:rPr>
              <w:t>cm)</w:t>
            </w:r>
          </w:p>
        </w:tc>
        <w:tc>
          <w:tcPr>
            <w:tcW w:w="0" w:type="auto"/>
          </w:tcPr>
          <w:p w14:paraId="09BAE1DB" w14:textId="40E35349" w:rsidR="00E90905" w:rsidRPr="00FD35A8" w:rsidRDefault="00E90905" w:rsidP="00E90905">
            <w:pPr>
              <w:rPr>
                <w:rFonts w:ascii="Times New Roman" w:hAnsi="Times New Roman"/>
              </w:rPr>
            </w:pPr>
            <w:r w:rsidRPr="00FD35A8">
              <w:rPr>
                <w:rFonts w:ascii="Times New Roman" w:hAnsi="Times New Roman"/>
              </w:rPr>
              <w:t>xx</w:t>
            </w:r>
          </w:p>
        </w:tc>
        <w:tc>
          <w:tcPr>
            <w:tcW w:w="0" w:type="auto"/>
          </w:tcPr>
          <w:p w14:paraId="6177324C" w14:textId="6BFEF148" w:rsidR="00E90905" w:rsidRPr="00FD35A8" w:rsidRDefault="00E90905" w:rsidP="00E90905">
            <w:pPr>
              <w:rPr>
                <w:rFonts w:ascii="Times New Roman" w:hAnsi="Times New Roman"/>
              </w:rPr>
            </w:pPr>
            <w:r w:rsidRPr="00FD35A8">
              <w:rPr>
                <w:rFonts w:ascii="Times New Roman" w:hAnsi="Times New Roman"/>
              </w:rPr>
              <w:t>xx</w:t>
            </w:r>
          </w:p>
        </w:tc>
        <w:tc>
          <w:tcPr>
            <w:tcW w:w="0" w:type="auto"/>
          </w:tcPr>
          <w:p w14:paraId="34D1801A" w14:textId="2E7B4839" w:rsidR="00E90905" w:rsidRPr="00FD35A8" w:rsidRDefault="00E90905" w:rsidP="00E90905">
            <w:pPr>
              <w:rPr>
                <w:rFonts w:ascii="Times New Roman" w:hAnsi="Times New Roman"/>
              </w:rPr>
            </w:pPr>
            <w:r w:rsidRPr="00FD35A8">
              <w:rPr>
                <w:rFonts w:ascii="Times New Roman" w:hAnsi="Times New Roman"/>
              </w:rPr>
              <w:t>xx</w:t>
            </w:r>
          </w:p>
        </w:tc>
        <w:tc>
          <w:tcPr>
            <w:tcW w:w="0" w:type="auto"/>
          </w:tcPr>
          <w:p w14:paraId="642C2DE6" w14:textId="4A8E904B" w:rsidR="00E90905" w:rsidRPr="00FD35A8" w:rsidRDefault="00E90905" w:rsidP="00E90905">
            <w:pPr>
              <w:rPr>
                <w:rFonts w:ascii="Times New Roman" w:hAnsi="Times New Roman"/>
              </w:rPr>
            </w:pPr>
            <w:r w:rsidRPr="00FD35A8">
              <w:rPr>
                <w:rFonts w:ascii="Times New Roman" w:hAnsi="Times New Roman"/>
              </w:rPr>
              <w:t>xx</w:t>
            </w:r>
          </w:p>
        </w:tc>
        <w:tc>
          <w:tcPr>
            <w:tcW w:w="0" w:type="auto"/>
          </w:tcPr>
          <w:p w14:paraId="0DE9C333" w14:textId="5A426210" w:rsidR="00E90905" w:rsidRPr="00FD35A8" w:rsidRDefault="00E90905" w:rsidP="00E90905">
            <w:pPr>
              <w:rPr>
                <w:rFonts w:ascii="Times New Roman" w:hAnsi="Times New Roman"/>
              </w:rPr>
            </w:pPr>
            <w:r w:rsidRPr="00FD35A8">
              <w:rPr>
                <w:rFonts w:ascii="Times New Roman" w:hAnsi="Times New Roman"/>
              </w:rPr>
              <w:t>xx</w:t>
            </w:r>
          </w:p>
        </w:tc>
      </w:tr>
      <w:tr w:rsidR="00E90905" w:rsidRPr="00FD35A8" w14:paraId="549F1C65" w14:textId="77777777" w:rsidTr="002E330B">
        <w:trPr>
          <w:trHeight w:val="279"/>
        </w:trPr>
        <w:tc>
          <w:tcPr>
            <w:tcW w:w="0" w:type="auto"/>
          </w:tcPr>
          <w:p w14:paraId="747DD0FB" w14:textId="3FB8F154" w:rsidR="00E90905" w:rsidRPr="00FD35A8" w:rsidRDefault="00E90905" w:rsidP="00E90905">
            <w:pPr>
              <w:rPr>
                <w:rFonts w:ascii="Times New Roman" w:hAnsi="Times New Roman"/>
              </w:rPr>
            </w:pPr>
            <w:r w:rsidRPr="00FD35A8">
              <w:rPr>
                <w:rFonts w:ascii="Times New Roman" w:hAnsi="Times New Roman"/>
                <w:bCs/>
              </w:rPr>
              <w:t>P</w:t>
            </w:r>
            <w:r w:rsidRPr="00FD35A8">
              <w:rPr>
                <w:rFonts w:ascii="Times New Roman" w:hAnsi="Times New Roman"/>
                <w:bCs/>
                <w:lang w:eastAsia="zh-CN"/>
              </w:rPr>
              <w:t>t</w:t>
            </w:r>
            <w:r w:rsidRPr="00FD35A8">
              <w:rPr>
                <w:rFonts w:ascii="Times New Roman" w:hAnsi="Times New Roman"/>
                <w:bCs/>
              </w:rPr>
              <w:t>GA (measured length, cm)</w:t>
            </w:r>
          </w:p>
        </w:tc>
        <w:tc>
          <w:tcPr>
            <w:tcW w:w="0" w:type="auto"/>
          </w:tcPr>
          <w:p w14:paraId="19C72AB1" w14:textId="350F0479" w:rsidR="00E90905" w:rsidRPr="00FD35A8" w:rsidRDefault="00E90905" w:rsidP="00E90905">
            <w:pPr>
              <w:rPr>
                <w:rFonts w:ascii="Times New Roman" w:hAnsi="Times New Roman"/>
              </w:rPr>
            </w:pPr>
            <w:r w:rsidRPr="00FD35A8">
              <w:rPr>
                <w:rFonts w:ascii="Times New Roman" w:hAnsi="Times New Roman"/>
              </w:rPr>
              <w:t>xx</w:t>
            </w:r>
          </w:p>
        </w:tc>
        <w:tc>
          <w:tcPr>
            <w:tcW w:w="0" w:type="auto"/>
          </w:tcPr>
          <w:p w14:paraId="08BD855F" w14:textId="1C2B7172" w:rsidR="00E90905" w:rsidRPr="00FD35A8" w:rsidRDefault="00E90905" w:rsidP="00E90905">
            <w:pPr>
              <w:rPr>
                <w:rFonts w:ascii="Times New Roman" w:hAnsi="Times New Roman"/>
              </w:rPr>
            </w:pPr>
            <w:r w:rsidRPr="00FD35A8">
              <w:rPr>
                <w:rFonts w:ascii="Times New Roman" w:hAnsi="Times New Roman"/>
              </w:rPr>
              <w:t>xx</w:t>
            </w:r>
          </w:p>
        </w:tc>
        <w:tc>
          <w:tcPr>
            <w:tcW w:w="0" w:type="auto"/>
          </w:tcPr>
          <w:p w14:paraId="69B24269" w14:textId="49ABF3F0" w:rsidR="00E90905" w:rsidRPr="00FD35A8" w:rsidRDefault="00E90905" w:rsidP="00E90905">
            <w:pPr>
              <w:rPr>
                <w:rFonts w:ascii="Times New Roman" w:hAnsi="Times New Roman"/>
              </w:rPr>
            </w:pPr>
            <w:r w:rsidRPr="00FD35A8">
              <w:rPr>
                <w:rFonts w:ascii="Times New Roman" w:hAnsi="Times New Roman"/>
              </w:rPr>
              <w:t>xx</w:t>
            </w:r>
          </w:p>
        </w:tc>
        <w:tc>
          <w:tcPr>
            <w:tcW w:w="0" w:type="auto"/>
          </w:tcPr>
          <w:p w14:paraId="76AA991F" w14:textId="64BA09A3" w:rsidR="00E90905" w:rsidRPr="00FD35A8" w:rsidRDefault="00E90905" w:rsidP="00E90905">
            <w:pPr>
              <w:rPr>
                <w:rFonts w:ascii="Times New Roman" w:hAnsi="Times New Roman"/>
              </w:rPr>
            </w:pPr>
            <w:r w:rsidRPr="00FD35A8">
              <w:rPr>
                <w:rFonts w:ascii="Times New Roman" w:hAnsi="Times New Roman"/>
              </w:rPr>
              <w:t>xx</w:t>
            </w:r>
          </w:p>
        </w:tc>
        <w:tc>
          <w:tcPr>
            <w:tcW w:w="0" w:type="auto"/>
          </w:tcPr>
          <w:p w14:paraId="09C13872" w14:textId="5010AF0B" w:rsidR="00E90905" w:rsidRPr="00FD35A8" w:rsidRDefault="00E90905" w:rsidP="00E90905">
            <w:pPr>
              <w:rPr>
                <w:rFonts w:ascii="Times New Roman" w:hAnsi="Times New Roman"/>
              </w:rPr>
            </w:pPr>
            <w:r w:rsidRPr="00FD35A8">
              <w:rPr>
                <w:rFonts w:ascii="Times New Roman" w:hAnsi="Times New Roman"/>
              </w:rPr>
              <w:t>xx</w:t>
            </w:r>
          </w:p>
        </w:tc>
      </w:tr>
      <w:tr w:rsidR="003C0E12" w:rsidRPr="00FD35A8" w14:paraId="489F336A" w14:textId="77777777" w:rsidTr="003C0E12">
        <w:trPr>
          <w:trHeight w:val="279"/>
        </w:trPr>
        <w:tc>
          <w:tcPr>
            <w:tcW w:w="0" w:type="auto"/>
          </w:tcPr>
          <w:p w14:paraId="4303896F" w14:textId="62286776" w:rsidR="003C0E12" w:rsidRPr="00FD35A8" w:rsidRDefault="003C0E12" w:rsidP="003C0E12">
            <w:pPr>
              <w:rPr>
                <w:rFonts w:ascii="Times New Roman" w:hAnsi="Times New Roman"/>
                <w:lang w:eastAsia="zh-CN"/>
              </w:rPr>
            </w:pPr>
            <w:r w:rsidRPr="00FD35A8">
              <w:rPr>
                <w:rFonts w:ascii="Times New Roman" w:hAnsi="Times New Roman"/>
                <w:lang w:eastAsia="zh-CN"/>
              </w:rPr>
              <w:t xml:space="preserve">HAQ-DI </w:t>
            </w:r>
            <w:r w:rsidRPr="00FD35A8">
              <w:rPr>
                <w:rFonts w:ascii="Times New Roman" w:hAnsi="Times New Roman"/>
              </w:rPr>
              <w:t>score (points)</w:t>
            </w:r>
          </w:p>
        </w:tc>
        <w:tc>
          <w:tcPr>
            <w:tcW w:w="0" w:type="auto"/>
          </w:tcPr>
          <w:p w14:paraId="79BC51B8" w14:textId="3A5AC27B" w:rsidR="003C0E12" w:rsidRPr="00FD35A8" w:rsidRDefault="003C0E12" w:rsidP="003C0E12">
            <w:pPr>
              <w:rPr>
                <w:rFonts w:ascii="Times New Roman" w:hAnsi="Times New Roman"/>
              </w:rPr>
            </w:pPr>
            <w:r w:rsidRPr="00FD35A8">
              <w:rPr>
                <w:rFonts w:ascii="Times New Roman" w:hAnsi="Times New Roman"/>
              </w:rPr>
              <w:t>xx</w:t>
            </w:r>
          </w:p>
        </w:tc>
        <w:tc>
          <w:tcPr>
            <w:tcW w:w="0" w:type="auto"/>
          </w:tcPr>
          <w:p w14:paraId="4897FD59" w14:textId="46E3AA65" w:rsidR="003C0E12" w:rsidRPr="00FD35A8" w:rsidRDefault="003C0E12" w:rsidP="003C0E12">
            <w:pPr>
              <w:rPr>
                <w:rFonts w:ascii="Times New Roman" w:hAnsi="Times New Roman"/>
              </w:rPr>
            </w:pPr>
            <w:r w:rsidRPr="00FD35A8">
              <w:rPr>
                <w:rFonts w:ascii="Times New Roman" w:hAnsi="Times New Roman"/>
              </w:rPr>
              <w:t>xx</w:t>
            </w:r>
          </w:p>
        </w:tc>
        <w:tc>
          <w:tcPr>
            <w:tcW w:w="0" w:type="auto"/>
          </w:tcPr>
          <w:p w14:paraId="09DF22C4" w14:textId="270CC9FF" w:rsidR="003C0E12" w:rsidRPr="00FD35A8" w:rsidRDefault="003C0E12" w:rsidP="003C0E12">
            <w:pPr>
              <w:rPr>
                <w:rFonts w:ascii="Times New Roman" w:hAnsi="Times New Roman"/>
              </w:rPr>
            </w:pPr>
            <w:r w:rsidRPr="00FD35A8">
              <w:rPr>
                <w:rFonts w:ascii="Times New Roman" w:hAnsi="Times New Roman"/>
              </w:rPr>
              <w:t>xx</w:t>
            </w:r>
          </w:p>
        </w:tc>
        <w:tc>
          <w:tcPr>
            <w:tcW w:w="0" w:type="auto"/>
          </w:tcPr>
          <w:p w14:paraId="50456E1A" w14:textId="30AE054B" w:rsidR="003C0E12" w:rsidRPr="00FD35A8" w:rsidRDefault="003C0E12" w:rsidP="003C0E12">
            <w:pPr>
              <w:rPr>
                <w:rFonts w:ascii="Times New Roman" w:hAnsi="Times New Roman"/>
              </w:rPr>
            </w:pPr>
            <w:r w:rsidRPr="00FD35A8">
              <w:rPr>
                <w:rFonts w:ascii="Times New Roman" w:hAnsi="Times New Roman"/>
              </w:rPr>
              <w:t>xx</w:t>
            </w:r>
          </w:p>
        </w:tc>
        <w:tc>
          <w:tcPr>
            <w:tcW w:w="0" w:type="auto"/>
          </w:tcPr>
          <w:p w14:paraId="129DBE6E" w14:textId="1F0DD6EE" w:rsidR="003C0E12" w:rsidRPr="00FD35A8" w:rsidRDefault="003C0E12" w:rsidP="003C0E12">
            <w:pPr>
              <w:rPr>
                <w:rFonts w:ascii="Times New Roman" w:hAnsi="Times New Roman"/>
              </w:rPr>
            </w:pPr>
            <w:r w:rsidRPr="00FD35A8">
              <w:rPr>
                <w:rFonts w:ascii="Times New Roman" w:hAnsi="Times New Roman"/>
              </w:rPr>
              <w:t>xx</w:t>
            </w:r>
          </w:p>
        </w:tc>
      </w:tr>
      <w:tr w:rsidR="003C0E12" w:rsidRPr="00FD35A8" w14:paraId="66C85C0A" w14:textId="77777777" w:rsidTr="003C0E12">
        <w:trPr>
          <w:trHeight w:val="279"/>
        </w:trPr>
        <w:tc>
          <w:tcPr>
            <w:tcW w:w="0" w:type="auto"/>
            <w:tcBorders>
              <w:bottom w:val="single" w:sz="4" w:space="0" w:color="auto"/>
            </w:tcBorders>
          </w:tcPr>
          <w:p w14:paraId="23433C83" w14:textId="77777777" w:rsidR="003C0E12" w:rsidRPr="00FD35A8" w:rsidRDefault="003C0E12" w:rsidP="003C0E12">
            <w:pPr>
              <w:rPr>
                <w:rFonts w:ascii="Times New Roman" w:hAnsi="Times New Roman"/>
              </w:rPr>
            </w:pPr>
          </w:p>
        </w:tc>
        <w:tc>
          <w:tcPr>
            <w:tcW w:w="0" w:type="auto"/>
            <w:tcBorders>
              <w:bottom w:val="single" w:sz="4" w:space="0" w:color="auto"/>
            </w:tcBorders>
          </w:tcPr>
          <w:p w14:paraId="65752808" w14:textId="77777777" w:rsidR="003C0E12" w:rsidRPr="00FD35A8" w:rsidRDefault="003C0E12" w:rsidP="003C0E12">
            <w:pPr>
              <w:rPr>
                <w:rFonts w:ascii="Times New Roman" w:hAnsi="Times New Roman"/>
              </w:rPr>
            </w:pPr>
          </w:p>
        </w:tc>
        <w:tc>
          <w:tcPr>
            <w:tcW w:w="0" w:type="auto"/>
            <w:tcBorders>
              <w:bottom w:val="single" w:sz="4" w:space="0" w:color="auto"/>
            </w:tcBorders>
          </w:tcPr>
          <w:p w14:paraId="5A8DAED2" w14:textId="77777777" w:rsidR="003C0E12" w:rsidRPr="00FD35A8" w:rsidRDefault="003C0E12" w:rsidP="003C0E12">
            <w:pPr>
              <w:rPr>
                <w:rFonts w:ascii="Times New Roman" w:hAnsi="Times New Roman"/>
              </w:rPr>
            </w:pPr>
          </w:p>
        </w:tc>
        <w:tc>
          <w:tcPr>
            <w:tcW w:w="0" w:type="auto"/>
            <w:tcBorders>
              <w:bottom w:val="single" w:sz="4" w:space="0" w:color="auto"/>
            </w:tcBorders>
          </w:tcPr>
          <w:p w14:paraId="0878880F" w14:textId="77777777" w:rsidR="003C0E12" w:rsidRPr="00FD35A8" w:rsidRDefault="003C0E12" w:rsidP="003C0E12">
            <w:pPr>
              <w:rPr>
                <w:rFonts w:ascii="Times New Roman" w:hAnsi="Times New Roman"/>
              </w:rPr>
            </w:pPr>
          </w:p>
        </w:tc>
        <w:tc>
          <w:tcPr>
            <w:tcW w:w="0" w:type="auto"/>
            <w:tcBorders>
              <w:bottom w:val="single" w:sz="4" w:space="0" w:color="auto"/>
            </w:tcBorders>
          </w:tcPr>
          <w:p w14:paraId="13084BCB" w14:textId="77777777" w:rsidR="003C0E12" w:rsidRPr="00FD35A8" w:rsidRDefault="003C0E12" w:rsidP="003C0E12">
            <w:pPr>
              <w:rPr>
                <w:rFonts w:ascii="Times New Roman" w:hAnsi="Times New Roman"/>
              </w:rPr>
            </w:pPr>
          </w:p>
        </w:tc>
        <w:tc>
          <w:tcPr>
            <w:tcW w:w="0" w:type="auto"/>
            <w:tcBorders>
              <w:bottom w:val="single" w:sz="4" w:space="0" w:color="auto"/>
            </w:tcBorders>
          </w:tcPr>
          <w:p w14:paraId="405061E5" w14:textId="77777777" w:rsidR="003C0E12" w:rsidRPr="00FD35A8" w:rsidRDefault="003C0E12" w:rsidP="003C0E12">
            <w:pPr>
              <w:rPr>
                <w:rFonts w:ascii="Times New Roman" w:hAnsi="Times New Roman"/>
              </w:rPr>
            </w:pPr>
          </w:p>
        </w:tc>
      </w:tr>
    </w:tbl>
    <w:p w14:paraId="298CD7E6" w14:textId="77777777" w:rsidR="00391088" w:rsidRPr="00FD35A8" w:rsidRDefault="00391088" w:rsidP="00391088">
      <w:pPr>
        <w:rPr>
          <w:rFonts w:ascii="Times New Roman" w:hAnsi="Times New Roman" w:cs="Times New Roman"/>
          <w:szCs w:val="20"/>
        </w:rPr>
      </w:pPr>
      <w:r w:rsidRPr="00FD35A8">
        <w:rPr>
          <w:rFonts w:ascii="Times New Roman" w:hAnsi="Times New Roman" w:cs="Times New Roman"/>
          <w:szCs w:val="20"/>
        </w:rPr>
        <w:t>Note:</w:t>
      </w:r>
    </w:p>
    <w:p w14:paraId="01A872A4" w14:textId="77777777" w:rsidR="00391088" w:rsidRPr="00FD35A8" w:rsidRDefault="00391088" w:rsidP="00391088">
      <w:pPr>
        <w:rPr>
          <w:rFonts w:ascii="Times New Roman" w:hAnsi="Times New Roman" w:cs="Times New Roman"/>
          <w:szCs w:val="20"/>
        </w:rPr>
      </w:pPr>
      <w:r w:rsidRPr="00FD35A8">
        <w:rPr>
          <w:rFonts w:ascii="Times New Roman" w:hAnsi="Times New Roman" w:cs="Times New Roman"/>
          <w:szCs w:val="20"/>
        </w:rPr>
        <w:t>Full analysis set (FAS): Subjects who have received cell infusion in the analysis set of eligible subjects (ASES). FAS will be mainly used for the analysis of baseline data and efficacy analysis.</w:t>
      </w:r>
    </w:p>
    <w:p w14:paraId="497FE121" w14:textId="5533DC7D" w:rsidR="003C0E12" w:rsidRPr="00FD35A8" w:rsidRDefault="00773FFD" w:rsidP="003C0E12">
      <w:pPr>
        <w:widowControl/>
        <w:rPr>
          <w:rFonts w:ascii="Times New Roman" w:hAnsi="Times New Roman" w:cs="Times New Roman"/>
          <w:szCs w:val="20"/>
        </w:rPr>
      </w:pPr>
      <w:ins w:id="2536" w:author="Yali Chen" w:date="2025-12-17T09:59:00Z" w16du:dateUtc="2025-12-17T01:59:00Z">
        <w:r w:rsidRPr="00FD35A8">
          <w:rPr>
            <w:rFonts w:ascii="Times New Roman" w:hAnsi="Times New Roman" w:cs="Times New Roman"/>
          </w:rPr>
          <w:t>DL</w:t>
        </w:r>
        <w:r w:rsidRPr="00FD35A8">
          <w:rPr>
            <w:rFonts w:ascii="Times New Roman" w:hAnsi="Times New Roman" w:cs="Times New Roman"/>
            <w:vertAlign w:val="subscript"/>
          </w:rPr>
          <w:t>CO</w:t>
        </w:r>
        <w:r w:rsidRPr="00FD35A8">
          <w:rPr>
            <w:rFonts w:ascii="Times New Roman" w:hAnsi="Times New Roman" w:cs="Times New Roman"/>
            <w:szCs w:val="20"/>
          </w:rPr>
          <w:t xml:space="preserve">: </w:t>
        </w:r>
      </w:ins>
      <w:ins w:id="2537" w:author="Yali Chen" w:date="2025-12-17T09:58:00Z" w16du:dateUtc="2025-12-17T01:58:00Z">
        <w:r w:rsidRPr="00FD35A8">
          <w:rPr>
            <w:rFonts w:ascii="Times New Roman" w:hAnsi="Times New Roman" w:cs="Times New Roman"/>
            <w:szCs w:val="20"/>
          </w:rPr>
          <w:t xml:space="preserve">Diffusing Capacity of the Lung for Carbon Monoxide, </w:t>
        </w:r>
      </w:ins>
      <w:r w:rsidR="00F81E79" w:rsidRPr="00FD35A8">
        <w:rPr>
          <w:rFonts w:ascii="Times New Roman" w:hAnsi="Times New Roman" w:cs="Times New Roman"/>
          <w:szCs w:val="20"/>
        </w:rPr>
        <w:t xml:space="preserve">mRSS: Modified Rodnan Skin Score, </w:t>
      </w:r>
      <w:r w:rsidR="003C0E12" w:rsidRPr="00FD35A8">
        <w:rPr>
          <w:rFonts w:ascii="Times New Roman" w:hAnsi="Times New Roman" w:cs="Times New Roman"/>
          <w:szCs w:val="20"/>
        </w:rPr>
        <w:t xml:space="preserve">FVC: Forced Vital Capacity, </w:t>
      </w:r>
      <w:r w:rsidR="003501EB" w:rsidRPr="00FD35A8">
        <w:rPr>
          <w:rFonts w:ascii="Times New Roman" w:hAnsi="Times New Roman" w:cs="Times New Roman"/>
          <w:szCs w:val="20"/>
        </w:rPr>
        <w:t xml:space="preserve">HAQ-DI: Health Assessment Questionnaire-Disability Index, </w:t>
      </w:r>
      <w:r w:rsidR="003C0E12" w:rsidRPr="00FD35A8">
        <w:rPr>
          <w:rFonts w:ascii="Times New Roman" w:hAnsi="Times New Roman" w:cs="Times New Roman"/>
          <w:szCs w:val="20"/>
        </w:rPr>
        <w:t>PhGA: Physician Global Activity, PtGA: Patient Global Activity, ppFVC: percent predicted Forced Vital Capacity, rCRISS: Revised Combined Response Index for Systemic Sclerosis, SSc: Systemic Sclerosis,</w:t>
      </w:r>
    </w:p>
    <w:p w14:paraId="518A80E6" w14:textId="77777777" w:rsidR="003C0E12" w:rsidRPr="00FD35A8" w:rsidRDefault="003C0E12" w:rsidP="009530D5">
      <w:pPr>
        <w:widowControl/>
        <w:rPr>
          <w:ins w:id="2538" w:author="Yali Chen" w:date="2025-12-17T14:16:00Z" w16du:dateUtc="2025-12-17T06:16:00Z"/>
          <w:rFonts w:ascii="Times New Roman" w:hAnsi="Times New Roman" w:cs="Times New Roman"/>
          <w:i/>
          <w:iCs/>
          <w:szCs w:val="20"/>
        </w:rPr>
      </w:pPr>
    </w:p>
    <w:p w14:paraId="02EC6FAC" w14:textId="77777777" w:rsidR="009C1200" w:rsidRPr="00FD35A8" w:rsidRDefault="009C1200" w:rsidP="009C1200">
      <w:pPr>
        <w:widowControl/>
        <w:rPr>
          <w:ins w:id="2539" w:author="Yali Chen" w:date="2025-12-17T14:16:00Z" w16du:dateUtc="2025-12-17T06:16:00Z"/>
          <w:rFonts w:ascii="Times New Roman" w:hAnsi="Times New Roman" w:cs="Times New Roman"/>
          <w:i/>
          <w:iCs/>
          <w:szCs w:val="20"/>
        </w:rPr>
      </w:pPr>
      <w:ins w:id="2540" w:author="Yali Chen" w:date="2025-12-17T14:16:00Z" w16du:dateUtc="2025-12-17T06:16:00Z">
        <w:r w:rsidRPr="00FD35A8">
          <w:rPr>
            <w:rFonts w:ascii="Times New Roman" w:hAnsi="Times New Roman" w:cs="Times New Roman"/>
            <w:i/>
            <w:iCs/>
            <w:szCs w:val="20"/>
          </w:rPr>
          <w:t xml:space="preserve">Programming note: </w:t>
        </w:r>
      </w:ins>
    </w:p>
    <w:p w14:paraId="4384B848" w14:textId="3EB7E7E6" w:rsidR="009C1200" w:rsidRPr="00FD35A8" w:rsidRDefault="009C1200" w:rsidP="009C1200">
      <w:pPr>
        <w:widowControl/>
        <w:rPr>
          <w:ins w:id="2541" w:author="Yali Chen" w:date="2025-12-17T14:16:00Z" w16du:dateUtc="2025-12-17T06:16:00Z"/>
          <w:rFonts w:ascii="Times New Roman" w:hAnsi="Times New Roman" w:cs="Times New Roman"/>
          <w:i/>
          <w:iCs/>
          <w:szCs w:val="20"/>
        </w:rPr>
      </w:pPr>
      <w:ins w:id="2542" w:author="Yali Chen" w:date="2025-12-17T14:16:00Z" w16du:dateUtc="2025-12-17T06:16:00Z">
        <w:r w:rsidRPr="00FD35A8">
          <w:rPr>
            <w:rFonts w:ascii="Times New Roman" w:hAnsi="Times New Roman" w:cs="Times New Roman"/>
            <w:i/>
            <w:iCs/>
            <w:szCs w:val="20"/>
          </w:rPr>
          <w:t>Please see Programming notes in figure 14.2.1</w:t>
        </w:r>
      </w:ins>
      <w:ins w:id="2543" w:author="Yali Chen" w:date="2025-12-17T14:17:00Z" w16du:dateUtc="2025-12-17T06:17:00Z">
        <w:r w:rsidRPr="00FD35A8">
          <w:rPr>
            <w:rFonts w:ascii="Times New Roman" w:hAnsi="Times New Roman" w:cs="Times New Roman"/>
            <w:i/>
            <w:iCs/>
            <w:szCs w:val="20"/>
          </w:rPr>
          <w:t>1</w:t>
        </w:r>
      </w:ins>
      <w:ins w:id="2544" w:author="Yali Chen" w:date="2025-12-17T14:16:00Z" w16du:dateUtc="2025-12-17T06:16:00Z">
        <w:r w:rsidRPr="00FD35A8">
          <w:rPr>
            <w:rFonts w:ascii="Times New Roman" w:hAnsi="Times New Roman" w:cs="Times New Roman"/>
            <w:i/>
            <w:iCs/>
            <w:szCs w:val="20"/>
          </w:rPr>
          <w:t>-14.2.1</w:t>
        </w:r>
      </w:ins>
      <w:ins w:id="2545" w:author="Yali Chen" w:date="2025-12-17T14:17:00Z" w16du:dateUtc="2025-12-17T06:17:00Z">
        <w:r w:rsidRPr="00FD35A8">
          <w:rPr>
            <w:rFonts w:ascii="Times New Roman" w:hAnsi="Times New Roman" w:cs="Times New Roman"/>
            <w:i/>
            <w:iCs/>
            <w:szCs w:val="20"/>
          </w:rPr>
          <w:t>7</w:t>
        </w:r>
      </w:ins>
      <w:ins w:id="2546" w:author="Yali Chen" w:date="2025-12-17T14:16:00Z" w16du:dateUtc="2025-12-17T06:16:00Z">
        <w:r w:rsidRPr="00FD35A8">
          <w:rPr>
            <w:rFonts w:ascii="Times New Roman" w:hAnsi="Times New Roman" w:cs="Times New Roman"/>
            <w:i/>
            <w:iCs/>
            <w:szCs w:val="20"/>
          </w:rPr>
          <w:t xml:space="preserve"> to understand how to calculate or where to grab these variables</w:t>
        </w:r>
      </w:ins>
    </w:p>
    <w:p w14:paraId="4C0B8BC4" w14:textId="77777777" w:rsidR="009C1200" w:rsidRPr="00FD35A8" w:rsidRDefault="009C1200" w:rsidP="009530D5">
      <w:pPr>
        <w:widowControl/>
        <w:rPr>
          <w:rFonts w:ascii="Times New Roman" w:hAnsi="Times New Roman" w:cs="Times New Roman"/>
          <w:i/>
          <w:iCs/>
          <w:szCs w:val="20"/>
        </w:rPr>
      </w:pPr>
    </w:p>
    <w:p w14:paraId="7FE40483" w14:textId="77777777" w:rsidR="00391088" w:rsidRPr="00FD35A8" w:rsidRDefault="00391088" w:rsidP="00391088">
      <w:pPr>
        <w:widowControl/>
        <w:rPr>
          <w:rFonts w:ascii="Times New Roman" w:hAnsi="Times New Roman" w:cs="Times New Roman"/>
          <w:szCs w:val="20"/>
        </w:rPr>
      </w:pPr>
      <w:r w:rsidRPr="00FD35A8">
        <w:rPr>
          <w:rFonts w:ascii="Times New Roman" w:hAnsi="Times New Roman" w:cs="Times New Roman"/>
          <w:szCs w:val="20"/>
        </w:rPr>
        <w:br w:type="page"/>
      </w:r>
    </w:p>
    <w:p w14:paraId="1E56A257" w14:textId="1EFDDED9" w:rsidR="007A027F" w:rsidRPr="00FD35A8" w:rsidRDefault="00120415" w:rsidP="00120415">
      <w:pPr>
        <w:keepNext/>
        <w:widowControl/>
        <w:spacing w:before="120" w:after="120"/>
        <w:jc w:val="left"/>
        <w:outlineLvl w:val="1"/>
        <w:rPr>
          <w:rFonts w:ascii="Times New Roman" w:hAnsi="Times New Roman" w:cs="Times New Roman"/>
          <w:b/>
          <w:bCs/>
          <w:smallCaps/>
          <w:color w:val="auto"/>
          <w:sz w:val="22"/>
        </w:rPr>
      </w:pPr>
      <w:bookmarkStart w:id="2547" w:name="_Toc217918935"/>
      <w:r w:rsidRPr="00FD35A8">
        <w:rPr>
          <w:rFonts w:ascii="Times New Roman" w:hAnsi="Times New Roman" w:cs="Times New Roman"/>
          <w:b/>
          <w:bCs/>
          <w:smallCaps/>
          <w:color w:val="auto"/>
          <w:sz w:val="22"/>
        </w:rPr>
        <w:t>14.3</w:t>
      </w:r>
      <w:r w:rsidR="00925AC0" w:rsidRPr="00FD35A8">
        <w:rPr>
          <w:rFonts w:ascii="Times New Roman" w:hAnsi="Times New Roman" w:cs="Times New Roman"/>
          <w:b/>
          <w:bCs/>
          <w:smallCaps/>
          <w:color w:val="auto"/>
          <w:sz w:val="22"/>
        </w:rPr>
        <w:t xml:space="preserve"> Safety Overviews</w:t>
      </w:r>
      <w:bookmarkEnd w:id="2547"/>
    </w:p>
    <w:p w14:paraId="395CD4C5" w14:textId="7633B7E8" w:rsidR="008E0C5C" w:rsidRPr="00FD35A8" w:rsidRDefault="008E0C5C">
      <w:pPr>
        <w:widowControl/>
        <w:jc w:val="left"/>
        <w:rPr>
          <w:rFonts w:ascii="Times New Roman" w:eastAsia="等线" w:hAnsi="Times New Roman" w:cs="Times New Roman"/>
          <w:color w:val="auto"/>
          <w:kern w:val="0"/>
          <w:sz w:val="18"/>
          <w:szCs w:val="20"/>
        </w:rPr>
      </w:pPr>
      <w:r w:rsidRPr="00FD35A8">
        <w:rPr>
          <w:rFonts w:ascii="Times New Roman" w:eastAsia="等线" w:hAnsi="Times New Roman" w:cs="Times New Roman"/>
        </w:rPr>
        <w:br w:type="page"/>
      </w:r>
    </w:p>
    <w:p w14:paraId="0BCEF962" w14:textId="54ABCF7B" w:rsidR="00997AED" w:rsidRPr="00FD35A8" w:rsidRDefault="00504F20" w:rsidP="005F7D6C">
      <w:pPr>
        <w:pStyle w:val="TFLshelltitle1"/>
        <w:rPr>
          <w:rStyle w:val="Heading3Char1"/>
          <w:rFonts w:eastAsia="宋体"/>
          <w:b/>
          <w:bCs/>
          <w:color w:val="000000"/>
          <w:sz w:val="20"/>
          <w:szCs w:val="20"/>
          <w:lang w:eastAsia="zh-CN"/>
        </w:rPr>
      </w:pPr>
      <w:bookmarkStart w:id="2548" w:name="_Toc217918936"/>
      <w:r w:rsidRPr="00FD35A8">
        <w:rPr>
          <w:rStyle w:val="Heading3Char1"/>
          <w:rFonts w:eastAsia="宋体"/>
          <w:b/>
          <w:bCs/>
          <w:color w:val="000000"/>
          <w:sz w:val="20"/>
          <w:szCs w:val="20"/>
          <w:lang w:eastAsia="zh-CN"/>
        </w:rPr>
        <w:t>Table</w:t>
      </w:r>
      <w:r w:rsidR="007C41C2" w:rsidRPr="00FD35A8">
        <w:rPr>
          <w:rStyle w:val="Heading3Char1"/>
          <w:rFonts w:eastAsia="宋体"/>
          <w:b/>
          <w:bCs/>
          <w:color w:val="000000"/>
          <w:sz w:val="20"/>
          <w:szCs w:val="20"/>
          <w:lang w:eastAsia="zh-CN"/>
        </w:rPr>
        <w:t xml:space="preserve"> </w:t>
      </w:r>
      <w:r w:rsidR="006F5930" w:rsidRPr="00FD35A8">
        <w:rPr>
          <w:rStyle w:val="Heading3Char1"/>
          <w:rFonts w:eastAsia="宋体"/>
          <w:b/>
          <w:bCs/>
          <w:color w:val="000000"/>
          <w:sz w:val="20"/>
          <w:szCs w:val="20"/>
          <w:lang w:eastAsia="zh-CN"/>
        </w:rPr>
        <w:t>14.3</w:t>
      </w:r>
      <w:r w:rsidR="007C41C2" w:rsidRPr="00FD35A8">
        <w:rPr>
          <w:rStyle w:val="Heading3Char1"/>
          <w:rFonts w:eastAsia="宋体"/>
          <w:b/>
          <w:bCs/>
          <w:color w:val="000000"/>
          <w:sz w:val="20"/>
          <w:szCs w:val="20"/>
          <w:lang w:eastAsia="zh-CN"/>
        </w:rPr>
        <w:t xml:space="preserve">.1 </w:t>
      </w:r>
      <w:bookmarkEnd w:id="2235"/>
      <w:r w:rsidR="00820C9F" w:rsidRPr="00FD35A8">
        <w:rPr>
          <w:rStyle w:val="Heading3Char1"/>
          <w:rFonts w:eastAsia="宋体"/>
          <w:b/>
          <w:bCs/>
          <w:color w:val="000000"/>
          <w:sz w:val="20"/>
          <w:szCs w:val="20"/>
          <w:lang w:eastAsia="zh-CN"/>
        </w:rPr>
        <w:t xml:space="preserve">Overall </w:t>
      </w:r>
      <w:r w:rsidRPr="00FD35A8">
        <w:rPr>
          <w:rStyle w:val="Heading3Char1"/>
          <w:rFonts w:eastAsia="宋体"/>
          <w:b/>
          <w:bCs/>
          <w:color w:val="000000"/>
          <w:sz w:val="20"/>
          <w:szCs w:val="20"/>
          <w:lang w:eastAsia="zh-CN"/>
        </w:rPr>
        <w:t>S</w:t>
      </w:r>
      <w:r w:rsidR="00820C9F" w:rsidRPr="00FD35A8">
        <w:rPr>
          <w:rStyle w:val="Heading3Char1"/>
          <w:rFonts w:eastAsia="宋体"/>
          <w:b/>
          <w:bCs/>
          <w:color w:val="000000"/>
          <w:sz w:val="20"/>
          <w:szCs w:val="20"/>
          <w:lang w:eastAsia="zh-CN"/>
        </w:rPr>
        <w:t xml:space="preserve">ummary of </w:t>
      </w:r>
      <w:r w:rsidRPr="00FD35A8">
        <w:rPr>
          <w:rStyle w:val="Heading3Char1"/>
          <w:rFonts w:eastAsia="宋体"/>
          <w:b/>
          <w:bCs/>
          <w:color w:val="000000"/>
          <w:sz w:val="20"/>
          <w:szCs w:val="20"/>
          <w:lang w:eastAsia="zh-CN"/>
        </w:rPr>
        <w:t>A</w:t>
      </w:r>
      <w:r w:rsidR="00820C9F" w:rsidRPr="00FD35A8">
        <w:rPr>
          <w:rStyle w:val="Heading3Char1"/>
          <w:rFonts w:eastAsia="宋体"/>
          <w:b/>
          <w:bCs/>
          <w:color w:val="000000"/>
          <w:sz w:val="20"/>
          <w:szCs w:val="20"/>
          <w:lang w:eastAsia="zh-CN"/>
        </w:rPr>
        <w:t xml:space="preserve">dverse </w:t>
      </w:r>
      <w:r w:rsidRPr="00FD35A8">
        <w:rPr>
          <w:rStyle w:val="Heading3Char1"/>
          <w:rFonts w:eastAsia="宋体"/>
          <w:b/>
          <w:bCs/>
          <w:color w:val="000000"/>
          <w:sz w:val="20"/>
          <w:szCs w:val="20"/>
          <w:lang w:eastAsia="zh-CN"/>
        </w:rPr>
        <w:t>E</w:t>
      </w:r>
      <w:r w:rsidR="00820C9F" w:rsidRPr="00FD35A8">
        <w:rPr>
          <w:rStyle w:val="Heading3Char1"/>
          <w:rFonts w:eastAsia="宋体"/>
          <w:b/>
          <w:bCs/>
          <w:color w:val="000000"/>
          <w:sz w:val="20"/>
          <w:szCs w:val="20"/>
          <w:lang w:eastAsia="zh-CN"/>
        </w:rPr>
        <w:t>vents - &lt;&lt;</w:t>
      </w:r>
      <w:r w:rsidRPr="00FD35A8">
        <w:rPr>
          <w:rStyle w:val="Heading3Char1"/>
          <w:rFonts w:eastAsia="宋体"/>
          <w:b/>
          <w:bCs/>
          <w:color w:val="000000"/>
          <w:sz w:val="20"/>
          <w:szCs w:val="20"/>
          <w:lang w:eastAsia="zh-CN"/>
        </w:rPr>
        <w:t>A</w:t>
      </w:r>
      <w:r w:rsidR="00820C9F" w:rsidRPr="00FD35A8">
        <w:rPr>
          <w:rStyle w:val="Heading3Char1"/>
          <w:rFonts w:eastAsia="宋体"/>
          <w:b/>
          <w:bCs/>
          <w:color w:val="000000"/>
          <w:sz w:val="20"/>
          <w:szCs w:val="20"/>
          <w:lang w:eastAsia="zh-CN"/>
        </w:rPr>
        <w:t xml:space="preserve">fter </w:t>
      </w:r>
      <w:r w:rsidRPr="00FD35A8">
        <w:rPr>
          <w:rStyle w:val="Heading3Char1"/>
          <w:rFonts w:eastAsia="宋体"/>
          <w:b/>
          <w:bCs/>
          <w:color w:val="000000"/>
          <w:sz w:val="20"/>
          <w:szCs w:val="20"/>
          <w:lang w:eastAsia="zh-CN"/>
        </w:rPr>
        <w:t>C</w:t>
      </w:r>
      <w:r w:rsidR="00820C9F" w:rsidRPr="00FD35A8">
        <w:rPr>
          <w:rStyle w:val="Heading3Char1"/>
          <w:rFonts w:eastAsia="宋体"/>
          <w:b/>
          <w:bCs/>
          <w:color w:val="000000"/>
          <w:sz w:val="20"/>
          <w:szCs w:val="20"/>
          <w:lang w:eastAsia="zh-CN"/>
        </w:rPr>
        <w:t xml:space="preserve">ell </w:t>
      </w:r>
      <w:r w:rsidRPr="00FD35A8">
        <w:rPr>
          <w:rStyle w:val="Heading3Char1"/>
          <w:rFonts w:eastAsia="宋体"/>
          <w:b/>
          <w:bCs/>
          <w:color w:val="000000"/>
          <w:sz w:val="20"/>
          <w:szCs w:val="20"/>
          <w:lang w:eastAsia="zh-CN"/>
        </w:rPr>
        <w:t>I</w:t>
      </w:r>
      <w:r w:rsidR="00820C9F" w:rsidRPr="00FD35A8">
        <w:rPr>
          <w:rStyle w:val="Heading3Char1"/>
          <w:rFonts w:eastAsia="宋体"/>
          <w:b/>
          <w:bCs/>
          <w:color w:val="000000"/>
          <w:sz w:val="20"/>
          <w:szCs w:val="20"/>
          <w:lang w:eastAsia="zh-CN"/>
        </w:rPr>
        <w:t xml:space="preserve">nfusion&gt;&gt; (Safety </w:t>
      </w:r>
      <w:r w:rsidRPr="00FD35A8">
        <w:rPr>
          <w:rStyle w:val="Heading3Char1"/>
          <w:rFonts w:eastAsia="宋体"/>
          <w:b/>
          <w:bCs/>
          <w:color w:val="000000"/>
          <w:sz w:val="20"/>
          <w:szCs w:val="20"/>
          <w:lang w:eastAsia="zh-CN"/>
        </w:rPr>
        <w:t>S</w:t>
      </w:r>
      <w:r w:rsidR="00820C9F" w:rsidRPr="00FD35A8">
        <w:rPr>
          <w:rStyle w:val="Heading3Char1"/>
          <w:rFonts w:eastAsia="宋体"/>
          <w:b/>
          <w:bCs/>
          <w:color w:val="000000"/>
          <w:sz w:val="20"/>
          <w:szCs w:val="20"/>
          <w:lang w:eastAsia="zh-CN"/>
        </w:rPr>
        <w:t>et)</w:t>
      </w:r>
      <w:bookmarkEnd w:id="2548"/>
      <w:r w:rsidR="007A347C" w:rsidRPr="00FD35A8" w:rsidDel="007A347C">
        <w:rPr>
          <w:rStyle w:val="Heading3Char1"/>
          <w:rFonts w:eastAsia="宋体"/>
          <w:b/>
          <w:bCs/>
          <w:color w:val="000000"/>
          <w:sz w:val="20"/>
          <w:szCs w:val="20"/>
          <w:lang w:eastAsia="zh-CN"/>
        </w:rPr>
        <w:t xml:space="preserve"> </w:t>
      </w:r>
    </w:p>
    <w:tbl>
      <w:tblPr>
        <w:tblStyle w:val="TableGrid"/>
        <w:tblW w:w="5000" w:type="pct"/>
        <w:tblLook w:val="04A0" w:firstRow="1" w:lastRow="0" w:firstColumn="1" w:lastColumn="0" w:noHBand="0" w:noVBand="1"/>
        <w:tblPrChange w:id="2549" w:author="Pan, Zhemin" w:date="2025-12-16T13:26:00Z" w16du:dateUtc="2025-12-16T05:26:00Z">
          <w:tblPr>
            <w:tblStyle w:val="TableGrid"/>
            <w:tblW w:w="5000" w:type="pct"/>
            <w:tblLook w:val="04A0" w:firstRow="1" w:lastRow="0" w:firstColumn="1" w:lastColumn="0" w:noHBand="0" w:noVBand="1"/>
          </w:tblPr>
        </w:tblPrChange>
      </w:tblPr>
      <w:tblGrid>
        <w:gridCol w:w="6201"/>
        <w:gridCol w:w="3055"/>
        <w:gridCol w:w="3142"/>
        <w:gridCol w:w="2172"/>
        <w:tblGridChange w:id="2550">
          <w:tblGrid>
            <w:gridCol w:w="6201"/>
            <w:gridCol w:w="106"/>
            <w:gridCol w:w="2949"/>
            <w:gridCol w:w="130"/>
            <w:gridCol w:w="3012"/>
            <w:gridCol w:w="180"/>
            <w:gridCol w:w="1992"/>
          </w:tblGrid>
        </w:tblGridChange>
      </w:tblGrid>
      <w:tr w:rsidR="00AA0E6C" w:rsidRPr="00FD35A8" w14:paraId="4C2404D8" w14:textId="77777777" w:rsidTr="4E542BA0">
        <w:trPr>
          <w:trHeight w:val="285"/>
          <w:trPrChange w:id="2551" w:author="Pan, Zhemin" w:date="2025-12-16T13:26:00Z" w16du:dateUtc="2025-12-16T05:26:00Z">
            <w:trPr>
              <w:trHeight w:val="285"/>
            </w:trPr>
          </w:trPrChange>
        </w:trPr>
        <w:tc>
          <w:tcPr>
            <w:tcW w:w="0" w:type="auto"/>
            <w:vMerge w:val="restart"/>
            <w:tcBorders>
              <w:top w:val="single" w:sz="4" w:space="0" w:color="auto"/>
              <w:left w:val="nil"/>
              <w:bottom w:val="nil"/>
              <w:right w:val="nil"/>
            </w:tcBorders>
            <w:hideMark/>
            <w:tcPrChange w:id="2552" w:author="Pan, Zhemin" w:date="2025-12-16T13:26:00Z" w16du:dateUtc="2025-12-16T05:26:00Z">
              <w:tcPr>
                <w:tcW w:w="0" w:type="auto"/>
                <w:gridSpan w:val="2"/>
                <w:vMerge w:val="restart"/>
                <w:tcBorders>
                  <w:top w:val="single" w:sz="4" w:space="0" w:color="auto"/>
                  <w:left w:val="nil"/>
                  <w:bottom w:val="nil"/>
                  <w:right w:val="nil"/>
                </w:tcBorders>
                <w:hideMark/>
              </w:tcPr>
            </w:tcPrChange>
          </w:tcPr>
          <w:p w14:paraId="4C020097" w14:textId="77777777" w:rsidR="00AA0E6C" w:rsidRPr="00FD35A8" w:rsidRDefault="00AA0E6C" w:rsidP="00D763C1">
            <w:pPr>
              <w:pStyle w:val="tabletext1"/>
              <w:rPr>
                <w:rFonts w:eastAsia="等线"/>
              </w:rPr>
            </w:pPr>
          </w:p>
        </w:tc>
        <w:tc>
          <w:tcPr>
            <w:tcW w:w="3079" w:type="dxa"/>
            <w:tcBorders>
              <w:top w:val="single" w:sz="4" w:space="0" w:color="auto"/>
              <w:left w:val="nil"/>
              <w:bottom w:val="nil"/>
              <w:right w:val="nil"/>
            </w:tcBorders>
            <w:hideMark/>
            <w:tcPrChange w:id="2553" w:author="Pan, Zhemin" w:date="2025-12-16T13:26:00Z" w16du:dateUtc="2025-12-16T05:26:00Z">
              <w:tcPr>
                <w:tcW w:w="3086" w:type="dxa"/>
                <w:gridSpan w:val="2"/>
                <w:tcBorders>
                  <w:top w:val="single" w:sz="4" w:space="0" w:color="auto"/>
                  <w:left w:val="nil"/>
                  <w:bottom w:val="nil"/>
                  <w:right w:val="nil"/>
                </w:tcBorders>
                <w:hideMark/>
              </w:tcPr>
            </w:tcPrChange>
          </w:tcPr>
          <w:p w14:paraId="03DD8124" w14:textId="77777777" w:rsidR="00AA0E6C" w:rsidRPr="00FD35A8" w:rsidRDefault="00AA0E6C" w:rsidP="00B9751F">
            <w:pPr>
              <w:pStyle w:val="tabletext1"/>
              <w:jc w:val="center"/>
              <w:rPr>
                <w:rFonts w:eastAsia="等线"/>
              </w:rPr>
            </w:pPr>
            <w:r w:rsidRPr="00FD35A8">
              <w:rPr>
                <w:rFonts w:eastAsia="等线"/>
              </w:rPr>
              <w:t>&lt;&lt;IIM cohort&gt;&gt;</w:t>
            </w:r>
          </w:p>
        </w:tc>
        <w:tc>
          <w:tcPr>
            <w:tcW w:w="3192" w:type="dxa"/>
            <w:tcBorders>
              <w:top w:val="single" w:sz="4" w:space="0" w:color="auto"/>
              <w:left w:val="nil"/>
              <w:bottom w:val="nil"/>
              <w:right w:val="nil"/>
            </w:tcBorders>
            <w:hideMark/>
            <w:tcPrChange w:id="2554" w:author="Pan, Zhemin" w:date="2025-12-16T13:26:00Z" w16du:dateUtc="2025-12-16T05:26:00Z">
              <w:tcPr>
                <w:tcW w:w="3199" w:type="dxa"/>
                <w:gridSpan w:val="2"/>
                <w:tcBorders>
                  <w:top w:val="single" w:sz="4" w:space="0" w:color="auto"/>
                  <w:left w:val="nil"/>
                  <w:bottom w:val="nil"/>
                  <w:right w:val="nil"/>
                </w:tcBorders>
                <w:hideMark/>
              </w:tcPr>
            </w:tcPrChange>
          </w:tcPr>
          <w:p w14:paraId="63B00536" w14:textId="77777777" w:rsidR="00AA0E6C" w:rsidRPr="00FD35A8" w:rsidRDefault="00AA0E6C" w:rsidP="00B9751F">
            <w:pPr>
              <w:pStyle w:val="tabletext1"/>
              <w:jc w:val="center"/>
              <w:rPr>
                <w:rFonts w:eastAsia="等线"/>
              </w:rPr>
            </w:pPr>
            <w:r w:rsidRPr="00FD35A8">
              <w:rPr>
                <w:rFonts w:eastAsia="等线"/>
              </w:rPr>
              <w:t>&lt;&lt;SSc cohort&gt;&gt;</w:t>
            </w:r>
          </w:p>
        </w:tc>
        <w:tc>
          <w:tcPr>
            <w:tcW w:w="1992" w:type="dxa"/>
            <w:tcBorders>
              <w:top w:val="single" w:sz="4" w:space="0" w:color="auto"/>
              <w:left w:val="nil"/>
              <w:bottom w:val="nil"/>
              <w:right w:val="nil"/>
            </w:tcBorders>
            <w:hideMark/>
            <w:tcPrChange w:id="2555" w:author="Pan, Zhemin" w:date="2025-12-16T13:26:00Z" w16du:dateUtc="2025-12-16T05:26:00Z">
              <w:tcPr>
                <w:tcW w:w="1953" w:type="dxa"/>
                <w:tcBorders>
                  <w:top w:val="single" w:sz="4" w:space="0" w:color="auto"/>
                  <w:left w:val="nil"/>
                  <w:bottom w:val="nil"/>
                  <w:right w:val="nil"/>
                </w:tcBorders>
                <w:hideMark/>
              </w:tcPr>
            </w:tcPrChange>
          </w:tcPr>
          <w:p w14:paraId="72C4DF3A" w14:textId="77777777" w:rsidR="00AA0E6C" w:rsidRPr="00FD35A8" w:rsidRDefault="00AA0E6C" w:rsidP="00B9751F">
            <w:pPr>
              <w:pStyle w:val="tabletext1"/>
              <w:jc w:val="center"/>
              <w:rPr>
                <w:rFonts w:eastAsia="等线"/>
              </w:rPr>
            </w:pPr>
            <w:r w:rsidRPr="00FD35A8">
              <w:rPr>
                <w:rFonts w:eastAsia="等线"/>
              </w:rPr>
              <w:t>Total</w:t>
            </w:r>
          </w:p>
        </w:tc>
      </w:tr>
      <w:tr w:rsidR="00AA0E6C" w:rsidRPr="00FD35A8" w14:paraId="42C98084" w14:textId="77777777" w:rsidTr="4E542BA0">
        <w:trPr>
          <w:trHeight w:val="285"/>
          <w:trPrChange w:id="2556" w:author="Pan, Zhemin" w:date="2025-12-16T13:26:00Z" w16du:dateUtc="2025-12-16T05:26:00Z">
            <w:trPr>
              <w:trHeight w:val="285"/>
            </w:trPr>
          </w:trPrChange>
        </w:trPr>
        <w:tc>
          <w:tcPr>
            <w:tcW w:w="0" w:type="auto"/>
            <w:vMerge/>
            <w:hideMark/>
            <w:tcPrChange w:id="2557" w:author="Pan, Zhemin" w:date="2025-12-16T13:26:00Z" w16du:dateUtc="2025-12-16T05:26:00Z">
              <w:tcPr>
                <w:tcW w:w="0" w:type="auto"/>
                <w:gridSpan w:val="2"/>
                <w:vMerge/>
                <w:hideMark/>
              </w:tcPr>
            </w:tcPrChange>
          </w:tcPr>
          <w:p w14:paraId="1CDAA38B" w14:textId="77777777" w:rsidR="00AA0E6C" w:rsidRPr="00FD35A8" w:rsidRDefault="00AA0E6C" w:rsidP="00D763C1">
            <w:pPr>
              <w:pStyle w:val="tabletext1"/>
              <w:rPr>
                <w:rFonts w:eastAsia="等线"/>
              </w:rPr>
            </w:pPr>
          </w:p>
        </w:tc>
        <w:tc>
          <w:tcPr>
            <w:tcW w:w="3079" w:type="dxa"/>
            <w:tcBorders>
              <w:top w:val="nil"/>
              <w:left w:val="nil"/>
              <w:bottom w:val="nil"/>
              <w:right w:val="nil"/>
            </w:tcBorders>
            <w:hideMark/>
            <w:tcPrChange w:id="2558" w:author="Pan, Zhemin" w:date="2025-12-16T13:26:00Z" w16du:dateUtc="2025-12-16T05:26:00Z">
              <w:tcPr>
                <w:tcW w:w="3086" w:type="dxa"/>
                <w:gridSpan w:val="2"/>
                <w:tcBorders>
                  <w:top w:val="nil"/>
                  <w:left w:val="nil"/>
                  <w:bottom w:val="nil"/>
                  <w:right w:val="nil"/>
                </w:tcBorders>
                <w:hideMark/>
              </w:tcPr>
            </w:tcPrChange>
          </w:tcPr>
          <w:p w14:paraId="0AC0DEF8" w14:textId="77777777" w:rsidR="00AA0E6C" w:rsidRPr="00FD35A8" w:rsidRDefault="00AA0E6C" w:rsidP="00B9751F">
            <w:pPr>
              <w:pStyle w:val="tabletext1"/>
              <w:jc w:val="center"/>
              <w:rPr>
                <w:rFonts w:eastAsia="等线"/>
              </w:rPr>
            </w:pPr>
            <w:r w:rsidRPr="00FD35A8">
              <w:rPr>
                <w:rFonts w:eastAsia="等线"/>
              </w:rPr>
              <w:t>N=xxx</w:t>
            </w:r>
          </w:p>
        </w:tc>
        <w:tc>
          <w:tcPr>
            <w:tcW w:w="3192" w:type="dxa"/>
            <w:tcBorders>
              <w:top w:val="nil"/>
              <w:left w:val="nil"/>
              <w:bottom w:val="nil"/>
              <w:right w:val="nil"/>
            </w:tcBorders>
            <w:hideMark/>
            <w:tcPrChange w:id="2559" w:author="Pan, Zhemin" w:date="2025-12-16T13:26:00Z" w16du:dateUtc="2025-12-16T05:26:00Z">
              <w:tcPr>
                <w:tcW w:w="3199" w:type="dxa"/>
                <w:gridSpan w:val="2"/>
                <w:tcBorders>
                  <w:top w:val="nil"/>
                  <w:left w:val="nil"/>
                  <w:bottom w:val="nil"/>
                  <w:right w:val="nil"/>
                </w:tcBorders>
                <w:hideMark/>
              </w:tcPr>
            </w:tcPrChange>
          </w:tcPr>
          <w:p w14:paraId="243690E9" w14:textId="77777777" w:rsidR="00AA0E6C" w:rsidRPr="00FD35A8" w:rsidRDefault="00AA0E6C" w:rsidP="00B9751F">
            <w:pPr>
              <w:pStyle w:val="tabletext1"/>
              <w:jc w:val="center"/>
              <w:rPr>
                <w:rFonts w:eastAsia="等线"/>
              </w:rPr>
            </w:pPr>
            <w:r w:rsidRPr="00FD35A8">
              <w:rPr>
                <w:rFonts w:eastAsia="等线"/>
              </w:rPr>
              <w:t>N=xxx</w:t>
            </w:r>
          </w:p>
        </w:tc>
        <w:tc>
          <w:tcPr>
            <w:tcW w:w="1992" w:type="dxa"/>
            <w:tcBorders>
              <w:top w:val="nil"/>
              <w:left w:val="nil"/>
              <w:bottom w:val="nil"/>
              <w:right w:val="nil"/>
            </w:tcBorders>
            <w:hideMark/>
            <w:tcPrChange w:id="2560" w:author="Pan, Zhemin" w:date="2025-12-16T13:26:00Z" w16du:dateUtc="2025-12-16T05:26:00Z">
              <w:tcPr>
                <w:tcW w:w="1953" w:type="dxa"/>
                <w:tcBorders>
                  <w:top w:val="nil"/>
                  <w:left w:val="nil"/>
                  <w:bottom w:val="nil"/>
                  <w:right w:val="nil"/>
                </w:tcBorders>
                <w:hideMark/>
              </w:tcPr>
            </w:tcPrChange>
          </w:tcPr>
          <w:p w14:paraId="5C61F2B1" w14:textId="77777777" w:rsidR="00AA0E6C" w:rsidRPr="00FD35A8" w:rsidRDefault="00AA0E6C" w:rsidP="00B9751F">
            <w:pPr>
              <w:pStyle w:val="tabletext1"/>
              <w:jc w:val="center"/>
              <w:rPr>
                <w:rFonts w:eastAsia="等线"/>
              </w:rPr>
            </w:pPr>
            <w:r w:rsidRPr="00FD35A8">
              <w:rPr>
                <w:rFonts w:eastAsia="等线"/>
              </w:rPr>
              <w:t>N=xxx</w:t>
            </w:r>
          </w:p>
        </w:tc>
      </w:tr>
      <w:tr w:rsidR="00AA0E6C" w:rsidRPr="00FD35A8" w14:paraId="0AD4B042" w14:textId="77777777" w:rsidTr="4E542BA0">
        <w:trPr>
          <w:trHeight w:val="300"/>
          <w:trPrChange w:id="2561" w:author="Pan, Zhemin" w:date="2025-12-16T13:26:00Z" w16du:dateUtc="2025-12-16T05:26:00Z">
            <w:trPr>
              <w:trHeight w:val="300"/>
            </w:trPr>
          </w:trPrChange>
        </w:trPr>
        <w:tc>
          <w:tcPr>
            <w:tcW w:w="0" w:type="auto"/>
            <w:vMerge/>
            <w:hideMark/>
            <w:tcPrChange w:id="2562" w:author="Pan, Zhemin" w:date="2025-12-16T13:26:00Z" w16du:dateUtc="2025-12-16T05:26:00Z">
              <w:tcPr>
                <w:tcW w:w="0" w:type="auto"/>
                <w:gridSpan w:val="2"/>
                <w:vMerge/>
                <w:hideMark/>
              </w:tcPr>
            </w:tcPrChange>
          </w:tcPr>
          <w:p w14:paraId="47541CFF" w14:textId="77777777" w:rsidR="00AA0E6C" w:rsidRPr="00FD35A8" w:rsidRDefault="00AA0E6C" w:rsidP="00D763C1">
            <w:pPr>
              <w:pStyle w:val="tabletext1"/>
              <w:rPr>
                <w:rFonts w:eastAsia="等线"/>
              </w:rPr>
            </w:pPr>
          </w:p>
        </w:tc>
        <w:tc>
          <w:tcPr>
            <w:tcW w:w="3079" w:type="dxa"/>
            <w:tcBorders>
              <w:top w:val="nil"/>
              <w:left w:val="nil"/>
              <w:bottom w:val="single" w:sz="4" w:space="0" w:color="auto"/>
              <w:right w:val="nil"/>
            </w:tcBorders>
            <w:hideMark/>
            <w:tcPrChange w:id="2563" w:author="Pan, Zhemin" w:date="2025-12-16T13:26:00Z" w16du:dateUtc="2025-12-16T05:26:00Z">
              <w:tcPr>
                <w:tcW w:w="3086" w:type="dxa"/>
                <w:gridSpan w:val="2"/>
                <w:tcBorders>
                  <w:top w:val="nil"/>
                  <w:left w:val="nil"/>
                  <w:bottom w:val="single" w:sz="4" w:space="0" w:color="auto"/>
                  <w:right w:val="nil"/>
                </w:tcBorders>
                <w:hideMark/>
              </w:tcPr>
            </w:tcPrChange>
          </w:tcPr>
          <w:p w14:paraId="00E942B3" w14:textId="77777777" w:rsidR="00AA0E6C" w:rsidRPr="00FD35A8" w:rsidRDefault="00AA0E6C" w:rsidP="00B9751F">
            <w:pPr>
              <w:pStyle w:val="tabletext1"/>
              <w:jc w:val="center"/>
              <w:rPr>
                <w:rFonts w:eastAsia="等线"/>
              </w:rPr>
            </w:pPr>
            <w:r w:rsidRPr="00FD35A8">
              <w:rPr>
                <w:rFonts w:eastAsia="等线"/>
              </w:rPr>
              <w:t>n (%)</w:t>
            </w:r>
          </w:p>
        </w:tc>
        <w:tc>
          <w:tcPr>
            <w:tcW w:w="3192" w:type="dxa"/>
            <w:tcBorders>
              <w:top w:val="nil"/>
              <w:left w:val="nil"/>
              <w:bottom w:val="single" w:sz="4" w:space="0" w:color="auto"/>
              <w:right w:val="nil"/>
            </w:tcBorders>
            <w:hideMark/>
            <w:tcPrChange w:id="2564" w:author="Pan, Zhemin" w:date="2025-12-16T13:26:00Z" w16du:dateUtc="2025-12-16T05:26:00Z">
              <w:tcPr>
                <w:tcW w:w="3199" w:type="dxa"/>
                <w:gridSpan w:val="2"/>
                <w:tcBorders>
                  <w:top w:val="nil"/>
                  <w:left w:val="nil"/>
                  <w:bottom w:val="single" w:sz="4" w:space="0" w:color="auto"/>
                  <w:right w:val="nil"/>
                </w:tcBorders>
                <w:hideMark/>
              </w:tcPr>
            </w:tcPrChange>
          </w:tcPr>
          <w:p w14:paraId="0FB07B43" w14:textId="77777777" w:rsidR="00AA0E6C" w:rsidRPr="00FD35A8" w:rsidRDefault="00AA0E6C" w:rsidP="00B9751F">
            <w:pPr>
              <w:pStyle w:val="tabletext1"/>
              <w:jc w:val="center"/>
              <w:rPr>
                <w:rFonts w:eastAsia="等线"/>
              </w:rPr>
            </w:pPr>
            <w:r w:rsidRPr="00FD35A8">
              <w:rPr>
                <w:rFonts w:eastAsia="等线"/>
              </w:rPr>
              <w:t>n (%)</w:t>
            </w:r>
          </w:p>
        </w:tc>
        <w:tc>
          <w:tcPr>
            <w:tcW w:w="1992" w:type="dxa"/>
            <w:tcBorders>
              <w:top w:val="nil"/>
              <w:left w:val="nil"/>
              <w:bottom w:val="single" w:sz="4" w:space="0" w:color="auto"/>
              <w:right w:val="nil"/>
            </w:tcBorders>
            <w:hideMark/>
            <w:tcPrChange w:id="2565" w:author="Pan, Zhemin" w:date="2025-12-16T13:26:00Z" w16du:dateUtc="2025-12-16T05:26:00Z">
              <w:tcPr>
                <w:tcW w:w="1953" w:type="dxa"/>
                <w:tcBorders>
                  <w:top w:val="nil"/>
                  <w:left w:val="nil"/>
                  <w:bottom w:val="single" w:sz="4" w:space="0" w:color="auto"/>
                  <w:right w:val="nil"/>
                </w:tcBorders>
                <w:hideMark/>
              </w:tcPr>
            </w:tcPrChange>
          </w:tcPr>
          <w:p w14:paraId="00756F98" w14:textId="77777777" w:rsidR="00AA0E6C" w:rsidRPr="00FD35A8" w:rsidRDefault="00AA0E6C" w:rsidP="00B9751F">
            <w:pPr>
              <w:pStyle w:val="tabletext1"/>
              <w:jc w:val="center"/>
              <w:rPr>
                <w:rFonts w:eastAsia="等线"/>
              </w:rPr>
            </w:pPr>
            <w:r w:rsidRPr="00FD35A8">
              <w:rPr>
                <w:rFonts w:eastAsia="等线"/>
              </w:rPr>
              <w:t>n (%)</w:t>
            </w:r>
          </w:p>
        </w:tc>
      </w:tr>
      <w:tr w:rsidR="00AA0E6C" w:rsidRPr="00FD35A8" w14:paraId="18EE554E" w14:textId="77777777" w:rsidTr="00B83DF0">
        <w:trPr>
          <w:trHeight w:val="285"/>
          <w:trPrChange w:id="2566" w:author="Pan, Zhemin" w:date="2025-12-16T13:26:00Z" w16du:dateUtc="2025-12-16T05:26:00Z">
            <w:trPr>
              <w:trHeight w:val="285"/>
            </w:trPr>
          </w:trPrChange>
        </w:trPr>
        <w:tc>
          <w:tcPr>
            <w:tcW w:w="6307" w:type="dxa"/>
            <w:tcBorders>
              <w:top w:val="single" w:sz="4" w:space="0" w:color="auto"/>
              <w:left w:val="nil"/>
              <w:bottom w:val="nil"/>
              <w:right w:val="nil"/>
            </w:tcBorders>
            <w:hideMark/>
            <w:tcPrChange w:id="2567" w:author="Pan, Zhemin" w:date="2025-12-16T13:26:00Z" w16du:dateUtc="2025-12-16T05:26:00Z">
              <w:tcPr>
                <w:tcW w:w="6322" w:type="dxa"/>
                <w:gridSpan w:val="2"/>
                <w:tcBorders>
                  <w:top w:val="single" w:sz="4" w:space="0" w:color="auto"/>
                  <w:left w:val="nil"/>
                  <w:bottom w:val="nil"/>
                  <w:right w:val="nil"/>
                </w:tcBorders>
                <w:hideMark/>
              </w:tcPr>
            </w:tcPrChange>
          </w:tcPr>
          <w:p w14:paraId="1C7A7B64" w14:textId="77777777" w:rsidR="00AA0E6C" w:rsidRPr="00FD35A8" w:rsidRDefault="00AA0E6C" w:rsidP="00BB592A">
            <w:pPr>
              <w:pStyle w:val="tabletext1"/>
              <w:ind w:left="0"/>
              <w:rPr>
                <w:rFonts w:eastAsia="等线"/>
              </w:rPr>
            </w:pPr>
            <w:r w:rsidRPr="00FD35A8">
              <w:rPr>
                <w:rFonts w:eastAsia="等线"/>
              </w:rPr>
              <w:t>Any AE</w:t>
            </w:r>
          </w:p>
        </w:tc>
        <w:tc>
          <w:tcPr>
            <w:tcW w:w="3079" w:type="dxa"/>
            <w:tcBorders>
              <w:top w:val="single" w:sz="4" w:space="0" w:color="auto"/>
              <w:left w:val="nil"/>
              <w:bottom w:val="nil"/>
              <w:right w:val="nil"/>
            </w:tcBorders>
            <w:hideMark/>
            <w:tcPrChange w:id="2568" w:author="Pan, Zhemin" w:date="2025-12-16T13:26:00Z" w16du:dateUtc="2025-12-16T05:26:00Z">
              <w:tcPr>
                <w:tcW w:w="3086" w:type="dxa"/>
                <w:gridSpan w:val="2"/>
                <w:tcBorders>
                  <w:top w:val="single" w:sz="4" w:space="0" w:color="auto"/>
                  <w:left w:val="nil"/>
                  <w:bottom w:val="nil"/>
                  <w:right w:val="nil"/>
                </w:tcBorders>
                <w:hideMark/>
              </w:tcPr>
            </w:tcPrChange>
          </w:tcPr>
          <w:p w14:paraId="21DC73A3" w14:textId="368D2C97" w:rsidR="00AA0E6C" w:rsidRPr="00FD35A8" w:rsidRDefault="00AA0E6C" w:rsidP="00B9751F">
            <w:pPr>
              <w:pStyle w:val="tabletext1"/>
              <w:jc w:val="center"/>
              <w:rPr>
                <w:rFonts w:eastAsia="等线"/>
              </w:rPr>
            </w:pPr>
            <w:r w:rsidRPr="00FD35A8">
              <w:rPr>
                <w:rFonts w:eastAsia="等线"/>
              </w:rPr>
              <w:t>xxx</w:t>
            </w:r>
            <w:r w:rsidR="008C35AB" w:rsidRPr="00FD35A8">
              <w:rPr>
                <w:rFonts w:eastAsia="等线"/>
              </w:rPr>
              <w:t xml:space="preserve"> </w:t>
            </w:r>
            <w:r w:rsidRPr="00FD35A8">
              <w:rPr>
                <w:rFonts w:eastAsia="等线"/>
              </w:rPr>
              <w:t>(xx.x)</w:t>
            </w:r>
          </w:p>
        </w:tc>
        <w:tc>
          <w:tcPr>
            <w:tcW w:w="3192" w:type="dxa"/>
            <w:tcBorders>
              <w:top w:val="single" w:sz="4" w:space="0" w:color="auto"/>
              <w:left w:val="nil"/>
              <w:bottom w:val="nil"/>
              <w:right w:val="nil"/>
            </w:tcBorders>
            <w:hideMark/>
            <w:tcPrChange w:id="2569" w:author="Pan, Zhemin" w:date="2025-12-16T13:26:00Z" w16du:dateUtc="2025-12-16T05:26:00Z">
              <w:tcPr>
                <w:tcW w:w="3199" w:type="dxa"/>
                <w:gridSpan w:val="2"/>
                <w:tcBorders>
                  <w:top w:val="single" w:sz="4" w:space="0" w:color="auto"/>
                  <w:left w:val="nil"/>
                  <w:bottom w:val="nil"/>
                  <w:right w:val="nil"/>
                </w:tcBorders>
                <w:hideMark/>
              </w:tcPr>
            </w:tcPrChange>
          </w:tcPr>
          <w:p w14:paraId="214CF28F" w14:textId="1EBC4DDB" w:rsidR="00AA0E6C" w:rsidRPr="00FD35A8" w:rsidRDefault="00AA0E6C" w:rsidP="00B9751F">
            <w:pPr>
              <w:pStyle w:val="tabletext1"/>
              <w:jc w:val="center"/>
              <w:rPr>
                <w:rFonts w:eastAsia="等线"/>
              </w:rPr>
            </w:pPr>
            <w:r w:rsidRPr="00FD35A8">
              <w:rPr>
                <w:rFonts w:eastAsia="等线"/>
              </w:rPr>
              <w:t>xx</w:t>
            </w:r>
            <w:r w:rsidR="008C35AB" w:rsidRPr="00FD35A8">
              <w:rPr>
                <w:rFonts w:eastAsia="等线"/>
              </w:rPr>
              <w:t xml:space="preserve"> </w:t>
            </w:r>
            <w:r w:rsidRPr="00FD35A8">
              <w:rPr>
                <w:rFonts w:eastAsia="等线"/>
              </w:rPr>
              <w:t>(xx.x)</w:t>
            </w:r>
          </w:p>
        </w:tc>
        <w:tc>
          <w:tcPr>
            <w:tcW w:w="1992" w:type="dxa"/>
            <w:tcBorders>
              <w:top w:val="single" w:sz="4" w:space="0" w:color="auto"/>
              <w:left w:val="nil"/>
              <w:bottom w:val="nil"/>
              <w:right w:val="nil"/>
            </w:tcBorders>
            <w:hideMark/>
            <w:tcPrChange w:id="2570" w:author="Pan, Zhemin" w:date="2025-12-16T13:26:00Z" w16du:dateUtc="2025-12-16T05:26:00Z">
              <w:tcPr>
                <w:tcW w:w="1953" w:type="dxa"/>
                <w:tcBorders>
                  <w:top w:val="single" w:sz="4" w:space="0" w:color="auto"/>
                  <w:left w:val="nil"/>
                  <w:bottom w:val="nil"/>
                  <w:right w:val="nil"/>
                </w:tcBorders>
                <w:hideMark/>
              </w:tcPr>
            </w:tcPrChange>
          </w:tcPr>
          <w:p w14:paraId="20021039" w14:textId="55C7B3C9" w:rsidR="00AA0E6C" w:rsidRPr="00FD35A8" w:rsidRDefault="00AA0E6C" w:rsidP="00B9751F">
            <w:pPr>
              <w:pStyle w:val="tabletext1"/>
              <w:jc w:val="center"/>
              <w:rPr>
                <w:rFonts w:eastAsia="等线"/>
              </w:rPr>
            </w:pPr>
            <w:r w:rsidRPr="00FD35A8">
              <w:rPr>
                <w:rFonts w:eastAsia="等线"/>
              </w:rPr>
              <w:t>xx</w:t>
            </w:r>
            <w:r w:rsidR="008C35AB" w:rsidRPr="00FD35A8">
              <w:rPr>
                <w:rFonts w:eastAsia="等线"/>
              </w:rPr>
              <w:t xml:space="preserve"> </w:t>
            </w:r>
            <w:r w:rsidRPr="00FD35A8">
              <w:rPr>
                <w:rFonts w:eastAsia="等线"/>
              </w:rPr>
              <w:t>(xx.x)</w:t>
            </w:r>
          </w:p>
        </w:tc>
      </w:tr>
      <w:tr w:rsidR="00AA0E6C" w:rsidRPr="00FD35A8" w14:paraId="399D3317" w14:textId="77777777" w:rsidTr="00B83DF0">
        <w:trPr>
          <w:trHeight w:val="297"/>
          <w:trPrChange w:id="2571" w:author="Pan, Zhemin" w:date="2025-12-16T13:26:00Z" w16du:dateUtc="2025-12-16T05:26:00Z">
            <w:trPr>
              <w:trHeight w:val="297"/>
            </w:trPr>
          </w:trPrChange>
        </w:trPr>
        <w:tc>
          <w:tcPr>
            <w:tcW w:w="6307" w:type="dxa"/>
            <w:tcBorders>
              <w:top w:val="nil"/>
              <w:left w:val="nil"/>
              <w:bottom w:val="nil"/>
              <w:right w:val="nil"/>
            </w:tcBorders>
            <w:hideMark/>
            <w:tcPrChange w:id="2572" w:author="Pan, Zhemin" w:date="2025-12-16T13:26:00Z" w16du:dateUtc="2025-12-16T05:26:00Z">
              <w:tcPr>
                <w:tcW w:w="6322" w:type="dxa"/>
                <w:gridSpan w:val="2"/>
                <w:tcBorders>
                  <w:top w:val="nil"/>
                  <w:left w:val="nil"/>
                  <w:bottom w:val="nil"/>
                  <w:right w:val="nil"/>
                </w:tcBorders>
                <w:hideMark/>
              </w:tcPr>
            </w:tcPrChange>
          </w:tcPr>
          <w:p w14:paraId="0A4B4EEE" w14:textId="77777777" w:rsidR="00AA0E6C" w:rsidRPr="00FD35A8" w:rsidRDefault="00AA0E6C" w:rsidP="00D763C1">
            <w:pPr>
              <w:pStyle w:val="tabletext1"/>
              <w:rPr>
                <w:rFonts w:eastAsia="等线"/>
              </w:rPr>
            </w:pPr>
            <w:r w:rsidRPr="00FD35A8">
              <w:rPr>
                <w:rFonts w:eastAsia="等线"/>
              </w:rPr>
              <w:t>Any AE related to CART therapy [a]</w:t>
            </w:r>
          </w:p>
        </w:tc>
        <w:tc>
          <w:tcPr>
            <w:tcW w:w="3079" w:type="dxa"/>
            <w:tcBorders>
              <w:top w:val="nil"/>
              <w:left w:val="nil"/>
              <w:bottom w:val="nil"/>
              <w:right w:val="nil"/>
            </w:tcBorders>
            <w:hideMark/>
            <w:tcPrChange w:id="2573" w:author="Pan, Zhemin" w:date="2025-12-16T13:26:00Z" w16du:dateUtc="2025-12-16T05:26:00Z">
              <w:tcPr>
                <w:tcW w:w="3086" w:type="dxa"/>
                <w:gridSpan w:val="2"/>
                <w:tcBorders>
                  <w:top w:val="nil"/>
                  <w:left w:val="nil"/>
                  <w:bottom w:val="nil"/>
                  <w:right w:val="nil"/>
                </w:tcBorders>
                <w:hideMark/>
              </w:tcPr>
            </w:tcPrChange>
          </w:tcPr>
          <w:p w14:paraId="061FBFC7" w14:textId="5D3D542F" w:rsidR="00AA0E6C" w:rsidRPr="00FD35A8" w:rsidRDefault="00AA0E6C" w:rsidP="00B9751F">
            <w:pPr>
              <w:pStyle w:val="tabletext1"/>
              <w:jc w:val="center"/>
              <w:rPr>
                <w:rFonts w:eastAsia="等线"/>
              </w:rPr>
            </w:pPr>
            <w:r w:rsidRPr="00FD35A8">
              <w:rPr>
                <w:rFonts w:eastAsia="等线"/>
              </w:rPr>
              <w:t>x</w:t>
            </w:r>
            <w:r w:rsidR="008C35AB" w:rsidRPr="00FD35A8">
              <w:rPr>
                <w:rFonts w:eastAsia="等线"/>
              </w:rPr>
              <w:t xml:space="preserve"> </w:t>
            </w:r>
            <w:r w:rsidRPr="00FD35A8">
              <w:rPr>
                <w:rFonts w:eastAsia="等线"/>
              </w:rPr>
              <w:t>(x.x)</w:t>
            </w:r>
          </w:p>
        </w:tc>
        <w:tc>
          <w:tcPr>
            <w:tcW w:w="3192" w:type="dxa"/>
            <w:tcBorders>
              <w:top w:val="nil"/>
              <w:left w:val="nil"/>
              <w:bottom w:val="nil"/>
              <w:right w:val="nil"/>
            </w:tcBorders>
            <w:hideMark/>
            <w:tcPrChange w:id="2574" w:author="Pan, Zhemin" w:date="2025-12-16T13:26:00Z" w16du:dateUtc="2025-12-16T05:26:00Z">
              <w:tcPr>
                <w:tcW w:w="3199" w:type="dxa"/>
                <w:gridSpan w:val="2"/>
                <w:tcBorders>
                  <w:top w:val="nil"/>
                  <w:left w:val="nil"/>
                  <w:bottom w:val="nil"/>
                  <w:right w:val="nil"/>
                </w:tcBorders>
                <w:hideMark/>
              </w:tcPr>
            </w:tcPrChange>
          </w:tcPr>
          <w:p w14:paraId="0B0CFB6E" w14:textId="3291D551" w:rsidR="00AA0E6C" w:rsidRPr="00FD35A8" w:rsidRDefault="00AA0E6C" w:rsidP="00B9751F">
            <w:pPr>
              <w:pStyle w:val="tabletext1"/>
              <w:jc w:val="center"/>
              <w:rPr>
                <w:rFonts w:eastAsia="等线"/>
              </w:rPr>
            </w:pPr>
            <w:r w:rsidRPr="00FD35A8">
              <w:rPr>
                <w:rFonts w:eastAsia="等线"/>
              </w:rPr>
              <w:t>xx</w:t>
            </w:r>
            <w:r w:rsidR="008C35AB" w:rsidRPr="00FD35A8">
              <w:rPr>
                <w:rFonts w:eastAsia="等线"/>
              </w:rPr>
              <w:t xml:space="preserve"> </w:t>
            </w:r>
            <w:r w:rsidRPr="00FD35A8">
              <w:rPr>
                <w:rFonts w:eastAsia="等线"/>
              </w:rPr>
              <w:t>(xx.x)</w:t>
            </w:r>
          </w:p>
        </w:tc>
        <w:tc>
          <w:tcPr>
            <w:tcW w:w="1992" w:type="dxa"/>
            <w:tcBorders>
              <w:top w:val="nil"/>
              <w:left w:val="nil"/>
              <w:bottom w:val="nil"/>
              <w:right w:val="nil"/>
            </w:tcBorders>
            <w:hideMark/>
            <w:tcPrChange w:id="2575" w:author="Pan, Zhemin" w:date="2025-12-16T13:26:00Z" w16du:dateUtc="2025-12-16T05:26:00Z">
              <w:tcPr>
                <w:tcW w:w="1953" w:type="dxa"/>
                <w:tcBorders>
                  <w:top w:val="nil"/>
                  <w:left w:val="nil"/>
                  <w:bottom w:val="nil"/>
                  <w:right w:val="nil"/>
                </w:tcBorders>
                <w:hideMark/>
              </w:tcPr>
            </w:tcPrChange>
          </w:tcPr>
          <w:p w14:paraId="0C165F0A" w14:textId="0F5554B3" w:rsidR="00AA0E6C" w:rsidRPr="00FD35A8" w:rsidRDefault="00AA0E6C" w:rsidP="00B9751F">
            <w:pPr>
              <w:pStyle w:val="tabletext1"/>
              <w:jc w:val="center"/>
              <w:rPr>
                <w:rFonts w:eastAsia="等线"/>
              </w:rPr>
            </w:pPr>
            <w:r w:rsidRPr="00FD35A8">
              <w:rPr>
                <w:rFonts w:eastAsia="等线"/>
              </w:rPr>
              <w:t>x</w:t>
            </w:r>
            <w:r w:rsidR="008C35AB" w:rsidRPr="00FD35A8">
              <w:rPr>
                <w:rFonts w:eastAsia="等线"/>
              </w:rPr>
              <w:t xml:space="preserve"> </w:t>
            </w:r>
            <w:r w:rsidRPr="00FD35A8">
              <w:rPr>
                <w:rFonts w:eastAsia="等线"/>
              </w:rPr>
              <w:t>(x.x)</w:t>
            </w:r>
          </w:p>
        </w:tc>
      </w:tr>
      <w:tr w:rsidR="00AA0E6C" w:rsidRPr="00FD35A8" w14:paraId="7F0C4B6B" w14:textId="77777777" w:rsidTr="00B83DF0">
        <w:trPr>
          <w:trHeight w:val="285"/>
          <w:trPrChange w:id="2576" w:author="Pan, Zhemin" w:date="2025-12-16T13:26:00Z" w16du:dateUtc="2025-12-16T05:26:00Z">
            <w:trPr>
              <w:trHeight w:val="285"/>
            </w:trPr>
          </w:trPrChange>
        </w:trPr>
        <w:tc>
          <w:tcPr>
            <w:tcW w:w="6307" w:type="dxa"/>
            <w:tcBorders>
              <w:top w:val="nil"/>
              <w:left w:val="nil"/>
              <w:bottom w:val="nil"/>
              <w:right w:val="nil"/>
            </w:tcBorders>
            <w:hideMark/>
            <w:tcPrChange w:id="2577" w:author="Pan, Zhemin" w:date="2025-12-16T13:26:00Z" w16du:dateUtc="2025-12-16T05:26:00Z">
              <w:tcPr>
                <w:tcW w:w="6322" w:type="dxa"/>
                <w:gridSpan w:val="2"/>
                <w:tcBorders>
                  <w:top w:val="nil"/>
                  <w:left w:val="nil"/>
                  <w:bottom w:val="nil"/>
                  <w:right w:val="nil"/>
                </w:tcBorders>
                <w:hideMark/>
              </w:tcPr>
            </w:tcPrChange>
          </w:tcPr>
          <w:p w14:paraId="5EBDB9F1" w14:textId="285515C9" w:rsidR="00AA0E6C" w:rsidRPr="00FD35A8" w:rsidRDefault="00AA0E6C" w:rsidP="00D763C1">
            <w:pPr>
              <w:pStyle w:val="tabletext1"/>
              <w:rPr>
                <w:rFonts w:eastAsia="等线"/>
              </w:rPr>
            </w:pPr>
            <w:r w:rsidRPr="00FD35A8">
              <w:rPr>
                <w:rFonts w:eastAsia="等线"/>
              </w:rPr>
              <w:t>Any AE of CTCAE grade 3 or 4</w:t>
            </w:r>
          </w:p>
        </w:tc>
        <w:tc>
          <w:tcPr>
            <w:tcW w:w="3079" w:type="dxa"/>
            <w:tcBorders>
              <w:top w:val="nil"/>
              <w:left w:val="nil"/>
              <w:bottom w:val="nil"/>
              <w:right w:val="nil"/>
            </w:tcBorders>
            <w:hideMark/>
            <w:tcPrChange w:id="2578" w:author="Pan, Zhemin" w:date="2025-12-16T13:26:00Z" w16du:dateUtc="2025-12-16T05:26:00Z">
              <w:tcPr>
                <w:tcW w:w="3086" w:type="dxa"/>
                <w:gridSpan w:val="2"/>
                <w:tcBorders>
                  <w:top w:val="nil"/>
                  <w:left w:val="nil"/>
                  <w:bottom w:val="nil"/>
                  <w:right w:val="nil"/>
                </w:tcBorders>
                <w:hideMark/>
              </w:tcPr>
            </w:tcPrChange>
          </w:tcPr>
          <w:p w14:paraId="2F93426C" w14:textId="09D05AA5" w:rsidR="00AA0E6C" w:rsidRPr="00FD35A8" w:rsidRDefault="00AA0E6C" w:rsidP="00B9751F">
            <w:pPr>
              <w:pStyle w:val="tabletext1"/>
              <w:jc w:val="center"/>
              <w:rPr>
                <w:rFonts w:eastAsia="等线"/>
              </w:rPr>
            </w:pPr>
            <w:r w:rsidRPr="00FD35A8">
              <w:rPr>
                <w:rFonts w:eastAsia="等线"/>
              </w:rPr>
              <w:t>x</w:t>
            </w:r>
            <w:r w:rsidR="008C35AB" w:rsidRPr="00FD35A8">
              <w:rPr>
                <w:rFonts w:eastAsia="等线"/>
              </w:rPr>
              <w:t xml:space="preserve"> </w:t>
            </w:r>
            <w:r w:rsidRPr="00FD35A8">
              <w:rPr>
                <w:rFonts w:eastAsia="等线"/>
              </w:rPr>
              <w:t>(x.x)</w:t>
            </w:r>
          </w:p>
        </w:tc>
        <w:tc>
          <w:tcPr>
            <w:tcW w:w="3192" w:type="dxa"/>
            <w:tcBorders>
              <w:top w:val="nil"/>
              <w:left w:val="nil"/>
              <w:bottom w:val="nil"/>
              <w:right w:val="nil"/>
            </w:tcBorders>
            <w:hideMark/>
            <w:tcPrChange w:id="2579" w:author="Pan, Zhemin" w:date="2025-12-16T13:26:00Z" w16du:dateUtc="2025-12-16T05:26:00Z">
              <w:tcPr>
                <w:tcW w:w="3199" w:type="dxa"/>
                <w:gridSpan w:val="2"/>
                <w:tcBorders>
                  <w:top w:val="nil"/>
                  <w:left w:val="nil"/>
                  <w:bottom w:val="nil"/>
                  <w:right w:val="nil"/>
                </w:tcBorders>
                <w:hideMark/>
              </w:tcPr>
            </w:tcPrChange>
          </w:tcPr>
          <w:p w14:paraId="3F67E3FB" w14:textId="707A7F64" w:rsidR="00AA0E6C" w:rsidRPr="00FD35A8" w:rsidRDefault="00AA0E6C" w:rsidP="00B9751F">
            <w:pPr>
              <w:pStyle w:val="tabletext1"/>
              <w:jc w:val="center"/>
              <w:rPr>
                <w:rFonts w:eastAsia="等线"/>
              </w:rPr>
            </w:pPr>
            <w:r w:rsidRPr="00FD35A8">
              <w:rPr>
                <w:rFonts w:eastAsia="等线"/>
              </w:rPr>
              <w:t>xx</w:t>
            </w:r>
            <w:r w:rsidR="008C35AB" w:rsidRPr="00FD35A8">
              <w:rPr>
                <w:rFonts w:eastAsia="等线"/>
              </w:rPr>
              <w:t xml:space="preserve"> </w:t>
            </w:r>
            <w:r w:rsidRPr="00FD35A8">
              <w:rPr>
                <w:rFonts w:eastAsia="等线"/>
              </w:rPr>
              <w:t>(xx.x)</w:t>
            </w:r>
          </w:p>
        </w:tc>
        <w:tc>
          <w:tcPr>
            <w:tcW w:w="1992" w:type="dxa"/>
            <w:tcBorders>
              <w:top w:val="nil"/>
              <w:left w:val="nil"/>
              <w:bottom w:val="nil"/>
              <w:right w:val="nil"/>
            </w:tcBorders>
            <w:hideMark/>
            <w:tcPrChange w:id="2580" w:author="Pan, Zhemin" w:date="2025-12-16T13:26:00Z" w16du:dateUtc="2025-12-16T05:26:00Z">
              <w:tcPr>
                <w:tcW w:w="1953" w:type="dxa"/>
                <w:tcBorders>
                  <w:top w:val="nil"/>
                  <w:left w:val="nil"/>
                  <w:bottom w:val="nil"/>
                  <w:right w:val="nil"/>
                </w:tcBorders>
                <w:hideMark/>
              </w:tcPr>
            </w:tcPrChange>
          </w:tcPr>
          <w:p w14:paraId="0FA1D73F" w14:textId="33145BBC" w:rsidR="00AA0E6C" w:rsidRPr="00FD35A8" w:rsidRDefault="00AA0E6C" w:rsidP="00B9751F">
            <w:pPr>
              <w:pStyle w:val="tabletext1"/>
              <w:jc w:val="center"/>
              <w:rPr>
                <w:rFonts w:eastAsia="等线"/>
              </w:rPr>
            </w:pPr>
            <w:r w:rsidRPr="00FD35A8">
              <w:rPr>
                <w:rFonts w:eastAsia="等线"/>
              </w:rPr>
              <w:t>x</w:t>
            </w:r>
            <w:r w:rsidR="008C35AB" w:rsidRPr="00FD35A8">
              <w:rPr>
                <w:rFonts w:eastAsia="等线"/>
              </w:rPr>
              <w:t xml:space="preserve"> </w:t>
            </w:r>
            <w:r w:rsidRPr="00FD35A8">
              <w:rPr>
                <w:rFonts w:eastAsia="等线"/>
              </w:rPr>
              <w:t>(x.x)</w:t>
            </w:r>
          </w:p>
        </w:tc>
      </w:tr>
      <w:tr w:rsidR="00AA0E6C" w:rsidRPr="00FD35A8" w14:paraId="6A9512A0" w14:textId="77777777" w:rsidTr="00B83DF0">
        <w:trPr>
          <w:trHeight w:val="285"/>
          <w:trPrChange w:id="2581" w:author="Pan, Zhemin" w:date="2025-12-16T13:26:00Z" w16du:dateUtc="2025-12-16T05:26:00Z">
            <w:trPr>
              <w:trHeight w:val="285"/>
            </w:trPr>
          </w:trPrChange>
        </w:trPr>
        <w:tc>
          <w:tcPr>
            <w:tcW w:w="6307" w:type="dxa"/>
            <w:tcBorders>
              <w:top w:val="nil"/>
              <w:left w:val="nil"/>
              <w:bottom w:val="nil"/>
              <w:right w:val="nil"/>
            </w:tcBorders>
            <w:hideMark/>
            <w:tcPrChange w:id="2582" w:author="Pan, Zhemin" w:date="2025-12-16T13:26:00Z" w16du:dateUtc="2025-12-16T05:26:00Z">
              <w:tcPr>
                <w:tcW w:w="6322" w:type="dxa"/>
                <w:gridSpan w:val="2"/>
                <w:tcBorders>
                  <w:top w:val="nil"/>
                  <w:left w:val="nil"/>
                  <w:bottom w:val="nil"/>
                  <w:right w:val="nil"/>
                </w:tcBorders>
                <w:hideMark/>
              </w:tcPr>
            </w:tcPrChange>
          </w:tcPr>
          <w:p w14:paraId="15B64501" w14:textId="63318FD1" w:rsidR="00AA0E6C" w:rsidRPr="00FD35A8" w:rsidRDefault="00AA0E6C" w:rsidP="00D763C1">
            <w:pPr>
              <w:pStyle w:val="tabletext1"/>
              <w:rPr>
                <w:rFonts w:eastAsia="等线"/>
              </w:rPr>
            </w:pPr>
            <w:r w:rsidRPr="00FD35A8">
              <w:rPr>
                <w:rFonts w:eastAsia="等线"/>
              </w:rPr>
              <w:t>Any AE related to CART therapy of CTCAE grade 3 or 4</w:t>
            </w:r>
          </w:p>
        </w:tc>
        <w:tc>
          <w:tcPr>
            <w:tcW w:w="3079" w:type="dxa"/>
            <w:tcBorders>
              <w:top w:val="nil"/>
              <w:left w:val="nil"/>
              <w:bottom w:val="nil"/>
              <w:right w:val="nil"/>
            </w:tcBorders>
            <w:hideMark/>
            <w:tcPrChange w:id="2583" w:author="Pan, Zhemin" w:date="2025-12-16T13:26:00Z" w16du:dateUtc="2025-12-16T05:26:00Z">
              <w:tcPr>
                <w:tcW w:w="3086" w:type="dxa"/>
                <w:gridSpan w:val="2"/>
                <w:tcBorders>
                  <w:top w:val="nil"/>
                  <w:left w:val="nil"/>
                  <w:bottom w:val="nil"/>
                  <w:right w:val="nil"/>
                </w:tcBorders>
                <w:hideMark/>
              </w:tcPr>
            </w:tcPrChange>
          </w:tcPr>
          <w:p w14:paraId="0C81F808" w14:textId="1410D388" w:rsidR="00AA0E6C" w:rsidRPr="00FD35A8" w:rsidRDefault="00AA0E6C" w:rsidP="00B9751F">
            <w:pPr>
              <w:pStyle w:val="tabletext1"/>
              <w:jc w:val="center"/>
              <w:rPr>
                <w:rFonts w:eastAsia="等线"/>
              </w:rPr>
            </w:pPr>
            <w:r w:rsidRPr="00FD35A8">
              <w:rPr>
                <w:rFonts w:eastAsia="等线"/>
              </w:rPr>
              <w:t>x</w:t>
            </w:r>
            <w:r w:rsidR="008C35AB" w:rsidRPr="00FD35A8">
              <w:rPr>
                <w:rFonts w:eastAsia="等线"/>
              </w:rPr>
              <w:t xml:space="preserve"> </w:t>
            </w:r>
            <w:r w:rsidRPr="00FD35A8">
              <w:rPr>
                <w:rFonts w:eastAsia="等线"/>
              </w:rPr>
              <w:t>(x.x)</w:t>
            </w:r>
          </w:p>
        </w:tc>
        <w:tc>
          <w:tcPr>
            <w:tcW w:w="3192" w:type="dxa"/>
            <w:tcBorders>
              <w:top w:val="nil"/>
              <w:left w:val="nil"/>
              <w:bottom w:val="nil"/>
              <w:right w:val="nil"/>
            </w:tcBorders>
            <w:hideMark/>
            <w:tcPrChange w:id="2584" w:author="Pan, Zhemin" w:date="2025-12-16T13:26:00Z" w16du:dateUtc="2025-12-16T05:26:00Z">
              <w:tcPr>
                <w:tcW w:w="3199" w:type="dxa"/>
                <w:gridSpan w:val="2"/>
                <w:tcBorders>
                  <w:top w:val="nil"/>
                  <w:left w:val="nil"/>
                  <w:bottom w:val="nil"/>
                  <w:right w:val="nil"/>
                </w:tcBorders>
                <w:hideMark/>
              </w:tcPr>
            </w:tcPrChange>
          </w:tcPr>
          <w:p w14:paraId="7114F503" w14:textId="1D456EEA" w:rsidR="00AA0E6C" w:rsidRPr="00FD35A8" w:rsidRDefault="00AA0E6C" w:rsidP="00B9751F">
            <w:pPr>
              <w:pStyle w:val="tabletext1"/>
              <w:jc w:val="center"/>
              <w:rPr>
                <w:rFonts w:eastAsia="等线"/>
              </w:rPr>
            </w:pPr>
            <w:r w:rsidRPr="00FD35A8">
              <w:rPr>
                <w:rFonts w:eastAsia="等线"/>
              </w:rPr>
              <w:t>xx</w:t>
            </w:r>
            <w:r w:rsidR="008C35AB" w:rsidRPr="00FD35A8">
              <w:rPr>
                <w:rFonts w:eastAsia="等线"/>
              </w:rPr>
              <w:t xml:space="preserve"> </w:t>
            </w:r>
            <w:r w:rsidRPr="00FD35A8">
              <w:rPr>
                <w:rFonts w:eastAsia="等线"/>
              </w:rPr>
              <w:t>(xx.x)</w:t>
            </w:r>
          </w:p>
        </w:tc>
        <w:tc>
          <w:tcPr>
            <w:tcW w:w="1992" w:type="dxa"/>
            <w:tcBorders>
              <w:top w:val="nil"/>
              <w:left w:val="nil"/>
              <w:bottom w:val="nil"/>
              <w:right w:val="nil"/>
            </w:tcBorders>
            <w:hideMark/>
            <w:tcPrChange w:id="2585" w:author="Pan, Zhemin" w:date="2025-12-16T13:26:00Z" w16du:dateUtc="2025-12-16T05:26:00Z">
              <w:tcPr>
                <w:tcW w:w="1953" w:type="dxa"/>
                <w:tcBorders>
                  <w:top w:val="nil"/>
                  <w:left w:val="nil"/>
                  <w:bottom w:val="nil"/>
                  <w:right w:val="nil"/>
                </w:tcBorders>
                <w:hideMark/>
              </w:tcPr>
            </w:tcPrChange>
          </w:tcPr>
          <w:p w14:paraId="4C087770" w14:textId="7B2747C0" w:rsidR="00AA0E6C" w:rsidRPr="00FD35A8" w:rsidRDefault="00AA0E6C" w:rsidP="00B9751F">
            <w:pPr>
              <w:pStyle w:val="tabletext1"/>
              <w:jc w:val="center"/>
              <w:rPr>
                <w:rFonts w:eastAsia="等线"/>
              </w:rPr>
            </w:pPr>
            <w:r w:rsidRPr="00FD35A8">
              <w:rPr>
                <w:rFonts w:eastAsia="等线"/>
              </w:rPr>
              <w:t>x</w:t>
            </w:r>
            <w:r w:rsidR="008C35AB" w:rsidRPr="00FD35A8">
              <w:rPr>
                <w:rFonts w:eastAsia="等线"/>
              </w:rPr>
              <w:t xml:space="preserve"> </w:t>
            </w:r>
            <w:r w:rsidRPr="00FD35A8">
              <w:rPr>
                <w:rFonts w:eastAsia="等线"/>
              </w:rPr>
              <w:t>(x.x)</w:t>
            </w:r>
          </w:p>
        </w:tc>
      </w:tr>
      <w:tr w:rsidR="00AA0E6C" w:rsidRPr="00FD35A8" w14:paraId="69CAE6C1" w14:textId="77777777" w:rsidTr="00B83DF0">
        <w:trPr>
          <w:trHeight w:val="285"/>
          <w:trPrChange w:id="2586" w:author="Pan, Zhemin" w:date="2025-12-16T13:26:00Z" w16du:dateUtc="2025-12-16T05:26:00Z">
            <w:trPr>
              <w:trHeight w:val="285"/>
            </w:trPr>
          </w:trPrChange>
        </w:trPr>
        <w:tc>
          <w:tcPr>
            <w:tcW w:w="6307" w:type="dxa"/>
            <w:tcBorders>
              <w:top w:val="nil"/>
              <w:left w:val="nil"/>
              <w:bottom w:val="nil"/>
              <w:right w:val="nil"/>
            </w:tcBorders>
            <w:hideMark/>
            <w:tcPrChange w:id="2587" w:author="Pan, Zhemin" w:date="2025-12-16T13:26:00Z" w16du:dateUtc="2025-12-16T05:26:00Z">
              <w:tcPr>
                <w:tcW w:w="6322" w:type="dxa"/>
                <w:gridSpan w:val="2"/>
                <w:tcBorders>
                  <w:top w:val="nil"/>
                  <w:left w:val="nil"/>
                  <w:bottom w:val="nil"/>
                  <w:right w:val="nil"/>
                </w:tcBorders>
                <w:hideMark/>
              </w:tcPr>
            </w:tcPrChange>
          </w:tcPr>
          <w:p w14:paraId="73F883E0" w14:textId="77777777" w:rsidR="00AA0E6C" w:rsidRPr="00FD35A8" w:rsidRDefault="00AA0E6C" w:rsidP="00BB592A">
            <w:pPr>
              <w:pStyle w:val="tabletext1"/>
              <w:ind w:left="0"/>
              <w:rPr>
                <w:rFonts w:eastAsia="等线"/>
              </w:rPr>
            </w:pPr>
            <w:r w:rsidRPr="00FD35A8">
              <w:rPr>
                <w:rFonts w:eastAsia="等线"/>
              </w:rPr>
              <w:t>Any SAE</w:t>
            </w:r>
          </w:p>
        </w:tc>
        <w:tc>
          <w:tcPr>
            <w:tcW w:w="3079" w:type="dxa"/>
            <w:tcBorders>
              <w:top w:val="nil"/>
              <w:left w:val="nil"/>
              <w:bottom w:val="nil"/>
              <w:right w:val="nil"/>
            </w:tcBorders>
            <w:hideMark/>
            <w:tcPrChange w:id="2588" w:author="Pan, Zhemin" w:date="2025-12-16T13:26:00Z" w16du:dateUtc="2025-12-16T05:26:00Z">
              <w:tcPr>
                <w:tcW w:w="3086" w:type="dxa"/>
                <w:gridSpan w:val="2"/>
                <w:tcBorders>
                  <w:top w:val="nil"/>
                  <w:left w:val="nil"/>
                  <w:bottom w:val="nil"/>
                  <w:right w:val="nil"/>
                </w:tcBorders>
                <w:hideMark/>
              </w:tcPr>
            </w:tcPrChange>
          </w:tcPr>
          <w:p w14:paraId="1FE81CF7" w14:textId="561A3B2E" w:rsidR="00AA0E6C" w:rsidRPr="00FD35A8" w:rsidRDefault="00AA0E6C" w:rsidP="00B9751F">
            <w:pPr>
              <w:pStyle w:val="tabletext1"/>
              <w:jc w:val="center"/>
              <w:rPr>
                <w:rFonts w:eastAsia="等线"/>
              </w:rPr>
            </w:pPr>
            <w:r w:rsidRPr="00FD35A8">
              <w:rPr>
                <w:rFonts w:eastAsia="等线"/>
              </w:rPr>
              <w:t>x</w:t>
            </w:r>
            <w:r w:rsidR="008C35AB" w:rsidRPr="00FD35A8">
              <w:rPr>
                <w:rFonts w:eastAsia="等线"/>
              </w:rPr>
              <w:t xml:space="preserve"> </w:t>
            </w:r>
            <w:r w:rsidRPr="00FD35A8">
              <w:rPr>
                <w:rFonts w:eastAsia="等线"/>
              </w:rPr>
              <w:t>(x.x)</w:t>
            </w:r>
          </w:p>
        </w:tc>
        <w:tc>
          <w:tcPr>
            <w:tcW w:w="3192" w:type="dxa"/>
            <w:tcBorders>
              <w:top w:val="nil"/>
              <w:left w:val="nil"/>
              <w:bottom w:val="nil"/>
              <w:right w:val="nil"/>
            </w:tcBorders>
            <w:hideMark/>
            <w:tcPrChange w:id="2589" w:author="Pan, Zhemin" w:date="2025-12-16T13:26:00Z" w16du:dateUtc="2025-12-16T05:26:00Z">
              <w:tcPr>
                <w:tcW w:w="3199" w:type="dxa"/>
                <w:gridSpan w:val="2"/>
                <w:tcBorders>
                  <w:top w:val="nil"/>
                  <w:left w:val="nil"/>
                  <w:bottom w:val="nil"/>
                  <w:right w:val="nil"/>
                </w:tcBorders>
                <w:hideMark/>
              </w:tcPr>
            </w:tcPrChange>
          </w:tcPr>
          <w:p w14:paraId="26ABFB7C" w14:textId="632E0E80" w:rsidR="00AA0E6C" w:rsidRPr="00FD35A8" w:rsidRDefault="00AA0E6C" w:rsidP="00B9751F">
            <w:pPr>
              <w:pStyle w:val="tabletext1"/>
              <w:jc w:val="center"/>
              <w:rPr>
                <w:rFonts w:eastAsia="等线"/>
              </w:rPr>
            </w:pPr>
            <w:r w:rsidRPr="00FD35A8">
              <w:rPr>
                <w:rFonts w:eastAsia="等线"/>
              </w:rPr>
              <w:t>xx</w:t>
            </w:r>
            <w:r w:rsidR="008C35AB" w:rsidRPr="00FD35A8">
              <w:rPr>
                <w:rFonts w:eastAsia="等线"/>
              </w:rPr>
              <w:t xml:space="preserve"> </w:t>
            </w:r>
            <w:r w:rsidRPr="00FD35A8">
              <w:rPr>
                <w:rFonts w:eastAsia="等线"/>
              </w:rPr>
              <w:t>(xx.x)</w:t>
            </w:r>
          </w:p>
        </w:tc>
        <w:tc>
          <w:tcPr>
            <w:tcW w:w="1992" w:type="dxa"/>
            <w:tcBorders>
              <w:top w:val="nil"/>
              <w:left w:val="nil"/>
              <w:bottom w:val="nil"/>
              <w:right w:val="nil"/>
            </w:tcBorders>
            <w:hideMark/>
            <w:tcPrChange w:id="2590" w:author="Pan, Zhemin" w:date="2025-12-16T13:26:00Z" w16du:dateUtc="2025-12-16T05:26:00Z">
              <w:tcPr>
                <w:tcW w:w="1953" w:type="dxa"/>
                <w:tcBorders>
                  <w:top w:val="nil"/>
                  <w:left w:val="nil"/>
                  <w:bottom w:val="nil"/>
                  <w:right w:val="nil"/>
                </w:tcBorders>
                <w:hideMark/>
              </w:tcPr>
            </w:tcPrChange>
          </w:tcPr>
          <w:p w14:paraId="2EDB9007" w14:textId="5F63CC77" w:rsidR="00AA0E6C" w:rsidRPr="00FD35A8" w:rsidRDefault="00AA0E6C" w:rsidP="00B9751F">
            <w:pPr>
              <w:pStyle w:val="tabletext1"/>
              <w:jc w:val="center"/>
              <w:rPr>
                <w:rFonts w:eastAsia="等线"/>
              </w:rPr>
            </w:pPr>
            <w:r w:rsidRPr="00FD35A8">
              <w:rPr>
                <w:rFonts w:eastAsia="等线"/>
              </w:rPr>
              <w:t>x</w:t>
            </w:r>
            <w:r w:rsidR="008C35AB" w:rsidRPr="00FD35A8">
              <w:rPr>
                <w:rFonts w:eastAsia="等线"/>
              </w:rPr>
              <w:t xml:space="preserve"> </w:t>
            </w:r>
            <w:r w:rsidRPr="00FD35A8">
              <w:rPr>
                <w:rFonts w:eastAsia="等线"/>
              </w:rPr>
              <w:t>(x.x)</w:t>
            </w:r>
          </w:p>
        </w:tc>
      </w:tr>
      <w:tr w:rsidR="00AA0E6C" w:rsidRPr="00FD35A8" w14:paraId="5ADDF8C9" w14:textId="77777777" w:rsidTr="00B83DF0">
        <w:trPr>
          <w:trHeight w:val="285"/>
          <w:trPrChange w:id="2591" w:author="Pan, Zhemin" w:date="2025-12-16T13:26:00Z" w16du:dateUtc="2025-12-16T05:26:00Z">
            <w:trPr>
              <w:trHeight w:val="285"/>
            </w:trPr>
          </w:trPrChange>
        </w:trPr>
        <w:tc>
          <w:tcPr>
            <w:tcW w:w="6307" w:type="dxa"/>
            <w:tcBorders>
              <w:top w:val="nil"/>
              <w:left w:val="nil"/>
              <w:bottom w:val="nil"/>
              <w:right w:val="nil"/>
            </w:tcBorders>
            <w:hideMark/>
            <w:tcPrChange w:id="2592" w:author="Pan, Zhemin" w:date="2025-12-16T13:26:00Z" w16du:dateUtc="2025-12-16T05:26:00Z">
              <w:tcPr>
                <w:tcW w:w="6322" w:type="dxa"/>
                <w:gridSpan w:val="2"/>
                <w:tcBorders>
                  <w:top w:val="nil"/>
                  <w:left w:val="nil"/>
                  <w:bottom w:val="nil"/>
                  <w:right w:val="nil"/>
                </w:tcBorders>
                <w:hideMark/>
              </w:tcPr>
            </w:tcPrChange>
          </w:tcPr>
          <w:p w14:paraId="28037A78" w14:textId="7F672FEB" w:rsidR="00AA0E6C" w:rsidRPr="00FD35A8" w:rsidRDefault="00AA0E6C" w:rsidP="00D763C1">
            <w:pPr>
              <w:pStyle w:val="tabletext1"/>
              <w:rPr>
                <w:rFonts w:eastAsia="等线"/>
              </w:rPr>
            </w:pPr>
            <w:r w:rsidRPr="00FD35A8">
              <w:rPr>
                <w:rFonts w:eastAsia="等线"/>
              </w:rPr>
              <w:t>Any SAE related to CART therapy</w:t>
            </w:r>
          </w:p>
        </w:tc>
        <w:tc>
          <w:tcPr>
            <w:tcW w:w="3079" w:type="dxa"/>
            <w:tcBorders>
              <w:top w:val="nil"/>
              <w:left w:val="nil"/>
              <w:bottom w:val="nil"/>
              <w:right w:val="nil"/>
            </w:tcBorders>
            <w:hideMark/>
            <w:tcPrChange w:id="2593" w:author="Pan, Zhemin" w:date="2025-12-16T13:26:00Z" w16du:dateUtc="2025-12-16T05:26:00Z">
              <w:tcPr>
                <w:tcW w:w="3086" w:type="dxa"/>
                <w:gridSpan w:val="2"/>
                <w:tcBorders>
                  <w:top w:val="nil"/>
                  <w:left w:val="nil"/>
                  <w:bottom w:val="nil"/>
                  <w:right w:val="nil"/>
                </w:tcBorders>
                <w:hideMark/>
              </w:tcPr>
            </w:tcPrChange>
          </w:tcPr>
          <w:p w14:paraId="287E06D7" w14:textId="4F3C68A0" w:rsidR="00AA0E6C" w:rsidRPr="00FD35A8" w:rsidRDefault="00AA0E6C" w:rsidP="00B9751F">
            <w:pPr>
              <w:pStyle w:val="tabletext1"/>
              <w:jc w:val="center"/>
              <w:rPr>
                <w:rFonts w:eastAsia="等线"/>
              </w:rPr>
            </w:pPr>
            <w:r w:rsidRPr="00FD35A8">
              <w:rPr>
                <w:rFonts w:eastAsia="等线"/>
              </w:rPr>
              <w:t>x</w:t>
            </w:r>
            <w:r w:rsidR="008C35AB" w:rsidRPr="00FD35A8">
              <w:rPr>
                <w:rFonts w:eastAsia="等线"/>
              </w:rPr>
              <w:t xml:space="preserve"> </w:t>
            </w:r>
            <w:r w:rsidRPr="00FD35A8">
              <w:rPr>
                <w:rFonts w:eastAsia="等线"/>
              </w:rPr>
              <w:t>(x.x)</w:t>
            </w:r>
          </w:p>
        </w:tc>
        <w:tc>
          <w:tcPr>
            <w:tcW w:w="3192" w:type="dxa"/>
            <w:tcBorders>
              <w:top w:val="nil"/>
              <w:left w:val="nil"/>
              <w:bottom w:val="nil"/>
              <w:right w:val="nil"/>
            </w:tcBorders>
            <w:hideMark/>
            <w:tcPrChange w:id="2594" w:author="Pan, Zhemin" w:date="2025-12-16T13:26:00Z" w16du:dateUtc="2025-12-16T05:26:00Z">
              <w:tcPr>
                <w:tcW w:w="3199" w:type="dxa"/>
                <w:gridSpan w:val="2"/>
                <w:tcBorders>
                  <w:top w:val="nil"/>
                  <w:left w:val="nil"/>
                  <w:bottom w:val="nil"/>
                  <w:right w:val="nil"/>
                </w:tcBorders>
                <w:hideMark/>
              </w:tcPr>
            </w:tcPrChange>
          </w:tcPr>
          <w:p w14:paraId="05D93742" w14:textId="0B4E800B" w:rsidR="00AA0E6C" w:rsidRPr="00FD35A8" w:rsidRDefault="00AA0E6C" w:rsidP="00B9751F">
            <w:pPr>
              <w:pStyle w:val="tabletext1"/>
              <w:jc w:val="center"/>
              <w:rPr>
                <w:rFonts w:eastAsia="等线"/>
              </w:rPr>
            </w:pPr>
            <w:r w:rsidRPr="00FD35A8">
              <w:rPr>
                <w:rFonts w:eastAsia="等线"/>
              </w:rPr>
              <w:t>xx</w:t>
            </w:r>
            <w:r w:rsidR="008C35AB" w:rsidRPr="00FD35A8">
              <w:rPr>
                <w:rFonts w:eastAsia="等线"/>
              </w:rPr>
              <w:t xml:space="preserve"> </w:t>
            </w:r>
            <w:r w:rsidRPr="00FD35A8">
              <w:rPr>
                <w:rFonts w:eastAsia="等线"/>
              </w:rPr>
              <w:t>(xx.x)</w:t>
            </w:r>
          </w:p>
        </w:tc>
        <w:tc>
          <w:tcPr>
            <w:tcW w:w="1992" w:type="dxa"/>
            <w:tcBorders>
              <w:top w:val="nil"/>
              <w:left w:val="nil"/>
              <w:bottom w:val="nil"/>
              <w:right w:val="nil"/>
            </w:tcBorders>
            <w:hideMark/>
            <w:tcPrChange w:id="2595" w:author="Pan, Zhemin" w:date="2025-12-16T13:26:00Z" w16du:dateUtc="2025-12-16T05:26:00Z">
              <w:tcPr>
                <w:tcW w:w="1953" w:type="dxa"/>
                <w:tcBorders>
                  <w:top w:val="nil"/>
                  <w:left w:val="nil"/>
                  <w:bottom w:val="nil"/>
                  <w:right w:val="nil"/>
                </w:tcBorders>
                <w:hideMark/>
              </w:tcPr>
            </w:tcPrChange>
          </w:tcPr>
          <w:p w14:paraId="79298796" w14:textId="57FA2ECE" w:rsidR="00AA0E6C" w:rsidRPr="00FD35A8" w:rsidRDefault="00AA0E6C" w:rsidP="00B9751F">
            <w:pPr>
              <w:pStyle w:val="tabletext1"/>
              <w:jc w:val="center"/>
              <w:rPr>
                <w:rFonts w:eastAsia="等线"/>
              </w:rPr>
            </w:pPr>
            <w:r w:rsidRPr="00FD35A8">
              <w:rPr>
                <w:rFonts w:eastAsia="等线"/>
              </w:rPr>
              <w:t>x</w:t>
            </w:r>
            <w:r w:rsidR="008C35AB" w:rsidRPr="00FD35A8">
              <w:rPr>
                <w:rFonts w:eastAsia="等线"/>
              </w:rPr>
              <w:t xml:space="preserve"> </w:t>
            </w:r>
            <w:r w:rsidRPr="00FD35A8">
              <w:rPr>
                <w:rFonts w:eastAsia="等线"/>
              </w:rPr>
              <w:t>(x.x)</w:t>
            </w:r>
          </w:p>
        </w:tc>
      </w:tr>
      <w:tr w:rsidR="00AA0E6C" w:rsidRPr="00FD35A8" w14:paraId="68C8EE47" w14:textId="77777777" w:rsidTr="00B83DF0">
        <w:trPr>
          <w:trHeight w:val="285"/>
          <w:trPrChange w:id="2596" w:author="Pan, Zhemin" w:date="2025-12-16T13:26:00Z" w16du:dateUtc="2025-12-16T05:26:00Z">
            <w:trPr>
              <w:trHeight w:val="285"/>
            </w:trPr>
          </w:trPrChange>
        </w:trPr>
        <w:tc>
          <w:tcPr>
            <w:tcW w:w="6307" w:type="dxa"/>
            <w:tcBorders>
              <w:top w:val="nil"/>
              <w:left w:val="nil"/>
              <w:bottom w:val="nil"/>
              <w:right w:val="nil"/>
            </w:tcBorders>
            <w:hideMark/>
            <w:tcPrChange w:id="2597" w:author="Pan, Zhemin" w:date="2025-12-16T13:26:00Z" w16du:dateUtc="2025-12-16T05:26:00Z">
              <w:tcPr>
                <w:tcW w:w="6322" w:type="dxa"/>
                <w:gridSpan w:val="2"/>
                <w:tcBorders>
                  <w:top w:val="nil"/>
                  <w:left w:val="nil"/>
                  <w:bottom w:val="nil"/>
                  <w:right w:val="nil"/>
                </w:tcBorders>
                <w:hideMark/>
              </w:tcPr>
            </w:tcPrChange>
          </w:tcPr>
          <w:p w14:paraId="109E253E" w14:textId="77777777" w:rsidR="00AA0E6C" w:rsidRPr="00FD35A8" w:rsidRDefault="00AA0E6C" w:rsidP="00D763C1">
            <w:pPr>
              <w:pStyle w:val="tabletext1"/>
              <w:rPr>
                <w:rFonts w:eastAsia="等线"/>
              </w:rPr>
            </w:pPr>
            <w:r w:rsidRPr="00FD35A8">
              <w:rPr>
                <w:rFonts w:eastAsia="等线"/>
              </w:rPr>
              <w:t>Any SAE with outcome death</w:t>
            </w:r>
          </w:p>
        </w:tc>
        <w:tc>
          <w:tcPr>
            <w:tcW w:w="3079" w:type="dxa"/>
            <w:tcBorders>
              <w:top w:val="nil"/>
              <w:left w:val="nil"/>
              <w:bottom w:val="nil"/>
              <w:right w:val="nil"/>
            </w:tcBorders>
            <w:hideMark/>
            <w:tcPrChange w:id="2598" w:author="Pan, Zhemin" w:date="2025-12-16T13:26:00Z" w16du:dateUtc="2025-12-16T05:26:00Z">
              <w:tcPr>
                <w:tcW w:w="3086" w:type="dxa"/>
                <w:gridSpan w:val="2"/>
                <w:tcBorders>
                  <w:top w:val="nil"/>
                  <w:left w:val="nil"/>
                  <w:bottom w:val="nil"/>
                  <w:right w:val="nil"/>
                </w:tcBorders>
                <w:hideMark/>
              </w:tcPr>
            </w:tcPrChange>
          </w:tcPr>
          <w:p w14:paraId="1E07766B" w14:textId="1104914A" w:rsidR="00AA0E6C" w:rsidRPr="00FD35A8" w:rsidRDefault="00AA0E6C" w:rsidP="00B9751F">
            <w:pPr>
              <w:pStyle w:val="tabletext1"/>
              <w:jc w:val="center"/>
              <w:rPr>
                <w:rFonts w:eastAsia="等线"/>
              </w:rPr>
            </w:pPr>
            <w:r w:rsidRPr="00FD35A8">
              <w:rPr>
                <w:rFonts w:eastAsia="等线"/>
              </w:rPr>
              <w:t>x</w:t>
            </w:r>
            <w:r w:rsidR="008C35AB" w:rsidRPr="00FD35A8">
              <w:rPr>
                <w:rFonts w:eastAsia="等线"/>
              </w:rPr>
              <w:t xml:space="preserve"> </w:t>
            </w:r>
            <w:r w:rsidRPr="00FD35A8">
              <w:rPr>
                <w:rFonts w:eastAsia="等线"/>
              </w:rPr>
              <w:t>(x.x)</w:t>
            </w:r>
          </w:p>
        </w:tc>
        <w:tc>
          <w:tcPr>
            <w:tcW w:w="3192" w:type="dxa"/>
            <w:tcBorders>
              <w:top w:val="nil"/>
              <w:left w:val="nil"/>
              <w:bottom w:val="nil"/>
              <w:right w:val="nil"/>
            </w:tcBorders>
            <w:hideMark/>
            <w:tcPrChange w:id="2599" w:author="Pan, Zhemin" w:date="2025-12-16T13:26:00Z" w16du:dateUtc="2025-12-16T05:26:00Z">
              <w:tcPr>
                <w:tcW w:w="3199" w:type="dxa"/>
                <w:gridSpan w:val="2"/>
                <w:tcBorders>
                  <w:top w:val="nil"/>
                  <w:left w:val="nil"/>
                  <w:bottom w:val="nil"/>
                  <w:right w:val="nil"/>
                </w:tcBorders>
                <w:hideMark/>
              </w:tcPr>
            </w:tcPrChange>
          </w:tcPr>
          <w:p w14:paraId="1F56B7DF" w14:textId="67E12F47" w:rsidR="00AA0E6C" w:rsidRPr="00FD35A8" w:rsidRDefault="00AA0E6C" w:rsidP="00B9751F">
            <w:pPr>
              <w:pStyle w:val="tabletext1"/>
              <w:jc w:val="center"/>
              <w:rPr>
                <w:rFonts w:eastAsia="等线"/>
              </w:rPr>
            </w:pPr>
            <w:r w:rsidRPr="00FD35A8">
              <w:rPr>
                <w:rFonts w:eastAsia="等线"/>
              </w:rPr>
              <w:t>xx</w:t>
            </w:r>
            <w:r w:rsidR="008C35AB" w:rsidRPr="00FD35A8">
              <w:rPr>
                <w:rFonts w:eastAsia="等线"/>
              </w:rPr>
              <w:t xml:space="preserve"> </w:t>
            </w:r>
            <w:r w:rsidRPr="00FD35A8">
              <w:rPr>
                <w:rFonts w:eastAsia="等线"/>
              </w:rPr>
              <w:t>(xx.x)</w:t>
            </w:r>
          </w:p>
        </w:tc>
        <w:tc>
          <w:tcPr>
            <w:tcW w:w="1992" w:type="dxa"/>
            <w:tcBorders>
              <w:top w:val="nil"/>
              <w:left w:val="nil"/>
              <w:bottom w:val="nil"/>
              <w:right w:val="nil"/>
            </w:tcBorders>
            <w:hideMark/>
            <w:tcPrChange w:id="2600" w:author="Pan, Zhemin" w:date="2025-12-16T13:26:00Z" w16du:dateUtc="2025-12-16T05:26:00Z">
              <w:tcPr>
                <w:tcW w:w="1953" w:type="dxa"/>
                <w:tcBorders>
                  <w:top w:val="nil"/>
                  <w:left w:val="nil"/>
                  <w:bottom w:val="nil"/>
                  <w:right w:val="nil"/>
                </w:tcBorders>
                <w:hideMark/>
              </w:tcPr>
            </w:tcPrChange>
          </w:tcPr>
          <w:p w14:paraId="5CD8A70C" w14:textId="671B620C" w:rsidR="00AA0E6C" w:rsidRPr="00FD35A8" w:rsidRDefault="00AA0E6C" w:rsidP="00B9751F">
            <w:pPr>
              <w:pStyle w:val="tabletext1"/>
              <w:jc w:val="center"/>
              <w:rPr>
                <w:rFonts w:eastAsia="等线"/>
              </w:rPr>
            </w:pPr>
            <w:r w:rsidRPr="00FD35A8">
              <w:rPr>
                <w:rFonts w:eastAsia="等线"/>
              </w:rPr>
              <w:t>x</w:t>
            </w:r>
            <w:r w:rsidR="008C35AB" w:rsidRPr="00FD35A8">
              <w:rPr>
                <w:rFonts w:eastAsia="等线"/>
              </w:rPr>
              <w:t xml:space="preserve"> </w:t>
            </w:r>
            <w:r w:rsidRPr="00FD35A8">
              <w:rPr>
                <w:rFonts w:eastAsia="等线"/>
              </w:rPr>
              <w:t>(x.x)</w:t>
            </w:r>
          </w:p>
        </w:tc>
      </w:tr>
      <w:tr w:rsidR="00AA0E6C" w:rsidRPr="00FD35A8" w14:paraId="574DC18B" w14:textId="77777777" w:rsidTr="00B83DF0">
        <w:trPr>
          <w:trHeight w:val="285"/>
          <w:trPrChange w:id="2601" w:author="Pan, Zhemin" w:date="2025-12-16T13:26:00Z" w16du:dateUtc="2025-12-16T05:26:00Z">
            <w:trPr>
              <w:trHeight w:val="285"/>
            </w:trPr>
          </w:trPrChange>
        </w:trPr>
        <w:tc>
          <w:tcPr>
            <w:tcW w:w="6307" w:type="dxa"/>
            <w:tcBorders>
              <w:top w:val="nil"/>
              <w:left w:val="nil"/>
              <w:bottom w:val="nil"/>
              <w:right w:val="nil"/>
            </w:tcBorders>
            <w:hideMark/>
            <w:tcPrChange w:id="2602" w:author="Pan, Zhemin" w:date="2025-12-16T13:26:00Z" w16du:dateUtc="2025-12-16T05:26:00Z">
              <w:tcPr>
                <w:tcW w:w="6322" w:type="dxa"/>
                <w:gridSpan w:val="2"/>
                <w:tcBorders>
                  <w:top w:val="nil"/>
                  <w:left w:val="nil"/>
                  <w:bottom w:val="nil"/>
                  <w:right w:val="nil"/>
                </w:tcBorders>
                <w:hideMark/>
              </w:tcPr>
            </w:tcPrChange>
          </w:tcPr>
          <w:p w14:paraId="7F69FB92" w14:textId="77777777" w:rsidR="00AA0E6C" w:rsidRPr="00FD35A8" w:rsidRDefault="00AA0E6C" w:rsidP="00BB592A">
            <w:pPr>
              <w:pStyle w:val="tabletext1"/>
              <w:ind w:left="0"/>
              <w:rPr>
                <w:rFonts w:eastAsia="等线"/>
              </w:rPr>
            </w:pPr>
            <w:r w:rsidRPr="00FD35A8">
              <w:rPr>
                <w:rFonts w:eastAsia="等线"/>
              </w:rPr>
              <w:t>Any AE leading to interruption of CART therapy</w:t>
            </w:r>
          </w:p>
        </w:tc>
        <w:tc>
          <w:tcPr>
            <w:tcW w:w="3079" w:type="dxa"/>
            <w:tcBorders>
              <w:top w:val="nil"/>
              <w:left w:val="nil"/>
              <w:bottom w:val="nil"/>
              <w:right w:val="nil"/>
            </w:tcBorders>
            <w:hideMark/>
            <w:tcPrChange w:id="2603" w:author="Pan, Zhemin" w:date="2025-12-16T13:26:00Z" w16du:dateUtc="2025-12-16T05:26:00Z">
              <w:tcPr>
                <w:tcW w:w="3086" w:type="dxa"/>
                <w:gridSpan w:val="2"/>
                <w:tcBorders>
                  <w:top w:val="nil"/>
                  <w:left w:val="nil"/>
                  <w:bottom w:val="nil"/>
                  <w:right w:val="nil"/>
                </w:tcBorders>
                <w:hideMark/>
              </w:tcPr>
            </w:tcPrChange>
          </w:tcPr>
          <w:p w14:paraId="1FE511D1" w14:textId="67D8DFB2" w:rsidR="00AA0E6C" w:rsidRPr="00FD35A8" w:rsidRDefault="00AA0E6C" w:rsidP="00B9751F">
            <w:pPr>
              <w:pStyle w:val="tabletext1"/>
              <w:jc w:val="center"/>
              <w:rPr>
                <w:rFonts w:eastAsia="等线"/>
              </w:rPr>
            </w:pPr>
            <w:r w:rsidRPr="00FD35A8">
              <w:rPr>
                <w:rFonts w:eastAsia="等线"/>
              </w:rPr>
              <w:t>x</w:t>
            </w:r>
            <w:r w:rsidR="008C35AB" w:rsidRPr="00FD35A8">
              <w:rPr>
                <w:rFonts w:eastAsia="等线"/>
              </w:rPr>
              <w:t xml:space="preserve"> </w:t>
            </w:r>
            <w:r w:rsidRPr="00FD35A8">
              <w:rPr>
                <w:rFonts w:eastAsia="等线"/>
              </w:rPr>
              <w:t>(x.x)</w:t>
            </w:r>
          </w:p>
        </w:tc>
        <w:tc>
          <w:tcPr>
            <w:tcW w:w="3192" w:type="dxa"/>
            <w:tcBorders>
              <w:top w:val="nil"/>
              <w:left w:val="nil"/>
              <w:bottom w:val="nil"/>
              <w:right w:val="nil"/>
            </w:tcBorders>
            <w:hideMark/>
            <w:tcPrChange w:id="2604" w:author="Pan, Zhemin" w:date="2025-12-16T13:26:00Z" w16du:dateUtc="2025-12-16T05:26:00Z">
              <w:tcPr>
                <w:tcW w:w="3199" w:type="dxa"/>
                <w:gridSpan w:val="2"/>
                <w:tcBorders>
                  <w:top w:val="nil"/>
                  <w:left w:val="nil"/>
                  <w:bottom w:val="nil"/>
                  <w:right w:val="nil"/>
                </w:tcBorders>
                <w:hideMark/>
              </w:tcPr>
            </w:tcPrChange>
          </w:tcPr>
          <w:p w14:paraId="31E9497B" w14:textId="551A6AB4" w:rsidR="00AA0E6C" w:rsidRPr="00FD35A8" w:rsidRDefault="00AA0E6C" w:rsidP="00B9751F">
            <w:pPr>
              <w:pStyle w:val="tabletext1"/>
              <w:jc w:val="center"/>
              <w:rPr>
                <w:rFonts w:eastAsia="等线"/>
              </w:rPr>
            </w:pPr>
            <w:r w:rsidRPr="00FD35A8">
              <w:rPr>
                <w:rFonts w:eastAsia="等线"/>
              </w:rPr>
              <w:t>xx</w:t>
            </w:r>
            <w:r w:rsidR="008C35AB" w:rsidRPr="00FD35A8">
              <w:rPr>
                <w:rFonts w:eastAsia="等线"/>
              </w:rPr>
              <w:t xml:space="preserve"> </w:t>
            </w:r>
            <w:r w:rsidRPr="00FD35A8">
              <w:rPr>
                <w:rFonts w:eastAsia="等线"/>
              </w:rPr>
              <w:t>(xx.x)</w:t>
            </w:r>
          </w:p>
        </w:tc>
        <w:tc>
          <w:tcPr>
            <w:tcW w:w="1992" w:type="dxa"/>
            <w:tcBorders>
              <w:top w:val="nil"/>
              <w:left w:val="nil"/>
              <w:bottom w:val="nil"/>
              <w:right w:val="nil"/>
            </w:tcBorders>
            <w:hideMark/>
            <w:tcPrChange w:id="2605" w:author="Pan, Zhemin" w:date="2025-12-16T13:26:00Z" w16du:dateUtc="2025-12-16T05:26:00Z">
              <w:tcPr>
                <w:tcW w:w="1953" w:type="dxa"/>
                <w:tcBorders>
                  <w:top w:val="nil"/>
                  <w:left w:val="nil"/>
                  <w:bottom w:val="nil"/>
                  <w:right w:val="nil"/>
                </w:tcBorders>
                <w:hideMark/>
              </w:tcPr>
            </w:tcPrChange>
          </w:tcPr>
          <w:p w14:paraId="5DB4C342" w14:textId="5EFED7E0" w:rsidR="00AA0E6C" w:rsidRPr="00FD35A8" w:rsidRDefault="00AA0E6C" w:rsidP="00B9751F">
            <w:pPr>
              <w:pStyle w:val="tabletext1"/>
              <w:jc w:val="center"/>
              <w:rPr>
                <w:rFonts w:eastAsia="等线"/>
              </w:rPr>
            </w:pPr>
            <w:r w:rsidRPr="00FD35A8">
              <w:rPr>
                <w:rFonts w:eastAsia="等线"/>
              </w:rPr>
              <w:t>x</w:t>
            </w:r>
            <w:r w:rsidR="008C35AB" w:rsidRPr="00FD35A8">
              <w:rPr>
                <w:rFonts w:eastAsia="等线"/>
              </w:rPr>
              <w:t xml:space="preserve"> </w:t>
            </w:r>
            <w:r w:rsidRPr="00FD35A8">
              <w:rPr>
                <w:rFonts w:eastAsia="等线"/>
              </w:rPr>
              <w:t>(x.x)</w:t>
            </w:r>
          </w:p>
        </w:tc>
      </w:tr>
      <w:tr w:rsidR="00AA0E6C" w:rsidRPr="00FD35A8" w14:paraId="723966B1" w14:textId="77777777" w:rsidTr="00B83DF0">
        <w:trPr>
          <w:trHeight w:val="285"/>
          <w:trPrChange w:id="2606" w:author="Pan, Zhemin" w:date="2025-12-16T13:26:00Z" w16du:dateUtc="2025-12-16T05:26:00Z">
            <w:trPr>
              <w:trHeight w:val="285"/>
            </w:trPr>
          </w:trPrChange>
        </w:trPr>
        <w:tc>
          <w:tcPr>
            <w:tcW w:w="6307" w:type="dxa"/>
            <w:tcBorders>
              <w:top w:val="nil"/>
              <w:left w:val="nil"/>
              <w:bottom w:val="nil"/>
              <w:right w:val="nil"/>
            </w:tcBorders>
            <w:hideMark/>
            <w:tcPrChange w:id="2607" w:author="Pan, Zhemin" w:date="2025-12-16T13:26:00Z" w16du:dateUtc="2025-12-16T05:26:00Z">
              <w:tcPr>
                <w:tcW w:w="6322" w:type="dxa"/>
                <w:gridSpan w:val="2"/>
                <w:tcBorders>
                  <w:top w:val="nil"/>
                  <w:left w:val="nil"/>
                  <w:bottom w:val="nil"/>
                  <w:right w:val="nil"/>
                </w:tcBorders>
                <w:hideMark/>
              </w:tcPr>
            </w:tcPrChange>
          </w:tcPr>
          <w:p w14:paraId="5D06D3E0" w14:textId="77777777" w:rsidR="00AA0E6C" w:rsidRPr="00FD35A8" w:rsidRDefault="00AA0E6C" w:rsidP="00BB592A">
            <w:pPr>
              <w:pStyle w:val="tabletext1"/>
              <w:ind w:left="0"/>
              <w:rPr>
                <w:rFonts w:eastAsia="等线"/>
              </w:rPr>
            </w:pPr>
            <w:r w:rsidRPr="00FD35A8">
              <w:rPr>
                <w:rFonts w:eastAsia="等线"/>
              </w:rPr>
              <w:t>Any AE leading to study withdrawal</w:t>
            </w:r>
          </w:p>
        </w:tc>
        <w:tc>
          <w:tcPr>
            <w:tcW w:w="3079" w:type="dxa"/>
            <w:tcBorders>
              <w:top w:val="nil"/>
              <w:left w:val="nil"/>
              <w:bottom w:val="nil"/>
              <w:right w:val="nil"/>
            </w:tcBorders>
            <w:hideMark/>
            <w:tcPrChange w:id="2608" w:author="Pan, Zhemin" w:date="2025-12-16T13:26:00Z" w16du:dateUtc="2025-12-16T05:26:00Z">
              <w:tcPr>
                <w:tcW w:w="3086" w:type="dxa"/>
                <w:gridSpan w:val="2"/>
                <w:tcBorders>
                  <w:top w:val="nil"/>
                  <w:left w:val="nil"/>
                  <w:bottom w:val="nil"/>
                  <w:right w:val="nil"/>
                </w:tcBorders>
                <w:hideMark/>
              </w:tcPr>
            </w:tcPrChange>
          </w:tcPr>
          <w:p w14:paraId="69FB252B" w14:textId="067151F2" w:rsidR="00AA0E6C" w:rsidRPr="00FD35A8" w:rsidRDefault="00AA0E6C" w:rsidP="00B9751F">
            <w:pPr>
              <w:pStyle w:val="tabletext1"/>
              <w:jc w:val="center"/>
              <w:rPr>
                <w:rFonts w:eastAsia="等线"/>
              </w:rPr>
            </w:pPr>
            <w:r w:rsidRPr="00FD35A8">
              <w:rPr>
                <w:rFonts w:eastAsia="等线"/>
              </w:rPr>
              <w:t>x</w:t>
            </w:r>
            <w:r w:rsidR="008C35AB" w:rsidRPr="00FD35A8">
              <w:rPr>
                <w:rFonts w:eastAsia="等线"/>
              </w:rPr>
              <w:t xml:space="preserve"> </w:t>
            </w:r>
            <w:r w:rsidRPr="00FD35A8">
              <w:rPr>
                <w:rFonts w:eastAsia="等线"/>
              </w:rPr>
              <w:t>(x.x)</w:t>
            </w:r>
          </w:p>
        </w:tc>
        <w:tc>
          <w:tcPr>
            <w:tcW w:w="3192" w:type="dxa"/>
            <w:tcBorders>
              <w:top w:val="nil"/>
              <w:left w:val="nil"/>
              <w:bottom w:val="nil"/>
              <w:right w:val="nil"/>
            </w:tcBorders>
            <w:hideMark/>
            <w:tcPrChange w:id="2609" w:author="Pan, Zhemin" w:date="2025-12-16T13:26:00Z" w16du:dateUtc="2025-12-16T05:26:00Z">
              <w:tcPr>
                <w:tcW w:w="3199" w:type="dxa"/>
                <w:gridSpan w:val="2"/>
                <w:tcBorders>
                  <w:top w:val="nil"/>
                  <w:left w:val="nil"/>
                  <w:bottom w:val="nil"/>
                  <w:right w:val="nil"/>
                </w:tcBorders>
                <w:hideMark/>
              </w:tcPr>
            </w:tcPrChange>
          </w:tcPr>
          <w:p w14:paraId="62CDD8EE" w14:textId="4D8D5FB0" w:rsidR="00AA0E6C" w:rsidRPr="00FD35A8" w:rsidRDefault="00AA0E6C" w:rsidP="00B9751F">
            <w:pPr>
              <w:pStyle w:val="tabletext1"/>
              <w:jc w:val="center"/>
              <w:rPr>
                <w:rFonts w:eastAsia="等线"/>
              </w:rPr>
            </w:pPr>
            <w:r w:rsidRPr="00FD35A8">
              <w:rPr>
                <w:rFonts w:eastAsia="等线"/>
              </w:rPr>
              <w:t>xx</w:t>
            </w:r>
            <w:r w:rsidR="008C35AB" w:rsidRPr="00FD35A8">
              <w:rPr>
                <w:rFonts w:eastAsia="等线"/>
              </w:rPr>
              <w:t xml:space="preserve"> </w:t>
            </w:r>
            <w:r w:rsidRPr="00FD35A8">
              <w:rPr>
                <w:rFonts w:eastAsia="等线"/>
              </w:rPr>
              <w:t>(xx.x)</w:t>
            </w:r>
          </w:p>
        </w:tc>
        <w:tc>
          <w:tcPr>
            <w:tcW w:w="1992" w:type="dxa"/>
            <w:tcBorders>
              <w:top w:val="nil"/>
              <w:left w:val="nil"/>
              <w:bottom w:val="nil"/>
              <w:right w:val="nil"/>
            </w:tcBorders>
            <w:hideMark/>
            <w:tcPrChange w:id="2610" w:author="Pan, Zhemin" w:date="2025-12-16T13:26:00Z" w16du:dateUtc="2025-12-16T05:26:00Z">
              <w:tcPr>
                <w:tcW w:w="1953" w:type="dxa"/>
                <w:tcBorders>
                  <w:top w:val="nil"/>
                  <w:left w:val="nil"/>
                  <w:bottom w:val="nil"/>
                  <w:right w:val="nil"/>
                </w:tcBorders>
                <w:hideMark/>
              </w:tcPr>
            </w:tcPrChange>
          </w:tcPr>
          <w:p w14:paraId="0E081B66" w14:textId="657DB735" w:rsidR="00AA0E6C" w:rsidRPr="00FD35A8" w:rsidRDefault="00AA0E6C" w:rsidP="00B9751F">
            <w:pPr>
              <w:pStyle w:val="tabletext1"/>
              <w:jc w:val="center"/>
              <w:rPr>
                <w:rFonts w:eastAsia="等线"/>
              </w:rPr>
            </w:pPr>
            <w:r w:rsidRPr="00FD35A8">
              <w:rPr>
                <w:rFonts w:eastAsia="等线"/>
              </w:rPr>
              <w:t>x</w:t>
            </w:r>
            <w:r w:rsidR="008C35AB" w:rsidRPr="00FD35A8">
              <w:rPr>
                <w:rFonts w:eastAsia="等线"/>
              </w:rPr>
              <w:t xml:space="preserve"> </w:t>
            </w:r>
            <w:r w:rsidRPr="00FD35A8">
              <w:rPr>
                <w:rFonts w:eastAsia="等线"/>
              </w:rPr>
              <w:t>(x.x)</w:t>
            </w:r>
          </w:p>
        </w:tc>
      </w:tr>
      <w:tr w:rsidR="0025199F" w:rsidRPr="00FD35A8" w14:paraId="3F4E3F86" w14:textId="77777777" w:rsidTr="00B83DF0">
        <w:trPr>
          <w:trHeight w:val="285"/>
          <w:trPrChange w:id="2611" w:author="Pan, Zhemin" w:date="2025-12-16T13:26:00Z" w16du:dateUtc="2025-12-16T05:26:00Z">
            <w:trPr>
              <w:trHeight w:val="285"/>
            </w:trPr>
          </w:trPrChange>
        </w:trPr>
        <w:tc>
          <w:tcPr>
            <w:tcW w:w="6307" w:type="dxa"/>
            <w:tcBorders>
              <w:top w:val="nil"/>
              <w:left w:val="nil"/>
              <w:bottom w:val="nil"/>
              <w:right w:val="nil"/>
            </w:tcBorders>
            <w:tcPrChange w:id="2612" w:author="Pan, Zhemin" w:date="2025-12-16T13:26:00Z" w16du:dateUtc="2025-12-16T05:26:00Z">
              <w:tcPr>
                <w:tcW w:w="6322" w:type="dxa"/>
                <w:gridSpan w:val="2"/>
                <w:tcBorders>
                  <w:top w:val="nil"/>
                  <w:left w:val="nil"/>
                  <w:bottom w:val="nil"/>
                  <w:right w:val="nil"/>
                </w:tcBorders>
              </w:tcPr>
            </w:tcPrChange>
          </w:tcPr>
          <w:p w14:paraId="07FB6622" w14:textId="23E681F0" w:rsidR="0025199F" w:rsidRPr="00FD35A8" w:rsidRDefault="0025199F" w:rsidP="0025199F">
            <w:pPr>
              <w:pStyle w:val="tabletext1"/>
              <w:ind w:left="0"/>
              <w:rPr>
                <w:rFonts w:eastAsia="等线"/>
                <w:lang w:eastAsia="zh-CN"/>
              </w:rPr>
            </w:pPr>
            <w:r w:rsidRPr="00FD35A8">
              <w:rPr>
                <w:rFonts w:eastAsia="等线"/>
                <w:lang w:eastAsia="zh-CN"/>
              </w:rPr>
              <w:t>Any CRS</w:t>
            </w:r>
          </w:p>
        </w:tc>
        <w:tc>
          <w:tcPr>
            <w:tcW w:w="3079" w:type="dxa"/>
            <w:tcBorders>
              <w:top w:val="nil"/>
              <w:left w:val="nil"/>
              <w:bottom w:val="nil"/>
              <w:right w:val="nil"/>
            </w:tcBorders>
            <w:tcPrChange w:id="2613" w:author="Pan, Zhemin" w:date="2025-12-16T13:26:00Z" w16du:dateUtc="2025-12-16T05:26:00Z">
              <w:tcPr>
                <w:tcW w:w="3086" w:type="dxa"/>
                <w:gridSpan w:val="2"/>
                <w:tcBorders>
                  <w:top w:val="nil"/>
                  <w:left w:val="nil"/>
                  <w:bottom w:val="nil"/>
                  <w:right w:val="nil"/>
                </w:tcBorders>
              </w:tcPr>
            </w:tcPrChange>
          </w:tcPr>
          <w:p w14:paraId="5289C91E" w14:textId="0F6060C1" w:rsidR="0025199F" w:rsidRPr="00FD35A8" w:rsidRDefault="0025199F" w:rsidP="0025199F">
            <w:pPr>
              <w:pStyle w:val="tabletext1"/>
              <w:jc w:val="center"/>
              <w:rPr>
                <w:rFonts w:eastAsia="等线"/>
              </w:rPr>
            </w:pPr>
            <w:r w:rsidRPr="00FD35A8">
              <w:rPr>
                <w:rFonts w:eastAsia="等线"/>
              </w:rPr>
              <w:t>x (x.x)</w:t>
            </w:r>
          </w:p>
        </w:tc>
        <w:tc>
          <w:tcPr>
            <w:tcW w:w="3192" w:type="dxa"/>
            <w:tcBorders>
              <w:top w:val="nil"/>
              <w:left w:val="nil"/>
              <w:bottom w:val="nil"/>
              <w:right w:val="nil"/>
            </w:tcBorders>
            <w:tcPrChange w:id="2614" w:author="Pan, Zhemin" w:date="2025-12-16T13:26:00Z" w16du:dateUtc="2025-12-16T05:26:00Z">
              <w:tcPr>
                <w:tcW w:w="3199" w:type="dxa"/>
                <w:gridSpan w:val="2"/>
                <w:tcBorders>
                  <w:top w:val="nil"/>
                  <w:left w:val="nil"/>
                  <w:bottom w:val="nil"/>
                  <w:right w:val="nil"/>
                </w:tcBorders>
              </w:tcPr>
            </w:tcPrChange>
          </w:tcPr>
          <w:p w14:paraId="0AF56888" w14:textId="7F6C76BE" w:rsidR="0025199F" w:rsidRPr="00FD35A8" w:rsidRDefault="0025199F" w:rsidP="0025199F">
            <w:pPr>
              <w:pStyle w:val="tabletext1"/>
              <w:jc w:val="center"/>
              <w:rPr>
                <w:rFonts w:eastAsia="等线"/>
              </w:rPr>
            </w:pPr>
            <w:r w:rsidRPr="00FD35A8">
              <w:rPr>
                <w:rFonts w:eastAsia="等线"/>
              </w:rPr>
              <w:t>x (x.x)</w:t>
            </w:r>
          </w:p>
        </w:tc>
        <w:tc>
          <w:tcPr>
            <w:tcW w:w="1992" w:type="dxa"/>
            <w:tcBorders>
              <w:top w:val="nil"/>
              <w:left w:val="nil"/>
              <w:bottom w:val="nil"/>
              <w:right w:val="nil"/>
            </w:tcBorders>
            <w:tcPrChange w:id="2615" w:author="Pan, Zhemin" w:date="2025-12-16T13:26:00Z" w16du:dateUtc="2025-12-16T05:26:00Z">
              <w:tcPr>
                <w:tcW w:w="1953" w:type="dxa"/>
                <w:tcBorders>
                  <w:top w:val="nil"/>
                  <w:left w:val="nil"/>
                  <w:bottom w:val="nil"/>
                  <w:right w:val="nil"/>
                </w:tcBorders>
              </w:tcPr>
            </w:tcPrChange>
          </w:tcPr>
          <w:p w14:paraId="03B7DAB7" w14:textId="7F1464C9" w:rsidR="0025199F" w:rsidRPr="00FD35A8" w:rsidRDefault="0025199F" w:rsidP="0025199F">
            <w:pPr>
              <w:pStyle w:val="tabletext1"/>
              <w:jc w:val="center"/>
              <w:rPr>
                <w:rFonts w:eastAsia="等线"/>
              </w:rPr>
            </w:pPr>
            <w:r w:rsidRPr="00FD35A8">
              <w:rPr>
                <w:rFonts w:eastAsia="等线"/>
              </w:rPr>
              <w:t>x (x.x)</w:t>
            </w:r>
          </w:p>
        </w:tc>
      </w:tr>
      <w:tr w:rsidR="00B83DF0" w:rsidRPr="00FD35A8" w14:paraId="659808F7" w14:textId="77777777" w:rsidTr="00B83DF0">
        <w:trPr>
          <w:trHeight w:val="285"/>
          <w:ins w:id="2616" w:author="Pan, Zhemin" w:date="2025-12-16T13:26:00Z"/>
          <w:trPrChange w:id="2617" w:author="Pan, Zhemin" w:date="2025-12-16T13:26:00Z" w16du:dateUtc="2025-12-16T05:26:00Z">
            <w:trPr>
              <w:trHeight w:val="285"/>
            </w:trPr>
          </w:trPrChange>
        </w:trPr>
        <w:tc>
          <w:tcPr>
            <w:tcW w:w="6307" w:type="dxa"/>
            <w:tcBorders>
              <w:top w:val="nil"/>
              <w:left w:val="nil"/>
              <w:bottom w:val="nil"/>
              <w:right w:val="nil"/>
            </w:tcBorders>
            <w:tcPrChange w:id="2618" w:author="Pan, Zhemin" w:date="2025-12-16T13:26:00Z" w16du:dateUtc="2025-12-16T05:26:00Z">
              <w:tcPr>
                <w:tcW w:w="6322" w:type="dxa"/>
                <w:gridSpan w:val="2"/>
                <w:tcBorders>
                  <w:top w:val="nil"/>
                  <w:left w:val="nil"/>
                  <w:bottom w:val="nil"/>
                  <w:right w:val="nil"/>
                </w:tcBorders>
              </w:tcPr>
            </w:tcPrChange>
          </w:tcPr>
          <w:p w14:paraId="1DF322EF" w14:textId="17D4710C" w:rsidR="00B83DF0" w:rsidRPr="00FD35A8" w:rsidRDefault="00B83DF0" w:rsidP="000D0558">
            <w:pPr>
              <w:pStyle w:val="tabletext1"/>
              <w:rPr>
                <w:ins w:id="2619" w:author="Pan, Zhemin" w:date="2025-12-16T13:26:00Z" w16du:dateUtc="2025-12-16T05:26:00Z"/>
                <w:rFonts w:eastAsia="等线"/>
                <w:lang w:eastAsia="zh-CN"/>
              </w:rPr>
            </w:pPr>
            <w:ins w:id="2620" w:author="Pan, Zhemin" w:date="2025-12-16T13:26:00Z" w16du:dateUtc="2025-12-16T05:26:00Z">
              <w:r w:rsidRPr="00FD35A8">
                <w:rPr>
                  <w:rFonts w:eastAsia="等线"/>
                </w:rPr>
                <w:t xml:space="preserve">Any </w:t>
              </w:r>
            </w:ins>
            <w:ins w:id="2621" w:author="Pan, Zhemin" w:date="2025-12-16T13:27:00Z" w16du:dateUtc="2025-12-16T05:27:00Z">
              <w:r w:rsidRPr="00FD35A8">
                <w:rPr>
                  <w:rFonts w:eastAsia="等线"/>
                </w:rPr>
                <w:t xml:space="preserve">CRS </w:t>
              </w:r>
            </w:ins>
            <w:ins w:id="2622" w:author="Pan, Zhemin" w:date="2025-12-16T13:26:00Z" w16du:dateUtc="2025-12-16T05:26:00Z">
              <w:r w:rsidRPr="00FD35A8">
                <w:rPr>
                  <w:rFonts w:eastAsia="等线"/>
                </w:rPr>
                <w:t>of ASTCT grade 3 or 4</w:t>
              </w:r>
            </w:ins>
          </w:p>
        </w:tc>
        <w:tc>
          <w:tcPr>
            <w:tcW w:w="3079" w:type="dxa"/>
            <w:tcBorders>
              <w:top w:val="nil"/>
              <w:left w:val="nil"/>
              <w:bottom w:val="nil"/>
              <w:right w:val="nil"/>
            </w:tcBorders>
            <w:tcPrChange w:id="2623" w:author="Pan, Zhemin" w:date="2025-12-16T13:26:00Z" w16du:dateUtc="2025-12-16T05:26:00Z">
              <w:tcPr>
                <w:tcW w:w="3086" w:type="dxa"/>
                <w:gridSpan w:val="2"/>
                <w:tcBorders>
                  <w:top w:val="nil"/>
                  <w:left w:val="nil"/>
                  <w:bottom w:val="nil"/>
                  <w:right w:val="nil"/>
                </w:tcBorders>
              </w:tcPr>
            </w:tcPrChange>
          </w:tcPr>
          <w:p w14:paraId="138FFB13" w14:textId="77777777" w:rsidR="00B83DF0" w:rsidRPr="00FD35A8" w:rsidRDefault="00B83DF0" w:rsidP="0025199F">
            <w:pPr>
              <w:pStyle w:val="tabletext1"/>
              <w:jc w:val="center"/>
              <w:rPr>
                <w:ins w:id="2624" w:author="Pan, Zhemin" w:date="2025-12-16T13:26:00Z" w16du:dateUtc="2025-12-16T05:26:00Z"/>
                <w:rFonts w:eastAsia="等线"/>
              </w:rPr>
            </w:pPr>
          </w:p>
        </w:tc>
        <w:tc>
          <w:tcPr>
            <w:tcW w:w="3192" w:type="dxa"/>
            <w:tcBorders>
              <w:top w:val="nil"/>
              <w:left w:val="nil"/>
              <w:bottom w:val="nil"/>
              <w:right w:val="nil"/>
            </w:tcBorders>
            <w:tcPrChange w:id="2625" w:author="Pan, Zhemin" w:date="2025-12-16T13:26:00Z" w16du:dateUtc="2025-12-16T05:26:00Z">
              <w:tcPr>
                <w:tcW w:w="3199" w:type="dxa"/>
                <w:gridSpan w:val="2"/>
                <w:tcBorders>
                  <w:top w:val="nil"/>
                  <w:left w:val="nil"/>
                  <w:bottom w:val="nil"/>
                  <w:right w:val="nil"/>
                </w:tcBorders>
              </w:tcPr>
            </w:tcPrChange>
          </w:tcPr>
          <w:p w14:paraId="159FCFFC" w14:textId="77777777" w:rsidR="00B83DF0" w:rsidRPr="00FD35A8" w:rsidRDefault="00B83DF0" w:rsidP="0025199F">
            <w:pPr>
              <w:pStyle w:val="tabletext1"/>
              <w:jc w:val="center"/>
              <w:rPr>
                <w:ins w:id="2626" w:author="Pan, Zhemin" w:date="2025-12-16T13:26:00Z" w16du:dateUtc="2025-12-16T05:26:00Z"/>
                <w:rFonts w:eastAsia="等线"/>
              </w:rPr>
            </w:pPr>
          </w:p>
        </w:tc>
        <w:tc>
          <w:tcPr>
            <w:tcW w:w="1992" w:type="dxa"/>
            <w:tcBorders>
              <w:top w:val="nil"/>
              <w:left w:val="nil"/>
              <w:bottom w:val="nil"/>
              <w:right w:val="nil"/>
            </w:tcBorders>
            <w:tcPrChange w:id="2627" w:author="Pan, Zhemin" w:date="2025-12-16T13:26:00Z" w16du:dateUtc="2025-12-16T05:26:00Z">
              <w:tcPr>
                <w:tcW w:w="1953" w:type="dxa"/>
                <w:tcBorders>
                  <w:top w:val="nil"/>
                  <w:left w:val="nil"/>
                  <w:bottom w:val="nil"/>
                  <w:right w:val="nil"/>
                </w:tcBorders>
              </w:tcPr>
            </w:tcPrChange>
          </w:tcPr>
          <w:p w14:paraId="2EFAC659" w14:textId="77777777" w:rsidR="00B83DF0" w:rsidRPr="00FD35A8" w:rsidRDefault="00B83DF0" w:rsidP="0025199F">
            <w:pPr>
              <w:pStyle w:val="tabletext1"/>
              <w:jc w:val="center"/>
              <w:rPr>
                <w:ins w:id="2628" w:author="Pan, Zhemin" w:date="2025-12-16T13:26:00Z" w16du:dateUtc="2025-12-16T05:26:00Z"/>
                <w:rFonts w:eastAsia="等线"/>
              </w:rPr>
            </w:pPr>
          </w:p>
        </w:tc>
      </w:tr>
      <w:tr w:rsidR="0025199F" w:rsidRPr="00FD35A8" w14:paraId="331DDB48" w14:textId="77777777" w:rsidTr="00B83DF0">
        <w:trPr>
          <w:trHeight w:val="285"/>
          <w:trPrChange w:id="2629" w:author="Pan, Zhemin" w:date="2025-12-16T13:26:00Z" w16du:dateUtc="2025-12-16T05:26:00Z">
            <w:trPr>
              <w:trHeight w:val="285"/>
            </w:trPr>
          </w:trPrChange>
        </w:trPr>
        <w:tc>
          <w:tcPr>
            <w:tcW w:w="6307" w:type="dxa"/>
            <w:tcBorders>
              <w:top w:val="nil"/>
              <w:left w:val="nil"/>
              <w:bottom w:val="nil"/>
              <w:right w:val="nil"/>
            </w:tcBorders>
            <w:tcPrChange w:id="2630" w:author="Pan, Zhemin" w:date="2025-12-16T13:26:00Z" w16du:dateUtc="2025-12-16T05:26:00Z">
              <w:tcPr>
                <w:tcW w:w="6322" w:type="dxa"/>
                <w:gridSpan w:val="2"/>
                <w:tcBorders>
                  <w:top w:val="nil"/>
                  <w:left w:val="nil"/>
                  <w:bottom w:val="nil"/>
                  <w:right w:val="nil"/>
                </w:tcBorders>
              </w:tcPr>
            </w:tcPrChange>
          </w:tcPr>
          <w:p w14:paraId="77F72C97" w14:textId="60A90EE9" w:rsidR="0025199F" w:rsidRPr="00FD35A8" w:rsidRDefault="0025199F" w:rsidP="0025199F">
            <w:pPr>
              <w:pStyle w:val="tabletext1"/>
              <w:ind w:left="0"/>
              <w:rPr>
                <w:rFonts w:eastAsia="等线"/>
                <w:lang w:eastAsia="zh-CN"/>
              </w:rPr>
            </w:pPr>
            <w:commentRangeStart w:id="2631"/>
            <w:commentRangeStart w:id="2632"/>
            <w:r w:rsidRPr="00FD35A8">
              <w:rPr>
                <w:rFonts w:eastAsia="等线"/>
              </w:rPr>
              <w:t xml:space="preserve">Any </w:t>
            </w:r>
            <w:r w:rsidRPr="00FD35A8">
              <w:rPr>
                <w:rFonts w:eastAsia="等线"/>
                <w:lang w:eastAsia="zh-CN"/>
              </w:rPr>
              <w:t>ICANS</w:t>
            </w:r>
          </w:p>
        </w:tc>
        <w:tc>
          <w:tcPr>
            <w:tcW w:w="3079" w:type="dxa"/>
            <w:tcBorders>
              <w:top w:val="nil"/>
              <w:left w:val="nil"/>
              <w:bottom w:val="nil"/>
              <w:right w:val="nil"/>
            </w:tcBorders>
            <w:tcPrChange w:id="2633" w:author="Pan, Zhemin" w:date="2025-12-16T13:26:00Z" w16du:dateUtc="2025-12-16T05:26:00Z">
              <w:tcPr>
                <w:tcW w:w="3086" w:type="dxa"/>
                <w:gridSpan w:val="2"/>
                <w:tcBorders>
                  <w:top w:val="nil"/>
                  <w:left w:val="nil"/>
                  <w:bottom w:val="nil"/>
                  <w:right w:val="nil"/>
                </w:tcBorders>
              </w:tcPr>
            </w:tcPrChange>
          </w:tcPr>
          <w:p w14:paraId="60768A06" w14:textId="108A6900" w:rsidR="0025199F" w:rsidRPr="00FD35A8" w:rsidRDefault="0025199F" w:rsidP="0025199F">
            <w:pPr>
              <w:pStyle w:val="tabletext1"/>
              <w:jc w:val="center"/>
              <w:rPr>
                <w:rFonts w:eastAsia="等线"/>
              </w:rPr>
            </w:pPr>
            <w:r w:rsidRPr="00FD35A8">
              <w:rPr>
                <w:rFonts w:eastAsia="等线"/>
              </w:rPr>
              <w:t>x (x.x)</w:t>
            </w:r>
          </w:p>
        </w:tc>
        <w:tc>
          <w:tcPr>
            <w:tcW w:w="3192" w:type="dxa"/>
            <w:tcBorders>
              <w:top w:val="nil"/>
              <w:left w:val="nil"/>
              <w:bottom w:val="nil"/>
              <w:right w:val="nil"/>
            </w:tcBorders>
            <w:tcPrChange w:id="2634" w:author="Pan, Zhemin" w:date="2025-12-16T13:26:00Z" w16du:dateUtc="2025-12-16T05:26:00Z">
              <w:tcPr>
                <w:tcW w:w="3199" w:type="dxa"/>
                <w:gridSpan w:val="2"/>
                <w:tcBorders>
                  <w:top w:val="nil"/>
                  <w:left w:val="nil"/>
                  <w:bottom w:val="nil"/>
                  <w:right w:val="nil"/>
                </w:tcBorders>
              </w:tcPr>
            </w:tcPrChange>
          </w:tcPr>
          <w:p w14:paraId="3E99FB0C" w14:textId="28EAEC2F" w:rsidR="0025199F" w:rsidRPr="00FD35A8" w:rsidRDefault="0025199F" w:rsidP="0025199F">
            <w:pPr>
              <w:pStyle w:val="tabletext1"/>
              <w:jc w:val="center"/>
              <w:rPr>
                <w:rFonts w:eastAsia="等线"/>
              </w:rPr>
            </w:pPr>
            <w:r w:rsidRPr="00FD35A8">
              <w:rPr>
                <w:rFonts w:eastAsia="等线"/>
              </w:rPr>
              <w:t>x (x.x)</w:t>
            </w:r>
          </w:p>
        </w:tc>
        <w:tc>
          <w:tcPr>
            <w:tcW w:w="1992" w:type="dxa"/>
            <w:tcBorders>
              <w:top w:val="nil"/>
              <w:left w:val="nil"/>
              <w:bottom w:val="nil"/>
              <w:right w:val="nil"/>
            </w:tcBorders>
            <w:tcPrChange w:id="2635" w:author="Pan, Zhemin" w:date="2025-12-16T13:26:00Z" w16du:dateUtc="2025-12-16T05:26:00Z">
              <w:tcPr>
                <w:tcW w:w="1953" w:type="dxa"/>
                <w:tcBorders>
                  <w:top w:val="nil"/>
                  <w:left w:val="nil"/>
                  <w:bottom w:val="nil"/>
                  <w:right w:val="nil"/>
                </w:tcBorders>
              </w:tcPr>
            </w:tcPrChange>
          </w:tcPr>
          <w:p w14:paraId="3440C04B" w14:textId="57738FFA" w:rsidR="0025199F" w:rsidRPr="00FD35A8" w:rsidRDefault="0025199F" w:rsidP="0025199F">
            <w:pPr>
              <w:pStyle w:val="tabletext1"/>
              <w:jc w:val="center"/>
              <w:rPr>
                <w:rFonts w:eastAsia="等线"/>
              </w:rPr>
            </w:pPr>
            <w:r w:rsidRPr="00FD35A8">
              <w:rPr>
                <w:rFonts w:eastAsia="等线"/>
              </w:rPr>
              <w:t>x (x.x)</w:t>
            </w:r>
            <w:commentRangeEnd w:id="2631"/>
            <w:r w:rsidR="00776CD3" w:rsidRPr="00FD35A8">
              <w:rPr>
                <w:rStyle w:val="CommentReference"/>
                <w:rFonts w:eastAsia="等线"/>
                <w:sz w:val="18"/>
                <w:szCs w:val="20"/>
              </w:rPr>
              <w:commentReference w:id="2631"/>
            </w:r>
            <w:commentRangeEnd w:id="2632"/>
            <w:r w:rsidR="006921A2" w:rsidRPr="00FD35A8">
              <w:rPr>
                <w:rStyle w:val="CommentReference"/>
                <w:rFonts w:eastAsia="等线"/>
                <w:sz w:val="18"/>
                <w:szCs w:val="20"/>
              </w:rPr>
              <w:commentReference w:id="2632"/>
            </w:r>
          </w:p>
        </w:tc>
      </w:tr>
      <w:tr w:rsidR="00B83DF0" w:rsidRPr="00FD35A8" w14:paraId="7A9A06A7" w14:textId="77777777" w:rsidTr="00B83DF0">
        <w:trPr>
          <w:trHeight w:val="285"/>
          <w:ins w:id="2638" w:author="Pan, Zhemin" w:date="2025-12-16T13:26:00Z"/>
        </w:trPr>
        <w:tc>
          <w:tcPr>
            <w:tcW w:w="6307" w:type="dxa"/>
            <w:tcBorders>
              <w:top w:val="nil"/>
              <w:left w:val="nil"/>
              <w:bottom w:val="nil"/>
              <w:right w:val="nil"/>
            </w:tcBorders>
          </w:tcPr>
          <w:p w14:paraId="310DE4BE" w14:textId="2C1EB517" w:rsidR="00B83DF0" w:rsidRPr="00FD35A8" w:rsidRDefault="00B83DF0" w:rsidP="000D0558">
            <w:pPr>
              <w:pStyle w:val="tabletext1"/>
              <w:rPr>
                <w:ins w:id="2639" w:author="Pan, Zhemin" w:date="2025-12-16T13:26:00Z" w16du:dateUtc="2025-12-16T05:26:00Z"/>
                <w:rFonts w:eastAsia="等线"/>
              </w:rPr>
            </w:pPr>
            <w:ins w:id="2640" w:author="Pan, Zhemin" w:date="2025-12-16T13:27:00Z" w16du:dateUtc="2025-12-16T05:27:00Z">
              <w:r w:rsidRPr="00FD35A8">
                <w:rPr>
                  <w:rFonts w:eastAsia="等线"/>
                </w:rPr>
                <w:t>Any ICANS of ASTCT grade 3 or 4</w:t>
              </w:r>
            </w:ins>
          </w:p>
        </w:tc>
        <w:tc>
          <w:tcPr>
            <w:tcW w:w="3079" w:type="dxa"/>
            <w:tcBorders>
              <w:top w:val="nil"/>
              <w:left w:val="nil"/>
              <w:bottom w:val="nil"/>
              <w:right w:val="nil"/>
            </w:tcBorders>
          </w:tcPr>
          <w:p w14:paraId="7D0D213D" w14:textId="77777777" w:rsidR="00B83DF0" w:rsidRPr="00FD35A8" w:rsidRDefault="00B83DF0" w:rsidP="0025199F">
            <w:pPr>
              <w:pStyle w:val="tabletext1"/>
              <w:jc w:val="center"/>
              <w:rPr>
                <w:ins w:id="2641" w:author="Pan, Zhemin" w:date="2025-12-16T13:26:00Z" w16du:dateUtc="2025-12-16T05:26:00Z"/>
                <w:rFonts w:eastAsia="等线"/>
              </w:rPr>
            </w:pPr>
          </w:p>
        </w:tc>
        <w:tc>
          <w:tcPr>
            <w:tcW w:w="3192" w:type="dxa"/>
            <w:tcBorders>
              <w:top w:val="nil"/>
              <w:left w:val="nil"/>
              <w:bottom w:val="nil"/>
              <w:right w:val="nil"/>
            </w:tcBorders>
          </w:tcPr>
          <w:p w14:paraId="7BC127A7" w14:textId="77777777" w:rsidR="00B83DF0" w:rsidRPr="00FD35A8" w:rsidRDefault="00B83DF0" w:rsidP="0025199F">
            <w:pPr>
              <w:pStyle w:val="tabletext1"/>
              <w:jc w:val="center"/>
              <w:rPr>
                <w:ins w:id="2642" w:author="Pan, Zhemin" w:date="2025-12-16T13:26:00Z" w16du:dateUtc="2025-12-16T05:26:00Z"/>
                <w:rFonts w:eastAsia="等线"/>
              </w:rPr>
            </w:pPr>
          </w:p>
        </w:tc>
        <w:tc>
          <w:tcPr>
            <w:tcW w:w="1992" w:type="dxa"/>
            <w:tcBorders>
              <w:top w:val="nil"/>
              <w:left w:val="nil"/>
              <w:bottom w:val="nil"/>
              <w:right w:val="nil"/>
            </w:tcBorders>
          </w:tcPr>
          <w:p w14:paraId="3C1B33AB" w14:textId="77777777" w:rsidR="00B83DF0" w:rsidRPr="00FD35A8" w:rsidRDefault="00B83DF0" w:rsidP="0025199F">
            <w:pPr>
              <w:pStyle w:val="tabletext1"/>
              <w:jc w:val="center"/>
              <w:rPr>
                <w:ins w:id="2643" w:author="Pan, Zhemin" w:date="2025-12-16T13:26:00Z" w16du:dateUtc="2025-12-16T05:26:00Z"/>
                <w:rFonts w:eastAsia="等线"/>
              </w:rPr>
            </w:pPr>
          </w:p>
        </w:tc>
      </w:tr>
      <w:tr w:rsidR="00AA0E6C" w:rsidRPr="00FD35A8" w14:paraId="77C63B3A" w14:textId="77777777" w:rsidTr="00B83DF0">
        <w:trPr>
          <w:trHeight w:val="285"/>
          <w:trPrChange w:id="2644" w:author="Pan, Zhemin" w:date="2025-12-16T13:26:00Z" w16du:dateUtc="2025-12-16T05:26:00Z">
            <w:trPr>
              <w:trHeight w:val="285"/>
            </w:trPr>
          </w:trPrChange>
        </w:trPr>
        <w:tc>
          <w:tcPr>
            <w:tcW w:w="6307" w:type="dxa"/>
            <w:tcBorders>
              <w:top w:val="nil"/>
              <w:left w:val="nil"/>
              <w:bottom w:val="nil"/>
              <w:right w:val="nil"/>
            </w:tcBorders>
            <w:hideMark/>
            <w:tcPrChange w:id="2645" w:author="Pan, Zhemin" w:date="2025-12-16T13:26:00Z" w16du:dateUtc="2025-12-16T05:26:00Z">
              <w:tcPr>
                <w:tcW w:w="6322" w:type="dxa"/>
                <w:gridSpan w:val="2"/>
                <w:tcBorders>
                  <w:top w:val="nil"/>
                  <w:left w:val="nil"/>
                  <w:bottom w:val="nil"/>
                  <w:right w:val="nil"/>
                </w:tcBorders>
                <w:hideMark/>
              </w:tcPr>
            </w:tcPrChange>
          </w:tcPr>
          <w:p w14:paraId="1F258A77" w14:textId="77777777" w:rsidR="00AA0E6C" w:rsidRPr="00FD35A8" w:rsidRDefault="00AA0E6C" w:rsidP="00BB592A">
            <w:pPr>
              <w:pStyle w:val="tabletext1"/>
              <w:ind w:left="0"/>
              <w:rPr>
                <w:rFonts w:eastAsia="等线"/>
              </w:rPr>
            </w:pPr>
            <w:r w:rsidRPr="00FD35A8">
              <w:rPr>
                <w:rFonts w:eastAsia="等线"/>
              </w:rPr>
              <w:t>Any AESI</w:t>
            </w:r>
          </w:p>
        </w:tc>
        <w:tc>
          <w:tcPr>
            <w:tcW w:w="3079" w:type="dxa"/>
            <w:tcBorders>
              <w:top w:val="nil"/>
              <w:left w:val="nil"/>
              <w:bottom w:val="nil"/>
              <w:right w:val="nil"/>
            </w:tcBorders>
            <w:hideMark/>
            <w:tcPrChange w:id="2646" w:author="Pan, Zhemin" w:date="2025-12-16T13:26:00Z" w16du:dateUtc="2025-12-16T05:26:00Z">
              <w:tcPr>
                <w:tcW w:w="3086" w:type="dxa"/>
                <w:gridSpan w:val="2"/>
                <w:tcBorders>
                  <w:top w:val="nil"/>
                  <w:left w:val="nil"/>
                  <w:bottom w:val="nil"/>
                  <w:right w:val="nil"/>
                </w:tcBorders>
                <w:hideMark/>
              </w:tcPr>
            </w:tcPrChange>
          </w:tcPr>
          <w:p w14:paraId="7E3DBBF0" w14:textId="140AF04D" w:rsidR="00AA0E6C" w:rsidRPr="00FD35A8" w:rsidRDefault="00AA0E6C" w:rsidP="00B9751F">
            <w:pPr>
              <w:pStyle w:val="tabletext1"/>
              <w:jc w:val="center"/>
              <w:rPr>
                <w:rFonts w:eastAsia="等线"/>
              </w:rPr>
            </w:pPr>
            <w:r w:rsidRPr="00FD35A8">
              <w:rPr>
                <w:rFonts w:eastAsia="等线"/>
              </w:rPr>
              <w:t>x</w:t>
            </w:r>
            <w:r w:rsidR="008C35AB" w:rsidRPr="00FD35A8">
              <w:rPr>
                <w:rFonts w:eastAsia="等线"/>
              </w:rPr>
              <w:t xml:space="preserve"> </w:t>
            </w:r>
            <w:r w:rsidRPr="00FD35A8">
              <w:rPr>
                <w:rFonts w:eastAsia="等线"/>
              </w:rPr>
              <w:t>(x.x)</w:t>
            </w:r>
          </w:p>
        </w:tc>
        <w:tc>
          <w:tcPr>
            <w:tcW w:w="3192" w:type="dxa"/>
            <w:tcBorders>
              <w:top w:val="nil"/>
              <w:left w:val="nil"/>
              <w:bottom w:val="nil"/>
              <w:right w:val="nil"/>
            </w:tcBorders>
            <w:hideMark/>
            <w:tcPrChange w:id="2647" w:author="Pan, Zhemin" w:date="2025-12-16T13:26:00Z" w16du:dateUtc="2025-12-16T05:26:00Z">
              <w:tcPr>
                <w:tcW w:w="3199" w:type="dxa"/>
                <w:gridSpan w:val="2"/>
                <w:tcBorders>
                  <w:top w:val="nil"/>
                  <w:left w:val="nil"/>
                  <w:bottom w:val="nil"/>
                  <w:right w:val="nil"/>
                </w:tcBorders>
                <w:hideMark/>
              </w:tcPr>
            </w:tcPrChange>
          </w:tcPr>
          <w:p w14:paraId="215FD5AF" w14:textId="6FB478ED" w:rsidR="00AA0E6C" w:rsidRPr="00FD35A8" w:rsidRDefault="00AA0E6C" w:rsidP="00B9751F">
            <w:pPr>
              <w:pStyle w:val="tabletext1"/>
              <w:jc w:val="center"/>
              <w:rPr>
                <w:rFonts w:eastAsia="等线"/>
              </w:rPr>
            </w:pPr>
            <w:r w:rsidRPr="00FD35A8">
              <w:rPr>
                <w:rFonts w:eastAsia="等线"/>
              </w:rPr>
              <w:t>x</w:t>
            </w:r>
            <w:r w:rsidR="008C35AB" w:rsidRPr="00FD35A8">
              <w:rPr>
                <w:rFonts w:eastAsia="等线"/>
              </w:rPr>
              <w:t xml:space="preserve"> </w:t>
            </w:r>
            <w:r w:rsidRPr="00FD35A8">
              <w:rPr>
                <w:rFonts w:eastAsia="等线"/>
              </w:rPr>
              <w:t>(x.x)</w:t>
            </w:r>
          </w:p>
        </w:tc>
        <w:tc>
          <w:tcPr>
            <w:tcW w:w="1992" w:type="dxa"/>
            <w:tcBorders>
              <w:top w:val="nil"/>
              <w:left w:val="nil"/>
              <w:bottom w:val="nil"/>
              <w:right w:val="nil"/>
            </w:tcBorders>
            <w:hideMark/>
            <w:tcPrChange w:id="2648" w:author="Pan, Zhemin" w:date="2025-12-16T13:26:00Z" w16du:dateUtc="2025-12-16T05:26:00Z">
              <w:tcPr>
                <w:tcW w:w="1953" w:type="dxa"/>
                <w:tcBorders>
                  <w:top w:val="nil"/>
                  <w:left w:val="nil"/>
                  <w:bottom w:val="nil"/>
                  <w:right w:val="nil"/>
                </w:tcBorders>
                <w:hideMark/>
              </w:tcPr>
            </w:tcPrChange>
          </w:tcPr>
          <w:p w14:paraId="749558D6" w14:textId="23DD953A" w:rsidR="00AA0E6C" w:rsidRPr="00FD35A8" w:rsidRDefault="00AA0E6C" w:rsidP="00B9751F">
            <w:pPr>
              <w:pStyle w:val="tabletext1"/>
              <w:jc w:val="center"/>
              <w:rPr>
                <w:rFonts w:eastAsia="等线"/>
              </w:rPr>
            </w:pPr>
            <w:r w:rsidRPr="00FD35A8">
              <w:rPr>
                <w:rFonts w:eastAsia="等线"/>
              </w:rPr>
              <w:t>x</w:t>
            </w:r>
            <w:r w:rsidR="008C35AB" w:rsidRPr="00FD35A8">
              <w:rPr>
                <w:rFonts w:eastAsia="等线"/>
              </w:rPr>
              <w:t xml:space="preserve"> </w:t>
            </w:r>
            <w:r w:rsidRPr="00FD35A8">
              <w:rPr>
                <w:rFonts w:eastAsia="等线"/>
              </w:rPr>
              <w:t>(x.x)</w:t>
            </w:r>
          </w:p>
        </w:tc>
      </w:tr>
      <w:tr w:rsidR="00AA0E6C" w:rsidRPr="00FD35A8" w14:paraId="4B615523" w14:textId="77777777" w:rsidTr="00B83DF0">
        <w:trPr>
          <w:trHeight w:val="285"/>
          <w:trPrChange w:id="2649" w:author="Pan, Zhemin" w:date="2025-12-16T13:26:00Z" w16du:dateUtc="2025-12-16T05:26:00Z">
            <w:trPr>
              <w:trHeight w:val="285"/>
            </w:trPr>
          </w:trPrChange>
        </w:trPr>
        <w:tc>
          <w:tcPr>
            <w:tcW w:w="6307" w:type="dxa"/>
            <w:tcBorders>
              <w:top w:val="nil"/>
              <w:left w:val="nil"/>
              <w:bottom w:val="nil"/>
              <w:right w:val="nil"/>
            </w:tcBorders>
            <w:hideMark/>
            <w:tcPrChange w:id="2650" w:author="Pan, Zhemin" w:date="2025-12-16T13:26:00Z" w16du:dateUtc="2025-12-16T05:26:00Z">
              <w:tcPr>
                <w:tcW w:w="6322" w:type="dxa"/>
                <w:gridSpan w:val="2"/>
                <w:tcBorders>
                  <w:top w:val="nil"/>
                  <w:left w:val="nil"/>
                  <w:bottom w:val="nil"/>
                  <w:right w:val="nil"/>
                </w:tcBorders>
                <w:hideMark/>
              </w:tcPr>
            </w:tcPrChange>
          </w:tcPr>
          <w:p w14:paraId="0ADB05FA" w14:textId="3DB81363" w:rsidR="00AA0E6C" w:rsidRPr="00FD35A8" w:rsidRDefault="00165DC3" w:rsidP="00D763C1">
            <w:pPr>
              <w:pStyle w:val="tabletext1"/>
              <w:rPr>
                <w:rFonts w:eastAsia="等线"/>
              </w:rPr>
            </w:pPr>
            <w:commentRangeStart w:id="2651"/>
            <w:commentRangeStart w:id="2652"/>
            <w:r w:rsidRPr="00FD35A8">
              <w:rPr>
                <w:rFonts w:eastAsia="等线"/>
              </w:rPr>
              <w:t>CRS</w:t>
            </w:r>
            <w:commentRangeEnd w:id="2651"/>
            <w:r w:rsidRPr="00FD35A8">
              <w:rPr>
                <w:rStyle w:val="CommentReference"/>
                <w:rFonts w:eastAsia="等线"/>
                <w:sz w:val="18"/>
                <w:szCs w:val="20"/>
              </w:rPr>
              <w:commentReference w:id="2651"/>
            </w:r>
            <w:commentRangeEnd w:id="2652"/>
            <w:r w:rsidR="00FD0882" w:rsidRPr="00FD35A8">
              <w:rPr>
                <w:rStyle w:val="CommentReference"/>
                <w:rFonts w:eastAsia="等线"/>
                <w:sz w:val="18"/>
                <w:szCs w:val="20"/>
              </w:rPr>
              <w:commentReference w:id="2652"/>
            </w:r>
          </w:p>
        </w:tc>
        <w:tc>
          <w:tcPr>
            <w:tcW w:w="3079" w:type="dxa"/>
            <w:tcBorders>
              <w:top w:val="nil"/>
              <w:left w:val="nil"/>
              <w:bottom w:val="nil"/>
              <w:right w:val="nil"/>
            </w:tcBorders>
            <w:hideMark/>
            <w:tcPrChange w:id="2653" w:author="Pan, Zhemin" w:date="2025-12-16T13:26:00Z" w16du:dateUtc="2025-12-16T05:26:00Z">
              <w:tcPr>
                <w:tcW w:w="3086" w:type="dxa"/>
                <w:gridSpan w:val="2"/>
                <w:tcBorders>
                  <w:top w:val="nil"/>
                  <w:left w:val="nil"/>
                  <w:bottom w:val="nil"/>
                  <w:right w:val="nil"/>
                </w:tcBorders>
                <w:hideMark/>
              </w:tcPr>
            </w:tcPrChange>
          </w:tcPr>
          <w:p w14:paraId="0F80FC80" w14:textId="0A3897D8" w:rsidR="00AA0E6C" w:rsidRPr="00FD35A8" w:rsidRDefault="00AA0E6C" w:rsidP="00B9751F">
            <w:pPr>
              <w:pStyle w:val="tabletext1"/>
              <w:jc w:val="center"/>
              <w:rPr>
                <w:rFonts w:eastAsia="等线"/>
              </w:rPr>
            </w:pPr>
            <w:r w:rsidRPr="00FD35A8">
              <w:rPr>
                <w:rFonts w:eastAsia="等线"/>
              </w:rPr>
              <w:t>x</w:t>
            </w:r>
            <w:r w:rsidR="008C35AB" w:rsidRPr="00FD35A8">
              <w:rPr>
                <w:rFonts w:eastAsia="等线"/>
              </w:rPr>
              <w:t xml:space="preserve"> </w:t>
            </w:r>
            <w:r w:rsidRPr="00FD35A8">
              <w:rPr>
                <w:rFonts w:eastAsia="等线"/>
              </w:rPr>
              <w:t>(x.x)</w:t>
            </w:r>
          </w:p>
        </w:tc>
        <w:tc>
          <w:tcPr>
            <w:tcW w:w="3192" w:type="dxa"/>
            <w:tcBorders>
              <w:top w:val="nil"/>
              <w:left w:val="nil"/>
              <w:bottom w:val="nil"/>
              <w:right w:val="nil"/>
            </w:tcBorders>
            <w:hideMark/>
            <w:tcPrChange w:id="2654" w:author="Pan, Zhemin" w:date="2025-12-16T13:26:00Z" w16du:dateUtc="2025-12-16T05:26:00Z">
              <w:tcPr>
                <w:tcW w:w="3199" w:type="dxa"/>
                <w:gridSpan w:val="2"/>
                <w:tcBorders>
                  <w:top w:val="nil"/>
                  <w:left w:val="nil"/>
                  <w:bottom w:val="nil"/>
                  <w:right w:val="nil"/>
                </w:tcBorders>
                <w:hideMark/>
              </w:tcPr>
            </w:tcPrChange>
          </w:tcPr>
          <w:p w14:paraId="62636236" w14:textId="6D9E8000" w:rsidR="00AA0E6C" w:rsidRPr="00FD35A8" w:rsidRDefault="00AA0E6C" w:rsidP="00B9751F">
            <w:pPr>
              <w:pStyle w:val="tabletext1"/>
              <w:jc w:val="center"/>
              <w:rPr>
                <w:rFonts w:eastAsia="等线"/>
              </w:rPr>
            </w:pPr>
            <w:r w:rsidRPr="00FD35A8">
              <w:rPr>
                <w:rFonts w:eastAsia="等线"/>
              </w:rPr>
              <w:t>xx</w:t>
            </w:r>
            <w:r w:rsidR="008C35AB" w:rsidRPr="00FD35A8">
              <w:rPr>
                <w:rFonts w:eastAsia="等线"/>
              </w:rPr>
              <w:t xml:space="preserve"> </w:t>
            </w:r>
            <w:r w:rsidRPr="00FD35A8">
              <w:rPr>
                <w:rFonts w:eastAsia="等线"/>
              </w:rPr>
              <w:t>(xx.x)</w:t>
            </w:r>
          </w:p>
        </w:tc>
        <w:tc>
          <w:tcPr>
            <w:tcW w:w="1992" w:type="dxa"/>
            <w:tcBorders>
              <w:top w:val="nil"/>
              <w:left w:val="nil"/>
              <w:bottom w:val="nil"/>
              <w:right w:val="nil"/>
            </w:tcBorders>
            <w:hideMark/>
            <w:tcPrChange w:id="2655" w:author="Pan, Zhemin" w:date="2025-12-16T13:26:00Z" w16du:dateUtc="2025-12-16T05:26:00Z">
              <w:tcPr>
                <w:tcW w:w="1953" w:type="dxa"/>
                <w:tcBorders>
                  <w:top w:val="nil"/>
                  <w:left w:val="nil"/>
                  <w:bottom w:val="nil"/>
                  <w:right w:val="nil"/>
                </w:tcBorders>
                <w:hideMark/>
              </w:tcPr>
            </w:tcPrChange>
          </w:tcPr>
          <w:p w14:paraId="19BB95CD" w14:textId="23810042" w:rsidR="00AA0E6C" w:rsidRPr="00FD35A8" w:rsidRDefault="00AA0E6C" w:rsidP="00B9751F">
            <w:pPr>
              <w:pStyle w:val="tabletext1"/>
              <w:jc w:val="center"/>
              <w:rPr>
                <w:rFonts w:eastAsia="等线"/>
              </w:rPr>
            </w:pPr>
            <w:r w:rsidRPr="00FD35A8">
              <w:rPr>
                <w:rFonts w:eastAsia="等线"/>
              </w:rPr>
              <w:t>x</w:t>
            </w:r>
            <w:r w:rsidR="008C35AB" w:rsidRPr="00FD35A8">
              <w:rPr>
                <w:rFonts w:eastAsia="等线"/>
              </w:rPr>
              <w:t xml:space="preserve"> </w:t>
            </w:r>
            <w:r w:rsidRPr="00FD35A8">
              <w:rPr>
                <w:rFonts w:eastAsia="等线"/>
              </w:rPr>
              <w:t>(x.x)</w:t>
            </w:r>
          </w:p>
        </w:tc>
      </w:tr>
      <w:tr w:rsidR="00AA0E6C" w:rsidRPr="00FD35A8" w14:paraId="3D8EBB95" w14:textId="77777777" w:rsidTr="00B83DF0">
        <w:trPr>
          <w:trHeight w:val="285"/>
          <w:trPrChange w:id="2656" w:author="Pan, Zhemin" w:date="2025-12-16T13:26:00Z" w16du:dateUtc="2025-12-16T05:26:00Z">
            <w:trPr>
              <w:trHeight w:val="285"/>
            </w:trPr>
          </w:trPrChange>
        </w:trPr>
        <w:tc>
          <w:tcPr>
            <w:tcW w:w="6307" w:type="dxa"/>
            <w:tcBorders>
              <w:top w:val="nil"/>
              <w:left w:val="nil"/>
              <w:bottom w:val="nil"/>
              <w:right w:val="nil"/>
            </w:tcBorders>
            <w:hideMark/>
            <w:tcPrChange w:id="2657" w:author="Pan, Zhemin" w:date="2025-12-16T13:26:00Z" w16du:dateUtc="2025-12-16T05:26:00Z">
              <w:tcPr>
                <w:tcW w:w="6322" w:type="dxa"/>
                <w:gridSpan w:val="2"/>
                <w:tcBorders>
                  <w:top w:val="nil"/>
                  <w:left w:val="nil"/>
                  <w:bottom w:val="nil"/>
                  <w:right w:val="nil"/>
                </w:tcBorders>
                <w:hideMark/>
              </w:tcPr>
            </w:tcPrChange>
          </w:tcPr>
          <w:p w14:paraId="700C0D68" w14:textId="59CC8DF6" w:rsidR="00AA0E6C" w:rsidRPr="00FD35A8" w:rsidRDefault="00A44E46" w:rsidP="00D763C1">
            <w:pPr>
              <w:pStyle w:val="tabletext1"/>
              <w:rPr>
                <w:rFonts w:eastAsia="等线"/>
              </w:rPr>
            </w:pPr>
            <w:r w:rsidRPr="00FD35A8">
              <w:rPr>
                <w:rFonts w:eastAsia="等线"/>
              </w:rPr>
              <w:t>neurotoxicity</w:t>
            </w:r>
          </w:p>
        </w:tc>
        <w:tc>
          <w:tcPr>
            <w:tcW w:w="3079" w:type="dxa"/>
            <w:tcBorders>
              <w:top w:val="nil"/>
              <w:left w:val="nil"/>
              <w:bottom w:val="nil"/>
              <w:right w:val="nil"/>
            </w:tcBorders>
            <w:hideMark/>
            <w:tcPrChange w:id="2658" w:author="Pan, Zhemin" w:date="2025-12-16T13:26:00Z" w16du:dateUtc="2025-12-16T05:26:00Z">
              <w:tcPr>
                <w:tcW w:w="3086" w:type="dxa"/>
                <w:gridSpan w:val="2"/>
                <w:tcBorders>
                  <w:top w:val="nil"/>
                  <w:left w:val="nil"/>
                  <w:bottom w:val="nil"/>
                  <w:right w:val="nil"/>
                </w:tcBorders>
                <w:hideMark/>
              </w:tcPr>
            </w:tcPrChange>
          </w:tcPr>
          <w:p w14:paraId="196B4BFD" w14:textId="6D6FE77F" w:rsidR="00AA0E6C" w:rsidRPr="00FD35A8" w:rsidRDefault="00AA0E6C" w:rsidP="00B9751F">
            <w:pPr>
              <w:pStyle w:val="tabletext1"/>
              <w:jc w:val="center"/>
              <w:rPr>
                <w:rFonts w:eastAsia="等线"/>
              </w:rPr>
            </w:pPr>
            <w:r w:rsidRPr="00FD35A8">
              <w:rPr>
                <w:rFonts w:eastAsia="等线"/>
              </w:rPr>
              <w:t>x</w:t>
            </w:r>
            <w:r w:rsidR="008C35AB" w:rsidRPr="00FD35A8">
              <w:rPr>
                <w:rFonts w:eastAsia="等线"/>
              </w:rPr>
              <w:t xml:space="preserve"> </w:t>
            </w:r>
            <w:r w:rsidRPr="00FD35A8">
              <w:rPr>
                <w:rFonts w:eastAsia="等线"/>
              </w:rPr>
              <w:t>(x.x)</w:t>
            </w:r>
          </w:p>
        </w:tc>
        <w:tc>
          <w:tcPr>
            <w:tcW w:w="3192" w:type="dxa"/>
            <w:tcBorders>
              <w:top w:val="nil"/>
              <w:left w:val="nil"/>
              <w:bottom w:val="nil"/>
              <w:right w:val="nil"/>
            </w:tcBorders>
            <w:hideMark/>
            <w:tcPrChange w:id="2659" w:author="Pan, Zhemin" w:date="2025-12-16T13:26:00Z" w16du:dateUtc="2025-12-16T05:26:00Z">
              <w:tcPr>
                <w:tcW w:w="3199" w:type="dxa"/>
                <w:gridSpan w:val="2"/>
                <w:tcBorders>
                  <w:top w:val="nil"/>
                  <w:left w:val="nil"/>
                  <w:bottom w:val="nil"/>
                  <w:right w:val="nil"/>
                </w:tcBorders>
                <w:hideMark/>
              </w:tcPr>
            </w:tcPrChange>
          </w:tcPr>
          <w:p w14:paraId="444EF077" w14:textId="6EC68A6B" w:rsidR="00AA0E6C" w:rsidRPr="00FD35A8" w:rsidRDefault="00AA0E6C" w:rsidP="00B9751F">
            <w:pPr>
              <w:pStyle w:val="tabletext1"/>
              <w:jc w:val="center"/>
              <w:rPr>
                <w:rFonts w:eastAsia="等线"/>
              </w:rPr>
            </w:pPr>
            <w:r w:rsidRPr="00FD35A8">
              <w:rPr>
                <w:rFonts w:eastAsia="等线"/>
              </w:rPr>
              <w:t>xx</w:t>
            </w:r>
            <w:r w:rsidR="008C35AB" w:rsidRPr="00FD35A8">
              <w:rPr>
                <w:rFonts w:eastAsia="等线"/>
              </w:rPr>
              <w:t xml:space="preserve"> </w:t>
            </w:r>
            <w:r w:rsidRPr="00FD35A8">
              <w:rPr>
                <w:rFonts w:eastAsia="等线"/>
              </w:rPr>
              <w:t>(xx.x)</w:t>
            </w:r>
          </w:p>
        </w:tc>
        <w:tc>
          <w:tcPr>
            <w:tcW w:w="1992" w:type="dxa"/>
            <w:tcBorders>
              <w:top w:val="nil"/>
              <w:left w:val="nil"/>
              <w:bottom w:val="nil"/>
              <w:right w:val="nil"/>
            </w:tcBorders>
            <w:hideMark/>
            <w:tcPrChange w:id="2660" w:author="Pan, Zhemin" w:date="2025-12-16T13:26:00Z" w16du:dateUtc="2025-12-16T05:26:00Z">
              <w:tcPr>
                <w:tcW w:w="1953" w:type="dxa"/>
                <w:tcBorders>
                  <w:top w:val="nil"/>
                  <w:left w:val="nil"/>
                  <w:bottom w:val="nil"/>
                  <w:right w:val="nil"/>
                </w:tcBorders>
                <w:hideMark/>
              </w:tcPr>
            </w:tcPrChange>
          </w:tcPr>
          <w:p w14:paraId="236BF0FB" w14:textId="167D0E96" w:rsidR="00AA0E6C" w:rsidRPr="00FD35A8" w:rsidRDefault="00AA0E6C" w:rsidP="00B9751F">
            <w:pPr>
              <w:pStyle w:val="tabletext1"/>
              <w:jc w:val="center"/>
              <w:rPr>
                <w:rFonts w:eastAsia="等线"/>
              </w:rPr>
            </w:pPr>
            <w:r w:rsidRPr="00FD35A8">
              <w:rPr>
                <w:rFonts w:eastAsia="等线"/>
              </w:rPr>
              <w:t>x</w:t>
            </w:r>
            <w:r w:rsidR="008C35AB" w:rsidRPr="00FD35A8">
              <w:rPr>
                <w:rFonts w:eastAsia="等线"/>
              </w:rPr>
              <w:t xml:space="preserve"> </w:t>
            </w:r>
            <w:r w:rsidRPr="00FD35A8">
              <w:rPr>
                <w:rFonts w:eastAsia="等线"/>
              </w:rPr>
              <w:t>(x.x)</w:t>
            </w:r>
          </w:p>
        </w:tc>
      </w:tr>
      <w:tr w:rsidR="00AA0E6C" w:rsidRPr="00FD35A8" w14:paraId="47A22482" w14:textId="77777777" w:rsidTr="00B83DF0">
        <w:trPr>
          <w:trHeight w:val="285"/>
          <w:trPrChange w:id="2661" w:author="Pan, Zhemin" w:date="2025-12-16T13:26:00Z" w16du:dateUtc="2025-12-16T05:26:00Z">
            <w:trPr>
              <w:trHeight w:val="285"/>
            </w:trPr>
          </w:trPrChange>
        </w:trPr>
        <w:tc>
          <w:tcPr>
            <w:tcW w:w="6307" w:type="dxa"/>
            <w:tcBorders>
              <w:top w:val="nil"/>
              <w:left w:val="nil"/>
              <w:bottom w:val="nil"/>
              <w:right w:val="nil"/>
            </w:tcBorders>
            <w:hideMark/>
            <w:tcPrChange w:id="2662" w:author="Pan, Zhemin" w:date="2025-12-16T13:26:00Z" w16du:dateUtc="2025-12-16T05:26:00Z">
              <w:tcPr>
                <w:tcW w:w="6322" w:type="dxa"/>
                <w:gridSpan w:val="2"/>
                <w:tcBorders>
                  <w:top w:val="nil"/>
                  <w:left w:val="nil"/>
                  <w:bottom w:val="nil"/>
                  <w:right w:val="nil"/>
                </w:tcBorders>
                <w:hideMark/>
              </w:tcPr>
            </w:tcPrChange>
          </w:tcPr>
          <w:p w14:paraId="27BF274F" w14:textId="3E3F92D1" w:rsidR="00AA0E6C" w:rsidRPr="00FD35A8" w:rsidRDefault="00F75B89" w:rsidP="00F75B89">
            <w:pPr>
              <w:pStyle w:val="tabletext1"/>
              <w:rPr>
                <w:rFonts w:eastAsia="等线"/>
              </w:rPr>
            </w:pPr>
            <w:r w:rsidRPr="00FD35A8">
              <w:rPr>
                <w:rFonts w:eastAsia="等线"/>
              </w:rPr>
              <w:t>Any grade of newly diagnosed</w:t>
            </w:r>
            <w:r w:rsidRPr="00FD35A8">
              <w:rPr>
                <w:rFonts w:eastAsia="等线"/>
                <w:lang w:eastAsia="zh-CN"/>
              </w:rPr>
              <w:t xml:space="preserve"> </w:t>
            </w:r>
            <w:r w:rsidRPr="00FD35A8">
              <w:rPr>
                <w:rFonts w:eastAsia="等线"/>
              </w:rPr>
              <w:t>malignancy</w:t>
            </w:r>
          </w:p>
        </w:tc>
        <w:tc>
          <w:tcPr>
            <w:tcW w:w="3079" w:type="dxa"/>
            <w:tcBorders>
              <w:top w:val="nil"/>
              <w:left w:val="nil"/>
              <w:bottom w:val="nil"/>
              <w:right w:val="nil"/>
            </w:tcBorders>
            <w:hideMark/>
            <w:tcPrChange w:id="2663" w:author="Pan, Zhemin" w:date="2025-12-16T13:26:00Z" w16du:dateUtc="2025-12-16T05:26:00Z">
              <w:tcPr>
                <w:tcW w:w="3086" w:type="dxa"/>
                <w:gridSpan w:val="2"/>
                <w:tcBorders>
                  <w:top w:val="nil"/>
                  <w:left w:val="nil"/>
                  <w:bottom w:val="nil"/>
                  <w:right w:val="nil"/>
                </w:tcBorders>
                <w:hideMark/>
              </w:tcPr>
            </w:tcPrChange>
          </w:tcPr>
          <w:p w14:paraId="6B53D5EB" w14:textId="1CA918B8" w:rsidR="00AA0E6C" w:rsidRPr="00FD35A8" w:rsidRDefault="00AA0E6C" w:rsidP="00B9751F">
            <w:pPr>
              <w:pStyle w:val="tabletext1"/>
              <w:jc w:val="center"/>
              <w:rPr>
                <w:rFonts w:eastAsia="等线"/>
              </w:rPr>
            </w:pPr>
            <w:r w:rsidRPr="00FD35A8">
              <w:rPr>
                <w:rFonts w:eastAsia="等线"/>
              </w:rPr>
              <w:t>x</w:t>
            </w:r>
            <w:r w:rsidR="008C35AB" w:rsidRPr="00FD35A8">
              <w:rPr>
                <w:rFonts w:eastAsia="等线"/>
              </w:rPr>
              <w:t xml:space="preserve"> </w:t>
            </w:r>
            <w:r w:rsidRPr="00FD35A8">
              <w:rPr>
                <w:rFonts w:eastAsia="等线"/>
              </w:rPr>
              <w:t>(x.x)</w:t>
            </w:r>
          </w:p>
        </w:tc>
        <w:tc>
          <w:tcPr>
            <w:tcW w:w="3192" w:type="dxa"/>
            <w:tcBorders>
              <w:top w:val="nil"/>
              <w:left w:val="nil"/>
              <w:bottom w:val="nil"/>
              <w:right w:val="nil"/>
            </w:tcBorders>
            <w:hideMark/>
            <w:tcPrChange w:id="2664" w:author="Pan, Zhemin" w:date="2025-12-16T13:26:00Z" w16du:dateUtc="2025-12-16T05:26:00Z">
              <w:tcPr>
                <w:tcW w:w="3199" w:type="dxa"/>
                <w:gridSpan w:val="2"/>
                <w:tcBorders>
                  <w:top w:val="nil"/>
                  <w:left w:val="nil"/>
                  <w:bottom w:val="nil"/>
                  <w:right w:val="nil"/>
                </w:tcBorders>
                <w:hideMark/>
              </w:tcPr>
            </w:tcPrChange>
          </w:tcPr>
          <w:p w14:paraId="0A427882" w14:textId="431BBEAC" w:rsidR="00AA0E6C" w:rsidRPr="00FD35A8" w:rsidRDefault="00AA0E6C" w:rsidP="00B9751F">
            <w:pPr>
              <w:pStyle w:val="tabletext1"/>
              <w:jc w:val="center"/>
              <w:rPr>
                <w:rFonts w:eastAsia="等线"/>
              </w:rPr>
            </w:pPr>
            <w:r w:rsidRPr="00FD35A8">
              <w:rPr>
                <w:rFonts w:eastAsia="等线"/>
              </w:rPr>
              <w:t>xx</w:t>
            </w:r>
            <w:r w:rsidR="008C35AB" w:rsidRPr="00FD35A8">
              <w:rPr>
                <w:rFonts w:eastAsia="等线"/>
              </w:rPr>
              <w:t xml:space="preserve"> </w:t>
            </w:r>
            <w:r w:rsidRPr="00FD35A8">
              <w:rPr>
                <w:rFonts w:eastAsia="等线"/>
              </w:rPr>
              <w:t>(xx.x)</w:t>
            </w:r>
          </w:p>
        </w:tc>
        <w:tc>
          <w:tcPr>
            <w:tcW w:w="1992" w:type="dxa"/>
            <w:tcBorders>
              <w:top w:val="nil"/>
              <w:left w:val="nil"/>
              <w:bottom w:val="nil"/>
              <w:right w:val="nil"/>
            </w:tcBorders>
            <w:hideMark/>
            <w:tcPrChange w:id="2665" w:author="Pan, Zhemin" w:date="2025-12-16T13:26:00Z" w16du:dateUtc="2025-12-16T05:26:00Z">
              <w:tcPr>
                <w:tcW w:w="1953" w:type="dxa"/>
                <w:tcBorders>
                  <w:top w:val="nil"/>
                  <w:left w:val="nil"/>
                  <w:bottom w:val="nil"/>
                  <w:right w:val="nil"/>
                </w:tcBorders>
                <w:hideMark/>
              </w:tcPr>
            </w:tcPrChange>
          </w:tcPr>
          <w:p w14:paraId="3315C880" w14:textId="3232E61E" w:rsidR="00AA0E6C" w:rsidRPr="00FD35A8" w:rsidRDefault="00AA0E6C" w:rsidP="00B9751F">
            <w:pPr>
              <w:pStyle w:val="tabletext1"/>
              <w:jc w:val="center"/>
              <w:rPr>
                <w:rFonts w:eastAsia="等线"/>
              </w:rPr>
            </w:pPr>
            <w:r w:rsidRPr="00FD35A8">
              <w:rPr>
                <w:rFonts w:eastAsia="等线"/>
              </w:rPr>
              <w:t>x</w:t>
            </w:r>
            <w:r w:rsidR="008C35AB" w:rsidRPr="00FD35A8">
              <w:rPr>
                <w:rFonts w:eastAsia="等线"/>
              </w:rPr>
              <w:t xml:space="preserve"> </w:t>
            </w:r>
            <w:r w:rsidRPr="00FD35A8">
              <w:rPr>
                <w:rFonts w:eastAsia="等线"/>
              </w:rPr>
              <w:t>(x.x)</w:t>
            </w:r>
          </w:p>
        </w:tc>
      </w:tr>
      <w:tr w:rsidR="00AA0E6C" w:rsidRPr="00FD35A8" w14:paraId="3511450D" w14:textId="77777777" w:rsidTr="00B83DF0">
        <w:trPr>
          <w:trHeight w:val="285"/>
          <w:trPrChange w:id="2666" w:author="Pan, Zhemin" w:date="2025-12-16T13:26:00Z" w16du:dateUtc="2025-12-16T05:26:00Z">
            <w:trPr>
              <w:trHeight w:val="285"/>
            </w:trPr>
          </w:trPrChange>
        </w:trPr>
        <w:tc>
          <w:tcPr>
            <w:tcW w:w="6307" w:type="dxa"/>
            <w:tcBorders>
              <w:top w:val="nil"/>
              <w:left w:val="nil"/>
              <w:bottom w:val="nil"/>
              <w:right w:val="nil"/>
            </w:tcBorders>
            <w:hideMark/>
            <w:tcPrChange w:id="2667" w:author="Pan, Zhemin" w:date="2025-12-16T13:26:00Z" w16du:dateUtc="2025-12-16T05:26:00Z">
              <w:tcPr>
                <w:tcW w:w="6322" w:type="dxa"/>
                <w:gridSpan w:val="2"/>
                <w:tcBorders>
                  <w:top w:val="nil"/>
                  <w:left w:val="nil"/>
                  <w:bottom w:val="nil"/>
                  <w:right w:val="nil"/>
                </w:tcBorders>
                <w:hideMark/>
              </w:tcPr>
            </w:tcPrChange>
          </w:tcPr>
          <w:p w14:paraId="726C3B90" w14:textId="186C4A75" w:rsidR="00AA0E6C" w:rsidRPr="00FD35A8" w:rsidRDefault="00725C14" w:rsidP="00F333B4">
            <w:pPr>
              <w:pStyle w:val="tabletext1"/>
              <w:rPr>
                <w:rFonts w:eastAsia="等线"/>
                <w:lang w:eastAsia="zh-CN"/>
              </w:rPr>
            </w:pPr>
            <w:r w:rsidRPr="00FD35A8">
              <w:rPr>
                <w:rFonts w:eastAsia="等线"/>
                <w:lang w:eastAsia="zh-CN"/>
              </w:rPr>
              <w:t>Serious infection</w:t>
            </w:r>
          </w:p>
        </w:tc>
        <w:tc>
          <w:tcPr>
            <w:tcW w:w="3079" w:type="dxa"/>
            <w:tcBorders>
              <w:top w:val="nil"/>
              <w:left w:val="nil"/>
              <w:bottom w:val="nil"/>
              <w:right w:val="nil"/>
            </w:tcBorders>
            <w:hideMark/>
            <w:tcPrChange w:id="2668" w:author="Pan, Zhemin" w:date="2025-12-16T13:26:00Z" w16du:dateUtc="2025-12-16T05:26:00Z">
              <w:tcPr>
                <w:tcW w:w="3086" w:type="dxa"/>
                <w:gridSpan w:val="2"/>
                <w:tcBorders>
                  <w:top w:val="nil"/>
                  <w:left w:val="nil"/>
                  <w:bottom w:val="nil"/>
                  <w:right w:val="nil"/>
                </w:tcBorders>
                <w:hideMark/>
              </w:tcPr>
            </w:tcPrChange>
          </w:tcPr>
          <w:p w14:paraId="3D35F38E" w14:textId="495506E7" w:rsidR="00AA0E6C" w:rsidRPr="00FD35A8" w:rsidRDefault="00AA0E6C" w:rsidP="00B9751F">
            <w:pPr>
              <w:pStyle w:val="tabletext1"/>
              <w:jc w:val="center"/>
              <w:rPr>
                <w:rFonts w:eastAsia="等线"/>
              </w:rPr>
            </w:pPr>
            <w:r w:rsidRPr="00FD35A8">
              <w:rPr>
                <w:rFonts w:eastAsia="等线"/>
              </w:rPr>
              <w:t>x</w:t>
            </w:r>
            <w:r w:rsidR="008C35AB" w:rsidRPr="00FD35A8">
              <w:rPr>
                <w:rFonts w:eastAsia="等线"/>
              </w:rPr>
              <w:t xml:space="preserve"> </w:t>
            </w:r>
            <w:r w:rsidRPr="00FD35A8">
              <w:rPr>
                <w:rFonts w:eastAsia="等线"/>
              </w:rPr>
              <w:t>(x.x)</w:t>
            </w:r>
          </w:p>
        </w:tc>
        <w:tc>
          <w:tcPr>
            <w:tcW w:w="3192" w:type="dxa"/>
            <w:tcBorders>
              <w:top w:val="nil"/>
              <w:left w:val="nil"/>
              <w:bottom w:val="nil"/>
              <w:right w:val="nil"/>
            </w:tcBorders>
            <w:hideMark/>
            <w:tcPrChange w:id="2669" w:author="Pan, Zhemin" w:date="2025-12-16T13:26:00Z" w16du:dateUtc="2025-12-16T05:26:00Z">
              <w:tcPr>
                <w:tcW w:w="3199" w:type="dxa"/>
                <w:gridSpan w:val="2"/>
                <w:tcBorders>
                  <w:top w:val="nil"/>
                  <w:left w:val="nil"/>
                  <w:bottom w:val="nil"/>
                  <w:right w:val="nil"/>
                </w:tcBorders>
                <w:hideMark/>
              </w:tcPr>
            </w:tcPrChange>
          </w:tcPr>
          <w:p w14:paraId="59CD6C52" w14:textId="2E2E7953" w:rsidR="00AA0E6C" w:rsidRPr="00FD35A8" w:rsidRDefault="00AA0E6C" w:rsidP="00B9751F">
            <w:pPr>
              <w:pStyle w:val="tabletext1"/>
              <w:jc w:val="center"/>
              <w:rPr>
                <w:rFonts w:eastAsia="等线"/>
              </w:rPr>
            </w:pPr>
            <w:r w:rsidRPr="00FD35A8">
              <w:rPr>
                <w:rFonts w:eastAsia="等线"/>
              </w:rPr>
              <w:t>xx</w:t>
            </w:r>
            <w:r w:rsidR="008C35AB" w:rsidRPr="00FD35A8">
              <w:rPr>
                <w:rFonts w:eastAsia="等线"/>
              </w:rPr>
              <w:t xml:space="preserve"> </w:t>
            </w:r>
            <w:r w:rsidRPr="00FD35A8">
              <w:rPr>
                <w:rFonts w:eastAsia="等线"/>
              </w:rPr>
              <w:t>(xx.x)</w:t>
            </w:r>
          </w:p>
        </w:tc>
        <w:tc>
          <w:tcPr>
            <w:tcW w:w="1992" w:type="dxa"/>
            <w:tcBorders>
              <w:top w:val="nil"/>
              <w:left w:val="nil"/>
              <w:bottom w:val="nil"/>
              <w:right w:val="nil"/>
            </w:tcBorders>
            <w:hideMark/>
            <w:tcPrChange w:id="2670" w:author="Pan, Zhemin" w:date="2025-12-16T13:26:00Z" w16du:dateUtc="2025-12-16T05:26:00Z">
              <w:tcPr>
                <w:tcW w:w="1953" w:type="dxa"/>
                <w:tcBorders>
                  <w:top w:val="nil"/>
                  <w:left w:val="nil"/>
                  <w:bottom w:val="nil"/>
                  <w:right w:val="nil"/>
                </w:tcBorders>
                <w:hideMark/>
              </w:tcPr>
            </w:tcPrChange>
          </w:tcPr>
          <w:p w14:paraId="38C1688C" w14:textId="57C97199" w:rsidR="00AA0E6C" w:rsidRPr="00FD35A8" w:rsidRDefault="00AA0E6C" w:rsidP="00B9751F">
            <w:pPr>
              <w:pStyle w:val="tabletext1"/>
              <w:jc w:val="center"/>
              <w:rPr>
                <w:rFonts w:eastAsia="等线"/>
              </w:rPr>
            </w:pPr>
            <w:r w:rsidRPr="00FD35A8">
              <w:rPr>
                <w:rFonts w:eastAsia="等线"/>
              </w:rPr>
              <w:t>x</w:t>
            </w:r>
            <w:r w:rsidR="008C35AB" w:rsidRPr="00FD35A8">
              <w:rPr>
                <w:rFonts w:eastAsia="等线"/>
              </w:rPr>
              <w:t xml:space="preserve"> </w:t>
            </w:r>
            <w:r w:rsidRPr="00FD35A8">
              <w:rPr>
                <w:rFonts w:eastAsia="等线"/>
              </w:rPr>
              <w:t>(x.x)</w:t>
            </w:r>
          </w:p>
        </w:tc>
      </w:tr>
      <w:tr w:rsidR="00AA0E6C" w:rsidRPr="00FD35A8" w14:paraId="6E95BECB" w14:textId="77777777" w:rsidTr="00B83DF0">
        <w:trPr>
          <w:trHeight w:val="285"/>
          <w:trPrChange w:id="2671" w:author="Pan, Zhemin" w:date="2025-12-16T13:26:00Z" w16du:dateUtc="2025-12-16T05:26:00Z">
            <w:trPr>
              <w:trHeight w:val="285"/>
            </w:trPr>
          </w:trPrChange>
        </w:trPr>
        <w:tc>
          <w:tcPr>
            <w:tcW w:w="6307" w:type="dxa"/>
            <w:tcBorders>
              <w:top w:val="nil"/>
              <w:left w:val="nil"/>
              <w:bottom w:val="nil"/>
              <w:right w:val="nil"/>
            </w:tcBorders>
            <w:hideMark/>
            <w:tcPrChange w:id="2672" w:author="Pan, Zhemin" w:date="2025-12-16T13:26:00Z" w16du:dateUtc="2025-12-16T05:26:00Z">
              <w:tcPr>
                <w:tcW w:w="6322" w:type="dxa"/>
                <w:gridSpan w:val="2"/>
                <w:tcBorders>
                  <w:top w:val="nil"/>
                  <w:left w:val="nil"/>
                  <w:bottom w:val="nil"/>
                  <w:right w:val="nil"/>
                </w:tcBorders>
                <w:hideMark/>
              </w:tcPr>
            </w:tcPrChange>
          </w:tcPr>
          <w:p w14:paraId="7292D312" w14:textId="40BD3DF8" w:rsidR="00AA0E6C" w:rsidRPr="00FD35A8" w:rsidRDefault="00F333B4" w:rsidP="00F333B4">
            <w:pPr>
              <w:pStyle w:val="tabletext1"/>
              <w:rPr>
                <w:rFonts w:eastAsia="等线"/>
              </w:rPr>
            </w:pPr>
            <w:r w:rsidRPr="00FD35A8">
              <w:rPr>
                <w:rFonts w:eastAsia="等线"/>
              </w:rPr>
              <w:t>Immune effector cell-associated HLH-like syndrome</w:t>
            </w:r>
          </w:p>
        </w:tc>
        <w:tc>
          <w:tcPr>
            <w:tcW w:w="3079" w:type="dxa"/>
            <w:tcBorders>
              <w:top w:val="nil"/>
              <w:left w:val="nil"/>
              <w:bottom w:val="nil"/>
              <w:right w:val="nil"/>
            </w:tcBorders>
            <w:hideMark/>
            <w:tcPrChange w:id="2673" w:author="Pan, Zhemin" w:date="2025-12-16T13:26:00Z" w16du:dateUtc="2025-12-16T05:26:00Z">
              <w:tcPr>
                <w:tcW w:w="3086" w:type="dxa"/>
                <w:gridSpan w:val="2"/>
                <w:tcBorders>
                  <w:top w:val="nil"/>
                  <w:left w:val="nil"/>
                  <w:bottom w:val="nil"/>
                  <w:right w:val="nil"/>
                </w:tcBorders>
                <w:hideMark/>
              </w:tcPr>
            </w:tcPrChange>
          </w:tcPr>
          <w:p w14:paraId="05B84118" w14:textId="3ECF1BC8" w:rsidR="00AA0E6C" w:rsidRPr="00FD35A8" w:rsidRDefault="00AA0E6C" w:rsidP="00B9751F">
            <w:pPr>
              <w:pStyle w:val="tabletext1"/>
              <w:jc w:val="center"/>
              <w:rPr>
                <w:rFonts w:eastAsia="等线"/>
              </w:rPr>
            </w:pPr>
            <w:r w:rsidRPr="00FD35A8">
              <w:rPr>
                <w:rFonts w:eastAsia="等线"/>
              </w:rPr>
              <w:t>x</w:t>
            </w:r>
            <w:r w:rsidR="008C35AB" w:rsidRPr="00FD35A8">
              <w:rPr>
                <w:rFonts w:eastAsia="等线"/>
              </w:rPr>
              <w:t xml:space="preserve"> </w:t>
            </w:r>
            <w:r w:rsidRPr="00FD35A8">
              <w:rPr>
                <w:rFonts w:eastAsia="等线"/>
              </w:rPr>
              <w:t>(x.x)</w:t>
            </w:r>
          </w:p>
        </w:tc>
        <w:tc>
          <w:tcPr>
            <w:tcW w:w="3192" w:type="dxa"/>
            <w:tcBorders>
              <w:top w:val="nil"/>
              <w:left w:val="nil"/>
              <w:bottom w:val="nil"/>
              <w:right w:val="nil"/>
            </w:tcBorders>
            <w:hideMark/>
            <w:tcPrChange w:id="2674" w:author="Pan, Zhemin" w:date="2025-12-16T13:26:00Z" w16du:dateUtc="2025-12-16T05:26:00Z">
              <w:tcPr>
                <w:tcW w:w="3199" w:type="dxa"/>
                <w:gridSpan w:val="2"/>
                <w:tcBorders>
                  <w:top w:val="nil"/>
                  <w:left w:val="nil"/>
                  <w:bottom w:val="nil"/>
                  <w:right w:val="nil"/>
                </w:tcBorders>
                <w:hideMark/>
              </w:tcPr>
            </w:tcPrChange>
          </w:tcPr>
          <w:p w14:paraId="08A5EA66" w14:textId="0AE84085" w:rsidR="00AA0E6C" w:rsidRPr="00FD35A8" w:rsidRDefault="00AA0E6C" w:rsidP="00B9751F">
            <w:pPr>
              <w:pStyle w:val="tabletext1"/>
              <w:jc w:val="center"/>
              <w:rPr>
                <w:rFonts w:eastAsia="等线"/>
              </w:rPr>
            </w:pPr>
            <w:r w:rsidRPr="00FD35A8">
              <w:rPr>
                <w:rFonts w:eastAsia="等线"/>
              </w:rPr>
              <w:t>xx</w:t>
            </w:r>
            <w:r w:rsidR="008C35AB" w:rsidRPr="00FD35A8">
              <w:rPr>
                <w:rFonts w:eastAsia="等线"/>
              </w:rPr>
              <w:t xml:space="preserve"> </w:t>
            </w:r>
            <w:r w:rsidRPr="00FD35A8">
              <w:rPr>
                <w:rFonts w:eastAsia="等线"/>
              </w:rPr>
              <w:t>(xx.x)</w:t>
            </w:r>
          </w:p>
        </w:tc>
        <w:tc>
          <w:tcPr>
            <w:tcW w:w="1992" w:type="dxa"/>
            <w:tcBorders>
              <w:top w:val="nil"/>
              <w:left w:val="nil"/>
              <w:bottom w:val="nil"/>
              <w:right w:val="nil"/>
            </w:tcBorders>
            <w:hideMark/>
            <w:tcPrChange w:id="2675" w:author="Pan, Zhemin" w:date="2025-12-16T13:26:00Z" w16du:dateUtc="2025-12-16T05:26:00Z">
              <w:tcPr>
                <w:tcW w:w="1953" w:type="dxa"/>
                <w:tcBorders>
                  <w:top w:val="nil"/>
                  <w:left w:val="nil"/>
                  <w:bottom w:val="nil"/>
                  <w:right w:val="nil"/>
                </w:tcBorders>
                <w:hideMark/>
              </w:tcPr>
            </w:tcPrChange>
          </w:tcPr>
          <w:p w14:paraId="601DF2C4" w14:textId="30686231" w:rsidR="00AA0E6C" w:rsidRPr="00FD35A8" w:rsidRDefault="00AA0E6C" w:rsidP="00B9751F">
            <w:pPr>
              <w:pStyle w:val="tabletext1"/>
              <w:jc w:val="center"/>
              <w:rPr>
                <w:rFonts w:eastAsia="等线"/>
              </w:rPr>
            </w:pPr>
            <w:r w:rsidRPr="00FD35A8">
              <w:rPr>
                <w:rFonts w:eastAsia="等线"/>
              </w:rPr>
              <w:t>x</w:t>
            </w:r>
            <w:r w:rsidR="008C35AB" w:rsidRPr="00FD35A8">
              <w:rPr>
                <w:rFonts w:eastAsia="等线"/>
              </w:rPr>
              <w:t xml:space="preserve"> </w:t>
            </w:r>
            <w:r w:rsidRPr="00FD35A8">
              <w:rPr>
                <w:rFonts w:eastAsia="等线"/>
              </w:rPr>
              <w:t>(x.x)</w:t>
            </w:r>
          </w:p>
        </w:tc>
      </w:tr>
      <w:tr w:rsidR="00AA0E6C" w:rsidRPr="00FD35A8" w14:paraId="17E1DF6B" w14:textId="77777777" w:rsidTr="00B83DF0">
        <w:trPr>
          <w:trHeight w:val="282"/>
          <w:trPrChange w:id="2676" w:author="Pan, Zhemin" w:date="2025-12-16T13:26:00Z" w16du:dateUtc="2025-12-16T05:26:00Z">
            <w:trPr>
              <w:trHeight w:val="282"/>
            </w:trPr>
          </w:trPrChange>
        </w:trPr>
        <w:tc>
          <w:tcPr>
            <w:tcW w:w="6307" w:type="dxa"/>
            <w:tcBorders>
              <w:top w:val="nil"/>
              <w:left w:val="nil"/>
              <w:bottom w:val="nil"/>
              <w:right w:val="nil"/>
            </w:tcBorders>
            <w:hideMark/>
            <w:tcPrChange w:id="2677" w:author="Pan, Zhemin" w:date="2025-12-16T13:26:00Z" w16du:dateUtc="2025-12-16T05:26:00Z">
              <w:tcPr>
                <w:tcW w:w="6322" w:type="dxa"/>
                <w:gridSpan w:val="2"/>
                <w:tcBorders>
                  <w:top w:val="nil"/>
                  <w:left w:val="nil"/>
                  <w:bottom w:val="nil"/>
                  <w:right w:val="nil"/>
                </w:tcBorders>
                <w:hideMark/>
              </w:tcPr>
            </w:tcPrChange>
          </w:tcPr>
          <w:p w14:paraId="01C5709B" w14:textId="77777777" w:rsidR="00AA0E6C" w:rsidRPr="00FD35A8" w:rsidRDefault="00AA0E6C" w:rsidP="00D763C1">
            <w:pPr>
              <w:pStyle w:val="tabletext1"/>
              <w:rPr>
                <w:rFonts w:eastAsia="等线"/>
              </w:rPr>
            </w:pPr>
          </w:p>
        </w:tc>
        <w:tc>
          <w:tcPr>
            <w:tcW w:w="3079" w:type="dxa"/>
            <w:tcBorders>
              <w:top w:val="nil"/>
              <w:left w:val="nil"/>
              <w:bottom w:val="nil"/>
              <w:right w:val="nil"/>
            </w:tcBorders>
            <w:hideMark/>
            <w:tcPrChange w:id="2678" w:author="Pan, Zhemin" w:date="2025-12-16T13:26:00Z" w16du:dateUtc="2025-12-16T05:26:00Z">
              <w:tcPr>
                <w:tcW w:w="3086" w:type="dxa"/>
                <w:gridSpan w:val="2"/>
                <w:tcBorders>
                  <w:top w:val="nil"/>
                  <w:left w:val="nil"/>
                  <w:bottom w:val="nil"/>
                  <w:right w:val="nil"/>
                </w:tcBorders>
                <w:hideMark/>
              </w:tcPr>
            </w:tcPrChange>
          </w:tcPr>
          <w:p w14:paraId="0E7D8B5B" w14:textId="77777777" w:rsidR="00AA0E6C" w:rsidRPr="00FD35A8" w:rsidRDefault="00AA0E6C" w:rsidP="00B9751F">
            <w:pPr>
              <w:pStyle w:val="tabletext1"/>
              <w:jc w:val="center"/>
              <w:rPr>
                <w:rFonts w:eastAsia="等线"/>
              </w:rPr>
            </w:pPr>
          </w:p>
        </w:tc>
        <w:tc>
          <w:tcPr>
            <w:tcW w:w="3192" w:type="dxa"/>
            <w:tcBorders>
              <w:top w:val="nil"/>
              <w:left w:val="nil"/>
              <w:bottom w:val="nil"/>
              <w:right w:val="nil"/>
            </w:tcBorders>
            <w:hideMark/>
            <w:tcPrChange w:id="2679" w:author="Pan, Zhemin" w:date="2025-12-16T13:26:00Z" w16du:dateUtc="2025-12-16T05:26:00Z">
              <w:tcPr>
                <w:tcW w:w="3199" w:type="dxa"/>
                <w:gridSpan w:val="2"/>
                <w:tcBorders>
                  <w:top w:val="nil"/>
                  <w:left w:val="nil"/>
                  <w:bottom w:val="nil"/>
                  <w:right w:val="nil"/>
                </w:tcBorders>
                <w:hideMark/>
              </w:tcPr>
            </w:tcPrChange>
          </w:tcPr>
          <w:p w14:paraId="0157D983" w14:textId="77777777" w:rsidR="00AA0E6C" w:rsidRPr="00FD35A8" w:rsidRDefault="00AA0E6C" w:rsidP="00B9751F">
            <w:pPr>
              <w:pStyle w:val="tabletext1"/>
              <w:jc w:val="center"/>
              <w:rPr>
                <w:rFonts w:eastAsia="等线"/>
              </w:rPr>
            </w:pPr>
          </w:p>
        </w:tc>
        <w:tc>
          <w:tcPr>
            <w:tcW w:w="1992" w:type="dxa"/>
            <w:tcBorders>
              <w:top w:val="nil"/>
              <w:left w:val="nil"/>
              <w:bottom w:val="nil"/>
              <w:right w:val="nil"/>
            </w:tcBorders>
            <w:hideMark/>
            <w:tcPrChange w:id="2680" w:author="Pan, Zhemin" w:date="2025-12-16T13:26:00Z" w16du:dateUtc="2025-12-16T05:26:00Z">
              <w:tcPr>
                <w:tcW w:w="1953" w:type="dxa"/>
                <w:tcBorders>
                  <w:top w:val="nil"/>
                  <w:left w:val="nil"/>
                  <w:bottom w:val="nil"/>
                  <w:right w:val="nil"/>
                </w:tcBorders>
                <w:hideMark/>
              </w:tcPr>
            </w:tcPrChange>
          </w:tcPr>
          <w:p w14:paraId="22402A98" w14:textId="77777777" w:rsidR="00AA0E6C" w:rsidRPr="00FD35A8" w:rsidRDefault="00AA0E6C" w:rsidP="00B9751F">
            <w:pPr>
              <w:pStyle w:val="tabletext1"/>
              <w:jc w:val="center"/>
              <w:rPr>
                <w:rFonts w:eastAsia="等线"/>
              </w:rPr>
            </w:pPr>
          </w:p>
        </w:tc>
      </w:tr>
      <w:tr w:rsidR="00AA0E6C" w:rsidRPr="00FD35A8" w14:paraId="4E2587F0" w14:textId="77777777" w:rsidTr="00B83DF0">
        <w:trPr>
          <w:trHeight w:val="285"/>
          <w:trPrChange w:id="2681" w:author="Pan, Zhemin" w:date="2025-12-16T13:26:00Z" w16du:dateUtc="2025-12-16T05:26:00Z">
            <w:trPr>
              <w:trHeight w:val="285"/>
            </w:trPr>
          </w:trPrChange>
        </w:trPr>
        <w:tc>
          <w:tcPr>
            <w:tcW w:w="6307" w:type="dxa"/>
            <w:tcBorders>
              <w:top w:val="nil"/>
              <w:left w:val="nil"/>
              <w:bottom w:val="nil"/>
              <w:right w:val="nil"/>
            </w:tcBorders>
            <w:hideMark/>
            <w:tcPrChange w:id="2682" w:author="Pan, Zhemin" w:date="2025-12-16T13:26:00Z" w16du:dateUtc="2025-12-16T05:26:00Z">
              <w:tcPr>
                <w:tcW w:w="6322" w:type="dxa"/>
                <w:gridSpan w:val="2"/>
                <w:tcBorders>
                  <w:top w:val="nil"/>
                  <w:left w:val="nil"/>
                  <w:bottom w:val="nil"/>
                  <w:right w:val="nil"/>
                </w:tcBorders>
                <w:hideMark/>
              </w:tcPr>
            </w:tcPrChange>
          </w:tcPr>
          <w:p w14:paraId="4F44BE26" w14:textId="2A1E6640" w:rsidR="00AA0E6C" w:rsidRPr="00FD35A8" w:rsidRDefault="00AA0E6C" w:rsidP="00864A8C">
            <w:pPr>
              <w:pStyle w:val="tabletext1"/>
              <w:ind w:left="0"/>
              <w:rPr>
                <w:rFonts w:eastAsia="等线"/>
              </w:rPr>
            </w:pPr>
            <w:r w:rsidRPr="00FD35A8">
              <w:rPr>
                <w:rFonts w:eastAsia="等线"/>
              </w:rPr>
              <w:t>Any DLT</w:t>
            </w:r>
            <w:ins w:id="2683" w:author="Yali Chen" w:date="2026-01-27T08:41:00Z" w16du:dateUtc="2026-01-27T08:41:31Z">
              <w:r w:rsidR="0EC81DC4" w:rsidRPr="6634E6CD">
                <w:rPr>
                  <w:rFonts w:eastAsia="等线"/>
                </w:rPr>
                <w:t xml:space="preserve"> </w:t>
              </w:r>
              <w:r w:rsidR="0EC81DC4" w:rsidRPr="6634E6CD">
                <w:rPr>
                  <w:rFonts w:eastAsia="等线"/>
                  <w:highlight w:val="green"/>
                  <w:rPrChange w:id="2684" w:author="Yali Chen" w:date="2026-01-27T08:41:00Z" w16du:dateUtc="2026-01-27T08:41:42Z">
                    <w:rPr>
                      <w:rFonts w:eastAsia="等线"/>
                    </w:rPr>
                  </w:rPrChange>
                </w:rPr>
                <w:t>[b]</w:t>
              </w:r>
            </w:ins>
          </w:p>
        </w:tc>
        <w:tc>
          <w:tcPr>
            <w:tcW w:w="3079" w:type="dxa"/>
            <w:tcBorders>
              <w:top w:val="nil"/>
              <w:left w:val="nil"/>
              <w:bottom w:val="nil"/>
              <w:right w:val="nil"/>
            </w:tcBorders>
            <w:hideMark/>
            <w:tcPrChange w:id="2685" w:author="Pan, Zhemin" w:date="2025-12-16T13:26:00Z" w16du:dateUtc="2025-12-16T05:26:00Z">
              <w:tcPr>
                <w:tcW w:w="3086" w:type="dxa"/>
                <w:gridSpan w:val="2"/>
                <w:tcBorders>
                  <w:top w:val="nil"/>
                  <w:left w:val="nil"/>
                  <w:bottom w:val="nil"/>
                  <w:right w:val="nil"/>
                </w:tcBorders>
                <w:hideMark/>
              </w:tcPr>
            </w:tcPrChange>
          </w:tcPr>
          <w:p w14:paraId="1B3F8D13" w14:textId="1DDA093D" w:rsidR="00AA0E6C" w:rsidRPr="00FD35A8" w:rsidRDefault="00AA0E6C" w:rsidP="00B9751F">
            <w:pPr>
              <w:pStyle w:val="tabletext1"/>
              <w:jc w:val="center"/>
              <w:rPr>
                <w:rFonts w:eastAsia="等线"/>
              </w:rPr>
            </w:pPr>
            <w:commentRangeStart w:id="2686"/>
            <w:commentRangeStart w:id="2687"/>
            <w:r w:rsidRPr="00FD35A8">
              <w:rPr>
                <w:rFonts w:eastAsia="等线"/>
              </w:rPr>
              <w:t>x</w:t>
            </w:r>
            <w:r w:rsidR="008C35AB" w:rsidRPr="00FD35A8">
              <w:rPr>
                <w:rFonts w:eastAsia="等线"/>
              </w:rPr>
              <w:t xml:space="preserve"> </w:t>
            </w:r>
            <w:r w:rsidRPr="00FD35A8">
              <w:rPr>
                <w:rFonts w:eastAsia="等线"/>
              </w:rPr>
              <w:t>(x.x)</w:t>
            </w:r>
            <w:commentRangeEnd w:id="2686"/>
            <w:r w:rsidR="004F7430" w:rsidRPr="00FD35A8">
              <w:rPr>
                <w:rStyle w:val="CommentReference"/>
                <w:rFonts w:eastAsia="等线"/>
                <w:sz w:val="18"/>
                <w:szCs w:val="20"/>
              </w:rPr>
              <w:commentReference w:id="2686"/>
            </w:r>
            <w:commentRangeEnd w:id="2687"/>
            <w:r w:rsidR="00982EBA" w:rsidRPr="00FD35A8">
              <w:rPr>
                <w:rStyle w:val="CommentReference"/>
                <w:rFonts w:eastAsia="等线"/>
                <w:sz w:val="18"/>
                <w:szCs w:val="20"/>
              </w:rPr>
              <w:commentReference w:id="2687"/>
            </w:r>
          </w:p>
        </w:tc>
        <w:tc>
          <w:tcPr>
            <w:tcW w:w="3192" w:type="dxa"/>
            <w:tcBorders>
              <w:top w:val="nil"/>
              <w:left w:val="nil"/>
              <w:bottom w:val="nil"/>
              <w:right w:val="nil"/>
            </w:tcBorders>
            <w:hideMark/>
            <w:tcPrChange w:id="2689" w:author="Pan, Zhemin" w:date="2025-12-16T13:26:00Z" w16du:dateUtc="2025-12-16T05:26:00Z">
              <w:tcPr>
                <w:tcW w:w="3199" w:type="dxa"/>
                <w:gridSpan w:val="2"/>
                <w:tcBorders>
                  <w:top w:val="nil"/>
                  <w:left w:val="nil"/>
                  <w:bottom w:val="nil"/>
                  <w:right w:val="nil"/>
                </w:tcBorders>
                <w:hideMark/>
              </w:tcPr>
            </w:tcPrChange>
          </w:tcPr>
          <w:p w14:paraId="7013E080" w14:textId="17D0600A" w:rsidR="00AA0E6C" w:rsidRPr="00FD35A8" w:rsidRDefault="00AA0E6C" w:rsidP="00B9751F">
            <w:pPr>
              <w:pStyle w:val="tabletext1"/>
              <w:jc w:val="center"/>
              <w:rPr>
                <w:rFonts w:eastAsia="等线"/>
              </w:rPr>
            </w:pPr>
            <w:r w:rsidRPr="00FD35A8">
              <w:rPr>
                <w:rFonts w:eastAsia="等线"/>
              </w:rPr>
              <w:t>xx</w:t>
            </w:r>
            <w:r w:rsidR="008C35AB" w:rsidRPr="00FD35A8">
              <w:rPr>
                <w:rFonts w:eastAsia="等线"/>
              </w:rPr>
              <w:t xml:space="preserve"> </w:t>
            </w:r>
            <w:r w:rsidRPr="00FD35A8">
              <w:rPr>
                <w:rFonts w:eastAsia="等线"/>
              </w:rPr>
              <w:t>(xx.x)</w:t>
            </w:r>
          </w:p>
        </w:tc>
        <w:tc>
          <w:tcPr>
            <w:tcW w:w="1992" w:type="dxa"/>
            <w:tcBorders>
              <w:top w:val="nil"/>
              <w:left w:val="nil"/>
              <w:bottom w:val="nil"/>
              <w:right w:val="nil"/>
            </w:tcBorders>
            <w:hideMark/>
            <w:tcPrChange w:id="2690" w:author="Pan, Zhemin" w:date="2025-12-16T13:26:00Z" w16du:dateUtc="2025-12-16T05:26:00Z">
              <w:tcPr>
                <w:tcW w:w="1953" w:type="dxa"/>
                <w:tcBorders>
                  <w:top w:val="nil"/>
                  <w:left w:val="nil"/>
                  <w:bottom w:val="nil"/>
                  <w:right w:val="nil"/>
                </w:tcBorders>
                <w:hideMark/>
              </w:tcPr>
            </w:tcPrChange>
          </w:tcPr>
          <w:p w14:paraId="45987D18" w14:textId="53EABBD0" w:rsidR="00AA0E6C" w:rsidRPr="00FD35A8" w:rsidRDefault="00AA0E6C" w:rsidP="00B9751F">
            <w:pPr>
              <w:pStyle w:val="tabletext1"/>
              <w:jc w:val="center"/>
              <w:rPr>
                <w:rFonts w:eastAsia="等线"/>
              </w:rPr>
            </w:pPr>
            <w:r w:rsidRPr="00FD35A8">
              <w:rPr>
                <w:rFonts w:eastAsia="等线"/>
              </w:rPr>
              <w:t>x</w:t>
            </w:r>
            <w:r w:rsidR="008C35AB" w:rsidRPr="00FD35A8">
              <w:rPr>
                <w:rFonts w:eastAsia="等线"/>
              </w:rPr>
              <w:t xml:space="preserve"> </w:t>
            </w:r>
            <w:r w:rsidRPr="00FD35A8">
              <w:rPr>
                <w:rFonts w:eastAsia="等线"/>
              </w:rPr>
              <w:t>(x.x)</w:t>
            </w:r>
          </w:p>
        </w:tc>
      </w:tr>
      <w:tr w:rsidR="00AA0E6C" w:rsidRPr="00FD35A8" w14:paraId="3B1CC28C" w14:textId="77777777" w:rsidTr="00B83DF0">
        <w:trPr>
          <w:trHeight w:val="285"/>
          <w:trPrChange w:id="2691" w:author="Pan, Zhemin" w:date="2025-12-16T13:26:00Z" w16du:dateUtc="2025-12-16T05:26:00Z">
            <w:trPr>
              <w:trHeight w:val="285"/>
            </w:trPr>
          </w:trPrChange>
        </w:trPr>
        <w:tc>
          <w:tcPr>
            <w:tcW w:w="6307" w:type="dxa"/>
            <w:tcBorders>
              <w:top w:val="nil"/>
              <w:left w:val="nil"/>
              <w:bottom w:val="single" w:sz="4" w:space="0" w:color="auto"/>
              <w:right w:val="nil"/>
            </w:tcBorders>
            <w:hideMark/>
            <w:tcPrChange w:id="2692" w:author="Pan, Zhemin" w:date="2025-12-16T13:26:00Z" w16du:dateUtc="2025-12-16T05:26:00Z">
              <w:tcPr>
                <w:tcW w:w="6322" w:type="dxa"/>
                <w:gridSpan w:val="2"/>
                <w:tcBorders>
                  <w:top w:val="nil"/>
                  <w:left w:val="nil"/>
                  <w:bottom w:val="single" w:sz="4" w:space="0" w:color="auto"/>
                  <w:right w:val="nil"/>
                </w:tcBorders>
                <w:hideMark/>
              </w:tcPr>
            </w:tcPrChange>
          </w:tcPr>
          <w:p w14:paraId="10DCD6A3" w14:textId="01062998" w:rsidR="00AA0E6C" w:rsidRPr="00FD35A8" w:rsidRDefault="00AA0E6C" w:rsidP="00B9751F">
            <w:pPr>
              <w:pStyle w:val="tabletext1"/>
              <w:ind w:left="0"/>
              <w:rPr>
                <w:rFonts w:eastAsia="等线"/>
              </w:rPr>
            </w:pPr>
          </w:p>
        </w:tc>
        <w:tc>
          <w:tcPr>
            <w:tcW w:w="3079" w:type="dxa"/>
            <w:tcBorders>
              <w:top w:val="nil"/>
              <w:left w:val="nil"/>
              <w:bottom w:val="single" w:sz="4" w:space="0" w:color="auto"/>
              <w:right w:val="nil"/>
            </w:tcBorders>
            <w:hideMark/>
            <w:tcPrChange w:id="2693" w:author="Pan, Zhemin" w:date="2025-12-16T13:26:00Z" w16du:dateUtc="2025-12-16T05:26:00Z">
              <w:tcPr>
                <w:tcW w:w="3086" w:type="dxa"/>
                <w:gridSpan w:val="2"/>
                <w:tcBorders>
                  <w:top w:val="nil"/>
                  <w:left w:val="nil"/>
                  <w:bottom w:val="single" w:sz="4" w:space="0" w:color="auto"/>
                  <w:right w:val="nil"/>
                </w:tcBorders>
                <w:hideMark/>
              </w:tcPr>
            </w:tcPrChange>
          </w:tcPr>
          <w:p w14:paraId="0322D388" w14:textId="2B508C34" w:rsidR="00AA0E6C" w:rsidRPr="00FD35A8" w:rsidRDefault="00AA0E6C" w:rsidP="00B9751F">
            <w:pPr>
              <w:pStyle w:val="tabletext1"/>
              <w:jc w:val="center"/>
              <w:rPr>
                <w:rFonts w:eastAsia="等线"/>
              </w:rPr>
            </w:pPr>
          </w:p>
        </w:tc>
        <w:tc>
          <w:tcPr>
            <w:tcW w:w="3192" w:type="dxa"/>
            <w:tcBorders>
              <w:top w:val="nil"/>
              <w:left w:val="nil"/>
              <w:bottom w:val="single" w:sz="4" w:space="0" w:color="auto"/>
              <w:right w:val="nil"/>
            </w:tcBorders>
            <w:hideMark/>
            <w:tcPrChange w:id="2694" w:author="Pan, Zhemin" w:date="2025-12-16T13:26:00Z" w16du:dateUtc="2025-12-16T05:26:00Z">
              <w:tcPr>
                <w:tcW w:w="3199" w:type="dxa"/>
                <w:gridSpan w:val="2"/>
                <w:tcBorders>
                  <w:top w:val="nil"/>
                  <w:left w:val="nil"/>
                  <w:bottom w:val="single" w:sz="4" w:space="0" w:color="auto"/>
                  <w:right w:val="nil"/>
                </w:tcBorders>
                <w:hideMark/>
              </w:tcPr>
            </w:tcPrChange>
          </w:tcPr>
          <w:p w14:paraId="6A19B13D" w14:textId="4C1F6648" w:rsidR="00AA0E6C" w:rsidRPr="00FD35A8" w:rsidRDefault="00AA0E6C" w:rsidP="00B9751F">
            <w:pPr>
              <w:pStyle w:val="tabletext1"/>
              <w:jc w:val="center"/>
              <w:rPr>
                <w:rFonts w:eastAsia="等线"/>
              </w:rPr>
            </w:pPr>
          </w:p>
        </w:tc>
        <w:tc>
          <w:tcPr>
            <w:tcW w:w="1992" w:type="dxa"/>
            <w:tcBorders>
              <w:top w:val="nil"/>
              <w:left w:val="nil"/>
              <w:bottom w:val="single" w:sz="4" w:space="0" w:color="auto"/>
              <w:right w:val="nil"/>
            </w:tcBorders>
            <w:hideMark/>
            <w:tcPrChange w:id="2695" w:author="Pan, Zhemin" w:date="2025-12-16T13:26:00Z" w16du:dateUtc="2025-12-16T05:26:00Z">
              <w:tcPr>
                <w:tcW w:w="1953" w:type="dxa"/>
                <w:tcBorders>
                  <w:top w:val="nil"/>
                  <w:left w:val="nil"/>
                  <w:bottom w:val="single" w:sz="4" w:space="0" w:color="auto"/>
                  <w:right w:val="nil"/>
                </w:tcBorders>
                <w:hideMark/>
              </w:tcPr>
            </w:tcPrChange>
          </w:tcPr>
          <w:p w14:paraId="76B17123" w14:textId="6BA3A541" w:rsidR="00AA0E6C" w:rsidRPr="00FD35A8" w:rsidRDefault="00AA0E6C" w:rsidP="00B9751F">
            <w:pPr>
              <w:pStyle w:val="tabletext1"/>
              <w:jc w:val="center"/>
              <w:rPr>
                <w:rFonts w:eastAsia="等线"/>
              </w:rPr>
            </w:pPr>
          </w:p>
        </w:tc>
      </w:tr>
    </w:tbl>
    <w:p w14:paraId="2DB0442D" w14:textId="40F95631" w:rsidR="00BB4142" w:rsidRPr="00FD35A8" w:rsidRDefault="00BB4142" w:rsidP="005F7D6C">
      <w:pPr>
        <w:rPr>
          <w:rFonts w:ascii="Times New Roman" w:hAnsi="Times New Roman" w:cs="Times New Roman"/>
          <w:szCs w:val="20"/>
        </w:rPr>
      </w:pPr>
      <w:r w:rsidRPr="00FD35A8">
        <w:rPr>
          <w:rFonts w:ascii="Times New Roman" w:hAnsi="Times New Roman" w:cs="Times New Roman"/>
          <w:szCs w:val="20"/>
        </w:rPr>
        <w:t>Safety set (SS): All subjects who have received CAR-T cell infusion and have at least one safety evaluation result. The SS will be used for safety analysis.</w:t>
      </w:r>
    </w:p>
    <w:p w14:paraId="3AD64605" w14:textId="3B2FEA11" w:rsidR="00FE7D4F" w:rsidRPr="00FD35A8" w:rsidRDefault="00FE7D4F" w:rsidP="00FE7D4F">
      <w:pPr>
        <w:rPr>
          <w:rFonts w:ascii="Times New Roman" w:hAnsi="Times New Roman" w:cs="Times New Roman"/>
          <w:szCs w:val="20"/>
        </w:rPr>
      </w:pPr>
      <w:r w:rsidRPr="00FD35A8">
        <w:rPr>
          <w:rFonts w:ascii="Times New Roman" w:hAnsi="Times New Roman" w:cs="Times New Roman"/>
          <w:szCs w:val="20"/>
        </w:rPr>
        <w:t xml:space="preserve">AEs </w:t>
      </w:r>
      <w:r w:rsidR="00116F17" w:rsidRPr="00FD35A8">
        <w:rPr>
          <w:rFonts w:ascii="Times New Roman" w:hAnsi="Times New Roman" w:cs="Times New Roman"/>
          <w:szCs w:val="20"/>
        </w:rPr>
        <w:t>after cell</w:t>
      </w:r>
      <w:r w:rsidRPr="00FD35A8">
        <w:rPr>
          <w:rFonts w:ascii="Times New Roman" w:hAnsi="Times New Roman" w:cs="Times New Roman"/>
          <w:szCs w:val="20"/>
        </w:rPr>
        <w:t xml:space="preserve"> infusion (treatment emergent adverse events, TEAE) are defined as: AEs that start </w:t>
      </w:r>
      <w:del w:id="2696" w:author="Yali Chen" w:date="2025-12-29T16:29:00Z" w16du:dateUtc="2025-12-29T08:29:00Z">
        <w:r w:rsidRPr="00FD35A8" w:rsidDel="0098336D">
          <w:rPr>
            <w:rFonts w:ascii="Times New Roman" w:hAnsi="Times New Roman" w:cs="Times New Roman"/>
            <w:szCs w:val="20"/>
          </w:rPr>
          <w:delText>date</w:delText>
        </w:r>
        <w:r w:rsidR="00116F17" w:rsidRPr="00FD35A8" w:rsidDel="0098336D">
          <w:rPr>
            <w:rFonts w:ascii="Times New Roman" w:hAnsi="Times New Roman" w:cs="Times New Roman"/>
            <w:szCs w:val="20"/>
          </w:rPr>
          <w:delText>time</w:delText>
        </w:r>
        <w:r w:rsidRPr="00FD35A8" w:rsidDel="0098336D">
          <w:rPr>
            <w:rFonts w:ascii="Times New Roman" w:hAnsi="Times New Roman" w:cs="Times New Roman"/>
            <w:szCs w:val="20"/>
          </w:rPr>
          <w:delText>s</w:delText>
        </w:r>
      </w:del>
      <w:ins w:id="2697" w:author="Yali Chen" w:date="2025-12-29T16:29:00Z" w16du:dateUtc="2025-12-29T08:29:00Z">
        <w:r w:rsidR="0098336D">
          <w:rPr>
            <w:rFonts w:ascii="Times New Roman" w:hAnsi="Times New Roman" w:cs="Times New Roman"/>
            <w:szCs w:val="20"/>
          </w:rPr>
          <w:t>dates</w:t>
        </w:r>
      </w:ins>
      <w:r w:rsidRPr="00FD35A8">
        <w:rPr>
          <w:rFonts w:ascii="Times New Roman" w:hAnsi="Times New Roman" w:cs="Times New Roman"/>
          <w:szCs w:val="20"/>
        </w:rPr>
        <w:t xml:space="preserve"> are after or on the start </w:t>
      </w:r>
      <w:del w:id="2698" w:author="Yali Chen" w:date="2025-12-29T16:29:00Z" w16du:dateUtc="2025-12-29T08:29:00Z">
        <w:r w:rsidRPr="00FD35A8" w:rsidDel="0098336D">
          <w:rPr>
            <w:rFonts w:ascii="Times New Roman" w:hAnsi="Times New Roman" w:cs="Times New Roman"/>
            <w:szCs w:val="20"/>
          </w:rPr>
          <w:delText>date</w:delText>
        </w:r>
        <w:r w:rsidR="00116F17" w:rsidRPr="00FD35A8" w:rsidDel="0098336D">
          <w:rPr>
            <w:rFonts w:ascii="Times New Roman" w:hAnsi="Times New Roman" w:cs="Times New Roman"/>
            <w:szCs w:val="20"/>
          </w:rPr>
          <w:delText>times</w:delText>
        </w:r>
      </w:del>
      <w:ins w:id="2699" w:author="Yali Chen" w:date="2025-12-29T16:29:00Z" w16du:dateUtc="2025-12-29T08:29:00Z">
        <w:r w:rsidR="0098336D">
          <w:rPr>
            <w:rFonts w:ascii="Times New Roman" w:hAnsi="Times New Roman" w:cs="Times New Roman"/>
            <w:szCs w:val="20"/>
          </w:rPr>
          <w:t>dates</w:t>
        </w:r>
      </w:ins>
      <w:r w:rsidRPr="00FD35A8">
        <w:rPr>
          <w:rFonts w:ascii="Times New Roman" w:hAnsi="Times New Roman" w:cs="Times New Roman"/>
          <w:szCs w:val="20"/>
        </w:rPr>
        <w:t xml:space="preserve"> of GC012F injection infusion, 2) or AEs that start </w:t>
      </w:r>
      <w:del w:id="2700" w:author="Yali Chen" w:date="2025-12-29T16:29:00Z" w16du:dateUtc="2025-12-29T08:29:00Z">
        <w:r w:rsidRPr="00FD35A8" w:rsidDel="0098336D">
          <w:rPr>
            <w:rFonts w:ascii="Times New Roman" w:hAnsi="Times New Roman" w:cs="Times New Roman"/>
            <w:szCs w:val="20"/>
          </w:rPr>
          <w:delText>date</w:delText>
        </w:r>
        <w:r w:rsidR="00116F17" w:rsidRPr="00FD35A8" w:rsidDel="0098336D">
          <w:rPr>
            <w:rFonts w:ascii="Times New Roman" w:hAnsi="Times New Roman" w:cs="Times New Roman"/>
            <w:szCs w:val="20"/>
          </w:rPr>
          <w:delText>time</w:delText>
        </w:r>
        <w:r w:rsidRPr="00FD35A8" w:rsidDel="0098336D">
          <w:rPr>
            <w:rFonts w:ascii="Times New Roman" w:hAnsi="Times New Roman" w:cs="Times New Roman"/>
            <w:szCs w:val="20"/>
          </w:rPr>
          <w:delText>s</w:delText>
        </w:r>
      </w:del>
      <w:ins w:id="2701" w:author="Yali Chen" w:date="2025-12-29T16:29:00Z" w16du:dateUtc="2025-12-29T08:29:00Z">
        <w:r w:rsidR="0098336D">
          <w:rPr>
            <w:rFonts w:ascii="Times New Roman" w:hAnsi="Times New Roman" w:cs="Times New Roman"/>
            <w:szCs w:val="20"/>
          </w:rPr>
          <w:t>dates</w:t>
        </w:r>
      </w:ins>
      <w:r w:rsidRPr="00FD35A8">
        <w:rPr>
          <w:rFonts w:ascii="Times New Roman" w:hAnsi="Times New Roman" w:cs="Times New Roman"/>
          <w:szCs w:val="20"/>
        </w:rPr>
        <w:t xml:space="preserve"> before the start </w:t>
      </w:r>
      <w:del w:id="2702" w:author="Yali Chen" w:date="2025-12-29T16:29:00Z" w16du:dateUtc="2025-12-29T08:29:00Z">
        <w:r w:rsidRPr="00FD35A8" w:rsidDel="0098336D">
          <w:rPr>
            <w:rFonts w:ascii="Times New Roman" w:hAnsi="Times New Roman" w:cs="Times New Roman"/>
            <w:szCs w:val="20"/>
          </w:rPr>
          <w:delText>date</w:delText>
        </w:r>
        <w:r w:rsidR="00116F17" w:rsidRPr="00FD35A8" w:rsidDel="0098336D">
          <w:rPr>
            <w:rFonts w:ascii="Times New Roman" w:hAnsi="Times New Roman" w:cs="Times New Roman"/>
            <w:szCs w:val="20"/>
          </w:rPr>
          <w:delText>times</w:delText>
        </w:r>
      </w:del>
      <w:ins w:id="2703" w:author="Yali Chen" w:date="2025-12-29T16:29:00Z" w16du:dateUtc="2025-12-29T08:29:00Z">
        <w:r w:rsidR="0098336D">
          <w:rPr>
            <w:rFonts w:ascii="Times New Roman" w:hAnsi="Times New Roman" w:cs="Times New Roman"/>
            <w:szCs w:val="20"/>
          </w:rPr>
          <w:t>dates</w:t>
        </w:r>
      </w:ins>
      <w:r w:rsidRPr="00FD35A8">
        <w:rPr>
          <w:rFonts w:ascii="Times New Roman" w:hAnsi="Times New Roman" w:cs="Times New Roman"/>
          <w:szCs w:val="20"/>
        </w:rPr>
        <w:t xml:space="preserve"> of GC012F injection infusion of which the most recent AE severity grading (CTCAE Grade X) before the start </w:t>
      </w:r>
      <w:del w:id="2704" w:author="Yali Chen" w:date="2025-12-29T16:29:00Z" w16du:dateUtc="2025-12-29T08:29:00Z">
        <w:r w:rsidRPr="00FD35A8" w:rsidDel="0098336D">
          <w:rPr>
            <w:rFonts w:ascii="Times New Roman" w:hAnsi="Times New Roman" w:cs="Times New Roman"/>
            <w:szCs w:val="20"/>
          </w:rPr>
          <w:delText>date</w:delText>
        </w:r>
        <w:r w:rsidR="00116F17" w:rsidRPr="00FD35A8" w:rsidDel="0098336D">
          <w:rPr>
            <w:rFonts w:ascii="Times New Roman" w:hAnsi="Times New Roman" w:cs="Times New Roman"/>
            <w:szCs w:val="20"/>
          </w:rPr>
          <w:delText>times</w:delText>
        </w:r>
      </w:del>
      <w:ins w:id="2705" w:author="Yali Chen" w:date="2025-12-29T16:29:00Z" w16du:dateUtc="2025-12-29T08:29:00Z">
        <w:r w:rsidR="0098336D">
          <w:rPr>
            <w:rFonts w:ascii="Times New Roman" w:hAnsi="Times New Roman" w:cs="Times New Roman"/>
            <w:szCs w:val="20"/>
          </w:rPr>
          <w:t>dates</w:t>
        </w:r>
      </w:ins>
      <w:r w:rsidRPr="00FD35A8">
        <w:rPr>
          <w:rFonts w:ascii="Times New Roman" w:hAnsi="Times New Roman" w:cs="Times New Roman"/>
          <w:szCs w:val="20"/>
        </w:rPr>
        <w:t xml:space="preserve"> GC012F injection infusion was lower than the highest AE severity grading (Grade Y, X&lt;Y) after the start </w:t>
      </w:r>
      <w:del w:id="2706" w:author="Yali Chen" w:date="2025-12-29T16:29:00Z" w16du:dateUtc="2025-12-29T08:29:00Z">
        <w:r w:rsidRPr="00FD35A8" w:rsidDel="0098336D">
          <w:rPr>
            <w:rFonts w:ascii="Times New Roman" w:hAnsi="Times New Roman" w:cs="Times New Roman"/>
            <w:szCs w:val="20"/>
          </w:rPr>
          <w:delText>date</w:delText>
        </w:r>
        <w:r w:rsidR="00116F17" w:rsidRPr="00FD35A8" w:rsidDel="0098336D">
          <w:rPr>
            <w:rFonts w:ascii="Times New Roman" w:hAnsi="Times New Roman" w:cs="Times New Roman"/>
            <w:szCs w:val="20"/>
          </w:rPr>
          <w:delText>times</w:delText>
        </w:r>
      </w:del>
      <w:ins w:id="2707" w:author="Yali Chen" w:date="2025-12-29T16:29:00Z" w16du:dateUtc="2025-12-29T08:29:00Z">
        <w:r w:rsidR="0098336D">
          <w:rPr>
            <w:rFonts w:ascii="Times New Roman" w:hAnsi="Times New Roman" w:cs="Times New Roman"/>
            <w:szCs w:val="20"/>
          </w:rPr>
          <w:t>dates</w:t>
        </w:r>
      </w:ins>
      <w:r w:rsidRPr="00FD35A8">
        <w:rPr>
          <w:rFonts w:ascii="Times New Roman" w:hAnsi="Times New Roman" w:cs="Times New Roman"/>
          <w:szCs w:val="20"/>
        </w:rPr>
        <w:t xml:space="preserve"> GC012F injection infusion.</w:t>
      </w:r>
    </w:p>
    <w:p w14:paraId="25D3CBFC" w14:textId="0FF5E380" w:rsidR="00FE7D4F" w:rsidRPr="00FD35A8" w:rsidRDefault="00FE7D4F" w:rsidP="005E5F14">
      <w:pPr>
        <w:rPr>
          <w:rFonts w:ascii="Times New Roman" w:hAnsi="Times New Roman" w:cs="Times New Roman"/>
          <w:szCs w:val="20"/>
        </w:rPr>
      </w:pPr>
      <w:r w:rsidRPr="00FD35A8">
        <w:rPr>
          <w:rFonts w:ascii="Times New Roman" w:hAnsi="Times New Roman" w:cs="Times New Roman"/>
          <w:szCs w:val="20"/>
        </w:rPr>
        <w:t xml:space="preserve">When the AE start date coincides with the start date of GC012F injection infusion, </w:t>
      </w:r>
      <w:r w:rsidR="002B4DA0" w:rsidRPr="00FD35A8">
        <w:rPr>
          <w:rFonts w:ascii="Times New Roman" w:hAnsi="Times New Roman" w:cs="Times New Roman"/>
          <w:szCs w:val="20"/>
        </w:rPr>
        <w:t xml:space="preserve">and the start time is missing, </w:t>
      </w:r>
      <w:r w:rsidRPr="00FD35A8">
        <w:rPr>
          <w:rFonts w:ascii="Times New Roman" w:hAnsi="Times New Roman" w:cs="Times New Roman"/>
          <w:szCs w:val="20"/>
        </w:rPr>
        <w:t>we shall determine whether the AE occurred before or after the GC012F infusion by eCRF page "Adverse event" question “</w:t>
      </w:r>
      <w:r w:rsidR="005E5F14" w:rsidRPr="00FD35A8">
        <w:rPr>
          <w:rFonts w:ascii="Times New Roman" w:hAnsi="Times New Roman" w:cs="Times New Roman"/>
          <w:szCs w:val="20"/>
        </w:rPr>
        <w:t>Was the start date and time of the adverse event before the GC012F infusion date and time?</w:t>
      </w:r>
      <w:r w:rsidRPr="00FD35A8">
        <w:rPr>
          <w:rFonts w:ascii="Times New Roman" w:hAnsi="Times New Roman" w:cs="Times New Roman"/>
          <w:szCs w:val="20"/>
        </w:rPr>
        <w:t>”.</w:t>
      </w:r>
    </w:p>
    <w:p w14:paraId="50E91959" w14:textId="3959C6CE" w:rsidR="000815FF" w:rsidRPr="00FD35A8" w:rsidRDefault="000815FF" w:rsidP="005E5F14">
      <w:pPr>
        <w:rPr>
          <w:rFonts w:ascii="Times New Roman" w:hAnsi="Times New Roman" w:cs="Times New Roman"/>
          <w:szCs w:val="20"/>
        </w:rPr>
      </w:pPr>
      <w:bookmarkStart w:id="2708" w:name="_Hlk216173140"/>
      <w:r w:rsidRPr="00FD35A8">
        <w:rPr>
          <w:rFonts w:ascii="Times New Roman" w:hAnsi="Times New Roman" w:cs="Times New Roman"/>
          <w:szCs w:val="20"/>
        </w:rPr>
        <w:t>According to the National Cancer Institute-Common Terminology Criteria for Adverse Events (NCI-CTCAE) v5.0, the severity of AEs is graded from 1 to 5.</w:t>
      </w:r>
      <w:bookmarkEnd w:id="2708"/>
      <w:r w:rsidRPr="00FD35A8">
        <w:rPr>
          <w:rFonts w:ascii="Times New Roman" w:hAnsi="Times New Roman" w:cs="Times New Roman"/>
          <w:szCs w:val="20"/>
        </w:rPr>
        <w:t xml:space="preserve"> The severity of CRS and ICANS are analysed according to American Society of Transplantation and Cellular Therapy (ASTCT) grading criteria in 2019, grade 1-5.</w:t>
      </w:r>
    </w:p>
    <w:p w14:paraId="76EEBA50" w14:textId="77777777" w:rsidR="005E1912" w:rsidRPr="00FD35A8" w:rsidRDefault="00B36F48">
      <w:pPr>
        <w:widowControl/>
        <w:jc w:val="left"/>
        <w:rPr>
          <w:ins w:id="2709" w:author="Yali Chen" w:date="2026-01-27T08:41:00Z" w16du:dateUtc="2026-01-27T08:41:56Z"/>
          <w:rFonts w:ascii="Times New Roman" w:hAnsi="Times New Roman" w:cs="Times New Roman"/>
        </w:rPr>
      </w:pPr>
      <w:r w:rsidRPr="3EAE3E02">
        <w:rPr>
          <w:rFonts w:ascii="Times New Roman" w:hAnsi="Times New Roman" w:cs="Times New Roman"/>
        </w:rPr>
        <w:t>[a]</w:t>
      </w:r>
      <w:r w:rsidR="00946A6B" w:rsidRPr="00FD35A8">
        <w:rPr>
          <w:rFonts w:ascii="Times New Roman" w:hAnsi="Times New Roman" w:cs="Times New Roman"/>
        </w:rPr>
        <w:t xml:space="preserve"> </w:t>
      </w:r>
      <w:r w:rsidR="00946A6B" w:rsidRPr="3EAE3E02">
        <w:rPr>
          <w:rFonts w:ascii="Times New Roman" w:hAnsi="Times New Roman" w:cs="Times New Roman"/>
        </w:rPr>
        <w:t xml:space="preserve">Related is defined as reasonable possibility that the AE was caused by investigational product, as assessed by investigator. </w:t>
      </w:r>
      <w:r w:rsidR="00DF2E83" w:rsidRPr="3EAE3E02">
        <w:rPr>
          <w:rFonts w:ascii="Times New Roman" w:hAnsi="Times New Roman" w:cs="Times New Roman"/>
        </w:rPr>
        <w:t>The causality will be judged "related" when the causality is missing.</w:t>
      </w:r>
    </w:p>
    <w:p w14:paraId="40FE0448" w14:textId="4CCF2208" w:rsidR="769131D1" w:rsidRDefault="769131D1" w:rsidP="3EAE3E02">
      <w:pPr>
        <w:widowControl/>
        <w:jc w:val="left"/>
        <w:rPr>
          <w:rFonts w:ascii="Times New Roman" w:hAnsi="Times New Roman" w:cs="Times New Roman"/>
          <w:highlight w:val="green"/>
          <w:rPrChange w:id="2710" w:author="Yali Chen" w:date="2026-01-27T16:43:00Z" w16du:dateUtc="2026-01-27T08:43:00Z">
            <w:rPr>
              <w:rFonts w:ascii="Times New Roman" w:hAnsi="Times New Roman" w:cs="Times New Roman"/>
            </w:rPr>
          </w:rPrChange>
        </w:rPr>
      </w:pPr>
      <w:ins w:id="2711" w:author="Yali Chen" w:date="2026-01-27T08:41:00Z" w16du:dateUtc="2026-01-27T08:41:58Z">
        <w:r w:rsidRPr="1D8A17C8">
          <w:rPr>
            <w:rFonts w:ascii="Times New Roman" w:hAnsi="Times New Roman" w:cs="Times New Roman"/>
            <w:highlight w:val="green"/>
            <w:rPrChange w:id="2712" w:author="Yali Chen" w:date="2026-01-27T16:43:00Z" w16du:dateUtc="2026-01-27T08:43:00Z">
              <w:rPr>
                <w:rFonts w:ascii="Times New Roman" w:hAnsi="Times New Roman" w:cs="Times New Roman"/>
              </w:rPr>
            </w:rPrChange>
          </w:rPr>
          <w:t>[</w:t>
        </w:r>
      </w:ins>
      <w:ins w:id="2713" w:author="Yali Chen" w:date="2026-01-27T08:42:00Z" w16du:dateUtc="2026-01-27T08:42:36Z">
        <w:r w:rsidRPr="1D8A17C8">
          <w:rPr>
            <w:rFonts w:ascii="Times New Roman" w:hAnsi="Times New Roman" w:cs="Times New Roman"/>
            <w:highlight w:val="green"/>
            <w:rPrChange w:id="2714" w:author="Yali Chen" w:date="2026-01-27T16:43:00Z" w16du:dateUtc="2026-01-27T08:43:00Z">
              <w:rPr>
                <w:rFonts w:ascii="Times New Roman" w:hAnsi="Times New Roman" w:cs="Times New Roman"/>
              </w:rPr>
            </w:rPrChange>
          </w:rPr>
          <w:t xml:space="preserve">b] The number and percentage of participants with any DLT </w:t>
        </w:r>
      </w:ins>
      <w:ins w:id="2715" w:author="Yali Chen" w:date="2026-01-27T08:42:00Z" w16du:dateUtc="2026-01-27T08:42:50Z">
        <w:r w:rsidRPr="1D8A17C8">
          <w:rPr>
            <w:rFonts w:ascii="Times New Roman" w:hAnsi="Times New Roman" w:cs="Times New Roman"/>
            <w:highlight w:val="green"/>
            <w:rPrChange w:id="2716" w:author="Yali Chen" w:date="2026-01-27T16:43:00Z" w16du:dateUtc="2026-01-27T08:43:00Z">
              <w:rPr>
                <w:rFonts w:ascii="Times New Roman" w:hAnsi="Times New Roman" w:cs="Times New Roman"/>
              </w:rPr>
            </w:rPrChange>
          </w:rPr>
          <w:t>is calculated based on the DLTS.</w:t>
        </w:r>
      </w:ins>
      <w:ins w:id="2717" w:author="Yali Chen" w:date="2026-01-27T08:43:00Z" w16du:dateUtc="2026-01-27T08:43:42Z">
        <w:r w:rsidR="6AEB364F" w:rsidRPr="683D9D31">
          <w:rPr>
            <w:rFonts w:ascii="Times New Roman" w:hAnsi="Times New Roman" w:cs="Times New Roman"/>
            <w:highlight w:val="green"/>
          </w:rPr>
          <w:t xml:space="preserve"> </w:t>
        </w:r>
      </w:ins>
      <w:ins w:id="2718" w:author="Yali Chen" w:date="2026-01-27T08:44:00Z" w16du:dateUtc="2026-01-27T08:44:19Z">
        <w:r w:rsidR="6AEB364F" w:rsidRPr="012C0739">
          <w:rPr>
            <w:rFonts w:ascii="Times New Roman" w:hAnsi="Times New Roman" w:cs="Times New Roman"/>
            <w:highlight w:val="green"/>
          </w:rPr>
          <w:t xml:space="preserve">Dose Limited Toxicity Analysis Set (DLTS) is </w:t>
        </w:r>
      </w:ins>
      <w:ins w:id="2719" w:author="Yali Chen" w:date="2026-01-27T08:43:00Z" w16du:dateUtc="2026-01-27T08:43:42Z">
        <w:r w:rsidR="6AEB364F" w:rsidRPr="2C64BA8E">
          <w:rPr>
            <w:rFonts w:ascii="Times New Roman" w:hAnsi="Times New Roman" w:cs="Times New Roman"/>
            <w:highlight w:val="green"/>
          </w:rPr>
          <w:t xml:space="preserve">Including patients who have completely received infusions of the target dose of GC012F, completed the 28-day safety follow-up, and developed DLTs within 28 days. The DLT set will be used for DLT analysis.  </w:t>
        </w:r>
      </w:ins>
    </w:p>
    <w:p w14:paraId="14C73576" w14:textId="2D956848" w:rsidR="005738BA" w:rsidRPr="00FD35A8" w:rsidRDefault="005738BA" w:rsidP="005738BA">
      <w:pPr>
        <w:pStyle w:val="tabletext1"/>
        <w:ind w:left="0"/>
        <w:rPr>
          <w:rFonts w:eastAsia="等线"/>
          <w:sz w:val="20"/>
          <w:lang w:eastAsia="zh-CN"/>
        </w:rPr>
      </w:pPr>
      <w:r w:rsidRPr="00FD35A8">
        <w:rPr>
          <w:rFonts w:eastAsia="等线"/>
          <w:sz w:val="20"/>
          <w:lang w:eastAsia="zh-CN"/>
        </w:rPr>
        <w:t>AE: Adverse Event, AESI:</w:t>
      </w:r>
      <w:r w:rsidRPr="00FD35A8">
        <w:t xml:space="preserve"> </w:t>
      </w:r>
      <w:r w:rsidRPr="00FD35A8">
        <w:rPr>
          <w:rFonts w:eastAsia="等线"/>
          <w:sz w:val="20"/>
          <w:lang w:eastAsia="zh-CN"/>
        </w:rPr>
        <w:t xml:space="preserve">Averse Events of Special Interest, </w:t>
      </w:r>
      <w:ins w:id="2720" w:author="Yali Chen" w:date="2025-12-17T14:35:00Z" w16du:dateUtc="2025-12-17T06:35:00Z">
        <w:r w:rsidR="00B35FB6" w:rsidRPr="00FD35A8">
          <w:rPr>
            <w:rFonts w:eastAsia="等线"/>
            <w:sz w:val="20"/>
            <w:lang w:eastAsia="zh-CN"/>
          </w:rPr>
          <w:t>ASTCT: American Society of Transplantation and Cellular Therapy</w:t>
        </w:r>
        <w:r w:rsidR="00B57B4B" w:rsidRPr="00FD35A8">
          <w:rPr>
            <w:rFonts w:eastAsia="等线"/>
            <w:sz w:val="20"/>
            <w:lang w:eastAsia="zh-CN"/>
          </w:rPr>
          <w:t>.</w:t>
        </w:r>
        <w:r w:rsidR="00B35FB6" w:rsidRPr="00FD35A8">
          <w:rPr>
            <w:rFonts w:eastAsia="等线"/>
            <w:sz w:val="20"/>
            <w:lang w:eastAsia="zh-CN"/>
          </w:rPr>
          <w:t xml:space="preserve"> </w:t>
        </w:r>
      </w:ins>
      <w:r w:rsidRPr="00FD35A8">
        <w:rPr>
          <w:rFonts w:eastAsia="等线"/>
          <w:sz w:val="20"/>
          <w:lang w:eastAsia="zh-CN"/>
        </w:rPr>
        <w:t>CRS: Cytokine Release Syndrome, CTCAE: Common Terminology Criteria for Adverse Events, DLT: Dose Limited Toxicity, HLH:</w:t>
      </w:r>
      <w:r w:rsidRPr="00FD35A8">
        <w:rPr>
          <w:sz w:val="20"/>
        </w:rPr>
        <w:t xml:space="preserve"> </w:t>
      </w:r>
      <w:r w:rsidRPr="00FD35A8">
        <w:rPr>
          <w:rFonts w:eastAsia="等线"/>
          <w:sz w:val="20"/>
          <w:lang w:eastAsia="zh-CN"/>
        </w:rPr>
        <w:t>Hemophagocytic Lympho-Histiocytosis, ICANS:</w:t>
      </w:r>
      <w:r w:rsidRPr="00FD35A8">
        <w:rPr>
          <w:sz w:val="20"/>
        </w:rPr>
        <w:t xml:space="preserve"> </w:t>
      </w:r>
      <w:r w:rsidRPr="00FD35A8">
        <w:rPr>
          <w:rFonts w:eastAsia="等线"/>
          <w:sz w:val="20"/>
          <w:lang w:eastAsia="zh-CN"/>
        </w:rPr>
        <w:t>Immune effector cell–Associated Neurotoxicity Syndrome, SAE: Serious Adverse Event</w:t>
      </w:r>
    </w:p>
    <w:p w14:paraId="46A9F95E" w14:textId="6CF7BBDB" w:rsidR="00106574" w:rsidRPr="00FD35A8" w:rsidRDefault="00106574">
      <w:pPr>
        <w:widowControl/>
        <w:jc w:val="left"/>
        <w:rPr>
          <w:rFonts w:ascii="Times New Roman" w:hAnsi="Times New Roman" w:cs="Times New Roman"/>
          <w:szCs w:val="20"/>
        </w:rPr>
      </w:pPr>
      <w:r w:rsidRPr="00FD35A8">
        <w:rPr>
          <w:rFonts w:ascii="Times New Roman" w:hAnsi="Times New Roman" w:cs="Times New Roman"/>
          <w:szCs w:val="20"/>
        </w:rPr>
        <w:br w:type="page"/>
      </w:r>
    </w:p>
    <w:p w14:paraId="13A0BD14" w14:textId="15112531" w:rsidR="00F33C6B" w:rsidRPr="00FD35A8" w:rsidRDefault="00F33C6B" w:rsidP="00F33C6B">
      <w:pPr>
        <w:pStyle w:val="TFLshelltitle1"/>
        <w:rPr>
          <w:rStyle w:val="Heading3Char1"/>
          <w:rFonts w:eastAsia="宋体"/>
          <w:b/>
          <w:bCs/>
          <w:color w:val="000000"/>
          <w:sz w:val="20"/>
          <w:szCs w:val="20"/>
          <w:lang w:eastAsia="zh-CN"/>
        </w:rPr>
      </w:pPr>
      <w:bookmarkStart w:id="2721" w:name="_Toc217918937"/>
      <w:r w:rsidRPr="00FD35A8">
        <w:rPr>
          <w:rStyle w:val="Heading3Char1"/>
          <w:rFonts w:eastAsia="宋体"/>
          <w:b/>
          <w:bCs/>
          <w:color w:val="000000"/>
          <w:sz w:val="20"/>
          <w:szCs w:val="20"/>
          <w:lang w:eastAsia="zh-CN"/>
        </w:rPr>
        <w:t>Table 14.3.</w:t>
      </w:r>
      <w:r w:rsidR="00B12BF3" w:rsidRPr="00FD35A8">
        <w:rPr>
          <w:rStyle w:val="Heading3Char1"/>
          <w:rFonts w:eastAsia="宋体"/>
          <w:b/>
          <w:bCs/>
          <w:color w:val="000000"/>
          <w:sz w:val="20"/>
          <w:szCs w:val="20"/>
          <w:lang w:eastAsia="zh-CN"/>
        </w:rPr>
        <w:t>2</w:t>
      </w:r>
      <w:r w:rsidRPr="00FD35A8">
        <w:rPr>
          <w:rStyle w:val="Heading3Char1"/>
          <w:rFonts w:eastAsia="宋体"/>
          <w:b/>
          <w:bCs/>
          <w:color w:val="000000"/>
          <w:sz w:val="20"/>
          <w:szCs w:val="20"/>
          <w:lang w:eastAsia="zh-CN"/>
        </w:rPr>
        <w:t xml:space="preserve"> </w:t>
      </w:r>
      <w:r w:rsidR="00CC7427" w:rsidRPr="00FD35A8">
        <w:rPr>
          <w:rStyle w:val="Heading3Char1"/>
          <w:rFonts w:eastAsia="宋体"/>
          <w:b/>
          <w:bCs/>
          <w:color w:val="000000"/>
          <w:sz w:val="20"/>
          <w:szCs w:val="20"/>
          <w:lang w:eastAsia="zh-CN"/>
        </w:rPr>
        <w:t>Adverse Events by System Organ Class and Preferred Term</w:t>
      </w:r>
      <w:r w:rsidRPr="00FD35A8">
        <w:rPr>
          <w:rStyle w:val="Heading3Char1"/>
          <w:rFonts w:eastAsia="宋体"/>
          <w:b/>
          <w:bCs/>
          <w:color w:val="000000"/>
          <w:sz w:val="20"/>
          <w:szCs w:val="20"/>
          <w:lang w:eastAsia="zh-CN"/>
        </w:rPr>
        <w:t xml:space="preserve"> - &lt;&lt;After Cell Infusion&gt;&gt; (Safety Set)</w:t>
      </w:r>
      <w:bookmarkEnd w:id="2721"/>
      <w:r w:rsidRPr="00FD35A8" w:rsidDel="007A347C">
        <w:rPr>
          <w:rStyle w:val="Heading3Char1"/>
          <w:rFonts w:eastAsia="宋体"/>
          <w:b/>
          <w:bCs/>
          <w:color w:val="000000"/>
          <w:sz w:val="20"/>
          <w:szCs w:val="20"/>
          <w:lang w:eastAsia="zh-CN"/>
        </w:rPr>
        <w:t xml:space="preserve"> </w:t>
      </w:r>
    </w:p>
    <w:tbl>
      <w:tblPr>
        <w:tblStyle w:val="TableGrid"/>
        <w:tblW w:w="5000" w:type="pct"/>
        <w:tblLook w:val="04A0" w:firstRow="1" w:lastRow="0" w:firstColumn="1" w:lastColumn="0" w:noHBand="0" w:noVBand="1"/>
      </w:tblPr>
      <w:tblGrid>
        <w:gridCol w:w="6327"/>
        <w:gridCol w:w="3088"/>
        <w:gridCol w:w="3201"/>
        <w:gridCol w:w="1954"/>
      </w:tblGrid>
      <w:tr w:rsidR="00E8164B" w:rsidRPr="00FD35A8" w14:paraId="5FC2D4AB" w14:textId="77777777" w:rsidTr="00AB002C">
        <w:trPr>
          <w:trHeight w:val="285"/>
        </w:trPr>
        <w:tc>
          <w:tcPr>
            <w:tcW w:w="0" w:type="auto"/>
            <w:tcBorders>
              <w:top w:val="single" w:sz="4" w:space="0" w:color="auto"/>
              <w:left w:val="nil"/>
              <w:bottom w:val="nil"/>
              <w:right w:val="nil"/>
            </w:tcBorders>
            <w:vAlign w:val="center"/>
            <w:hideMark/>
          </w:tcPr>
          <w:p w14:paraId="188271D9" w14:textId="434D4ED3" w:rsidR="00E8164B" w:rsidRPr="00FD35A8" w:rsidRDefault="00E8164B" w:rsidP="00E8164B">
            <w:pPr>
              <w:pStyle w:val="tabletext1"/>
              <w:ind w:left="0"/>
              <w:rPr>
                <w:rFonts w:eastAsia="等线"/>
              </w:rPr>
            </w:pPr>
            <w:r w:rsidRPr="00FD35A8">
              <w:rPr>
                <w:rFonts w:eastAsia="等线"/>
              </w:rPr>
              <w:t>System organ class</w:t>
            </w:r>
          </w:p>
        </w:tc>
        <w:tc>
          <w:tcPr>
            <w:tcW w:w="3088" w:type="dxa"/>
            <w:tcBorders>
              <w:top w:val="single" w:sz="4" w:space="0" w:color="auto"/>
              <w:left w:val="nil"/>
              <w:bottom w:val="nil"/>
              <w:right w:val="nil"/>
            </w:tcBorders>
            <w:hideMark/>
          </w:tcPr>
          <w:p w14:paraId="5F56538B" w14:textId="77777777" w:rsidR="00E8164B" w:rsidRPr="00FD35A8" w:rsidRDefault="00E8164B" w:rsidP="00E8164B">
            <w:pPr>
              <w:pStyle w:val="tabletext1"/>
              <w:jc w:val="center"/>
              <w:rPr>
                <w:rFonts w:eastAsia="等线"/>
              </w:rPr>
            </w:pPr>
            <w:r w:rsidRPr="00FD35A8">
              <w:rPr>
                <w:rFonts w:eastAsia="等线"/>
              </w:rPr>
              <w:t>&lt;&lt;IIM cohort&gt;&gt;</w:t>
            </w:r>
          </w:p>
        </w:tc>
        <w:tc>
          <w:tcPr>
            <w:tcW w:w="3201" w:type="dxa"/>
            <w:tcBorders>
              <w:top w:val="single" w:sz="4" w:space="0" w:color="auto"/>
              <w:left w:val="nil"/>
              <w:bottom w:val="nil"/>
              <w:right w:val="nil"/>
            </w:tcBorders>
            <w:hideMark/>
          </w:tcPr>
          <w:p w14:paraId="0DCFE0CD" w14:textId="77777777" w:rsidR="00E8164B" w:rsidRPr="00FD35A8" w:rsidRDefault="00E8164B" w:rsidP="00E8164B">
            <w:pPr>
              <w:pStyle w:val="tabletext1"/>
              <w:jc w:val="center"/>
              <w:rPr>
                <w:rFonts w:eastAsia="等线"/>
              </w:rPr>
            </w:pPr>
            <w:r w:rsidRPr="00FD35A8">
              <w:rPr>
                <w:rFonts w:eastAsia="等线"/>
              </w:rPr>
              <w:t>&lt;&lt;SSc cohort&gt;&gt;</w:t>
            </w:r>
          </w:p>
        </w:tc>
        <w:tc>
          <w:tcPr>
            <w:tcW w:w="1954" w:type="dxa"/>
            <w:tcBorders>
              <w:top w:val="single" w:sz="4" w:space="0" w:color="auto"/>
              <w:left w:val="nil"/>
              <w:bottom w:val="nil"/>
              <w:right w:val="nil"/>
            </w:tcBorders>
            <w:hideMark/>
          </w:tcPr>
          <w:p w14:paraId="7AEFE220" w14:textId="77777777" w:rsidR="00E8164B" w:rsidRPr="00FD35A8" w:rsidRDefault="00E8164B" w:rsidP="00E8164B">
            <w:pPr>
              <w:pStyle w:val="tabletext1"/>
              <w:jc w:val="center"/>
              <w:rPr>
                <w:rFonts w:eastAsia="等线"/>
              </w:rPr>
            </w:pPr>
            <w:r w:rsidRPr="00FD35A8">
              <w:rPr>
                <w:rFonts w:eastAsia="等线"/>
              </w:rPr>
              <w:t>Total</w:t>
            </w:r>
          </w:p>
        </w:tc>
      </w:tr>
      <w:tr w:rsidR="00E8164B" w:rsidRPr="00FD35A8" w14:paraId="79723F6E" w14:textId="77777777" w:rsidTr="006921A2">
        <w:trPr>
          <w:trHeight w:val="285"/>
        </w:trPr>
        <w:tc>
          <w:tcPr>
            <w:tcW w:w="0" w:type="auto"/>
            <w:tcBorders>
              <w:top w:val="nil"/>
              <w:left w:val="nil"/>
              <w:bottom w:val="nil"/>
              <w:right w:val="nil"/>
            </w:tcBorders>
            <w:vAlign w:val="center"/>
            <w:hideMark/>
          </w:tcPr>
          <w:p w14:paraId="50658574" w14:textId="07D5C7AD" w:rsidR="00E8164B" w:rsidRPr="00FD35A8" w:rsidRDefault="00E8164B" w:rsidP="00E8164B">
            <w:pPr>
              <w:pStyle w:val="tabletext1"/>
              <w:rPr>
                <w:rFonts w:eastAsia="等线"/>
              </w:rPr>
            </w:pPr>
            <w:r w:rsidRPr="00FD35A8">
              <w:rPr>
                <w:rFonts w:eastAsia="等线"/>
              </w:rPr>
              <w:t>Preferred term</w:t>
            </w:r>
          </w:p>
        </w:tc>
        <w:tc>
          <w:tcPr>
            <w:tcW w:w="3088" w:type="dxa"/>
            <w:tcBorders>
              <w:top w:val="nil"/>
              <w:left w:val="nil"/>
              <w:bottom w:val="nil"/>
              <w:right w:val="nil"/>
            </w:tcBorders>
            <w:hideMark/>
          </w:tcPr>
          <w:p w14:paraId="61BD8B1B" w14:textId="77777777" w:rsidR="00E8164B" w:rsidRPr="00FD35A8" w:rsidRDefault="00E8164B" w:rsidP="00E8164B">
            <w:pPr>
              <w:pStyle w:val="tabletext1"/>
              <w:jc w:val="center"/>
              <w:rPr>
                <w:rFonts w:eastAsia="等线"/>
              </w:rPr>
            </w:pPr>
            <w:r w:rsidRPr="00FD35A8">
              <w:rPr>
                <w:rFonts w:eastAsia="等线"/>
              </w:rPr>
              <w:t>N=xxx</w:t>
            </w:r>
          </w:p>
        </w:tc>
        <w:tc>
          <w:tcPr>
            <w:tcW w:w="3201" w:type="dxa"/>
            <w:tcBorders>
              <w:top w:val="nil"/>
              <w:left w:val="nil"/>
              <w:bottom w:val="nil"/>
              <w:right w:val="nil"/>
            </w:tcBorders>
            <w:hideMark/>
          </w:tcPr>
          <w:p w14:paraId="3F8E6E17" w14:textId="77777777" w:rsidR="00E8164B" w:rsidRPr="00FD35A8" w:rsidRDefault="00E8164B" w:rsidP="00E8164B">
            <w:pPr>
              <w:pStyle w:val="tabletext1"/>
              <w:jc w:val="center"/>
              <w:rPr>
                <w:rFonts w:eastAsia="等线"/>
              </w:rPr>
            </w:pPr>
            <w:r w:rsidRPr="00FD35A8">
              <w:rPr>
                <w:rFonts w:eastAsia="等线"/>
              </w:rPr>
              <w:t>N=xxx</w:t>
            </w:r>
          </w:p>
        </w:tc>
        <w:tc>
          <w:tcPr>
            <w:tcW w:w="1954" w:type="dxa"/>
            <w:tcBorders>
              <w:top w:val="nil"/>
              <w:left w:val="nil"/>
              <w:bottom w:val="nil"/>
              <w:right w:val="nil"/>
            </w:tcBorders>
            <w:hideMark/>
          </w:tcPr>
          <w:p w14:paraId="562235AE" w14:textId="77777777" w:rsidR="00E8164B" w:rsidRPr="00FD35A8" w:rsidRDefault="00E8164B" w:rsidP="00E8164B">
            <w:pPr>
              <w:pStyle w:val="tabletext1"/>
              <w:jc w:val="center"/>
              <w:rPr>
                <w:rFonts w:eastAsia="等线"/>
              </w:rPr>
            </w:pPr>
            <w:r w:rsidRPr="00FD35A8">
              <w:rPr>
                <w:rFonts w:eastAsia="等线"/>
              </w:rPr>
              <w:t>N=xxx</w:t>
            </w:r>
          </w:p>
        </w:tc>
      </w:tr>
      <w:tr w:rsidR="00E8164B" w:rsidRPr="00FD35A8" w14:paraId="62FD65D0" w14:textId="77777777" w:rsidTr="006921A2">
        <w:trPr>
          <w:trHeight w:val="300"/>
        </w:trPr>
        <w:tc>
          <w:tcPr>
            <w:tcW w:w="0" w:type="auto"/>
            <w:tcBorders>
              <w:top w:val="nil"/>
              <w:left w:val="nil"/>
              <w:bottom w:val="nil"/>
              <w:right w:val="nil"/>
            </w:tcBorders>
            <w:vAlign w:val="center"/>
            <w:hideMark/>
          </w:tcPr>
          <w:p w14:paraId="2EF85C64" w14:textId="048413E0" w:rsidR="00E8164B" w:rsidRPr="00FD35A8" w:rsidRDefault="00D7695D" w:rsidP="00E8164B">
            <w:pPr>
              <w:pStyle w:val="tabletext1"/>
              <w:rPr>
                <w:rFonts w:eastAsia="等线"/>
              </w:rPr>
            </w:pPr>
            <w:r w:rsidRPr="00FD35A8">
              <w:rPr>
                <w:rFonts w:eastAsia="等线"/>
              </w:rPr>
              <w:t>(MedDRA version xx.x)</w:t>
            </w:r>
          </w:p>
        </w:tc>
        <w:tc>
          <w:tcPr>
            <w:tcW w:w="3088" w:type="dxa"/>
            <w:tcBorders>
              <w:top w:val="nil"/>
              <w:left w:val="nil"/>
              <w:bottom w:val="single" w:sz="4" w:space="0" w:color="auto"/>
              <w:right w:val="nil"/>
            </w:tcBorders>
            <w:hideMark/>
          </w:tcPr>
          <w:p w14:paraId="08FD44DE" w14:textId="77777777" w:rsidR="00E8164B" w:rsidRPr="00FD35A8" w:rsidRDefault="00E8164B" w:rsidP="00E8164B">
            <w:pPr>
              <w:pStyle w:val="tabletext1"/>
              <w:jc w:val="center"/>
              <w:rPr>
                <w:rFonts w:eastAsia="等线"/>
              </w:rPr>
            </w:pPr>
            <w:r w:rsidRPr="00FD35A8">
              <w:rPr>
                <w:rFonts w:eastAsia="等线"/>
              </w:rPr>
              <w:t>n (%)</w:t>
            </w:r>
          </w:p>
        </w:tc>
        <w:tc>
          <w:tcPr>
            <w:tcW w:w="3201" w:type="dxa"/>
            <w:tcBorders>
              <w:top w:val="nil"/>
              <w:left w:val="nil"/>
              <w:bottom w:val="single" w:sz="4" w:space="0" w:color="auto"/>
              <w:right w:val="nil"/>
            </w:tcBorders>
            <w:hideMark/>
          </w:tcPr>
          <w:p w14:paraId="7747B8A2" w14:textId="77777777" w:rsidR="00E8164B" w:rsidRPr="00FD35A8" w:rsidRDefault="00E8164B" w:rsidP="00E8164B">
            <w:pPr>
              <w:pStyle w:val="tabletext1"/>
              <w:jc w:val="center"/>
              <w:rPr>
                <w:rFonts w:eastAsia="等线"/>
              </w:rPr>
            </w:pPr>
            <w:r w:rsidRPr="00FD35A8">
              <w:rPr>
                <w:rFonts w:eastAsia="等线"/>
              </w:rPr>
              <w:t>n (%)</w:t>
            </w:r>
          </w:p>
        </w:tc>
        <w:tc>
          <w:tcPr>
            <w:tcW w:w="1954" w:type="dxa"/>
            <w:tcBorders>
              <w:top w:val="nil"/>
              <w:left w:val="nil"/>
              <w:bottom w:val="single" w:sz="4" w:space="0" w:color="auto"/>
              <w:right w:val="nil"/>
            </w:tcBorders>
            <w:hideMark/>
          </w:tcPr>
          <w:p w14:paraId="158323B4" w14:textId="77777777" w:rsidR="00E8164B" w:rsidRPr="00FD35A8" w:rsidRDefault="00E8164B" w:rsidP="00E8164B">
            <w:pPr>
              <w:pStyle w:val="tabletext1"/>
              <w:jc w:val="center"/>
              <w:rPr>
                <w:rFonts w:eastAsia="等线"/>
              </w:rPr>
            </w:pPr>
            <w:r w:rsidRPr="00FD35A8">
              <w:rPr>
                <w:rFonts w:eastAsia="等线"/>
              </w:rPr>
              <w:t>n (%)</w:t>
            </w:r>
          </w:p>
        </w:tc>
      </w:tr>
      <w:tr w:rsidR="00F33C6B" w:rsidRPr="00FD35A8" w14:paraId="308F3D19" w14:textId="77777777" w:rsidTr="00517628">
        <w:trPr>
          <w:trHeight w:val="285"/>
        </w:trPr>
        <w:tc>
          <w:tcPr>
            <w:tcW w:w="6327" w:type="dxa"/>
            <w:tcBorders>
              <w:top w:val="single" w:sz="4" w:space="0" w:color="auto"/>
              <w:left w:val="nil"/>
              <w:bottom w:val="nil"/>
              <w:right w:val="nil"/>
            </w:tcBorders>
            <w:hideMark/>
          </w:tcPr>
          <w:p w14:paraId="2E37C9F6" w14:textId="77777777" w:rsidR="00F33C6B" w:rsidRPr="00FD35A8" w:rsidRDefault="00F33C6B" w:rsidP="006921A2">
            <w:pPr>
              <w:pStyle w:val="tabletext1"/>
              <w:ind w:left="0"/>
              <w:rPr>
                <w:rFonts w:eastAsia="等线"/>
              </w:rPr>
            </w:pPr>
            <w:r w:rsidRPr="00FD35A8">
              <w:rPr>
                <w:rFonts w:eastAsia="等线"/>
              </w:rPr>
              <w:t>Any AE</w:t>
            </w:r>
          </w:p>
        </w:tc>
        <w:tc>
          <w:tcPr>
            <w:tcW w:w="3088" w:type="dxa"/>
            <w:tcBorders>
              <w:top w:val="single" w:sz="4" w:space="0" w:color="auto"/>
              <w:left w:val="nil"/>
              <w:bottom w:val="nil"/>
              <w:right w:val="nil"/>
            </w:tcBorders>
            <w:hideMark/>
          </w:tcPr>
          <w:p w14:paraId="2D4B9D56" w14:textId="77777777" w:rsidR="00F33C6B" w:rsidRPr="00FD35A8" w:rsidRDefault="00F33C6B" w:rsidP="006921A2">
            <w:pPr>
              <w:pStyle w:val="tabletext1"/>
              <w:jc w:val="center"/>
              <w:rPr>
                <w:rFonts w:eastAsia="等线"/>
              </w:rPr>
            </w:pPr>
            <w:r w:rsidRPr="00FD35A8">
              <w:rPr>
                <w:rFonts w:eastAsia="等线"/>
              </w:rPr>
              <w:t>xxx (xx.x)</w:t>
            </w:r>
          </w:p>
        </w:tc>
        <w:tc>
          <w:tcPr>
            <w:tcW w:w="3201" w:type="dxa"/>
            <w:tcBorders>
              <w:top w:val="single" w:sz="4" w:space="0" w:color="auto"/>
              <w:left w:val="nil"/>
              <w:bottom w:val="nil"/>
              <w:right w:val="nil"/>
            </w:tcBorders>
            <w:hideMark/>
          </w:tcPr>
          <w:p w14:paraId="48DFC435" w14:textId="77777777" w:rsidR="00F33C6B" w:rsidRPr="00FD35A8" w:rsidRDefault="00F33C6B" w:rsidP="006921A2">
            <w:pPr>
              <w:pStyle w:val="tabletext1"/>
              <w:jc w:val="center"/>
              <w:rPr>
                <w:rFonts w:eastAsia="等线"/>
              </w:rPr>
            </w:pPr>
            <w:r w:rsidRPr="00FD35A8">
              <w:rPr>
                <w:rFonts w:eastAsia="等线"/>
              </w:rPr>
              <w:t>xx (xx.x)</w:t>
            </w:r>
          </w:p>
        </w:tc>
        <w:tc>
          <w:tcPr>
            <w:tcW w:w="1954" w:type="dxa"/>
            <w:tcBorders>
              <w:top w:val="single" w:sz="4" w:space="0" w:color="auto"/>
              <w:left w:val="nil"/>
              <w:bottom w:val="nil"/>
              <w:right w:val="nil"/>
            </w:tcBorders>
            <w:hideMark/>
          </w:tcPr>
          <w:p w14:paraId="4B770889" w14:textId="77777777" w:rsidR="00F33C6B" w:rsidRPr="00FD35A8" w:rsidRDefault="00F33C6B" w:rsidP="006921A2">
            <w:pPr>
              <w:pStyle w:val="tabletext1"/>
              <w:jc w:val="center"/>
              <w:rPr>
                <w:rFonts w:eastAsia="等线"/>
              </w:rPr>
            </w:pPr>
            <w:r w:rsidRPr="00FD35A8">
              <w:rPr>
                <w:rFonts w:eastAsia="等线"/>
              </w:rPr>
              <w:t>xx (xx.x)</w:t>
            </w:r>
          </w:p>
        </w:tc>
      </w:tr>
      <w:tr w:rsidR="000D5DB7" w:rsidRPr="00FD35A8" w14:paraId="5428B113" w14:textId="77777777" w:rsidTr="00517628">
        <w:trPr>
          <w:trHeight w:val="285"/>
        </w:trPr>
        <w:tc>
          <w:tcPr>
            <w:tcW w:w="6327" w:type="dxa"/>
            <w:tcBorders>
              <w:top w:val="nil"/>
              <w:left w:val="nil"/>
              <w:bottom w:val="nil"/>
              <w:right w:val="nil"/>
            </w:tcBorders>
          </w:tcPr>
          <w:p w14:paraId="2785163B" w14:textId="77777777" w:rsidR="000D5DB7" w:rsidRPr="00FD35A8" w:rsidRDefault="000D5DB7" w:rsidP="006921A2">
            <w:pPr>
              <w:pStyle w:val="tabletext1"/>
              <w:ind w:left="0"/>
              <w:rPr>
                <w:rFonts w:eastAsia="等线"/>
              </w:rPr>
            </w:pPr>
          </w:p>
        </w:tc>
        <w:tc>
          <w:tcPr>
            <w:tcW w:w="3088" w:type="dxa"/>
            <w:tcBorders>
              <w:top w:val="nil"/>
              <w:left w:val="nil"/>
              <w:bottom w:val="nil"/>
              <w:right w:val="nil"/>
            </w:tcBorders>
          </w:tcPr>
          <w:p w14:paraId="37B2ACBA" w14:textId="77777777" w:rsidR="000D5DB7" w:rsidRPr="00FD35A8" w:rsidRDefault="000D5DB7" w:rsidP="006921A2">
            <w:pPr>
              <w:pStyle w:val="tabletext1"/>
              <w:jc w:val="center"/>
              <w:rPr>
                <w:rFonts w:eastAsia="等线"/>
              </w:rPr>
            </w:pPr>
          </w:p>
        </w:tc>
        <w:tc>
          <w:tcPr>
            <w:tcW w:w="3201" w:type="dxa"/>
            <w:tcBorders>
              <w:top w:val="nil"/>
              <w:left w:val="nil"/>
              <w:bottom w:val="nil"/>
              <w:right w:val="nil"/>
            </w:tcBorders>
          </w:tcPr>
          <w:p w14:paraId="5C99267F" w14:textId="77777777" w:rsidR="000D5DB7" w:rsidRPr="00FD35A8" w:rsidRDefault="000D5DB7" w:rsidP="006921A2">
            <w:pPr>
              <w:pStyle w:val="tabletext1"/>
              <w:jc w:val="center"/>
              <w:rPr>
                <w:rFonts w:eastAsia="等线"/>
              </w:rPr>
            </w:pPr>
          </w:p>
        </w:tc>
        <w:tc>
          <w:tcPr>
            <w:tcW w:w="1954" w:type="dxa"/>
            <w:tcBorders>
              <w:top w:val="nil"/>
              <w:left w:val="nil"/>
              <w:bottom w:val="nil"/>
              <w:right w:val="nil"/>
            </w:tcBorders>
          </w:tcPr>
          <w:p w14:paraId="7A66C88D" w14:textId="77777777" w:rsidR="000D5DB7" w:rsidRPr="00FD35A8" w:rsidRDefault="000D5DB7" w:rsidP="006921A2">
            <w:pPr>
              <w:pStyle w:val="tabletext1"/>
              <w:jc w:val="center"/>
              <w:rPr>
                <w:rFonts w:eastAsia="等线"/>
              </w:rPr>
            </w:pPr>
          </w:p>
        </w:tc>
      </w:tr>
      <w:tr w:rsidR="00F33C6B" w:rsidRPr="00FD35A8" w14:paraId="3C5D5DA5" w14:textId="77777777" w:rsidTr="00517628">
        <w:trPr>
          <w:trHeight w:val="285"/>
        </w:trPr>
        <w:tc>
          <w:tcPr>
            <w:tcW w:w="6327" w:type="dxa"/>
            <w:tcBorders>
              <w:top w:val="nil"/>
              <w:left w:val="nil"/>
              <w:bottom w:val="nil"/>
              <w:right w:val="nil"/>
            </w:tcBorders>
            <w:hideMark/>
          </w:tcPr>
          <w:p w14:paraId="7F29DEBC" w14:textId="43DEB466" w:rsidR="00F33C6B" w:rsidRPr="00FD35A8" w:rsidRDefault="000D5DB7" w:rsidP="006921A2">
            <w:pPr>
              <w:pStyle w:val="tabletext1"/>
              <w:ind w:left="0"/>
              <w:rPr>
                <w:rFonts w:eastAsia="等线"/>
              </w:rPr>
            </w:pPr>
            <w:r w:rsidRPr="00FD35A8">
              <w:rPr>
                <w:rFonts w:eastAsia="等线"/>
              </w:rPr>
              <w:t>&lt;&lt;System organ class A&gt;&gt;</w:t>
            </w:r>
          </w:p>
        </w:tc>
        <w:tc>
          <w:tcPr>
            <w:tcW w:w="3088" w:type="dxa"/>
            <w:tcBorders>
              <w:top w:val="nil"/>
              <w:left w:val="nil"/>
              <w:bottom w:val="nil"/>
              <w:right w:val="nil"/>
            </w:tcBorders>
            <w:hideMark/>
          </w:tcPr>
          <w:p w14:paraId="0452C504" w14:textId="77777777" w:rsidR="00F33C6B" w:rsidRPr="00FD35A8" w:rsidRDefault="00F33C6B" w:rsidP="006921A2">
            <w:pPr>
              <w:pStyle w:val="tabletext1"/>
              <w:jc w:val="center"/>
              <w:rPr>
                <w:rFonts w:eastAsia="等线"/>
              </w:rPr>
            </w:pPr>
            <w:r w:rsidRPr="00FD35A8">
              <w:rPr>
                <w:rFonts w:eastAsia="等线"/>
              </w:rPr>
              <w:t>x (x.x)</w:t>
            </w:r>
          </w:p>
        </w:tc>
        <w:tc>
          <w:tcPr>
            <w:tcW w:w="3201" w:type="dxa"/>
            <w:tcBorders>
              <w:top w:val="nil"/>
              <w:left w:val="nil"/>
              <w:bottom w:val="nil"/>
              <w:right w:val="nil"/>
            </w:tcBorders>
            <w:hideMark/>
          </w:tcPr>
          <w:p w14:paraId="765CE186" w14:textId="77777777" w:rsidR="00F33C6B" w:rsidRPr="00FD35A8" w:rsidRDefault="00F33C6B" w:rsidP="006921A2">
            <w:pPr>
              <w:pStyle w:val="tabletext1"/>
              <w:jc w:val="center"/>
              <w:rPr>
                <w:rFonts w:eastAsia="等线"/>
              </w:rPr>
            </w:pPr>
            <w:r w:rsidRPr="00FD35A8">
              <w:rPr>
                <w:rFonts w:eastAsia="等线"/>
              </w:rPr>
              <w:t>xx (xx.x)</w:t>
            </w:r>
          </w:p>
        </w:tc>
        <w:tc>
          <w:tcPr>
            <w:tcW w:w="1954" w:type="dxa"/>
            <w:tcBorders>
              <w:top w:val="nil"/>
              <w:left w:val="nil"/>
              <w:bottom w:val="nil"/>
              <w:right w:val="nil"/>
            </w:tcBorders>
            <w:hideMark/>
          </w:tcPr>
          <w:p w14:paraId="6444BEEC" w14:textId="77777777" w:rsidR="00F33C6B" w:rsidRPr="00FD35A8" w:rsidRDefault="00F33C6B" w:rsidP="006921A2">
            <w:pPr>
              <w:pStyle w:val="tabletext1"/>
              <w:jc w:val="center"/>
              <w:rPr>
                <w:rFonts w:eastAsia="等线"/>
              </w:rPr>
            </w:pPr>
            <w:r w:rsidRPr="00FD35A8">
              <w:rPr>
                <w:rFonts w:eastAsia="等线"/>
              </w:rPr>
              <w:t>x (x.x)</w:t>
            </w:r>
          </w:p>
        </w:tc>
      </w:tr>
      <w:tr w:rsidR="00F33C6B" w:rsidRPr="00FD35A8" w14:paraId="70C7C60C" w14:textId="77777777" w:rsidTr="00517628">
        <w:trPr>
          <w:trHeight w:val="285"/>
        </w:trPr>
        <w:tc>
          <w:tcPr>
            <w:tcW w:w="6327" w:type="dxa"/>
            <w:tcBorders>
              <w:top w:val="nil"/>
              <w:left w:val="nil"/>
              <w:bottom w:val="nil"/>
              <w:right w:val="nil"/>
            </w:tcBorders>
            <w:hideMark/>
          </w:tcPr>
          <w:p w14:paraId="64DE4AB9" w14:textId="3858F9EC" w:rsidR="00F33C6B" w:rsidRPr="00FD35A8" w:rsidRDefault="00C73DB3" w:rsidP="006921A2">
            <w:pPr>
              <w:pStyle w:val="tabletext1"/>
              <w:rPr>
                <w:rFonts w:eastAsia="等线"/>
              </w:rPr>
            </w:pPr>
            <w:r w:rsidRPr="00FD35A8">
              <w:rPr>
                <w:rFonts w:eastAsia="等线"/>
              </w:rPr>
              <w:t>&lt;&lt;Preferred term 1&gt;&gt;</w:t>
            </w:r>
          </w:p>
        </w:tc>
        <w:tc>
          <w:tcPr>
            <w:tcW w:w="3088" w:type="dxa"/>
            <w:tcBorders>
              <w:top w:val="nil"/>
              <w:left w:val="nil"/>
              <w:bottom w:val="nil"/>
              <w:right w:val="nil"/>
            </w:tcBorders>
            <w:hideMark/>
          </w:tcPr>
          <w:p w14:paraId="3EE5757F" w14:textId="77777777" w:rsidR="00F33C6B" w:rsidRPr="00FD35A8" w:rsidRDefault="00F33C6B" w:rsidP="006921A2">
            <w:pPr>
              <w:pStyle w:val="tabletext1"/>
              <w:jc w:val="center"/>
              <w:rPr>
                <w:rFonts w:eastAsia="等线"/>
              </w:rPr>
            </w:pPr>
            <w:r w:rsidRPr="00FD35A8">
              <w:rPr>
                <w:rFonts w:eastAsia="等线"/>
              </w:rPr>
              <w:t>x (x.x)</w:t>
            </w:r>
          </w:p>
        </w:tc>
        <w:tc>
          <w:tcPr>
            <w:tcW w:w="3201" w:type="dxa"/>
            <w:tcBorders>
              <w:top w:val="nil"/>
              <w:left w:val="nil"/>
              <w:bottom w:val="nil"/>
              <w:right w:val="nil"/>
            </w:tcBorders>
            <w:hideMark/>
          </w:tcPr>
          <w:p w14:paraId="03D95E42" w14:textId="77777777" w:rsidR="00F33C6B" w:rsidRPr="00FD35A8" w:rsidRDefault="00F33C6B" w:rsidP="006921A2">
            <w:pPr>
              <w:pStyle w:val="tabletext1"/>
              <w:jc w:val="center"/>
              <w:rPr>
                <w:rFonts w:eastAsia="等线"/>
              </w:rPr>
            </w:pPr>
            <w:r w:rsidRPr="00FD35A8">
              <w:rPr>
                <w:rFonts w:eastAsia="等线"/>
              </w:rPr>
              <w:t>xx (xx.x)</w:t>
            </w:r>
          </w:p>
        </w:tc>
        <w:tc>
          <w:tcPr>
            <w:tcW w:w="1954" w:type="dxa"/>
            <w:tcBorders>
              <w:top w:val="nil"/>
              <w:left w:val="nil"/>
              <w:bottom w:val="nil"/>
              <w:right w:val="nil"/>
            </w:tcBorders>
            <w:hideMark/>
          </w:tcPr>
          <w:p w14:paraId="4501CAA4" w14:textId="77777777" w:rsidR="00F33C6B" w:rsidRPr="00FD35A8" w:rsidRDefault="00F33C6B" w:rsidP="006921A2">
            <w:pPr>
              <w:pStyle w:val="tabletext1"/>
              <w:jc w:val="center"/>
              <w:rPr>
                <w:rFonts w:eastAsia="等线"/>
              </w:rPr>
            </w:pPr>
            <w:r w:rsidRPr="00FD35A8">
              <w:rPr>
                <w:rFonts w:eastAsia="等线"/>
              </w:rPr>
              <w:t>x (x.x)</w:t>
            </w:r>
          </w:p>
        </w:tc>
      </w:tr>
      <w:tr w:rsidR="00F33C6B" w:rsidRPr="00FD35A8" w14:paraId="51C133F6" w14:textId="77777777" w:rsidTr="00517628">
        <w:trPr>
          <w:trHeight w:val="285"/>
        </w:trPr>
        <w:tc>
          <w:tcPr>
            <w:tcW w:w="6327" w:type="dxa"/>
            <w:tcBorders>
              <w:top w:val="nil"/>
              <w:left w:val="nil"/>
              <w:bottom w:val="nil"/>
              <w:right w:val="nil"/>
            </w:tcBorders>
            <w:hideMark/>
          </w:tcPr>
          <w:p w14:paraId="3B05BDB6" w14:textId="5000AAB9" w:rsidR="00F33C6B" w:rsidRPr="00FD35A8" w:rsidRDefault="00C73DB3" w:rsidP="006921A2">
            <w:pPr>
              <w:pStyle w:val="tabletext1"/>
              <w:rPr>
                <w:rFonts w:eastAsia="等线"/>
              </w:rPr>
            </w:pPr>
            <w:r w:rsidRPr="00FD35A8">
              <w:rPr>
                <w:rFonts w:eastAsia="等线"/>
              </w:rPr>
              <w:t xml:space="preserve">&lt;&lt;Preferred term </w:t>
            </w:r>
            <w:r w:rsidRPr="00FD35A8">
              <w:rPr>
                <w:rFonts w:eastAsia="等线"/>
                <w:lang w:eastAsia="zh-CN"/>
              </w:rPr>
              <w:t>2</w:t>
            </w:r>
            <w:r w:rsidRPr="00FD35A8">
              <w:rPr>
                <w:rFonts w:eastAsia="等线"/>
              </w:rPr>
              <w:t>&gt;&gt;</w:t>
            </w:r>
          </w:p>
        </w:tc>
        <w:tc>
          <w:tcPr>
            <w:tcW w:w="3088" w:type="dxa"/>
            <w:tcBorders>
              <w:top w:val="nil"/>
              <w:left w:val="nil"/>
              <w:bottom w:val="nil"/>
              <w:right w:val="nil"/>
            </w:tcBorders>
            <w:hideMark/>
          </w:tcPr>
          <w:p w14:paraId="664BB2A0" w14:textId="77777777" w:rsidR="00F33C6B" w:rsidRPr="00FD35A8" w:rsidRDefault="00F33C6B" w:rsidP="006921A2">
            <w:pPr>
              <w:pStyle w:val="tabletext1"/>
              <w:jc w:val="center"/>
              <w:rPr>
                <w:rFonts w:eastAsia="等线"/>
              </w:rPr>
            </w:pPr>
            <w:r w:rsidRPr="00FD35A8">
              <w:rPr>
                <w:rFonts w:eastAsia="等线"/>
              </w:rPr>
              <w:t>x (x.x)</w:t>
            </w:r>
          </w:p>
        </w:tc>
        <w:tc>
          <w:tcPr>
            <w:tcW w:w="3201" w:type="dxa"/>
            <w:tcBorders>
              <w:top w:val="nil"/>
              <w:left w:val="nil"/>
              <w:bottom w:val="nil"/>
              <w:right w:val="nil"/>
            </w:tcBorders>
            <w:hideMark/>
          </w:tcPr>
          <w:p w14:paraId="01109738" w14:textId="77777777" w:rsidR="00F33C6B" w:rsidRPr="00FD35A8" w:rsidRDefault="00F33C6B" w:rsidP="006921A2">
            <w:pPr>
              <w:pStyle w:val="tabletext1"/>
              <w:jc w:val="center"/>
              <w:rPr>
                <w:rFonts w:eastAsia="等线"/>
              </w:rPr>
            </w:pPr>
            <w:r w:rsidRPr="00FD35A8">
              <w:rPr>
                <w:rFonts w:eastAsia="等线"/>
              </w:rPr>
              <w:t>xx (xx.x)</w:t>
            </w:r>
          </w:p>
        </w:tc>
        <w:tc>
          <w:tcPr>
            <w:tcW w:w="1954" w:type="dxa"/>
            <w:tcBorders>
              <w:top w:val="nil"/>
              <w:left w:val="nil"/>
              <w:bottom w:val="nil"/>
              <w:right w:val="nil"/>
            </w:tcBorders>
            <w:hideMark/>
          </w:tcPr>
          <w:p w14:paraId="7485F2D1" w14:textId="77777777" w:rsidR="00F33C6B" w:rsidRPr="00FD35A8" w:rsidRDefault="00F33C6B" w:rsidP="006921A2">
            <w:pPr>
              <w:pStyle w:val="tabletext1"/>
              <w:jc w:val="center"/>
              <w:rPr>
                <w:rFonts w:eastAsia="等线"/>
              </w:rPr>
            </w:pPr>
            <w:r w:rsidRPr="00FD35A8">
              <w:rPr>
                <w:rFonts w:eastAsia="等线"/>
              </w:rPr>
              <w:t>x (x.x)</w:t>
            </w:r>
          </w:p>
        </w:tc>
      </w:tr>
      <w:tr w:rsidR="00F33C6B" w:rsidRPr="00FD35A8" w14:paraId="3A9AC183" w14:textId="77777777" w:rsidTr="00517628">
        <w:trPr>
          <w:trHeight w:val="285"/>
        </w:trPr>
        <w:tc>
          <w:tcPr>
            <w:tcW w:w="6327" w:type="dxa"/>
            <w:tcBorders>
              <w:top w:val="nil"/>
              <w:left w:val="nil"/>
              <w:bottom w:val="nil"/>
              <w:right w:val="nil"/>
            </w:tcBorders>
            <w:hideMark/>
          </w:tcPr>
          <w:p w14:paraId="7BF3494B" w14:textId="294DADAD" w:rsidR="00F33C6B" w:rsidRPr="00FD35A8" w:rsidRDefault="00C73DB3" w:rsidP="00C73DB3">
            <w:pPr>
              <w:pStyle w:val="tabletext1"/>
              <w:rPr>
                <w:rFonts w:eastAsia="等线"/>
              </w:rPr>
            </w:pPr>
            <w:r w:rsidRPr="00FD35A8">
              <w:rPr>
                <w:rFonts w:eastAsia="等线"/>
              </w:rPr>
              <w:t>&lt;&lt;…&gt;&gt;</w:t>
            </w:r>
          </w:p>
        </w:tc>
        <w:tc>
          <w:tcPr>
            <w:tcW w:w="3088" w:type="dxa"/>
            <w:tcBorders>
              <w:top w:val="nil"/>
              <w:left w:val="nil"/>
              <w:bottom w:val="nil"/>
              <w:right w:val="nil"/>
            </w:tcBorders>
            <w:hideMark/>
          </w:tcPr>
          <w:p w14:paraId="3F4FB5C9" w14:textId="77777777" w:rsidR="00F33C6B" w:rsidRPr="00FD35A8" w:rsidRDefault="00F33C6B" w:rsidP="006921A2">
            <w:pPr>
              <w:pStyle w:val="tabletext1"/>
              <w:jc w:val="center"/>
              <w:rPr>
                <w:rFonts w:eastAsia="等线"/>
              </w:rPr>
            </w:pPr>
            <w:r w:rsidRPr="00FD35A8">
              <w:rPr>
                <w:rFonts w:eastAsia="等线"/>
              </w:rPr>
              <w:t>x (x.x)</w:t>
            </w:r>
          </w:p>
        </w:tc>
        <w:tc>
          <w:tcPr>
            <w:tcW w:w="3201" w:type="dxa"/>
            <w:tcBorders>
              <w:top w:val="nil"/>
              <w:left w:val="nil"/>
              <w:bottom w:val="nil"/>
              <w:right w:val="nil"/>
            </w:tcBorders>
            <w:hideMark/>
          </w:tcPr>
          <w:p w14:paraId="6FFDBD74" w14:textId="77777777" w:rsidR="00F33C6B" w:rsidRPr="00FD35A8" w:rsidRDefault="00F33C6B" w:rsidP="006921A2">
            <w:pPr>
              <w:pStyle w:val="tabletext1"/>
              <w:jc w:val="center"/>
              <w:rPr>
                <w:rFonts w:eastAsia="等线"/>
              </w:rPr>
            </w:pPr>
            <w:r w:rsidRPr="00FD35A8">
              <w:rPr>
                <w:rFonts w:eastAsia="等线"/>
              </w:rPr>
              <w:t>xx (xx.x)</w:t>
            </w:r>
          </w:p>
        </w:tc>
        <w:tc>
          <w:tcPr>
            <w:tcW w:w="1954" w:type="dxa"/>
            <w:tcBorders>
              <w:top w:val="nil"/>
              <w:left w:val="nil"/>
              <w:bottom w:val="nil"/>
              <w:right w:val="nil"/>
            </w:tcBorders>
            <w:hideMark/>
          </w:tcPr>
          <w:p w14:paraId="7459F862" w14:textId="77777777" w:rsidR="00F33C6B" w:rsidRPr="00FD35A8" w:rsidRDefault="00F33C6B" w:rsidP="006921A2">
            <w:pPr>
              <w:pStyle w:val="tabletext1"/>
              <w:jc w:val="center"/>
              <w:rPr>
                <w:rFonts w:eastAsia="等线"/>
              </w:rPr>
            </w:pPr>
            <w:r w:rsidRPr="00FD35A8">
              <w:rPr>
                <w:rFonts w:eastAsia="等线"/>
              </w:rPr>
              <w:t>x (x.x)</w:t>
            </w:r>
          </w:p>
        </w:tc>
      </w:tr>
      <w:tr w:rsidR="00C73DB3" w:rsidRPr="00FD35A8" w14:paraId="1BE743FA" w14:textId="77777777" w:rsidTr="00517628">
        <w:trPr>
          <w:trHeight w:val="285"/>
        </w:trPr>
        <w:tc>
          <w:tcPr>
            <w:tcW w:w="6327" w:type="dxa"/>
            <w:tcBorders>
              <w:top w:val="nil"/>
              <w:left w:val="nil"/>
              <w:bottom w:val="nil"/>
              <w:right w:val="nil"/>
            </w:tcBorders>
          </w:tcPr>
          <w:p w14:paraId="323CF9AC" w14:textId="77777777" w:rsidR="00C73DB3" w:rsidRPr="00FD35A8" w:rsidRDefault="00C73DB3" w:rsidP="006921A2">
            <w:pPr>
              <w:pStyle w:val="tabletext1"/>
              <w:ind w:left="0"/>
              <w:rPr>
                <w:rFonts w:eastAsia="等线"/>
              </w:rPr>
            </w:pPr>
          </w:p>
        </w:tc>
        <w:tc>
          <w:tcPr>
            <w:tcW w:w="3088" w:type="dxa"/>
            <w:tcBorders>
              <w:top w:val="nil"/>
              <w:left w:val="nil"/>
              <w:bottom w:val="nil"/>
              <w:right w:val="nil"/>
            </w:tcBorders>
          </w:tcPr>
          <w:p w14:paraId="6843176B" w14:textId="77777777" w:rsidR="00C73DB3" w:rsidRPr="00FD35A8" w:rsidRDefault="00C73DB3" w:rsidP="006921A2">
            <w:pPr>
              <w:pStyle w:val="tabletext1"/>
              <w:jc w:val="center"/>
              <w:rPr>
                <w:rFonts w:eastAsia="等线"/>
              </w:rPr>
            </w:pPr>
          </w:p>
        </w:tc>
        <w:tc>
          <w:tcPr>
            <w:tcW w:w="3201" w:type="dxa"/>
            <w:tcBorders>
              <w:top w:val="nil"/>
              <w:left w:val="nil"/>
              <w:bottom w:val="nil"/>
              <w:right w:val="nil"/>
            </w:tcBorders>
          </w:tcPr>
          <w:p w14:paraId="70E65F33" w14:textId="77777777" w:rsidR="00C73DB3" w:rsidRPr="00FD35A8" w:rsidRDefault="00C73DB3" w:rsidP="006921A2">
            <w:pPr>
              <w:pStyle w:val="tabletext1"/>
              <w:jc w:val="center"/>
              <w:rPr>
                <w:rFonts w:eastAsia="等线"/>
              </w:rPr>
            </w:pPr>
          </w:p>
        </w:tc>
        <w:tc>
          <w:tcPr>
            <w:tcW w:w="1954" w:type="dxa"/>
            <w:tcBorders>
              <w:top w:val="nil"/>
              <w:left w:val="nil"/>
              <w:bottom w:val="nil"/>
              <w:right w:val="nil"/>
            </w:tcBorders>
          </w:tcPr>
          <w:p w14:paraId="50DF26FB" w14:textId="77777777" w:rsidR="00C73DB3" w:rsidRPr="00FD35A8" w:rsidRDefault="00C73DB3" w:rsidP="006921A2">
            <w:pPr>
              <w:pStyle w:val="tabletext1"/>
              <w:jc w:val="center"/>
              <w:rPr>
                <w:rFonts w:eastAsia="等线"/>
              </w:rPr>
            </w:pPr>
          </w:p>
        </w:tc>
      </w:tr>
      <w:tr w:rsidR="006C5380" w:rsidRPr="00FD35A8" w14:paraId="5E089817" w14:textId="77777777" w:rsidTr="00517628">
        <w:trPr>
          <w:trHeight w:val="285"/>
        </w:trPr>
        <w:tc>
          <w:tcPr>
            <w:tcW w:w="6327" w:type="dxa"/>
            <w:tcBorders>
              <w:top w:val="nil"/>
              <w:left w:val="nil"/>
              <w:bottom w:val="nil"/>
              <w:right w:val="nil"/>
            </w:tcBorders>
            <w:hideMark/>
          </w:tcPr>
          <w:p w14:paraId="04169AFC" w14:textId="12824C30" w:rsidR="006C5380" w:rsidRPr="00FD35A8" w:rsidRDefault="006C5380" w:rsidP="006C5380">
            <w:pPr>
              <w:pStyle w:val="tabletext1"/>
              <w:ind w:left="0"/>
              <w:rPr>
                <w:rFonts w:eastAsia="等线"/>
              </w:rPr>
            </w:pPr>
            <w:r w:rsidRPr="00FD35A8">
              <w:rPr>
                <w:rFonts w:eastAsia="等线"/>
              </w:rPr>
              <w:t xml:space="preserve">&lt;&lt;System organ class </w:t>
            </w:r>
            <w:r w:rsidRPr="00FD35A8">
              <w:rPr>
                <w:rFonts w:eastAsia="等线"/>
                <w:lang w:eastAsia="zh-CN"/>
              </w:rPr>
              <w:t>B</w:t>
            </w:r>
            <w:r w:rsidRPr="00FD35A8">
              <w:rPr>
                <w:rFonts w:eastAsia="等线"/>
              </w:rPr>
              <w:t>&gt;&gt;</w:t>
            </w:r>
          </w:p>
        </w:tc>
        <w:tc>
          <w:tcPr>
            <w:tcW w:w="3088" w:type="dxa"/>
            <w:tcBorders>
              <w:top w:val="nil"/>
              <w:left w:val="nil"/>
              <w:bottom w:val="nil"/>
              <w:right w:val="nil"/>
            </w:tcBorders>
            <w:hideMark/>
          </w:tcPr>
          <w:p w14:paraId="724474B5" w14:textId="68E4961B" w:rsidR="006C5380" w:rsidRPr="00FD35A8" w:rsidRDefault="006C5380" w:rsidP="006C5380">
            <w:pPr>
              <w:pStyle w:val="tabletext1"/>
              <w:jc w:val="center"/>
              <w:rPr>
                <w:rFonts w:eastAsia="等线"/>
              </w:rPr>
            </w:pPr>
            <w:r w:rsidRPr="00FD35A8">
              <w:rPr>
                <w:rFonts w:eastAsia="等线"/>
              </w:rPr>
              <w:t>x (x.x)</w:t>
            </w:r>
          </w:p>
        </w:tc>
        <w:tc>
          <w:tcPr>
            <w:tcW w:w="3201" w:type="dxa"/>
            <w:tcBorders>
              <w:top w:val="nil"/>
              <w:left w:val="nil"/>
              <w:bottom w:val="nil"/>
              <w:right w:val="nil"/>
            </w:tcBorders>
            <w:hideMark/>
          </w:tcPr>
          <w:p w14:paraId="473E48AD" w14:textId="7B985C4D" w:rsidR="006C5380" w:rsidRPr="00FD35A8" w:rsidRDefault="006C5380" w:rsidP="006C5380">
            <w:pPr>
              <w:pStyle w:val="tabletext1"/>
              <w:jc w:val="center"/>
              <w:rPr>
                <w:rFonts w:eastAsia="等线"/>
              </w:rPr>
            </w:pPr>
            <w:r w:rsidRPr="00FD35A8">
              <w:rPr>
                <w:rFonts w:eastAsia="等线"/>
              </w:rPr>
              <w:t>xx (xx.x)</w:t>
            </w:r>
          </w:p>
        </w:tc>
        <w:tc>
          <w:tcPr>
            <w:tcW w:w="1954" w:type="dxa"/>
            <w:tcBorders>
              <w:top w:val="nil"/>
              <w:left w:val="nil"/>
              <w:bottom w:val="nil"/>
              <w:right w:val="nil"/>
            </w:tcBorders>
            <w:hideMark/>
          </w:tcPr>
          <w:p w14:paraId="3B76F7AE" w14:textId="3EEC91CA" w:rsidR="006C5380" w:rsidRPr="00FD35A8" w:rsidRDefault="006C5380" w:rsidP="006C5380">
            <w:pPr>
              <w:pStyle w:val="tabletext1"/>
              <w:jc w:val="center"/>
              <w:rPr>
                <w:rFonts w:eastAsia="等线"/>
              </w:rPr>
            </w:pPr>
            <w:r w:rsidRPr="00FD35A8">
              <w:rPr>
                <w:rFonts w:eastAsia="等线"/>
              </w:rPr>
              <w:t>x (x.x)</w:t>
            </w:r>
          </w:p>
        </w:tc>
      </w:tr>
      <w:tr w:rsidR="006C5380" w:rsidRPr="00FD35A8" w14:paraId="0F8C49D8" w14:textId="77777777" w:rsidTr="00517628">
        <w:trPr>
          <w:trHeight w:val="285"/>
        </w:trPr>
        <w:tc>
          <w:tcPr>
            <w:tcW w:w="6327" w:type="dxa"/>
            <w:tcBorders>
              <w:top w:val="nil"/>
              <w:left w:val="nil"/>
              <w:bottom w:val="nil"/>
              <w:right w:val="nil"/>
            </w:tcBorders>
            <w:hideMark/>
          </w:tcPr>
          <w:p w14:paraId="0ABF87F2" w14:textId="1D192469" w:rsidR="006C5380" w:rsidRPr="00FD35A8" w:rsidRDefault="006C5380" w:rsidP="006C5380">
            <w:pPr>
              <w:pStyle w:val="tabletext1"/>
              <w:rPr>
                <w:rFonts w:eastAsia="等线"/>
              </w:rPr>
            </w:pPr>
            <w:r w:rsidRPr="00FD35A8">
              <w:rPr>
                <w:rFonts w:eastAsia="等线"/>
              </w:rPr>
              <w:t>&lt;&lt;Preferred term 1&gt;&gt;</w:t>
            </w:r>
          </w:p>
        </w:tc>
        <w:tc>
          <w:tcPr>
            <w:tcW w:w="3088" w:type="dxa"/>
            <w:tcBorders>
              <w:top w:val="nil"/>
              <w:left w:val="nil"/>
              <w:bottom w:val="nil"/>
              <w:right w:val="nil"/>
            </w:tcBorders>
            <w:hideMark/>
          </w:tcPr>
          <w:p w14:paraId="70CEFD5E" w14:textId="71249DDA" w:rsidR="006C5380" w:rsidRPr="00FD35A8" w:rsidRDefault="006C5380" w:rsidP="006C5380">
            <w:pPr>
              <w:pStyle w:val="tabletext1"/>
              <w:jc w:val="center"/>
              <w:rPr>
                <w:rFonts w:eastAsia="等线"/>
              </w:rPr>
            </w:pPr>
            <w:r w:rsidRPr="00FD35A8">
              <w:rPr>
                <w:rFonts w:eastAsia="等线"/>
              </w:rPr>
              <w:t>x (x.x)</w:t>
            </w:r>
          </w:p>
        </w:tc>
        <w:tc>
          <w:tcPr>
            <w:tcW w:w="3201" w:type="dxa"/>
            <w:tcBorders>
              <w:top w:val="nil"/>
              <w:left w:val="nil"/>
              <w:bottom w:val="nil"/>
              <w:right w:val="nil"/>
            </w:tcBorders>
            <w:hideMark/>
          </w:tcPr>
          <w:p w14:paraId="4FDAF0AA" w14:textId="43B793A0" w:rsidR="006C5380" w:rsidRPr="00FD35A8" w:rsidRDefault="006C5380" w:rsidP="006C5380">
            <w:pPr>
              <w:pStyle w:val="tabletext1"/>
              <w:jc w:val="center"/>
              <w:rPr>
                <w:rFonts w:eastAsia="等线"/>
              </w:rPr>
            </w:pPr>
            <w:r w:rsidRPr="00FD35A8">
              <w:rPr>
                <w:rFonts w:eastAsia="等线"/>
              </w:rPr>
              <w:t>xx (xx.x)</w:t>
            </w:r>
          </w:p>
        </w:tc>
        <w:tc>
          <w:tcPr>
            <w:tcW w:w="1954" w:type="dxa"/>
            <w:tcBorders>
              <w:top w:val="nil"/>
              <w:left w:val="nil"/>
              <w:bottom w:val="nil"/>
              <w:right w:val="nil"/>
            </w:tcBorders>
            <w:hideMark/>
          </w:tcPr>
          <w:p w14:paraId="1D4F8ACB" w14:textId="4E968704" w:rsidR="006C5380" w:rsidRPr="00FD35A8" w:rsidRDefault="006C5380" w:rsidP="006C5380">
            <w:pPr>
              <w:pStyle w:val="tabletext1"/>
              <w:jc w:val="center"/>
              <w:rPr>
                <w:rFonts w:eastAsia="等线"/>
              </w:rPr>
            </w:pPr>
            <w:r w:rsidRPr="00FD35A8">
              <w:rPr>
                <w:rFonts w:eastAsia="等线"/>
              </w:rPr>
              <w:t>x (x.x)</w:t>
            </w:r>
          </w:p>
        </w:tc>
      </w:tr>
      <w:tr w:rsidR="006C5380" w:rsidRPr="00FD35A8" w14:paraId="15C84105" w14:textId="77777777" w:rsidTr="00517628">
        <w:trPr>
          <w:trHeight w:val="285"/>
        </w:trPr>
        <w:tc>
          <w:tcPr>
            <w:tcW w:w="6327" w:type="dxa"/>
            <w:tcBorders>
              <w:top w:val="nil"/>
              <w:left w:val="nil"/>
              <w:bottom w:val="nil"/>
              <w:right w:val="nil"/>
            </w:tcBorders>
            <w:hideMark/>
          </w:tcPr>
          <w:p w14:paraId="13F98A82" w14:textId="7AFF2AE6" w:rsidR="006C5380" w:rsidRPr="00FD35A8" w:rsidRDefault="006C5380" w:rsidP="006C5380">
            <w:pPr>
              <w:pStyle w:val="tabletext1"/>
              <w:rPr>
                <w:rFonts w:eastAsia="等线"/>
              </w:rPr>
            </w:pPr>
            <w:r w:rsidRPr="00FD35A8">
              <w:rPr>
                <w:rFonts w:eastAsia="等线"/>
              </w:rPr>
              <w:t xml:space="preserve">&lt;&lt;Preferred term </w:t>
            </w:r>
            <w:r w:rsidRPr="00FD35A8">
              <w:rPr>
                <w:rFonts w:eastAsia="等线"/>
                <w:lang w:eastAsia="zh-CN"/>
              </w:rPr>
              <w:t>2</w:t>
            </w:r>
            <w:r w:rsidRPr="00FD35A8">
              <w:rPr>
                <w:rFonts w:eastAsia="等线"/>
              </w:rPr>
              <w:t>&gt;&gt;</w:t>
            </w:r>
          </w:p>
        </w:tc>
        <w:tc>
          <w:tcPr>
            <w:tcW w:w="3088" w:type="dxa"/>
            <w:tcBorders>
              <w:top w:val="nil"/>
              <w:left w:val="nil"/>
              <w:bottom w:val="nil"/>
              <w:right w:val="nil"/>
            </w:tcBorders>
            <w:hideMark/>
          </w:tcPr>
          <w:p w14:paraId="6743690D" w14:textId="52DC08AB" w:rsidR="006C5380" w:rsidRPr="00FD35A8" w:rsidRDefault="006C5380" w:rsidP="006C5380">
            <w:pPr>
              <w:pStyle w:val="tabletext1"/>
              <w:jc w:val="center"/>
              <w:rPr>
                <w:rFonts w:eastAsia="等线"/>
              </w:rPr>
            </w:pPr>
            <w:r w:rsidRPr="00FD35A8">
              <w:rPr>
                <w:rFonts w:eastAsia="等线"/>
              </w:rPr>
              <w:t>x (x.x)</w:t>
            </w:r>
          </w:p>
        </w:tc>
        <w:tc>
          <w:tcPr>
            <w:tcW w:w="3201" w:type="dxa"/>
            <w:tcBorders>
              <w:top w:val="nil"/>
              <w:left w:val="nil"/>
              <w:bottom w:val="nil"/>
              <w:right w:val="nil"/>
            </w:tcBorders>
            <w:hideMark/>
          </w:tcPr>
          <w:p w14:paraId="20221109" w14:textId="2935F03C" w:rsidR="006C5380" w:rsidRPr="00FD35A8" w:rsidRDefault="006C5380" w:rsidP="006C5380">
            <w:pPr>
              <w:pStyle w:val="tabletext1"/>
              <w:jc w:val="center"/>
              <w:rPr>
                <w:rFonts w:eastAsia="等线"/>
              </w:rPr>
            </w:pPr>
            <w:r w:rsidRPr="00FD35A8">
              <w:rPr>
                <w:rFonts w:eastAsia="等线"/>
              </w:rPr>
              <w:t>xx (xx.x)</w:t>
            </w:r>
          </w:p>
        </w:tc>
        <w:tc>
          <w:tcPr>
            <w:tcW w:w="1954" w:type="dxa"/>
            <w:tcBorders>
              <w:top w:val="nil"/>
              <w:left w:val="nil"/>
              <w:bottom w:val="nil"/>
              <w:right w:val="nil"/>
            </w:tcBorders>
            <w:hideMark/>
          </w:tcPr>
          <w:p w14:paraId="55F43CAB" w14:textId="6CE9B0FF" w:rsidR="006C5380" w:rsidRPr="00FD35A8" w:rsidRDefault="006C5380" w:rsidP="006C5380">
            <w:pPr>
              <w:pStyle w:val="tabletext1"/>
              <w:jc w:val="center"/>
              <w:rPr>
                <w:rFonts w:eastAsia="等线"/>
              </w:rPr>
            </w:pPr>
            <w:r w:rsidRPr="00FD35A8">
              <w:rPr>
                <w:rFonts w:eastAsia="等线"/>
              </w:rPr>
              <w:t>x (x.x)</w:t>
            </w:r>
          </w:p>
        </w:tc>
      </w:tr>
      <w:tr w:rsidR="006C5380" w:rsidRPr="00FD35A8" w14:paraId="73FC21EB" w14:textId="77777777" w:rsidTr="00517628">
        <w:trPr>
          <w:trHeight w:val="285"/>
        </w:trPr>
        <w:tc>
          <w:tcPr>
            <w:tcW w:w="6327" w:type="dxa"/>
            <w:tcBorders>
              <w:top w:val="nil"/>
              <w:left w:val="nil"/>
              <w:bottom w:val="nil"/>
              <w:right w:val="nil"/>
            </w:tcBorders>
            <w:hideMark/>
          </w:tcPr>
          <w:p w14:paraId="3E730893" w14:textId="709E7EC7" w:rsidR="006C5380" w:rsidRPr="00FD35A8" w:rsidRDefault="006C5380" w:rsidP="006C5380">
            <w:pPr>
              <w:pStyle w:val="tabletext1"/>
              <w:rPr>
                <w:rFonts w:eastAsia="等线"/>
              </w:rPr>
            </w:pPr>
            <w:r w:rsidRPr="00FD35A8">
              <w:rPr>
                <w:rFonts w:eastAsia="等线"/>
              </w:rPr>
              <w:t>&lt;&lt;…&gt;&gt;</w:t>
            </w:r>
          </w:p>
        </w:tc>
        <w:tc>
          <w:tcPr>
            <w:tcW w:w="3088" w:type="dxa"/>
            <w:tcBorders>
              <w:top w:val="nil"/>
              <w:left w:val="nil"/>
              <w:bottom w:val="nil"/>
              <w:right w:val="nil"/>
            </w:tcBorders>
            <w:hideMark/>
          </w:tcPr>
          <w:p w14:paraId="5E1CCC3D" w14:textId="46932EFC" w:rsidR="006C5380" w:rsidRPr="00FD35A8" w:rsidRDefault="006C5380" w:rsidP="006C5380">
            <w:pPr>
              <w:pStyle w:val="tabletext1"/>
              <w:jc w:val="center"/>
              <w:rPr>
                <w:rFonts w:eastAsia="等线"/>
              </w:rPr>
            </w:pPr>
            <w:r w:rsidRPr="00FD35A8">
              <w:rPr>
                <w:rFonts w:eastAsia="等线"/>
              </w:rPr>
              <w:t>x (x.x)</w:t>
            </w:r>
          </w:p>
        </w:tc>
        <w:tc>
          <w:tcPr>
            <w:tcW w:w="3201" w:type="dxa"/>
            <w:tcBorders>
              <w:top w:val="nil"/>
              <w:left w:val="nil"/>
              <w:bottom w:val="nil"/>
              <w:right w:val="nil"/>
            </w:tcBorders>
            <w:hideMark/>
          </w:tcPr>
          <w:p w14:paraId="11D41C06" w14:textId="63A27686" w:rsidR="006C5380" w:rsidRPr="00FD35A8" w:rsidRDefault="006C5380" w:rsidP="006C5380">
            <w:pPr>
              <w:pStyle w:val="tabletext1"/>
              <w:jc w:val="center"/>
              <w:rPr>
                <w:rFonts w:eastAsia="等线"/>
              </w:rPr>
            </w:pPr>
            <w:r w:rsidRPr="00FD35A8">
              <w:rPr>
                <w:rFonts w:eastAsia="等线"/>
              </w:rPr>
              <w:t>xx (xx.x)</w:t>
            </w:r>
          </w:p>
        </w:tc>
        <w:tc>
          <w:tcPr>
            <w:tcW w:w="1954" w:type="dxa"/>
            <w:tcBorders>
              <w:top w:val="nil"/>
              <w:left w:val="nil"/>
              <w:bottom w:val="nil"/>
              <w:right w:val="nil"/>
            </w:tcBorders>
            <w:hideMark/>
          </w:tcPr>
          <w:p w14:paraId="1143E02F" w14:textId="1234182B" w:rsidR="006C5380" w:rsidRPr="00FD35A8" w:rsidRDefault="006C5380" w:rsidP="006C5380">
            <w:pPr>
              <w:pStyle w:val="tabletext1"/>
              <w:jc w:val="center"/>
              <w:rPr>
                <w:rFonts w:eastAsia="等线"/>
              </w:rPr>
            </w:pPr>
            <w:r w:rsidRPr="00FD35A8">
              <w:rPr>
                <w:rFonts w:eastAsia="等线"/>
              </w:rPr>
              <w:t>x (x.x)</w:t>
            </w:r>
          </w:p>
        </w:tc>
      </w:tr>
      <w:tr w:rsidR="00F33C6B" w:rsidRPr="00FD35A8" w14:paraId="57109870" w14:textId="77777777" w:rsidTr="00517628">
        <w:trPr>
          <w:trHeight w:val="282"/>
        </w:trPr>
        <w:tc>
          <w:tcPr>
            <w:tcW w:w="6327" w:type="dxa"/>
            <w:tcBorders>
              <w:top w:val="nil"/>
              <w:left w:val="nil"/>
              <w:bottom w:val="nil"/>
              <w:right w:val="nil"/>
            </w:tcBorders>
            <w:hideMark/>
          </w:tcPr>
          <w:p w14:paraId="2B53567C" w14:textId="77777777" w:rsidR="00F33C6B" w:rsidRPr="00FD35A8" w:rsidRDefault="00F33C6B" w:rsidP="006921A2">
            <w:pPr>
              <w:pStyle w:val="tabletext1"/>
              <w:rPr>
                <w:rFonts w:eastAsia="等线"/>
              </w:rPr>
            </w:pPr>
          </w:p>
        </w:tc>
        <w:tc>
          <w:tcPr>
            <w:tcW w:w="3088" w:type="dxa"/>
            <w:tcBorders>
              <w:top w:val="nil"/>
              <w:left w:val="nil"/>
              <w:bottom w:val="nil"/>
              <w:right w:val="nil"/>
            </w:tcBorders>
            <w:hideMark/>
          </w:tcPr>
          <w:p w14:paraId="37299CC7" w14:textId="77777777" w:rsidR="00F33C6B" w:rsidRPr="00FD35A8" w:rsidRDefault="00F33C6B" w:rsidP="006921A2">
            <w:pPr>
              <w:pStyle w:val="tabletext1"/>
              <w:jc w:val="center"/>
              <w:rPr>
                <w:rFonts w:eastAsia="等线"/>
              </w:rPr>
            </w:pPr>
          </w:p>
        </w:tc>
        <w:tc>
          <w:tcPr>
            <w:tcW w:w="3201" w:type="dxa"/>
            <w:tcBorders>
              <w:top w:val="nil"/>
              <w:left w:val="nil"/>
              <w:bottom w:val="nil"/>
              <w:right w:val="nil"/>
            </w:tcBorders>
            <w:hideMark/>
          </w:tcPr>
          <w:p w14:paraId="52704DF1" w14:textId="77777777" w:rsidR="00F33C6B" w:rsidRPr="00FD35A8" w:rsidRDefault="00F33C6B" w:rsidP="006921A2">
            <w:pPr>
              <w:pStyle w:val="tabletext1"/>
              <w:jc w:val="center"/>
              <w:rPr>
                <w:rFonts w:eastAsia="等线"/>
              </w:rPr>
            </w:pPr>
          </w:p>
        </w:tc>
        <w:tc>
          <w:tcPr>
            <w:tcW w:w="1954" w:type="dxa"/>
            <w:tcBorders>
              <w:top w:val="nil"/>
              <w:left w:val="nil"/>
              <w:bottom w:val="nil"/>
              <w:right w:val="nil"/>
            </w:tcBorders>
            <w:hideMark/>
          </w:tcPr>
          <w:p w14:paraId="396AF39D" w14:textId="77777777" w:rsidR="00F33C6B" w:rsidRPr="00FD35A8" w:rsidRDefault="00F33C6B" w:rsidP="006921A2">
            <w:pPr>
              <w:pStyle w:val="tabletext1"/>
              <w:jc w:val="center"/>
              <w:rPr>
                <w:rFonts w:eastAsia="等线"/>
              </w:rPr>
            </w:pPr>
          </w:p>
        </w:tc>
      </w:tr>
      <w:tr w:rsidR="00F33C6B" w:rsidRPr="00FD35A8" w14:paraId="6B0608A7" w14:textId="77777777" w:rsidTr="00517628">
        <w:trPr>
          <w:trHeight w:val="285"/>
        </w:trPr>
        <w:tc>
          <w:tcPr>
            <w:tcW w:w="6327" w:type="dxa"/>
            <w:tcBorders>
              <w:top w:val="nil"/>
              <w:left w:val="nil"/>
              <w:bottom w:val="nil"/>
              <w:right w:val="nil"/>
            </w:tcBorders>
            <w:hideMark/>
          </w:tcPr>
          <w:p w14:paraId="32B4E8B0" w14:textId="56B13D00" w:rsidR="00F33C6B" w:rsidRPr="00FD35A8" w:rsidRDefault="006C5380" w:rsidP="006921A2">
            <w:pPr>
              <w:pStyle w:val="tabletext1"/>
              <w:ind w:left="0"/>
              <w:rPr>
                <w:rFonts w:eastAsia="等线"/>
              </w:rPr>
            </w:pPr>
            <w:r w:rsidRPr="00FD35A8">
              <w:rPr>
                <w:rFonts w:eastAsia="等线"/>
              </w:rPr>
              <w:t>&lt;&lt;…&gt;&gt;</w:t>
            </w:r>
          </w:p>
        </w:tc>
        <w:tc>
          <w:tcPr>
            <w:tcW w:w="3088" w:type="dxa"/>
            <w:tcBorders>
              <w:top w:val="nil"/>
              <w:left w:val="nil"/>
              <w:bottom w:val="nil"/>
              <w:right w:val="nil"/>
            </w:tcBorders>
            <w:hideMark/>
          </w:tcPr>
          <w:p w14:paraId="614F8645" w14:textId="77777777" w:rsidR="00F33C6B" w:rsidRPr="00FD35A8" w:rsidRDefault="00F33C6B" w:rsidP="006921A2">
            <w:pPr>
              <w:pStyle w:val="tabletext1"/>
              <w:jc w:val="center"/>
              <w:rPr>
                <w:rFonts w:eastAsia="等线"/>
              </w:rPr>
            </w:pPr>
            <w:r w:rsidRPr="00FD35A8">
              <w:rPr>
                <w:rFonts w:eastAsia="等线"/>
              </w:rPr>
              <w:t>x (x.x)</w:t>
            </w:r>
          </w:p>
        </w:tc>
        <w:tc>
          <w:tcPr>
            <w:tcW w:w="3201" w:type="dxa"/>
            <w:tcBorders>
              <w:top w:val="nil"/>
              <w:left w:val="nil"/>
              <w:bottom w:val="nil"/>
              <w:right w:val="nil"/>
            </w:tcBorders>
            <w:hideMark/>
          </w:tcPr>
          <w:p w14:paraId="42DEF935" w14:textId="77777777" w:rsidR="00F33C6B" w:rsidRPr="00FD35A8" w:rsidRDefault="00F33C6B" w:rsidP="006921A2">
            <w:pPr>
              <w:pStyle w:val="tabletext1"/>
              <w:jc w:val="center"/>
              <w:rPr>
                <w:rFonts w:eastAsia="等线"/>
              </w:rPr>
            </w:pPr>
            <w:r w:rsidRPr="00FD35A8">
              <w:rPr>
                <w:rFonts w:eastAsia="等线"/>
              </w:rPr>
              <w:t>xx (xx.x)</w:t>
            </w:r>
          </w:p>
        </w:tc>
        <w:tc>
          <w:tcPr>
            <w:tcW w:w="1954" w:type="dxa"/>
            <w:tcBorders>
              <w:top w:val="nil"/>
              <w:left w:val="nil"/>
              <w:bottom w:val="nil"/>
              <w:right w:val="nil"/>
            </w:tcBorders>
            <w:hideMark/>
          </w:tcPr>
          <w:p w14:paraId="7F0B2E8E" w14:textId="77777777" w:rsidR="00F33C6B" w:rsidRPr="00FD35A8" w:rsidRDefault="00F33C6B" w:rsidP="006921A2">
            <w:pPr>
              <w:pStyle w:val="tabletext1"/>
              <w:jc w:val="center"/>
              <w:rPr>
                <w:rFonts w:eastAsia="等线"/>
              </w:rPr>
            </w:pPr>
            <w:r w:rsidRPr="00FD35A8">
              <w:rPr>
                <w:rFonts w:eastAsia="等线"/>
              </w:rPr>
              <w:t>x (x.x)</w:t>
            </w:r>
          </w:p>
        </w:tc>
      </w:tr>
      <w:tr w:rsidR="00F33C6B" w:rsidRPr="00FD35A8" w14:paraId="26CC76A7" w14:textId="77777777" w:rsidTr="00517628">
        <w:trPr>
          <w:trHeight w:val="285"/>
        </w:trPr>
        <w:tc>
          <w:tcPr>
            <w:tcW w:w="6327" w:type="dxa"/>
            <w:tcBorders>
              <w:top w:val="nil"/>
              <w:left w:val="nil"/>
              <w:bottom w:val="single" w:sz="4" w:space="0" w:color="auto"/>
              <w:right w:val="nil"/>
            </w:tcBorders>
            <w:hideMark/>
          </w:tcPr>
          <w:p w14:paraId="6186CD4D" w14:textId="77777777" w:rsidR="00F33C6B" w:rsidRPr="00FD35A8" w:rsidRDefault="00F33C6B" w:rsidP="006921A2">
            <w:pPr>
              <w:pStyle w:val="tabletext1"/>
              <w:ind w:left="0"/>
              <w:rPr>
                <w:rFonts w:eastAsia="等线"/>
              </w:rPr>
            </w:pPr>
          </w:p>
        </w:tc>
        <w:tc>
          <w:tcPr>
            <w:tcW w:w="3088" w:type="dxa"/>
            <w:tcBorders>
              <w:top w:val="nil"/>
              <w:left w:val="nil"/>
              <w:bottom w:val="single" w:sz="4" w:space="0" w:color="auto"/>
              <w:right w:val="nil"/>
            </w:tcBorders>
            <w:hideMark/>
          </w:tcPr>
          <w:p w14:paraId="0B7EECB3" w14:textId="77777777" w:rsidR="00F33C6B" w:rsidRPr="00FD35A8" w:rsidRDefault="00F33C6B" w:rsidP="006921A2">
            <w:pPr>
              <w:pStyle w:val="tabletext1"/>
              <w:jc w:val="center"/>
              <w:rPr>
                <w:rFonts w:eastAsia="等线"/>
              </w:rPr>
            </w:pPr>
          </w:p>
        </w:tc>
        <w:tc>
          <w:tcPr>
            <w:tcW w:w="3201" w:type="dxa"/>
            <w:tcBorders>
              <w:top w:val="nil"/>
              <w:left w:val="nil"/>
              <w:bottom w:val="single" w:sz="4" w:space="0" w:color="auto"/>
              <w:right w:val="nil"/>
            </w:tcBorders>
            <w:hideMark/>
          </w:tcPr>
          <w:p w14:paraId="1F4B4DD2" w14:textId="77777777" w:rsidR="00F33C6B" w:rsidRPr="00FD35A8" w:rsidRDefault="00F33C6B" w:rsidP="006921A2">
            <w:pPr>
              <w:pStyle w:val="tabletext1"/>
              <w:jc w:val="center"/>
              <w:rPr>
                <w:rFonts w:eastAsia="等线"/>
              </w:rPr>
            </w:pPr>
          </w:p>
        </w:tc>
        <w:tc>
          <w:tcPr>
            <w:tcW w:w="1954" w:type="dxa"/>
            <w:tcBorders>
              <w:top w:val="nil"/>
              <w:left w:val="nil"/>
              <w:bottom w:val="single" w:sz="4" w:space="0" w:color="auto"/>
              <w:right w:val="nil"/>
            </w:tcBorders>
            <w:hideMark/>
          </w:tcPr>
          <w:p w14:paraId="26F52D02" w14:textId="77777777" w:rsidR="00F33C6B" w:rsidRPr="00FD35A8" w:rsidRDefault="00F33C6B" w:rsidP="006921A2">
            <w:pPr>
              <w:pStyle w:val="tabletext1"/>
              <w:jc w:val="center"/>
              <w:rPr>
                <w:rFonts w:eastAsia="等线"/>
              </w:rPr>
            </w:pPr>
          </w:p>
        </w:tc>
      </w:tr>
    </w:tbl>
    <w:p w14:paraId="060689BD" w14:textId="77777777" w:rsidR="00F33C6B" w:rsidRPr="00FD35A8" w:rsidRDefault="00F33C6B" w:rsidP="00F33C6B">
      <w:pPr>
        <w:rPr>
          <w:rFonts w:ascii="Times New Roman" w:hAnsi="Times New Roman" w:cs="Times New Roman"/>
          <w:szCs w:val="20"/>
        </w:rPr>
      </w:pPr>
      <w:r w:rsidRPr="00FD35A8">
        <w:rPr>
          <w:rFonts w:ascii="Times New Roman" w:hAnsi="Times New Roman" w:cs="Times New Roman"/>
          <w:szCs w:val="20"/>
        </w:rPr>
        <w:t>Safety set (SS): All subjects who have received CAR-T cell infusion and have at least one safety evaluation result. The SS will be used for safety analysis.</w:t>
      </w:r>
    </w:p>
    <w:p w14:paraId="43DEB94E" w14:textId="0883B3E9" w:rsidR="00F33C6B" w:rsidRPr="00FD35A8" w:rsidRDefault="00F33C6B" w:rsidP="00F33C6B">
      <w:pPr>
        <w:rPr>
          <w:rFonts w:ascii="Times New Roman" w:hAnsi="Times New Roman" w:cs="Times New Roman"/>
          <w:szCs w:val="20"/>
        </w:rPr>
      </w:pPr>
      <w:r w:rsidRPr="00FD35A8">
        <w:rPr>
          <w:rFonts w:ascii="Times New Roman" w:hAnsi="Times New Roman" w:cs="Times New Roman"/>
          <w:szCs w:val="20"/>
        </w:rPr>
        <w:t xml:space="preserve">AEs after cell infusion (treatment emergent adverse events, TEAE) are defined as: AEs that start </w:t>
      </w:r>
      <w:del w:id="2722" w:author="Yali Chen" w:date="2025-12-29T16:29:00Z" w16du:dateUtc="2025-12-29T08:29:00Z">
        <w:r w:rsidRPr="00FD35A8" w:rsidDel="0098336D">
          <w:rPr>
            <w:rFonts w:ascii="Times New Roman" w:hAnsi="Times New Roman" w:cs="Times New Roman"/>
            <w:szCs w:val="20"/>
          </w:rPr>
          <w:delText>datetimes</w:delText>
        </w:r>
      </w:del>
      <w:ins w:id="2723" w:author="Yali Chen" w:date="2025-12-29T16:29:00Z" w16du:dateUtc="2025-12-29T08:29:00Z">
        <w:r w:rsidR="0098336D">
          <w:rPr>
            <w:rFonts w:ascii="Times New Roman" w:hAnsi="Times New Roman" w:cs="Times New Roman"/>
            <w:szCs w:val="20"/>
          </w:rPr>
          <w:t>dates</w:t>
        </w:r>
      </w:ins>
      <w:r w:rsidRPr="00FD35A8">
        <w:rPr>
          <w:rFonts w:ascii="Times New Roman" w:hAnsi="Times New Roman" w:cs="Times New Roman"/>
          <w:szCs w:val="20"/>
        </w:rPr>
        <w:t xml:space="preserve"> are after or on the start </w:t>
      </w:r>
      <w:del w:id="2724" w:author="Yali Chen" w:date="2025-12-29T16:29:00Z" w16du:dateUtc="2025-12-29T08:29:00Z">
        <w:r w:rsidRPr="00FD35A8" w:rsidDel="0098336D">
          <w:rPr>
            <w:rFonts w:ascii="Times New Roman" w:hAnsi="Times New Roman" w:cs="Times New Roman"/>
            <w:szCs w:val="20"/>
          </w:rPr>
          <w:delText>datetimes</w:delText>
        </w:r>
      </w:del>
      <w:ins w:id="2725" w:author="Yali Chen" w:date="2025-12-29T16:29:00Z" w16du:dateUtc="2025-12-29T08:29:00Z">
        <w:r w:rsidR="0098336D">
          <w:rPr>
            <w:rFonts w:ascii="Times New Roman" w:hAnsi="Times New Roman" w:cs="Times New Roman"/>
            <w:szCs w:val="20"/>
          </w:rPr>
          <w:t>dates</w:t>
        </w:r>
      </w:ins>
      <w:r w:rsidRPr="00FD35A8">
        <w:rPr>
          <w:rFonts w:ascii="Times New Roman" w:hAnsi="Times New Roman" w:cs="Times New Roman"/>
          <w:szCs w:val="20"/>
        </w:rPr>
        <w:t xml:space="preserve"> of GC012F injection infusion, 2) or AEs that start </w:t>
      </w:r>
      <w:del w:id="2726" w:author="Yali Chen" w:date="2025-12-29T16:29:00Z" w16du:dateUtc="2025-12-29T08:29:00Z">
        <w:r w:rsidRPr="00FD35A8" w:rsidDel="0098336D">
          <w:rPr>
            <w:rFonts w:ascii="Times New Roman" w:hAnsi="Times New Roman" w:cs="Times New Roman"/>
            <w:szCs w:val="20"/>
          </w:rPr>
          <w:delText>datetimes</w:delText>
        </w:r>
      </w:del>
      <w:ins w:id="2727" w:author="Yali Chen" w:date="2025-12-29T16:29:00Z" w16du:dateUtc="2025-12-29T08:29:00Z">
        <w:r w:rsidR="0098336D">
          <w:rPr>
            <w:rFonts w:ascii="Times New Roman" w:hAnsi="Times New Roman" w:cs="Times New Roman"/>
            <w:szCs w:val="20"/>
          </w:rPr>
          <w:t>dates</w:t>
        </w:r>
      </w:ins>
      <w:r w:rsidRPr="00FD35A8">
        <w:rPr>
          <w:rFonts w:ascii="Times New Roman" w:hAnsi="Times New Roman" w:cs="Times New Roman"/>
          <w:szCs w:val="20"/>
        </w:rPr>
        <w:t xml:space="preserve"> before the start </w:t>
      </w:r>
      <w:del w:id="2728" w:author="Yali Chen" w:date="2025-12-29T16:29:00Z" w16du:dateUtc="2025-12-29T08:29:00Z">
        <w:r w:rsidRPr="00FD35A8" w:rsidDel="0098336D">
          <w:rPr>
            <w:rFonts w:ascii="Times New Roman" w:hAnsi="Times New Roman" w:cs="Times New Roman"/>
            <w:szCs w:val="20"/>
          </w:rPr>
          <w:delText>datetimes</w:delText>
        </w:r>
      </w:del>
      <w:ins w:id="2729" w:author="Yali Chen" w:date="2025-12-29T16:29:00Z" w16du:dateUtc="2025-12-29T08:29:00Z">
        <w:r w:rsidR="0098336D">
          <w:rPr>
            <w:rFonts w:ascii="Times New Roman" w:hAnsi="Times New Roman" w:cs="Times New Roman"/>
            <w:szCs w:val="20"/>
          </w:rPr>
          <w:t>dates</w:t>
        </w:r>
      </w:ins>
      <w:r w:rsidRPr="00FD35A8">
        <w:rPr>
          <w:rFonts w:ascii="Times New Roman" w:hAnsi="Times New Roman" w:cs="Times New Roman"/>
          <w:szCs w:val="20"/>
        </w:rPr>
        <w:t xml:space="preserve"> of GC012F injection infusion of which the most recent AE severity grading (CTCAE Grade X) before the start </w:t>
      </w:r>
      <w:del w:id="2730" w:author="Yali Chen" w:date="2025-12-29T16:29:00Z" w16du:dateUtc="2025-12-29T08:29:00Z">
        <w:r w:rsidRPr="00FD35A8" w:rsidDel="0098336D">
          <w:rPr>
            <w:rFonts w:ascii="Times New Roman" w:hAnsi="Times New Roman" w:cs="Times New Roman"/>
            <w:szCs w:val="20"/>
          </w:rPr>
          <w:delText>datetimes</w:delText>
        </w:r>
      </w:del>
      <w:ins w:id="2731" w:author="Yali Chen" w:date="2025-12-29T16:29:00Z" w16du:dateUtc="2025-12-29T08:29:00Z">
        <w:r w:rsidR="0098336D">
          <w:rPr>
            <w:rFonts w:ascii="Times New Roman" w:hAnsi="Times New Roman" w:cs="Times New Roman"/>
            <w:szCs w:val="20"/>
          </w:rPr>
          <w:t>dates</w:t>
        </w:r>
      </w:ins>
      <w:r w:rsidRPr="00FD35A8">
        <w:rPr>
          <w:rFonts w:ascii="Times New Roman" w:hAnsi="Times New Roman" w:cs="Times New Roman"/>
          <w:szCs w:val="20"/>
        </w:rPr>
        <w:t xml:space="preserve"> GC012F injection infusion was lower than the highest AE severity grading (Grade Y, X&lt;Y) after the start </w:t>
      </w:r>
      <w:del w:id="2732" w:author="Yali Chen" w:date="2025-12-29T16:29:00Z" w16du:dateUtc="2025-12-29T08:29:00Z">
        <w:r w:rsidRPr="00FD35A8" w:rsidDel="0098336D">
          <w:rPr>
            <w:rFonts w:ascii="Times New Roman" w:hAnsi="Times New Roman" w:cs="Times New Roman"/>
            <w:szCs w:val="20"/>
          </w:rPr>
          <w:delText>datetimes</w:delText>
        </w:r>
      </w:del>
      <w:ins w:id="2733" w:author="Yali Chen" w:date="2025-12-29T16:29:00Z" w16du:dateUtc="2025-12-29T08:29:00Z">
        <w:r w:rsidR="0098336D">
          <w:rPr>
            <w:rFonts w:ascii="Times New Roman" w:hAnsi="Times New Roman" w:cs="Times New Roman"/>
            <w:szCs w:val="20"/>
          </w:rPr>
          <w:t>dates</w:t>
        </w:r>
      </w:ins>
      <w:r w:rsidRPr="00FD35A8">
        <w:rPr>
          <w:rFonts w:ascii="Times New Roman" w:hAnsi="Times New Roman" w:cs="Times New Roman"/>
          <w:szCs w:val="20"/>
        </w:rPr>
        <w:t xml:space="preserve"> GC012F injection infusion.</w:t>
      </w:r>
    </w:p>
    <w:p w14:paraId="5277AE2A" w14:textId="77777777" w:rsidR="00F33C6B" w:rsidRPr="00FD35A8" w:rsidRDefault="00F33C6B" w:rsidP="00F33C6B">
      <w:pPr>
        <w:rPr>
          <w:rFonts w:ascii="Times New Roman" w:hAnsi="Times New Roman" w:cs="Times New Roman"/>
          <w:szCs w:val="20"/>
        </w:rPr>
      </w:pPr>
      <w:r w:rsidRPr="00FD35A8">
        <w:rPr>
          <w:rFonts w:ascii="Times New Roman" w:hAnsi="Times New Roman" w:cs="Times New Roman"/>
          <w:szCs w:val="20"/>
        </w:rPr>
        <w:t>When the AE start date coincides with the start date of GC012F injection infusion, and the start time is missing, we shall determine whether the AE occurred before or after the GC012F infusion by eCRF page "Adverse event" question “Was the start date and time of the adverse event before the GC012F infusion date and time?”.</w:t>
      </w:r>
    </w:p>
    <w:p w14:paraId="41504602" w14:textId="77777777" w:rsidR="005738BA" w:rsidRPr="00FD35A8" w:rsidRDefault="005738BA" w:rsidP="005738BA">
      <w:pPr>
        <w:pStyle w:val="tabletext1"/>
        <w:ind w:left="0"/>
        <w:rPr>
          <w:rFonts w:eastAsia="等线"/>
          <w:sz w:val="20"/>
          <w:lang w:eastAsia="zh-CN"/>
        </w:rPr>
      </w:pPr>
      <w:r w:rsidRPr="00FD35A8">
        <w:rPr>
          <w:rFonts w:eastAsia="等线"/>
          <w:sz w:val="20"/>
          <w:lang w:eastAsia="zh-CN"/>
        </w:rPr>
        <w:t>AE: Adverse Event</w:t>
      </w:r>
    </w:p>
    <w:p w14:paraId="0C4B56DE" w14:textId="77777777" w:rsidR="005738BA" w:rsidRPr="00FD35A8" w:rsidRDefault="005738BA" w:rsidP="00F33C6B">
      <w:pPr>
        <w:rPr>
          <w:rFonts w:ascii="Times New Roman" w:hAnsi="Times New Roman" w:cs="Times New Roman"/>
          <w:szCs w:val="20"/>
        </w:rPr>
      </w:pPr>
    </w:p>
    <w:p w14:paraId="3A9F7D8F" w14:textId="73994610" w:rsidR="00F33C6B" w:rsidRPr="00FD35A8" w:rsidRDefault="00321990" w:rsidP="00E62F6A">
      <w:pPr>
        <w:rPr>
          <w:rFonts w:ascii="Times New Roman" w:hAnsi="Times New Roman" w:cs="Times New Roman"/>
          <w:i/>
          <w:iCs/>
          <w:szCs w:val="20"/>
        </w:rPr>
      </w:pPr>
      <w:r w:rsidRPr="00FD35A8">
        <w:rPr>
          <w:rFonts w:ascii="Times New Roman" w:hAnsi="Times New Roman" w:cs="Times New Roman"/>
          <w:i/>
          <w:iCs/>
          <w:szCs w:val="20"/>
        </w:rPr>
        <w:t>Programming note: Subjects with multiple occurrences are counted once per system organ class and preferred term regardless of the number of occurrences.</w:t>
      </w:r>
      <w:r w:rsidR="004A4C8D" w:rsidRPr="00FD35A8">
        <w:rPr>
          <w:rFonts w:ascii="Times New Roman" w:hAnsi="Times New Roman" w:cs="Times New Roman"/>
          <w:i/>
          <w:iCs/>
          <w:szCs w:val="20"/>
        </w:rPr>
        <w:t xml:space="preserve"> The table is sorted by international order for system organ class and by decreasing number of subjects for preferred term based on the total number of subjects.</w:t>
      </w:r>
      <w:r w:rsidR="006D2C3A" w:rsidRPr="00FD35A8">
        <w:rPr>
          <w:rFonts w:ascii="Times New Roman" w:hAnsi="Times New Roman" w:cs="Times New Roman"/>
          <w:i/>
          <w:iCs/>
          <w:szCs w:val="20"/>
        </w:rPr>
        <w:t xml:space="preserve"> They will be sorted alphabetically when they have the same total frequency within the same level</w:t>
      </w:r>
      <w:r w:rsidR="009F783B" w:rsidRPr="00FD35A8">
        <w:rPr>
          <w:rFonts w:ascii="Times New Roman" w:hAnsi="Times New Roman" w:cs="Times New Roman"/>
          <w:i/>
          <w:iCs/>
          <w:szCs w:val="20"/>
        </w:rPr>
        <w:t>.</w:t>
      </w:r>
      <w:r w:rsidR="00F33C6B" w:rsidRPr="00FD35A8">
        <w:rPr>
          <w:rFonts w:ascii="Times New Roman" w:hAnsi="Times New Roman" w:cs="Times New Roman"/>
          <w:szCs w:val="20"/>
        </w:rPr>
        <w:br w:type="page"/>
      </w:r>
    </w:p>
    <w:p w14:paraId="65A25A8A" w14:textId="1A3FF592" w:rsidR="00106574" w:rsidRPr="00FD35A8" w:rsidRDefault="00106574" w:rsidP="00106574">
      <w:pPr>
        <w:pStyle w:val="TFLshelltitle1"/>
        <w:rPr>
          <w:rStyle w:val="Heading3Char1"/>
          <w:rFonts w:eastAsia="宋体"/>
          <w:b/>
          <w:bCs/>
          <w:color w:val="000000"/>
          <w:sz w:val="20"/>
          <w:szCs w:val="20"/>
          <w:lang w:eastAsia="zh-CN"/>
        </w:rPr>
      </w:pPr>
      <w:bookmarkStart w:id="2734" w:name="_Toc217918938"/>
      <w:commentRangeStart w:id="2735"/>
      <w:commentRangeStart w:id="2736"/>
      <w:r w:rsidRPr="00FD35A8">
        <w:rPr>
          <w:rStyle w:val="Heading3Char1"/>
          <w:rFonts w:eastAsia="宋体"/>
          <w:b/>
          <w:bCs/>
          <w:color w:val="000000"/>
          <w:sz w:val="20"/>
          <w:szCs w:val="20"/>
          <w:lang w:eastAsia="zh-CN"/>
        </w:rPr>
        <w:t xml:space="preserve">Listing </w:t>
      </w:r>
      <w:r w:rsidR="00B6351E" w:rsidRPr="00FD35A8">
        <w:rPr>
          <w:rStyle w:val="Heading3Char1"/>
          <w:rFonts w:eastAsia="宋体"/>
          <w:b/>
          <w:bCs/>
          <w:color w:val="000000"/>
          <w:sz w:val="20"/>
          <w:szCs w:val="20"/>
          <w:lang w:eastAsia="zh-CN"/>
        </w:rPr>
        <w:t>14.3</w:t>
      </w:r>
      <w:r w:rsidRPr="00FD35A8">
        <w:rPr>
          <w:rStyle w:val="Heading3Char1"/>
          <w:rFonts w:eastAsia="宋体"/>
          <w:b/>
          <w:bCs/>
          <w:color w:val="000000"/>
          <w:sz w:val="20"/>
          <w:szCs w:val="20"/>
          <w:lang w:eastAsia="zh-CN"/>
        </w:rPr>
        <w:t>.</w:t>
      </w:r>
      <w:r w:rsidR="00E62F6A" w:rsidRPr="00FD35A8">
        <w:rPr>
          <w:rStyle w:val="Heading3Char1"/>
          <w:rFonts w:eastAsia="宋体"/>
          <w:b/>
          <w:bCs/>
          <w:color w:val="000000"/>
          <w:sz w:val="20"/>
          <w:szCs w:val="20"/>
          <w:lang w:eastAsia="zh-CN"/>
        </w:rPr>
        <w:t>1</w:t>
      </w:r>
      <w:r w:rsidRPr="00FD35A8">
        <w:rPr>
          <w:rStyle w:val="Heading3Char1"/>
          <w:rFonts w:eastAsia="宋体"/>
          <w:b/>
          <w:bCs/>
          <w:color w:val="000000"/>
          <w:sz w:val="20"/>
          <w:szCs w:val="20"/>
          <w:lang w:eastAsia="zh-CN"/>
        </w:rPr>
        <w:t xml:space="preserve"> </w:t>
      </w:r>
      <w:r w:rsidR="00CA65EF" w:rsidRPr="00FD35A8">
        <w:rPr>
          <w:rStyle w:val="Heading3Char1"/>
          <w:rFonts w:eastAsia="宋体"/>
          <w:b/>
          <w:bCs/>
          <w:color w:val="000000"/>
          <w:sz w:val="20"/>
          <w:szCs w:val="20"/>
          <w:lang w:eastAsia="zh-CN"/>
        </w:rPr>
        <w:t xml:space="preserve">Adverse </w:t>
      </w:r>
      <w:r w:rsidR="006E5685" w:rsidRPr="00FD35A8">
        <w:rPr>
          <w:rStyle w:val="Heading3Char1"/>
          <w:rFonts w:eastAsia="宋体"/>
          <w:b/>
          <w:bCs/>
          <w:color w:val="000000"/>
          <w:sz w:val="20"/>
          <w:szCs w:val="20"/>
          <w:lang w:eastAsia="zh-CN"/>
        </w:rPr>
        <w:t>E</w:t>
      </w:r>
      <w:r w:rsidR="00CA65EF" w:rsidRPr="00FD35A8">
        <w:rPr>
          <w:rStyle w:val="Heading3Char1"/>
          <w:rFonts w:eastAsia="宋体"/>
          <w:b/>
          <w:bCs/>
          <w:color w:val="000000"/>
          <w:sz w:val="20"/>
          <w:szCs w:val="20"/>
          <w:lang w:eastAsia="zh-CN"/>
        </w:rPr>
        <w:t>vents (Safety Set)</w:t>
      </w:r>
      <w:bookmarkEnd w:id="2734"/>
      <w:r w:rsidR="007A347C" w:rsidRPr="00FD35A8" w:rsidDel="007A347C">
        <w:rPr>
          <w:rStyle w:val="Heading3Char1"/>
          <w:rFonts w:eastAsia="宋体"/>
          <w:b/>
          <w:bCs/>
          <w:color w:val="000000"/>
          <w:sz w:val="20"/>
          <w:szCs w:val="20"/>
          <w:lang w:eastAsia="zh-CN"/>
        </w:rPr>
        <w:t xml:space="preserve"> </w:t>
      </w:r>
      <w:commentRangeEnd w:id="2735"/>
      <w:r w:rsidR="00DB7BCF" w:rsidRPr="00FD35A8">
        <w:rPr>
          <w:rStyle w:val="CommentReference"/>
          <w:rFonts w:eastAsia="宋体"/>
          <w:bCs/>
          <w:color w:val="000000"/>
          <w:kern w:val="2"/>
          <w:sz w:val="20"/>
          <w:szCs w:val="20"/>
          <w:lang w:eastAsia="zh-CN"/>
        </w:rPr>
        <w:commentReference w:id="2735"/>
      </w:r>
      <w:commentRangeEnd w:id="2736"/>
      <w:r w:rsidR="0096760B">
        <w:rPr>
          <w:rStyle w:val="CommentReference"/>
          <w:rFonts w:ascii="宋体" w:eastAsia="宋体" w:hAnsi="宋体" w:cstheme="minorBidi"/>
          <w:b w:val="0"/>
          <w:snapToGrid/>
          <w:color w:val="050000"/>
          <w:kern w:val="2"/>
          <w:lang w:eastAsia="zh-CN"/>
        </w:rPr>
        <w:commentReference w:id="2736"/>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6"/>
        <w:gridCol w:w="982"/>
        <w:gridCol w:w="1322"/>
        <w:gridCol w:w="927"/>
        <w:gridCol w:w="1129"/>
        <w:gridCol w:w="1022"/>
        <w:gridCol w:w="944"/>
        <w:gridCol w:w="943"/>
        <w:gridCol w:w="992"/>
        <w:gridCol w:w="1036"/>
        <w:gridCol w:w="1250"/>
        <w:gridCol w:w="983"/>
        <w:gridCol w:w="1349"/>
        <w:gridCol w:w="780"/>
        <w:tblGridChange w:id="2737">
          <w:tblGrid>
            <w:gridCol w:w="60"/>
            <w:gridCol w:w="856"/>
            <w:gridCol w:w="389"/>
            <w:gridCol w:w="593"/>
            <w:gridCol w:w="446"/>
            <w:gridCol w:w="876"/>
            <w:gridCol w:w="495"/>
            <w:gridCol w:w="432"/>
            <w:gridCol w:w="495"/>
            <w:gridCol w:w="634"/>
            <w:gridCol w:w="562"/>
            <w:gridCol w:w="460"/>
            <w:gridCol w:w="620"/>
            <w:gridCol w:w="324"/>
            <w:gridCol w:w="674"/>
            <w:gridCol w:w="269"/>
            <w:gridCol w:w="729"/>
            <w:gridCol w:w="263"/>
            <w:gridCol w:w="785"/>
            <w:gridCol w:w="251"/>
            <w:gridCol w:w="845"/>
            <w:gridCol w:w="405"/>
            <w:gridCol w:w="912"/>
            <w:gridCol w:w="71"/>
            <w:gridCol w:w="968"/>
            <w:gridCol w:w="381"/>
            <w:gridCol w:w="780"/>
            <w:gridCol w:w="231"/>
            <w:gridCol w:w="822"/>
          </w:tblGrid>
        </w:tblGridChange>
      </w:tblGrid>
      <w:tr w:rsidR="007272C7" w:rsidRPr="00FD35A8" w14:paraId="2AFF8FB8" w14:textId="77777777" w:rsidTr="00D54F68">
        <w:trPr>
          <w:trHeight w:val="315"/>
        </w:trPr>
        <w:tc>
          <w:tcPr>
            <w:tcW w:w="14575" w:type="dxa"/>
            <w:gridSpan w:val="14"/>
            <w:tcBorders>
              <w:bottom w:val="single" w:sz="4" w:space="0" w:color="auto"/>
            </w:tcBorders>
          </w:tcPr>
          <w:p w14:paraId="0E1A88D2" w14:textId="0D651C01" w:rsidR="007272C7" w:rsidRPr="00FD35A8" w:rsidRDefault="007272C7" w:rsidP="006D7ADA">
            <w:pPr>
              <w:pStyle w:val="tabletext1"/>
              <w:ind w:left="0"/>
              <w:rPr>
                <w:rFonts w:eastAsia="等线"/>
                <w:sz w:val="20"/>
              </w:rPr>
            </w:pPr>
            <w:r w:rsidRPr="00FD35A8">
              <w:rPr>
                <w:rFonts w:eastAsia="等线"/>
                <w:sz w:val="20"/>
              </w:rPr>
              <w:t>&lt;&lt;Page by Subject identifier + study cohort&gt;&gt;</w:t>
            </w:r>
          </w:p>
        </w:tc>
      </w:tr>
      <w:tr w:rsidR="007272C7" w:rsidRPr="00FD35A8" w14:paraId="0AF31762" w14:textId="77777777" w:rsidTr="007272C7">
        <w:tblPrEx>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ExChange w:id="2738" w:author="Yali Chen" w:date="2026-01-27T10:59:00Z" w16du:dateUtc="2026-01-27T02:59:00Z">
            <w:tblPrEx>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Ex>
          </w:tblPrExChange>
        </w:tblPrEx>
        <w:trPr>
          <w:trHeight w:val="1154"/>
          <w:trPrChange w:id="2739" w:author="Yali Chen" w:date="2026-01-27T10:59:00Z" w16du:dateUtc="2026-01-27T02:59:00Z">
            <w:trPr>
              <w:gridBefore w:val="1"/>
              <w:trHeight w:val="1154"/>
            </w:trPr>
          </w:trPrChange>
        </w:trPr>
        <w:tc>
          <w:tcPr>
            <w:tcW w:w="914" w:type="dxa"/>
            <w:tcBorders>
              <w:top w:val="single" w:sz="4" w:space="0" w:color="auto"/>
            </w:tcBorders>
            <w:hideMark/>
            <w:tcPrChange w:id="2740" w:author="Yali Chen" w:date="2026-01-27T10:59:00Z" w16du:dateUtc="2026-01-27T02:59:00Z">
              <w:tcPr>
                <w:tcW w:w="1245" w:type="dxa"/>
                <w:gridSpan w:val="2"/>
                <w:tcBorders>
                  <w:top w:val="single" w:sz="4" w:space="0" w:color="auto"/>
                  <w:left w:val="nil"/>
                  <w:bottom w:val="single" w:sz="4" w:space="0" w:color="auto"/>
                  <w:right w:val="nil"/>
                </w:tcBorders>
                <w:hideMark/>
              </w:tcPr>
            </w:tcPrChange>
          </w:tcPr>
          <w:p w14:paraId="29395EDC" w14:textId="3A9F1BE7" w:rsidR="007272C7" w:rsidRPr="00FD35A8" w:rsidRDefault="007272C7" w:rsidP="001429C7">
            <w:pPr>
              <w:pStyle w:val="tabletext1"/>
              <w:ind w:left="0"/>
              <w:rPr>
                <w:rFonts w:eastAsia="等线"/>
                <w:sz w:val="20"/>
              </w:rPr>
            </w:pPr>
            <w:r w:rsidRPr="00FD35A8">
              <w:rPr>
                <w:rFonts w:eastAsia="等线"/>
                <w:sz w:val="20"/>
              </w:rPr>
              <w:t>Analysis phase [</w:t>
            </w:r>
            <w:r w:rsidRPr="00FD35A8">
              <w:rPr>
                <w:rFonts w:eastAsia="等线"/>
                <w:sz w:val="20"/>
                <w:lang w:eastAsia="zh-CN"/>
              </w:rPr>
              <w:t>a</w:t>
            </w:r>
            <w:r w:rsidRPr="00FD35A8">
              <w:rPr>
                <w:rFonts w:eastAsia="等线"/>
                <w:sz w:val="20"/>
              </w:rPr>
              <w:t>]</w:t>
            </w:r>
          </w:p>
        </w:tc>
        <w:tc>
          <w:tcPr>
            <w:tcW w:w="984" w:type="dxa"/>
            <w:tcBorders>
              <w:top w:val="single" w:sz="4" w:space="0" w:color="auto"/>
            </w:tcBorders>
            <w:hideMark/>
            <w:tcPrChange w:id="2741" w:author="Yali Chen" w:date="2026-01-27T10:59:00Z" w16du:dateUtc="2026-01-27T02:59:00Z">
              <w:tcPr>
                <w:tcW w:w="1039" w:type="dxa"/>
                <w:gridSpan w:val="2"/>
                <w:tcBorders>
                  <w:top w:val="single" w:sz="4" w:space="0" w:color="auto"/>
                  <w:left w:val="nil"/>
                  <w:bottom w:val="single" w:sz="4" w:space="0" w:color="auto"/>
                  <w:right w:val="nil"/>
                </w:tcBorders>
                <w:hideMark/>
              </w:tcPr>
            </w:tcPrChange>
          </w:tcPr>
          <w:p w14:paraId="18F8EFAC" w14:textId="76284FA1" w:rsidR="007272C7" w:rsidRPr="00FD35A8" w:rsidRDefault="007272C7" w:rsidP="001429C7">
            <w:pPr>
              <w:pStyle w:val="tabletext1"/>
              <w:ind w:left="0"/>
              <w:jc w:val="center"/>
              <w:rPr>
                <w:rFonts w:eastAsia="等线"/>
                <w:sz w:val="20"/>
                <w:lang w:eastAsia="zh-CN"/>
              </w:rPr>
            </w:pPr>
            <w:r w:rsidRPr="00FD35A8">
              <w:rPr>
                <w:rFonts w:eastAsia="等线"/>
                <w:sz w:val="20"/>
                <w:lang w:eastAsia="zh-CN"/>
              </w:rPr>
              <w:t>W</w:t>
            </w:r>
            <w:r w:rsidRPr="00FD35A8">
              <w:rPr>
                <w:rFonts w:eastAsia="等线"/>
                <w:sz w:val="20"/>
              </w:rPr>
              <w:t>ithin 28 days after cell infusion</w:t>
            </w:r>
            <w:ins w:id="2742" w:author="Yali Chen" w:date="2026-01-30T12:33:00Z" w16du:dateUtc="2026-01-30T04:33:00Z">
              <w:r w:rsidR="000B62D9">
                <w:rPr>
                  <w:rFonts w:eastAsia="等线" w:hint="eastAsia"/>
                  <w:sz w:val="20"/>
                  <w:lang w:eastAsia="zh-CN"/>
                </w:rPr>
                <w:t xml:space="preserve"> </w:t>
              </w:r>
              <w:r w:rsidR="000B62D9" w:rsidRPr="000B62D9">
                <w:rPr>
                  <w:rFonts w:eastAsia="等线"/>
                  <w:sz w:val="20"/>
                  <w:highlight w:val="yellow"/>
                  <w:lang w:eastAsia="zh-CN"/>
                  <w:rPrChange w:id="2743" w:author="Yali Chen" w:date="2026-01-30T12:33:00Z" w16du:dateUtc="2026-01-30T04:33:00Z">
                    <w:rPr>
                      <w:rFonts w:eastAsia="等线"/>
                      <w:sz w:val="20"/>
                      <w:lang w:eastAsia="zh-CN"/>
                    </w:rPr>
                  </w:rPrChange>
                </w:rPr>
                <w:t>[a]</w:t>
              </w:r>
            </w:ins>
          </w:p>
        </w:tc>
        <w:tc>
          <w:tcPr>
            <w:tcW w:w="1319" w:type="dxa"/>
            <w:tcBorders>
              <w:top w:val="single" w:sz="4" w:space="0" w:color="auto"/>
            </w:tcBorders>
            <w:hideMark/>
            <w:tcPrChange w:id="2744" w:author="Yali Chen" w:date="2026-01-27T10:59:00Z" w16du:dateUtc="2026-01-27T02:59:00Z">
              <w:tcPr>
                <w:tcW w:w="1371" w:type="dxa"/>
                <w:gridSpan w:val="2"/>
                <w:tcBorders>
                  <w:top w:val="single" w:sz="4" w:space="0" w:color="auto"/>
                  <w:left w:val="nil"/>
                  <w:bottom w:val="single" w:sz="4" w:space="0" w:color="auto"/>
                  <w:right w:val="nil"/>
                </w:tcBorders>
                <w:hideMark/>
              </w:tcPr>
            </w:tcPrChange>
          </w:tcPr>
          <w:p w14:paraId="210F537B" w14:textId="77777777" w:rsidR="007272C7" w:rsidRPr="00FD35A8" w:rsidRDefault="007272C7" w:rsidP="001429C7">
            <w:pPr>
              <w:pStyle w:val="tabletext1"/>
              <w:ind w:left="0"/>
              <w:jc w:val="center"/>
              <w:rPr>
                <w:rFonts w:eastAsia="等线"/>
                <w:sz w:val="20"/>
              </w:rPr>
            </w:pPr>
            <w:r w:rsidRPr="00FD35A8">
              <w:rPr>
                <w:rFonts w:eastAsia="等线"/>
                <w:sz w:val="20"/>
              </w:rPr>
              <w:t>Preferred term</w:t>
            </w:r>
            <w:r w:rsidRPr="00FD35A8">
              <w:rPr>
                <w:rFonts w:eastAsia="等线"/>
                <w:sz w:val="20"/>
              </w:rPr>
              <w:br/>
              <w:t>(MedDRA version x.x)/Reported term</w:t>
            </w:r>
          </w:p>
        </w:tc>
        <w:tc>
          <w:tcPr>
            <w:tcW w:w="925" w:type="dxa"/>
            <w:tcBorders>
              <w:top w:val="single" w:sz="4" w:space="0" w:color="auto"/>
            </w:tcBorders>
            <w:hideMark/>
            <w:tcPrChange w:id="2745" w:author="Yali Chen" w:date="2026-01-27T10:59:00Z" w16du:dateUtc="2026-01-27T02:59:00Z">
              <w:tcPr>
                <w:tcW w:w="927" w:type="dxa"/>
                <w:gridSpan w:val="2"/>
                <w:tcBorders>
                  <w:top w:val="single" w:sz="4" w:space="0" w:color="auto"/>
                  <w:left w:val="nil"/>
                  <w:bottom w:val="single" w:sz="4" w:space="0" w:color="auto"/>
                  <w:right w:val="nil"/>
                </w:tcBorders>
                <w:hideMark/>
              </w:tcPr>
            </w:tcPrChange>
          </w:tcPr>
          <w:p w14:paraId="64025FC9" w14:textId="7395B42A" w:rsidR="007272C7" w:rsidRPr="00FD35A8" w:rsidRDefault="007272C7" w:rsidP="007272C7">
            <w:pPr>
              <w:pStyle w:val="tabletext1"/>
              <w:ind w:left="0"/>
              <w:jc w:val="center"/>
              <w:rPr>
                <w:rFonts w:eastAsia="等线"/>
                <w:sz w:val="20"/>
                <w:lang w:eastAsia="zh-CN"/>
              </w:rPr>
            </w:pPr>
            <w:r w:rsidRPr="00FD35A8">
              <w:rPr>
                <w:rFonts w:eastAsia="等线"/>
                <w:sz w:val="20"/>
              </w:rPr>
              <w:t>Start date</w:t>
            </w:r>
            <w:ins w:id="2746" w:author="Yali Chen" w:date="2026-01-27T10:56:00Z" w16du:dateUtc="2026-01-27T02:56:00Z">
              <w:r w:rsidRPr="00556E25">
                <w:rPr>
                  <w:rFonts w:eastAsia="等线"/>
                  <w:sz w:val="20"/>
                  <w:highlight w:val="yellow"/>
                  <w:lang w:eastAsia="zh-CN"/>
                  <w:rPrChange w:id="2747" w:author="Yali Chen" w:date="2026-01-27T11:46:00Z" w16du:dateUtc="2026-01-27T03:46:00Z">
                    <w:rPr>
                      <w:rFonts w:eastAsia="等线"/>
                      <w:sz w:val="20"/>
                      <w:lang w:eastAsia="zh-CN"/>
                    </w:rPr>
                  </w:rPrChange>
                </w:rPr>
                <w:t>/</w:t>
              </w:r>
              <w:r w:rsidRPr="00556E25">
                <w:rPr>
                  <w:rFonts w:eastAsia="等线"/>
                  <w:color w:val="EE0000"/>
                  <w:sz w:val="20"/>
                  <w:highlight w:val="yellow"/>
                  <w:lang w:eastAsia="zh-CN"/>
                  <w:rPrChange w:id="2748" w:author="Yali Chen" w:date="2026-01-27T11:46:00Z" w16du:dateUtc="2026-01-27T03:46:00Z">
                    <w:rPr>
                      <w:rFonts w:eastAsia="等线"/>
                      <w:sz w:val="20"/>
                      <w:lang w:eastAsia="zh-CN"/>
                    </w:rPr>
                  </w:rPrChange>
                </w:rPr>
                <w:t>End date</w:t>
              </w:r>
            </w:ins>
          </w:p>
        </w:tc>
        <w:tc>
          <w:tcPr>
            <w:tcW w:w="1131" w:type="dxa"/>
            <w:tcBorders>
              <w:top w:val="single" w:sz="4" w:space="0" w:color="auto"/>
            </w:tcBorders>
            <w:hideMark/>
            <w:tcPrChange w:id="2749" w:author="Yali Chen" w:date="2026-01-27T10:59:00Z" w16du:dateUtc="2026-01-27T02:59:00Z">
              <w:tcPr>
                <w:tcW w:w="1196" w:type="dxa"/>
                <w:gridSpan w:val="2"/>
                <w:tcBorders>
                  <w:top w:val="single" w:sz="4" w:space="0" w:color="auto"/>
                  <w:left w:val="nil"/>
                  <w:bottom w:val="single" w:sz="4" w:space="0" w:color="auto"/>
                  <w:right w:val="nil"/>
                </w:tcBorders>
                <w:hideMark/>
              </w:tcPr>
            </w:tcPrChange>
          </w:tcPr>
          <w:p w14:paraId="4A219482" w14:textId="316386AB" w:rsidR="007272C7" w:rsidRPr="00FD35A8" w:rsidRDefault="007272C7" w:rsidP="001429C7">
            <w:pPr>
              <w:pStyle w:val="tabletext1"/>
              <w:ind w:left="0"/>
              <w:jc w:val="center"/>
              <w:rPr>
                <w:rFonts w:eastAsia="等线"/>
                <w:sz w:val="20"/>
                <w:lang w:eastAsia="zh-CN"/>
              </w:rPr>
            </w:pPr>
            <w:r w:rsidRPr="00FD35A8">
              <w:rPr>
                <w:rFonts w:eastAsia="等线"/>
                <w:sz w:val="20"/>
              </w:rPr>
              <w:t>Study day at start/Study day at end</w:t>
            </w:r>
            <w:r w:rsidRPr="00FD35A8">
              <w:rPr>
                <w:rFonts w:eastAsia="等线"/>
                <w:sz w:val="20"/>
                <w:lang w:eastAsia="zh-CN"/>
              </w:rPr>
              <w:t xml:space="preserve"> [b]</w:t>
            </w:r>
          </w:p>
        </w:tc>
        <w:tc>
          <w:tcPr>
            <w:tcW w:w="1023" w:type="dxa"/>
            <w:tcBorders>
              <w:top w:val="single" w:sz="4" w:space="0" w:color="auto"/>
            </w:tcBorders>
            <w:hideMark/>
            <w:tcPrChange w:id="2750" w:author="Yali Chen" w:date="2026-01-27T10:59:00Z" w16du:dateUtc="2026-01-27T02:59:00Z">
              <w:tcPr>
                <w:tcW w:w="1080" w:type="dxa"/>
                <w:gridSpan w:val="2"/>
                <w:tcBorders>
                  <w:top w:val="single" w:sz="4" w:space="0" w:color="auto"/>
                  <w:left w:val="nil"/>
                  <w:bottom w:val="single" w:sz="4" w:space="0" w:color="auto"/>
                  <w:right w:val="nil"/>
                </w:tcBorders>
                <w:hideMark/>
              </w:tcPr>
            </w:tcPrChange>
          </w:tcPr>
          <w:p w14:paraId="054B2E0D" w14:textId="71FA1973" w:rsidR="007272C7" w:rsidRPr="00FD35A8" w:rsidRDefault="007272C7" w:rsidP="001429C7">
            <w:pPr>
              <w:pStyle w:val="tabletext1"/>
              <w:ind w:left="0"/>
              <w:jc w:val="center"/>
              <w:rPr>
                <w:rFonts w:eastAsia="等线"/>
                <w:sz w:val="20"/>
                <w:lang w:eastAsia="zh-CN"/>
              </w:rPr>
            </w:pPr>
            <w:r w:rsidRPr="00FD35A8">
              <w:rPr>
                <w:rFonts w:eastAsia="等线"/>
                <w:sz w:val="20"/>
              </w:rPr>
              <w:t>Duration (Days)</w:t>
            </w:r>
            <w:r w:rsidRPr="00FD35A8">
              <w:rPr>
                <w:rFonts w:eastAsia="等线"/>
                <w:sz w:val="20"/>
                <w:lang w:eastAsia="zh-CN"/>
              </w:rPr>
              <w:t xml:space="preserve"> [c]</w:t>
            </w:r>
          </w:p>
        </w:tc>
        <w:tc>
          <w:tcPr>
            <w:tcW w:w="945" w:type="dxa"/>
            <w:tcBorders>
              <w:top w:val="single" w:sz="4" w:space="0" w:color="auto"/>
            </w:tcBorders>
            <w:tcPrChange w:id="2751" w:author="Yali Chen" w:date="2026-01-27T10:59:00Z" w16du:dateUtc="2026-01-27T02:59:00Z">
              <w:tcPr>
                <w:tcW w:w="998" w:type="dxa"/>
                <w:gridSpan w:val="2"/>
              </w:tcPr>
            </w:tcPrChange>
          </w:tcPr>
          <w:p w14:paraId="7D183E47" w14:textId="4DE579C5" w:rsidR="007272C7" w:rsidRPr="00556E25" w:rsidRDefault="007272C7" w:rsidP="001429C7">
            <w:pPr>
              <w:pStyle w:val="tabletext1"/>
              <w:ind w:left="0"/>
              <w:jc w:val="center"/>
              <w:rPr>
                <w:rFonts w:eastAsia="等线"/>
                <w:color w:val="EE0000"/>
                <w:sz w:val="20"/>
                <w:highlight w:val="yellow"/>
                <w:rPrChange w:id="2752" w:author="Yali Chen" w:date="2026-01-27T11:46:00Z" w16du:dateUtc="2026-01-27T03:46:00Z">
                  <w:rPr>
                    <w:rFonts w:eastAsia="等线"/>
                    <w:sz w:val="20"/>
                  </w:rPr>
                </w:rPrChange>
              </w:rPr>
            </w:pPr>
            <w:ins w:id="2753" w:author="Yali Chen" w:date="2026-01-27T10:57:00Z" w16du:dateUtc="2026-01-27T02:57:00Z">
              <w:r w:rsidRPr="00556E25">
                <w:rPr>
                  <w:rFonts w:eastAsia="等线"/>
                  <w:color w:val="EE0000"/>
                  <w:sz w:val="20"/>
                  <w:highlight w:val="yellow"/>
                  <w:rPrChange w:id="2754" w:author="Yali Chen" w:date="2026-01-27T11:46:00Z" w16du:dateUtc="2026-01-27T03:46:00Z">
                    <w:rPr>
                      <w:rFonts w:eastAsia="等线"/>
                      <w:sz w:val="20"/>
                    </w:rPr>
                  </w:rPrChange>
                </w:rPr>
                <w:t>Date of AE change, study day</w:t>
              </w:r>
            </w:ins>
          </w:p>
        </w:tc>
        <w:tc>
          <w:tcPr>
            <w:tcW w:w="945" w:type="dxa"/>
            <w:tcBorders>
              <w:top w:val="single" w:sz="4" w:space="0" w:color="auto"/>
            </w:tcBorders>
            <w:hideMark/>
            <w:tcPrChange w:id="2755" w:author="Yali Chen" w:date="2026-01-27T10:59:00Z" w16du:dateUtc="2026-01-27T02:59:00Z">
              <w:tcPr>
                <w:tcW w:w="998" w:type="dxa"/>
                <w:gridSpan w:val="2"/>
                <w:tcBorders>
                  <w:top w:val="single" w:sz="4" w:space="0" w:color="auto"/>
                  <w:left w:val="nil"/>
                  <w:bottom w:val="single" w:sz="4" w:space="0" w:color="auto"/>
                  <w:right w:val="nil"/>
                </w:tcBorders>
                <w:hideMark/>
              </w:tcPr>
            </w:tcPrChange>
          </w:tcPr>
          <w:p w14:paraId="30324EA3" w14:textId="67BA9CA4" w:rsidR="007272C7" w:rsidRPr="00FD35A8" w:rsidRDefault="007272C7" w:rsidP="001429C7">
            <w:pPr>
              <w:pStyle w:val="tabletext1"/>
              <w:ind w:left="0"/>
              <w:jc w:val="center"/>
              <w:rPr>
                <w:rFonts w:eastAsia="等线"/>
                <w:sz w:val="20"/>
              </w:rPr>
            </w:pPr>
            <w:r w:rsidRPr="00FD35A8">
              <w:rPr>
                <w:rFonts w:eastAsia="等线"/>
                <w:sz w:val="20"/>
              </w:rPr>
              <w:t>Serious event</w:t>
            </w:r>
          </w:p>
        </w:tc>
        <w:tc>
          <w:tcPr>
            <w:tcW w:w="993" w:type="dxa"/>
            <w:tcBorders>
              <w:top w:val="single" w:sz="4" w:space="0" w:color="auto"/>
            </w:tcBorders>
            <w:hideMark/>
            <w:tcPrChange w:id="2756" w:author="Yali Chen" w:date="2026-01-27T10:59:00Z" w16du:dateUtc="2026-01-27T02:59:00Z">
              <w:tcPr>
                <w:tcW w:w="1048" w:type="dxa"/>
                <w:gridSpan w:val="2"/>
                <w:tcBorders>
                  <w:top w:val="single" w:sz="4" w:space="0" w:color="auto"/>
                  <w:left w:val="nil"/>
                  <w:bottom w:val="single" w:sz="4" w:space="0" w:color="auto"/>
                  <w:right w:val="nil"/>
                </w:tcBorders>
                <w:hideMark/>
              </w:tcPr>
            </w:tcPrChange>
          </w:tcPr>
          <w:p w14:paraId="14FF999C" w14:textId="373627CC" w:rsidR="007272C7" w:rsidRPr="00FD35A8" w:rsidRDefault="007272C7" w:rsidP="001429C7">
            <w:pPr>
              <w:pStyle w:val="tabletext1"/>
              <w:ind w:left="0"/>
              <w:jc w:val="center"/>
              <w:rPr>
                <w:rFonts w:eastAsia="等线"/>
                <w:sz w:val="20"/>
              </w:rPr>
            </w:pPr>
            <w:r w:rsidRPr="00FD35A8">
              <w:rPr>
                <w:rFonts w:eastAsia="等线"/>
                <w:sz w:val="20"/>
              </w:rPr>
              <w:t>AE possibly related to CART therapy [</w:t>
            </w:r>
            <w:r w:rsidRPr="00FD35A8">
              <w:rPr>
                <w:rFonts w:eastAsia="等线"/>
                <w:sz w:val="20"/>
                <w:lang w:eastAsia="zh-CN"/>
              </w:rPr>
              <w:t>d</w:t>
            </w:r>
            <w:r w:rsidRPr="00FD35A8">
              <w:rPr>
                <w:rFonts w:eastAsia="等线"/>
                <w:sz w:val="20"/>
              </w:rPr>
              <w:t>]</w:t>
            </w:r>
          </w:p>
        </w:tc>
        <w:tc>
          <w:tcPr>
            <w:tcW w:w="1037" w:type="dxa"/>
            <w:tcBorders>
              <w:top w:val="single" w:sz="4" w:space="0" w:color="auto"/>
            </w:tcBorders>
            <w:hideMark/>
            <w:tcPrChange w:id="2757" w:author="Yali Chen" w:date="2026-01-27T10:59:00Z" w16du:dateUtc="2026-01-27T02:59:00Z">
              <w:tcPr>
                <w:tcW w:w="1096" w:type="dxa"/>
                <w:gridSpan w:val="2"/>
                <w:tcBorders>
                  <w:top w:val="single" w:sz="4" w:space="0" w:color="auto"/>
                  <w:left w:val="nil"/>
                  <w:bottom w:val="single" w:sz="4" w:space="0" w:color="auto"/>
                  <w:right w:val="nil"/>
                </w:tcBorders>
                <w:hideMark/>
              </w:tcPr>
            </w:tcPrChange>
          </w:tcPr>
          <w:p w14:paraId="2CB4B9B5" w14:textId="77777777" w:rsidR="007272C7" w:rsidRPr="00FD35A8" w:rsidRDefault="007272C7" w:rsidP="001429C7">
            <w:pPr>
              <w:pStyle w:val="tabletext1"/>
              <w:ind w:left="0"/>
              <w:jc w:val="center"/>
              <w:rPr>
                <w:rFonts w:eastAsia="等线"/>
                <w:sz w:val="20"/>
              </w:rPr>
            </w:pPr>
            <w:r w:rsidRPr="00FD35A8">
              <w:rPr>
                <w:rFonts w:eastAsia="等线"/>
                <w:sz w:val="20"/>
              </w:rPr>
              <w:t>Outcome</w:t>
            </w:r>
          </w:p>
        </w:tc>
        <w:tc>
          <w:tcPr>
            <w:tcW w:w="1247" w:type="dxa"/>
            <w:tcBorders>
              <w:top w:val="single" w:sz="4" w:space="0" w:color="auto"/>
            </w:tcBorders>
            <w:hideMark/>
            <w:tcPrChange w:id="2758" w:author="Yali Chen" w:date="2026-01-27T10:59:00Z" w16du:dateUtc="2026-01-27T02:59:00Z">
              <w:tcPr>
                <w:tcW w:w="1317" w:type="dxa"/>
                <w:gridSpan w:val="2"/>
                <w:tcBorders>
                  <w:top w:val="single" w:sz="4" w:space="0" w:color="auto"/>
                  <w:left w:val="nil"/>
                  <w:bottom w:val="single" w:sz="4" w:space="0" w:color="auto"/>
                  <w:right w:val="nil"/>
                </w:tcBorders>
                <w:hideMark/>
              </w:tcPr>
            </w:tcPrChange>
          </w:tcPr>
          <w:p w14:paraId="2C452BE6" w14:textId="77777777" w:rsidR="007272C7" w:rsidRPr="00FD35A8" w:rsidRDefault="007272C7" w:rsidP="001429C7">
            <w:pPr>
              <w:pStyle w:val="tabletext1"/>
              <w:ind w:left="0"/>
              <w:jc w:val="center"/>
              <w:rPr>
                <w:rFonts w:eastAsia="等线"/>
                <w:sz w:val="20"/>
              </w:rPr>
            </w:pPr>
            <w:r w:rsidRPr="00FD35A8">
              <w:rPr>
                <w:rFonts w:eastAsia="等线"/>
                <w:sz w:val="20"/>
              </w:rPr>
              <w:t>Concomitant or additional treatment given</w:t>
            </w:r>
          </w:p>
        </w:tc>
        <w:tc>
          <w:tcPr>
            <w:tcW w:w="984" w:type="dxa"/>
            <w:tcBorders>
              <w:top w:val="single" w:sz="4" w:space="0" w:color="auto"/>
            </w:tcBorders>
            <w:hideMark/>
            <w:tcPrChange w:id="2759" w:author="Yali Chen" w:date="2026-01-27T10:59:00Z" w16du:dateUtc="2026-01-27T02:59:00Z">
              <w:tcPr>
                <w:tcW w:w="1039" w:type="dxa"/>
                <w:gridSpan w:val="2"/>
                <w:tcBorders>
                  <w:top w:val="single" w:sz="4" w:space="0" w:color="auto"/>
                  <w:left w:val="nil"/>
                  <w:bottom w:val="single" w:sz="4" w:space="0" w:color="auto"/>
                  <w:right w:val="nil"/>
                </w:tcBorders>
                <w:hideMark/>
              </w:tcPr>
            </w:tcPrChange>
          </w:tcPr>
          <w:p w14:paraId="74B1D38B" w14:textId="33668EC6" w:rsidR="007272C7" w:rsidRPr="00FD35A8" w:rsidRDefault="007272C7" w:rsidP="001429C7">
            <w:pPr>
              <w:pStyle w:val="tabletext1"/>
              <w:ind w:left="0"/>
              <w:jc w:val="center"/>
              <w:rPr>
                <w:rFonts w:eastAsia="等线"/>
                <w:sz w:val="20"/>
                <w:lang w:eastAsia="zh-CN"/>
              </w:rPr>
            </w:pPr>
            <w:r w:rsidRPr="00FD35A8">
              <w:rPr>
                <w:rFonts w:eastAsia="等线"/>
                <w:sz w:val="20"/>
              </w:rPr>
              <w:t>CTCAE grade</w:t>
            </w:r>
            <w:r w:rsidRPr="00FD35A8">
              <w:rPr>
                <w:rFonts w:eastAsia="等线"/>
                <w:sz w:val="20"/>
                <w:lang w:eastAsia="zh-CN"/>
              </w:rPr>
              <w:t xml:space="preserve"> [e]</w:t>
            </w:r>
          </w:p>
        </w:tc>
        <w:tc>
          <w:tcPr>
            <w:tcW w:w="1346" w:type="dxa"/>
            <w:tcBorders>
              <w:top w:val="single" w:sz="4" w:space="0" w:color="auto"/>
            </w:tcBorders>
            <w:hideMark/>
            <w:tcPrChange w:id="2760" w:author="Yali Chen" w:date="2026-01-27T10:59:00Z" w16du:dateUtc="2026-01-27T02:59:00Z">
              <w:tcPr>
                <w:tcW w:w="1392" w:type="dxa"/>
                <w:gridSpan w:val="3"/>
                <w:tcBorders>
                  <w:top w:val="single" w:sz="4" w:space="0" w:color="auto"/>
                  <w:left w:val="nil"/>
                  <w:bottom w:val="single" w:sz="4" w:space="0" w:color="auto"/>
                  <w:right w:val="nil"/>
                </w:tcBorders>
                <w:hideMark/>
              </w:tcPr>
            </w:tcPrChange>
          </w:tcPr>
          <w:p w14:paraId="650D7627" w14:textId="77777777" w:rsidR="007272C7" w:rsidRPr="00FD35A8" w:rsidRDefault="007272C7" w:rsidP="001429C7">
            <w:pPr>
              <w:pStyle w:val="tabletext1"/>
              <w:ind w:left="0"/>
              <w:jc w:val="center"/>
              <w:rPr>
                <w:rFonts w:eastAsia="等线"/>
                <w:sz w:val="20"/>
              </w:rPr>
            </w:pPr>
            <w:r w:rsidRPr="00FD35A8">
              <w:rPr>
                <w:rFonts w:eastAsia="等线"/>
                <w:sz w:val="20"/>
              </w:rPr>
              <w:t>Action taken with CART therapy</w:t>
            </w:r>
          </w:p>
        </w:tc>
        <w:tc>
          <w:tcPr>
            <w:tcW w:w="782" w:type="dxa"/>
            <w:tcBorders>
              <w:top w:val="single" w:sz="4" w:space="0" w:color="auto"/>
            </w:tcBorders>
            <w:hideMark/>
            <w:tcPrChange w:id="2761" w:author="Yali Chen" w:date="2026-01-27T10:59:00Z" w16du:dateUtc="2026-01-27T02:59:00Z">
              <w:tcPr>
                <w:tcW w:w="822" w:type="dxa"/>
                <w:tcBorders>
                  <w:top w:val="single" w:sz="4" w:space="0" w:color="auto"/>
                  <w:left w:val="nil"/>
                  <w:bottom w:val="single" w:sz="4" w:space="0" w:color="auto"/>
                  <w:right w:val="nil"/>
                </w:tcBorders>
                <w:hideMark/>
              </w:tcPr>
            </w:tcPrChange>
          </w:tcPr>
          <w:p w14:paraId="507A9D58" w14:textId="77777777" w:rsidR="007272C7" w:rsidRPr="00FD35A8" w:rsidRDefault="007272C7" w:rsidP="001429C7">
            <w:pPr>
              <w:pStyle w:val="tabletext1"/>
              <w:ind w:left="0"/>
              <w:jc w:val="center"/>
              <w:rPr>
                <w:rFonts w:eastAsia="等线"/>
                <w:sz w:val="20"/>
              </w:rPr>
            </w:pPr>
            <w:r w:rsidRPr="00FD35A8">
              <w:rPr>
                <w:rFonts w:eastAsia="等线"/>
                <w:sz w:val="20"/>
              </w:rPr>
              <w:t>DLT</w:t>
            </w:r>
          </w:p>
        </w:tc>
      </w:tr>
      <w:tr w:rsidR="007272C7" w:rsidRPr="00FD35A8" w14:paraId="1E82918F" w14:textId="77777777" w:rsidTr="007272C7">
        <w:tblPrEx>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ExChange w:id="2762" w:author="Yali Chen" w:date="2026-01-27T10:58:00Z" w16du:dateUtc="2026-01-27T02:58:00Z">
            <w:tblPrEx>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Ex>
          </w:tblPrExChange>
        </w:tblPrEx>
        <w:trPr>
          <w:trHeight w:val="720"/>
          <w:trPrChange w:id="2763" w:author="Yali Chen" w:date="2026-01-27T10:58:00Z" w16du:dateUtc="2026-01-27T02:58:00Z">
            <w:trPr>
              <w:gridBefore w:val="1"/>
              <w:trHeight w:val="720"/>
            </w:trPr>
          </w:trPrChange>
        </w:trPr>
        <w:tc>
          <w:tcPr>
            <w:tcW w:w="914" w:type="dxa"/>
            <w:hideMark/>
            <w:tcPrChange w:id="2764" w:author="Yali Chen" w:date="2026-01-27T10:58:00Z" w16du:dateUtc="2026-01-27T02:58:00Z">
              <w:tcPr>
                <w:tcW w:w="1245" w:type="dxa"/>
                <w:gridSpan w:val="2"/>
                <w:tcBorders>
                  <w:top w:val="single" w:sz="4" w:space="0" w:color="auto"/>
                  <w:left w:val="nil"/>
                  <w:bottom w:val="nil"/>
                  <w:right w:val="nil"/>
                </w:tcBorders>
                <w:hideMark/>
              </w:tcPr>
            </w:tcPrChange>
          </w:tcPr>
          <w:p w14:paraId="2AD4B8FC" w14:textId="77777777" w:rsidR="007272C7" w:rsidRPr="00FD35A8" w:rsidRDefault="007272C7" w:rsidP="001429C7">
            <w:pPr>
              <w:pStyle w:val="tabletext1"/>
              <w:ind w:left="0"/>
              <w:rPr>
                <w:rFonts w:eastAsia="等线"/>
                <w:sz w:val="20"/>
              </w:rPr>
            </w:pPr>
            <w:r w:rsidRPr="00FD35A8">
              <w:rPr>
                <w:rFonts w:eastAsia="等线"/>
                <w:sz w:val="20"/>
              </w:rPr>
              <w:t>Before cell infusion</w:t>
            </w:r>
          </w:p>
        </w:tc>
        <w:tc>
          <w:tcPr>
            <w:tcW w:w="984" w:type="dxa"/>
            <w:hideMark/>
            <w:tcPrChange w:id="2765" w:author="Yali Chen" w:date="2026-01-27T10:58:00Z" w16du:dateUtc="2026-01-27T02:58:00Z">
              <w:tcPr>
                <w:tcW w:w="1039" w:type="dxa"/>
                <w:gridSpan w:val="2"/>
                <w:tcBorders>
                  <w:top w:val="single" w:sz="4" w:space="0" w:color="auto"/>
                  <w:left w:val="nil"/>
                  <w:bottom w:val="nil"/>
                  <w:right w:val="nil"/>
                </w:tcBorders>
                <w:hideMark/>
              </w:tcPr>
            </w:tcPrChange>
          </w:tcPr>
          <w:p w14:paraId="3DC95FBB" w14:textId="77777777" w:rsidR="007272C7" w:rsidRPr="00FD35A8" w:rsidRDefault="007272C7" w:rsidP="001429C7">
            <w:pPr>
              <w:pStyle w:val="tabletext1"/>
              <w:ind w:left="0"/>
              <w:jc w:val="center"/>
              <w:rPr>
                <w:rFonts w:eastAsia="等线"/>
                <w:sz w:val="20"/>
              </w:rPr>
            </w:pPr>
            <w:r w:rsidRPr="00FD35A8">
              <w:rPr>
                <w:rFonts w:eastAsia="等线"/>
                <w:sz w:val="20"/>
              </w:rPr>
              <w:t>Y/N</w:t>
            </w:r>
          </w:p>
        </w:tc>
        <w:tc>
          <w:tcPr>
            <w:tcW w:w="1319" w:type="dxa"/>
            <w:hideMark/>
            <w:tcPrChange w:id="2766" w:author="Yali Chen" w:date="2026-01-27T10:58:00Z" w16du:dateUtc="2026-01-27T02:58:00Z">
              <w:tcPr>
                <w:tcW w:w="1371" w:type="dxa"/>
                <w:gridSpan w:val="2"/>
                <w:tcBorders>
                  <w:top w:val="single" w:sz="4" w:space="0" w:color="auto"/>
                  <w:left w:val="nil"/>
                  <w:bottom w:val="nil"/>
                  <w:right w:val="nil"/>
                </w:tcBorders>
                <w:hideMark/>
              </w:tcPr>
            </w:tcPrChange>
          </w:tcPr>
          <w:p w14:paraId="716A6E02" w14:textId="77777777" w:rsidR="007272C7" w:rsidRPr="00FD35A8" w:rsidRDefault="007272C7" w:rsidP="001429C7">
            <w:pPr>
              <w:pStyle w:val="tabletext1"/>
              <w:ind w:left="0"/>
              <w:jc w:val="center"/>
              <w:rPr>
                <w:rFonts w:eastAsia="等线"/>
                <w:sz w:val="20"/>
              </w:rPr>
            </w:pPr>
            <w:r w:rsidRPr="00FD35A8">
              <w:rPr>
                <w:rFonts w:eastAsia="等线"/>
                <w:sz w:val="20"/>
              </w:rPr>
              <w:t>Xxxxxxxx/ Xxxxxxxxx</w:t>
            </w:r>
          </w:p>
        </w:tc>
        <w:tc>
          <w:tcPr>
            <w:tcW w:w="925" w:type="dxa"/>
            <w:hideMark/>
            <w:tcPrChange w:id="2767" w:author="Yali Chen" w:date="2026-01-27T10:58:00Z" w16du:dateUtc="2026-01-27T02:58:00Z">
              <w:tcPr>
                <w:tcW w:w="927" w:type="dxa"/>
                <w:gridSpan w:val="2"/>
                <w:tcBorders>
                  <w:top w:val="single" w:sz="4" w:space="0" w:color="auto"/>
                  <w:left w:val="nil"/>
                  <w:bottom w:val="nil"/>
                  <w:right w:val="nil"/>
                </w:tcBorders>
                <w:hideMark/>
              </w:tcPr>
            </w:tcPrChange>
          </w:tcPr>
          <w:p w14:paraId="1B0B4435" w14:textId="2D32BDCC" w:rsidR="007272C7" w:rsidRPr="00FD35A8" w:rsidRDefault="007272C7" w:rsidP="001429C7">
            <w:pPr>
              <w:pStyle w:val="tabletext1"/>
              <w:ind w:left="0"/>
              <w:jc w:val="center"/>
              <w:rPr>
                <w:rFonts w:eastAsia="等线"/>
                <w:sz w:val="20"/>
                <w:lang w:eastAsia="zh-CN"/>
              </w:rPr>
            </w:pPr>
            <w:r w:rsidRPr="00FD35A8">
              <w:rPr>
                <w:rFonts w:eastAsia="等线"/>
                <w:sz w:val="20"/>
              </w:rPr>
              <w:t>yyyy-mm-dd</w:t>
            </w:r>
            <w:ins w:id="2768" w:author="Yali Chen" w:date="2026-01-27T10:57:00Z" w16du:dateUtc="2026-01-27T02:57:00Z">
              <w:r>
                <w:rPr>
                  <w:rFonts w:eastAsia="等线" w:hint="eastAsia"/>
                  <w:sz w:val="20"/>
                  <w:lang w:eastAsia="zh-CN"/>
                </w:rPr>
                <w:t>/</w:t>
              </w:r>
              <w:r>
                <w:rPr>
                  <w:rFonts w:hint="eastAsia"/>
                </w:rPr>
                <w:t xml:space="preserve"> </w:t>
              </w:r>
              <w:r w:rsidRPr="007272C7">
                <w:rPr>
                  <w:rFonts w:eastAsia="等线"/>
                  <w:sz w:val="20"/>
                  <w:lang w:eastAsia="zh-CN"/>
                </w:rPr>
                <w:t>yyyy-mm-dd</w:t>
              </w:r>
            </w:ins>
          </w:p>
        </w:tc>
        <w:tc>
          <w:tcPr>
            <w:tcW w:w="1131" w:type="dxa"/>
            <w:hideMark/>
            <w:tcPrChange w:id="2769" w:author="Yali Chen" w:date="2026-01-27T10:58:00Z" w16du:dateUtc="2026-01-27T02:58:00Z">
              <w:tcPr>
                <w:tcW w:w="1196" w:type="dxa"/>
                <w:gridSpan w:val="2"/>
                <w:tcBorders>
                  <w:top w:val="single" w:sz="4" w:space="0" w:color="auto"/>
                  <w:left w:val="nil"/>
                  <w:bottom w:val="nil"/>
                  <w:right w:val="nil"/>
                </w:tcBorders>
                <w:hideMark/>
              </w:tcPr>
            </w:tcPrChange>
          </w:tcPr>
          <w:p w14:paraId="1A4453F0" w14:textId="77777777" w:rsidR="007272C7" w:rsidRPr="00FD35A8" w:rsidRDefault="007272C7" w:rsidP="001429C7">
            <w:pPr>
              <w:pStyle w:val="tabletext1"/>
              <w:ind w:left="0"/>
              <w:jc w:val="center"/>
              <w:rPr>
                <w:rFonts w:eastAsia="等线"/>
                <w:sz w:val="20"/>
              </w:rPr>
            </w:pPr>
            <w:r w:rsidRPr="00FD35A8">
              <w:rPr>
                <w:rFonts w:eastAsia="等线"/>
                <w:sz w:val="20"/>
              </w:rPr>
              <w:t>-4/44*</w:t>
            </w:r>
          </w:p>
        </w:tc>
        <w:tc>
          <w:tcPr>
            <w:tcW w:w="1023" w:type="dxa"/>
            <w:hideMark/>
            <w:tcPrChange w:id="2770" w:author="Yali Chen" w:date="2026-01-27T10:58:00Z" w16du:dateUtc="2026-01-27T02:58:00Z">
              <w:tcPr>
                <w:tcW w:w="1080" w:type="dxa"/>
                <w:gridSpan w:val="2"/>
                <w:tcBorders>
                  <w:top w:val="single" w:sz="4" w:space="0" w:color="auto"/>
                  <w:left w:val="nil"/>
                  <w:bottom w:val="nil"/>
                  <w:right w:val="nil"/>
                </w:tcBorders>
                <w:hideMark/>
              </w:tcPr>
            </w:tcPrChange>
          </w:tcPr>
          <w:p w14:paraId="4A54D7E2" w14:textId="77777777" w:rsidR="007272C7" w:rsidRPr="00FD35A8" w:rsidRDefault="007272C7" w:rsidP="001429C7">
            <w:pPr>
              <w:pStyle w:val="tabletext1"/>
              <w:ind w:left="0"/>
              <w:jc w:val="center"/>
              <w:rPr>
                <w:rFonts w:eastAsia="等线"/>
                <w:sz w:val="20"/>
              </w:rPr>
            </w:pPr>
            <w:r w:rsidRPr="00FD35A8">
              <w:rPr>
                <w:rFonts w:eastAsia="等线"/>
                <w:sz w:val="20"/>
              </w:rPr>
              <w:t>NC</w:t>
            </w:r>
          </w:p>
        </w:tc>
        <w:tc>
          <w:tcPr>
            <w:tcW w:w="945" w:type="dxa"/>
            <w:tcPrChange w:id="2771" w:author="Yali Chen" w:date="2026-01-27T10:58:00Z" w16du:dateUtc="2026-01-27T02:58:00Z">
              <w:tcPr>
                <w:tcW w:w="998" w:type="dxa"/>
                <w:gridSpan w:val="2"/>
              </w:tcPr>
            </w:tcPrChange>
          </w:tcPr>
          <w:p w14:paraId="55AD033E" w14:textId="50E5C1EA" w:rsidR="007272C7" w:rsidRPr="00556E25" w:rsidRDefault="007272C7" w:rsidP="001429C7">
            <w:pPr>
              <w:pStyle w:val="tabletext1"/>
              <w:ind w:left="0"/>
              <w:jc w:val="center"/>
              <w:rPr>
                <w:rFonts w:eastAsia="等线"/>
                <w:color w:val="EE0000"/>
                <w:sz w:val="20"/>
                <w:highlight w:val="yellow"/>
                <w:rPrChange w:id="2772" w:author="Yali Chen" w:date="2026-01-27T11:46:00Z" w16du:dateUtc="2026-01-27T03:46:00Z">
                  <w:rPr>
                    <w:rFonts w:eastAsia="等线"/>
                    <w:sz w:val="20"/>
                  </w:rPr>
                </w:rPrChange>
              </w:rPr>
            </w:pPr>
            <w:ins w:id="2773" w:author="Yali Chen" w:date="2026-01-27T10:58:00Z" w16du:dateUtc="2026-01-27T02:58:00Z">
              <w:r w:rsidRPr="00556E25">
                <w:rPr>
                  <w:rFonts w:eastAsia="等线"/>
                  <w:color w:val="EE0000"/>
                  <w:sz w:val="20"/>
                  <w:highlight w:val="yellow"/>
                  <w:rPrChange w:id="2774" w:author="Yali Chen" w:date="2026-01-27T11:46:00Z" w16du:dateUtc="2026-01-27T03:46:00Z">
                    <w:rPr>
                      <w:rFonts w:eastAsia="等线"/>
                      <w:sz w:val="20"/>
                    </w:rPr>
                  </w:rPrChange>
                </w:rPr>
                <w:t>yyyy-mm-dd,  x</w:t>
              </w:r>
            </w:ins>
          </w:p>
        </w:tc>
        <w:tc>
          <w:tcPr>
            <w:tcW w:w="945" w:type="dxa"/>
            <w:hideMark/>
            <w:tcPrChange w:id="2775" w:author="Yali Chen" w:date="2026-01-27T10:58:00Z" w16du:dateUtc="2026-01-27T02:58:00Z">
              <w:tcPr>
                <w:tcW w:w="998" w:type="dxa"/>
                <w:gridSpan w:val="2"/>
                <w:tcBorders>
                  <w:top w:val="single" w:sz="4" w:space="0" w:color="auto"/>
                  <w:left w:val="nil"/>
                  <w:bottom w:val="nil"/>
                  <w:right w:val="nil"/>
                </w:tcBorders>
                <w:hideMark/>
              </w:tcPr>
            </w:tcPrChange>
          </w:tcPr>
          <w:p w14:paraId="33EACDB2" w14:textId="261A2FEB" w:rsidR="007272C7" w:rsidRPr="00FD35A8" w:rsidRDefault="007272C7" w:rsidP="001429C7">
            <w:pPr>
              <w:pStyle w:val="tabletext1"/>
              <w:ind w:left="0"/>
              <w:jc w:val="center"/>
              <w:rPr>
                <w:rFonts w:eastAsia="等线"/>
                <w:sz w:val="20"/>
              </w:rPr>
            </w:pPr>
            <w:r w:rsidRPr="00FD35A8">
              <w:rPr>
                <w:rFonts w:eastAsia="等线"/>
                <w:sz w:val="20"/>
              </w:rPr>
              <w:t>Y/N</w:t>
            </w:r>
          </w:p>
        </w:tc>
        <w:tc>
          <w:tcPr>
            <w:tcW w:w="993" w:type="dxa"/>
            <w:hideMark/>
            <w:tcPrChange w:id="2776" w:author="Yali Chen" w:date="2026-01-27T10:58:00Z" w16du:dateUtc="2026-01-27T02:58:00Z">
              <w:tcPr>
                <w:tcW w:w="1048" w:type="dxa"/>
                <w:gridSpan w:val="2"/>
                <w:tcBorders>
                  <w:top w:val="single" w:sz="4" w:space="0" w:color="auto"/>
                  <w:left w:val="nil"/>
                  <w:bottom w:val="nil"/>
                  <w:right w:val="nil"/>
                </w:tcBorders>
                <w:hideMark/>
              </w:tcPr>
            </w:tcPrChange>
          </w:tcPr>
          <w:p w14:paraId="51E20246" w14:textId="77777777" w:rsidR="007272C7" w:rsidRPr="00FD35A8" w:rsidRDefault="007272C7" w:rsidP="001429C7">
            <w:pPr>
              <w:pStyle w:val="tabletext1"/>
              <w:ind w:left="0"/>
              <w:jc w:val="center"/>
              <w:rPr>
                <w:rFonts w:eastAsia="等线"/>
                <w:sz w:val="20"/>
              </w:rPr>
            </w:pPr>
            <w:r w:rsidRPr="00FD35A8">
              <w:rPr>
                <w:rFonts w:eastAsia="等线"/>
                <w:sz w:val="20"/>
              </w:rPr>
              <w:t>Y/N</w:t>
            </w:r>
          </w:p>
        </w:tc>
        <w:tc>
          <w:tcPr>
            <w:tcW w:w="1037" w:type="dxa"/>
            <w:hideMark/>
            <w:tcPrChange w:id="2777" w:author="Yali Chen" w:date="2026-01-27T10:58:00Z" w16du:dateUtc="2026-01-27T02:58:00Z">
              <w:tcPr>
                <w:tcW w:w="1096" w:type="dxa"/>
                <w:gridSpan w:val="2"/>
                <w:tcBorders>
                  <w:top w:val="single" w:sz="4" w:space="0" w:color="auto"/>
                  <w:left w:val="nil"/>
                  <w:bottom w:val="nil"/>
                  <w:right w:val="nil"/>
                </w:tcBorders>
                <w:hideMark/>
              </w:tcPr>
            </w:tcPrChange>
          </w:tcPr>
          <w:p w14:paraId="667E24BF" w14:textId="77777777" w:rsidR="007272C7" w:rsidRPr="00FD35A8" w:rsidRDefault="007272C7" w:rsidP="001429C7">
            <w:pPr>
              <w:pStyle w:val="tabletext1"/>
              <w:ind w:left="0"/>
              <w:jc w:val="center"/>
              <w:rPr>
                <w:rFonts w:eastAsia="等线"/>
                <w:sz w:val="20"/>
              </w:rPr>
            </w:pPr>
            <w:r w:rsidRPr="00FD35A8">
              <w:rPr>
                <w:rFonts w:eastAsia="等线"/>
                <w:sz w:val="20"/>
              </w:rPr>
              <w:t>xxxx</w:t>
            </w:r>
          </w:p>
        </w:tc>
        <w:tc>
          <w:tcPr>
            <w:tcW w:w="1247" w:type="dxa"/>
            <w:hideMark/>
            <w:tcPrChange w:id="2778" w:author="Yali Chen" w:date="2026-01-27T10:58:00Z" w16du:dateUtc="2026-01-27T02:58:00Z">
              <w:tcPr>
                <w:tcW w:w="1317" w:type="dxa"/>
                <w:gridSpan w:val="2"/>
                <w:tcBorders>
                  <w:top w:val="single" w:sz="4" w:space="0" w:color="auto"/>
                  <w:left w:val="nil"/>
                  <w:bottom w:val="nil"/>
                  <w:right w:val="nil"/>
                </w:tcBorders>
                <w:hideMark/>
              </w:tcPr>
            </w:tcPrChange>
          </w:tcPr>
          <w:p w14:paraId="1054B41E" w14:textId="77777777" w:rsidR="007272C7" w:rsidRPr="00FD35A8" w:rsidRDefault="007272C7" w:rsidP="001429C7">
            <w:pPr>
              <w:pStyle w:val="tabletext1"/>
              <w:ind w:left="0"/>
              <w:jc w:val="center"/>
              <w:rPr>
                <w:rFonts w:eastAsia="等线"/>
                <w:sz w:val="20"/>
              </w:rPr>
            </w:pPr>
            <w:r w:rsidRPr="00FD35A8">
              <w:rPr>
                <w:rFonts w:eastAsia="等线"/>
                <w:sz w:val="20"/>
              </w:rPr>
              <w:t>Y/N</w:t>
            </w:r>
          </w:p>
        </w:tc>
        <w:tc>
          <w:tcPr>
            <w:tcW w:w="984" w:type="dxa"/>
            <w:hideMark/>
            <w:tcPrChange w:id="2779" w:author="Yali Chen" w:date="2026-01-27T10:58:00Z" w16du:dateUtc="2026-01-27T02:58:00Z">
              <w:tcPr>
                <w:tcW w:w="1039" w:type="dxa"/>
                <w:gridSpan w:val="2"/>
                <w:tcBorders>
                  <w:top w:val="single" w:sz="4" w:space="0" w:color="auto"/>
                  <w:left w:val="nil"/>
                  <w:bottom w:val="nil"/>
                  <w:right w:val="nil"/>
                </w:tcBorders>
                <w:hideMark/>
              </w:tcPr>
            </w:tcPrChange>
          </w:tcPr>
          <w:p w14:paraId="1C8E98A0" w14:textId="77777777" w:rsidR="007272C7" w:rsidRPr="00FD35A8" w:rsidRDefault="007272C7" w:rsidP="001429C7">
            <w:pPr>
              <w:pStyle w:val="tabletext1"/>
              <w:ind w:left="0"/>
              <w:jc w:val="center"/>
              <w:rPr>
                <w:rFonts w:eastAsia="等线"/>
                <w:sz w:val="20"/>
              </w:rPr>
            </w:pPr>
            <w:r w:rsidRPr="00FD35A8">
              <w:rPr>
                <w:rFonts w:eastAsia="等线"/>
                <w:sz w:val="20"/>
              </w:rPr>
              <w:t>Xxxxx</w:t>
            </w:r>
          </w:p>
        </w:tc>
        <w:tc>
          <w:tcPr>
            <w:tcW w:w="1346" w:type="dxa"/>
            <w:hideMark/>
            <w:tcPrChange w:id="2780" w:author="Yali Chen" w:date="2026-01-27T10:58:00Z" w16du:dateUtc="2026-01-27T02:58:00Z">
              <w:tcPr>
                <w:tcW w:w="1392" w:type="dxa"/>
                <w:gridSpan w:val="3"/>
                <w:tcBorders>
                  <w:top w:val="single" w:sz="4" w:space="0" w:color="auto"/>
                  <w:left w:val="nil"/>
                  <w:bottom w:val="nil"/>
                  <w:right w:val="nil"/>
                </w:tcBorders>
                <w:hideMark/>
              </w:tcPr>
            </w:tcPrChange>
          </w:tcPr>
          <w:p w14:paraId="2581EEAB" w14:textId="77777777" w:rsidR="007272C7" w:rsidRPr="00FD35A8" w:rsidRDefault="007272C7" w:rsidP="001429C7">
            <w:pPr>
              <w:pStyle w:val="tabletext1"/>
              <w:ind w:left="0"/>
              <w:jc w:val="center"/>
              <w:rPr>
                <w:rFonts w:eastAsia="等线"/>
                <w:sz w:val="20"/>
              </w:rPr>
            </w:pPr>
            <w:r w:rsidRPr="00FD35A8">
              <w:rPr>
                <w:rFonts w:eastAsia="等线"/>
                <w:sz w:val="20"/>
              </w:rPr>
              <w:t>Dose not changed/Dose not changed</w:t>
            </w:r>
          </w:p>
        </w:tc>
        <w:tc>
          <w:tcPr>
            <w:tcW w:w="782" w:type="dxa"/>
            <w:hideMark/>
            <w:tcPrChange w:id="2781" w:author="Yali Chen" w:date="2026-01-27T10:58:00Z" w16du:dateUtc="2026-01-27T02:58:00Z">
              <w:tcPr>
                <w:tcW w:w="822" w:type="dxa"/>
                <w:tcBorders>
                  <w:top w:val="single" w:sz="4" w:space="0" w:color="auto"/>
                  <w:left w:val="nil"/>
                  <w:bottom w:val="nil"/>
                  <w:right w:val="nil"/>
                </w:tcBorders>
                <w:hideMark/>
              </w:tcPr>
            </w:tcPrChange>
          </w:tcPr>
          <w:p w14:paraId="04ADE6F9" w14:textId="77777777" w:rsidR="007272C7" w:rsidRPr="00FD35A8" w:rsidRDefault="007272C7" w:rsidP="001429C7">
            <w:pPr>
              <w:pStyle w:val="tabletext1"/>
              <w:ind w:left="0"/>
              <w:jc w:val="center"/>
              <w:rPr>
                <w:rFonts w:eastAsia="等线"/>
                <w:sz w:val="20"/>
              </w:rPr>
            </w:pPr>
            <w:r w:rsidRPr="00FD35A8">
              <w:rPr>
                <w:rFonts w:eastAsia="等线"/>
                <w:sz w:val="20"/>
              </w:rPr>
              <w:t>Y/N</w:t>
            </w:r>
          </w:p>
        </w:tc>
      </w:tr>
      <w:tr w:rsidR="007272C7" w:rsidRPr="00FD35A8" w14:paraId="09B7CF78" w14:textId="77777777" w:rsidTr="007272C7">
        <w:tblPrEx>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ExChange w:id="2782" w:author="Yali Chen" w:date="2026-01-27T10:58:00Z" w16du:dateUtc="2026-01-27T02:58:00Z">
            <w:tblPrEx>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Ex>
          </w:tblPrExChange>
        </w:tblPrEx>
        <w:trPr>
          <w:trHeight w:val="480"/>
          <w:ins w:id="2783" w:author="Yali Chen" w:date="2026-01-27T10:57:00Z"/>
          <w:trPrChange w:id="2784" w:author="Yali Chen" w:date="2026-01-27T10:58:00Z" w16du:dateUtc="2026-01-27T02:58:00Z">
            <w:trPr>
              <w:gridBefore w:val="1"/>
              <w:trHeight w:val="480"/>
            </w:trPr>
          </w:trPrChange>
        </w:trPr>
        <w:tc>
          <w:tcPr>
            <w:tcW w:w="914" w:type="dxa"/>
            <w:tcPrChange w:id="2785" w:author="Yali Chen" w:date="2026-01-27T10:58:00Z" w16du:dateUtc="2026-01-27T02:58:00Z">
              <w:tcPr>
                <w:tcW w:w="1245" w:type="dxa"/>
                <w:gridSpan w:val="2"/>
                <w:tcBorders>
                  <w:top w:val="nil"/>
                  <w:left w:val="nil"/>
                  <w:bottom w:val="nil"/>
                  <w:right w:val="nil"/>
                </w:tcBorders>
              </w:tcPr>
            </w:tcPrChange>
          </w:tcPr>
          <w:p w14:paraId="7EDFCD3F" w14:textId="77777777" w:rsidR="007272C7" w:rsidRPr="00FD35A8" w:rsidRDefault="007272C7" w:rsidP="007272C7">
            <w:pPr>
              <w:pStyle w:val="tabletext1"/>
              <w:ind w:left="0"/>
              <w:rPr>
                <w:ins w:id="2786" w:author="Yali Chen" w:date="2026-01-27T10:57:00Z" w16du:dateUtc="2026-01-27T02:57:00Z"/>
                <w:rFonts w:eastAsia="等线"/>
                <w:sz w:val="20"/>
              </w:rPr>
            </w:pPr>
          </w:p>
        </w:tc>
        <w:tc>
          <w:tcPr>
            <w:tcW w:w="984" w:type="dxa"/>
            <w:tcPrChange w:id="2787" w:author="Yali Chen" w:date="2026-01-27T10:58:00Z" w16du:dateUtc="2026-01-27T02:58:00Z">
              <w:tcPr>
                <w:tcW w:w="1039" w:type="dxa"/>
                <w:gridSpan w:val="2"/>
                <w:tcBorders>
                  <w:top w:val="nil"/>
                  <w:left w:val="nil"/>
                  <w:bottom w:val="nil"/>
                  <w:right w:val="nil"/>
                </w:tcBorders>
              </w:tcPr>
            </w:tcPrChange>
          </w:tcPr>
          <w:p w14:paraId="6AD1E897" w14:textId="77777777" w:rsidR="007272C7" w:rsidRPr="00FD35A8" w:rsidRDefault="007272C7" w:rsidP="007272C7">
            <w:pPr>
              <w:pStyle w:val="tabletext1"/>
              <w:ind w:left="0"/>
              <w:jc w:val="center"/>
              <w:rPr>
                <w:ins w:id="2788" w:author="Yali Chen" w:date="2026-01-27T10:57:00Z" w16du:dateUtc="2026-01-27T02:57:00Z"/>
                <w:rFonts w:eastAsia="等线"/>
                <w:sz w:val="20"/>
              </w:rPr>
            </w:pPr>
          </w:p>
        </w:tc>
        <w:tc>
          <w:tcPr>
            <w:tcW w:w="1319" w:type="dxa"/>
            <w:tcPrChange w:id="2789" w:author="Yali Chen" w:date="2026-01-27T10:58:00Z" w16du:dateUtc="2026-01-27T02:58:00Z">
              <w:tcPr>
                <w:tcW w:w="1371" w:type="dxa"/>
                <w:gridSpan w:val="2"/>
                <w:tcBorders>
                  <w:top w:val="nil"/>
                  <w:left w:val="nil"/>
                  <w:bottom w:val="nil"/>
                  <w:right w:val="nil"/>
                </w:tcBorders>
              </w:tcPr>
            </w:tcPrChange>
          </w:tcPr>
          <w:p w14:paraId="11D4C8B1" w14:textId="77777777" w:rsidR="007272C7" w:rsidRPr="00FD35A8" w:rsidRDefault="007272C7" w:rsidP="007272C7">
            <w:pPr>
              <w:pStyle w:val="tabletext1"/>
              <w:ind w:left="0"/>
              <w:jc w:val="center"/>
              <w:rPr>
                <w:ins w:id="2790" w:author="Yali Chen" w:date="2026-01-27T10:57:00Z" w16du:dateUtc="2026-01-27T02:57:00Z"/>
                <w:rFonts w:eastAsia="等线"/>
                <w:sz w:val="20"/>
              </w:rPr>
            </w:pPr>
          </w:p>
        </w:tc>
        <w:tc>
          <w:tcPr>
            <w:tcW w:w="925" w:type="dxa"/>
            <w:tcPrChange w:id="2791" w:author="Yali Chen" w:date="2026-01-27T10:58:00Z" w16du:dateUtc="2026-01-27T02:58:00Z">
              <w:tcPr>
                <w:tcW w:w="927" w:type="dxa"/>
                <w:gridSpan w:val="2"/>
                <w:tcBorders>
                  <w:top w:val="nil"/>
                  <w:left w:val="nil"/>
                  <w:bottom w:val="nil"/>
                  <w:right w:val="nil"/>
                </w:tcBorders>
              </w:tcPr>
            </w:tcPrChange>
          </w:tcPr>
          <w:p w14:paraId="2B23EE11" w14:textId="77777777" w:rsidR="007272C7" w:rsidRPr="00FD35A8" w:rsidRDefault="007272C7" w:rsidP="007272C7">
            <w:pPr>
              <w:pStyle w:val="tabletext1"/>
              <w:ind w:left="0"/>
              <w:jc w:val="center"/>
              <w:rPr>
                <w:ins w:id="2792" w:author="Yali Chen" w:date="2026-01-27T10:57:00Z" w16du:dateUtc="2026-01-27T02:57:00Z"/>
                <w:rFonts w:eastAsia="等线"/>
                <w:sz w:val="20"/>
              </w:rPr>
            </w:pPr>
          </w:p>
        </w:tc>
        <w:tc>
          <w:tcPr>
            <w:tcW w:w="1131" w:type="dxa"/>
            <w:tcPrChange w:id="2793" w:author="Yali Chen" w:date="2026-01-27T10:58:00Z" w16du:dateUtc="2026-01-27T02:58:00Z">
              <w:tcPr>
                <w:tcW w:w="1196" w:type="dxa"/>
                <w:gridSpan w:val="2"/>
                <w:tcBorders>
                  <w:top w:val="nil"/>
                  <w:left w:val="nil"/>
                  <w:bottom w:val="nil"/>
                  <w:right w:val="nil"/>
                </w:tcBorders>
              </w:tcPr>
            </w:tcPrChange>
          </w:tcPr>
          <w:p w14:paraId="1C70CBC2" w14:textId="77777777" w:rsidR="007272C7" w:rsidRPr="00FD35A8" w:rsidRDefault="007272C7" w:rsidP="007272C7">
            <w:pPr>
              <w:pStyle w:val="tabletext1"/>
              <w:ind w:left="0"/>
              <w:jc w:val="center"/>
              <w:rPr>
                <w:ins w:id="2794" w:author="Yali Chen" w:date="2026-01-27T10:57:00Z" w16du:dateUtc="2026-01-27T02:57:00Z"/>
                <w:rFonts w:eastAsia="等线"/>
                <w:sz w:val="20"/>
                <w:lang w:eastAsia="zh-CN"/>
              </w:rPr>
            </w:pPr>
          </w:p>
        </w:tc>
        <w:tc>
          <w:tcPr>
            <w:tcW w:w="1023" w:type="dxa"/>
            <w:tcPrChange w:id="2795" w:author="Yali Chen" w:date="2026-01-27T10:58:00Z" w16du:dateUtc="2026-01-27T02:58:00Z">
              <w:tcPr>
                <w:tcW w:w="1080" w:type="dxa"/>
                <w:gridSpan w:val="2"/>
                <w:tcBorders>
                  <w:top w:val="nil"/>
                  <w:left w:val="nil"/>
                  <w:bottom w:val="nil"/>
                  <w:right w:val="nil"/>
                </w:tcBorders>
              </w:tcPr>
            </w:tcPrChange>
          </w:tcPr>
          <w:p w14:paraId="2E459331" w14:textId="77777777" w:rsidR="007272C7" w:rsidRPr="00FD35A8" w:rsidRDefault="007272C7" w:rsidP="007272C7">
            <w:pPr>
              <w:pStyle w:val="tabletext1"/>
              <w:ind w:left="0"/>
              <w:jc w:val="center"/>
              <w:rPr>
                <w:ins w:id="2796" w:author="Yali Chen" w:date="2026-01-27T10:57:00Z" w16du:dateUtc="2026-01-27T02:57:00Z"/>
                <w:rFonts w:eastAsia="等线"/>
                <w:sz w:val="20"/>
              </w:rPr>
            </w:pPr>
          </w:p>
        </w:tc>
        <w:tc>
          <w:tcPr>
            <w:tcW w:w="945" w:type="dxa"/>
            <w:tcPrChange w:id="2797" w:author="Yali Chen" w:date="2026-01-27T10:58:00Z" w16du:dateUtc="2026-01-27T02:58:00Z">
              <w:tcPr>
                <w:tcW w:w="998" w:type="dxa"/>
                <w:gridSpan w:val="2"/>
              </w:tcPr>
            </w:tcPrChange>
          </w:tcPr>
          <w:p w14:paraId="77C5D961" w14:textId="51CA88C5" w:rsidR="007272C7" w:rsidRPr="00556E25" w:rsidRDefault="007272C7" w:rsidP="007272C7">
            <w:pPr>
              <w:pStyle w:val="tabletext1"/>
              <w:ind w:left="0"/>
              <w:jc w:val="center"/>
              <w:rPr>
                <w:ins w:id="2798" w:author="Yali Chen" w:date="2026-01-27T10:57:00Z" w16du:dateUtc="2026-01-27T02:57:00Z"/>
                <w:rFonts w:eastAsia="等线"/>
                <w:color w:val="EE0000"/>
                <w:sz w:val="20"/>
                <w:highlight w:val="yellow"/>
                <w:rPrChange w:id="2799" w:author="Yali Chen" w:date="2026-01-27T11:46:00Z" w16du:dateUtc="2026-01-27T03:46:00Z">
                  <w:rPr>
                    <w:ins w:id="2800" w:author="Yali Chen" w:date="2026-01-27T10:57:00Z" w16du:dateUtc="2026-01-27T02:57:00Z"/>
                    <w:rFonts w:eastAsia="等线"/>
                    <w:sz w:val="20"/>
                  </w:rPr>
                </w:rPrChange>
              </w:rPr>
            </w:pPr>
            <w:ins w:id="2801" w:author="Yali Chen" w:date="2026-01-27T10:58:00Z" w16du:dateUtc="2026-01-27T02:58:00Z">
              <w:r w:rsidRPr="00556E25">
                <w:rPr>
                  <w:rFonts w:eastAsia="等线"/>
                  <w:color w:val="EE0000"/>
                  <w:sz w:val="20"/>
                  <w:highlight w:val="yellow"/>
                  <w:rPrChange w:id="2802" w:author="Yali Chen" w:date="2026-01-27T11:46:00Z" w16du:dateUtc="2026-01-27T03:46:00Z">
                    <w:rPr>
                      <w:rFonts w:eastAsia="等线"/>
                      <w:sz w:val="20"/>
                    </w:rPr>
                  </w:rPrChange>
                </w:rPr>
                <w:t>yyyy-mm-dd,  x</w:t>
              </w:r>
            </w:ins>
          </w:p>
        </w:tc>
        <w:tc>
          <w:tcPr>
            <w:tcW w:w="945" w:type="dxa"/>
            <w:tcPrChange w:id="2803" w:author="Yali Chen" w:date="2026-01-27T10:58:00Z" w16du:dateUtc="2026-01-27T02:58:00Z">
              <w:tcPr>
                <w:tcW w:w="998" w:type="dxa"/>
                <w:gridSpan w:val="2"/>
                <w:tcBorders>
                  <w:top w:val="nil"/>
                  <w:left w:val="nil"/>
                  <w:bottom w:val="nil"/>
                  <w:right w:val="nil"/>
                </w:tcBorders>
              </w:tcPr>
            </w:tcPrChange>
          </w:tcPr>
          <w:p w14:paraId="3E2C7DBE" w14:textId="5D57C651" w:rsidR="007272C7" w:rsidRPr="00FD35A8" w:rsidRDefault="007272C7" w:rsidP="007272C7">
            <w:pPr>
              <w:pStyle w:val="tabletext1"/>
              <w:ind w:left="0"/>
              <w:jc w:val="center"/>
              <w:rPr>
                <w:ins w:id="2804" w:author="Yali Chen" w:date="2026-01-27T10:57:00Z" w16du:dateUtc="2026-01-27T02:57:00Z"/>
                <w:rFonts w:eastAsia="等线"/>
                <w:sz w:val="20"/>
              </w:rPr>
            </w:pPr>
            <w:ins w:id="2805" w:author="Yali Chen" w:date="2026-01-27T10:58:00Z" w16du:dateUtc="2026-01-27T02:58:00Z">
              <w:r w:rsidRPr="00FD35A8">
                <w:rPr>
                  <w:rFonts w:eastAsia="等线"/>
                  <w:sz w:val="20"/>
                </w:rPr>
                <w:t>Y/N</w:t>
              </w:r>
            </w:ins>
          </w:p>
        </w:tc>
        <w:tc>
          <w:tcPr>
            <w:tcW w:w="993" w:type="dxa"/>
            <w:tcPrChange w:id="2806" w:author="Yali Chen" w:date="2026-01-27T10:58:00Z" w16du:dateUtc="2026-01-27T02:58:00Z">
              <w:tcPr>
                <w:tcW w:w="1048" w:type="dxa"/>
                <w:gridSpan w:val="2"/>
                <w:tcBorders>
                  <w:top w:val="nil"/>
                  <w:left w:val="nil"/>
                  <w:bottom w:val="nil"/>
                  <w:right w:val="nil"/>
                </w:tcBorders>
              </w:tcPr>
            </w:tcPrChange>
          </w:tcPr>
          <w:p w14:paraId="4BE0ABAD" w14:textId="0B5FE7D2" w:rsidR="007272C7" w:rsidRPr="00FD35A8" w:rsidRDefault="007272C7" w:rsidP="007272C7">
            <w:pPr>
              <w:pStyle w:val="tabletext1"/>
              <w:ind w:left="0"/>
              <w:jc w:val="center"/>
              <w:rPr>
                <w:ins w:id="2807" w:author="Yali Chen" w:date="2026-01-27T10:57:00Z" w16du:dateUtc="2026-01-27T02:57:00Z"/>
                <w:rFonts w:eastAsia="等线"/>
                <w:sz w:val="20"/>
              </w:rPr>
            </w:pPr>
            <w:ins w:id="2808" w:author="Yali Chen" w:date="2026-01-27T10:58:00Z" w16du:dateUtc="2026-01-27T02:58:00Z">
              <w:r w:rsidRPr="00FD35A8">
                <w:rPr>
                  <w:rFonts w:eastAsia="等线"/>
                  <w:sz w:val="20"/>
                </w:rPr>
                <w:t>Y/N</w:t>
              </w:r>
            </w:ins>
          </w:p>
        </w:tc>
        <w:tc>
          <w:tcPr>
            <w:tcW w:w="1037" w:type="dxa"/>
            <w:tcPrChange w:id="2809" w:author="Yali Chen" w:date="2026-01-27T10:58:00Z" w16du:dateUtc="2026-01-27T02:58:00Z">
              <w:tcPr>
                <w:tcW w:w="1096" w:type="dxa"/>
                <w:gridSpan w:val="2"/>
                <w:tcBorders>
                  <w:top w:val="nil"/>
                  <w:left w:val="nil"/>
                  <w:bottom w:val="nil"/>
                  <w:right w:val="nil"/>
                </w:tcBorders>
              </w:tcPr>
            </w:tcPrChange>
          </w:tcPr>
          <w:p w14:paraId="0526FAE5" w14:textId="794D2752" w:rsidR="007272C7" w:rsidRPr="00FD35A8" w:rsidRDefault="007272C7" w:rsidP="007272C7">
            <w:pPr>
              <w:pStyle w:val="tabletext1"/>
              <w:ind w:left="0"/>
              <w:jc w:val="center"/>
              <w:rPr>
                <w:ins w:id="2810" w:author="Yali Chen" w:date="2026-01-27T10:57:00Z" w16du:dateUtc="2026-01-27T02:57:00Z"/>
                <w:rFonts w:eastAsia="等线"/>
                <w:sz w:val="20"/>
              </w:rPr>
            </w:pPr>
            <w:ins w:id="2811" w:author="Yali Chen" w:date="2026-01-27T10:58:00Z" w16du:dateUtc="2026-01-27T02:58:00Z">
              <w:r w:rsidRPr="00FD35A8">
                <w:rPr>
                  <w:rFonts w:eastAsia="等线"/>
                  <w:sz w:val="20"/>
                </w:rPr>
                <w:t>xxxx</w:t>
              </w:r>
            </w:ins>
          </w:p>
        </w:tc>
        <w:tc>
          <w:tcPr>
            <w:tcW w:w="1247" w:type="dxa"/>
            <w:tcPrChange w:id="2812" w:author="Yali Chen" w:date="2026-01-27T10:58:00Z" w16du:dateUtc="2026-01-27T02:58:00Z">
              <w:tcPr>
                <w:tcW w:w="1317" w:type="dxa"/>
                <w:gridSpan w:val="2"/>
                <w:tcBorders>
                  <w:top w:val="nil"/>
                  <w:left w:val="nil"/>
                  <w:bottom w:val="nil"/>
                  <w:right w:val="nil"/>
                </w:tcBorders>
              </w:tcPr>
            </w:tcPrChange>
          </w:tcPr>
          <w:p w14:paraId="4373DE03" w14:textId="1FEA724C" w:rsidR="007272C7" w:rsidRPr="00FD35A8" w:rsidRDefault="007272C7" w:rsidP="007272C7">
            <w:pPr>
              <w:pStyle w:val="tabletext1"/>
              <w:ind w:left="0"/>
              <w:jc w:val="center"/>
              <w:rPr>
                <w:ins w:id="2813" w:author="Yali Chen" w:date="2026-01-27T10:57:00Z" w16du:dateUtc="2026-01-27T02:57:00Z"/>
                <w:rFonts w:eastAsia="等线"/>
                <w:sz w:val="20"/>
              </w:rPr>
            </w:pPr>
            <w:ins w:id="2814" w:author="Yali Chen" w:date="2026-01-27T10:58:00Z" w16du:dateUtc="2026-01-27T02:58:00Z">
              <w:r w:rsidRPr="00FD35A8">
                <w:rPr>
                  <w:rFonts w:eastAsia="等线"/>
                  <w:sz w:val="20"/>
                </w:rPr>
                <w:t>Y/N</w:t>
              </w:r>
            </w:ins>
          </w:p>
        </w:tc>
        <w:tc>
          <w:tcPr>
            <w:tcW w:w="984" w:type="dxa"/>
            <w:tcPrChange w:id="2815" w:author="Yali Chen" w:date="2026-01-27T10:58:00Z" w16du:dateUtc="2026-01-27T02:58:00Z">
              <w:tcPr>
                <w:tcW w:w="1039" w:type="dxa"/>
                <w:gridSpan w:val="2"/>
                <w:tcBorders>
                  <w:top w:val="nil"/>
                  <w:left w:val="nil"/>
                  <w:bottom w:val="nil"/>
                  <w:right w:val="nil"/>
                </w:tcBorders>
              </w:tcPr>
            </w:tcPrChange>
          </w:tcPr>
          <w:p w14:paraId="4F18E31E" w14:textId="002F8AAE" w:rsidR="007272C7" w:rsidRPr="00FD35A8" w:rsidRDefault="007272C7" w:rsidP="007272C7">
            <w:pPr>
              <w:pStyle w:val="tabletext1"/>
              <w:ind w:left="0"/>
              <w:jc w:val="center"/>
              <w:rPr>
                <w:ins w:id="2816" w:author="Yali Chen" w:date="2026-01-27T10:57:00Z" w16du:dateUtc="2026-01-27T02:57:00Z"/>
                <w:rFonts w:eastAsia="等线"/>
                <w:sz w:val="20"/>
              </w:rPr>
            </w:pPr>
            <w:ins w:id="2817" w:author="Yali Chen" w:date="2026-01-27T10:58:00Z" w16du:dateUtc="2026-01-27T02:58:00Z">
              <w:r w:rsidRPr="00FD35A8">
                <w:rPr>
                  <w:rFonts w:eastAsia="等线"/>
                  <w:sz w:val="20"/>
                </w:rPr>
                <w:t>Xxxxx</w:t>
              </w:r>
            </w:ins>
          </w:p>
        </w:tc>
        <w:tc>
          <w:tcPr>
            <w:tcW w:w="1346" w:type="dxa"/>
            <w:tcPrChange w:id="2818" w:author="Yali Chen" w:date="2026-01-27T10:58:00Z" w16du:dateUtc="2026-01-27T02:58:00Z">
              <w:tcPr>
                <w:tcW w:w="1392" w:type="dxa"/>
                <w:gridSpan w:val="3"/>
                <w:tcBorders>
                  <w:top w:val="nil"/>
                  <w:left w:val="nil"/>
                  <w:bottom w:val="nil"/>
                  <w:right w:val="nil"/>
                </w:tcBorders>
              </w:tcPr>
            </w:tcPrChange>
          </w:tcPr>
          <w:p w14:paraId="08CDE16D" w14:textId="3AE7EA1C" w:rsidR="007272C7" w:rsidRPr="00FD35A8" w:rsidRDefault="007272C7" w:rsidP="007272C7">
            <w:pPr>
              <w:pStyle w:val="tabletext1"/>
              <w:ind w:left="0"/>
              <w:jc w:val="center"/>
              <w:rPr>
                <w:ins w:id="2819" w:author="Yali Chen" w:date="2026-01-27T10:57:00Z" w16du:dateUtc="2026-01-27T02:57:00Z"/>
                <w:rFonts w:eastAsia="等线"/>
                <w:sz w:val="20"/>
              </w:rPr>
            </w:pPr>
            <w:ins w:id="2820" w:author="Yali Chen" w:date="2026-01-27T10:58:00Z" w16du:dateUtc="2026-01-27T02:58:00Z">
              <w:r w:rsidRPr="00FD35A8">
                <w:rPr>
                  <w:rFonts w:eastAsia="等线"/>
                  <w:sz w:val="20"/>
                </w:rPr>
                <w:t>Dose not changed</w:t>
              </w:r>
            </w:ins>
          </w:p>
        </w:tc>
        <w:tc>
          <w:tcPr>
            <w:tcW w:w="782" w:type="dxa"/>
            <w:tcPrChange w:id="2821" w:author="Yali Chen" w:date="2026-01-27T10:58:00Z" w16du:dateUtc="2026-01-27T02:58:00Z">
              <w:tcPr>
                <w:tcW w:w="822" w:type="dxa"/>
                <w:tcBorders>
                  <w:top w:val="nil"/>
                  <w:left w:val="nil"/>
                  <w:bottom w:val="nil"/>
                  <w:right w:val="nil"/>
                </w:tcBorders>
              </w:tcPr>
            </w:tcPrChange>
          </w:tcPr>
          <w:p w14:paraId="5D4DB8CF" w14:textId="6E0D1727" w:rsidR="007272C7" w:rsidRPr="00FD35A8" w:rsidRDefault="007272C7" w:rsidP="007272C7">
            <w:pPr>
              <w:pStyle w:val="tabletext1"/>
              <w:ind w:left="0"/>
              <w:jc w:val="center"/>
              <w:rPr>
                <w:ins w:id="2822" w:author="Yali Chen" w:date="2026-01-27T10:57:00Z" w16du:dateUtc="2026-01-27T02:57:00Z"/>
                <w:rFonts w:eastAsia="等线"/>
                <w:sz w:val="20"/>
              </w:rPr>
            </w:pPr>
            <w:ins w:id="2823" w:author="Yali Chen" w:date="2026-01-27T10:58:00Z" w16du:dateUtc="2026-01-27T02:58:00Z">
              <w:r w:rsidRPr="00FD35A8">
                <w:rPr>
                  <w:rFonts w:eastAsia="等线"/>
                  <w:sz w:val="20"/>
                </w:rPr>
                <w:t>Y/N</w:t>
              </w:r>
            </w:ins>
          </w:p>
        </w:tc>
      </w:tr>
      <w:tr w:rsidR="007272C7" w:rsidRPr="00FD35A8" w14:paraId="4ECDE5E2" w14:textId="77777777" w:rsidTr="007272C7">
        <w:tblPrEx>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ExChange w:id="2824" w:author="Yali Chen" w:date="2026-01-27T10:58:00Z" w16du:dateUtc="2026-01-27T02:58:00Z">
            <w:tblPrEx>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Ex>
          </w:tblPrExChange>
        </w:tblPrEx>
        <w:trPr>
          <w:trHeight w:val="480"/>
          <w:trPrChange w:id="2825" w:author="Yali Chen" w:date="2026-01-27T10:58:00Z" w16du:dateUtc="2026-01-27T02:58:00Z">
            <w:trPr>
              <w:gridBefore w:val="1"/>
              <w:trHeight w:val="480"/>
            </w:trPr>
          </w:trPrChange>
        </w:trPr>
        <w:tc>
          <w:tcPr>
            <w:tcW w:w="914" w:type="dxa"/>
            <w:hideMark/>
            <w:tcPrChange w:id="2826" w:author="Yali Chen" w:date="2026-01-27T10:58:00Z" w16du:dateUtc="2026-01-27T02:58:00Z">
              <w:tcPr>
                <w:tcW w:w="1245" w:type="dxa"/>
                <w:gridSpan w:val="2"/>
                <w:tcBorders>
                  <w:top w:val="nil"/>
                  <w:left w:val="nil"/>
                  <w:bottom w:val="nil"/>
                  <w:right w:val="nil"/>
                </w:tcBorders>
                <w:hideMark/>
              </w:tcPr>
            </w:tcPrChange>
          </w:tcPr>
          <w:p w14:paraId="1216F025" w14:textId="77777777" w:rsidR="007272C7" w:rsidRPr="00FD35A8" w:rsidRDefault="007272C7" w:rsidP="001429C7">
            <w:pPr>
              <w:pStyle w:val="tabletext1"/>
              <w:ind w:left="0"/>
              <w:rPr>
                <w:rFonts w:eastAsia="等线"/>
                <w:sz w:val="20"/>
              </w:rPr>
            </w:pPr>
            <w:r w:rsidRPr="00FD35A8">
              <w:rPr>
                <w:rFonts w:eastAsia="等线"/>
                <w:sz w:val="20"/>
              </w:rPr>
              <w:t>After cell infusion</w:t>
            </w:r>
          </w:p>
        </w:tc>
        <w:tc>
          <w:tcPr>
            <w:tcW w:w="984" w:type="dxa"/>
            <w:hideMark/>
            <w:tcPrChange w:id="2827" w:author="Yali Chen" w:date="2026-01-27T10:58:00Z" w16du:dateUtc="2026-01-27T02:58:00Z">
              <w:tcPr>
                <w:tcW w:w="1039" w:type="dxa"/>
                <w:gridSpan w:val="2"/>
                <w:tcBorders>
                  <w:top w:val="nil"/>
                  <w:left w:val="nil"/>
                  <w:bottom w:val="nil"/>
                  <w:right w:val="nil"/>
                </w:tcBorders>
                <w:hideMark/>
              </w:tcPr>
            </w:tcPrChange>
          </w:tcPr>
          <w:p w14:paraId="15078313" w14:textId="77777777" w:rsidR="007272C7" w:rsidRPr="00FD35A8" w:rsidRDefault="007272C7" w:rsidP="001429C7">
            <w:pPr>
              <w:pStyle w:val="tabletext1"/>
              <w:ind w:left="0"/>
              <w:jc w:val="center"/>
              <w:rPr>
                <w:rFonts w:eastAsia="等线"/>
                <w:sz w:val="20"/>
              </w:rPr>
            </w:pPr>
            <w:r w:rsidRPr="00FD35A8">
              <w:rPr>
                <w:rFonts w:eastAsia="等线"/>
                <w:sz w:val="20"/>
              </w:rPr>
              <w:t>Y/N</w:t>
            </w:r>
          </w:p>
        </w:tc>
        <w:tc>
          <w:tcPr>
            <w:tcW w:w="1319" w:type="dxa"/>
            <w:hideMark/>
            <w:tcPrChange w:id="2828" w:author="Yali Chen" w:date="2026-01-27T10:58:00Z" w16du:dateUtc="2026-01-27T02:58:00Z">
              <w:tcPr>
                <w:tcW w:w="1371" w:type="dxa"/>
                <w:gridSpan w:val="2"/>
                <w:tcBorders>
                  <w:top w:val="nil"/>
                  <w:left w:val="nil"/>
                  <w:bottom w:val="nil"/>
                  <w:right w:val="nil"/>
                </w:tcBorders>
                <w:hideMark/>
              </w:tcPr>
            </w:tcPrChange>
          </w:tcPr>
          <w:p w14:paraId="5C3C3C41" w14:textId="5FDF7B04" w:rsidR="007272C7" w:rsidRPr="00FD35A8" w:rsidRDefault="007272C7" w:rsidP="001429C7">
            <w:pPr>
              <w:pStyle w:val="tabletext1"/>
              <w:ind w:left="0"/>
              <w:jc w:val="center"/>
              <w:rPr>
                <w:rFonts w:eastAsia="等线"/>
                <w:sz w:val="20"/>
              </w:rPr>
            </w:pPr>
            <w:r w:rsidRPr="00FD35A8">
              <w:rPr>
                <w:rFonts w:eastAsia="等线"/>
                <w:sz w:val="20"/>
              </w:rPr>
              <w:t>Xxxxxxxx/ Xxxxxxxxx</w:t>
            </w:r>
          </w:p>
        </w:tc>
        <w:tc>
          <w:tcPr>
            <w:tcW w:w="925" w:type="dxa"/>
            <w:hideMark/>
            <w:tcPrChange w:id="2829" w:author="Yali Chen" w:date="2026-01-27T10:58:00Z" w16du:dateUtc="2026-01-27T02:58:00Z">
              <w:tcPr>
                <w:tcW w:w="927" w:type="dxa"/>
                <w:gridSpan w:val="2"/>
                <w:tcBorders>
                  <w:top w:val="nil"/>
                  <w:left w:val="nil"/>
                  <w:bottom w:val="nil"/>
                  <w:right w:val="nil"/>
                </w:tcBorders>
                <w:hideMark/>
              </w:tcPr>
            </w:tcPrChange>
          </w:tcPr>
          <w:p w14:paraId="0DE066FA" w14:textId="34F0B15F" w:rsidR="007272C7" w:rsidRPr="00FD35A8" w:rsidRDefault="007272C7" w:rsidP="001429C7">
            <w:pPr>
              <w:pStyle w:val="tabletext1"/>
              <w:ind w:left="0"/>
              <w:jc w:val="center"/>
              <w:rPr>
                <w:rFonts w:eastAsia="等线"/>
                <w:sz w:val="20"/>
              </w:rPr>
            </w:pPr>
            <w:r w:rsidRPr="00FD35A8">
              <w:rPr>
                <w:rFonts w:eastAsia="等线"/>
                <w:sz w:val="20"/>
              </w:rPr>
              <w:t>yyyy-mm-dd</w:t>
            </w:r>
            <w:ins w:id="2830" w:author="Yali Chen" w:date="2026-01-27T10:57:00Z" w16du:dateUtc="2026-01-27T02:57:00Z">
              <w:r>
                <w:rPr>
                  <w:rFonts w:hint="eastAsia"/>
                </w:rPr>
                <w:t xml:space="preserve"> </w:t>
              </w:r>
              <w:r w:rsidRPr="007272C7">
                <w:rPr>
                  <w:rFonts w:eastAsia="等线"/>
                  <w:sz w:val="20"/>
                </w:rPr>
                <w:t>yyyy-mm-dd</w:t>
              </w:r>
            </w:ins>
          </w:p>
        </w:tc>
        <w:tc>
          <w:tcPr>
            <w:tcW w:w="1131" w:type="dxa"/>
            <w:hideMark/>
            <w:tcPrChange w:id="2831" w:author="Yali Chen" w:date="2026-01-27T10:58:00Z" w16du:dateUtc="2026-01-27T02:58:00Z">
              <w:tcPr>
                <w:tcW w:w="1196" w:type="dxa"/>
                <w:gridSpan w:val="2"/>
                <w:tcBorders>
                  <w:top w:val="nil"/>
                  <w:left w:val="nil"/>
                  <w:bottom w:val="nil"/>
                  <w:right w:val="nil"/>
                </w:tcBorders>
                <w:hideMark/>
              </w:tcPr>
            </w:tcPrChange>
          </w:tcPr>
          <w:p w14:paraId="74DB44BB" w14:textId="3880FCB4" w:rsidR="007272C7" w:rsidRPr="00FD35A8" w:rsidRDefault="007272C7" w:rsidP="001429C7">
            <w:pPr>
              <w:pStyle w:val="tabletext1"/>
              <w:ind w:left="0"/>
              <w:jc w:val="center"/>
              <w:rPr>
                <w:rFonts w:eastAsia="等线"/>
                <w:sz w:val="20"/>
                <w:lang w:eastAsia="zh-CN"/>
              </w:rPr>
            </w:pPr>
          </w:p>
        </w:tc>
        <w:tc>
          <w:tcPr>
            <w:tcW w:w="1023" w:type="dxa"/>
            <w:hideMark/>
            <w:tcPrChange w:id="2832" w:author="Yali Chen" w:date="2026-01-27T10:58:00Z" w16du:dateUtc="2026-01-27T02:58:00Z">
              <w:tcPr>
                <w:tcW w:w="1080" w:type="dxa"/>
                <w:gridSpan w:val="2"/>
                <w:tcBorders>
                  <w:top w:val="nil"/>
                  <w:left w:val="nil"/>
                  <w:bottom w:val="nil"/>
                  <w:right w:val="nil"/>
                </w:tcBorders>
                <w:hideMark/>
              </w:tcPr>
            </w:tcPrChange>
          </w:tcPr>
          <w:p w14:paraId="1AE8B7D1" w14:textId="77777777" w:rsidR="007272C7" w:rsidRPr="00FD35A8" w:rsidRDefault="007272C7" w:rsidP="001429C7">
            <w:pPr>
              <w:pStyle w:val="tabletext1"/>
              <w:ind w:left="0"/>
              <w:jc w:val="center"/>
              <w:rPr>
                <w:rFonts w:eastAsia="等线"/>
                <w:sz w:val="20"/>
              </w:rPr>
            </w:pPr>
            <w:r w:rsidRPr="00FD35A8">
              <w:rPr>
                <w:rFonts w:eastAsia="等线"/>
                <w:sz w:val="20"/>
              </w:rPr>
              <w:t>NC</w:t>
            </w:r>
          </w:p>
        </w:tc>
        <w:tc>
          <w:tcPr>
            <w:tcW w:w="945" w:type="dxa"/>
            <w:tcPrChange w:id="2833" w:author="Yali Chen" w:date="2026-01-27T10:58:00Z" w16du:dateUtc="2026-01-27T02:58:00Z">
              <w:tcPr>
                <w:tcW w:w="998" w:type="dxa"/>
                <w:gridSpan w:val="2"/>
              </w:tcPr>
            </w:tcPrChange>
          </w:tcPr>
          <w:p w14:paraId="098E6E6E" w14:textId="77777777" w:rsidR="007272C7" w:rsidRPr="007272C7" w:rsidRDefault="007272C7" w:rsidP="001429C7">
            <w:pPr>
              <w:pStyle w:val="tabletext1"/>
              <w:ind w:left="0"/>
              <w:jc w:val="center"/>
              <w:rPr>
                <w:rFonts w:eastAsia="等线"/>
                <w:color w:val="EE0000"/>
                <w:sz w:val="20"/>
                <w:rPrChange w:id="2834" w:author="Yali Chen" w:date="2026-01-27T10:59:00Z" w16du:dateUtc="2026-01-27T02:59:00Z">
                  <w:rPr>
                    <w:rFonts w:eastAsia="等线"/>
                    <w:sz w:val="20"/>
                  </w:rPr>
                </w:rPrChange>
              </w:rPr>
            </w:pPr>
          </w:p>
        </w:tc>
        <w:tc>
          <w:tcPr>
            <w:tcW w:w="945" w:type="dxa"/>
            <w:hideMark/>
            <w:tcPrChange w:id="2835" w:author="Yali Chen" w:date="2026-01-27T10:58:00Z" w16du:dateUtc="2026-01-27T02:58:00Z">
              <w:tcPr>
                <w:tcW w:w="998" w:type="dxa"/>
                <w:gridSpan w:val="2"/>
                <w:tcBorders>
                  <w:top w:val="nil"/>
                  <w:left w:val="nil"/>
                  <w:bottom w:val="nil"/>
                  <w:right w:val="nil"/>
                </w:tcBorders>
                <w:hideMark/>
              </w:tcPr>
            </w:tcPrChange>
          </w:tcPr>
          <w:p w14:paraId="6CE08665" w14:textId="7C31476F" w:rsidR="007272C7" w:rsidRPr="00FD35A8" w:rsidRDefault="007272C7" w:rsidP="001429C7">
            <w:pPr>
              <w:pStyle w:val="tabletext1"/>
              <w:ind w:left="0"/>
              <w:jc w:val="center"/>
              <w:rPr>
                <w:rFonts w:eastAsia="等线"/>
                <w:sz w:val="20"/>
              </w:rPr>
            </w:pPr>
            <w:r w:rsidRPr="00FD35A8">
              <w:rPr>
                <w:rFonts w:eastAsia="等线"/>
                <w:sz w:val="20"/>
              </w:rPr>
              <w:t>Y/N</w:t>
            </w:r>
          </w:p>
        </w:tc>
        <w:tc>
          <w:tcPr>
            <w:tcW w:w="993" w:type="dxa"/>
            <w:hideMark/>
            <w:tcPrChange w:id="2836" w:author="Yali Chen" w:date="2026-01-27T10:58:00Z" w16du:dateUtc="2026-01-27T02:58:00Z">
              <w:tcPr>
                <w:tcW w:w="1048" w:type="dxa"/>
                <w:gridSpan w:val="2"/>
                <w:tcBorders>
                  <w:top w:val="nil"/>
                  <w:left w:val="nil"/>
                  <w:bottom w:val="nil"/>
                  <w:right w:val="nil"/>
                </w:tcBorders>
                <w:hideMark/>
              </w:tcPr>
            </w:tcPrChange>
          </w:tcPr>
          <w:p w14:paraId="7C90B6BE" w14:textId="77777777" w:rsidR="007272C7" w:rsidRPr="00FD35A8" w:rsidRDefault="007272C7" w:rsidP="001429C7">
            <w:pPr>
              <w:pStyle w:val="tabletext1"/>
              <w:ind w:left="0"/>
              <w:jc w:val="center"/>
              <w:rPr>
                <w:rFonts w:eastAsia="等线"/>
                <w:sz w:val="20"/>
              </w:rPr>
            </w:pPr>
            <w:r w:rsidRPr="00FD35A8">
              <w:rPr>
                <w:rFonts w:eastAsia="等线"/>
                <w:sz w:val="20"/>
              </w:rPr>
              <w:t>Y/N</w:t>
            </w:r>
          </w:p>
        </w:tc>
        <w:tc>
          <w:tcPr>
            <w:tcW w:w="1037" w:type="dxa"/>
            <w:hideMark/>
            <w:tcPrChange w:id="2837" w:author="Yali Chen" w:date="2026-01-27T10:58:00Z" w16du:dateUtc="2026-01-27T02:58:00Z">
              <w:tcPr>
                <w:tcW w:w="1096" w:type="dxa"/>
                <w:gridSpan w:val="2"/>
                <w:tcBorders>
                  <w:top w:val="nil"/>
                  <w:left w:val="nil"/>
                  <w:bottom w:val="nil"/>
                  <w:right w:val="nil"/>
                </w:tcBorders>
                <w:hideMark/>
              </w:tcPr>
            </w:tcPrChange>
          </w:tcPr>
          <w:p w14:paraId="56BF8026" w14:textId="77777777" w:rsidR="007272C7" w:rsidRPr="00FD35A8" w:rsidRDefault="007272C7" w:rsidP="001429C7">
            <w:pPr>
              <w:pStyle w:val="tabletext1"/>
              <w:ind w:left="0"/>
              <w:jc w:val="center"/>
              <w:rPr>
                <w:rFonts w:eastAsia="等线"/>
                <w:sz w:val="20"/>
              </w:rPr>
            </w:pPr>
            <w:r w:rsidRPr="00FD35A8">
              <w:rPr>
                <w:rFonts w:eastAsia="等线"/>
                <w:sz w:val="20"/>
              </w:rPr>
              <w:t>xxxx</w:t>
            </w:r>
          </w:p>
        </w:tc>
        <w:tc>
          <w:tcPr>
            <w:tcW w:w="1247" w:type="dxa"/>
            <w:hideMark/>
            <w:tcPrChange w:id="2838" w:author="Yali Chen" w:date="2026-01-27T10:58:00Z" w16du:dateUtc="2026-01-27T02:58:00Z">
              <w:tcPr>
                <w:tcW w:w="1317" w:type="dxa"/>
                <w:gridSpan w:val="2"/>
                <w:tcBorders>
                  <w:top w:val="nil"/>
                  <w:left w:val="nil"/>
                  <w:bottom w:val="nil"/>
                  <w:right w:val="nil"/>
                </w:tcBorders>
                <w:hideMark/>
              </w:tcPr>
            </w:tcPrChange>
          </w:tcPr>
          <w:p w14:paraId="0BA405A7" w14:textId="77777777" w:rsidR="007272C7" w:rsidRPr="00FD35A8" w:rsidRDefault="007272C7" w:rsidP="001429C7">
            <w:pPr>
              <w:pStyle w:val="tabletext1"/>
              <w:ind w:left="0"/>
              <w:jc w:val="center"/>
              <w:rPr>
                <w:rFonts w:eastAsia="等线"/>
                <w:sz w:val="20"/>
              </w:rPr>
            </w:pPr>
            <w:r w:rsidRPr="00FD35A8">
              <w:rPr>
                <w:rFonts w:eastAsia="等线"/>
                <w:sz w:val="20"/>
              </w:rPr>
              <w:t>Y/N</w:t>
            </w:r>
          </w:p>
        </w:tc>
        <w:tc>
          <w:tcPr>
            <w:tcW w:w="984" w:type="dxa"/>
            <w:hideMark/>
            <w:tcPrChange w:id="2839" w:author="Yali Chen" w:date="2026-01-27T10:58:00Z" w16du:dateUtc="2026-01-27T02:58:00Z">
              <w:tcPr>
                <w:tcW w:w="1039" w:type="dxa"/>
                <w:gridSpan w:val="2"/>
                <w:tcBorders>
                  <w:top w:val="nil"/>
                  <w:left w:val="nil"/>
                  <w:bottom w:val="nil"/>
                  <w:right w:val="nil"/>
                </w:tcBorders>
                <w:hideMark/>
              </w:tcPr>
            </w:tcPrChange>
          </w:tcPr>
          <w:p w14:paraId="2E7994F6" w14:textId="77777777" w:rsidR="007272C7" w:rsidRPr="00FD35A8" w:rsidRDefault="007272C7" w:rsidP="001429C7">
            <w:pPr>
              <w:pStyle w:val="tabletext1"/>
              <w:ind w:left="0"/>
              <w:jc w:val="center"/>
              <w:rPr>
                <w:rFonts w:eastAsia="等线"/>
                <w:sz w:val="20"/>
              </w:rPr>
            </w:pPr>
            <w:r w:rsidRPr="00FD35A8">
              <w:rPr>
                <w:rFonts w:eastAsia="等线"/>
                <w:sz w:val="20"/>
              </w:rPr>
              <w:t>Xxxxx</w:t>
            </w:r>
          </w:p>
        </w:tc>
        <w:tc>
          <w:tcPr>
            <w:tcW w:w="1346" w:type="dxa"/>
            <w:hideMark/>
            <w:tcPrChange w:id="2840" w:author="Yali Chen" w:date="2026-01-27T10:58:00Z" w16du:dateUtc="2026-01-27T02:58:00Z">
              <w:tcPr>
                <w:tcW w:w="1392" w:type="dxa"/>
                <w:gridSpan w:val="3"/>
                <w:tcBorders>
                  <w:top w:val="nil"/>
                  <w:left w:val="nil"/>
                  <w:bottom w:val="nil"/>
                  <w:right w:val="nil"/>
                </w:tcBorders>
                <w:hideMark/>
              </w:tcPr>
            </w:tcPrChange>
          </w:tcPr>
          <w:p w14:paraId="09546B2D" w14:textId="77777777" w:rsidR="007272C7" w:rsidRPr="00FD35A8" w:rsidRDefault="007272C7" w:rsidP="001429C7">
            <w:pPr>
              <w:pStyle w:val="tabletext1"/>
              <w:ind w:left="0"/>
              <w:jc w:val="center"/>
              <w:rPr>
                <w:rFonts w:eastAsia="等线"/>
                <w:sz w:val="20"/>
              </w:rPr>
            </w:pPr>
            <w:r w:rsidRPr="00FD35A8">
              <w:rPr>
                <w:rFonts w:eastAsia="等线"/>
                <w:sz w:val="20"/>
              </w:rPr>
              <w:t>Dose not changed</w:t>
            </w:r>
          </w:p>
        </w:tc>
        <w:tc>
          <w:tcPr>
            <w:tcW w:w="782" w:type="dxa"/>
            <w:hideMark/>
            <w:tcPrChange w:id="2841" w:author="Yali Chen" w:date="2026-01-27T10:58:00Z" w16du:dateUtc="2026-01-27T02:58:00Z">
              <w:tcPr>
                <w:tcW w:w="822" w:type="dxa"/>
                <w:tcBorders>
                  <w:top w:val="nil"/>
                  <w:left w:val="nil"/>
                  <w:bottom w:val="nil"/>
                  <w:right w:val="nil"/>
                </w:tcBorders>
                <w:hideMark/>
              </w:tcPr>
            </w:tcPrChange>
          </w:tcPr>
          <w:p w14:paraId="06A04D9B" w14:textId="77777777" w:rsidR="007272C7" w:rsidRPr="00FD35A8" w:rsidRDefault="007272C7" w:rsidP="001429C7">
            <w:pPr>
              <w:pStyle w:val="tabletext1"/>
              <w:ind w:left="0"/>
              <w:jc w:val="center"/>
              <w:rPr>
                <w:rFonts w:eastAsia="等线"/>
                <w:sz w:val="20"/>
              </w:rPr>
            </w:pPr>
            <w:r w:rsidRPr="00FD35A8">
              <w:rPr>
                <w:rFonts w:eastAsia="等线"/>
                <w:sz w:val="20"/>
              </w:rPr>
              <w:t>Y/N</w:t>
            </w:r>
          </w:p>
        </w:tc>
      </w:tr>
      <w:tr w:rsidR="007272C7" w:rsidRPr="00FD35A8" w14:paraId="142C3C23" w14:textId="77777777" w:rsidTr="007272C7">
        <w:tblPrEx>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ExChange w:id="2842" w:author="Yali Chen" w:date="2026-01-27T10:59:00Z" w16du:dateUtc="2026-01-27T02:59:00Z">
            <w:tblPrEx>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Ex>
          </w:tblPrExChange>
        </w:tblPrEx>
        <w:trPr>
          <w:trHeight w:val="300"/>
          <w:trPrChange w:id="2843" w:author="Yali Chen" w:date="2026-01-27T10:59:00Z" w16du:dateUtc="2026-01-27T02:59:00Z">
            <w:trPr>
              <w:gridBefore w:val="1"/>
              <w:trHeight w:val="300"/>
            </w:trPr>
          </w:trPrChange>
        </w:trPr>
        <w:tc>
          <w:tcPr>
            <w:tcW w:w="914" w:type="dxa"/>
            <w:tcBorders>
              <w:bottom w:val="single" w:sz="4" w:space="0" w:color="auto"/>
            </w:tcBorders>
            <w:hideMark/>
            <w:tcPrChange w:id="2844" w:author="Yali Chen" w:date="2026-01-27T10:59:00Z" w16du:dateUtc="2026-01-27T02:59:00Z">
              <w:tcPr>
                <w:tcW w:w="1245" w:type="dxa"/>
                <w:gridSpan w:val="2"/>
                <w:tcBorders>
                  <w:top w:val="nil"/>
                  <w:left w:val="nil"/>
                  <w:bottom w:val="single" w:sz="4" w:space="0" w:color="auto"/>
                  <w:right w:val="nil"/>
                </w:tcBorders>
                <w:hideMark/>
              </w:tcPr>
            </w:tcPrChange>
          </w:tcPr>
          <w:p w14:paraId="412A186B" w14:textId="07AF2E5F" w:rsidR="007272C7" w:rsidRPr="00FD35A8" w:rsidRDefault="007272C7" w:rsidP="00672ECA">
            <w:pPr>
              <w:pStyle w:val="tabletext1"/>
              <w:ind w:left="0"/>
              <w:rPr>
                <w:rFonts w:eastAsia="等线"/>
                <w:sz w:val="20"/>
                <w:lang w:eastAsia="zh-CN"/>
              </w:rPr>
            </w:pPr>
          </w:p>
        </w:tc>
        <w:tc>
          <w:tcPr>
            <w:tcW w:w="984" w:type="dxa"/>
            <w:tcBorders>
              <w:bottom w:val="single" w:sz="4" w:space="0" w:color="auto"/>
            </w:tcBorders>
            <w:hideMark/>
            <w:tcPrChange w:id="2845" w:author="Yali Chen" w:date="2026-01-27T10:59:00Z" w16du:dateUtc="2026-01-27T02:59:00Z">
              <w:tcPr>
                <w:tcW w:w="1039" w:type="dxa"/>
                <w:gridSpan w:val="2"/>
                <w:tcBorders>
                  <w:top w:val="nil"/>
                  <w:left w:val="nil"/>
                  <w:bottom w:val="single" w:sz="4" w:space="0" w:color="auto"/>
                  <w:right w:val="nil"/>
                </w:tcBorders>
                <w:hideMark/>
              </w:tcPr>
            </w:tcPrChange>
          </w:tcPr>
          <w:p w14:paraId="06F7A6B4" w14:textId="6692B6EB" w:rsidR="007272C7" w:rsidRPr="00FD35A8" w:rsidRDefault="007272C7" w:rsidP="00672ECA">
            <w:pPr>
              <w:pStyle w:val="tabletext1"/>
              <w:ind w:left="0"/>
              <w:rPr>
                <w:rFonts w:eastAsia="等线"/>
                <w:sz w:val="20"/>
                <w:lang w:eastAsia="zh-CN"/>
              </w:rPr>
            </w:pPr>
          </w:p>
        </w:tc>
        <w:tc>
          <w:tcPr>
            <w:tcW w:w="1319" w:type="dxa"/>
            <w:tcBorders>
              <w:bottom w:val="single" w:sz="4" w:space="0" w:color="auto"/>
            </w:tcBorders>
            <w:hideMark/>
            <w:tcPrChange w:id="2846" w:author="Yali Chen" w:date="2026-01-27T10:59:00Z" w16du:dateUtc="2026-01-27T02:59:00Z">
              <w:tcPr>
                <w:tcW w:w="1371" w:type="dxa"/>
                <w:gridSpan w:val="2"/>
                <w:tcBorders>
                  <w:top w:val="nil"/>
                  <w:left w:val="nil"/>
                  <w:bottom w:val="single" w:sz="4" w:space="0" w:color="auto"/>
                  <w:right w:val="nil"/>
                </w:tcBorders>
                <w:hideMark/>
              </w:tcPr>
            </w:tcPrChange>
          </w:tcPr>
          <w:p w14:paraId="65C2F518" w14:textId="25804F5B" w:rsidR="007272C7" w:rsidRPr="00FD35A8" w:rsidRDefault="007272C7" w:rsidP="00672ECA">
            <w:pPr>
              <w:pStyle w:val="tabletext1"/>
              <w:ind w:left="0"/>
              <w:rPr>
                <w:rFonts w:eastAsia="等线"/>
                <w:sz w:val="20"/>
                <w:lang w:eastAsia="zh-CN"/>
              </w:rPr>
            </w:pPr>
          </w:p>
        </w:tc>
        <w:tc>
          <w:tcPr>
            <w:tcW w:w="925" w:type="dxa"/>
            <w:tcBorders>
              <w:bottom w:val="single" w:sz="4" w:space="0" w:color="auto"/>
            </w:tcBorders>
            <w:hideMark/>
            <w:tcPrChange w:id="2847" w:author="Yali Chen" w:date="2026-01-27T10:59:00Z" w16du:dateUtc="2026-01-27T02:59:00Z">
              <w:tcPr>
                <w:tcW w:w="927" w:type="dxa"/>
                <w:gridSpan w:val="2"/>
                <w:tcBorders>
                  <w:top w:val="nil"/>
                  <w:left w:val="nil"/>
                  <w:bottom w:val="single" w:sz="4" w:space="0" w:color="auto"/>
                  <w:right w:val="nil"/>
                </w:tcBorders>
                <w:hideMark/>
              </w:tcPr>
            </w:tcPrChange>
          </w:tcPr>
          <w:p w14:paraId="03419248" w14:textId="467124CF" w:rsidR="007272C7" w:rsidRPr="00FD35A8" w:rsidRDefault="007272C7" w:rsidP="00672ECA">
            <w:pPr>
              <w:pStyle w:val="tabletext1"/>
              <w:ind w:left="0"/>
              <w:rPr>
                <w:rFonts w:eastAsia="等线"/>
                <w:sz w:val="20"/>
                <w:lang w:eastAsia="zh-CN"/>
              </w:rPr>
            </w:pPr>
          </w:p>
        </w:tc>
        <w:tc>
          <w:tcPr>
            <w:tcW w:w="1131" w:type="dxa"/>
            <w:tcBorders>
              <w:bottom w:val="single" w:sz="4" w:space="0" w:color="auto"/>
            </w:tcBorders>
            <w:hideMark/>
            <w:tcPrChange w:id="2848" w:author="Yali Chen" w:date="2026-01-27T10:59:00Z" w16du:dateUtc="2026-01-27T02:59:00Z">
              <w:tcPr>
                <w:tcW w:w="1196" w:type="dxa"/>
                <w:gridSpan w:val="2"/>
                <w:tcBorders>
                  <w:top w:val="nil"/>
                  <w:left w:val="nil"/>
                  <w:bottom w:val="single" w:sz="4" w:space="0" w:color="auto"/>
                  <w:right w:val="nil"/>
                </w:tcBorders>
                <w:hideMark/>
              </w:tcPr>
            </w:tcPrChange>
          </w:tcPr>
          <w:p w14:paraId="0595919A" w14:textId="7D9DEF5D" w:rsidR="007272C7" w:rsidRPr="00FD35A8" w:rsidRDefault="007272C7" w:rsidP="00672ECA">
            <w:pPr>
              <w:pStyle w:val="tabletext1"/>
              <w:ind w:left="0"/>
              <w:rPr>
                <w:rFonts w:eastAsia="等线"/>
                <w:sz w:val="20"/>
                <w:lang w:eastAsia="zh-CN"/>
              </w:rPr>
            </w:pPr>
          </w:p>
        </w:tc>
        <w:tc>
          <w:tcPr>
            <w:tcW w:w="1023" w:type="dxa"/>
            <w:tcBorders>
              <w:bottom w:val="single" w:sz="4" w:space="0" w:color="auto"/>
            </w:tcBorders>
            <w:hideMark/>
            <w:tcPrChange w:id="2849" w:author="Yali Chen" w:date="2026-01-27T10:59:00Z" w16du:dateUtc="2026-01-27T02:59:00Z">
              <w:tcPr>
                <w:tcW w:w="1080" w:type="dxa"/>
                <w:gridSpan w:val="2"/>
                <w:tcBorders>
                  <w:top w:val="nil"/>
                  <w:left w:val="nil"/>
                  <w:bottom w:val="single" w:sz="4" w:space="0" w:color="auto"/>
                  <w:right w:val="nil"/>
                </w:tcBorders>
                <w:hideMark/>
              </w:tcPr>
            </w:tcPrChange>
          </w:tcPr>
          <w:p w14:paraId="55FF7253" w14:textId="2EF4BEA5" w:rsidR="007272C7" w:rsidRPr="00FD35A8" w:rsidRDefault="007272C7" w:rsidP="00672ECA">
            <w:pPr>
              <w:pStyle w:val="tabletext1"/>
              <w:ind w:left="0"/>
              <w:rPr>
                <w:rFonts w:eastAsia="等线"/>
                <w:sz w:val="20"/>
                <w:lang w:eastAsia="zh-CN"/>
              </w:rPr>
            </w:pPr>
          </w:p>
        </w:tc>
        <w:tc>
          <w:tcPr>
            <w:tcW w:w="945" w:type="dxa"/>
            <w:tcBorders>
              <w:bottom w:val="single" w:sz="4" w:space="0" w:color="auto"/>
            </w:tcBorders>
            <w:tcPrChange w:id="2850" w:author="Yali Chen" w:date="2026-01-27T10:59:00Z" w16du:dateUtc="2026-01-27T02:59:00Z">
              <w:tcPr>
                <w:tcW w:w="998" w:type="dxa"/>
                <w:gridSpan w:val="2"/>
              </w:tcPr>
            </w:tcPrChange>
          </w:tcPr>
          <w:p w14:paraId="038E0D6F" w14:textId="77777777" w:rsidR="007272C7" w:rsidRPr="00FD35A8" w:rsidRDefault="007272C7" w:rsidP="00672ECA">
            <w:pPr>
              <w:pStyle w:val="tabletext1"/>
              <w:ind w:left="0"/>
              <w:rPr>
                <w:rFonts w:eastAsia="等线"/>
                <w:sz w:val="20"/>
                <w:lang w:eastAsia="zh-CN"/>
              </w:rPr>
            </w:pPr>
          </w:p>
        </w:tc>
        <w:tc>
          <w:tcPr>
            <w:tcW w:w="945" w:type="dxa"/>
            <w:tcBorders>
              <w:bottom w:val="single" w:sz="4" w:space="0" w:color="auto"/>
            </w:tcBorders>
            <w:hideMark/>
            <w:tcPrChange w:id="2851" w:author="Yali Chen" w:date="2026-01-27T10:59:00Z" w16du:dateUtc="2026-01-27T02:59:00Z">
              <w:tcPr>
                <w:tcW w:w="998" w:type="dxa"/>
                <w:gridSpan w:val="2"/>
                <w:tcBorders>
                  <w:top w:val="nil"/>
                  <w:left w:val="nil"/>
                  <w:bottom w:val="single" w:sz="4" w:space="0" w:color="auto"/>
                  <w:right w:val="nil"/>
                </w:tcBorders>
                <w:hideMark/>
              </w:tcPr>
            </w:tcPrChange>
          </w:tcPr>
          <w:p w14:paraId="43D1BF85" w14:textId="382F243D" w:rsidR="007272C7" w:rsidRPr="00FD35A8" w:rsidRDefault="007272C7" w:rsidP="00672ECA">
            <w:pPr>
              <w:pStyle w:val="tabletext1"/>
              <w:ind w:left="0"/>
              <w:rPr>
                <w:rFonts w:eastAsia="等线"/>
                <w:sz w:val="20"/>
                <w:lang w:eastAsia="zh-CN"/>
              </w:rPr>
            </w:pPr>
          </w:p>
        </w:tc>
        <w:tc>
          <w:tcPr>
            <w:tcW w:w="993" w:type="dxa"/>
            <w:tcBorders>
              <w:bottom w:val="single" w:sz="4" w:space="0" w:color="auto"/>
            </w:tcBorders>
            <w:hideMark/>
            <w:tcPrChange w:id="2852" w:author="Yali Chen" w:date="2026-01-27T10:59:00Z" w16du:dateUtc="2026-01-27T02:59:00Z">
              <w:tcPr>
                <w:tcW w:w="1048" w:type="dxa"/>
                <w:gridSpan w:val="2"/>
                <w:tcBorders>
                  <w:top w:val="nil"/>
                  <w:left w:val="nil"/>
                  <w:bottom w:val="single" w:sz="4" w:space="0" w:color="auto"/>
                  <w:right w:val="nil"/>
                </w:tcBorders>
                <w:hideMark/>
              </w:tcPr>
            </w:tcPrChange>
          </w:tcPr>
          <w:p w14:paraId="60AD3904" w14:textId="57C850BB" w:rsidR="007272C7" w:rsidRPr="00FD35A8" w:rsidRDefault="007272C7" w:rsidP="00672ECA">
            <w:pPr>
              <w:pStyle w:val="tabletext1"/>
              <w:ind w:left="0"/>
              <w:rPr>
                <w:rFonts w:eastAsia="等线"/>
                <w:sz w:val="20"/>
                <w:lang w:eastAsia="zh-CN"/>
              </w:rPr>
            </w:pPr>
          </w:p>
        </w:tc>
        <w:tc>
          <w:tcPr>
            <w:tcW w:w="1037" w:type="dxa"/>
            <w:tcBorders>
              <w:bottom w:val="single" w:sz="4" w:space="0" w:color="auto"/>
            </w:tcBorders>
            <w:hideMark/>
            <w:tcPrChange w:id="2853" w:author="Yali Chen" w:date="2026-01-27T10:59:00Z" w16du:dateUtc="2026-01-27T02:59:00Z">
              <w:tcPr>
                <w:tcW w:w="1096" w:type="dxa"/>
                <w:gridSpan w:val="2"/>
                <w:tcBorders>
                  <w:top w:val="nil"/>
                  <w:left w:val="nil"/>
                  <w:bottom w:val="single" w:sz="4" w:space="0" w:color="auto"/>
                  <w:right w:val="nil"/>
                </w:tcBorders>
                <w:hideMark/>
              </w:tcPr>
            </w:tcPrChange>
          </w:tcPr>
          <w:p w14:paraId="70713746" w14:textId="3ACDF0AC" w:rsidR="007272C7" w:rsidRPr="00FD35A8" w:rsidRDefault="007272C7" w:rsidP="00672ECA">
            <w:pPr>
              <w:pStyle w:val="tabletext1"/>
              <w:ind w:left="0"/>
              <w:rPr>
                <w:rFonts w:eastAsia="等线"/>
                <w:sz w:val="20"/>
                <w:lang w:eastAsia="zh-CN"/>
              </w:rPr>
            </w:pPr>
          </w:p>
        </w:tc>
        <w:tc>
          <w:tcPr>
            <w:tcW w:w="1247" w:type="dxa"/>
            <w:tcBorders>
              <w:bottom w:val="single" w:sz="4" w:space="0" w:color="auto"/>
            </w:tcBorders>
            <w:hideMark/>
            <w:tcPrChange w:id="2854" w:author="Yali Chen" w:date="2026-01-27T10:59:00Z" w16du:dateUtc="2026-01-27T02:59:00Z">
              <w:tcPr>
                <w:tcW w:w="1317" w:type="dxa"/>
                <w:gridSpan w:val="2"/>
                <w:tcBorders>
                  <w:top w:val="nil"/>
                  <w:left w:val="nil"/>
                  <w:bottom w:val="single" w:sz="4" w:space="0" w:color="auto"/>
                  <w:right w:val="nil"/>
                </w:tcBorders>
                <w:hideMark/>
              </w:tcPr>
            </w:tcPrChange>
          </w:tcPr>
          <w:p w14:paraId="42627D0E" w14:textId="0996CF0E" w:rsidR="007272C7" w:rsidRPr="00FD35A8" w:rsidRDefault="007272C7" w:rsidP="00672ECA">
            <w:pPr>
              <w:pStyle w:val="tabletext1"/>
              <w:ind w:left="0"/>
              <w:rPr>
                <w:rFonts w:eastAsia="等线"/>
                <w:sz w:val="20"/>
                <w:lang w:eastAsia="zh-CN"/>
              </w:rPr>
            </w:pPr>
          </w:p>
        </w:tc>
        <w:tc>
          <w:tcPr>
            <w:tcW w:w="984" w:type="dxa"/>
            <w:tcBorders>
              <w:bottom w:val="single" w:sz="4" w:space="0" w:color="auto"/>
            </w:tcBorders>
            <w:hideMark/>
            <w:tcPrChange w:id="2855" w:author="Yali Chen" w:date="2026-01-27T10:59:00Z" w16du:dateUtc="2026-01-27T02:59:00Z">
              <w:tcPr>
                <w:tcW w:w="1039" w:type="dxa"/>
                <w:gridSpan w:val="2"/>
                <w:tcBorders>
                  <w:top w:val="nil"/>
                  <w:left w:val="nil"/>
                  <w:bottom w:val="single" w:sz="4" w:space="0" w:color="auto"/>
                  <w:right w:val="nil"/>
                </w:tcBorders>
                <w:hideMark/>
              </w:tcPr>
            </w:tcPrChange>
          </w:tcPr>
          <w:p w14:paraId="5764490B" w14:textId="7991F405" w:rsidR="007272C7" w:rsidRPr="00FD35A8" w:rsidRDefault="007272C7" w:rsidP="00672ECA">
            <w:pPr>
              <w:pStyle w:val="tabletext1"/>
              <w:ind w:left="0"/>
              <w:rPr>
                <w:rFonts w:eastAsia="等线"/>
                <w:sz w:val="20"/>
                <w:lang w:eastAsia="zh-CN"/>
              </w:rPr>
            </w:pPr>
          </w:p>
        </w:tc>
        <w:tc>
          <w:tcPr>
            <w:tcW w:w="1346" w:type="dxa"/>
            <w:tcBorders>
              <w:bottom w:val="single" w:sz="4" w:space="0" w:color="auto"/>
            </w:tcBorders>
            <w:hideMark/>
            <w:tcPrChange w:id="2856" w:author="Yali Chen" w:date="2026-01-27T10:59:00Z" w16du:dateUtc="2026-01-27T02:59:00Z">
              <w:tcPr>
                <w:tcW w:w="1392" w:type="dxa"/>
                <w:gridSpan w:val="3"/>
                <w:tcBorders>
                  <w:top w:val="nil"/>
                  <w:left w:val="nil"/>
                  <w:bottom w:val="single" w:sz="4" w:space="0" w:color="auto"/>
                  <w:right w:val="nil"/>
                </w:tcBorders>
                <w:hideMark/>
              </w:tcPr>
            </w:tcPrChange>
          </w:tcPr>
          <w:p w14:paraId="3D53055C" w14:textId="6F4B5CE6" w:rsidR="007272C7" w:rsidRPr="00FD35A8" w:rsidRDefault="007272C7" w:rsidP="00672ECA">
            <w:pPr>
              <w:pStyle w:val="tabletext1"/>
              <w:ind w:left="0"/>
              <w:rPr>
                <w:rFonts w:eastAsia="等线"/>
                <w:sz w:val="20"/>
                <w:lang w:eastAsia="zh-CN"/>
              </w:rPr>
            </w:pPr>
          </w:p>
        </w:tc>
        <w:tc>
          <w:tcPr>
            <w:tcW w:w="782" w:type="dxa"/>
            <w:tcBorders>
              <w:bottom w:val="single" w:sz="4" w:space="0" w:color="auto"/>
            </w:tcBorders>
            <w:hideMark/>
            <w:tcPrChange w:id="2857" w:author="Yali Chen" w:date="2026-01-27T10:59:00Z" w16du:dateUtc="2026-01-27T02:59:00Z">
              <w:tcPr>
                <w:tcW w:w="822" w:type="dxa"/>
                <w:tcBorders>
                  <w:top w:val="nil"/>
                  <w:left w:val="nil"/>
                  <w:bottom w:val="single" w:sz="4" w:space="0" w:color="auto"/>
                  <w:right w:val="nil"/>
                </w:tcBorders>
                <w:hideMark/>
              </w:tcPr>
            </w:tcPrChange>
          </w:tcPr>
          <w:p w14:paraId="35017682" w14:textId="3937D1C6" w:rsidR="007272C7" w:rsidRPr="00FD35A8" w:rsidRDefault="007272C7" w:rsidP="00672ECA">
            <w:pPr>
              <w:pStyle w:val="tabletext1"/>
              <w:ind w:left="0"/>
              <w:rPr>
                <w:rFonts w:eastAsia="等线"/>
                <w:sz w:val="20"/>
                <w:lang w:eastAsia="zh-CN"/>
              </w:rPr>
            </w:pPr>
          </w:p>
        </w:tc>
      </w:tr>
    </w:tbl>
    <w:p w14:paraId="02AB8B02" w14:textId="77777777" w:rsidR="00EF3305" w:rsidRPr="00FD35A8" w:rsidRDefault="00EF3305" w:rsidP="00D53B82">
      <w:pPr>
        <w:pStyle w:val="tabletext1"/>
        <w:ind w:left="0"/>
        <w:rPr>
          <w:rFonts w:eastAsia="等线"/>
          <w:sz w:val="20"/>
          <w:lang w:eastAsia="zh-CN"/>
        </w:rPr>
      </w:pPr>
      <w:r w:rsidRPr="00FD35A8">
        <w:rPr>
          <w:rFonts w:eastAsia="等线"/>
          <w:sz w:val="20"/>
          <w:lang w:eastAsia="zh-CN"/>
        </w:rPr>
        <w:t>Safety set (SS): All subjects who have received CAR-T cell infusion and have at least one safety evaluation result. The SS will be used for safety analysis.</w:t>
      </w:r>
    </w:p>
    <w:p w14:paraId="72504CF2" w14:textId="77777777" w:rsidR="007F7925" w:rsidRPr="00FD35A8" w:rsidRDefault="00795201" w:rsidP="007F7925">
      <w:pPr>
        <w:rPr>
          <w:ins w:id="2858" w:author="Yali Chen" w:date="2026-01-30T12:23:00Z" w16du:dateUtc="2026-01-30T04:23:00Z"/>
          <w:rFonts w:ascii="Times New Roman" w:hAnsi="Times New Roman" w:cs="Times New Roman"/>
          <w:szCs w:val="20"/>
        </w:rPr>
      </w:pPr>
      <w:r w:rsidRPr="00FD35A8">
        <w:rPr>
          <w:rFonts w:ascii="Times New Roman" w:hAnsi="Times New Roman" w:cs="Times New Roman"/>
          <w:szCs w:val="20"/>
        </w:rPr>
        <w:t xml:space="preserve">[a] </w:t>
      </w:r>
      <w:ins w:id="2859" w:author="Yali Chen" w:date="2026-01-30T12:23:00Z" w16du:dateUtc="2026-01-30T04:23:00Z">
        <w:r w:rsidR="007F7925" w:rsidRPr="00FD35A8">
          <w:rPr>
            <w:rFonts w:ascii="Times New Roman" w:hAnsi="Times New Roman" w:cs="Times New Roman"/>
            <w:szCs w:val="20"/>
          </w:rPr>
          <w:t xml:space="preserve">AEs before the cell infusion: AEs that start </w:t>
        </w:r>
        <w:r w:rsidR="007F7925">
          <w:rPr>
            <w:rFonts w:ascii="Times New Roman" w:hAnsi="Times New Roman" w:cs="Times New Roman"/>
            <w:szCs w:val="20"/>
          </w:rPr>
          <w:t>dates</w:t>
        </w:r>
        <w:r w:rsidR="007F7925" w:rsidRPr="00FD35A8">
          <w:rPr>
            <w:rFonts w:ascii="Times New Roman" w:hAnsi="Times New Roman" w:cs="Times New Roman"/>
            <w:szCs w:val="20"/>
          </w:rPr>
          <w:t xml:space="preserve"> are before the start </w:t>
        </w:r>
        <w:r w:rsidR="007F7925">
          <w:rPr>
            <w:rFonts w:ascii="Times New Roman" w:hAnsi="Times New Roman" w:cs="Times New Roman"/>
            <w:szCs w:val="20"/>
          </w:rPr>
          <w:t>dates</w:t>
        </w:r>
        <w:r w:rsidR="007F7925" w:rsidRPr="00FD35A8">
          <w:rPr>
            <w:rFonts w:ascii="Times New Roman" w:hAnsi="Times New Roman" w:cs="Times New Roman"/>
            <w:szCs w:val="20"/>
          </w:rPr>
          <w:t xml:space="preserve"> of GC012F injection infusion.</w:t>
        </w:r>
      </w:ins>
    </w:p>
    <w:p w14:paraId="0DA4DFF8" w14:textId="3F29D1AF" w:rsidR="007F7925" w:rsidRDefault="007F7925" w:rsidP="007F7925">
      <w:pPr>
        <w:rPr>
          <w:ins w:id="2860" w:author="Yali Chen" w:date="2026-01-30T12:33:00Z" w16du:dateUtc="2026-01-30T04:33:00Z"/>
          <w:rFonts w:ascii="Times New Roman" w:hAnsi="Times New Roman" w:cs="Times New Roman"/>
          <w:szCs w:val="20"/>
        </w:rPr>
      </w:pPr>
      <w:ins w:id="2861" w:author="Yali Chen" w:date="2026-01-30T12:23:00Z" w16du:dateUtc="2026-01-30T04:23:00Z">
        <w:r w:rsidRPr="00FD35A8">
          <w:rPr>
            <w:rFonts w:ascii="Times New Roman" w:hAnsi="Times New Roman" w:cs="Times New Roman"/>
            <w:szCs w:val="20"/>
          </w:rPr>
          <w:t xml:space="preserve">AEs after the cell infusion: AEs that start </w:t>
        </w:r>
        <w:r>
          <w:rPr>
            <w:rFonts w:ascii="Times New Roman" w:hAnsi="Times New Roman" w:cs="Times New Roman"/>
            <w:szCs w:val="20"/>
          </w:rPr>
          <w:t>dates</w:t>
        </w:r>
        <w:r w:rsidRPr="00FD35A8">
          <w:rPr>
            <w:rFonts w:ascii="Times New Roman" w:hAnsi="Times New Roman" w:cs="Times New Roman"/>
            <w:szCs w:val="20"/>
          </w:rPr>
          <w:t xml:space="preserve"> are after or on the start </w:t>
        </w:r>
        <w:r>
          <w:rPr>
            <w:rFonts w:ascii="Times New Roman" w:hAnsi="Times New Roman" w:cs="Times New Roman"/>
            <w:szCs w:val="20"/>
          </w:rPr>
          <w:t>dates</w:t>
        </w:r>
        <w:r w:rsidRPr="00FD35A8">
          <w:rPr>
            <w:rFonts w:ascii="Times New Roman" w:hAnsi="Times New Roman" w:cs="Times New Roman"/>
            <w:szCs w:val="20"/>
          </w:rPr>
          <w:t xml:space="preserve"> of GC012F injection infusion, 2) or AEs that start </w:t>
        </w:r>
        <w:r>
          <w:rPr>
            <w:rFonts w:ascii="Times New Roman" w:hAnsi="Times New Roman" w:cs="Times New Roman"/>
            <w:szCs w:val="20"/>
          </w:rPr>
          <w:t>dates</w:t>
        </w:r>
        <w:r w:rsidRPr="00FD35A8">
          <w:rPr>
            <w:rFonts w:ascii="Times New Roman" w:hAnsi="Times New Roman" w:cs="Times New Roman"/>
            <w:szCs w:val="20"/>
          </w:rPr>
          <w:t xml:space="preserve"> before the start </w:t>
        </w:r>
        <w:r>
          <w:rPr>
            <w:rFonts w:ascii="Times New Roman" w:hAnsi="Times New Roman" w:cs="Times New Roman"/>
            <w:szCs w:val="20"/>
          </w:rPr>
          <w:t>dates</w:t>
        </w:r>
        <w:r w:rsidRPr="00FD35A8">
          <w:rPr>
            <w:rFonts w:ascii="Times New Roman" w:hAnsi="Times New Roman" w:cs="Times New Roman"/>
            <w:szCs w:val="20"/>
          </w:rPr>
          <w:t xml:space="preserve"> of GC012F injection infusion of which the most recent AE severity grading (CTCAE Grade X) before the start </w:t>
        </w:r>
        <w:r>
          <w:rPr>
            <w:rFonts w:ascii="Times New Roman" w:hAnsi="Times New Roman" w:cs="Times New Roman"/>
            <w:szCs w:val="20"/>
          </w:rPr>
          <w:t>dates</w:t>
        </w:r>
        <w:r w:rsidRPr="00FD35A8">
          <w:rPr>
            <w:rFonts w:ascii="Times New Roman" w:hAnsi="Times New Roman" w:cs="Times New Roman"/>
            <w:szCs w:val="20"/>
          </w:rPr>
          <w:t xml:space="preserve"> GC012F injection infusion was lower than the highest AE severity grading (Grade Y, X&lt;Y) after the start </w:t>
        </w:r>
        <w:r>
          <w:rPr>
            <w:rFonts w:ascii="Times New Roman" w:hAnsi="Times New Roman" w:cs="Times New Roman"/>
            <w:szCs w:val="20"/>
          </w:rPr>
          <w:t>dates</w:t>
        </w:r>
        <w:r w:rsidRPr="00FD35A8">
          <w:rPr>
            <w:rFonts w:ascii="Times New Roman" w:hAnsi="Times New Roman" w:cs="Times New Roman"/>
            <w:szCs w:val="20"/>
          </w:rPr>
          <w:t xml:space="preserve"> GC012F injection infusion.</w:t>
        </w:r>
      </w:ins>
      <w:ins w:id="2862" w:author="Yali Chen" w:date="2026-01-30T12:31:00Z" w16du:dateUtc="2026-01-30T04:31:00Z">
        <w:r w:rsidR="000B62D9" w:rsidRPr="000B62D9">
          <w:rPr>
            <w:rFonts w:ascii="Times New Roman" w:hAnsi="Times New Roman" w:cs="Times New Roman"/>
            <w:szCs w:val="20"/>
          </w:rPr>
          <w:t xml:space="preserve"> </w:t>
        </w:r>
      </w:ins>
      <w:moveToRangeStart w:id="2863" w:author="Yali Chen" w:date="2026-01-30T12:31:00Z" w:name="move220668684"/>
      <w:moveTo w:id="2864" w:author="Yali Chen" w:date="2026-01-30T12:31:00Z" w16du:dateUtc="2026-01-30T04:31:00Z">
        <w:r w:rsidR="000B62D9" w:rsidRPr="00FD35A8">
          <w:rPr>
            <w:rFonts w:ascii="Times New Roman" w:hAnsi="Times New Roman" w:cs="Times New Roman"/>
            <w:szCs w:val="20"/>
          </w:rPr>
          <w:t>When the AE start date coincides with the start date of GC012F injection infusion, and the start time is missing, we shall determine whether the AE occurred before or after the GC012F infusion by eCRF page "Adverse event" question “Was the start date and time of the adverse event before the GC012F infusion date and time?”.</w:t>
        </w:r>
      </w:moveTo>
      <w:moveToRangeEnd w:id="2863"/>
    </w:p>
    <w:p w14:paraId="2B7BC991" w14:textId="78BCE492" w:rsidR="000B62D9" w:rsidRPr="000B62D9" w:rsidRDefault="000B62D9" w:rsidP="007F7925">
      <w:pPr>
        <w:rPr>
          <w:ins w:id="2865" w:author="Yali Chen" w:date="2026-01-30T12:23:00Z" w16du:dateUtc="2026-01-30T04:23:00Z"/>
          <w:rFonts w:ascii="Times New Roman" w:hAnsi="Times New Roman" w:cs="Times New Roman"/>
          <w:szCs w:val="20"/>
        </w:rPr>
      </w:pPr>
      <w:ins w:id="2866" w:author="Yali Chen" w:date="2026-01-30T12:33:00Z" w16du:dateUtc="2026-01-30T04:33:00Z">
        <w:r w:rsidRPr="000B62D9">
          <w:rPr>
            <w:rFonts w:ascii="Times New Roman" w:hAnsi="Times New Roman" w:cs="Times New Roman"/>
            <w:szCs w:val="20"/>
            <w:highlight w:val="yellow"/>
            <w:rPrChange w:id="2867" w:author="Yali Chen" w:date="2026-01-30T12:33:00Z" w16du:dateUtc="2026-01-30T04:33:00Z">
              <w:rPr>
                <w:rFonts w:ascii="Times New Roman" w:hAnsi="Times New Roman" w:cs="Times New Roman"/>
                <w:szCs w:val="20"/>
              </w:rPr>
            </w:rPrChange>
          </w:rPr>
          <w:t>AE within 28 days after cell infusion is AEs after cell infusion which start date is before or on the 28th day after cell infusion.</w:t>
        </w:r>
      </w:ins>
    </w:p>
    <w:p w14:paraId="20D5F0B6" w14:textId="2B0D5FC3" w:rsidR="00795201" w:rsidRPr="00FD35A8" w:rsidDel="007F7925" w:rsidRDefault="00795201" w:rsidP="00795201">
      <w:pPr>
        <w:rPr>
          <w:moveFrom w:id="2868" w:author="Yali Chen" w:date="2026-01-30T12:23:00Z" w16du:dateUtc="2026-01-30T04:23:00Z"/>
          <w:rFonts w:ascii="Times New Roman" w:hAnsi="Times New Roman" w:cs="Times New Roman"/>
          <w:szCs w:val="20"/>
        </w:rPr>
      </w:pPr>
      <w:moveFromRangeStart w:id="2869" w:author="Yali Chen" w:date="2026-01-30T12:23:00Z" w:name="move220668233"/>
      <w:moveFrom w:id="2870" w:author="Yali Chen" w:date="2026-01-30T12:23:00Z" w16du:dateUtc="2026-01-30T04:23:00Z">
        <w:r w:rsidRPr="00FD35A8" w:rsidDel="007F7925">
          <w:rPr>
            <w:rFonts w:ascii="Times New Roman" w:hAnsi="Times New Roman" w:cs="Times New Roman"/>
            <w:szCs w:val="20"/>
          </w:rPr>
          <w:t>Possibly related is defined as reasonable possibility that the AE was caused by CART therapy, as assessed by investigator.</w:t>
        </w:r>
        <w:r w:rsidRPr="00FD35A8" w:rsidDel="007F7925">
          <w:rPr>
            <w:rFonts w:ascii="Times New Roman" w:hAnsi="Times New Roman" w:cs="Times New Roman"/>
          </w:rPr>
          <w:t xml:space="preserve"> </w:t>
        </w:r>
        <w:r w:rsidRPr="00FD35A8" w:rsidDel="007F7925">
          <w:rPr>
            <w:rFonts w:ascii="Times New Roman" w:hAnsi="Times New Roman" w:cs="Times New Roman"/>
            <w:szCs w:val="20"/>
          </w:rPr>
          <w:t>The causality will be judged "related" when the causality is missing.</w:t>
        </w:r>
      </w:moveFrom>
    </w:p>
    <w:moveFromRangeEnd w:id="2869"/>
    <w:p w14:paraId="71F8E326" w14:textId="2C245B63" w:rsidR="001B6CCE" w:rsidRPr="00FD35A8" w:rsidRDefault="00795201" w:rsidP="00D53B82">
      <w:pPr>
        <w:pStyle w:val="tabletext1"/>
        <w:ind w:left="0"/>
        <w:rPr>
          <w:rFonts w:eastAsia="等线"/>
          <w:sz w:val="20"/>
          <w:lang w:eastAsia="zh-CN"/>
        </w:rPr>
      </w:pPr>
      <w:r w:rsidRPr="00FD35A8">
        <w:rPr>
          <w:rFonts w:eastAsia="等线"/>
          <w:sz w:val="20"/>
          <w:lang w:eastAsia="zh-CN"/>
        </w:rPr>
        <w:t xml:space="preserve">[b] </w:t>
      </w:r>
      <w:r w:rsidR="00D53B82" w:rsidRPr="00FD35A8">
        <w:rPr>
          <w:rFonts w:eastAsia="等线"/>
          <w:sz w:val="20"/>
          <w:lang w:eastAsia="zh-CN"/>
        </w:rPr>
        <w:t xml:space="preserve">Study Day = (date of event – CAR-T cell infusion date +1) if the event date is on or later than reference start date, Study Day = (date of event – CAR-T cell infusion date) if the event date is earlier than CAR-T cell infusion date. </w:t>
      </w:r>
      <w:r w:rsidR="00827B0C" w:rsidRPr="00FD35A8">
        <w:rPr>
          <w:rFonts w:eastAsia="等线"/>
          <w:sz w:val="20"/>
          <w:lang w:eastAsia="zh-CN"/>
        </w:rPr>
        <w:t>Study day at end is missing if it is ongoing at the data cut-off.</w:t>
      </w:r>
    </w:p>
    <w:p w14:paraId="14B45908" w14:textId="0AF7FF98" w:rsidR="00106574" w:rsidRPr="00FD35A8" w:rsidRDefault="00795201" w:rsidP="00106574">
      <w:pPr>
        <w:rPr>
          <w:rFonts w:ascii="Times New Roman" w:hAnsi="Times New Roman" w:cs="Times New Roman"/>
          <w:szCs w:val="20"/>
        </w:rPr>
      </w:pPr>
      <w:r w:rsidRPr="00FD35A8">
        <w:rPr>
          <w:rFonts w:ascii="Times New Roman" w:hAnsi="Times New Roman" w:cs="Times New Roman"/>
          <w:szCs w:val="20"/>
        </w:rPr>
        <w:t xml:space="preserve">[c] </w:t>
      </w:r>
      <w:r w:rsidR="00106574" w:rsidRPr="00FD35A8">
        <w:rPr>
          <w:rFonts w:ascii="Times New Roman" w:hAnsi="Times New Roman" w:cs="Times New Roman"/>
          <w:szCs w:val="20"/>
        </w:rPr>
        <w:t xml:space="preserve">Duration (days) = End date or Date of </w:t>
      </w:r>
      <w:del w:id="2871" w:author="Yali Chen" w:date="2025-12-29T16:28:00Z" w16du:dateUtc="2025-12-29T08:28:00Z">
        <w:r w:rsidR="00106574" w:rsidRPr="00FD35A8" w:rsidDel="003F14D6">
          <w:rPr>
            <w:rFonts w:ascii="Times New Roman" w:hAnsi="Times New Roman" w:cs="Times New Roman"/>
            <w:szCs w:val="20"/>
          </w:rPr>
          <w:delText>data exported from EDC</w:delText>
        </w:r>
      </w:del>
      <w:ins w:id="2872" w:author="Yali Chen" w:date="2025-12-29T16:28:00Z" w16du:dateUtc="2025-12-29T08:28:00Z">
        <w:r w:rsidR="003F14D6">
          <w:rPr>
            <w:rFonts w:ascii="Times New Roman" w:hAnsi="Times New Roman" w:cs="Times New Roman" w:hint="eastAsia"/>
            <w:szCs w:val="20"/>
          </w:rPr>
          <w:t>cutoff</w:t>
        </w:r>
      </w:ins>
      <w:r w:rsidR="00106574" w:rsidRPr="00FD35A8">
        <w:rPr>
          <w:rFonts w:ascii="Times New Roman" w:hAnsi="Times New Roman" w:cs="Times New Roman"/>
          <w:szCs w:val="20"/>
        </w:rPr>
        <w:t xml:space="preserve"> when the AE is ongoing – Start date +1</w:t>
      </w:r>
    </w:p>
    <w:p w14:paraId="3B1F9741" w14:textId="77777777" w:rsidR="007F7925" w:rsidRPr="00FD35A8" w:rsidDel="000B62D9" w:rsidRDefault="007368DE" w:rsidP="007F7925">
      <w:pPr>
        <w:ind w:left="200" w:right="200"/>
        <w:rPr>
          <w:del w:id="2873" w:author="Yali Chen" w:date="2026-01-30T12:31:00Z" w16du:dateUtc="2026-01-30T04:31:00Z"/>
          <w:moveTo w:id="2874" w:author="Yali Chen" w:date="2026-01-30T12:23:00Z" w16du:dateUtc="2026-01-30T04:23:00Z"/>
          <w:rFonts w:ascii="Times New Roman" w:hAnsi="Times New Roman" w:cs="Times New Roman"/>
          <w:szCs w:val="20"/>
        </w:rPr>
      </w:pPr>
      <w:r w:rsidRPr="00FD35A8">
        <w:rPr>
          <w:rFonts w:ascii="Times New Roman" w:hAnsi="Times New Roman" w:cs="Times New Roman"/>
          <w:szCs w:val="20"/>
        </w:rPr>
        <w:t>[</w:t>
      </w:r>
      <w:r w:rsidR="00795201" w:rsidRPr="00FD35A8">
        <w:rPr>
          <w:rFonts w:ascii="Times New Roman" w:hAnsi="Times New Roman" w:cs="Times New Roman"/>
          <w:szCs w:val="20"/>
        </w:rPr>
        <w:t>d</w:t>
      </w:r>
      <w:r w:rsidRPr="00FD35A8">
        <w:rPr>
          <w:rFonts w:ascii="Times New Roman" w:hAnsi="Times New Roman" w:cs="Times New Roman"/>
          <w:szCs w:val="20"/>
        </w:rPr>
        <w:t xml:space="preserve">] </w:t>
      </w:r>
      <w:moveToRangeStart w:id="2875" w:author="Yali Chen" w:date="2026-01-30T12:23:00Z" w:name="move220668233"/>
      <w:moveTo w:id="2876" w:author="Yali Chen" w:date="2026-01-30T12:23:00Z" w16du:dateUtc="2026-01-30T04:23:00Z">
        <w:r w:rsidR="007F7925" w:rsidRPr="00FD35A8">
          <w:rPr>
            <w:rFonts w:ascii="Times New Roman" w:hAnsi="Times New Roman" w:cs="Times New Roman"/>
            <w:szCs w:val="20"/>
          </w:rPr>
          <w:t>Possibly related is defined as reasonable possibility that the AE was caused by CART therapy, as assessed by investigator.</w:t>
        </w:r>
        <w:r w:rsidR="007F7925" w:rsidRPr="00FD35A8">
          <w:rPr>
            <w:rFonts w:ascii="Times New Roman" w:hAnsi="Times New Roman" w:cs="Times New Roman"/>
          </w:rPr>
          <w:t xml:space="preserve"> </w:t>
        </w:r>
        <w:r w:rsidR="007F7925" w:rsidRPr="00FD35A8">
          <w:rPr>
            <w:rFonts w:ascii="Times New Roman" w:hAnsi="Times New Roman" w:cs="Times New Roman"/>
            <w:szCs w:val="20"/>
          </w:rPr>
          <w:t>The causality will be judged "related" when the causality is missing.</w:t>
        </w:r>
      </w:moveTo>
    </w:p>
    <w:moveToRangeEnd w:id="2875"/>
    <w:p w14:paraId="3B1DCD1D" w14:textId="45FA632B" w:rsidR="007368DE" w:rsidRPr="00FD35A8" w:rsidDel="007F7925" w:rsidRDefault="00B818B7">
      <w:pPr>
        <w:rPr>
          <w:del w:id="2877" w:author="Yali Chen" w:date="2026-01-30T12:23:00Z" w16du:dateUtc="2026-01-30T04:23:00Z"/>
          <w:rFonts w:ascii="Times New Roman" w:hAnsi="Times New Roman" w:cs="Times New Roman"/>
          <w:szCs w:val="20"/>
        </w:rPr>
      </w:pPr>
      <w:del w:id="2878" w:author="Yali Chen" w:date="2026-01-30T12:23:00Z" w16du:dateUtc="2026-01-30T04:23:00Z">
        <w:r w:rsidRPr="00FD35A8" w:rsidDel="007F7925">
          <w:rPr>
            <w:rFonts w:ascii="Times New Roman" w:hAnsi="Times New Roman" w:cs="Times New Roman"/>
            <w:szCs w:val="20"/>
          </w:rPr>
          <w:delText xml:space="preserve">AEs before the cell infusion: AEs that start </w:delText>
        </w:r>
      </w:del>
      <w:del w:id="2879" w:author="Yali Chen" w:date="2025-12-29T16:29:00Z" w16du:dateUtc="2025-12-29T08:29:00Z">
        <w:r w:rsidRPr="00FD35A8" w:rsidDel="0098336D">
          <w:rPr>
            <w:rFonts w:ascii="Times New Roman" w:hAnsi="Times New Roman" w:cs="Times New Roman"/>
            <w:szCs w:val="20"/>
          </w:rPr>
          <w:delText>datetimes</w:delText>
        </w:r>
      </w:del>
      <w:del w:id="2880" w:author="Yali Chen" w:date="2026-01-30T12:23:00Z" w16du:dateUtc="2026-01-30T04:23:00Z">
        <w:r w:rsidRPr="00FD35A8" w:rsidDel="007F7925">
          <w:rPr>
            <w:rFonts w:ascii="Times New Roman" w:hAnsi="Times New Roman" w:cs="Times New Roman"/>
            <w:szCs w:val="20"/>
          </w:rPr>
          <w:delText xml:space="preserve"> are before the start </w:delText>
        </w:r>
      </w:del>
      <w:del w:id="2881" w:author="Yali Chen" w:date="2025-12-29T16:29:00Z" w16du:dateUtc="2025-12-29T08:29:00Z">
        <w:r w:rsidRPr="00FD35A8" w:rsidDel="0098336D">
          <w:rPr>
            <w:rFonts w:ascii="Times New Roman" w:hAnsi="Times New Roman" w:cs="Times New Roman"/>
            <w:szCs w:val="20"/>
          </w:rPr>
          <w:delText>datetimes</w:delText>
        </w:r>
      </w:del>
      <w:del w:id="2882" w:author="Yali Chen" w:date="2026-01-30T12:23:00Z" w16du:dateUtc="2026-01-30T04:23:00Z">
        <w:r w:rsidRPr="00FD35A8" w:rsidDel="007F7925">
          <w:rPr>
            <w:rFonts w:ascii="Times New Roman" w:hAnsi="Times New Roman" w:cs="Times New Roman"/>
            <w:szCs w:val="20"/>
          </w:rPr>
          <w:delText xml:space="preserve"> of </w:delText>
        </w:r>
        <w:r w:rsidR="004459D0" w:rsidRPr="00FD35A8" w:rsidDel="007F7925">
          <w:rPr>
            <w:rFonts w:ascii="Times New Roman" w:hAnsi="Times New Roman" w:cs="Times New Roman"/>
            <w:szCs w:val="20"/>
          </w:rPr>
          <w:delText>GC012F injection infusion</w:delText>
        </w:r>
        <w:r w:rsidR="00A3315E" w:rsidRPr="00FD35A8" w:rsidDel="007F7925">
          <w:rPr>
            <w:rFonts w:ascii="Times New Roman" w:hAnsi="Times New Roman" w:cs="Times New Roman"/>
            <w:szCs w:val="20"/>
          </w:rPr>
          <w:delText>.</w:delText>
        </w:r>
      </w:del>
    </w:p>
    <w:p w14:paraId="648D1C47" w14:textId="301009AF" w:rsidR="004459D0" w:rsidRPr="00FD35A8" w:rsidRDefault="00A3315E" w:rsidP="007F7925">
      <w:pPr>
        <w:rPr>
          <w:rFonts w:ascii="Times New Roman" w:hAnsi="Times New Roman" w:cs="Times New Roman"/>
          <w:szCs w:val="20"/>
        </w:rPr>
      </w:pPr>
      <w:del w:id="2883" w:author="Yali Chen" w:date="2026-01-30T12:23:00Z" w16du:dateUtc="2026-01-30T04:23:00Z">
        <w:r w:rsidRPr="00FD35A8" w:rsidDel="007F7925">
          <w:rPr>
            <w:rFonts w:ascii="Times New Roman" w:hAnsi="Times New Roman" w:cs="Times New Roman"/>
            <w:szCs w:val="20"/>
          </w:rPr>
          <w:delText xml:space="preserve">AEs after the cell infusion: </w:delText>
        </w:r>
        <w:r w:rsidR="004459D0" w:rsidRPr="00FD35A8" w:rsidDel="007F7925">
          <w:rPr>
            <w:rFonts w:ascii="Times New Roman" w:hAnsi="Times New Roman" w:cs="Times New Roman"/>
            <w:szCs w:val="20"/>
          </w:rPr>
          <w:delText xml:space="preserve">AEs that start </w:delText>
        </w:r>
      </w:del>
      <w:del w:id="2884" w:author="Yali Chen" w:date="2025-12-29T16:27:00Z" w16du:dateUtc="2025-12-29T08:27:00Z">
        <w:r w:rsidR="004459D0" w:rsidRPr="00FD35A8" w:rsidDel="00F24CCB">
          <w:rPr>
            <w:rFonts w:ascii="Times New Roman" w:hAnsi="Times New Roman" w:cs="Times New Roman"/>
            <w:szCs w:val="20"/>
          </w:rPr>
          <w:delText>datetimes</w:delText>
        </w:r>
      </w:del>
      <w:del w:id="2885" w:author="Yali Chen" w:date="2026-01-30T12:23:00Z" w16du:dateUtc="2026-01-30T04:23:00Z">
        <w:r w:rsidR="004459D0" w:rsidRPr="00FD35A8" w:rsidDel="007F7925">
          <w:rPr>
            <w:rFonts w:ascii="Times New Roman" w:hAnsi="Times New Roman" w:cs="Times New Roman"/>
            <w:szCs w:val="20"/>
          </w:rPr>
          <w:delText xml:space="preserve"> are after or on the start </w:delText>
        </w:r>
      </w:del>
      <w:del w:id="2886" w:author="Yali Chen" w:date="2025-12-29T16:27:00Z" w16du:dateUtc="2025-12-29T08:27:00Z">
        <w:r w:rsidR="004459D0" w:rsidRPr="00FD35A8" w:rsidDel="00F24CCB">
          <w:rPr>
            <w:rFonts w:ascii="Times New Roman" w:hAnsi="Times New Roman" w:cs="Times New Roman"/>
            <w:szCs w:val="20"/>
          </w:rPr>
          <w:delText>datetimes</w:delText>
        </w:r>
      </w:del>
      <w:del w:id="2887" w:author="Yali Chen" w:date="2026-01-30T12:23:00Z" w16du:dateUtc="2026-01-30T04:23:00Z">
        <w:r w:rsidR="004459D0" w:rsidRPr="00FD35A8" w:rsidDel="007F7925">
          <w:rPr>
            <w:rFonts w:ascii="Times New Roman" w:hAnsi="Times New Roman" w:cs="Times New Roman"/>
            <w:szCs w:val="20"/>
          </w:rPr>
          <w:delText xml:space="preserve"> of GC012F injection infusion, 2) or AEs that start </w:delText>
        </w:r>
      </w:del>
      <w:del w:id="2888" w:author="Yali Chen" w:date="2025-12-29T16:27:00Z" w16du:dateUtc="2025-12-29T08:27:00Z">
        <w:r w:rsidR="004459D0" w:rsidRPr="00FD35A8" w:rsidDel="00F24CCB">
          <w:rPr>
            <w:rFonts w:ascii="Times New Roman" w:hAnsi="Times New Roman" w:cs="Times New Roman"/>
            <w:szCs w:val="20"/>
          </w:rPr>
          <w:delText>datetimes</w:delText>
        </w:r>
      </w:del>
      <w:del w:id="2889" w:author="Yali Chen" w:date="2026-01-30T12:23:00Z" w16du:dateUtc="2026-01-30T04:23:00Z">
        <w:r w:rsidR="004459D0" w:rsidRPr="00FD35A8" w:rsidDel="007F7925">
          <w:rPr>
            <w:rFonts w:ascii="Times New Roman" w:hAnsi="Times New Roman" w:cs="Times New Roman"/>
            <w:szCs w:val="20"/>
          </w:rPr>
          <w:delText xml:space="preserve"> before the start </w:delText>
        </w:r>
      </w:del>
      <w:del w:id="2890" w:author="Yali Chen" w:date="2025-12-29T16:27:00Z" w16du:dateUtc="2025-12-29T08:27:00Z">
        <w:r w:rsidR="004459D0" w:rsidRPr="00FD35A8" w:rsidDel="00F24CCB">
          <w:rPr>
            <w:rFonts w:ascii="Times New Roman" w:hAnsi="Times New Roman" w:cs="Times New Roman"/>
            <w:szCs w:val="20"/>
          </w:rPr>
          <w:delText>datetimes</w:delText>
        </w:r>
      </w:del>
      <w:del w:id="2891" w:author="Yali Chen" w:date="2026-01-30T12:23:00Z" w16du:dateUtc="2026-01-30T04:23:00Z">
        <w:r w:rsidR="004459D0" w:rsidRPr="00FD35A8" w:rsidDel="007F7925">
          <w:rPr>
            <w:rFonts w:ascii="Times New Roman" w:hAnsi="Times New Roman" w:cs="Times New Roman"/>
            <w:szCs w:val="20"/>
          </w:rPr>
          <w:delText xml:space="preserve"> of GC012F injection infusion of which the most recent AE severity grading (CTCAE Grade X) before the start </w:delText>
        </w:r>
      </w:del>
      <w:del w:id="2892" w:author="Yali Chen" w:date="2025-12-29T16:27:00Z" w16du:dateUtc="2025-12-29T08:27:00Z">
        <w:r w:rsidR="004459D0" w:rsidRPr="00FD35A8" w:rsidDel="00F24CCB">
          <w:rPr>
            <w:rFonts w:ascii="Times New Roman" w:hAnsi="Times New Roman" w:cs="Times New Roman"/>
            <w:szCs w:val="20"/>
          </w:rPr>
          <w:delText>datetimes</w:delText>
        </w:r>
      </w:del>
      <w:del w:id="2893" w:author="Yali Chen" w:date="2026-01-30T12:23:00Z" w16du:dateUtc="2026-01-30T04:23:00Z">
        <w:r w:rsidR="004459D0" w:rsidRPr="00FD35A8" w:rsidDel="007F7925">
          <w:rPr>
            <w:rFonts w:ascii="Times New Roman" w:hAnsi="Times New Roman" w:cs="Times New Roman"/>
            <w:szCs w:val="20"/>
          </w:rPr>
          <w:delText xml:space="preserve"> GC012F injection infusion was lower than the highest AE severity grading (Grade Y, X&lt;Y) after the start </w:delText>
        </w:r>
      </w:del>
      <w:del w:id="2894" w:author="Yali Chen" w:date="2025-12-29T16:27:00Z" w16du:dateUtc="2025-12-29T08:27:00Z">
        <w:r w:rsidR="004459D0" w:rsidRPr="00FD35A8" w:rsidDel="00F24CCB">
          <w:rPr>
            <w:rFonts w:ascii="Times New Roman" w:hAnsi="Times New Roman" w:cs="Times New Roman"/>
            <w:szCs w:val="20"/>
          </w:rPr>
          <w:delText>datetimes</w:delText>
        </w:r>
      </w:del>
      <w:del w:id="2895" w:author="Yali Chen" w:date="2026-01-30T12:23:00Z" w16du:dateUtc="2026-01-30T04:23:00Z">
        <w:r w:rsidR="004459D0" w:rsidRPr="00FD35A8" w:rsidDel="007F7925">
          <w:rPr>
            <w:rFonts w:ascii="Times New Roman" w:hAnsi="Times New Roman" w:cs="Times New Roman"/>
            <w:szCs w:val="20"/>
          </w:rPr>
          <w:delText xml:space="preserve"> GC012F injection infusion.</w:delText>
        </w:r>
      </w:del>
    </w:p>
    <w:p w14:paraId="12F54FAF" w14:textId="0B1C1CE8" w:rsidR="002D04F5" w:rsidRPr="00FD35A8" w:rsidRDefault="000B62D9" w:rsidP="002D04F5">
      <w:pPr>
        <w:rPr>
          <w:rFonts w:ascii="Times New Roman" w:hAnsi="Times New Roman" w:cs="Times New Roman"/>
          <w:szCs w:val="20"/>
        </w:rPr>
      </w:pPr>
      <w:ins w:id="2896" w:author="Yali Chen" w:date="2026-01-30T12:31:00Z" w16du:dateUtc="2026-01-30T04:31:00Z">
        <w:r w:rsidRPr="00FD35A8">
          <w:rPr>
            <w:rFonts w:ascii="Times New Roman" w:hAnsi="Times New Roman" w:cs="Times New Roman"/>
            <w:szCs w:val="20"/>
          </w:rPr>
          <w:t xml:space="preserve">[e] </w:t>
        </w:r>
      </w:ins>
      <w:moveFromRangeStart w:id="2897" w:author="Yali Chen" w:date="2026-01-30T12:31:00Z" w:name="move220668684"/>
      <w:moveFrom w:id="2898" w:author="Yali Chen" w:date="2026-01-30T12:31:00Z" w16du:dateUtc="2026-01-30T04:31:00Z">
        <w:r w:rsidR="004459D0" w:rsidRPr="00FD35A8" w:rsidDel="000B62D9">
          <w:rPr>
            <w:rFonts w:ascii="Times New Roman" w:hAnsi="Times New Roman" w:cs="Times New Roman"/>
            <w:szCs w:val="20"/>
          </w:rPr>
          <w:t>When the AE start date coincides with the start date of GC012F injection infusion, and the start time is missing, we shall determine whether the AE occurred before or after the GC012F infusion by eCRF page "Adverse event" question “Was the start date and time of the adverse event before the GC012F infusion date and time?”.</w:t>
        </w:r>
        <w:r w:rsidR="002D04F5" w:rsidRPr="00FD35A8" w:rsidDel="000B62D9">
          <w:rPr>
            <w:rFonts w:ascii="Times New Roman" w:hAnsi="Times New Roman" w:cs="Times New Roman"/>
            <w:szCs w:val="20"/>
          </w:rPr>
          <w:t xml:space="preserve"> </w:t>
        </w:r>
      </w:moveFrom>
      <w:moveFromRangeEnd w:id="2897"/>
      <w:r w:rsidR="002D04F5" w:rsidRPr="00FD35A8">
        <w:rPr>
          <w:rFonts w:ascii="Times New Roman" w:hAnsi="Times New Roman" w:cs="Times New Roman"/>
          <w:szCs w:val="20"/>
        </w:rPr>
        <w:t>According to the National Cancer</w:t>
      </w:r>
      <w:del w:id="2899" w:author="Yali Chen" w:date="2026-01-30T12:31:00Z" w16du:dateUtc="2026-01-30T04:31:00Z">
        <w:r w:rsidR="002D04F5" w:rsidRPr="00FD35A8" w:rsidDel="000B62D9">
          <w:rPr>
            <w:rFonts w:ascii="Times New Roman" w:hAnsi="Times New Roman" w:cs="Times New Roman"/>
            <w:szCs w:val="20"/>
          </w:rPr>
          <w:delText xml:space="preserve"> [e] </w:delText>
        </w:r>
      </w:del>
      <w:r w:rsidR="002D04F5" w:rsidRPr="00FD35A8">
        <w:rPr>
          <w:rFonts w:ascii="Times New Roman" w:hAnsi="Times New Roman" w:cs="Times New Roman"/>
          <w:szCs w:val="20"/>
        </w:rPr>
        <w:t>Institute-Common Terminology Criteria for Adverse Events (NCI-CTCAE) v5.0, the severity of AEs is graded from 1 to 5.</w:t>
      </w:r>
    </w:p>
    <w:p w14:paraId="0A74368C" w14:textId="5CB4B3F1" w:rsidR="00A30BA6" w:rsidRPr="00FD35A8" w:rsidRDefault="005738BA" w:rsidP="00372EB1">
      <w:pPr>
        <w:pStyle w:val="tabletext1"/>
        <w:ind w:left="0"/>
        <w:rPr>
          <w:rFonts w:eastAsia="等线"/>
          <w:sz w:val="20"/>
          <w:lang w:eastAsia="zh-CN"/>
        </w:rPr>
      </w:pPr>
      <w:r w:rsidRPr="00FD35A8">
        <w:rPr>
          <w:rFonts w:eastAsia="等线"/>
          <w:sz w:val="20"/>
          <w:lang w:eastAsia="zh-CN"/>
        </w:rPr>
        <w:t>AE: Adverse Event, CTCAE: Common Terminology Criteria for Adverse Events, DLT: Dose Limited Toxicity, MedDRA: Medical Dictionary for Regulatory Activities,</w:t>
      </w:r>
      <w:r w:rsidRPr="00FD35A8">
        <w:t xml:space="preserve"> </w:t>
      </w:r>
      <w:r w:rsidRPr="00FD35A8">
        <w:rPr>
          <w:rFonts w:eastAsia="等线"/>
          <w:sz w:val="20"/>
          <w:lang w:eastAsia="zh-CN"/>
        </w:rPr>
        <w:t>NC: Not Calculated</w:t>
      </w:r>
    </w:p>
    <w:p w14:paraId="74A67CFD" w14:textId="77777777" w:rsidR="00345E4E" w:rsidRPr="00FD35A8" w:rsidRDefault="00345E4E" w:rsidP="00345E4E">
      <w:pPr>
        <w:rPr>
          <w:rFonts w:ascii="Times New Roman" w:hAnsi="Times New Roman" w:cs="Times New Roman"/>
          <w:i/>
          <w:iCs/>
          <w:szCs w:val="20"/>
        </w:rPr>
      </w:pPr>
      <w:r w:rsidRPr="00FD35A8">
        <w:rPr>
          <w:rFonts w:ascii="Times New Roman" w:hAnsi="Times New Roman" w:cs="Times New Roman"/>
          <w:i/>
          <w:iCs/>
          <w:szCs w:val="20"/>
        </w:rPr>
        <w:t>Programming note: Multiple records will be listed if the AE has undergone an AE change. An AE change includes the change of the CTCAE grade, the causality, and the action taken.</w:t>
      </w:r>
    </w:p>
    <w:p w14:paraId="69DA13E5" w14:textId="0076841C" w:rsidR="00027234" w:rsidRPr="00FD35A8" w:rsidRDefault="00027234">
      <w:pPr>
        <w:widowControl/>
        <w:jc w:val="left"/>
        <w:rPr>
          <w:rFonts w:ascii="Times New Roman" w:hAnsi="Times New Roman" w:cs="Times New Roman"/>
          <w:szCs w:val="20"/>
        </w:rPr>
      </w:pPr>
      <w:r w:rsidRPr="00FD35A8">
        <w:rPr>
          <w:rFonts w:ascii="Times New Roman" w:hAnsi="Times New Roman" w:cs="Times New Roman"/>
          <w:szCs w:val="20"/>
        </w:rPr>
        <w:br w:type="page"/>
      </w:r>
    </w:p>
    <w:p w14:paraId="294BDCDE" w14:textId="3A0D16A4" w:rsidR="00027234" w:rsidRPr="00FD35A8" w:rsidRDefault="00027234" w:rsidP="00027234">
      <w:pPr>
        <w:pStyle w:val="TFLshelltitle1"/>
        <w:rPr>
          <w:rStyle w:val="Heading3Char1"/>
          <w:rFonts w:eastAsia="宋体"/>
          <w:b/>
          <w:bCs/>
          <w:color w:val="000000"/>
          <w:sz w:val="20"/>
          <w:szCs w:val="20"/>
          <w:lang w:eastAsia="zh-CN"/>
        </w:rPr>
      </w:pPr>
      <w:bookmarkStart w:id="2900" w:name="_Toc217918939"/>
      <w:commentRangeStart w:id="2901"/>
      <w:r w:rsidRPr="00FD35A8">
        <w:rPr>
          <w:rStyle w:val="Heading3Char1"/>
          <w:rFonts w:eastAsia="宋体"/>
          <w:b/>
          <w:bCs/>
          <w:color w:val="000000"/>
          <w:sz w:val="20"/>
          <w:szCs w:val="20"/>
          <w:lang w:eastAsia="zh-CN"/>
        </w:rPr>
        <w:t xml:space="preserve">Listing </w:t>
      </w:r>
      <w:r w:rsidR="00E1171F" w:rsidRPr="00FD35A8">
        <w:rPr>
          <w:rStyle w:val="Heading3Char1"/>
          <w:rFonts w:eastAsia="宋体"/>
          <w:b/>
          <w:bCs/>
          <w:color w:val="000000"/>
          <w:sz w:val="20"/>
          <w:szCs w:val="20"/>
          <w:lang w:eastAsia="zh-CN"/>
        </w:rPr>
        <w:t>14.</w:t>
      </w:r>
      <w:r w:rsidR="00E62F6A" w:rsidRPr="00FD35A8">
        <w:rPr>
          <w:rStyle w:val="Heading3Char1"/>
          <w:rFonts w:eastAsia="宋体"/>
          <w:b/>
          <w:bCs/>
          <w:color w:val="000000"/>
          <w:sz w:val="20"/>
          <w:szCs w:val="20"/>
          <w:lang w:eastAsia="zh-CN"/>
        </w:rPr>
        <w:t>3</w:t>
      </w:r>
      <w:r w:rsidRPr="00FD35A8">
        <w:rPr>
          <w:rStyle w:val="Heading3Char1"/>
          <w:rFonts w:eastAsia="宋体"/>
          <w:b/>
          <w:bCs/>
          <w:color w:val="000000"/>
          <w:sz w:val="20"/>
          <w:szCs w:val="20"/>
          <w:lang w:eastAsia="zh-CN"/>
        </w:rPr>
        <w:t>.</w:t>
      </w:r>
      <w:r w:rsidR="00E62F6A" w:rsidRPr="00FD35A8">
        <w:rPr>
          <w:rStyle w:val="Heading3Char1"/>
          <w:rFonts w:eastAsia="宋体"/>
          <w:b/>
          <w:bCs/>
          <w:color w:val="000000"/>
          <w:sz w:val="20"/>
          <w:szCs w:val="20"/>
          <w:lang w:eastAsia="zh-CN"/>
        </w:rPr>
        <w:t>2</w:t>
      </w:r>
      <w:r w:rsidRPr="00FD35A8">
        <w:rPr>
          <w:rStyle w:val="Heading3Char1"/>
          <w:rFonts w:eastAsia="宋体"/>
          <w:b/>
          <w:bCs/>
          <w:color w:val="000000"/>
          <w:sz w:val="20"/>
          <w:szCs w:val="20"/>
          <w:lang w:eastAsia="zh-CN"/>
        </w:rPr>
        <w:t xml:space="preserve"> </w:t>
      </w:r>
      <w:r w:rsidR="001C79E4" w:rsidRPr="00FD35A8">
        <w:rPr>
          <w:rStyle w:val="Heading3Char1"/>
          <w:rFonts w:eastAsia="宋体"/>
          <w:b/>
          <w:bCs/>
          <w:color w:val="000000"/>
          <w:sz w:val="20"/>
          <w:szCs w:val="20"/>
          <w:lang w:eastAsia="zh-CN"/>
        </w:rPr>
        <w:t>Cytokine Release Syndrome (Safety Set)</w:t>
      </w:r>
      <w:bookmarkEnd w:id="2900"/>
      <w:commentRangeEnd w:id="2901"/>
      <w:r w:rsidR="003A37C4" w:rsidRPr="00FD35A8">
        <w:rPr>
          <w:rStyle w:val="CommentReference"/>
          <w:rFonts w:eastAsia="宋体"/>
          <w:bCs/>
          <w:color w:val="000000"/>
          <w:kern w:val="2"/>
          <w:sz w:val="20"/>
          <w:szCs w:val="20"/>
          <w:lang w:eastAsia="zh-CN"/>
        </w:rPr>
        <w:commentReference w:id="2901"/>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01"/>
        <w:gridCol w:w="772"/>
        <w:gridCol w:w="2990"/>
        <w:gridCol w:w="1284"/>
        <w:gridCol w:w="1262"/>
        <w:gridCol w:w="1262"/>
        <w:gridCol w:w="1142"/>
        <w:gridCol w:w="1618"/>
        <w:gridCol w:w="1386"/>
        <w:gridCol w:w="1653"/>
      </w:tblGrid>
      <w:tr w:rsidR="002D04F5" w:rsidRPr="00FD35A8" w14:paraId="5A3FB4ED" w14:textId="77777777" w:rsidTr="00554508">
        <w:trPr>
          <w:trHeight w:val="442"/>
        </w:trPr>
        <w:tc>
          <w:tcPr>
            <w:tcW w:w="0" w:type="auto"/>
            <w:tcBorders>
              <w:top w:val="single" w:sz="4" w:space="0" w:color="auto"/>
              <w:left w:val="nil"/>
              <w:bottom w:val="single" w:sz="4" w:space="0" w:color="auto"/>
              <w:right w:val="nil"/>
            </w:tcBorders>
            <w:vAlign w:val="center"/>
          </w:tcPr>
          <w:p w14:paraId="211F81EC" w14:textId="51ED096A" w:rsidR="008232E7" w:rsidRPr="00FD35A8" w:rsidRDefault="008232E7" w:rsidP="00F45EAC">
            <w:pPr>
              <w:widowControl/>
              <w:jc w:val="center"/>
              <w:rPr>
                <w:rFonts w:ascii="Times New Roman" w:hAnsi="Times New Roman"/>
                <w:color w:val="auto"/>
                <w:lang w:eastAsia="zh-CN"/>
              </w:rPr>
            </w:pPr>
            <w:r w:rsidRPr="00FD35A8">
              <w:rPr>
                <w:rFonts w:ascii="Times New Roman" w:hAnsi="Times New Roman"/>
                <w:color w:val="auto"/>
                <w:lang w:eastAsia="zh-CN"/>
              </w:rPr>
              <w:t>Subject identifier</w:t>
            </w:r>
          </w:p>
        </w:tc>
        <w:tc>
          <w:tcPr>
            <w:tcW w:w="0" w:type="auto"/>
            <w:tcBorders>
              <w:top w:val="single" w:sz="4" w:space="0" w:color="auto"/>
              <w:left w:val="nil"/>
              <w:bottom w:val="single" w:sz="4" w:space="0" w:color="auto"/>
              <w:right w:val="nil"/>
            </w:tcBorders>
            <w:vAlign w:val="center"/>
          </w:tcPr>
          <w:p w14:paraId="50C7FFBE" w14:textId="3985A4A4" w:rsidR="008232E7" w:rsidRPr="00FD35A8" w:rsidRDefault="008232E7" w:rsidP="00F45EAC">
            <w:pPr>
              <w:widowControl/>
              <w:jc w:val="center"/>
              <w:rPr>
                <w:rFonts w:ascii="Times New Roman" w:hAnsi="Times New Roman"/>
                <w:color w:val="auto"/>
                <w:lang w:eastAsia="zh-CN"/>
              </w:rPr>
            </w:pPr>
            <w:r w:rsidRPr="00FD35A8">
              <w:rPr>
                <w:rFonts w:ascii="Times New Roman" w:hAnsi="Times New Roman"/>
                <w:color w:val="auto"/>
                <w:lang w:eastAsia="zh-CN"/>
              </w:rPr>
              <w:t>Cohort</w:t>
            </w:r>
          </w:p>
        </w:tc>
        <w:tc>
          <w:tcPr>
            <w:tcW w:w="0" w:type="auto"/>
            <w:tcBorders>
              <w:top w:val="single" w:sz="4" w:space="0" w:color="auto"/>
              <w:left w:val="nil"/>
              <w:bottom w:val="single" w:sz="4" w:space="0" w:color="auto"/>
              <w:right w:val="nil"/>
            </w:tcBorders>
            <w:vAlign w:val="center"/>
          </w:tcPr>
          <w:p w14:paraId="2ED3A856" w14:textId="77777777" w:rsidR="008232E7" w:rsidRPr="00556E25" w:rsidRDefault="008232E7" w:rsidP="00674FB7">
            <w:pPr>
              <w:widowControl/>
              <w:jc w:val="center"/>
              <w:rPr>
                <w:rFonts w:ascii="Times New Roman" w:hAnsi="Times New Roman"/>
                <w:color w:val="auto"/>
                <w:lang w:eastAsia="ja-JP"/>
                <w:rPrChange w:id="2902" w:author="Yali Chen" w:date="2026-01-27T11:46:00Z" w16du:dateUtc="2026-01-27T03:46:00Z">
                  <w:rPr>
                    <w:rFonts w:ascii="Times New Roman" w:hAnsi="Times New Roman"/>
                    <w:color w:val="auto"/>
                    <w:highlight w:val="yellow"/>
                    <w:lang w:eastAsia="ja-JP"/>
                  </w:rPr>
                </w:rPrChange>
              </w:rPr>
            </w:pPr>
            <w:commentRangeStart w:id="2903"/>
            <w:commentRangeStart w:id="2904"/>
            <w:r w:rsidRPr="00556E25">
              <w:rPr>
                <w:rFonts w:ascii="Times New Roman" w:hAnsi="Times New Roman"/>
                <w:color w:val="auto"/>
                <w:lang w:eastAsia="ja-JP"/>
                <w:rPrChange w:id="2905" w:author="Yali Chen" w:date="2026-01-27T11:46:00Z" w16du:dateUtc="2026-01-27T03:46:00Z">
                  <w:rPr>
                    <w:rFonts w:ascii="Times New Roman" w:hAnsi="Times New Roman"/>
                    <w:color w:val="auto"/>
                    <w:highlight w:val="yellow"/>
                    <w:lang w:eastAsia="ja-JP"/>
                  </w:rPr>
                </w:rPrChange>
              </w:rPr>
              <w:t>Preferred term</w:t>
            </w:r>
          </w:p>
          <w:p w14:paraId="23AB0107" w14:textId="539961D8" w:rsidR="008232E7" w:rsidRPr="00FD35A8" w:rsidRDefault="008232E7" w:rsidP="00674FB7">
            <w:pPr>
              <w:widowControl/>
              <w:jc w:val="center"/>
              <w:rPr>
                <w:rFonts w:ascii="Times New Roman" w:hAnsi="Times New Roman"/>
                <w:color w:val="auto"/>
                <w:lang w:eastAsia="zh-CN"/>
              </w:rPr>
            </w:pPr>
            <w:r w:rsidRPr="00556E25">
              <w:rPr>
                <w:rFonts w:ascii="Times New Roman" w:hAnsi="Times New Roman"/>
                <w:color w:val="auto"/>
                <w:lang w:eastAsia="ja-JP"/>
                <w:rPrChange w:id="2906" w:author="Yali Chen" w:date="2026-01-27T11:46:00Z" w16du:dateUtc="2026-01-27T03:46:00Z">
                  <w:rPr>
                    <w:rFonts w:ascii="Times New Roman" w:hAnsi="Times New Roman"/>
                    <w:color w:val="auto"/>
                    <w:highlight w:val="yellow"/>
                    <w:lang w:eastAsia="ja-JP"/>
                  </w:rPr>
                </w:rPrChange>
              </w:rPr>
              <w:t>(MedDRA version x.x)/Reported term</w:t>
            </w:r>
            <w:commentRangeEnd w:id="2903"/>
            <w:r w:rsidR="00DC3E85" w:rsidRPr="00FD35A8">
              <w:rPr>
                <w:rStyle w:val="CommentReference"/>
                <w:rFonts w:ascii="Times New Roman" w:hAnsi="Times New Roman"/>
                <w:color w:val="auto"/>
                <w:sz w:val="20"/>
                <w:szCs w:val="20"/>
                <w:lang w:eastAsia="zh-CN"/>
              </w:rPr>
              <w:commentReference w:id="2903"/>
            </w:r>
            <w:commentRangeEnd w:id="2904"/>
            <w:r w:rsidR="00F33CA5" w:rsidRPr="00FD35A8">
              <w:rPr>
                <w:rStyle w:val="CommentReference"/>
                <w:rFonts w:ascii="Times New Roman" w:hAnsi="Times New Roman"/>
                <w:color w:val="auto"/>
                <w:sz w:val="20"/>
                <w:szCs w:val="20"/>
                <w:lang w:eastAsia="zh-CN"/>
              </w:rPr>
              <w:commentReference w:id="2904"/>
            </w:r>
          </w:p>
        </w:tc>
        <w:tc>
          <w:tcPr>
            <w:tcW w:w="0" w:type="auto"/>
            <w:tcBorders>
              <w:top w:val="single" w:sz="4" w:space="0" w:color="auto"/>
              <w:left w:val="nil"/>
              <w:bottom w:val="single" w:sz="4" w:space="0" w:color="auto"/>
              <w:right w:val="nil"/>
            </w:tcBorders>
            <w:vAlign w:val="center"/>
          </w:tcPr>
          <w:p w14:paraId="72533DAF" w14:textId="687AE380" w:rsidR="008232E7" w:rsidRPr="00FD35A8" w:rsidRDefault="008232E7" w:rsidP="00F45EAC">
            <w:pPr>
              <w:widowControl/>
              <w:jc w:val="center"/>
              <w:rPr>
                <w:rFonts w:ascii="Times New Roman" w:hAnsi="Times New Roman"/>
                <w:color w:val="auto"/>
                <w:lang w:eastAsia="zh-CN"/>
              </w:rPr>
            </w:pPr>
            <w:r w:rsidRPr="00FD35A8">
              <w:rPr>
                <w:rFonts w:ascii="Times New Roman" w:eastAsia="AdobeSongStd-Light" w:hAnsi="Times New Roman"/>
                <w:color w:val="auto"/>
                <w:lang w:eastAsia="ja-JP"/>
              </w:rPr>
              <w:t>Start date (study day)</w:t>
            </w:r>
            <w:r w:rsidR="002D04F5" w:rsidRPr="00FD35A8">
              <w:rPr>
                <w:rFonts w:ascii="Times New Roman" w:eastAsia="AdobeSongStd-Light" w:hAnsi="Times New Roman"/>
                <w:color w:val="auto"/>
                <w:lang w:eastAsia="zh-CN"/>
              </w:rPr>
              <w:t xml:space="preserve"> [a]</w:t>
            </w:r>
          </w:p>
        </w:tc>
        <w:tc>
          <w:tcPr>
            <w:tcW w:w="0" w:type="auto"/>
            <w:tcBorders>
              <w:top w:val="single" w:sz="4" w:space="0" w:color="auto"/>
              <w:left w:val="nil"/>
              <w:bottom w:val="single" w:sz="4" w:space="0" w:color="auto"/>
              <w:right w:val="nil"/>
            </w:tcBorders>
            <w:vAlign w:val="center"/>
          </w:tcPr>
          <w:p w14:paraId="7E726219" w14:textId="7F39AF85" w:rsidR="008232E7" w:rsidRPr="00FD35A8" w:rsidRDefault="008232E7" w:rsidP="00F45EAC">
            <w:pPr>
              <w:widowControl/>
              <w:jc w:val="center"/>
              <w:rPr>
                <w:rFonts w:ascii="Times New Roman" w:hAnsi="Times New Roman"/>
                <w:color w:val="auto"/>
                <w:lang w:eastAsia="zh-CN"/>
              </w:rPr>
            </w:pPr>
            <w:r w:rsidRPr="00FD35A8">
              <w:rPr>
                <w:rFonts w:ascii="Times New Roman" w:hAnsi="Times New Roman"/>
                <w:color w:val="auto"/>
              </w:rPr>
              <w:t>End date (study day)</w:t>
            </w:r>
            <w:r w:rsidR="002D04F5" w:rsidRPr="00FD35A8">
              <w:rPr>
                <w:rFonts w:ascii="Times New Roman" w:hAnsi="Times New Roman"/>
                <w:color w:val="auto"/>
                <w:lang w:eastAsia="zh-CN"/>
              </w:rPr>
              <w:t xml:space="preserve"> [a]</w:t>
            </w:r>
          </w:p>
        </w:tc>
        <w:tc>
          <w:tcPr>
            <w:tcW w:w="0" w:type="auto"/>
            <w:tcBorders>
              <w:top w:val="single" w:sz="4" w:space="0" w:color="auto"/>
              <w:left w:val="nil"/>
              <w:bottom w:val="single" w:sz="4" w:space="0" w:color="auto"/>
              <w:right w:val="nil"/>
            </w:tcBorders>
            <w:vAlign w:val="center"/>
          </w:tcPr>
          <w:p w14:paraId="052A5F48" w14:textId="3015AAB7" w:rsidR="008232E7" w:rsidRPr="00FD35A8" w:rsidRDefault="008232E7" w:rsidP="00F45EAC">
            <w:pPr>
              <w:widowControl/>
              <w:jc w:val="center"/>
              <w:rPr>
                <w:rFonts w:ascii="Times New Roman" w:eastAsiaTheme="minorEastAsia" w:hAnsi="Times New Roman"/>
                <w:color w:val="auto"/>
                <w:lang w:eastAsia="zh-CN"/>
              </w:rPr>
            </w:pPr>
            <w:r w:rsidRPr="00FD35A8">
              <w:rPr>
                <w:rFonts w:ascii="Times New Roman" w:eastAsiaTheme="minorEastAsia" w:hAnsi="Times New Roman"/>
                <w:color w:val="auto"/>
                <w:lang w:eastAsia="zh-CN"/>
              </w:rPr>
              <w:t>Duration (Days)</w:t>
            </w:r>
            <w:r w:rsidR="002D04F5" w:rsidRPr="00FD35A8">
              <w:rPr>
                <w:rFonts w:ascii="Times New Roman" w:eastAsiaTheme="minorEastAsia" w:hAnsi="Times New Roman"/>
                <w:color w:val="auto"/>
                <w:lang w:eastAsia="zh-CN"/>
              </w:rPr>
              <w:t xml:space="preserve"> [b]</w:t>
            </w:r>
          </w:p>
        </w:tc>
        <w:tc>
          <w:tcPr>
            <w:tcW w:w="0" w:type="auto"/>
            <w:tcBorders>
              <w:top w:val="single" w:sz="4" w:space="0" w:color="auto"/>
              <w:left w:val="nil"/>
              <w:bottom w:val="single" w:sz="4" w:space="0" w:color="auto"/>
              <w:right w:val="nil"/>
            </w:tcBorders>
            <w:vAlign w:val="center"/>
          </w:tcPr>
          <w:p w14:paraId="45960CEC" w14:textId="5578C673" w:rsidR="008232E7" w:rsidRPr="00FD35A8" w:rsidRDefault="008232E7" w:rsidP="00F45EAC">
            <w:pPr>
              <w:widowControl/>
              <w:jc w:val="center"/>
              <w:rPr>
                <w:rFonts w:ascii="Times New Roman" w:eastAsiaTheme="minorEastAsia" w:hAnsi="Times New Roman"/>
                <w:lang w:eastAsia="zh-CN"/>
              </w:rPr>
            </w:pPr>
            <w:r w:rsidRPr="00FD35A8">
              <w:rPr>
                <w:rFonts w:ascii="Times New Roman" w:eastAsiaTheme="minorEastAsia" w:hAnsi="Times New Roman"/>
                <w:lang w:eastAsia="zh-CN"/>
              </w:rPr>
              <w:t>ASTCT grade</w:t>
            </w:r>
            <w:r w:rsidR="002D04F5" w:rsidRPr="00FD35A8">
              <w:rPr>
                <w:rFonts w:ascii="Times New Roman" w:eastAsiaTheme="minorEastAsia" w:hAnsi="Times New Roman"/>
                <w:lang w:eastAsia="zh-CN"/>
              </w:rPr>
              <w:t xml:space="preserve"> [c]</w:t>
            </w:r>
          </w:p>
        </w:tc>
        <w:tc>
          <w:tcPr>
            <w:tcW w:w="0" w:type="auto"/>
            <w:tcBorders>
              <w:top w:val="single" w:sz="4" w:space="0" w:color="auto"/>
              <w:left w:val="nil"/>
              <w:bottom w:val="single" w:sz="4" w:space="0" w:color="auto"/>
              <w:right w:val="nil"/>
            </w:tcBorders>
            <w:vAlign w:val="center"/>
          </w:tcPr>
          <w:p w14:paraId="287A8351" w14:textId="599F5D03" w:rsidR="008232E7" w:rsidRPr="007272C7" w:rsidRDefault="008232E7" w:rsidP="00F45EAC">
            <w:pPr>
              <w:widowControl/>
              <w:jc w:val="center"/>
              <w:rPr>
                <w:rFonts w:ascii="Times New Roman" w:eastAsia="Calibri" w:hAnsi="Times New Roman"/>
                <w:strike/>
                <w:color w:val="EE0000"/>
                <w:lang w:eastAsia="ja-JP"/>
                <w:rPrChange w:id="2907" w:author="Yali Chen" w:date="2026-01-27T10:51:00Z" w16du:dateUtc="2026-01-27T02:51:00Z">
                  <w:rPr>
                    <w:rFonts w:ascii="Times New Roman" w:eastAsia="Calibri" w:hAnsi="Times New Roman"/>
                    <w:strike/>
                    <w:lang w:eastAsia="ja-JP"/>
                  </w:rPr>
                </w:rPrChange>
              </w:rPr>
            </w:pPr>
            <w:r w:rsidRPr="007272C7">
              <w:rPr>
                <w:rFonts w:ascii="Times New Roman" w:hAnsi="Times New Roman"/>
                <w:strike/>
                <w:color w:val="EE0000"/>
                <w:highlight w:val="yellow"/>
                <w:rPrChange w:id="2908" w:author="Yali Chen" w:date="2026-01-27T10:51:00Z" w16du:dateUtc="2026-01-27T02:51:00Z">
                  <w:rPr>
                    <w:rFonts w:ascii="Times New Roman" w:hAnsi="Times New Roman"/>
                    <w:strike/>
                    <w:highlight w:val="yellow"/>
                  </w:rPr>
                </w:rPrChange>
              </w:rPr>
              <w:t>Any prophylaxis treatment</w:t>
            </w:r>
          </w:p>
        </w:tc>
        <w:tc>
          <w:tcPr>
            <w:tcW w:w="0" w:type="auto"/>
            <w:tcBorders>
              <w:top w:val="single" w:sz="4" w:space="0" w:color="auto"/>
              <w:left w:val="nil"/>
              <w:bottom w:val="single" w:sz="4" w:space="0" w:color="auto"/>
              <w:right w:val="nil"/>
            </w:tcBorders>
            <w:vAlign w:val="center"/>
          </w:tcPr>
          <w:p w14:paraId="7F0C7C22" w14:textId="361A884E" w:rsidR="008232E7" w:rsidRPr="00556E25" w:rsidRDefault="008232E7" w:rsidP="00F45EAC">
            <w:pPr>
              <w:widowControl/>
              <w:jc w:val="center"/>
              <w:rPr>
                <w:rFonts w:ascii="Times New Roman" w:eastAsiaTheme="minorEastAsia" w:hAnsi="Times New Roman"/>
                <w:lang w:eastAsia="zh-CN"/>
                <w:rPrChange w:id="2909" w:author="Yali Chen" w:date="2026-01-27T11:46:00Z" w16du:dateUtc="2026-01-27T03:46:00Z">
                  <w:rPr>
                    <w:rFonts w:ascii="Times New Roman" w:eastAsiaTheme="minorEastAsia" w:hAnsi="Times New Roman"/>
                    <w:highlight w:val="yellow"/>
                    <w:lang w:eastAsia="zh-CN"/>
                  </w:rPr>
                </w:rPrChange>
              </w:rPr>
            </w:pPr>
            <w:r w:rsidRPr="00556E25">
              <w:rPr>
                <w:rFonts w:ascii="Times New Roman" w:eastAsiaTheme="minorEastAsia" w:hAnsi="Times New Roman"/>
                <w:rPrChange w:id="2910" w:author="Yali Chen" w:date="2026-01-27T11:46:00Z" w16du:dateUtc="2026-01-27T03:46:00Z">
                  <w:rPr>
                    <w:rFonts w:ascii="Times New Roman" w:eastAsiaTheme="minorEastAsia" w:hAnsi="Times New Roman"/>
                    <w:highlight w:val="yellow"/>
                  </w:rPr>
                </w:rPrChange>
              </w:rPr>
              <w:t>Tocilizumab used</w:t>
            </w:r>
          </w:p>
        </w:tc>
        <w:tc>
          <w:tcPr>
            <w:tcW w:w="0" w:type="auto"/>
            <w:tcBorders>
              <w:top w:val="single" w:sz="4" w:space="0" w:color="auto"/>
              <w:left w:val="nil"/>
              <w:bottom w:val="single" w:sz="4" w:space="0" w:color="auto"/>
              <w:right w:val="nil"/>
            </w:tcBorders>
            <w:vAlign w:val="center"/>
          </w:tcPr>
          <w:p w14:paraId="1D033005" w14:textId="70F72C14" w:rsidR="008232E7" w:rsidRPr="00556E25" w:rsidRDefault="008232E7" w:rsidP="00F45EAC">
            <w:pPr>
              <w:widowControl/>
              <w:jc w:val="center"/>
              <w:rPr>
                <w:rFonts w:ascii="Times New Roman" w:eastAsiaTheme="minorEastAsia" w:hAnsi="Times New Roman"/>
                <w:lang w:eastAsia="zh-CN"/>
                <w:rPrChange w:id="2911" w:author="Yali Chen" w:date="2026-01-27T11:46:00Z" w16du:dateUtc="2026-01-27T03:46:00Z">
                  <w:rPr>
                    <w:rFonts w:ascii="Times New Roman" w:eastAsiaTheme="minorEastAsia" w:hAnsi="Times New Roman"/>
                    <w:highlight w:val="yellow"/>
                    <w:lang w:eastAsia="zh-CN"/>
                  </w:rPr>
                </w:rPrChange>
              </w:rPr>
            </w:pPr>
            <w:r w:rsidRPr="00556E25">
              <w:rPr>
                <w:rFonts w:ascii="Times New Roman" w:eastAsiaTheme="minorEastAsia" w:hAnsi="Times New Roman"/>
                <w:rPrChange w:id="2912" w:author="Yali Chen" w:date="2026-01-27T11:46:00Z" w16du:dateUtc="2026-01-27T03:46:00Z">
                  <w:rPr>
                    <w:rFonts w:ascii="Times New Roman" w:eastAsiaTheme="minorEastAsia" w:hAnsi="Times New Roman"/>
                    <w:highlight w:val="yellow"/>
                  </w:rPr>
                </w:rPrChange>
              </w:rPr>
              <w:t>Glucocorticoids used</w:t>
            </w:r>
          </w:p>
        </w:tc>
      </w:tr>
      <w:tr w:rsidR="002D04F5" w:rsidRPr="00FD35A8" w14:paraId="57026CEC" w14:textId="77777777" w:rsidTr="006921A2">
        <w:trPr>
          <w:trHeight w:val="242"/>
        </w:trPr>
        <w:tc>
          <w:tcPr>
            <w:tcW w:w="0" w:type="auto"/>
            <w:tcBorders>
              <w:top w:val="nil"/>
              <w:left w:val="nil"/>
              <w:bottom w:val="nil"/>
              <w:right w:val="nil"/>
            </w:tcBorders>
            <w:vAlign w:val="center"/>
          </w:tcPr>
          <w:p w14:paraId="590CBF9D" w14:textId="608A8B38" w:rsidR="00453374" w:rsidRPr="00FD35A8" w:rsidRDefault="00453374" w:rsidP="00453374">
            <w:pPr>
              <w:widowControl/>
              <w:jc w:val="center"/>
              <w:rPr>
                <w:rFonts w:ascii="Times New Roman" w:hAnsi="Times New Roman"/>
                <w:color w:val="auto"/>
                <w:lang w:eastAsia="ja-JP"/>
              </w:rPr>
            </w:pPr>
            <w:r w:rsidRPr="00FD35A8">
              <w:rPr>
                <w:rFonts w:ascii="Times New Roman" w:eastAsia="等线" w:hAnsi="Times New Roman"/>
                <w:color w:val="auto"/>
                <w:sz w:val="18"/>
                <w:szCs w:val="18"/>
              </w:rPr>
              <w:t>E0001001</w:t>
            </w:r>
          </w:p>
        </w:tc>
        <w:tc>
          <w:tcPr>
            <w:tcW w:w="0" w:type="auto"/>
            <w:tcBorders>
              <w:top w:val="nil"/>
              <w:left w:val="nil"/>
              <w:bottom w:val="nil"/>
              <w:right w:val="nil"/>
            </w:tcBorders>
            <w:vAlign w:val="center"/>
          </w:tcPr>
          <w:p w14:paraId="591FC9DE" w14:textId="635FC601" w:rsidR="00453374" w:rsidRPr="00FD35A8" w:rsidRDefault="00453374" w:rsidP="00453374">
            <w:pPr>
              <w:widowControl/>
              <w:jc w:val="center"/>
              <w:rPr>
                <w:rFonts w:ascii="Times New Roman" w:hAnsi="Times New Roman"/>
                <w:color w:val="auto"/>
                <w:lang w:eastAsia="ja-JP"/>
              </w:rPr>
            </w:pPr>
            <w:r w:rsidRPr="00FD35A8">
              <w:rPr>
                <w:rFonts w:ascii="Times New Roman" w:eastAsia="等线" w:hAnsi="Times New Roman"/>
                <w:color w:val="auto"/>
                <w:sz w:val="18"/>
                <w:szCs w:val="18"/>
              </w:rPr>
              <w:t>IIM</w:t>
            </w:r>
          </w:p>
        </w:tc>
        <w:tc>
          <w:tcPr>
            <w:tcW w:w="0" w:type="auto"/>
            <w:tcBorders>
              <w:top w:val="nil"/>
              <w:left w:val="nil"/>
              <w:bottom w:val="nil"/>
              <w:right w:val="nil"/>
            </w:tcBorders>
            <w:vAlign w:val="center"/>
          </w:tcPr>
          <w:p w14:paraId="33902FB4" w14:textId="5359051D" w:rsidR="00453374" w:rsidRPr="00FD35A8" w:rsidRDefault="00453374" w:rsidP="00453374">
            <w:pPr>
              <w:widowControl/>
              <w:jc w:val="center"/>
              <w:rPr>
                <w:rFonts w:ascii="Times New Roman" w:hAnsi="Times New Roman"/>
                <w:color w:val="auto"/>
                <w:lang w:eastAsia="ja-JP"/>
              </w:rPr>
            </w:pPr>
            <w:r w:rsidRPr="00FD35A8">
              <w:rPr>
                <w:rFonts w:ascii="Times New Roman" w:eastAsia="等线" w:hAnsi="Times New Roman"/>
                <w:color w:val="auto"/>
                <w:sz w:val="18"/>
                <w:szCs w:val="18"/>
              </w:rPr>
              <w:t>xx</w:t>
            </w:r>
          </w:p>
        </w:tc>
        <w:tc>
          <w:tcPr>
            <w:tcW w:w="0" w:type="auto"/>
            <w:tcBorders>
              <w:top w:val="nil"/>
              <w:left w:val="nil"/>
              <w:bottom w:val="nil"/>
              <w:right w:val="nil"/>
            </w:tcBorders>
            <w:vAlign w:val="center"/>
          </w:tcPr>
          <w:p w14:paraId="3D82CF01" w14:textId="6153D771" w:rsidR="00453374" w:rsidRPr="00FD35A8" w:rsidRDefault="00453374" w:rsidP="00453374">
            <w:pPr>
              <w:widowControl/>
              <w:jc w:val="center"/>
              <w:rPr>
                <w:rFonts w:ascii="Times New Roman" w:hAnsi="Times New Roman"/>
                <w:color w:val="auto"/>
                <w:lang w:eastAsia="ja-JP"/>
              </w:rPr>
            </w:pPr>
            <w:r w:rsidRPr="00FD35A8">
              <w:rPr>
                <w:rFonts w:ascii="Times New Roman" w:eastAsia="等线" w:hAnsi="Times New Roman"/>
                <w:color w:val="auto"/>
                <w:sz w:val="18"/>
                <w:szCs w:val="18"/>
              </w:rPr>
              <w:t>yyyy-mm-dd (xx)</w:t>
            </w:r>
          </w:p>
        </w:tc>
        <w:tc>
          <w:tcPr>
            <w:tcW w:w="0" w:type="auto"/>
            <w:tcBorders>
              <w:top w:val="nil"/>
              <w:left w:val="nil"/>
              <w:bottom w:val="nil"/>
              <w:right w:val="nil"/>
            </w:tcBorders>
            <w:vAlign w:val="center"/>
          </w:tcPr>
          <w:p w14:paraId="2955A618" w14:textId="1F4179D3" w:rsidR="00453374" w:rsidRPr="00FD35A8" w:rsidRDefault="00453374" w:rsidP="00453374">
            <w:pPr>
              <w:widowControl/>
              <w:jc w:val="center"/>
              <w:rPr>
                <w:rFonts w:ascii="Times New Roman" w:hAnsi="Times New Roman"/>
                <w:color w:val="auto"/>
                <w:lang w:eastAsia="ja-JP"/>
              </w:rPr>
            </w:pPr>
            <w:r w:rsidRPr="00FD35A8">
              <w:rPr>
                <w:rFonts w:ascii="Times New Roman" w:eastAsia="等线" w:hAnsi="Times New Roman"/>
                <w:color w:val="auto"/>
                <w:sz w:val="18"/>
                <w:szCs w:val="18"/>
              </w:rPr>
              <w:t>yyyy-mm-dd (xx)</w:t>
            </w:r>
          </w:p>
        </w:tc>
        <w:tc>
          <w:tcPr>
            <w:tcW w:w="0" w:type="auto"/>
            <w:tcBorders>
              <w:top w:val="nil"/>
              <w:left w:val="nil"/>
              <w:bottom w:val="nil"/>
              <w:right w:val="nil"/>
            </w:tcBorders>
            <w:vAlign w:val="center"/>
          </w:tcPr>
          <w:p w14:paraId="55D1B3E5" w14:textId="3687897D" w:rsidR="00453374" w:rsidRPr="00FD35A8" w:rsidRDefault="00453374" w:rsidP="001429C7">
            <w:pPr>
              <w:widowControl/>
              <w:jc w:val="center"/>
              <w:rPr>
                <w:rFonts w:ascii="Times New Roman" w:hAnsi="Times New Roman"/>
                <w:color w:val="auto"/>
                <w:lang w:eastAsia="ja-JP"/>
              </w:rPr>
            </w:pPr>
            <w:r w:rsidRPr="00FD35A8">
              <w:rPr>
                <w:rFonts w:ascii="Times New Roman" w:eastAsia="等线" w:hAnsi="Times New Roman"/>
                <w:color w:val="auto"/>
                <w:sz w:val="18"/>
                <w:szCs w:val="18"/>
              </w:rPr>
              <w:t>6</w:t>
            </w:r>
          </w:p>
        </w:tc>
        <w:tc>
          <w:tcPr>
            <w:tcW w:w="0" w:type="auto"/>
            <w:tcBorders>
              <w:top w:val="nil"/>
              <w:left w:val="nil"/>
              <w:bottom w:val="nil"/>
              <w:right w:val="nil"/>
            </w:tcBorders>
            <w:vAlign w:val="center"/>
          </w:tcPr>
          <w:p w14:paraId="68EF357A" w14:textId="3B76EF5B" w:rsidR="00453374" w:rsidRPr="00FD35A8" w:rsidRDefault="00453374" w:rsidP="00453374">
            <w:pPr>
              <w:widowControl/>
              <w:jc w:val="center"/>
              <w:rPr>
                <w:rFonts w:ascii="Times New Roman" w:hAnsi="Times New Roman"/>
              </w:rPr>
            </w:pPr>
            <w:r w:rsidRPr="00FD35A8">
              <w:rPr>
                <w:rFonts w:ascii="Times New Roman" w:eastAsia="等线" w:hAnsi="Times New Roman"/>
                <w:color w:val="000000"/>
              </w:rPr>
              <w:t>xx</w:t>
            </w:r>
          </w:p>
        </w:tc>
        <w:tc>
          <w:tcPr>
            <w:tcW w:w="0" w:type="auto"/>
            <w:tcBorders>
              <w:top w:val="nil"/>
              <w:left w:val="nil"/>
              <w:bottom w:val="nil"/>
              <w:right w:val="nil"/>
            </w:tcBorders>
            <w:vAlign w:val="center"/>
          </w:tcPr>
          <w:p w14:paraId="3BE368A1" w14:textId="31D17ED0" w:rsidR="00453374" w:rsidRPr="007272C7" w:rsidRDefault="00453374" w:rsidP="00453374">
            <w:pPr>
              <w:widowControl/>
              <w:jc w:val="center"/>
              <w:rPr>
                <w:rFonts w:ascii="Times New Roman" w:hAnsi="Times New Roman"/>
                <w:strike/>
                <w:color w:val="EE0000"/>
                <w:rPrChange w:id="2913" w:author="Yali Chen" w:date="2026-01-27T10:51:00Z" w16du:dateUtc="2026-01-27T02:51:00Z">
                  <w:rPr>
                    <w:rFonts w:ascii="Times New Roman" w:hAnsi="Times New Roman"/>
                    <w:strike/>
                  </w:rPr>
                </w:rPrChange>
              </w:rPr>
            </w:pPr>
            <w:r w:rsidRPr="007272C7">
              <w:rPr>
                <w:rFonts w:ascii="Times New Roman" w:eastAsia="等线" w:hAnsi="Times New Roman"/>
                <w:strike/>
                <w:color w:val="EE0000"/>
                <w:sz w:val="18"/>
                <w:szCs w:val="18"/>
                <w:rPrChange w:id="2914" w:author="Yali Chen" w:date="2026-01-27T10:51:00Z" w16du:dateUtc="2026-01-27T02:51:00Z">
                  <w:rPr>
                    <w:rFonts w:ascii="Times New Roman" w:eastAsia="等线" w:hAnsi="Times New Roman"/>
                    <w:strike/>
                    <w:color w:val="000000"/>
                    <w:sz w:val="18"/>
                    <w:szCs w:val="18"/>
                  </w:rPr>
                </w:rPrChange>
              </w:rPr>
              <w:t>Y/N</w:t>
            </w:r>
          </w:p>
        </w:tc>
        <w:tc>
          <w:tcPr>
            <w:tcW w:w="0" w:type="auto"/>
            <w:tcBorders>
              <w:top w:val="nil"/>
              <w:left w:val="nil"/>
              <w:bottom w:val="nil"/>
              <w:right w:val="nil"/>
            </w:tcBorders>
            <w:vAlign w:val="center"/>
          </w:tcPr>
          <w:p w14:paraId="763DDF15" w14:textId="4D233709" w:rsidR="00453374" w:rsidRPr="00FD35A8" w:rsidRDefault="00453374" w:rsidP="00453374">
            <w:pPr>
              <w:widowControl/>
              <w:jc w:val="center"/>
              <w:rPr>
                <w:rFonts w:ascii="Times New Roman" w:hAnsi="Times New Roman"/>
                <w:lang w:eastAsia="zh-CN"/>
              </w:rPr>
            </w:pPr>
            <w:r w:rsidRPr="00FD35A8">
              <w:rPr>
                <w:rFonts w:ascii="Times New Roman" w:eastAsia="等线" w:hAnsi="Times New Roman"/>
                <w:color w:val="000000"/>
                <w:sz w:val="18"/>
                <w:szCs w:val="18"/>
              </w:rPr>
              <w:t>Y/N</w:t>
            </w:r>
          </w:p>
        </w:tc>
        <w:tc>
          <w:tcPr>
            <w:tcW w:w="0" w:type="auto"/>
            <w:tcBorders>
              <w:top w:val="nil"/>
              <w:left w:val="nil"/>
              <w:bottom w:val="nil"/>
              <w:right w:val="nil"/>
            </w:tcBorders>
            <w:vAlign w:val="center"/>
          </w:tcPr>
          <w:p w14:paraId="3EA41234" w14:textId="26BE9ACF" w:rsidR="00453374" w:rsidRPr="00FD35A8" w:rsidRDefault="00453374" w:rsidP="00453374">
            <w:pPr>
              <w:widowControl/>
              <w:jc w:val="center"/>
              <w:rPr>
                <w:rFonts w:ascii="Times New Roman" w:hAnsi="Times New Roman"/>
              </w:rPr>
            </w:pPr>
            <w:r w:rsidRPr="00FD35A8">
              <w:rPr>
                <w:rFonts w:ascii="Times New Roman" w:eastAsia="等线" w:hAnsi="Times New Roman"/>
                <w:color w:val="000000"/>
                <w:sz w:val="18"/>
                <w:szCs w:val="18"/>
              </w:rPr>
              <w:t>Y/N</w:t>
            </w:r>
          </w:p>
        </w:tc>
      </w:tr>
      <w:tr w:rsidR="002D04F5" w:rsidRPr="00FD35A8" w14:paraId="4E8D25A7" w14:textId="77777777" w:rsidTr="00554508">
        <w:trPr>
          <w:trHeight w:val="270"/>
        </w:trPr>
        <w:tc>
          <w:tcPr>
            <w:tcW w:w="0" w:type="auto"/>
            <w:tcBorders>
              <w:top w:val="nil"/>
              <w:left w:val="nil"/>
              <w:bottom w:val="nil"/>
              <w:right w:val="nil"/>
            </w:tcBorders>
            <w:vAlign w:val="center"/>
          </w:tcPr>
          <w:p w14:paraId="13198F26" w14:textId="347CDBD2" w:rsidR="00453374" w:rsidRPr="00FD35A8" w:rsidRDefault="00453374" w:rsidP="00453374">
            <w:pPr>
              <w:widowControl/>
              <w:jc w:val="center"/>
              <w:rPr>
                <w:rFonts w:ascii="Times New Roman" w:hAnsi="Times New Roman"/>
                <w:color w:val="auto"/>
                <w:lang w:eastAsia="zh-CN"/>
              </w:rPr>
            </w:pPr>
            <w:r w:rsidRPr="00FD35A8">
              <w:rPr>
                <w:rFonts w:ascii="Times New Roman" w:eastAsia="等线" w:hAnsi="Times New Roman"/>
                <w:color w:val="auto"/>
                <w:sz w:val="18"/>
                <w:szCs w:val="18"/>
              </w:rPr>
              <w:t>E000100</w:t>
            </w:r>
            <w:r w:rsidRPr="00FD35A8">
              <w:rPr>
                <w:rFonts w:ascii="Times New Roman" w:eastAsia="等线" w:hAnsi="Times New Roman"/>
                <w:color w:val="auto"/>
                <w:sz w:val="18"/>
                <w:szCs w:val="18"/>
                <w:lang w:eastAsia="zh-CN"/>
              </w:rPr>
              <w:t>2</w:t>
            </w:r>
          </w:p>
        </w:tc>
        <w:tc>
          <w:tcPr>
            <w:tcW w:w="0" w:type="auto"/>
            <w:tcBorders>
              <w:top w:val="nil"/>
              <w:left w:val="nil"/>
              <w:bottom w:val="nil"/>
              <w:right w:val="nil"/>
            </w:tcBorders>
            <w:vAlign w:val="center"/>
          </w:tcPr>
          <w:p w14:paraId="5695707B" w14:textId="675727B5" w:rsidR="00453374" w:rsidRPr="00FD35A8" w:rsidRDefault="00453374" w:rsidP="00453374">
            <w:pPr>
              <w:widowControl/>
              <w:jc w:val="center"/>
              <w:rPr>
                <w:rFonts w:ascii="Times New Roman" w:hAnsi="Times New Roman"/>
                <w:color w:val="auto"/>
                <w:lang w:eastAsia="ja-JP"/>
              </w:rPr>
            </w:pPr>
            <w:r w:rsidRPr="00FD35A8">
              <w:rPr>
                <w:rFonts w:ascii="Times New Roman" w:eastAsia="等线" w:hAnsi="Times New Roman"/>
                <w:color w:val="auto"/>
                <w:sz w:val="18"/>
                <w:szCs w:val="18"/>
              </w:rPr>
              <w:t>IIM</w:t>
            </w:r>
          </w:p>
        </w:tc>
        <w:tc>
          <w:tcPr>
            <w:tcW w:w="0" w:type="auto"/>
            <w:tcBorders>
              <w:top w:val="nil"/>
              <w:left w:val="nil"/>
              <w:bottom w:val="nil"/>
              <w:right w:val="nil"/>
            </w:tcBorders>
            <w:vAlign w:val="center"/>
          </w:tcPr>
          <w:p w14:paraId="3E090A0E" w14:textId="159B30A9" w:rsidR="00453374" w:rsidRPr="00FD35A8" w:rsidRDefault="00453374" w:rsidP="00453374">
            <w:pPr>
              <w:widowControl/>
              <w:jc w:val="center"/>
              <w:rPr>
                <w:rFonts w:ascii="Times New Roman" w:hAnsi="Times New Roman"/>
                <w:color w:val="auto"/>
                <w:lang w:eastAsia="ja-JP"/>
              </w:rPr>
            </w:pPr>
            <w:r w:rsidRPr="00FD35A8">
              <w:rPr>
                <w:rFonts w:ascii="Times New Roman" w:eastAsia="等线" w:hAnsi="Times New Roman"/>
                <w:color w:val="auto"/>
                <w:sz w:val="18"/>
                <w:szCs w:val="18"/>
              </w:rPr>
              <w:t>xx</w:t>
            </w:r>
          </w:p>
        </w:tc>
        <w:tc>
          <w:tcPr>
            <w:tcW w:w="0" w:type="auto"/>
            <w:tcBorders>
              <w:top w:val="nil"/>
              <w:left w:val="nil"/>
              <w:bottom w:val="nil"/>
              <w:right w:val="nil"/>
            </w:tcBorders>
            <w:vAlign w:val="center"/>
          </w:tcPr>
          <w:p w14:paraId="7BD3A016" w14:textId="7DA67811" w:rsidR="00453374" w:rsidRPr="00FD35A8" w:rsidRDefault="00453374" w:rsidP="00453374">
            <w:pPr>
              <w:widowControl/>
              <w:jc w:val="center"/>
              <w:rPr>
                <w:rFonts w:ascii="Times New Roman" w:hAnsi="Times New Roman"/>
                <w:color w:val="auto"/>
                <w:lang w:eastAsia="ja-JP"/>
              </w:rPr>
            </w:pPr>
            <w:r w:rsidRPr="00FD35A8">
              <w:rPr>
                <w:rFonts w:ascii="Times New Roman" w:eastAsia="等线" w:hAnsi="Times New Roman"/>
                <w:color w:val="auto"/>
                <w:sz w:val="18"/>
                <w:szCs w:val="18"/>
              </w:rPr>
              <w:t>yyyy-mm-dd (xx)</w:t>
            </w:r>
          </w:p>
        </w:tc>
        <w:tc>
          <w:tcPr>
            <w:tcW w:w="0" w:type="auto"/>
            <w:tcBorders>
              <w:top w:val="nil"/>
              <w:left w:val="nil"/>
              <w:bottom w:val="nil"/>
              <w:right w:val="nil"/>
            </w:tcBorders>
            <w:vAlign w:val="center"/>
          </w:tcPr>
          <w:p w14:paraId="00B16681" w14:textId="7659189D" w:rsidR="00453374" w:rsidRPr="00FD35A8" w:rsidRDefault="00453374" w:rsidP="00453374">
            <w:pPr>
              <w:widowControl/>
              <w:jc w:val="center"/>
              <w:rPr>
                <w:rFonts w:ascii="Times New Roman" w:hAnsi="Times New Roman"/>
                <w:color w:val="auto"/>
                <w:lang w:eastAsia="ja-JP"/>
              </w:rPr>
            </w:pPr>
            <w:r w:rsidRPr="00FD35A8">
              <w:rPr>
                <w:rFonts w:ascii="Times New Roman" w:eastAsia="等线" w:hAnsi="Times New Roman"/>
                <w:color w:val="auto"/>
                <w:sz w:val="18"/>
                <w:szCs w:val="18"/>
              </w:rPr>
              <w:t>yyyy-mm-dd (xx)</w:t>
            </w:r>
          </w:p>
        </w:tc>
        <w:tc>
          <w:tcPr>
            <w:tcW w:w="0" w:type="auto"/>
            <w:tcBorders>
              <w:top w:val="nil"/>
              <w:left w:val="nil"/>
              <w:bottom w:val="nil"/>
              <w:right w:val="nil"/>
            </w:tcBorders>
            <w:vAlign w:val="center"/>
          </w:tcPr>
          <w:p w14:paraId="30B615BE" w14:textId="6E8C2EAB" w:rsidR="00453374" w:rsidRPr="00FD35A8" w:rsidRDefault="001429C7" w:rsidP="00453374">
            <w:pPr>
              <w:widowControl/>
              <w:jc w:val="center"/>
              <w:rPr>
                <w:rFonts w:ascii="Times New Roman" w:hAnsi="Times New Roman"/>
                <w:color w:val="auto"/>
                <w:lang w:eastAsia="zh-CN"/>
              </w:rPr>
            </w:pPr>
            <w:r w:rsidRPr="00FD35A8">
              <w:rPr>
                <w:rFonts w:ascii="Times New Roman" w:hAnsi="Times New Roman"/>
                <w:color w:val="auto"/>
                <w:lang w:eastAsia="zh-CN"/>
              </w:rPr>
              <w:t>3</w:t>
            </w:r>
          </w:p>
        </w:tc>
        <w:tc>
          <w:tcPr>
            <w:tcW w:w="0" w:type="auto"/>
            <w:tcBorders>
              <w:top w:val="nil"/>
              <w:left w:val="nil"/>
              <w:bottom w:val="nil"/>
              <w:right w:val="nil"/>
            </w:tcBorders>
            <w:vAlign w:val="center"/>
          </w:tcPr>
          <w:p w14:paraId="546CDA50" w14:textId="79E38903" w:rsidR="00453374" w:rsidRPr="00FD35A8" w:rsidRDefault="00453374" w:rsidP="00453374">
            <w:pPr>
              <w:widowControl/>
              <w:jc w:val="center"/>
              <w:rPr>
                <w:rFonts w:ascii="Times New Roman" w:hAnsi="Times New Roman"/>
              </w:rPr>
            </w:pPr>
            <w:r w:rsidRPr="00FD35A8">
              <w:rPr>
                <w:rFonts w:ascii="Times New Roman" w:eastAsia="等线" w:hAnsi="Times New Roman"/>
                <w:color w:val="000000"/>
              </w:rPr>
              <w:t>xx</w:t>
            </w:r>
          </w:p>
        </w:tc>
        <w:tc>
          <w:tcPr>
            <w:tcW w:w="0" w:type="auto"/>
            <w:tcBorders>
              <w:top w:val="nil"/>
              <w:left w:val="nil"/>
              <w:bottom w:val="nil"/>
              <w:right w:val="nil"/>
            </w:tcBorders>
            <w:vAlign w:val="center"/>
          </w:tcPr>
          <w:p w14:paraId="6F000E8E" w14:textId="290C3D50" w:rsidR="00453374" w:rsidRPr="007272C7" w:rsidRDefault="00453374" w:rsidP="00453374">
            <w:pPr>
              <w:widowControl/>
              <w:jc w:val="center"/>
              <w:rPr>
                <w:rFonts w:ascii="Times New Roman" w:hAnsi="Times New Roman"/>
                <w:strike/>
                <w:color w:val="EE0000"/>
                <w:rPrChange w:id="2915" w:author="Yali Chen" w:date="2026-01-27T10:51:00Z" w16du:dateUtc="2026-01-27T02:51:00Z">
                  <w:rPr>
                    <w:rFonts w:ascii="Times New Roman" w:hAnsi="Times New Roman"/>
                    <w:strike/>
                  </w:rPr>
                </w:rPrChange>
              </w:rPr>
            </w:pPr>
            <w:r w:rsidRPr="007272C7">
              <w:rPr>
                <w:rFonts w:ascii="Times New Roman" w:eastAsia="等线" w:hAnsi="Times New Roman"/>
                <w:strike/>
                <w:color w:val="EE0000"/>
                <w:sz w:val="18"/>
                <w:szCs w:val="18"/>
                <w:rPrChange w:id="2916" w:author="Yali Chen" w:date="2026-01-27T10:51:00Z" w16du:dateUtc="2026-01-27T02:51:00Z">
                  <w:rPr>
                    <w:rFonts w:ascii="Times New Roman" w:eastAsia="等线" w:hAnsi="Times New Roman"/>
                    <w:strike/>
                    <w:color w:val="000000"/>
                    <w:sz w:val="18"/>
                    <w:szCs w:val="18"/>
                  </w:rPr>
                </w:rPrChange>
              </w:rPr>
              <w:t>Y/N</w:t>
            </w:r>
          </w:p>
        </w:tc>
        <w:tc>
          <w:tcPr>
            <w:tcW w:w="0" w:type="auto"/>
            <w:tcBorders>
              <w:top w:val="nil"/>
              <w:left w:val="nil"/>
              <w:bottom w:val="nil"/>
              <w:right w:val="nil"/>
            </w:tcBorders>
            <w:vAlign w:val="center"/>
          </w:tcPr>
          <w:p w14:paraId="703B5DDC" w14:textId="5598FE67" w:rsidR="00453374" w:rsidRPr="00FD35A8" w:rsidRDefault="00453374" w:rsidP="00453374">
            <w:pPr>
              <w:widowControl/>
              <w:jc w:val="center"/>
              <w:rPr>
                <w:rFonts w:ascii="Times New Roman" w:hAnsi="Times New Roman"/>
                <w:lang w:eastAsia="ja-JP"/>
              </w:rPr>
            </w:pPr>
            <w:r w:rsidRPr="00FD35A8">
              <w:rPr>
                <w:rFonts w:ascii="Times New Roman" w:eastAsia="等线" w:hAnsi="Times New Roman"/>
                <w:color w:val="000000"/>
                <w:sz w:val="18"/>
                <w:szCs w:val="18"/>
              </w:rPr>
              <w:t>Y/N</w:t>
            </w:r>
          </w:p>
        </w:tc>
        <w:tc>
          <w:tcPr>
            <w:tcW w:w="0" w:type="auto"/>
            <w:tcBorders>
              <w:top w:val="nil"/>
              <w:left w:val="nil"/>
              <w:bottom w:val="nil"/>
              <w:right w:val="nil"/>
            </w:tcBorders>
            <w:vAlign w:val="center"/>
          </w:tcPr>
          <w:p w14:paraId="308CBFED" w14:textId="52BBBE6E" w:rsidR="00453374" w:rsidRPr="00FD35A8" w:rsidRDefault="00453374" w:rsidP="00453374">
            <w:pPr>
              <w:widowControl/>
              <w:jc w:val="center"/>
              <w:rPr>
                <w:rFonts w:ascii="Times New Roman" w:hAnsi="Times New Roman"/>
                <w:lang w:eastAsia="ja-JP"/>
              </w:rPr>
            </w:pPr>
            <w:r w:rsidRPr="00FD35A8">
              <w:rPr>
                <w:rFonts w:ascii="Times New Roman" w:eastAsia="等线" w:hAnsi="Times New Roman"/>
                <w:color w:val="000000"/>
                <w:sz w:val="18"/>
                <w:szCs w:val="18"/>
              </w:rPr>
              <w:t>Y/N</w:t>
            </w:r>
          </w:p>
        </w:tc>
      </w:tr>
      <w:tr w:rsidR="002D04F5" w:rsidRPr="00FD35A8" w14:paraId="542BF422" w14:textId="77777777" w:rsidTr="00554508">
        <w:trPr>
          <w:trHeight w:val="288"/>
        </w:trPr>
        <w:tc>
          <w:tcPr>
            <w:tcW w:w="0" w:type="auto"/>
            <w:tcBorders>
              <w:top w:val="nil"/>
              <w:left w:val="nil"/>
              <w:bottom w:val="nil"/>
              <w:right w:val="nil"/>
            </w:tcBorders>
            <w:vAlign w:val="center"/>
          </w:tcPr>
          <w:p w14:paraId="17EA58DA" w14:textId="5407D383" w:rsidR="00453374" w:rsidRPr="00FD35A8" w:rsidRDefault="00453374" w:rsidP="00453374">
            <w:pPr>
              <w:widowControl/>
              <w:jc w:val="center"/>
              <w:rPr>
                <w:rFonts w:ascii="Times New Roman" w:hAnsi="Times New Roman"/>
                <w:color w:val="auto"/>
                <w:lang w:eastAsia="zh-CN"/>
              </w:rPr>
            </w:pPr>
            <w:r w:rsidRPr="00FD35A8">
              <w:rPr>
                <w:rFonts w:ascii="Times New Roman" w:eastAsia="等线" w:hAnsi="Times New Roman"/>
                <w:color w:val="auto"/>
                <w:sz w:val="18"/>
                <w:szCs w:val="18"/>
              </w:rPr>
              <w:t>E000100</w:t>
            </w:r>
            <w:r w:rsidRPr="00FD35A8">
              <w:rPr>
                <w:rFonts w:ascii="Times New Roman" w:eastAsia="等线" w:hAnsi="Times New Roman"/>
                <w:color w:val="auto"/>
                <w:sz w:val="18"/>
                <w:szCs w:val="18"/>
                <w:lang w:eastAsia="zh-CN"/>
              </w:rPr>
              <w:t>3</w:t>
            </w:r>
          </w:p>
        </w:tc>
        <w:tc>
          <w:tcPr>
            <w:tcW w:w="0" w:type="auto"/>
            <w:tcBorders>
              <w:top w:val="nil"/>
              <w:left w:val="nil"/>
              <w:bottom w:val="nil"/>
              <w:right w:val="nil"/>
            </w:tcBorders>
            <w:vAlign w:val="center"/>
          </w:tcPr>
          <w:p w14:paraId="145F6D3A" w14:textId="4113B2B7" w:rsidR="00453374" w:rsidRPr="00FD35A8" w:rsidRDefault="00453374" w:rsidP="00453374">
            <w:pPr>
              <w:widowControl/>
              <w:jc w:val="center"/>
              <w:rPr>
                <w:rFonts w:ascii="Times New Roman" w:hAnsi="Times New Roman"/>
                <w:color w:val="auto"/>
                <w:lang w:eastAsia="ja-JP"/>
              </w:rPr>
            </w:pPr>
            <w:r w:rsidRPr="00FD35A8">
              <w:rPr>
                <w:rFonts w:ascii="Times New Roman" w:eastAsia="等线" w:hAnsi="Times New Roman"/>
                <w:color w:val="auto"/>
                <w:sz w:val="18"/>
                <w:szCs w:val="18"/>
              </w:rPr>
              <w:t>IIM</w:t>
            </w:r>
          </w:p>
        </w:tc>
        <w:tc>
          <w:tcPr>
            <w:tcW w:w="0" w:type="auto"/>
            <w:tcBorders>
              <w:top w:val="nil"/>
              <w:left w:val="nil"/>
              <w:bottom w:val="nil"/>
              <w:right w:val="nil"/>
            </w:tcBorders>
            <w:vAlign w:val="center"/>
          </w:tcPr>
          <w:p w14:paraId="2BEE0F3B" w14:textId="643BA8BE" w:rsidR="00453374" w:rsidRPr="00FD35A8" w:rsidRDefault="00453374" w:rsidP="00453374">
            <w:pPr>
              <w:widowControl/>
              <w:jc w:val="center"/>
              <w:rPr>
                <w:rFonts w:ascii="Times New Roman" w:hAnsi="Times New Roman"/>
                <w:color w:val="auto"/>
                <w:lang w:eastAsia="ja-JP"/>
              </w:rPr>
            </w:pPr>
            <w:r w:rsidRPr="00FD35A8">
              <w:rPr>
                <w:rFonts w:ascii="Times New Roman" w:eastAsia="等线" w:hAnsi="Times New Roman"/>
                <w:color w:val="auto"/>
                <w:sz w:val="18"/>
                <w:szCs w:val="18"/>
              </w:rPr>
              <w:t>xx</w:t>
            </w:r>
          </w:p>
        </w:tc>
        <w:tc>
          <w:tcPr>
            <w:tcW w:w="0" w:type="auto"/>
            <w:tcBorders>
              <w:top w:val="nil"/>
              <w:left w:val="nil"/>
              <w:bottom w:val="nil"/>
              <w:right w:val="nil"/>
            </w:tcBorders>
            <w:vAlign w:val="center"/>
          </w:tcPr>
          <w:p w14:paraId="66CB1702" w14:textId="35719176" w:rsidR="00453374" w:rsidRPr="00FD35A8" w:rsidRDefault="00453374" w:rsidP="00453374">
            <w:pPr>
              <w:widowControl/>
              <w:jc w:val="center"/>
              <w:rPr>
                <w:rFonts w:ascii="Times New Roman" w:hAnsi="Times New Roman"/>
                <w:color w:val="auto"/>
                <w:lang w:eastAsia="ja-JP"/>
              </w:rPr>
            </w:pPr>
            <w:r w:rsidRPr="00FD35A8">
              <w:rPr>
                <w:rFonts w:ascii="Times New Roman" w:eastAsia="等线" w:hAnsi="Times New Roman"/>
                <w:color w:val="auto"/>
                <w:sz w:val="18"/>
                <w:szCs w:val="18"/>
              </w:rPr>
              <w:t>yyyy-mm-dd (xx)</w:t>
            </w:r>
          </w:p>
        </w:tc>
        <w:tc>
          <w:tcPr>
            <w:tcW w:w="0" w:type="auto"/>
            <w:tcBorders>
              <w:top w:val="nil"/>
              <w:left w:val="nil"/>
              <w:bottom w:val="nil"/>
              <w:right w:val="nil"/>
            </w:tcBorders>
            <w:vAlign w:val="center"/>
          </w:tcPr>
          <w:p w14:paraId="34A67F30" w14:textId="78F525F3" w:rsidR="00453374" w:rsidRPr="00FD35A8" w:rsidRDefault="00453374" w:rsidP="00453374">
            <w:pPr>
              <w:widowControl/>
              <w:jc w:val="center"/>
              <w:rPr>
                <w:rFonts w:ascii="Times New Roman" w:hAnsi="Times New Roman"/>
                <w:color w:val="auto"/>
                <w:lang w:eastAsia="ja-JP"/>
              </w:rPr>
            </w:pPr>
            <w:r w:rsidRPr="00FD35A8">
              <w:rPr>
                <w:rFonts w:ascii="Times New Roman" w:eastAsia="等线" w:hAnsi="Times New Roman"/>
                <w:color w:val="auto"/>
                <w:sz w:val="18"/>
                <w:szCs w:val="18"/>
              </w:rPr>
              <w:t>yyyy-mm-dd (xx)</w:t>
            </w:r>
          </w:p>
        </w:tc>
        <w:tc>
          <w:tcPr>
            <w:tcW w:w="0" w:type="auto"/>
            <w:tcBorders>
              <w:top w:val="nil"/>
              <w:left w:val="nil"/>
              <w:bottom w:val="nil"/>
              <w:right w:val="nil"/>
            </w:tcBorders>
            <w:vAlign w:val="center"/>
          </w:tcPr>
          <w:p w14:paraId="726A2D13" w14:textId="49FC0904" w:rsidR="00453374" w:rsidRPr="00FD35A8" w:rsidRDefault="001429C7" w:rsidP="00453374">
            <w:pPr>
              <w:widowControl/>
              <w:jc w:val="center"/>
              <w:rPr>
                <w:rFonts w:ascii="Times New Roman" w:hAnsi="Times New Roman"/>
                <w:color w:val="auto"/>
                <w:lang w:eastAsia="zh-CN"/>
              </w:rPr>
            </w:pPr>
            <w:r w:rsidRPr="00FD35A8">
              <w:rPr>
                <w:rFonts w:ascii="Times New Roman" w:eastAsia="等线" w:hAnsi="Times New Roman"/>
                <w:color w:val="auto"/>
                <w:sz w:val="18"/>
                <w:szCs w:val="18"/>
                <w:lang w:eastAsia="zh-CN"/>
              </w:rPr>
              <w:t>8</w:t>
            </w:r>
          </w:p>
        </w:tc>
        <w:tc>
          <w:tcPr>
            <w:tcW w:w="0" w:type="auto"/>
            <w:tcBorders>
              <w:top w:val="nil"/>
              <w:left w:val="nil"/>
              <w:bottom w:val="nil"/>
              <w:right w:val="nil"/>
            </w:tcBorders>
            <w:vAlign w:val="center"/>
          </w:tcPr>
          <w:p w14:paraId="6E502D88" w14:textId="4030D65A" w:rsidR="00453374" w:rsidRPr="00FD35A8" w:rsidRDefault="00453374" w:rsidP="00453374">
            <w:pPr>
              <w:widowControl/>
              <w:jc w:val="center"/>
              <w:rPr>
                <w:rFonts w:ascii="Times New Roman" w:hAnsi="Times New Roman"/>
              </w:rPr>
            </w:pPr>
            <w:r w:rsidRPr="00FD35A8">
              <w:rPr>
                <w:rFonts w:ascii="Times New Roman" w:eastAsia="等线" w:hAnsi="Times New Roman"/>
                <w:color w:val="000000"/>
              </w:rPr>
              <w:t>xx</w:t>
            </w:r>
          </w:p>
        </w:tc>
        <w:tc>
          <w:tcPr>
            <w:tcW w:w="0" w:type="auto"/>
            <w:tcBorders>
              <w:top w:val="nil"/>
              <w:left w:val="nil"/>
              <w:bottom w:val="nil"/>
              <w:right w:val="nil"/>
            </w:tcBorders>
            <w:vAlign w:val="center"/>
          </w:tcPr>
          <w:p w14:paraId="14EFAF86" w14:textId="793A2F8B" w:rsidR="00453374" w:rsidRPr="007272C7" w:rsidRDefault="00453374" w:rsidP="00453374">
            <w:pPr>
              <w:widowControl/>
              <w:jc w:val="center"/>
              <w:rPr>
                <w:rFonts w:ascii="Times New Roman" w:hAnsi="Times New Roman"/>
                <w:strike/>
                <w:color w:val="EE0000"/>
                <w:rPrChange w:id="2917" w:author="Yali Chen" w:date="2026-01-27T10:51:00Z" w16du:dateUtc="2026-01-27T02:51:00Z">
                  <w:rPr>
                    <w:rFonts w:ascii="Times New Roman" w:hAnsi="Times New Roman"/>
                    <w:strike/>
                  </w:rPr>
                </w:rPrChange>
              </w:rPr>
            </w:pPr>
            <w:r w:rsidRPr="007272C7">
              <w:rPr>
                <w:rFonts w:ascii="Times New Roman" w:eastAsia="等线" w:hAnsi="Times New Roman"/>
                <w:strike/>
                <w:color w:val="EE0000"/>
                <w:sz w:val="18"/>
                <w:szCs w:val="18"/>
                <w:rPrChange w:id="2918" w:author="Yali Chen" w:date="2026-01-27T10:51:00Z" w16du:dateUtc="2026-01-27T02:51:00Z">
                  <w:rPr>
                    <w:rFonts w:ascii="Times New Roman" w:eastAsia="等线" w:hAnsi="Times New Roman"/>
                    <w:strike/>
                    <w:color w:val="000000"/>
                    <w:sz w:val="18"/>
                    <w:szCs w:val="18"/>
                  </w:rPr>
                </w:rPrChange>
              </w:rPr>
              <w:t>Y/N</w:t>
            </w:r>
          </w:p>
        </w:tc>
        <w:tc>
          <w:tcPr>
            <w:tcW w:w="0" w:type="auto"/>
            <w:tcBorders>
              <w:top w:val="nil"/>
              <w:left w:val="nil"/>
              <w:bottom w:val="nil"/>
              <w:right w:val="nil"/>
            </w:tcBorders>
            <w:vAlign w:val="center"/>
          </w:tcPr>
          <w:p w14:paraId="4A2D578F" w14:textId="3073CDF7" w:rsidR="00453374" w:rsidRPr="00FD35A8" w:rsidRDefault="00453374" w:rsidP="00453374">
            <w:pPr>
              <w:widowControl/>
              <w:jc w:val="center"/>
              <w:rPr>
                <w:rFonts w:ascii="Times New Roman" w:hAnsi="Times New Roman"/>
                <w:lang w:eastAsia="ja-JP"/>
              </w:rPr>
            </w:pPr>
            <w:r w:rsidRPr="00FD35A8">
              <w:rPr>
                <w:rFonts w:ascii="Times New Roman" w:eastAsia="等线" w:hAnsi="Times New Roman"/>
                <w:color w:val="000000"/>
                <w:sz w:val="18"/>
                <w:szCs w:val="18"/>
              </w:rPr>
              <w:t>Y/N</w:t>
            </w:r>
          </w:p>
        </w:tc>
        <w:tc>
          <w:tcPr>
            <w:tcW w:w="0" w:type="auto"/>
            <w:tcBorders>
              <w:top w:val="nil"/>
              <w:left w:val="nil"/>
              <w:bottom w:val="nil"/>
              <w:right w:val="nil"/>
            </w:tcBorders>
            <w:vAlign w:val="center"/>
          </w:tcPr>
          <w:p w14:paraId="4884E569" w14:textId="5D6766D3" w:rsidR="00453374" w:rsidRPr="00FD35A8" w:rsidRDefault="00453374" w:rsidP="00453374">
            <w:pPr>
              <w:widowControl/>
              <w:jc w:val="center"/>
              <w:rPr>
                <w:rFonts w:ascii="Times New Roman" w:hAnsi="Times New Roman"/>
              </w:rPr>
            </w:pPr>
            <w:r w:rsidRPr="00FD35A8">
              <w:rPr>
                <w:rFonts w:ascii="Times New Roman" w:eastAsia="等线" w:hAnsi="Times New Roman"/>
                <w:color w:val="000000"/>
                <w:sz w:val="18"/>
                <w:szCs w:val="18"/>
              </w:rPr>
              <w:t>Y/N</w:t>
            </w:r>
          </w:p>
        </w:tc>
      </w:tr>
      <w:tr w:rsidR="002D04F5" w:rsidRPr="00FD35A8" w14:paraId="13E3ED37" w14:textId="77777777" w:rsidTr="00554508">
        <w:trPr>
          <w:trHeight w:val="277"/>
        </w:trPr>
        <w:tc>
          <w:tcPr>
            <w:tcW w:w="0" w:type="auto"/>
            <w:tcBorders>
              <w:top w:val="nil"/>
              <w:left w:val="nil"/>
              <w:bottom w:val="nil"/>
              <w:right w:val="nil"/>
            </w:tcBorders>
            <w:vAlign w:val="center"/>
          </w:tcPr>
          <w:p w14:paraId="3541AD0B" w14:textId="789CFA8F" w:rsidR="00453374" w:rsidRPr="00FD35A8" w:rsidRDefault="00453374" w:rsidP="00453374">
            <w:pPr>
              <w:widowControl/>
              <w:jc w:val="center"/>
              <w:rPr>
                <w:rFonts w:ascii="Times New Roman" w:hAnsi="Times New Roman"/>
                <w:color w:val="auto"/>
                <w:lang w:eastAsia="zh-CN"/>
              </w:rPr>
            </w:pPr>
            <w:r w:rsidRPr="00FD35A8">
              <w:rPr>
                <w:rFonts w:ascii="Times New Roman" w:eastAsia="等线" w:hAnsi="Times New Roman"/>
                <w:color w:val="auto"/>
                <w:sz w:val="18"/>
                <w:szCs w:val="18"/>
              </w:rPr>
              <w:t>E000100</w:t>
            </w:r>
            <w:r w:rsidRPr="00FD35A8">
              <w:rPr>
                <w:rFonts w:ascii="Times New Roman" w:eastAsia="等线" w:hAnsi="Times New Roman"/>
                <w:color w:val="auto"/>
                <w:sz w:val="18"/>
                <w:szCs w:val="18"/>
                <w:lang w:eastAsia="zh-CN"/>
              </w:rPr>
              <w:t>4</w:t>
            </w:r>
          </w:p>
        </w:tc>
        <w:tc>
          <w:tcPr>
            <w:tcW w:w="0" w:type="auto"/>
            <w:tcBorders>
              <w:top w:val="nil"/>
              <w:left w:val="nil"/>
              <w:bottom w:val="nil"/>
              <w:right w:val="nil"/>
            </w:tcBorders>
            <w:vAlign w:val="center"/>
          </w:tcPr>
          <w:p w14:paraId="33986008" w14:textId="3FAE478B" w:rsidR="00453374" w:rsidRPr="00FD35A8" w:rsidRDefault="00453374" w:rsidP="00453374">
            <w:pPr>
              <w:widowControl/>
              <w:jc w:val="center"/>
              <w:rPr>
                <w:rFonts w:ascii="Times New Roman" w:hAnsi="Times New Roman"/>
                <w:color w:val="auto"/>
                <w:lang w:eastAsia="zh-CN"/>
              </w:rPr>
            </w:pPr>
            <w:r w:rsidRPr="00FD35A8">
              <w:rPr>
                <w:rFonts w:ascii="Times New Roman" w:eastAsia="等线" w:hAnsi="Times New Roman"/>
                <w:color w:val="auto"/>
                <w:sz w:val="18"/>
                <w:szCs w:val="18"/>
                <w:lang w:eastAsia="zh-CN"/>
              </w:rPr>
              <w:t>SSc</w:t>
            </w:r>
          </w:p>
        </w:tc>
        <w:tc>
          <w:tcPr>
            <w:tcW w:w="0" w:type="auto"/>
            <w:tcBorders>
              <w:top w:val="nil"/>
              <w:left w:val="nil"/>
              <w:bottom w:val="nil"/>
              <w:right w:val="nil"/>
            </w:tcBorders>
            <w:vAlign w:val="center"/>
          </w:tcPr>
          <w:p w14:paraId="77A8CEFF" w14:textId="4B78C217" w:rsidR="00453374" w:rsidRPr="00FD35A8" w:rsidRDefault="00453374" w:rsidP="00453374">
            <w:pPr>
              <w:widowControl/>
              <w:jc w:val="center"/>
              <w:rPr>
                <w:rFonts w:ascii="Times New Roman" w:hAnsi="Times New Roman"/>
                <w:color w:val="auto"/>
                <w:lang w:eastAsia="ja-JP"/>
              </w:rPr>
            </w:pPr>
            <w:r w:rsidRPr="00FD35A8">
              <w:rPr>
                <w:rFonts w:ascii="Times New Roman" w:eastAsia="等线" w:hAnsi="Times New Roman"/>
                <w:color w:val="auto"/>
                <w:sz w:val="18"/>
                <w:szCs w:val="18"/>
              </w:rPr>
              <w:t>xx</w:t>
            </w:r>
          </w:p>
        </w:tc>
        <w:tc>
          <w:tcPr>
            <w:tcW w:w="0" w:type="auto"/>
            <w:tcBorders>
              <w:top w:val="nil"/>
              <w:left w:val="nil"/>
              <w:bottom w:val="nil"/>
              <w:right w:val="nil"/>
            </w:tcBorders>
            <w:vAlign w:val="center"/>
          </w:tcPr>
          <w:p w14:paraId="221A0067" w14:textId="0451E6D2" w:rsidR="00453374" w:rsidRPr="00FD35A8" w:rsidRDefault="00453374" w:rsidP="00453374">
            <w:pPr>
              <w:widowControl/>
              <w:jc w:val="center"/>
              <w:rPr>
                <w:rFonts w:ascii="Times New Roman" w:hAnsi="Times New Roman"/>
                <w:color w:val="auto"/>
                <w:lang w:eastAsia="ja-JP"/>
              </w:rPr>
            </w:pPr>
            <w:r w:rsidRPr="00FD35A8">
              <w:rPr>
                <w:rFonts w:ascii="Times New Roman" w:eastAsia="等线" w:hAnsi="Times New Roman"/>
                <w:color w:val="auto"/>
                <w:sz w:val="18"/>
                <w:szCs w:val="18"/>
              </w:rPr>
              <w:t>yyyy-mm-dd (xx)</w:t>
            </w:r>
          </w:p>
        </w:tc>
        <w:tc>
          <w:tcPr>
            <w:tcW w:w="0" w:type="auto"/>
            <w:tcBorders>
              <w:top w:val="nil"/>
              <w:left w:val="nil"/>
              <w:bottom w:val="nil"/>
              <w:right w:val="nil"/>
            </w:tcBorders>
            <w:vAlign w:val="center"/>
          </w:tcPr>
          <w:p w14:paraId="1D8692B5" w14:textId="7CEFEEAA" w:rsidR="00453374" w:rsidRPr="00FD35A8" w:rsidRDefault="00453374" w:rsidP="00453374">
            <w:pPr>
              <w:widowControl/>
              <w:jc w:val="center"/>
              <w:rPr>
                <w:rFonts w:ascii="Times New Roman" w:hAnsi="Times New Roman"/>
                <w:color w:val="auto"/>
                <w:lang w:eastAsia="ja-JP"/>
              </w:rPr>
            </w:pPr>
            <w:r w:rsidRPr="00FD35A8">
              <w:rPr>
                <w:rFonts w:ascii="Times New Roman" w:eastAsia="等线" w:hAnsi="Times New Roman"/>
                <w:color w:val="auto"/>
                <w:sz w:val="18"/>
                <w:szCs w:val="18"/>
              </w:rPr>
              <w:t>yyyy-mm-dd (xx)</w:t>
            </w:r>
          </w:p>
        </w:tc>
        <w:tc>
          <w:tcPr>
            <w:tcW w:w="0" w:type="auto"/>
            <w:tcBorders>
              <w:top w:val="nil"/>
              <w:left w:val="nil"/>
              <w:bottom w:val="nil"/>
              <w:right w:val="nil"/>
            </w:tcBorders>
            <w:vAlign w:val="center"/>
          </w:tcPr>
          <w:p w14:paraId="4EB6DC08" w14:textId="1D79AC9B" w:rsidR="00453374" w:rsidRPr="00FD35A8" w:rsidRDefault="001429C7" w:rsidP="00453374">
            <w:pPr>
              <w:widowControl/>
              <w:jc w:val="center"/>
              <w:rPr>
                <w:rFonts w:ascii="Times New Roman" w:hAnsi="Times New Roman"/>
                <w:color w:val="auto"/>
                <w:lang w:eastAsia="zh-CN"/>
              </w:rPr>
            </w:pPr>
            <w:r w:rsidRPr="00FD35A8">
              <w:rPr>
                <w:rFonts w:ascii="Times New Roman" w:eastAsia="等线" w:hAnsi="Times New Roman"/>
                <w:color w:val="auto"/>
                <w:sz w:val="18"/>
                <w:szCs w:val="18"/>
                <w:lang w:eastAsia="zh-CN"/>
              </w:rPr>
              <w:t>10</w:t>
            </w:r>
          </w:p>
        </w:tc>
        <w:tc>
          <w:tcPr>
            <w:tcW w:w="0" w:type="auto"/>
            <w:tcBorders>
              <w:top w:val="nil"/>
              <w:left w:val="nil"/>
              <w:bottom w:val="nil"/>
              <w:right w:val="nil"/>
            </w:tcBorders>
            <w:vAlign w:val="center"/>
          </w:tcPr>
          <w:p w14:paraId="5823F42C" w14:textId="209883B6" w:rsidR="00453374" w:rsidRPr="00FD35A8" w:rsidRDefault="00453374" w:rsidP="00453374">
            <w:pPr>
              <w:widowControl/>
              <w:jc w:val="center"/>
              <w:rPr>
                <w:rFonts w:ascii="Times New Roman" w:hAnsi="Times New Roman"/>
              </w:rPr>
            </w:pPr>
            <w:r w:rsidRPr="00FD35A8">
              <w:rPr>
                <w:rFonts w:ascii="Times New Roman" w:eastAsia="等线" w:hAnsi="Times New Roman"/>
                <w:color w:val="000000"/>
              </w:rPr>
              <w:t>xx</w:t>
            </w:r>
          </w:p>
        </w:tc>
        <w:tc>
          <w:tcPr>
            <w:tcW w:w="0" w:type="auto"/>
            <w:tcBorders>
              <w:top w:val="nil"/>
              <w:left w:val="nil"/>
              <w:bottom w:val="nil"/>
              <w:right w:val="nil"/>
            </w:tcBorders>
            <w:vAlign w:val="center"/>
          </w:tcPr>
          <w:p w14:paraId="765B30F2" w14:textId="5A19CF15" w:rsidR="00453374" w:rsidRPr="007272C7" w:rsidRDefault="00453374" w:rsidP="00453374">
            <w:pPr>
              <w:widowControl/>
              <w:jc w:val="center"/>
              <w:rPr>
                <w:rFonts w:ascii="Times New Roman" w:hAnsi="Times New Roman"/>
                <w:strike/>
                <w:color w:val="EE0000"/>
                <w:rPrChange w:id="2919" w:author="Yali Chen" w:date="2026-01-27T10:51:00Z" w16du:dateUtc="2026-01-27T02:51:00Z">
                  <w:rPr>
                    <w:rFonts w:ascii="Times New Roman" w:hAnsi="Times New Roman"/>
                    <w:strike/>
                  </w:rPr>
                </w:rPrChange>
              </w:rPr>
            </w:pPr>
            <w:r w:rsidRPr="007272C7">
              <w:rPr>
                <w:rFonts w:ascii="Times New Roman" w:eastAsia="等线" w:hAnsi="Times New Roman"/>
                <w:strike/>
                <w:color w:val="EE0000"/>
                <w:sz w:val="18"/>
                <w:szCs w:val="18"/>
                <w:rPrChange w:id="2920" w:author="Yali Chen" w:date="2026-01-27T10:51:00Z" w16du:dateUtc="2026-01-27T02:51:00Z">
                  <w:rPr>
                    <w:rFonts w:ascii="Times New Roman" w:eastAsia="等线" w:hAnsi="Times New Roman"/>
                    <w:strike/>
                    <w:color w:val="000000"/>
                    <w:sz w:val="18"/>
                    <w:szCs w:val="18"/>
                  </w:rPr>
                </w:rPrChange>
              </w:rPr>
              <w:t>Y/N</w:t>
            </w:r>
          </w:p>
        </w:tc>
        <w:tc>
          <w:tcPr>
            <w:tcW w:w="0" w:type="auto"/>
            <w:tcBorders>
              <w:top w:val="nil"/>
              <w:left w:val="nil"/>
              <w:bottom w:val="nil"/>
              <w:right w:val="nil"/>
            </w:tcBorders>
            <w:vAlign w:val="center"/>
          </w:tcPr>
          <w:p w14:paraId="597432F6" w14:textId="0CB3D935" w:rsidR="00453374" w:rsidRPr="00FD35A8" w:rsidRDefault="00453374" w:rsidP="00453374">
            <w:pPr>
              <w:widowControl/>
              <w:jc w:val="center"/>
              <w:rPr>
                <w:rFonts w:ascii="Times New Roman" w:hAnsi="Times New Roman"/>
                <w:lang w:eastAsia="ja-JP"/>
              </w:rPr>
            </w:pPr>
            <w:r w:rsidRPr="00FD35A8">
              <w:rPr>
                <w:rFonts w:ascii="Times New Roman" w:eastAsia="等线" w:hAnsi="Times New Roman"/>
                <w:color w:val="000000"/>
                <w:sz w:val="18"/>
                <w:szCs w:val="18"/>
              </w:rPr>
              <w:t>Y/N</w:t>
            </w:r>
          </w:p>
        </w:tc>
        <w:tc>
          <w:tcPr>
            <w:tcW w:w="0" w:type="auto"/>
            <w:tcBorders>
              <w:top w:val="nil"/>
              <w:left w:val="nil"/>
              <w:bottom w:val="nil"/>
              <w:right w:val="nil"/>
            </w:tcBorders>
            <w:vAlign w:val="center"/>
          </w:tcPr>
          <w:p w14:paraId="59D3EA1F" w14:textId="2CDD44E7" w:rsidR="00453374" w:rsidRPr="00FD35A8" w:rsidRDefault="00453374" w:rsidP="00453374">
            <w:pPr>
              <w:widowControl/>
              <w:jc w:val="center"/>
              <w:rPr>
                <w:rFonts w:ascii="Times New Roman" w:hAnsi="Times New Roman"/>
              </w:rPr>
            </w:pPr>
            <w:r w:rsidRPr="00FD35A8">
              <w:rPr>
                <w:rFonts w:ascii="Times New Roman" w:eastAsia="等线" w:hAnsi="Times New Roman"/>
                <w:color w:val="000000"/>
                <w:sz w:val="18"/>
                <w:szCs w:val="18"/>
              </w:rPr>
              <w:t>Y/N</w:t>
            </w:r>
          </w:p>
        </w:tc>
      </w:tr>
      <w:tr w:rsidR="002D04F5" w:rsidRPr="00FD35A8" w14:paraId="6F27F137" w14:textId="77777777" w:rsidTr="00554508">
        <w:trPr>
          <w:trHeight w:val="295"/>
        </w:trPr>
        <w:tc>
          <w:tcPr>
            <w:tcW w:w="0" w:type="auto"/>
            <w:tcBorders>
              <w:top w:val="nil"/>
              <w:left w:val="nil"/>
              <w:bottom w:val="single" w:sz="4" w:space="0" w:color="auto"/>
              <w:right w:val="nil"/>
            </w:tcBorders>
            <w:vAlign w:val="center"/>
          </w:tcPr>
          <w:p w14:paraId="0C83640D" w14:textId="77777777" w:rsidR="008232E7" w:rsidRPr="00FD35A8" w:rsidRDefault="008232E7" w:rsidP="00F45EAC">
            <w:pPr>
              <w:widowControl/>
              <w:spacing w:line="276" w:lineRule="auto"/>
              <w:jc w:val="center"/>
              <w:rPr>
                <w:rFonts w:ascii="Times New Roman" w:eastAsia="Times New Roman" w:hAnsi="Times New Roman"/>
                <w:color w:val="auto"/>
                <w:lang w:eastAsia="ja-JP"/>
              </w:rPr>
            </w:pPr>
          </w:p>
        </w:tc>
        <w:tc>
          <w:tcPr>
            <w:tcW w:w="0" w:type="auto"/>
            <w:tcBorders>
              <w:top w:val="nil"/>
              <w:left w:val="nil"/>
              <w:bottom w:val="single" w:sz="4" w:space="0" w:color="auto"/>
              <w:right w:val="nil"/>
            </w:tcBorders>
            <w:vAlign w:val="center"/>
          </w:tcPr>
          <w:p w14:paraId="27A1F4BB" w14:textId="77777777" w:rsidR="008232E7" w:rsidRPr="00FD35A8" w:rsidRDefault="008232E7" w:rsidP="00F45EAC">
            <w:pPr>
              <w:widowControl/>
              <w:spacing w:line="276" w:lineRule="auto"/>
              <w:jc w:val="center"/>
              <w:rPr>
                <w:rFonts w:ascii="Times New Roman" w:eastAsia="Times New Roman" w:hAnsi="Times New Roman"/>
                <w:color w:val="auto"/>
                <w:lang w:eastAsia="ja-JP"/>
              </w:rPr>
            </w:pPr>
          </w:p>
        </w:tc>
        <w:tc>
          <w:tcPr>
            <w:tcW w:w="0" w:type="auto"/>
            <w:tcBorders>
              <w:top w:val="nil"/>
              <w:left w:val="nil"/>
              <w:bottom w:val="single" w:sz="4" w:space="0" w:color="auto"/>
              <w:right w:val="nil"/>
            </w:tcBorders>
            <w:vAlign w:val="center"/>
          </w:tcPr>
          <w:p w14:paraId="0B3671A5" w14:textId="77777777" w:rsidR="008232E7" w:rsidRPr="00FD35A8" w:rsidRDefault="008232E7" w:rsidP="00F45EAC">
            <w:pPr>
              <w:widowControl/>
              <w:spacing w:line="276" w:lineRule="auto"/>
              <w:jc w:val="center"/>
              <w:rPr>
                <w:rFonts w:ascii="Times New Roman" w:eastAsia="Times New Roman" w:hAnsi="Times New Roman"/>
                <w:color w:val="auto"/>
                <w:lang w:eastAsia="ja-JP"/>
              </w:rPr>
            </w:pPr>
          </w:p>
        </w:tc>
        <w:tc>
          <w:tcPr>
            <w:tcW w:w="0" w:type="auto"/>
            <w:tcBorders>
              <w:top w:val="nil"/>
              <w:left w:val="nil"/>
              <w:bottom w:val="single" w:sz="4" w:space="0" w:color="auto"/>
              <w:right w:val="nil"/>
            </w:tcBorders>
            <w:vAlign w:val="center"/>
          </w:tcPr>
          <w:p w14:paraId="42B273E6" w14:textId="77777777" w:rsidR="008232E7" w:rsidRPr="00FD35A8" w:rsidRDefault="008232E7" w:rsidP="00F45EAC">
            <w:pPr>
              <w:widowControl/>
              <w:spacing w:line="276" w:lineRule="auto"/>
              <w:jc w:val="center"/>
              <w:rPr>
                <w:rFonts w:ascii="Times New Roman" w:eastAsia="Times New Roman" w:hAnsi="Times New Roman"/>
                <w:color w:val="auto"/>
                <w:lang w:eastAsia="ja-JP"/>
              </w:rPr>
            </w:pPr>
          </w:p>
        </w:tc>
        <w:tc>
          <w:tcPr>
            <w:tcW w:w="0" w:type="auto"/>
            <w:tcBorders>
              <w:top w:val="nil"/>
              <w:left w:val="nil"/>
              <w:bottom w:val="single" w:sz="4" w:space="0" w:color="auto"/>
              <w:right w:val="nil"/>
            </w:tcBorders>
            <w:vAlign w:val="center"/>
          </w:tcPr>
          <w:p w14:paraId="531517CB" w14:textId="77777777" w:rsidR="008232E7" w:rsidRPr="00FD35A8" w:rsidRDefault="008232E7" w:rsidP="00F45EAC">
            <w:pPr>
              <w:widowControl/>
              <w:spacing w:line="276" w:lineRule="auto"/>
              <w:jc w:val="center"/>
              <w:rPr>
                <w:rFonts w:ascii="Times New Roman" w:eastAsia="Times New Roman" w:hAnsi="Times New Roman"/>
                <w:color w:val="auto"/>
                <w:lang w:eastAsia="ja-JP"/>
              </w:rPr>
            </w:pPr>
          </w:p>
        </w:tc>
        <w:tc>
          <w:tcPr>
            <w:tcW w:w="0" w:type="auto"/>
            <w:tcBorders>
              <w:top w:val="nil"/>
              <w:left w:val="nil"/>
              <w:bottom w:val="single" w:sz="4" w:space="0" w:color="auto"/>
              <w:right w:val="nil"/>
            </w:tcBorders>
            <w:vAlign w:val="center"/>
          </w:tcPr>
          <w:p w14:paraId="6B3EAD65" w14:textId="77777777" w:rsidR="008232E7" w:rsidRPr="00FD35A8" w:rsidRDefault="008232E7" w:rsidP="00F45EAC">
            <w:pPr>
              <w:widowControl/>
              <w:spacing w:line="276" w:lineRule="auto"/>
              <w:jc w:val="center"/>
              <w:rPr>
                <w:rFonts w:ascii="Times New Roman" w:eastAsia="Times New Roman" w:hAnsi="Times New Roman"/>
                <w:color w:val="auto"/>
                <w:lang w:eastAsia="ja-JP"/>
              </w:rPr>
            </w:pPr>
          </w:p>
        </w:tc>
        <w:tc>
          <w:tcPr>
            <w:tcW w:w="0" w:type="auto"/>
            <w:tcBorders>
              <w:top w:val="nil"/>
              <w:left w:val="nil"/>
              <w:bottom w:val="single" w:sz="4" w:space="0" w:color="auto"/>
              <w:right w:val="nil"/>
            </w:tcBorders>
            <w:vAlign w:val="center"/>
          </w:tcPr>
          <w:p w14:paraId="5E8EF60C" w14:textId="77777777" w:rsidR="008232E7" w:rsidRPr="00FD35A8" w:rsidRDefault="008232E7" w:rsidP="00F45EAC">
            <w:pPr>
              <w:widowControl/>
              <w:spacing w:line="276" w:lineRule="auto"/>
              <w:jc w:val="center"/>
              <w:rPr>
                <w:rFonts w:ascii="Times New Roman" w:eastAsia="Times New Roman" w:hAnsi="Times New Roman"/>
                <w:lang w:eastAsia="ja-JP"/>
              </w:rPr>
            </w:pPr>
          </w:p>
        </w:tc>
        <w:tc>
          <w:tcPr>
            <w:tcW w:w="0" w:type="auto"/>
            <w:tcBorders>
              <w:top w:val="nil"/>
              <w:left w:val="nil"/>
              <w:bottom w:val="single" w:sz="4" w:space="0" w:color="auto"/>
              <w:right w:val="nil"/>
            </w:tcBorders>
            <w:vAlign w:val="center"/>
          </w:tcPr>
          <w:p w14:paraId="2D821C07" w14:textId="77777777" w:rsidR="008232E7" w:rsidRPr="007272C7" w:rsidRDefault="008232E7" w:rsidP="00F45EAC">
            <w:pPr>
              <w:widowControl/>
              <w:spacing w:line="276" w:lineRule="auto"/>
              <w:jc w:val="center"/>
              <w:rPr>
                <w:rFonts w:ascii="Times New Roman" w:eastAsia="Times New Roman" w:hAnsi="Times New Roman"/>
                <w:strike/>
                <w:color w:val="EE0000"/>
                <w:lang w:eastAsia="ja-JP"/>
                <w:rPrChange w:id="2921" w:author="Yali Chen" w:date="2026-01-27T10:51:00Z" w16du:dateUtc="2026-01-27T02:51:00Z">
                  <w:rPr>
                    <w:rFonts w:ascii="Times New Roman" w:eastAsia="Times New Roman" w:hAnsi="Times New Roman"/>
                    <w:strike/>
                    <w:lang w:eastAsia="ja-JP"/>
                  </w:rPr>
                </w:rPrChange>
              </w:rPr>
            </w:pPr>
          </w:p>
        </w:tc>
        <w:tc>
          <w:tcPr>
            <w:tcW w:w="0" w:type="auto"/>
            <w:tcBorders>
              <w:top w:val="nil"/>
              <w:left w:val="nil"/>
              <w:bottom w:val="single" w:sz="4" w:space="0" w:color="auto"/>
              <w:right w:val="nil"/>
            </w:tcBorders>
            <w:vAlign w:val="center"/>
          </w:tcPr>
          <w:p w14:paraId="737A0112" w14:textId="77777777" w:rsidR="008232E7" w:rsidRPr="00FD35A8" w:rsidRDefault="008232E7" w:rsidP="00F45EAC">
            <w:pPr>
              <w:widowControl/>
              <w:spacing w:line="276" w:lineRule="auto"/>
              <w:jc w:val="center"/>
              <w:rPr>
                <w:rFonts w:ascii="Times New Roman" w:eastAsia="Times New Roman" w:hAnsi="Times New Roman"/>
                <w:lang w:eastAsia="ja-JP"/>
              </w:rPr>
            </w:pPr>
          </w:p>
        </w:tc>
        <w:tc>
          <w:tcPr>
            <w:tcW w:w="0" w:type="auto"/>
            <w:tcBorders>
              <w:top w:val="nil"/>
              <w:left w:val="nil"/>
              <w:bottom w:val="single" w:sz="4" w:space="0" w:color="auto"/>
              <w:right w:val="nil"/>
            </w:tcBorders>
            <w:vAlign w:val="center"/>
          </w:tcPr>
          <w:p w14:paraId="2A880926" w14:textId="77777777" w:rsidR="008232E7" w:rsidRPr="00FD35A8" w:rsidRDefault="008232E7" w:rsidP="00F45EAC">
            <w:pPr>
              <w:widowControl/>
              <w:spacing w:line="276" w:lineRule="auto"/>
              <w:jc w:val="center"/>
              <w:rPr>
                <w:rFonts w:ascii="Times New Roman" w:eastAsia="Times New Roman" w:hAnsi="Times New Roman"/>
                <w:lang w:eastAsia="ja-JP"/>
              </w:rPr>
            </w:pPr>
          </w:p>
        </w:tc>
      </w:tr>
    </w:tbl>
    <w:p w14:paraId="6041708B" w14:textId="77777777" w:rsidR="00AB2BF4" w:rsidRPr="00FD35A8" w:rsidRDefault="00AB2BF4" w:rsidP="00AB2BF4">
      <w:pPr>
        <w:rPr>
          <w:rFonts w:ascii="Times New Roman" w:hAnsi="Times New Roman" w:cs="Times New Roman"/>
          <w:szCs w:val="20"/>
        </w:rPr>
      </w:pPr>
      <w:r w:rsidRPr="00FD35A8">
        <w:rPr>
          <w:rFonts w:ascii="Times New Roman" w:hAnsi="Times New Roman" w:cs="Times New Roman"/>
          <w:szCs w:val="20"/>
        </w:rPr>
        <w:t>Safety set (SS): All subjects who have received CAR-T cell infusion and have at least one safety evaluation result. The SS will be used for safety analysis.</w:t>
      </w:r>
    </w:p>
    <w:p w14:paraId="49876168" w14:textId="0C319002" w:rsidR="00AB2BF4" w:rsidRPr="00FD35A8" w:rsidRDefault="00C434FF" w:rsidP="00AB2BF4">
      <w:pPr>
        <w:rPr>
          <w:rFonts w:ascii="Times New Roman" w:hAnsi="Times New Roman" w:cs="Times New Roman"/>
          <w:szCs w:val="20"/>
        </w:rPr>
      </w:pPr>
      <w:r w:rsidRPr="00FD35A8">
        <w:rPr>
          <w:rFonts w:ascii="Times New Roman" w:hAnsi="Times New Roman" w:cs="Times New Roman"/>
          <w:szCs w:val="20"/>
        </w:rPr>
        <w:t xml:space="preserve">[a] </w:t>
      </w:r>
      <w:r w:rsidR="00AB2BF4" w:rsidRPr="00FD35A8">
        <w:rPr>
          <w:rFonts w:ascii="Times New Roman" w:hAnsi="Times New Roman" w:cs="Times New Roman"/>
          <w:szCs w:val="20"/>
        </w:rPr>
        <w:t>Study Day = (date of event – CAR-T cell infusion date +1) if the event date is on or later than reference start date, Study Day = (date of event – CAR-T cell infusion date) if the event date is earlier than CAR-T cell infusion date. Study day at end is missing if it is ongoing at the data cut-off.</w:t>
      </w:r>
    </w:p>
    <w:p w14:paraId="2573D8DC" w14:textId="00D6BCF2" w:rsidR="00A30BA6" w:rsidRPr="00FD35A8" w:rsidRDefault="00C434FF" w:rsidP="00AB2BF4">
      <w:pPr>
        <w:rPr>
          <w:rFonts w:ascii="Times New Roman" w:hAnsi="Times New Roman" w:cs="Times New Roman"/>
          <w:szCs w:val="20"/>
        </w:rPr>
      </w:pPr>
      <w:r w:rsidRPr="00FD35A8">
        <w:rPr>
          <w:rFonts w:ascii="Times New Roman" w:hAnsi="Times New Roman" w:cs="Times New Roman"/>
          <w:szCs w:val="20"/>
        </w:rPr>
        <w:t xml:space="preserve">[b] </w:t>
      </w:r>
      <w:r w:rsidR="00AB2BF4" w:rsidRPr="00FD35A8">
        <w:rPr>
          <w:rFonts w:ascii="Times New Roman" w:hAnsi="Times New Roman" w:cs="Times New Roman"/>
          <w:szCs w:val="20"/>
        </w:rPr>
        <w:t xml:space="preserve">Duration (days) = End date or Date of </w:t>
      </w:r>
      <w:del w:id="2922" w:author="Yali Chen" w:date="2025-12-29T16:27:00Z" w16du:dateUtc="2025-12-29T08:27:00Z">
        <w:r w:rsidR="00AB2BF4" w:rsidRPr="00FD35A8" w:rsidDel="008B66C2">
          <w:rPr>
            <w:rFonts w:ascii="Times New Roman" w:hAnsi="Times New Roman" w:cs="Times New Roman"/>
            <w:szCs w:val="20"/>
          </w:rPr>
          <w:delText>data exported from EDC</w:delText>
        </w:r>
      </w:del>
      <w:ins w:id="2923" w:author="Yali Chen" w:date="2025-12-29T16:27:00Z" w16du:dateUtc="2025-12-29T08:27:00Z">
        <w:r w:rsidR="008B66C2">
          <w:rPr>
            <w:rFonts w:ascii="Times New Roman" w:hAnsi="Times New Roman" w:cs="Times New Roman" w:hint="eastAsia"/>
            <w:szCs w:val="20"/>
          </w:rPr>
          <w:t>cutoff</w:t>
        </w:r>
      </w:ins>
      <w:r w:rsidR="00AB2BF4" w:rsidRPr="00FD35A8">
        <w:rPr>
          <w:rFonts w:ascii="Times New Roman" w:hAnsi="Times New Roman" w:cs="Times New Roman"/>
          <w:szCs w:val="20"/>
        </w:rPr>
        <w:t xml:space="preserve"> when the AE is ongoing – Start date +1</w:t>
      </w:r>
    </w:p>
    <w:p w14:paraId="47DDD7DF" w14:textId="3CDA7C23" w:rsidR="00216E69" w:rsidRPr="00FD35A8" w:rsidRDefault="002D04F5" w:rsidP="00216E69">
      <w:pPr>
        <w:rPr>
          <w:rFonts w:ascii="Times New Roman" w:hAnsi="Times New Roman" w:cs="Times New Roman"/>
          <w:szCs w:val="20"/>
        </w:rPr>
      </w:pPr>
      <w:r w:rsidRPr="00FD35A8">
        <w:rPr>
          <w:rFonts w:ascii="Times New Roman" w:hAnsi="Times New Roman" w:cs="Times New Roman"/>
          <w:szCs w:val="20"/>
        </w:rPr>
        <w:t xml:space="preserve">[c] </w:t>
      </w:r>
      <w:r w:rsidR="001429C7" w:rsidRPr="00FD35A8">
        <w:rPr>
          <w:rFonts w:ascii="Times New Roman" w:hAnsi="Times New Roman" w:cs="Times New Roman"/>
          <w:szCs w:val="20"/>
        </w:rPr>
        <w:t xml:space="preserve">The severity of </w:t>
      </w:r>
      <w:r w:rsidR="00703669" w:rsidRPr="00FD35A8">
        <w:rPr>
          <w:rFonts w:ascii="Times New Roman" w:hAnsi="Times New Roman" w:cs="Times New Roman"/>
          <w:szCs w:val="20"/>
        </w:rPr>
        <w:t>cytokine release syndromes</w:t>
      </w:r>
      <w:r w:rsidR="001429C7" w:rsidRPr="00FD35A8">
        <w:rPr>
          <w:rFonts w:ascii="Times New Roman" w:hAnsi="Times New Roman" w:cs="Times New Roman"/>
          <w:szCs w:val="20"/>
        </w:rPr>
        <w:t xml:space="preserve"> are analysed according to American Society of Transplantation and Cellular Therapy (ASTCT) grading criteria in 2019, grade 1-5.</w:t>
      </w:r>
    </w:p>
    <w:p w14:paraId="4E6AB238" w14:textId="6E43DA65" w:rsidR="00372EB1" w:rsidRPr="00FD35A8" w:rsidRDefault="00372EB1" w:rsidP="00216E69">
      <w:pPr>
        <w:rPr>
          <w:ins w:id="2924" w:author="Yali Chen" w:date="2025-12-18T10:52:00Z" w16du:dateUtc="2025-12-18T02:52:00Z"/>
          <w:rFonts w:ascii="Times New Roman" w:hAnsi="Times New Roman" w:cs="Times New Roman"/>
          <w:szCs w:val="20"/>
        </w:rPr>
      </w:pPr>
      <w:r w:rsidRPr="00FD35A8">
        <w:rPr>
          <w:rFonts w:ascii="Times New Roman" w:hAnsi="Times New Roman" w:cs="Times New Roman"/>
          <w:szCs w:val="20"/>
        </w:rPr>
        <w:t>ASTCT:</w:t>
      </w:r>
      <w:r w:rsidRPr="00FD35A8">
        <w:rPr>
          <w:rFonts w:ascii="Times New Roman" w:hAnsi="Times New Roman" w:cs="Times New Roman"/>
        </w:rPr>
        <w:t xml:space="preserve"> </w:t>
      </w:r>
      <w:r w:rsidRPr="00FD35A8">
        <w:rPr>
          <w:rFonts w:ascii="Times New Roman" w:hAnsi="Times New Roman" w:cs="Times New Roman"/>
          <w:szCs w:val="20"/>
        </w:rPr>
        <w:t>American Society of Transplantation and Cellular Therapy, IIM: Idiopathic Inflammatory Myopathies, SSc: Systemic Sclerosis</w:t>
      </w:r>
    </w:p>
    <w:p w14:paraId="47965E5A" w14:textId="77777777" w:rsidR="00283AD4" w:rsidRDefault="00283AD4" w:rsidP="00C33DAE">
      <w:pPr>
        <w:rPr>
          <w:ins w:id="2925" w:author="Yali Chen" w:date="2025-12-29T16:18:00Z" w16du:dateUtc="2025-12-29T08:18:00Z"/>
          <w:rFonts w:ascii="Times New Roman" w:hAnsi="Times New Roman" w:cs="Times New Roman"/>
          <w:i/>
          <w:iCs/>
          <w:szCs w:val="20"/>
        </w:rPr>
      </w:pPr>
    </w:p>
    <w:p w14:paraId="72C3C353" w14:textId="09095F36" w:rsidR="00C33DAE" w:rsidRPr="002B1442" w:rsidRDefault="00C33DAE" w:rsidP="00C33DAE">
      <w:pPr>
        <w:rPr>
          <w:ins w:id="2926" w:author="Yali Chen" w:date="2025-12-18T10:52:00Z" w16du:dateUtc="2025-12-18T02:52:00Z"/>
          <w:rFonts w:ascii="Times New Roman" w:hAnsi="Times New Roman" w:cs="Times New Roman"/>
          <w:i/>
          <w:iCs/>
          <w:szCs w:val="20"/>
        </w:rPr>
      </w:pPr>
      <w:ins w:id="2927" w:author="Yali Chen" w:date="2025-12-18T10:52:00Z" w16du:dateUtc="2025-12-18T02:52:00Z">
        <w:r w:rsidRPr="002B1442">
          <w:rPr>
            <w:rFonts w:ascii="Times New Roman" w:hAnsi="Times New Roman" w:cs="Times New Roman"/>
            <w:i/>
            <w:iCs/>
            <w:szCs w:val="20"/>
          </w:rPr>
          <w:t>Programming note:</w:t>
        </w:r>
      </w:ins>
    </w:p>
    <w:p w14:paraId="7FBC5901" w14:textId="77777777" w:rsidR="00283AD4" w:rsidRPr="00160485" w:rsidRDefault="00283AD4" w:rsidP="0A3B663E">
      <w:pPr>
        <w:rPr>
          <w:ins w:id="2928" w:author="Yali Chen" w:date="2025-12-29T16:18:00Z" w16du:dateUtc="2025-12-29T08:18:00Z"/>
          <w:rFonts w:ascii="Times New Roman" w:hAnsi="Times New Roman" w:cs="Times New Roman"/>
          <w:b/>
          <w:bCs/>
          <w:i/>
          <w:iCs/>
          <w:strike/>
          <w:rPrChange w:id="2929" w:author="Yali Chen" w:date="2025-12-29T16:37:00Z" w16du:dateUtc="2025-12-29T08:37:00Z">
            <w:rPr>
              <w:ins w:id="2930" w:author="Yali Chen" w:date="2025-12-29T16:18:00Z" w16du:dateUtc="2025-12-29T08:18:00Z"/>
              <w:rFonts w:ascii="Times New Roman" w:hAnsi="Times New Roman" w:cs="Times New Roman"/>
              <w:i/>
              <w:iCs/>
            </w:rPr>
          </w:rPrChange>
        </w:rPr>
      </w:pPr>
      <w:ins w:id="2931" w:author="Yali Chen" w:date="2025-12-29T16:18:00Z" w16du:dateUtc="2025-12-29T08:18:00Z">
        <w:r w:rsidRPr="0A3B663E">
          <w:rPr>
            <w:rFonts w:ascii="Times New Roman" w:hAnsi="Times New Roman" w:cs="Times New Roman"/>
            <w:b/>
            <w:bCs/>
            <w:i/>
            <w:iCs/>
            <w:strike/>
            <w:rPrChange w:id="2932" w:author="Yali Chen" w:date="2025-12-29T16:37:00Z" w16du:dateUtc="2025-12-29T08:37:00Z">
              <w:rPr>
                <w:rFonts w:ascii="Times New Roman" w:hAnsi="Times New Roman" w:cs="Times New Roman"/>
                <w:i/>
                <w:iCs/>
              </w:rPr>
            </w:rPrChange>
          </w:rPr>
          <w:t>Any Prophylaxis treatment will be Yes when:</w:t>
        </w:r>
      </w:ins>
    </w:p>
    <w:p w14:paraId="77AF76EB" w14:textId="33723D2F" w:rsidR="00283AD4" w:rsidRPr="002B1442" w:rsidRDefault="00283AD4" w:rsidP="0A3B663E">
      <w:pPr>
        <w:rPr>
          <w:ins w:id="2933" w:author="Yali Chen" w:date="2025-12-29T16:18:00Z" w16du:dateUtc="2025-12-29T08:18:00Z"/>
          <w:rFonts w:ascii="Times New Roman" w:hAnsi="Times New Roman" w:cs="Times New Roman"/>
          <w:i/>
          <w:iCs/>
          <w:strike/>
        </w:rPr>
      </w:pPr>
      <w:ins w:id="2934" w:author="Yali Chen" w:date="2025-12-29T16:18:00Z" w16du:dateUtc="2025-12-29T08:18:00Z">
        <w:r w:rsidRPr="0A3B663E">
          <w:rPr>
            <w:rFonts w:ascii="Times New Roman" w:hAnsi="Times New Roman" w:cs="Times New Roman"/>
            <w:i/>
            <w:iCs/>
            <w:strike/>
          </w:rPr>
          <w:t xml:space="preserve">Indication type =“pre-infusion prophylaxis” or “prophylaxis” in CRF page “Previous and Concomitant Medications”, and Indication type = “Adverse Event” in CRF page “Previous and Concomitant Medications” and Is this adverse event </w:t>
        </w:r>
      </w:ins>
      <w:ins w:id="2935" w:author="Yali Chen" w:date="2025-12-29T16:19:00Z" w16du:dateUtc="2025-12-29T08:19:00Z">
        <w:r w:rsidRPr="0A3B663E">
          <w:rPr>
            <w:rFonts w:ascii="Times New Roman" w:hAnsi="Times New Roman" w:cs="Times New Roman"/>
            <w:i/>
            <w:iCs/>
            <w:strike/>
          </w:rPr>
          <w:t>CRS</w:t>
        </w:r>
      </w:ins>
      <w:ins w:id="2936" w:author="Yali Chen" w:date="2025-12-29T16:18:00Z" w16du:dateUtc="2025-12-29T08:18:00Z">
        <w:r w:rsidRPr="0A3B663E">
          <w:rPr>
            <w:rFonts w:ascii="Times New Roman" w:hAnsi="Times New Roman" w:cs="Times New Roman"/>
            <w:i/>
            <w:iCs/>
            <w:strike/>
          </w:rPr>
          <w:t>?</w:t>
        </w:r>
      </w:ins>
      <w:ins w:id="2937" w:author="Yali Chen" w:date="2025-12-29T16:38:00Z" w16du:dateUtc="2025-12-29T08:38:00Z">
        <w:r w:rsidR="00AF6664" w:rsidRPr="0A3B663E">
          <w:rPr>
            <w:rFonts w:ascii="Times New Roman" w:hAnsi="Times New Roman" w:cs="Times New Roman"/>
            <w:i/>
            <w:iCs/>
            <w:strike/>
          </w:rPr>
          <w:t xml:space="preserve"> </w:t>
        </w:r>
      </w:ins>
      <w:ins w:id="2938" w:author="Yali Chen" w:date="2025-12-29T16:18:00Z" w16du:dateUtc="2025-12-29T08:18:00Z">
        <w:r w:rsidRPr="0A3B663E">
          <w:rPr>
            <w:rFonts w:ascii="Times New Roman" w:hAnsi="Times New Roman" w:cs="Times New Roman"/>
            <w:i/>
            <w:iCs/>
            <w:strike/>
          </w:rPr>
          <w:t>=”Yes” in CRF Page “Adverse Event”</w:t>
        </w:r>
      </w:ins>
    </w:p>
    <w:p w14:paraId="21720371" w14:textId="77777777" w:rsidR="00283AD4" w:rsidRPr="002B1442" w:rsidRDefault="00283AD4" w:rsidP="0A3B663E">
      <w:pPr>
        <w:rPr>
          <w:ins w:id="2939" w:author="Yali Chen" w:date="2025-12-29T16:18:00Z" w16du:dateUtc="2025-12-29T08:18:00Z"/>
          <w:rFonts w:ascii="Times New Roman" w:hAnsi="Times New Roman" w:cs="Times New Roman"/>
          <w:i/>
          <w:iCs/>
          <w:strike/>
        </w:rPr>
      </w:pPr>
      <w:ins w:id="2940" w:author="Yali Chen" w:date="2025-12-29T16:18:00Z" w16du:dateUtc="2025-12-29T08:18:00Z">
        <w:r w:rsidRPr="0A3B663E">
          <w:rPr>
            <w:rFonts w:ascii="Times New Roman" w:hAnsi="Times New Roman" w:cs="Times New Roman"/>
            <w:i/>
            <w:iCs/>
            <w:strike/>
          </w:rPr>
          <w:t>Link CRF Page “Previous and Concomitant Medications” and CRF Page “Adverse Event” by “Adverse Event #x”in CRF Page “Previous and Concomitant Medications” and “Adverse Event Reported Term” in CRF Page “Adverse Event”.</w:t>
        </w:r>
      </w:ins>
    </w:p>
    <w:p w14:paraId="2DFAD973" w14:textId="77777777" w:rsidR="00283AD4" w:rsidRPr="002B1442" w:rsidRDefault="00283AD4" w:rsidP="0A3B663E">
      <w:pPr>
        <w:rPr>
          <w:ins w:id="2941" w:author="Yali Chen" w:date="2025-12-29T16:18:00Z" w16du:dateUtc="2025-12-29T08:18:00Z"/>
          <w:rFonts w:ascii="Times New Roman" w:hAnsi="Times New Roman" w:cs="Times New Roman"/>
          <w:i/>
          <w:iCs/>
          <w:strike/>
        </w:rPr>
      </w:pPr>
      <w:ins w:id="2942" w:author="Yali Chen" w:date="2025-12-29T16:18:00Z" w16du:dateUtc="2025-12-29T08:18:00Z">
        <w:r w:rsidRPr="0A3B663E">
          <w:rPr>
            <w:rFonts w:ascii="Times New Roman" w:hAnsi="Times New Roman" w:cs="Times New Roman"/>
            <w:i/>
            <w:iCs/>
            <w:strike/>
          </w:rPr>
          <w:t>Or</w:t>
        </w:r>
      </w:ins>
    </w:p>
    <w:p w14:paraId="0B74CAA0" w14:textId="3BC9CFB5" w:rsidR="00283AD4" w:rsidRPr="002B1442" w:rsidRDefault="00283AD4" w:rsidP="0A3B663E">
      <w:pPr>
        <w:rPr>
          <w:ins w:id="2943" w:author="Yali Chen" w:date="2025-12-29T16:18:00Z" w16du:dateUtc="2025-12-29T08:18:00Z"/>
          <w:rFonts w:ascii="Times New Roman" w:hAnsi="Times New Roman" w:cs="Times New Roman"/>
          <w:i/>
          <w:iCs/>
          <w:strike/>
        </w:rPr>
      </w:pPr>
      <w:ins w:id="2944" w:author="Yali Chen" w:date="2025-12-29T16:18:00Z" w16du:dateUtc="2025-12-29T08:18:00Z">
        <w:r w:rsidRPr="0A3B663E">
          <w:rPr>
            <w:rFonts w:ascii="Times New Roman" w:hAnsi="Times New Roman" w:cs="Times New Roman"/>
            <w:i/>
            <w:iCs/>
            <w:strike/>
          </w:rPr>
          <w:t xml:space="preserve">Indication type =“pre-infusion prophylaxis” or “prophylaxis” in CRF page “Previous and Concomitant Procedures”, and Indication type = “Adverse Event” in CRF page “Previous and Concomitant Procedures” and Is this adverse event </w:t>
        </w:r>
      </w:ins>
      <w:ins w:id="2945" w:author="Yali Chen" w:date="2025-12-29T16:24:00Z" w16du:dateUtc="2025-12-29T08:24:00Z">
        <w:r w:rsidR="000F241F" w:rsidRPr="0A3B663E">
          <w:rPr>
            <w:rFonts w:ascii="Times New Roman" w:hAnsi="Times New Roman" w:cs="Times New Roman"/>
            <w:i/>
            <w:iCs/>
            <w:strike/>
          </w:rPr>
          <w:t>CRS</w:t>
        </w:r>
      </w:ins>
      <w:ins w:id="2946" w:author="Yali Chen" w:date="2025-12-29T16:18:00Z" w16du:dateUtc="2025-12-29T08:18:00Z">
        <w:r w:rsidRPr="0A3B663E">
          <w:rPr>
            <w:rFonts w:ascii="Times New Roman" w:hAnsi="Times New Roman" w:cs="Times New Roman"/>
            <w:i/>
            <w:iCs/>
            <w:strike/>
          </w:rPr>
          <w:t>?</w:t>
        </w:r>
      </w:ins>
      <w:ins w:id="2947" w:author="Yali Chen" w:date="2025-12-29T16:39:00Z" w16du:dateUtc="2025-12-29T08:39:00Z">
        <w:r w:rsidR="00AF6664" w:rsidRPr="0A3B663E">
          <w:rPr>
            <w:rFonts w:ascii="Times New Roman" w:hAnsi="Times New Roman" w:cs="Times New Roman"/>
            <w:i/>
            <w:iCs/>
            <w:strike/>
          </w:rPr>
          <w:t xml:space="preserve"> </w:t>
        </w:r>
      </w:ins>
      <w:ins w:id="2948" w:author="Yali Chen" w:date="2025-12-29T16:18:00Z" w16du:dateUtc="2025-12-29T08:18:00Z">
        <w:r w:rsidRPr="0A3B663E">
          <w:rPr>
            <w:rFonts w:ascii="Times New Roman" w:hAnsi="Times New Roman" w:cs="Times New Roman"/>
            <w:i/>
            <w:iCs/>
            <w:strike/>
          </w:rPr>
          <w:t>=”Yes” in CRF Page “Adverse Event”</w:t>
        </w:r>
      </w:ins>
    </w:p>
    <w:p w14:paraId="1A8E184C" w14:textId="77777777" w:rsidR="00283AD4" w:rsidRPr="002B1442" w:rsidRDefault="00283AD4" w:rsidP="0A3B663E">
      <w:pPr>
        <w:rPr>
          <w:ins w:id="2949" w:author="Yali Chen" w:date="2025-12-29T16:18:00Z" w16du:dateUtc="2025-12-29T08:18:00Z"/>
          <w:rFonts w:ascii="Times New Roman" w:hAnsi="Times New Roman" w:cs="Times New Roman"/>
          <w:i/>
          <w:iCs/>
          <w:strike/>
        </w:rPr>
      </w:pPr>
      <w:ins w:id="2950" w:author="Yali Chen" w:date="2025-12-29T16:18:00Z" w16du:dateUtc="2025-12-29T08:18:00Z">
        <w:r w:rsidRPr="0A3B663E">
          <w:rPr>
            <w:rFonts w:ascii="Times New Roman" w:hAnsi="Times New Roman" w:cs="Times New Roman"/>
            <w:i/>
            <w:iCs/>
            <w:strike/>
          </w:rPr>
          <w:t>Link CRF Page “Previous and Concomitant Procedures” and CRF Page “Adverse Event” by “Adverse Event #x”in CRF Page “Previous and Concomitant Procedures” and “Adverse Event Reported Term”in CRF Page “Adverse Event”.</w:t>
        </w:r>
      </w:ins>
    </w:p>
    <w:p w14:paraId="5846C99D" w14:textId="77777777" w:rsidR="00283AD4" w:rsidRPr="002B1442" w:rsidRDefault="00283AD4" w:rsidP="0A3B663E">
      <w:pPr>
        <w:rPr>
          <w:ins w:id="2951" w:author="Yali Chen" w:date="2025-12-29T16:18:00Z" w16du:dateUtc="2025-12-29T08:18:00Z"/>
          <w:rFonts w:ascii="Times New Roman" w:hAnsi="Times New Roman" w:cs="Times New Roman"/>
          <w:i/>
          <w:iCs/>
          <w:strike/>
        </w:rPr>
      </w:pPr>
    </w:p>
    <w:p w14:paraId="2EB17A1B" w14:textId="77777777" w:rsidR="00283AD4" w:rsidRPr="002B1442" w:rsidRDefault="00283AD4" w:rsidP="00283AD4">
      <w:pPr>
        <w:rPr>
          <w:ins w:id="2952" w:author="Yali Chen" w:date="2025-12-29T16:18:00Z" w16du:dateUtc="2025-12-29T08:18:00Z"/>
          <w:rFonts w:ascii="Times New Roman" w:hAnsi="Times New Roman" w:cs="Times New Roman"/>
          <w:i/>
          <w:iCs/>
          <w:szCs w:val="20"/>
        </w:rPr>
      </w:pPr>
    </w:p>
    <w:p w14:paraId="4D4E9642" w14:textId="77777777" w:rsidR="00283AD4" w:rsidRPr="00160485" w:rsidRDefault="00283AD4" w:rsidP="00283AD4">
      <w:pPr>
        <w:rPr>
          <w:ins w:id="2953" w:author="Yali Chen" w:date="2025-12-29T16:18:00Z" w16du:dateUtc="2025-12-29T08:18:00Z"/>
          <w:rFonts w:ascii="Times New Roman" w:hAnsi="Times New Roman" w:cs="Times New Roman"/>
          <w:b/>
          <w:bCs/>
          <w:i/>
          <w:iCs/>
          <w:szCs w:val="20"/>
          <w:rPrChange w:id="2954" w:author="Yali Chen" w:date="2025-12-29T16:37:00Z" w16du:dateUtc="2025-12-29T08:37:00Z">
            <w:rPr>
              <w:ins w:id="2955" w:author="Yali Chen" w:date="2025-12-29T16:18:00Z" w16du:dateUtc="2025-12-29T08:18:00Z"/>
              <w:rFonts w:ascii="Times New Roman" w:hAnsi="Times New Roman" w:cs="Times New Roman"/>
              <w:i/>
              <w:iCs/>
              <w:szCs w:val="20"/>
            </w:rPr>
          </w:rPrChange>
        </w:rPr>
      </w:pPr>
      <w:ins w:id="2956" w:author="Yali Chen" w:date="2025-12-29T16:18:00Z" w16du:dateUtc="2025-12-29T08:18:00Z">
        <w:r w:rsidRPr="00160485">
          <w:rPr>
            <w:rFonts w:ascii="Times New Roman" w:hAnsi="Times New Roman" w:cs="Times New Roman"/>
            <w:b/>
            <w:bCs/>
            <w:i/>
            <w:iCs/>
            <w:szCs w:val="20"/>
            <w:rPrChange w:id="2957" w:author="Yali Chen" w:date="2025-12-29T16:37:00Z" w16du:dateUtc="2025-12-29T08:37:00Z">
              <w:rPr>
                <w:rFonts w:ascii="Times New Roman" w:hAnsi="Times New Roman" w:cs="Times New Roman"/>
                <w:i/>
                <w:iCs/>
                <w:szCs w:val="20"/>
              </w:rPr>
            </w:rPrChange>
          </w:rPr>
          <w:t>Tocilizumab used will be Yes when:</w:t>
        </w:r>
      </w:ins>
    </w:p>
    <w:p w14:paraId="27B7983B" w14:textId="6A4EE2B8" w:rsidR="00283AD4" w:rsidRPr="002B1442" w:rsidRDefault="00283AD4" w:rsidP="00283AD4">
      <w:pPr>
        <w:rPr>
          <w:ins w:id="2958" w:author="Yali Chen" w:date="2025-12-29T16:18:00Z" w16du:dateUtc="2025-12-29T08:18:00Z"/>
          <w:rFonts w:ascii="Times New Roman" w:hAnsi="Times New Roman" w:cs="Times New Roman"/>
          <w:i/>
          <w:iCs/>
          <w:szCs w:val="20"/>
        </w:rPr>
      </w:pPr>
      <w:ins w:id="2959" w:author="Yali Chen" w:date="2025-12-29T16:18:00Z" w16du:dateUtc="2025-12-29T08:18:00Z">
        <w:r w:rsidRPr="002B1442">
          <w:rPr>
            <w:rFonts w:ascii="Times New Roman" w:hAnsi="Times New Roman" w:cs="Times New Roman"/>
            <w:i/>
            <w:iCs/>
            <w:szCs w:val="20"/>
          </w:rPr>
          <w:t xml:space="preserve">PN (WHO DRUG coding) of Medication Name = </w:t>
        </w:r>
        <w:r w:rsidRPr="002B1442">
          <w:rPr>
            <w:rFonts w:ascii="Times New Roman" w:hAnsi="Times New Roman" w:cs="Times New Roman" w:hint="eastAsia"/>
            <w:i/>
            <w:iCs/>
            <w:szCs w:val="20"/>
          </w:rPr>
          <w:t>“</w:t>
        </w:r>
        <w:r w:rsidRPr="002B1442">
          <w:rPr>
            <w:rFonts w:ascii="Times New Roman" w:hAnsi="Times New Roman" w:cs="Times New Roman"/>
            <w:i/>
            <w:iCs/>
            <w:szCs w:val="20"/>
          </w:rPr>
          <w:t>Tocilizumab</w:t>
        </w:r>
        <w:r w:rsidRPr="002B1442">
          <w:rPr>
            <w:rFonts w:ascii="Times New Roman" w:hAnsi="Times New Roman" w:cs="Times New Roman" w:hint="eastAsia"/>
            <w:i/>
            <w:iCs/>
            <w:szCs w:val="20"/>
          </w:rPr>
          <w:t>”</w:t>
        </w:r>
        <w:r w:rsidRPr="002B1442">
          <w:rPr>
            <w:rFonts w:ascii="Times New Roman" w:hAnsi="Times New Roman" w:cs="Times New Roman"/>
            <w:i/>
            <w:iCs/>
            <w:szCs w:val="20"/>
          </w:rPr>
          <w:t xml:space="preserve"> in CRF page </w:t>
        </w:r>
        <w:r w:rsidRPr="002B1442">
          <w:rPr>
            <w:rFonts w:ascii="Times New Roman" w:hAnsi="Times New Roman" w:cs="Times New Roman" w:hint="eastAsia"/>
            <w:i/>
            <w:iCs/>
            <w:szCs w:val="20"/>
          </w:rPr>
          <w:t>“</w:t>
        </w:r>
        <w:r w:rsidRPr="002B1442">
          <w:rPr>
            <w:rFonts w:ascii="Times New Roman" w:hAnsi="Times New Roman" w:cs="Times New Roman"/>
            <w:i/>
            <w:iCs/>
            <w:szCs w:val="20"/>
          </w:rPr>
          <w:t>Previous and Concomitant Medications</w:t>
        </w:r>
        <w:r w:rsidRPr="002B1442">
          <w:rPr>
            <w:rFonts w:ascii="Times New Roman" w:hAnsi="Times New Roman" w:cs="Times New Roman" w:hint="eastAsia"/>
            <w:i/>
            <w:iCs/>
            <w:szCs w:val="20"/>
          </w:rPr>
          <w:t>”</w:t>
        </w:r>
        <w:r w:rsidRPr="002B1442">
          <w:rPr>
            <w:rFonts w:ascii="Times New Roman" w:hAnsi="Times New Roman" w:cs="Times New Roman"/>
            <w:i/>
            <w:iCs/>
            <w:szCs w:val="20"/>
          </w:rPr>
          <w:t xml:space="preserve"> and Indication type = </w:t>
        </w:r>
        <w:r w:rsidRPr="002B1442">
          <w:rPr>
            <w:rFonts w:ascii="Times New Roman" w:hAnsi="Times New Roman" w:cs="Times New Roman" w:hint="eastAsia"/>
            <w:i/>
            <w:iCs/>
            <w:szCs w:val="20"/>
          </w:rPr>
          <w:t>“</w:t>
        </w:r>
        <w:r w:rsidRPr="002B1442">
          <w:rPr>
            <w:rFonts w:ascii="Times New Roman" w:hAnsi="Times New Roman" w:cs="Times New Roman"/>
            <w:i/>
            <w:iCs/>
            <w:szCs w:val="20"/>
          </w:rPr>
          <w:t>Adverse Event</w:t>
        </w:r>
        <w:r w:rsidRPr="002B1442">
          <w:rPr>
            <w:rFonts w:ascii="Times New Roman" w:hAnsi="Times New Roman" w:cs="Times New Roman" w:hint="eastAsia"/>
            <w:i/>
            <w:iCs/>
            <w:szCs w:val="20"/>
          </w:rPr>
          <w:t>”</w:t>
        </w:r>
        <w:r w:rsidRPr="002B1442">
          <w:rPr>
            <w:rFonts w:ascii="Times New Roman" w:hAnsi="Times New Roman" w:cs="Times New Roman"/>
            <w:i/>
            <w:iCs/>
            <w:szCs w:val="20"/>
          </w:rPr>
          <w:t xml:space="preserve"> in CRF page </w:t>
        </w:r>
        <w:r w:rsidRPr="002B1442">
          <w:rPr>
            <w:rFonts w:ascii="Times New Roman" w:hAnsi="Times New Roman" w:cs="Times New Roman" w:hint="eastAsia"/>
            <w:i/>
            <w:iCs/>
            <w:szCs w:val="20"/>
          </w:rPr>
          <w:t>“</w:t>
        </w:r>
        <w:r w:rsidRPr="002B1442">
          <w:rPr>
            <w:rFonts w:ascii="Times New Roman" w:hAnsi="Times New Roman" w:cs="Times New Roman"/>
            <w:i/>
            <w:iCs/>
            <w:szCs w:val="20"/>
          </w:rPr>
          <w:t>Previous and Concomitant Medications</w:t>
        </w:r>
        <w:r w:rsidRPr="002B1442">
          <w:rPr>
            <w:rFonts w:ascii="Times New Roman" w:hAnsi="Times New Roman" w:cs="Times New Roman" w:hint="eastAsia"/>
            <w:i/>
            <w:iCs/>
            <w:szCs w:val="20"/>
          </w:rPr>
          <w:t>”</w:t>
        </w:r>
        <w:r w:rsidRPr="002B1442">
          <w:rPr>
            <w:rFonts w:ascii="Times New Roman" w:hAnsi="Times New Roman" w:cs="Times New Roman"/>
            <w:i/>
            <w:iCs/>
            <w:szCs w:val="20"/>
          </w:rPr>
          <w:t xml:space="preserve"> and Is this adverse event </w:t>
        </w:r>
      </w:ins>
      <w:ins w:id="2960" w:author="Yali Chen" w:date="2025-12-29T16:24:00Z" w16du:dateUtc="2025-12-29T08:24:00Z">
        <w:r w:rsidR="000F241F" w:rsidRPr="002B1442">
          <w:rPr>
            <w:rFonts w:ascii="Times New Roman" w:hAnsi="Times New Roman" w:cs="Times New Roman"/>
            <w:i/>
            <w:iCs/>
            <w:szCs w:val="20"/>
          </w:rPr>
          <w:t>CRS</w:t>
        </w:r>
      </w:ins>
      <w:ins w:id="2961" w:author="Yali Chen" w:date="2025-12-29T16:18:00Z" w16du:dateUtc="2025-12-29T08:18:00Z">
        <w:r w:rsidRPr="002B1442">
          <w:rPr>
            <w:rFonts w:ascii="Times New Roman" w:hAnsi="Times New Roman" w:cs="Times New Roman"/>
            <w:i/>
            <w:iCs/>
            <w:szCs w:val="20"/>
          </w:rPr>
          <w:t>?</w:t>
        </w:r>
      </w:ins>
      <w:ins w:id="2962" w:author="Yali Chen" w:date="2025-12-29T16:38:00Z" w16du:dateUtc="2025-12-29T08:38:00Z">
        <w:r w:rsidR="00AF6664">
          <w:rPr>
            <w:rFonts w:ascii="Times New Roman" w:hAnsi="Times New Roman" w:cs="Times New Roman" w:hint="eastAsia"/>
            <w:i/>
            <w:iCs/>
            <w:szCs w:val="20"/>
          </w:rPr>
          <w:t xml:space="preserve"> </w:t>
        </w:r>
      </w:ins>
      <w:ins w:id="2963" w:author="Yali Chen" w:date="2025-12-29T16:18:00Z" w16du:dateUtc="2025-12-29T08:18:00Z">
        <w:r w:rsidRPr="002B1442">
          <w:rPr>
            <w:rFonts w:ascii="Times New Roman" w:hAnsi="Times New Roman" w:cs="Times New Roman"/>
            <w:i/>
            <w:iCs/>
            <w:szCs w:val="20"/>
          </w:rPr>
          <w:t>=</w:t>
        </w:r>
        <w:r w:rsidRPr="002B1442">
          <w:rPr>
            <w:rFonts w:ascii="Times New Roman" w:hAnsi="Times New Roman" w:cs="Times New Roman" w:hint="eastAsia"/>
            <w:i/>
            <w:iCs/>
            <w:szCs w:val="20"/>
          </w:rPr>
          <w:t>”</w:t>
        </w:r>
        <w:r w:rsidRPr="002B1442">
          <w:rPr>
            <w:rFonts w:ascii="Times New Roman" w:hAnsi="Times New Roman" w:cs="Times New Roman"/>
            <w:i/>
            <w:iCs/>
            <w:szCs w:val="20"/>
          </w:rPr>
          <w:t>Yes</w:t>
        </w:r>
        <w:r w:rsidRPr="002B1442">
          <w:rPr>
            <w:rFonts w:ascii="Times New Roman" w:hAnsi="Times New Roman" w:cs="Times New Roman" w:hint="eastAsia"/>
            <w:i/>
            <w:iCs/>
            <w:szCs w:val="20"/>
          </w:rPr>
          <w:t>”</w:t>
        </w:r>
        <w:r w:rsidRPr="002B1442">
          <w:rPr>
            <w:rFonts w:ascii="Times New Roman" w:hAnsi="Times New Roman" w:cs="Times New Roman"/>
            <w:i/>
            <w:iCs/>
            <w:szCs w:val="20"/>
          </w:rPr>
          <w:t xml:space="preserve"> in CRF Page </w:t>
        </w:r>
        <w:r w:rsidRPr="002B1442">
          <w:rPr>
            <w:rFonts w:ascii="Times New Roman" w:hAnsi="Times New Roman" w:cs="Times New Roman" w:hint="eastAsia"/>
            <w:i/>
            <w:iCs/>
            <w:szCs w:val="20"/>
          </w:rPr>
          <w:t>“</w:t>
        </w:r>
        <w:r w:rsidRPr="002B1442">
          <w:rPr>
            <w:rFonts w:ascii="Times New Roman" w:hAnsi="Times New Roman" w:cs="Times New Roman"/>
            <w:i/>
            <w:iCs/>
            <w:szCs w:val="20"/>
          </w:rPr>
          <w:t>Adverse Event</w:t>
        </w:r>
        <w:r w:rsidRPr="002B1442">
          <w:rPr>
            <w:rFonts w:ascii="Times New Roman" w:hAnsi="Times New Roman" w:cs="Times New Roman" w:hint="eastAsia"/>
            <w:i/>
            <w:iCs/>
            <w:szCs w:val="20"/>
          </w:rPr>
          <w:t>”</w:t>
        </w:r>
      </w:ins>
    </w:p>
    <w:p w14:paraId="4957CFB9" w14:textId="77777777" w:rsidR="00283AD4" w:rsidRPr="002B1442" w:rsidRDefault="00283AD4" w:rsidP="00283AD4">
      <w:pPr>
        <w:rPr>
          <w:ins w:id="2964" w:author="Yali Chen" w:date="2025-12-29T16:18:00Z" w16du:dateUtc="2025-12-29T08:18:00Z"/>
          <w:rFonts w:ascii="Times New Roman" w:hAnsi="Times New Roman" w:cs="Times New Roman"/>
          <w:i/>
          <w:iCs/>
          <w:szCs w:val="20"/>
        </w:rPr>
      </w:pPr>
      <w:ins w:id="2965" w:author="Yali Chen" w:date="2025-12-29T16:18:00Z" w16du:dateUtc="2025-12-29T08:18:00Z">
        <w:r w:rsidRPr="002B1442">
          <w:rPr>
            <w:rFonts w:ascii="Times New Roman" w:hAnsi="Times New Roman" w:cs="Times New Roman"/>
            <w:i/>
            <w:iCs/>
            <w:szCs w:val="20"/>
          </w:rPr>
          <w:t xml:space="preserve">Link CRF Page </w:t>
        </w:r>
        <w:r w:rsidRPr="002B1442">
          <w:rPr>
            <w:rFonts w:ascii="Times New Roman" w:hAnsi="Times New Roman" w:cs="Times New Roman" w:hint="eastAsia"/>
            <w:i/>
            <w:iCs/>
            <w:szCs w:val="20"/>
          </w:rPr>
          <w:t>“</w:t>
        </w:r>
        <w:r w:rsidRPr="002B1442">
          <w:rPr>
            <w:rFonts w:ascii="Times New Roman" w:hAnsi="Times New Roman" w:cs="Times New Roman"/>
            <w:i/>
            <w:iCs/>
            <w:szCs w:val="20"/>
          </w:rPr>
          <w:t>Previous and Concomitant Medications</w:t>
        </w:r>
        <w:r w:rsidRPr="002B1442">
          <w:rPr>
            <w:rFonts w:ascii="Times New Roman" w:hAnsi="Times New Roman" w:cs="Times New Roman" w:hint="eastAsia"/>
            <w:i/>
            <w:iCs/>
            <w:szCs w:val="20"/>
          </w:rPr>
          <w:t>”</w:t>
        </w:r>
        <w:r w:rsidRPr="002B1442">
          <w:rPr>
            <w:rFonts w:ascii="Times New Roman" w:hAnsi="Times New Roman" w:cs="Times New Roman"/>
            <w:i/>
            <w:iCs/>
            <w:szCs w:val="20"/>
          </w:rPr>
          <w:t xml:space="preserve"> and CRF Page </w:t>
        </w:r>
        <w:r w:rsidRPr="002B1442">
          <w:rPr>
            <w:rFonts w:ascii="Times New Roman" w:hAnsi="Times New Roman" w:cs="Times New Roman" w:hint="eastAsia"/>
            <w:i/>
            <w:iCs/>
            <w:szCs w:val="20"/>
          </w:rPr>
          <w:t>“</w:t>
        </w:r>
        <w:r w:rsidRPr="002B1442">
          <w:rPr>
            <w:rFonts w:ascii="Times New Roman" w:hAnsi="Times New Roman" w:cs="Times New Roman"/>
            <w:i/>
            <w:iCs/>
            <w:szCs w:val="20"/>
          </w:rPr>
          <w:t>Adverse Event</w:t>
        </w:r>
        <w:r w:rsidRPr="002B1442">
          <w:rPr>
            <w:rFonts w:ascii="Times New Roman" w:hAnsi="Times New Roman" w:cs="Times New Roman" w:hint="eastAsia"/>
            <w:i/>
            <w:iCs/>
            <w:szCs w:val="20"/>
          </w:rPr>
          <w:t>”</w:t>
        </w:r>
        <w:r w:rsidRPr="002B1442">
          <w:rPr>
            <w:rFonts w:ascii="Times New Roman" w:hAnsi="Times New Roman" w:cs="Times New Roman"/>
            <w:i/>
            <w:iCs/>
            <w:szCs w:val="20"/>
          </w:rPr>
          <w:t xml:space="preserve"> by </w:t>
        </w:r>
        <w:r w:rsidRPr="002B1442">
          <w:rPr>
            <w:rFonts w:ascii="Times New Roman" w:hAnsi="Times New Roman" w:cs="Times New Roman" w:hint="eastAsia"/>
            <w:i/>
            <w:iCs/>
            <w:szCs w:val="20"/>
          </w:rPr>
          <w:t>“</w:t>
        </w:r>
        <w:r w:rsidRPr="002B1442">
          <w:rPr>
            <w:rFonts w:ascii="Times New Roman" w:hAnsi="Times New Roman" w:cs="Times New Roman"/>
            <w:i/>
            <w:iCs/>
            <w:szCs w:val="20"/>
          </w:rPr>
          <w:t>Adverse Event #x</w:t>
        </w:r>
        <w:r w:rsidRPr="002B1442">
          <w:rPr>
            <w:rFonts w:ascii="Times New Roman" w:hAnsi="Times New Roman" w:cs="Times New Roman" w:hint="eastAsia"/>
            <w:i/>
            <w:iCs/>
            <w:szCs w:val="20"/>
          </w:rPr>
          <w:t>”</w:t>
        </w:r>
        <w:r w:rsidRPr="002B1442">
          <w:rPr>
            <w:rFonts w:ascii="Times New Roman" w:hAnsi="Times New Roman" w:cs="Times New Roman"/>
            <w:i/>
            <w:iCs/>
            <w:szCs w:val="20"/>
          </w:rPr>
          <w:t xml:space="preserve">in CRF Page </w:t>
        </w:r>
        <w:r w:rsidRPr="002B1442">
          <w:rPr>
            <w:rFonts w:ascii="Times New Roman" w:hAnsi="Times New Roman" w:cs="Times New Roman" w:hint="eastAsia"/>
            <w:i/>
            <w:iCs/>
            <w:szCs w:val="20"/>
          </w:rPr>
          <w:t>“</w:t>
        </w:r>
        <w:r w:rsidRPr="002B1442">
          <w:rPr>
            <w:rFonts w:ascii="Times New Roman" w:hAnsi="Times New Roman" w:cs="Times New Roman"/>
            <w:i/>
            <w:iCs/>
            <w:szCs w:val="20"/>
          </w:rPr>
          <w:t>Previous and Concomitant Medications</w:t>
        </w:r>
        <w:r w:rsidRPr="002B1442">
          <w:rPr>
            <w:rFonts w:ascii="Times New Roman" w:hAnsi="Times New Roman" w:cs="Times New Roman" w:hint="eastAsia"/>
            <w:i/>
            <w:iCs/>
            <w:szCs w:val="20"/>
          </w:rPr>
          <w:t>”</w:t>
        </w:r>
        <w:r w:rsidRPr="002B1442">
          <w:rPr>
            <w:rFonts w:ascii="Times New Roman" w:hAnsi="Times New Roman" w:cs="Times New Roman"/>
            <w:i/>
            <w:iCs/>
            <w:szCs w:val="20"/>
          </w:rPr>
          <w:t xml:space="preserve"> and </w:t>
        </w:r>
        <w:r w:rsidRPr="002B1442">
          <w:rPr>
            <w:rFonts w:ascii="Times New Roman" w:hAnsi="Times New Roman" w:cs="Times New Roman" w:hint="eastAsia"/>
            <w:i/>
            <w:iCs/>
            <w:szCs w:val="20"/>
          </w:rPr>
          <w:t>“</w:t>
        </w:r>
        <w:r w:rsidRPr="002B1442">
          <w:rPr>
            <w:rFonts w:ascii="Times New Roman" w:hAnsi="Times New Roman" w:cs="Times New Roman"/>
            <w:i/>
            <w:iCs/>
            <w:szCs w:val="20"/>
          </w:rPr>
          <w:t>Adverse Event Reported Term</w:t>
        </w:r>
        <w:r w:rsidRPr="002B1442">
          <w:rPr>
            <w:rFonts w:ascii="Times New Roman" w:hAnsi="Times New Roman" w:cs="Times New Roman" w:hint="eastAsia"/>
            <w:i/>
            <w:iCs/>
            <w:szCs w:val="20"/>
          </w:rPr>
          <w:t>”</w:t>
        </w:r>
        <w:r w:rsidRPr="002B1442">
          <w:rPr>
            <w:rFonts w:ascii="Times New Roman" w:hAnsi="Times New Roman" w:cs="Times New Roman"/>
            <w:i/>
            <w:iCs/>
            <w:szCs w:val="20"/>
          </w:rPr>
          <w:t xml:space="preserve">in CRF Page </w:t>
        </w:r>
        <w:r w:rsidRPr="002B1442">
          <w:rPr>
            <w:rFonts w:ascii="Times New Roman" w:hAnsi="Times New Roman" w:cs="Times New Roman" w:hint="eastAsia"/>
            <w:i/>
            <w:iCs/>
            <w:szCs w:val="20"/>
          </w:rPr>
          <w:t>“</w:t>
        </w:r>
        <w:r w:rsidRPr="002B1442">
          <w:rPr>
            <w:rFonts w:ascii="Times New Roman" w:hAnsi="Times New Roman" w:cs="Times New Roman"/>
            <w:i/>
            <w:iCs/>
            <w:szCs w:val="20"/>
          </w:rPr>
          <w:t>Adverse Event</w:t>
        </w:r>
        <w:r w:rsidRPr="002B1442">
          <w:rPr>
            <w:rFonts w:ascii="Times New Roman" w:hAnsi="Times New Roman" w:cs="Times New Roman" w:hint="eastAsia"/>
            <w:i/>
            <w:iCs/>
            <w:szCs w:val="20"/>
          </w:rPr>
          <w:t>”</w:t>
        </w:r>
        <w:r w:rsidRPr="002B1442">
          <w:rPr>
            <w:rFonts w:ascii="Times New Roman" w:hAnsi="Times New Roman" w:cs="Times New Roman"/>
            <w:i/>
            <w:iCs/>
            <w:szCs w:val="20"/>
          </w:rPr>
          <w:t xml:space="preserve">. </w:t>
        </w:r>
      </w:ins>
    </w:p>
    <w:p w14:paraId="48C8C034" w14:textId="77777777" w:rsidR="00283AD4" w:rsidRPr="002B1442" w:rsidRDefault="00283AD4" w:rsidP="00283AD4">
      <w:pPr>
        <w:rPr>
          <w:ins w:id="2966" w:author="Yali Chen" w:date="2025-12-29T16:18:00Z" w16du:dateUtc="2025-12-29T08:18:00Z"/>
          <w:rFonts w:ascii="Times New Roman" w:hAnsi="Times New Roman" w:cs="Times New Roman"/>
          <w:i/>
          <w:iCs/>
          <w:szCs w:val="20"/>
        </w:rPr>
      </w:pPr>
    </w:p>
    <w:p w14:paraId="5882561E" w14:textId="77777777" w:rsidR="00283AD4" w:rsidRPr="002B1442" w:rsidRDefault="00283AD4" w:rsidP="00283AD4">
      <w:pPr>
        <w:rPr>
          <w:ins w:id="2967" w:author="Yali Chen" w:date="2025-12-29T16:18:00Z" w16du:dateUtc="2025-12-29T08:18:00Z"/>
          <w:rFonts w:ascii="Times New Roman" w:hAnsi="Times New Roman" w:cs="Times New Roman"/>
          <w:i/>
          <w:iCs/>
          <w:szCs w:val="20"/>
        </w:rPr>
      </w:pPr>
    </w:p>
    <w:p w14:paraId="5AE72D6E" w14:textId="77777777" w:rsidR="00283AD4" w:rsidRPr="00160485" w:rsidRDefault="00283AD4" w:rsidP="00283AD4">
      <w:pPr>
        <w:rPr>
          <w:ins w:id="2968" w:author="Yali Chen" w:date="2025-12-29T16:18:00Z" w16du:dateUtc="2025-12-29T08:18:00Z"/>
          <w:rFonts w:ascii="Times New Roman" w:hAnsi="Times New Roman" w:cs="Times New Roman"/>
          <w:b/>
          <w:bCs/>
          <w:i/>
          <w:iCs/>
          <w:szCs w:val="20"/>
          <w:rPrChange w:id="2969" w:author="Yali Chen" w:date="2025-12-29T16:37:00Z" w16du:dateUtc="2025-12-29T08:37:00Z">
            <w:rPr>
              <w:ins w:id="2970" w:author="Yali Chen" w:date="2025-12-29T16:18:00Z" w16du:dateUtc="2025-12-29T08:18:00Z"/>
              <w:rFonts w:ascii="Times New Roman" w:hAnsi="Times New Roman" w:cs="Times New Roman"/>
              <w:i/>
              <w:iCs/>
              <w:szCs w:val="20"/>
            </w:rPr>
          </w:rPrChange>
        </w:rPr>
      </w:pPr>
      <w:ins w:id="2971" w:author="Yali Chen" w:date="2025-12-29T16:18:00Z" w16du:dateUtc="2025-12-29T08:18:00Z">
        <w:r w:rsidRPr="00160485">
          <w:rPr>
            <w:rFonts w:ascii="Times New Roman" w:hAnsi="Times New Roman" w:cs="Times New Roman"/>
            <w:b/>
            <w:bCs/>
            <w:i/>
            <w:iCs/>
            <w:szCs w:val="20"/>
            <w:rPrChange w:id="2972" w:author="Yali Chen" w:date="2025-12-29T16:37:00Z" w16du:dateUtc="2025-12-29T08:37:00Z">
              <w:rPr>
                <w:rFonts w:ascii="Times New Roman" w:hAnsi="Times New Roman" w:cs="Times New Roman"/>
                <w:i/>
                <w:iCs/>
                <w:szCs w:val="20"/>
              </w:rPr>
            </w:rPrChange>
          </w:rPr>
          <w:t>Glucocorticoids used will be Yes when:</w:t>
        </w:r>
      </w:ins>
    </w:p>
    <w:p w14:paraId="67760A04" w14:textId="45996BA1" w:rsidR="00283AD4" w:rsidRPr="002B1442" w:rsidRDefault="00283AD4" w:rsidP="676C180F">
      <w:pPr>
        <w:rPr>
          <w:ins w:id="2973" w:author="Yali Chen" w:date="2025-12-29T16:18:00Z" w16du:dateUtc="2025-12-29T08:18:00Z"/>
          <w:rFonts w:ascii="Times New Roman" w:hAnsi="Times New Roman" w:cs="Times New Roman"/>
          <w:i/>
          <w:iCs/>
        </w:rPr>
      </w:pPr>
      <w:ins w:id="2974" w:author="Yali Chen" w:date="2025-12-29T16:18:00Z" w16du:dateUtc="2025-12-29T08:18:00Z">
        <w:r w:rsidRPr="676C180F">
          <w:rPr>
            <w:rFonts w:ascii="Times New Roman" w:hAnsi="Times New Roman" w:cs="Times New Roman"/>
            <w:i/>
            <w:iCs/>
            <w:highlight w:val="yellow"/>
          </w:rPr>
          <w:t xml:space="preserve">ATC </w:t>
        </w:r>
      </w:ins>
      <w:r w:rsidR="7C179C1C" w:rsidRPr="676C180F">
        <w:rPr>
          <w:rFonts w:ascii="Times New Roman" w:hAnsi="Times New Roman" w:cs="Times New Roman"/>
          <w:i/>
          <w:iCs/>
          <w:highlight w:val="yellow"/>
        </w:rPr>
        <w:t>2</w:t>
      </w:r>
      <w:ins w:id="2975" w:author="Yali Chen" w:date="2025-12-29T16:18:00Z" w16du:dateUtc="2025-12-29T08:18:00Z">
        <w:r w:rsidRPr="676C180F">
          <w:rPr>
            <w:rFonts w:ascii="Times New Roman" w:hAnsi="Times New Roman" w:cs="Times New Roman"/>
            <w:i/>
            <w:iCs/>
            <w:highlight w:val="yellow"/>
          </w:rPr>
          <w:t>(WHO DRUG coding) of Medication Name = “</w:t>
        </w:r>
        <w:r w:rsidRPr="676C180F">
          <w:rPr>
            <w:rFonts w:ascii="Times New Roman" w:hAnsi="Times New Roman" w:cs="Times New Roman"/>
            <w:i/>
            <w:iCs/>
            <w:color w:val="FF0000"/>
            <w:highlight w:val="yellow"/>
          </w:rPr>
          <w:t>H02</w:t>
        </w:r>
        <w:r w:rsidRPr="676C180F">
          <w:rPr>
            <w:rFonts w:ascii="Times New Roman" w:hAnsi="Times New Roman" w:cs="Times New Roman"/>
            <w:i/>
            <w:iCs/>
          </w:rPr>
          <w:t xml:space="preserve">” in CRF page “Previous and Concomitant Medications” and Indication type = “Adverse Event” in CRF page “Previous and Concomitant Medications” and Is this adverse event </w:t>
        </w:r>
      </w:ins>
      <w:ins w:id="2976" w:author="Yali Chen" w:date="2025-12-29T16:25:00Z" w16du:dateUtc="2025-12-29T08:25:00Z">
        <w:r w:rsidR="000F241F" w:rsidRPr="676C180F">
          <w:rPr>
            <w:rFonts w:ascii="Times New Roman" w:hAnsi="Times New Roman" w:cs="Times New Roman"/>
            <w:i/>
            <w:iCs/>
          </w:rPr>
          <w:t>CRS</w:t>
        </w:r>
      </w:ins>
      <w:ins w:id="2977" w:author="Yali Chen" w:date="2025-12-29T16:18:00Z" w16du:dateUtc="2025-12-29T08:18:00Z">
        <w:r w:rsidRPr="676C180F">
          <w:rPr>
            <w:rFonts w:ascii="Times New Roman" w:hAnsi="Times New Roman" w:cs="Times New Roman"/>
            <w:i/>
            <w:iCs/>
          </w:rPr>
          <w:t>?</w:t>
        </w:r>
      </w:ins>
      <w:ins w:id="2978" w:author="Yali Chen" w:date="2025-12-29T16:38:00Z" w16du:dateUtc="2025-12-29T08:38:00Z">
        <w:r w:rsidR="00AF6664" w:rsidRPr="676C180F">
          <w:rPr>
            <w:rFonts w:ascii="Times New Roman" w:hAnsi="Times New Roman" w:cs="Times New Roman"/>
            <w:i/>
            <w:iCs/>
          </w:rPr>
          <w:t xml:space="preserve"> </w:t>
        </w:r>
      </w:ins>
      <w:ins w:id="2979" w:author="Yali Chen" w:date="2025-12-29T16:18:00Z" w16du:dateUtc="2025-12-29T08:18:00Z">
        <w:r w:rsidRPr="676C180F">
          <w:rPr>
            <w:rFonts w:ascii="Times New Roman" w:hAnsi="Times New Roman" w:cs="Times New Roman"/>
            <w:i/>
            <w:iCs/>
          </w:rPr>
          <w:t>=”Yes” in CRF Page “Adverse Event”</w:t>
        </w:r>
      </w:ins>
    </w:p>
    <w:p w14:paraId="0F27FCEE" w14:textId="366B33B7" w:rsidR="00C33DAE" w:rsidRPr="002B1442" w:rsidRDefault="00283AD4" w:rsidP="0A3B663E">
      <w:pPr>
        <w:rPr>
          <w:rFonts w:ascii="Times New Roman" w:hAnsi="Times New Roman" w:cs="Times New Roman"/>
        </w:rPr>
      </w:pPr>
      <w:ins w:id="2980" w:author="Yali Chen" w:date="2025-12-29T16:18:00Z" w16du:dateUtc="2025-12-29T08:18:00Z">
        <w:r w:rsidRPr="676C180F">
          <w:rPr>
            <w:rFonts w:ascii="Times New Roman" w:hAnsi="Times New Roman" w:cs="Times New Roman"/>
            <w:i/>
            <w:iCs/>
          </w:rPr>
          <w:t>Link CRF Page “Previous and Concomitant Medications” and CRF Page “Adverse Event” by “Adverse Event #x”in CRF Page “Previous and Concomitant Medications” and “Adverse Event Reported Term”in CRF Page “Adverse Event”</w:t>
        </w:r>
      </w:ins>
    </w:p>
    <w:p w14:paraId="4B008ADC" w14:textId="6AACF248" w:rsidR="1E006621" w:rsidRDefault="67185B44" w:rsidP="0A3B663E">
      <w:r>
        <w:rPr>
          <w:noProof/>
        </w:rPr>
        <w:drawing>
          <wp:inline distT="0" distB="0" distL="0" distR="0" wp14:anchorId="7AB337E7" wp14:editId="64753DC8">
            <wp:extent cx="4686954" cy="2125415"/>
            <wp:effectExtent l="0" t="0" r="0" b="0"/>
            <wp:docPr id="2001454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45490" name="Picture 200145490"/>
                    <pic:cNvPicPr/>
                  </pic:nvPicPr>
                  <pic:blipFill>
                    <a:blip r:embed="rId21">
                      <a:extLst>
                        <a:ext uri="{28A0092B-C50C-407E-A947-70E740481C1C}">
                          <a14:useLocalDpi xmlns:a14="http://schemas.microsoft.com/office/drawing/2010/main"/>
                        </a:ext>
                      </a:extLst>
                    </a:blip>
                    <a:stretch>
                      <a:fillRect/>
                    </a:stretch>
                  </pic:blipFill>
                  <pic:spPr>
                    <a:xfrm>
                      <a:off x="0" y="0"/>
                      <a:ext cx="4686954" cy="2125415"/>
                    </a:xfrm>
                    <a:prstGeom prst="rect">
                      <a:avLst/>
                    </a:prstGeom>
                  </pic:spPr>
                </pic:pic>
              </a:graphicData>
            </a:graphic>
          </wp:inline>
        </w:drawing>
      </w:r>
    </w:p>
    <w:p w14:paraId="14D12792" w14:textId="1C55E35D" w:rsidR="00216E69" w:rsidRPr="00FD35A8" w:rsidRDefault="00B32AE0" w:rsidP="00216E69">
      <w:pPr>
        <w:pStyle w:val="TFLshelltitle1"/>
        <w:rPr>
          <w:rStyle w:val="Heading3Char1"/>
          <w:rFonts w:eastAsia="宋体"/>
          <w:b/>
          <w:bCs/>
          <w:color w:val="000000"/>
          <w:sz w:val="20"/>
          <w:szCs w:val="20"/>
          <w:lang w:eastAsia="zh-CN"/>
        </w:rPr>
      </w:pPr>
      <w:r w:rsidRPr="00FD35A8">
        <w:br w:type="page"/>
      </w:r>
      <w:bookmarkStart w:id="2981" w:name="_Toc217918940"/>
      <w:r w:rsidR="00216E69" w:rsidRPr="00FD35A8">
        <w:rPr>
          <w:rStyle w:val="Heading3Char1"/>
          <w:rFonts w:eastAsia="宋体"/>
          <w:b/>
          <w:bCs/>
          <w:color w:val="000000"/>
          <w:sz w:val="20"/>
          <w:szCs w:val="20"/>
          <w:lang w:eastAsia="zh-CN"/>
        </w:rPr>
        <w:t>Listing 14.3.</w:t>
      </w:r>
      <w:r w:rsidR="00703669" w:rsidRPr="00FD35A8">
        <w:rPr>
          <w:rStyle w:val="Heading3Char1"/>
          <w:rFonts w:eastAsia="宋体"/>
          <w:b/>
          <w:bCs/>
          <w:color w:val="000000"/>
          <w:sz w:val="20"/>
          <w:szCs w:val="20"/>
          <w:lang w:eastAsia="zh-CN"/>
        </w:rPr>
        <w:t>3</w:t>
      </w:r>
      <w:r w:rsidR="00216E69" w:rsidRPr="00FD35A8">
        <w:rPr>
          <w:rStyle w:val="Heading3Char1"/>
          <w:rFonts w:eastAsia="宋体"/>
          <w:b/>
          <w:bCs/>
          <w:color w:val="000000"/>
          <w:sz w:val="20"/>
          <w:szCs w:val="20"/>
          <w:lang w:eastAsia="zh-CN"/>
        </w:rPr>
        <w:t xml:space="preserve"> </w:t>
      </w:r>
      <w:r w:rsidR="00703669" w:rsidRPr="00FD35A8">
        <w:rPr>
          <w:rStyle w:val="Heading3Char1"/>
          <w:rFonts w:eastAsia="宋体"/>
          <w:b/>
          <w:bCs/>
          <w:color w:val="000000"/>
          <w:sz w:val="20"/>
          <w:szCs w:val="20"/>
          <w:lang w:eastAsia="zh-CN"/>
        </w:rPr>
        <w:t>Immune Effector Cell-associated Neurotoxicity Syndrome (Safety set)</w:t>
      </w:r>
      <w:bookmarkEnd w:id="2981"/>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6"/>
        <w:gridCol w:w="772"/>
        <w:gridCol w:w="1964"/>
        <w:gridCol w:w="1203"/>
        <w:gridCol w:w="1185"/>
        <w:gridCol w:w="1214"/>
        <w:gridCol w:w="1101"/>
        <w:gridCol w:w="2970"/>
        <w:gridCol w:w="1364"/>
        <w:gridCol w:w="1631"/>
      </w:tblGrid>
      <w:tr w:rsidR="00216E69" w:rsidRPr="00FD35A8" w14:paraId="53CFDE8B" w14:textId="77777777" w:rsidTr="0A3B663E">
        <w:trPr>
          <w:trHeight w:val="442"/>
        </w:trPr>
        <w:tc>
          <w:tcPr>
            <w:tcW w:w="0" w:type="auto"/>
            <w:tcBorders>
              <w:top w:val="single" w:sz="4" w:space="0" w:color="auto"/>
              <w:left w:val="nil"/>
              <w:bottom w:val="single" w:sz="4" w:space="0" w:color="auto"/>
              <w:right w:val="nil"/>
            </w:tcBorders>
            <w:vAlign w:val="center"/>
          </w:tcPr>
          <w:p w14:paraId="36E7CB0E" w14:textId="77777777" w:rsidR="00216E69" w:rsidRPr="00FD35A8" w:rsidRDefault="00216E69" w:rsidP="006921A2">
            <w:pPr>
              <w:widowControl/>
              <w:jc w:val="center"/>
              <w:rPr>
                <w:rFonts w:ascii="Times New Roman" w:hAnsi="Times New Roman"/>
                <w:lang w:eastAsia="zh-CN"/>
              </w:rPr>
            </w:pPr>
            <w:r w:rsidRPr="00FD35A8">
              <w:rPr>
                <w:rFonts w:ascii="Times New Roman" w:hAnsi="Times New Roman"/>
                <w:lang w:eastAsia="zh-CN"/>
              </w:rPr>
              <w:t>Subject identifier</w:t>
            </w:r>
          </w:p>
        </w:tc>
        <w:tc>
          <w:tcPr>
            <w:tcW w:w="0" w:type="auto"/>
            <w:tcBorders>
              <w:top w:val="single" w:sz="4" w:space="0" w:color="auto"/>
              <w:left w:val="nil"/>
              <w:bottom w:val="single" w:sz="4" w:space="0" w:color="auto"/>
              <w:right w:val="nil"/>
            </w:tcBorders>
            <w:vAlign w:val="center"/>
          </w:tcPr>
          <w:p w14:paraId="7565A8B5" w14:textId="77777777" w:rsidR="00216E69" w:rsidRPr="00FD35A8" w:rsidRDefault="00216E69" w:rsidP="006921A2">
            <w:pPr>
              <w:widowControl/>
              <w:jc w:val="center"/>
              <w:rPr>
                <w:rFonts w:ascii="Times New Roman" w:hAnsi="Times New Roman"/>
                <w:lang w:eastAsia="zh-CN"/>
              </w:rPr>
            </w:pPr>
            <w:r w:rsidRPr="00FD35A8">
              <w:rPr>
                <w:rFonts w:ascii="Times New Roman" w:hAnsi="Times New Roman"/>
                <w:lang w:eastAsia="zh-CN"/>
              </w:rPr>
              <w:t>Cohort</w:t>
            </w:r>
          </w:p>
        </w:tc>
        <w:tc>
          <w:tcPr>
            <w:tcW w:w="0" w:type="auto"/>
            <w:tcBorders>
              <w:top w:val="single" w:sz="4" w:space="0" w:color="auto"/>
              <w:left w:val="nil"/>
              <w:bottom w:val="single" w:sz="4" w:space="0" w:color="auto"/>
              <w:right w:val="nil"/>
            </w:tcBorders>
            <w:vAlign w:val="center"/>
          </w:tcPr>
          <w:p w14:paraId="580612AD" w14:textId="77777777" w:rsidR="00216E69" w:rsidRPr="00FD35A8" w:rsidRDefault="00216E69" w:rsidP="006921A2">
            <w:pPr>
              <w:widowControl/>
              <w:jc w:val="center"/>
              <w:rPr>
                <w:rFonts w:ascii="Times New Roman" w:hAnsi="Times New Roman"/>
                <w:lang w:eastAsia="ja-JP"/>
              </w:rPr>
            </w:pPr>
            <w:r w:rsidRPr="00FD35A8">
              <w:rPr>
                <w:rFonts w:ascii="Times New Roman" w:hAnsi="Times New Roman"/>
                <w:lang w:eastAsia="ja-JP"/>
              </w:rPr>
              <w:t>Preferred term</w:t>
            </w:r>
          </w:p>
          <w:p w14:paraId="7C07587A" w14:textId="77777777" w:rsidR="00216E69" w:rsidRPr="00FD35A8" w:rsidRDefault="00216E69" w:rsidP="006921A2">
            <w:pPr>
              <w:widowControl/>
              <w:jc w:val="center"/>
              <w:rPr>
                <w:rFonts w:ascii="Times New Roman" w:hAnsi="Times New Roman"/>
                <w:lang w:eastAsia="zh-CN"/>
              </w:rPr>
            </w:pPr>
            <w:r w:rsidRPr="00FD35A8">
              <w:rPr>
                <w:rFonts w:ascii="Times New Roman" w:hAnsi="Times New Roman"/>
                <w:lang w:eastAsia="ja-JP"/>
              </w:rPr>
              <w:t>(MedDRA version x.x)/Reported term</w:t>
            </w:r>
          </w:p>
        </w:tc>
        <w:tc>
          <w:tcPr>
            <w:tcW w:w="0" w:type="auto"/>
            <w:tcBorders>
              <w:top w:val="single" w:sz="4" w:space="0" w:color="auto"/>
              <w:left w:val="nil"/>
              <w:bottom w:val="single" w:sz="4" w:space="0" w:color="auto"/>
              <w:right w:val="nil"/>
            </w:tcBorders>
            <w:vAlign w:val="center"/>
          </w:tcPr>
          <w:p w14:paraId="40DA3429" w14:textId="77777777" w:rsidR="00216E69" w:rsidRPr="00FD35A8" w:rsidRDefault="00216E69" w:rsidP="006921A2">
            <w:pPr>
              <w:widowControl/>
              <w:jc w:val="center"/>
              <w:rPr>
                <w:rFonts w:ascii="Times New Roman" w:hAnsi="Times New Roman"/>
                <w:lang w:eastAsia="zh-CN"/>
              </w:rPr>
            </w:pPr>
            <w:r w:rsidRPr="00FD35A8">
              <w:rPr>
                <w:rFonts w:ascii="Times New Roman" w:eastAsia="AdobeSongStd-Light" w:hAnsi="Times New Roman"/>
                <w:lang w:eastAsia="ja-JP"/>
              </w:rPr>
              <w:t>Start date (study day)</w:t>
            </w:r>
            <w:r w:rsidRPr="00FD35A8">
              <w:rPr>
                <w:rFonts w:ascii="Times New Roman" w:eastAsia="AdobeSongStd-Light" w:hAnsi="Times New Roman"/>
                <w:lang w:eastAsia="zh-CN"/>
              </w:rPr>
              <w:t xml:space="preserve"> [a]</w:t>
            </w:r>
          </w:p>
        </w:tc>
        <w:tc>
          <w:tcPr>
            <w:tcW w:w="0" w:type="auto"/>
            <w:tcBorders>
              <w:top w:val="single" w:sz="4" w:space="0" w:color="auto"/>
              <w:left w:val="nil"/>
              <w:bottom w:val="single" w:sz="4" w:space="0" w:color="auto"/>
              <w:right w:val="nil"/>
            </w:tcBorders>
            <w:vAlign w:val="center"/>
          </w:tcPr>
          <w:p w14:paraId="0E0FDBD8" w14:textId="77777777" w:rsidR="00216E69" w:rsidRPr="00FD35A8" w:rsidRDefault="00216E69" w:rsidP="006921A2">
            <w:pPr>
              <w:widowControl/>
              <w:jc w:val="center"/>
              <w:rPr>
                <w:rFonts w:ascii="Times New Roman" w:hAnsi="Times New Roman"/>
                <w:lang w:eastAsia="zh-CN"/>
              </w:rPr>
            </w:pPr>
            <w:r w:rsidRPr="00FD35A8">
              <w:rPr>
                <w:rFonts w:ascii="Times New Roman" w:hAnsi="Times New Roman"/>
              </w:rPr>
              <w:t>End date (study day)</w:t>
            </w:r>
            <w:r w:rsidRPr="00FD35A8">
              <w:rPr>
                <w:rFonts w:ascii="Times New Roman" w:hAnsi="Times New Roman"/>
                <w:lang w:eastAsia="zh-CN"/>
              </w:rPr>
              <w:t xml:space="preserve"> [a]</w:t>
            </w:r>
          </w:p>
        </w:tc>
        <w:tc>
          <w:tcPr>
            <w:tcW w:w="0" w:type="auto"/>
            <w:tcBorders>
              <w:top w:val="single" w:sz="4" w:space="0" w:color="auto"/>
              <w:left w:val="nil"/>
              <w:bottom w:val="single" w:sz="4" w:space="0" w:color="auto"/>
              <w:right w:val="nil"/>
            </w:tcBorders>
            <w:vAlign w:val="center"/>
          </w:tcPr>
          <w:p w14:paraId="1171A3DF" w14:textId="77777777" w:rsidR="00216E69" w:rsidRPr="00FD35A8" w:rsidRDefault="00216E69" w:rsidP="006921A2">
            <w:pPr>
              <w:widowControl/>
              <w:jc w:val="center"/>
              <w:rPr>
                <w:rFonts w:ascii="Times New Roman" w:eastAsiaTheme="minorEastAsia" w:hAnsi="Times New Roman"/>
                <w:lang w:eastAsia="zh-CN"/>
              </w:rPr>
            </w:pPr>
            <w:r w:rsidRPr="00FD35A8">
              <w:rPr>
                <w:rFonts w:ascii="Times New Roman" w:eastAsiaTheme="minorEastAsia" w:hAnsi="Times New Roman"/>
                <w:lang w:eastAsia="zh-CN"/>
              </w:rPr>
              <w:t>Duration (Days) [b]</w:t>
            </w:r>
          </w:p>
        </w:tc>
        <w:tc>
          <w:tcPr>
            <w:tcW w:w="0" w:type="auto"/>
            <w:tcBorders>
              <w:top w:val="single" w:sz="4" w:space="0" w:color="auto"/>
              <w:left w:val="nil"/>
              <w:bottom w:val="single" w:sz="4" w:space="0" w:color="auto"/>
              <w:right w:val="nil"/>
            </w:tcBorders>
            <w:vAlign w:val="center"/>
          </w:tcPr>
          <w:p w14:paraId="4FA8508B" w14:textId="77777777" w:rsidR="00216E69" w:rsidRPr="00FD35A8" w:rsidRDefault="00216E69" w:rsidP="006921A2">
            <w:pPr>
              <w:widowControl/>
              <w:jc w:val="center"/>
              <w:rPr>
                <w:rFonts w:ascii="Times New Roman" w:eastAsiaTheme="minorEastAsia" w:hAnsi="Times New Roman"/>
                <w:lang w:eastAsia="zh-CN"/>
              </w:rPr>
            </w:pPr>
            <w:r w:rsidRPr="00FD35A8">
              <w:rPr>
                <w:rFonts w:ascii="Times New Roman" w:eastAsiaTheme="minorEastAsia" w:hAnsi="Times New Roman"/>
                <w:lang w:eastAsia="zh-CN"/>
              </w:rPr>
              <w:t>ASTCT grade [c]</w:t>
            </w:r>
          </w:p>
        </w:tc>
        <w:tc>
          <w:tcPr>
            <w:tcW w:w="0" w:type="auto"/>
            <w:tcBorders>
              <w:top w:val="single" w:sz="4" w:space="0" w:color="auto"/>
              <w:left w:val="nil"/>
              <w:bottom w:val="single" w:sz="4" w:space="0" w:color="auto"/>
              <w:right w:val="nil"/>
            </w:tcBorders>
            <w:vAlign w:val="center"/>
          </w:tcPr>
          <w:p w14:paraId="0726B69F" w14:textId="77777777" w:rsidR="00216E69" w:rsidRPr="007272C7" w:rsidRDefault="00216E69" w:rsidP="0A3B663E">
            <w:pPr>
              <w:widowControl/>
              <w:jc w:val="center"/>
              <w:rPr>
                <w:rFonts w:ascii="Times New Roman" w:eastAsia="Calibri" w:hAnsi="Times New Roman"/>
                <w:strike/>
                <w:color w:val="EE0000"/>
                <w:lang w:eastAsia="ja-JP"/>
                <w:rPrChange w:id="2982" w:author="Yali Chen" w:date="2026-01-27T10:51:00Z" w16du:dateUtc="2026-01-27T02:51:00Z">
                  <w:rPr>
                    <w:rFonts w:ascii="Times New Roman" w:eastAsia="Calibri" w:hAnsi="Times New Roman"/>
                    <w:strike/>
                    <w:lang w:eastAsia="ja-JP"/>
                  </w:rPr>
                </w:rPrChange>
              </w:rPr>
            </w:pPr>
            <w:r w:rsidRPr="002256E2">
              <w:rPr>
                <w:rFonts w:ascii="Times New Roman" w:hAnsi="Times New Roman"/>
                <w:strike/>
                <w:color w:val="EE0000"/>
                <w:highlight w:val="yellow"/>
                <w:rPrChange w:id="2983" w:author="Yali Chen" w:date="2026-01-27T11:50:00Z" w16du:dateUtc="2026-01-27T03:50:00Z">
                  <w:rPr>
                    <w:rFonts w:ascii="Times New Roman" w:hAnsi="Times New Roman"/>
                    <w:strike/>
                  </w:rPr>
                </w:rPrChange>
              </w:rPr>
              <w:t xml:space="preserve">Any </w:t>
            </w:r>
            <w:commentRangeStart w:id="2984"/>
            <w:commentRangeStart w:id="2985"/>
            <w:r w:rsidRPr="002256E2">
              <w:rPr>
                <w:rFonts w:ascii="Times New Roman" w:hAnsi="Times New Roman"/>
                <w:strike/>
                <w:color w:val="EE0000"/>
                <w:highlight w:val="yellow"/>
                <w:rPrChange w:id="2986" w:author="Yali Chen" w:date="2026-01-27T11:50:00Z" w16du:dateUtc="2026-01-27T03:50:00Z">
                  <w:rPr>
                    <w:rFonts w:ascii="Times New Roman" w:hAnsi="Times New Roman"/>
                    <w:strike/>
                  </w:rPr>
                </w:rPrChange>
              </w:rPr>
              <w:t>prophylaxis</w:t>
            </w:r>
            <w:commentRangeEnd w:id="2984"/>
            <w:r w:rsidRPr="002256E2">
              <w:rPr>
                <w:rStyle w:val="CommentReference"/>
                <w:rFonts w:ascii="Times New Roman" w:hAnsi="Times New Roman"/>
                <w:strike/>
                <w:color w:val="EE0000"/>
                <w:sz w:val="20"/>
                <w:szCs w:val="20"/>
                <w:highlight w:val="yellow"/>
                <w:rPrChange w:id="2987" w:author="Yali Chen" w:date="2026-01-27T11:50:00Z" w16du:dateUtc="2026-01-27T03:50:00Z">
                  <w:rPr>
                    <w:rStyle w:val="CommentReference"/>
                    <w:rFonts w:ascii="Times New Roman" w:hAnsi="Times New Roman"/>
                    <w:strike/>
                    <w:sz w:val="20"/>
                    <w:szCs w:val="20"/>
                  </w:rPr>
                </w:rPrChange>
              </w:rPr>
              <w:commentReference w:id="2984"/>
            </w:r>
            <w:commentRangeEnd w:id="2985"/>
            <w:r w:rsidRPr="002256E2">
              <w:rPr>
                <w:rStyle w:val="CommentReference"/>
                <w:rFonts w:ascii="Times New Roman" w:hAnsi="Times New Roman"/>
                <w:strike/>
                <w:color w:val="EE0000"/>
                <w:sz w:val="20"/>
                <w:szCs w:val="20"/>
                <w:highlight w:val="yellow"/>
                <w:rPrChange w:id="2988" w:author="Yali Chen" w:date="2026-01-27T11:50:00Z" w16du:dateUtc="2026-01-27T03:50:00Z">
                  <w:rPr>
                    <w:rStyle w:val="CommentReference"/>
                    <w:rFonts w:ascii="Times New Roman" w:hAnsi="Times New Roman"/>
                    <w:strike/>
                    <w:sz w:val="20"/>
                    <w:szCs w:val="20"/>
                  </w:rPr>
                </w:rPrChange>
              </w:rPr>
              <w:commentReference w:id="2985"/>
            </w:r>
            <w:r w:rsidRPr="002256E2">
              <w:rPr>
                <w:rFonts w:ascii="Times New Roman" w:hAnsi="Times New Roman"/>
                <w:strike/>
                <w:color w:val="EE0000"/>
                <w:highlight w:val="yellow"/>
                <w:rPrChange w:id="2989" w:author="Yali Chen" w:date="2026-01-27T11:50:00Z" w16du:dateUtc="2026-01-27T03:50:00Z">
                  <w:rPr>
                    <w:rFonts w:ascii="Times New Roman" w:hAnsi="Times New Roman"/>
                    <w:strike/>
                  </w:rPr>
                </w:rPrChange>
              </w:rPr>
              <w:t xml:space="preserve"> treatment</w:t>
            </w:r>
          </w:p>
        </w:tc>
        <w:tc>
          <w:tcPr>
            <w:tcW w:w="0" w:type="auto"/>
            <w:tcBorders>
              <w:top w:val="single" w:sz="4" w:space="0" w:color="auto"/>
              <w:left w:val="nil"/>
              <w:bottom w:val="single" w:sz="4" w:space="0" w:color="auto"/>
              <w:right w:val="nil"/>
            </w:tcBorders>
            <w:vAlign w:val="center"/>
          </w:tcPr>
          <w:p w14:paraId="7338A83B" w14:textId="77777777" w:rsidR="00216E69" w:rsidRPr="00FD35A8" w:rsidRDefault="00216E69" w:rsidP="006921A2">
            <w:pPr>
              <w:widowControl/>
              <w:jc w:val="center"/>
              <w:rPr>
                <w:rFonts w:ascii="Times New Roman" w:eastAsiaTheme="minorEastAsia" w:hAnsi="Times New Roman"/>
                <w:lang w:eastAsia="zh-CN"/>
              </w:rPr>
            </w:pPr>
            <w:r w:rsidRPr="00FD35A8">
              <w:rPr>
                <w:rFonts w:ascii="Times New Roman" w:eastAsiaTheme="minorEastAsia" w:hAnsi="Times New Roman"/>
                <w:lang w:eastAsia="zh-CN"/>
              </w:rPr>
              <w:t>Tocilizumab used</w:t>
            </w:r>
          </w:p>
        </w:tc>
        <w:tc>
          <w:tcPr>
            <w:tcW w:w="0" w:type="auto"/>
            <w:tcBorders>
              <w:top w:val="single" w:sz="4" w:space="0" w:color="auto"/>
              <w:left w:val="nil"/>
              <w:bottom w:val="single" w:sz="4" w:space="0" w:color="auto"/>
              <w:right w:val="nil"/>
            </w:tcBorders>
            <w:vAlign w:val="center"/>
          </w:tcPr>
          <w:p w14:paraId="5F9AE1A8" w14:textId="77777777" w:rsidR="00216E69" w:rsidRPr="00FD35A8" w:rsidRDefault="00216E69" w:rsidP="006921A2">
            <w:pPr>
              <w:widowControl/>
              <w:jc w:val="center"/>
              <w:rPr>
                <w:rFonts w:ascii="Times New Roman" w:eastAsiaTheme="minorEastAsia" w:hAnsi="Times New Roman"/>
                <w:lang w:eastAsia="zh-CN"/>
              </w:rPr>
            </w:pPr>
            <w:r w:rsidRPr="00FD35A8">
              <w:rPr>
                <w:rFonts w:ascii="Times New Roman" w:eastAsiaTheme="minorEastAsia" w:hAnsi="Times New Roman"/>
                <w:lang w:eastAsia="zh-CN"/>
              </w:rPr>
              <w:t>Glucocorticoids used</w:t>
            </w:r>
          </w:p>
        </w:tc>
      </w:tr>
      <w:tr w:rsidR="00216E69" w:rsidRPr="00FD35A8" w14:paraId="419D8BC5" w14:textId="77777777" w:rsidTr="0A3B663E">
        <w:trPr>
          <w:trHeight w:val="242"/>
        </w:trPr>
        <w:tc>
          <w:tcPr>
            <w:tcW w:w="0" w:type="auto"/>
            <w:tcBorders>
              <w:top w:val="nil"/>
              <w:left w:val="nil"/>
              <w:bottom w:val="nil"/>
              <w:right w:val="nil"/>
            </w:tcBorders>
            <w:vAlign w:val="center"/>
          </w:tcPr>
          <w:p w14:paraId="689965A4" w14:textId="77777777" w:rsidR="00216E69" w:rsidRPr="00C375D1" w:rsidRDefault="00216E69" w:rsidP="006921A2">
            <w:pPr>
              <w:widowControl/>
              <w:jc w:val="center"/>
              <w:rPr>
                <w:rFonts w:ascii="Times New Roman" w:hAnsi="Times New Roman"/>
                <w:lang w:eastAsia="ja-JP"/>
                <w:rPrChange w:id="2990" w:author="Yali Chen" w:date="2025-12-29T16:15:00Z" w16du:dateUtc="2025-12-29T08:15:00Z">
                  <w:rPr>
                    <w:rFonts w:ascii="Times New Roman" w:hAnsi="Times New Roman"/>
                    <w:b/>
                    <w:bCs/>
                    <w:lang w:eastAsia="ja-JP"/>
                  </w:rPr>
                </w:rPrChange>
              </w:rPr>
            </w:pPr>
            <w:r w:rsidRPr="00C375D1">
              <w:rPr>
                <w:rFonts w:ascii="Times New Roman" w:eastAsia="等线" w:hAnsi="Times New Roman"/>
                <w:color w:val="000000"/>
                <w:sz w:val="18"/>
                <w:szCs w:val="18"/>
                <w:rPrChange w:id="2991" w:author="Yali Chen" w:date="2025-12-29T16:15:00Z" w16du:dateUtc="2025-12-29T08:15:00Z">
                  <w:rPr>
                    <w:rFonts w:ascii="Times New Roman" w:eastAsia="等线" w:hAnsi="Times New Roman"/>
                    <w:b/>
                    <w:bCs/>
                    <w:color w:val="000000"/>
                    <w:sz w:val="18"/>
                    <w:szCs w:val="18"/>
                  </w:rPr>
                </w:rPrChange>
              </w:rPr>
              <w:t>E0001001</w:t>
            </w:r>
          </w:p>
        </w:tc>
        <w:tc>
          <w:tcPr>
            <w:tcW w:w="0" w:type="auto"/>
            <w:tcBorders>
              <w:top w:val="nil"/>
              <w:left w:val="nil"/>
              <w:bottom w:val="nil"/>
              <w:right w:val="nil"/>
            </w:tcBorders>
            <w:vAlign w:val="center"/>
          </w:tcPr>
          <w:p w14:paraId="5FDD3B0A" w14:textId="77777777" w:rsidR="00216E69" w:rsidRPr="00C375D1" w:rsidRDefault="00216E69" w:rsidP="006921A2">
            <w:pPr>
              <w:widowControl/>
              <w:jc w:val="center"/>
              <w:rPr>
                <w:rFonts w:ascii="Times New Roman" w:hAnsi="Times New Roman"/>
                <w:color w:val="000000" w:themeColor="text1"/>
                <w:lang w:eastAsia="ja-JP"/>
                <w:rPrChange w:id="2992" w:author="Yali Chen" w:date="2025-12-29T16:15:00Z" w16du:dateUtc="2025-12-29T08:15:00Z">
                  <w:rPr>
                    <w:rFonts w:ascii="Times New Roman" w:hAnsi="Times New Roman"/>
                    <w:b/>
                    <w:bCs/>
                    <w:lang w:eastAsia="ja-JP"/>
                  </w:rPr>
                </w:rPrChange>
              </w:rPr>
            </w:pPr>
            <w:r w:rsidRPr="00C375D1">
              <w:rPr>
                <w:rFonts w:ascii="Times New Roman" w:eastAsia="等线" w:hAnsi="Times New Roman"/>
                <w:color w:val="000000" w:themeColor="text1"/>
                <w:sz w:val="18"/>
                <w:szCs w:val="18"/>
                <w:rPrChange w:id="2993" w:author="Yali Chen" w:date="2025-12-29T16:15:00Z" w16du:dateUtc="2025-12-29T08:15:00Z">
                  <w:rPr>
                    <w:rFonts w:ascii="Times New Roman" w:eastAsia="等线" w:hAnsi="Times New Roman"/>
                    <w:b/>
                    <w:bCs/>
                    <w:color w:val="00B050"/>
                    <w:sz w:val="18"/>
                    <w:szCs w:val="18"/>
                  </w:rPr>
                </w:rPrChange>
              </w:rPr>
              <w:t>IIM</w:t>
            </w:r>
          </w:p>
        </w:tc>
        <w:tc>
          <w:tcPr>
            <w:tcW w:w="0" w:type="auto"/>
            <w:tcBorders>
              <w:top w:val="nil"/>
              <w:left w:val="nil"/>
              <w:bottom w:val="nil"/>
              <w:right w:val="nil"/>
            </w:tcBorders>
            <w:vAlign w:val="center"/>
          </w:tcPr>
          <w:p w14:paraId="452ECF24" w14:textId="77777777" w:rsidR="00216E69" w:rsidRPr="00C375D1" w:rsidRDefault="00216E69" w:rsidP="006921A2">
            <w:pPr>
              <w:widowControl/>
              <w:jc w:val="center"/>
              <w:rPr>
                <w:rFonts w:ascii="Times New Roman" w:hAnsi="Times New Roman"/>
                <w:lang w:eastAsia="ja-JP"/>
                <w:rPrChange w:id="2994" w:author="Yali Chen" w:date="2025-12-29T16:15:00Z" w16du:dateUtc="2025-12-29T08:15:00Z">
                  <w:rPr>
                    <w:rFonts w:ascii="Times New Roman" w:hAnsi="Times New Roman"/>
                    <w:b/>
                    <w:bCs/>
                    <w:lang w:eastAsia="ja-JP"/>
                  </w:rPr>
                </w:rPrChange>
              </w:rPr>
            </w:pPr>
            <w:r w:rsidRPr="00C375D1">
              <w:rPr>
                <w:rFonts w:ascii="Times New Roman" w:eastAsia="等线" w:hAnsi="Times New Roman"/>
                <w:color w:val="000000"/>
                <w:sz w:val="18"/>
                <w:szCs w:val="18"/>
                <w:rPrChange w:id="2995" w:author="Yali Chen" w:date="2025-12-29T16:15:00Z" w16du:dateUtc="2025-12-29T08:15:00Z">
                  <w:rPr>
                    <w:rFonts w:ascii="Times New Roman" w:eastAsia="等线" w:hAnsi="Times New Roman"/>
                    <w:b/>
                    <w:bCs/>
                    <w:color w:val="000000"/>
                    <w:sz w:val="18"/>
                    <w:szCs w:val="18"/>
                  </w:rPr>
                </w:rPrChange>
              </w:rPr>
              <w:t>xx</w:t>
            </w:r>
          </w:p>
        </w:tc>
        <w:tc>
          <w:tcPr>
            <w:tcW w:w="0" w:type="auto"/>
            <w:tcBorders>
              <w:top w:val="nil"/>
              <w:left w:val="nil"/>
              <w:bottom w:val="nil"/>
              <w:right w:val="nil"/>
            </w:tcBorders>
            <w:vAlign w:val="center"/>
          </w:tcPr>
          <w:p w14:paraId="2FCD701F" w14:textId="77777777" w:rsidR="00216E69" w:rsidRPr="00FD35A8" w:rsidRDefault="00216E69" w:rsidP="006921A2">
            <w:pPr>
              <w:widowControl/>
              <w:jc w:val="center"/>
              <w:rPr>
                <w:rFonts w:ascii="Times New Roman" w:hAnsi="Times New Roman"/>
                <w:lang w:eastAsia="ja-JP"/>
              </w:rPr>
            </w:pPr>
            <w:r w:rsidRPr="00FD35A8">
              <w:rPr>
                <w:rFonts w:ascii="Times New Roman" w:eastAsia="等线" w:hAnsi="Times New Roman"/>
                <w:color w:val="000000"/>
                <w:sz w:val="18"/>
                <w:szCs w:val="18"/>
              </w:rPr>
              <w:t>yyyy-mm-dd (xx)</w:t>
            </w:r>
          </w:p>
        </w:tc>
        <w:tc>
          <w:tcPr>
            <w:tcW w:w="0" w:type="auto"/>
            <w:tcBorders>
              <w:top w:val="nil"/>
              <w:left w:val="nil"/>
              <w:bottom w:val="nil"/>
              <w:right w:val="nil"/>
            </w:tcBorders>
            <w:vAlign w:val="center"/>
          </w:tcPr>
          <w:p w14:paraId="77531925" w14:textId="77777777" w:rsidR="00216E69" w:rsidRPr="00FD35A8" w:rsidRDefault="00216E69" w:rsidP="006921A2">
            <w:pPr>
              <w:widowControl/>
              <w:jc w:val="center"/>
              <w:rPr>
                <w:rFonts w:ascii="Times New Roman" w:hAnsi="Times New Roman"/>
                <w:lang w:eastAsia="ja-JP"/>
              </w:rPr>
            </w:pPr>
            <w:r w:rsidRPr="00FD35A8">
              <w:rPr>
                <w:rFonts w:ascii="Times New Roman" w:eastAsia="等线" w:hAnsi="Times New Roman"/>
                <w:color w:val="000000"/>
                <w:sz w:val="18"/>
                <w:szCs w:val="18"/>
              </w:rPr>
              <w:t>yyyy-mm-dd (xx)</w:t>
            </w:r>
          </w:p>
        </w:tc>
        <w:tc>
          <w:tcPr>
            <w:tcW w:w="0" w:type="auto"/>
            <w:tcBorders>
              <w:top w:val="nil"/>
              <w:left w:val="nil"/>
              <w:bottom w:val="nil"/>
              <w:right w:val="nil"/>
            </w:tcBorders>
            <w:vAlign w:val="center"/>
          </w:tcPr>
          <w:p w14:paraId="49F89002" w14:textId="77777777" w:rsidR="00216E69" w:rsidRPr="00FD35A8" w:rsidRDefault="00216E69" w:rsidP="006921A2">
            <w:pPr>
              <w:widowControl/>
              <w:jc w:val="center"/>
              <w:rPr>
                <w:rFonts w:ascii="Times New Roman" w:hAnsi="Times New Roman"/>
                <w:lang w:eastAsia="ja-JP"/>
              </w:rPr>
            </w:pPr>
            <w:r w:rsidRPr="00FD35A8">
              <w:rPr>
                <w:rFonts w:ascii="Times New Roman" w:eastAsia="等线" w:hAnsi="Times New Roman"/>
                <w:color w:val="000000"/>
                <w:sz w:val="18"/>
                <w:szCs w:val="18"/>
              </w:rPr>
              <w:t>6</w:t>
            </w:r>
          </w:p>
        </w:tc>
        <w:tc>
          <w:tcPr>
            <w:tcW w:w="0" w:type="auto"/>
            <w:tcBorders>
              <w:top w:val="nil"/>
              <w:left w:val="nil"/>
              <w:bottom w:val="nil"/>
              <w:right w:val="nil"/>
            </w:tcBorders>
            <w:vAlign w:val="center"/>
          </w:tcPr>
          <w:p w14:paraId="5FB98866" w14:textId="77777777" w:rsidR="00216E69" w:rsidRPr="00FD35A8" w:rsidRDefault="00216E69" w:rsidP="006921A2">
            <w:pPr>
              <w:widowControl/>
              <w:jc w:val="center"/>
              <w:rPr>
                <w:rFonts w:ascii="Times New Roman" w:hAnsi="Times New Roman"/>
              </w:rPr>
            </w:pPr>
            <w:r w:rsidRPr="00FD35A8">
              <w:rPr>
                <w:rFonts w:ascii="Times New Roman" w:eastAsia="等线" w:hAnsi="Times New Roman"/>
                <w:color w:val="000000"/>
              </w:rPr>
              <w:t>xx</w:t>
            </w:r>
          </w:p>
        </w:tc>
        <w:tc>
          <w:tcPr>
            <w:tcW w:w="0" w:type="auto"/>
            <w:tcBorders>
              <w:top w:val="nil"/>
              <w:left w:val="nil"/>
              <w:bottom w:val="nil"/>
              <w:right w:val="nil"/>
            </w:tcBorders>
            <w:vAlign w:val="center"/>
          </w:tcPr>
          <w:p w14:paraId="6BB28B91" w14:textId="77777777" w:rsidR="00216E69" w:rsidRPr="007272C7" w:rsidRDefault="00216E69" w:rsidP="0A3B663E">
            <w:pPr>
              <w:widowControl/>
              <w:jc w:val="center"/>
              <w:rPr>
                <w:rFonts w:ascii="Times New Roman" w:hAnsi="Times New Roman"/>
                <w:strike/>
                <w:color w:val="EE0000"/>
                <w:rPrChange w:id="2996" w:author="Yali Chen" w:date="2026-01-27T10:51:00Z" w16du:dateUtc="2026-01-27T02:51:00Z">
                  <w:rPr>
                    <w:rFonts w:ascii="Times New Roman" w:hAnsi="Times New Roman"/>
                    <w:strike/>
                  </w:rPr>
                </w:rPrChange>
              </w:rPr>
            </w:pPr>
            <w:r w:rsidRPr="007272C7">
              <w:rPr>
                <w:rFonts w:ascii="Times New Roman" w:eastAsia="等线" w:hAnsi="Times New Roman"/>
                <w:strike/>
                <w:color w:val="EE0000"/>
                <w:sz w:val="18"/>
                <w:szCs w:val="18"/>
                <w:rPrChange w:id="2997" w:author="Yali Chen" w:date="2026-01-27T10:51:00Z" w16du:dateUtc="2026-01-27T02:51:00Z">
                  <w:rPr>
                    <w:rFonts w:ascii="Times New Roman" w:eastAsia="等线" w:hAnsi="Times New Roman"/>
                    <w:strike/>
                    <w:color w:val="000000" w:themeColor="text1"/>
                    <w:sz w:val="18"/>
                    <w:szCs w:val="18"/>
                  </w:rPr>
                </w:rPrChange>
              </w:rPr>
              <w:t>Y/N</w:t>
            </w:r>
          </w:p>
        </w:tc>
        <w:tc>
          <w:tcPr>
            <w:tcW w:w="0" w:type="auto"/>
            <w:tcBorders>
              <w:top w:val="nil"/>
              <w:left w:val="nil"/>
              <w:bottom w:val="nil"/>
              <w:right w:val="nil"/>
            </w:tcBorders>
            <w:vAlign w:val="center"/>
          </w:tcPr>
          <w:p w14:paraId="3BA123B3" w14:textId="77777777" w:rsidR="00216E69" w:rsidRPr="00FD35A8" w:rsidRDefault="00216E69" w:rsidP="006921A2">
            <w:pPr>
              <w:widowControl/>
              <w:jc w:val="center"/>
              <w:rPr>
                <w:rFonts w:ascii="Times New Roman" w:hAnsi="Times New Roman"/>
                <w:lang w:eastAsia="zh-CN"/>
              </w:rPr>
            </w:pPr>
            <w:r w:rsidRPr="00FD35A8">
              <w:rPr>
                <w:rFonts w:ascii="Times New Roman" w:eastAsia="等线" w:hAnsi="Times New Roman"/>
                <w:color w:val="000000"/>
                <w:sz w:val="18"/>
                <w:szCs w:val="18"/>
              </w:rPr>
              <w:t>Y/N</w:t>
            </w:r>
          </w:p>
        </w:tc>
        <w:tc>
          <w:tcPr>
            <w:tcW w:w="0" w:type="auto"/>
            <w:tcBorders>
              <w:top w:val="nil"/>
              <w:left w:val="nil"/>
              <w:bottom w:val="nil"/>
              <w:right w:val="nil"/>
            </w:tcBorders>
            <w:vAlign w:val="center"/>
          </w:tcPr>
          <w:p w14:paraId="2FE364C4" w14:textId="77777777" w:rsidR="00216E69" w:rsidRPr="00FD35A8" w:rsidRDefault="00216E69" w:rsidP="006921A2">
            <w:pPr>
              <w:widowControl/>
              <w:jc w:val="center"/>
              <w:rPr>
                <w:rFonts w:ascii="Times New Roman" w:hAnsi="Times New Roman"/>
              </w:rPr>
            </w:pPr>
            <w:r w:rsidRPr="00FD35A8">
              <w:rPr>
                <w:rFonts w:ascii="Times New Roman" w:eastAsia="等线" w:hAnsi="Times New Roman"/>
                <w:color w:val="000000"/>
                <w:sz w:val="18"/>
                <w:szCs w:val="18"/>
              </w:rPr>
              <w:t>Y/N</w:t>
            </w:r>
          </w:p>
        </w:tc>
      </w:tr>
      <w:tr w:rsidR="00216E69" w:rsidRPr="00FD35A8" w14:paraId="202300C1" w14:textId="77777777" w:rsidTr="0A3B663E">
        <w:trPr>
          <w:trHeight w:val="270"/>
        </w:trPr>
        <w:tc>
          <w:tcPr>
            <w:tcW w:w="0" w:type="auto"/>
            <w:tcBorders>
              <w:top w:val="nil"/>
              <w:left w:val="nil"/>
              <w:bottom w:val="nil"/>
              <w:right w:val="nil"/>
            </w:tcBorders>
            <w:vAlign w:val="center"/>
          </w:tcPr>
          <w:p w14:paraId="5407D2DE" w14:textId="77777777" w:rsidR="00216E69" w:rsidRPr="00C375D1" w:rsidRDefault="00216E69" w:rsidP="006921A2">
            <w:pPr>
              <w:widowControl/>
              <w:jc w:val="center"/>
              <w:rPr>
                <w:rFonts w:ascii="Times New Roman" w:hAnsi="Times New Roman"/>
                <w:lang w:eastAsia="zh-CN"/>
                <w:rPrChange w:id="2998" w:author="Yali Chen" w:date="2025-12-29T16:15:00Z" w16du:dateUtc="2025-12-29T08:15:00Z">
                  <w:rPr>
                    <w:rFonts w:ascii="Times New Roman" w:hAnsi="Times New Roman"/>
                    <w:b/>
                    <w:bCs/>
                    <w:lang w:eastAsia="zh-CN"/>
                  </w:rPr>
                </w:rPrChange>
              </w:rPr>
            </w:pPr>
            <w:r w:rsidRPr="00C375D1">
              <w:rPr>
                <w:rFonts w:ascii="Times New Roman" w:eastAsia="等线" w:hAnsi="Times New Roman"/>
                <w:color w:val="000000"/>
                <w:sz w:val="18"/>
                <w:szCs w:val="18"/>
                <w:rPrChange w:id="2999" w:author="Yali Chen" w:date="2025-12-29T16:15:00Z" w16du:dateUtc="2025-12-29T08:15:00Z">
                  <w:rPr>
                    <w:rFonts w:ascii="Times New Roman" w:eastAsia="等线" w:hAnsi="Times New Roman"/>
                    <w:b/>
                    <w:bCs/>
                    <w:color w:val="000000"/>
                    <w:sz w:val="18"/>
                    <w:szCs w:val="18"/>
                  </w:rPr>
                </w:rPrChange>
              </w:rPr>
              <w:t>E0001002</w:t>
            </w:r>
          </w:p>
        </w:tc>
        <w:tc>
          <w:tcPr>
            <w:tcW w:w="0" w:type="auto"/>
            <w:tcBorders>
              <w:top w:val="nil"/>
              <w:left w:val="nil"/>
              <w:bottom w:val="nil"/>
              <w:right w:val="nil"/>
            </w:tcBorders>
            <w:vAlign w:val="center"/>
          </w:tcPr>
          <w:p w14:paraId="4B31615E" w14:textId="77777777" w:rsidR="00216E69" w:rsidRPr="00C375D1" w:rsidRDefault="00216E69" w:rsidP="006921A2">
            <w:pPr>
              <w:widowControl/>
              <w:jc w:val="center"/>
              <w:rPr>
                <w:rFonts w:ascii="Times New Roman" w:hAnsi="Times New Roman"/>
                <w:color w:val="000000" w:themeColor="text1"/>
                <w:lang w:eastAsia="ja-JP"/>
                <w:rPrChange w:id="3000" w:author="Yali Chen" w:date="2025-12-29T16:15:00Z" w16du:dateUtc="2025-12-29T08:15:00Z">
                  <w:rPr>
                    <w:rFonts w:ascii="Times New Roman" w:hAnsi="Times New Roman"/>
                    <w:b/>
                    <w:bCs/>
                    <w:lang w:eastAsia="ja-JP"/>
                  </w:rPr>
                </w:rPrChange>
              </w:rPr>
            </w:pPr>
            <w:r w:rsidRPr="00C375D1">
              <w:rPr>
                <w:rFonts w:ascii="Times New Roman" w:eastAsia="等线" w:hAnsi="Times New Roman"/>
                <w:color w:val="000000" w:themeColor="text1"/>
                <w:sz w:val="18"/>
                <w:szCs w:val="18"/>
                <w:rPrChange w:id="3001" w:author="Yali Chen" w:date="2025-12-29T16:15:00Z" w16du:dateUtc="2025-12-29T08:15:00Z">
                  <w:rPr>
                    <w:rFonts w:ascii="Times New Roman" w:eastAsia="等线" w:hAnsi="Times New Roman"/>
                    <w:b/>
                    <w:bCs/>
                    <w:color w:val="00B050"/>
                    <w:sz w:val="18"/>
                    <w:szCs w:val="18"/>
                  </w:rPr>
                </w:rPrChange>
              </w:rPr>
              <w:t>IIM</w:t>
            </w:r>
          </w:p>
        </w:tc>
        <w:tc>
          <w:tcPr>
            <w:tcW w:w="0" w:type="auto"/>
            <w:tcBorders>
              <w:top w:val="nil"/>
              <w:left w:val="nil"/>
              <w:bottom w:val="nil"/>
              <w:right w:val="nil"/>
            </w:tcBorders>
            <w:vAlign w:val="center"/>
          </w:tcPr>
          <w:p w14:paraId="4071415E" w14:textId="77777777" w:rsidR="00216E69" w:rsidRPr="00C375D1" w:rsidRDefault="00216E69" w:rsidP="006921A2">
            <w:pPr>
              <w:widowControl/>
              <w:jc w:val="center"/>
              <w:rPr>
                <w:rFonts w:ascii="Times New Roman" w:hAnsi="Times New Roman"/>
                <w:lang w:eastAsia="ja-JP"/>
                <w:rPrChange w:id="3002" w:author="Yali Chen" w:date="2025-12-29T16:15:00Z" w16du:dateUtc="2025-12-29T08:15:00Z">
                  <w:rPr>
                    <w:rFonts w:ascii="Times New Roman" w:hAnsi="Times New Roman"/>
                    <w:b/>
                    <w:bCs/>
                    <w:lang w:eastAsia="ja-JP"/>
                  </w:rPr>
                </w:rPrChange>
              </w:rPr>
            </w:pPr>
            <w:r w:rsidRPr="00C375D1">
              <w:rPr>
                <w:rFonts w:ascii="Times New Roman" w:eastAsia="等线" w:hAnsi="Times New Roman"/>
                <w:color w:val="000000"/>
                <w:sz w:val="18"/>
                <w:szCs w:val="18"/>
                <w:rPrChange w:id="3003" w:author="Yali Chen" w:date="2025-12-29T16:15:00Z" w16du:dateUtc="2025-12-29T08:15:00Z">
                  <w:rPr>
                    <w:rFonts w:ascii="Times New Roman" w:eastAsia="等线" w:hAnsi="Times New Roman"/>
                    <w:b/>
                    <w:bCs/>
                    <w:color w:val="000000"/>
                    <w:sz w:val="18"/>
                    <w:szCs w:val="18"/>
                  </w:rPr>
                </w:rPrChange>
              </w:rPr>
              <w:t>xx</w:t>
            </w:r>
          </w:p>
        </w:tc>
        <w:tc>
          <w:tcPr>
            <w:tcW w:w="0" w:type="auto"/>
            <w:tcBorders>
              <w:top w:val="nil"/>
              <w:left w:val="nil"/>
              <w:bottom w:val="nil"/>
              <w:right w:val="nil"/>
            </w:tcBorders>
            <w:vAlign w:val="center"/>
          </w:tcPr>
          <w:p w14:paraId="53E59468" w14:textId="77777777" w:rsidR="00216E69" w:rsidRPr="00FD35A8" w:rsidRDefault="00216E69" w:rsidP="006921A2">
            <w:pPr>
              <w:widowControl/>
              <w:jc w:val="center"/>
              <w:rPr>
                <w:rFonts w:ascii="Times New Roman" w:hAnsi="Times New Roman"/>
                <w:lang w:eastAsia="ja-JP"/>
              </w:rPr>
            </w:pPr>
            <w:r w:rsidRPr="00FD35A8">
              <w:rPr>
                <w:rFonts w:ascii="Times New Roman" w:eastAsia="等线" w:hAnsi="Times New Roman"/>
                <w:color w:val="000000"/>
                <w:sz w:val="18"/>
                <w:szCs w:val="18"/>
              </w:rPr>
              <w:t>yyyy-mm-dd (xx)</w:t>
            </w:r>
          </w:p>
        </w:tc>
        <w:tc>
          <w:tcPr>
            <w:tcW w:w="0" w:type="auto"/>
            <w:tcBorders>
              <w:top w:val="nil"/>
              <w:left w:val="nil"/>
              <w:bottom w:val="nil"/>
              <w:right w:val="nil"/>
            </w:tcBorders>
            <w:vAlign w:val="center"/>
          </w:tcPr>
          <w:p w14:paraId="297B2AC8" w14:textId="77777777" w:rsidR="00216E69" w:rsidRPr="00FD35A8" w:rsidRDefault="00216E69" w:rsidP="006921A2">
            <w:pPr>
              <w:widowControl/>
              <w:jc w:val="center"/>
              <w:rPr>
                <w:rFonts w:ascii="Times New Roman" w:hAnsi="Times New Roman"/>
                <w:lang w:eastAsia="ja-JP"/>
              </w:rPr>
            </w:pPr>
            <w:r w:rsidRPr="00FD35A8">
              <w:rPr>
                <w:rFonts w:ascii="Times New Roman" w:eastAsia="等线" w:hAnsi="Times New Roman"/>
                <w:color w:val="000000"/>
                <w:sz w:val="18"/>
                <w:szCs w:val="18"/>
              </w:rPr>
              <w:t>yyyy-mm-dd (xx)</w:t>
            </w:r>
          </w:p>
        </w:tc>
        <w:tc>
          <w:tcPr>
            <w:tcW w:w="0" w:type="auto"/>
            <w:tcBorders>
              <w:top w:val="nil"/>
              <w:left w:val="nil"/>
              <w:bottom w:val="nil"/>
              <w:right w:val="nil"/>
            </w:tcBorders>
            <w:vAlign w:val="center"/>
          </w:tcPr>
          <w:p w14:paraId="7524FBB1" w14:textId="77777777" w:rsidR="00216E69" w:rsidRPr="00FD35A8" w:rsidRDefault="00216E69" w:rsidP="006921A2">
            <w:pPr>
              <w:widowControl/>
              <w:jc w:val="center"/>
              <w:rPr>
                <w:rFonts w:ascii="Times New Roman" w:hAnsi="Times New Roman"/>
                <w:lang w:eastAsia="zh-CN"/>
              </w:rPr>
            </w:pPr>
            <w:r w:rsidRPr="00FD35A8">
              <w:rPr>
                <w:rFonts w:ascii="Times New Roman" w:hAnsi="Times New Roman"/>
                <w:lang w:eastAsia="zh-CN"/>
              </w:rPr>
              <w:t>3</w:t>
            </w:r>
          </w:p>
        </w:tc>
        <w:tc>
          <w:tcPr>
            <w:tcW w:w="0" w:type="auto"/>
            <w:tcBorders>
              <w:top w:val="nil"/>
              <w:left w:val="nil"/>
              <w:bottom w:val="nil"/>
              <w:right w:val="nil"/>
            </w:tcBorders>
            <w:vAlign w:val="center"/>
          </w:tcPr>
          <w:p w14:paraId="26D8A89E" w14:textId="77777777" w:rsidR="00216E69" w:rsidRPr="00FD35A8" w:rsidRDefault="00216E69" w:rsidP="006921A2">
            <w:pPr>
              <w:widowControl/>
              <w:jc w:val="center"/>
              <w:rPr>
                <w:rFonts w:ascii="Times New Roman" w:hAnsi="Times New Roman"/>
              </w:rPr>
            </w:pPr>
            <w:r w:rsidRPr="00FD35A8">
              <w:rPr>
                <w:rFonts w:ascii="Times New Roman" w:eastAsia="等线" w:hAnsi="Times New Roman"/>
                <w:color w:val="000000"/>
              </w:rPr>
              <w:t>xx</w:t>
            </w:r>
          </w:p>
        </w:tc>
        <w:tc>
          <w:tcPr>
            <w:tcW w:w="0" w:type="auto"/>
            <w:tcBorders>
              <w:top w:val="nil"/>
              <w:left w:val="nil"/>
              <w:bottom w:val="nil"/>
              <w:right w:val="nil"/>
            </w:tcBorders>
            <w:vAlign w:val="center"/>
          </w:tcPr>
          <w:p w14:paraId="60C97DDA" w14:textId="77777777" w:rsidR="00216E69" w:rsidRPr="007272C7" w:rsidRDefault="00216E69" w:rsidP="0A3B663E">
            <w:pPr>
              <w:widowControl/>
              <w:jc w:val="center"/>
              <w:rPr>
                <w:rFonts w:ascii="Times New Roman" w:hAnsi="Times New Roman"/>
                <w:strike/>
                <w:color w:val="EE0000"/>
                <w:rPrChange w:id="3004" w:author="Yali Chen" w:date="2026-01-27T10:51:00Z" w16du:dateUtc="2026-01-27T02:51:00Z">
                  <w:rPr>
                    <w:rFonts w:ascii="Times New Roman" w:hAnsi="Times New Roman"/>
                    <w:strike/>
                  </w:rPr>
                </w:rPrChange>
              </w:rPr>
            </w:pPr>
            <w:r w:rsidRPr="007272C7">
              <w:rPr>
                <w:rFonts w:ascii="Times New Roman" w:eastAsia="等线" w:hAnsi="Times New Roman"/>
                <w:strike/>
                <w:color w:val="EE0000"/>
                <w:sz w:val="18"/>
                <w:szCs w:val="18"/>
                <w:rPrChange w:id="3005" w:author="Yali Chen" w:date="2026-01-27T10:51:00Z" w16du:dateUtc="2026-01-27T02:51:00Z">
                  <w:rPr>
                    <w:rFonts w:ascii="Times New Roman" w:eastAsia="等线" w:hAnsi="Times New Roman"/>
                    <w:strike/>
                    <w:color w:val="000000" w:themeColor="text1"/>
                    <w:sz w:val="18"/>
                    <w:szCs w:val="18"/>
                  </w:rPr>
                </w:rPrChange>
              </w:rPr>
              <w:t>Y/N</w:t>
            </w:r>
          </w:p>
        </w:tc>
        <w:tc>
          <w:tcPr>
            <w:tcW w:w="0" w:type="auto"/>
            <w:tcBorders>
              <w:top w:val="nil"/>
              <w:left w:val="nil"/>
              <w:bottom w:val="nil"/>
              <w:right w:val="nil"/>
            </w:tcBorders>
            <w:vAlign w:val="center"/>
          </w:tcPr>
          <w:p w14:paraId="2CEE06D6" w14:textId="77777777" w:rsidR="00216E69" w:rsidRPr="00FD35A8" w:rsidRDefault="00216E69" w:rsidP="006921A2">
            <w:pPr>
              <w:widowControl/>
              <w:jc w:val="center"/>
              <w:rPr>
                <w:rFonts w:ascii="Times New Roman" w:hAnsi="Times New Roman"/>
                <w:lang w:eastAsia="ja-JP"/>
              </w:rPr>
            </w:pPr>
            <w:r w:rsidRPr="00FD35A8">
              <w:rPr>
                <w:rFonts w:ascii="Times New Roman" w:eastAsia="等线" w:hAnsi="Times New Roman"/>
                <w:color w:val="000000"/>
                <w:sz w:val="18"/>
                <w:szCs w:val="18"/>
              </w:rPr>
              <w:t>Y/N</w:t>
            </w:r>
          </w:p>
        </w:tc>
        <w:tc>
          <w:tcPr>
            <w:tcW w:w="0" w:type="auto"/>
            <w:tcBorders>
              <w:top w:val="nil"/>
              <w:left w:val="nil"/>
              <w:bottom w:val="nil"/>
              <w:right w:val="nil"/>
            </w:tcBorders>
            <w:vAlign w:val="center"/>
          </w:tcPr>
          <w:p w14:paraId="42891622" w14:textId="77777777" w:rsidR="00216E69" w:rsidRPr="00FD35A8" w:rsidRDefault="00216E69" w:rsidP="006921A2">
            <w:pPr>
              <w:widowControl/>
              <w:jc w:val="center"/>
              <w:rPr>
                <w:rFonts w:ascii="Times New Roman" w:hAnsi="Times New Roman"/>
                <w:lang w:eastAsia="ja-JP"/>
              </w:rPr>
            </w:pPr>
            <w:r w:rsidRPr="00FD35A8">
              <w:rPr>
                <w:rFonts w:ascii="Times New Roman" w:eastAsia="等线" w:hAnsi="Times New Roman"/>
                <w:color w:val="000000"/>
                <w:sz w:val="18"/>
                <w:szCs w:val="18"/>
              </w:rPr>
              <w:t>Y/N</w:t>
            </w:r>
          </w:p>
        </w:tc>
      </w:tr>
      <w:tr w:rsidR="00216E69" w:rsidRPr="00FD35A8" w14:paraId="716A5C24" w14:textId="77777777" w:rsidTr="0A3B663E">
        <w:trPr>
          <w:trHeight w:val="288"/>
        </w:trPr>
        <w:tc>
          <w:tcPr>
            <w:tcW w:w="0" w:type="auto"/>
            <w:tcBorders>
              <w:top w:val="nil"/>
              <w:left w:val="nil"/>
              <w:bottom w:val="nil"/>
              <w:right w:val="nil"/>
            </w:tcBorders>
            <w:vAlign w:val="center"/>
          </w:tcPr>
          <w:p w14:paraId="79E09CE3" w14:textId="77777777" w:rsidR="00216E69" w:rsidRPr="00C375D1" w:rsidRDefault="00216E69" w:rsidP="006921A2">
            <w:pPr>
              <w:widowControl/>
              <w:jc w:val="center"/>
              <w:rPr>
                <w:rFonts w:ascii="Times New Roman" w:hAnsi="Times New Roman"/>
                <w:lang w:eastAsia="zh-CN"/>
                <w:rPrChange w:id="3006" w:author="Yali Chen" w:date="2025-12-29T16:15:00Z" w16du:dateUtc="2025-12-29T08:15:00Z">
                  <w:rPr>
                    <w:rFonts w:ascii="Times New Roman" w:hAnsi="Times New Roman"/>
                    <w:b/>
                    <w:bCs/>
                    <w:lang w:eastAsia="zh-CN"/>
                  </w:rPr>
                </w:rPrChange>
              </w:rPr>
            </w:pPr>
            <w:r w:rsidRPr="00C375D1">
              <w:rPr>
                <w:rFonts w:ascii="Times New Roman" w:eastAsia="等线" w:hAnsi="Times New Roman"/>
                <w:color w:val="000000"/>
                <w:sz w:val="18"/>
                <w:szCs w:val="18"/>
                <w:rPrChange w:id="3007" w:author="Yali Chen" w:date="2025-12-29T16:15:00Z" w16du:dateUtc="2025-12-29T08:15:00Z">
                  <w:rPr>
                    <w:rFonts w:ascii="Times New Roman" w:eastAsia="等线" w:hAnsi="Times New Roman"/>
                    <w:b/>
                    <w:bCs/>
                    <w:color w:val="000000"/>
                    <w:sz w:val="18"/>
                    <w:szCs w:val="18"/>
                  </w:rPr>
                </w:rPrChange>
              </w:rPr>
              <w:t>E0001003</w:t>
            </w:r>
          </w:p>
        </w:tc>
        <w:tc>
          <w:tcPr>
            <w:tcW w:w="0" w:type="auto"/>
            <w:tcBorders>
              <w:top w:val="nil"/>
              <w:left w:val="nil"/>
              <w:bottom w:val="nil"/>
              <w:right w:val="nil"/>
            </w:tcBorders>
            <w:vAlign w:val="center"/>
          </w:tcPr>
          <w:p w14:paraId="38EFBA2F" w14:textId="77777777" w:rsidR="00216E69" w:rsidRPr="00C375D1" w:rsidRDefault="00216E69" w:rsidP="006921A2">
            <w:pPr>
              <w:widowControl/>
              <w:jc w:val="center"/>
              <w:rPr>
                <w:rFonts w:ascii="Times New Roman" w:hAnsi="Times New Roman"/>
                <w:color w:val="000000" w:themeColor="text1"/>
                <w:lang w:eastAsia="ja-JP"/>
                <w:rPrChange w:id="3008" w:author="Yali Chen" w:date="2025-12-29T16:15:00Z" w16du:dateUtc="2025-12-29T08:15:00Z">
                  <w:rPr>
                    <w:rFonts w:ascii="Times New Roman" w:hAnsi="Times New Roman"/>
                    <w:b/>
                    <w:bCs/>
                    <w:lang w:eastAsia="ja-JP"/>
                  </w:rPr>
                </w:rPrChange>
              </w:rPr>
            </w:pPr>
            <w:r w:rsidRPr="00C375D1">
              <w:rPr>
                <w:rFonts w:ascii="Times New Roman" w:eastAsia="等线" w:hAnsi="Times New Roman"/>
                <w:color w:val="000000" w:themeColor="text1"/>
                <w:sz w:val="18"/>
                <w:szCs w:val="18"/>
                <w:rPrChange w:id="3009" w:author="Yali Chen" w:date="2025-12-29T16:15:00Z" w16du:dateUtc="2025-12-29T08:15:00Z">
                  <w:rPr>
                    <w:rFonts w:ascii="Times New Roman" w:eastAsia="等线" w:hAnsi="Times New Roman"/>
                    <w:b/>
                    <w:bCs/>
                    <w:color w:val="00B050"/>
                    <w:sz w:val="18"/>
                    <w:szCs w:val="18"/>
                  </w:rPr>
                </w:rPrChange>
              </w:rPr>
              <w:t>IIM</w:t>
            </w:r>
          </w:p>
        </w:tc>
        <w:tc>
          <w:tcPr>
            <w:tcW w:w="0" w:type="auto"/>
            <w:tcBorders>
              <w:top w:val="nil"/>
              <w:left w:val="nil"/>
              <w:bottom w:val="nil"/>
              <w:right w:val="nil"/>
            </w:tcBorders>
            <w:vAlign w:val="center"/>
          </w:tcPr>
          <w:p w14:paraId="5FC67184" w14:textId="77777777" w:rsidR="00216E69" w:rsidRPr="00C375D1" w:rsidRDefault="00216E69" w:rsidP="006921A2">
            <w:pPr>
              <w:widowControl/>
              <w:jc w:val="center"/>
              <w:rPr>
                <w:rFonts w:ascii="Times New Roman" w:hAnsi="Times New Roman"/>
                <w:lang w:eastAsia="ja-JP"/>
                <w:rPrChange w:id="3010" w:author="Yali Chen" w:date="2025-12-29T16:15:00Z" w16du:dateUtc="2025-12-29T08:15:00Z">
                  <w:rPr>
                    <w:rFonts w:ascii="Times New Roman" w:hAnsi="Times New Roman"/>
                    <w:b/>
                    <w:bCs/>
                    <w:lang w:eastAsia="ja-JP"/>
                  </w:rPr>
                </w:rPrChange>
              </w:rPr>
            </w:pPr>
            <w:r w:rsidRPr="00C375D1">
              <w:rPr>
                <w:rFonts w:ascii="Times New Roman" w:eastAsia="等线" w:hAnsi="Times New Roman"/>
                <w:color w:val="000000"/>
                <w:sz w:val="18"/>
                <w:szCs w:val="18"/>
                <w:rPrChange w:id="3011" w:author="Yali Chen" w:date="2025-12-29T16:15:00Z" w16du:dateUtc="2025-12-29T08:15:00Z">
                  <w:rPr>
                    <w:rFonts w:ascii="Times New Roman" w:eastAsia="等线" w:hAnsi="Times New Roman"/>
                    <w:b/>
                    <w:bCs/>
                    <w:color w:val="000000"/>
                    <w:sz w:val="18"/>
                    <w:szCs w:val="18"/>
                  </w:rPr>
                </w:rPrChange>
              </w:rPr>
              <w:t>xx</w:t>
            </w:r>
          </w:p>
        </w:tc>
        <w:tc>
          <w:tcPr>
            <w:tcW w:w="0" w:type="auto"/>
            <w:tcBorders>
              <w:top w:val="nil"/>
              <w:left w:val="nil"/>
              <w:bottom w:val="nil"/>
              <w:right w:val="nil"/>
            </w:tcBorders>
            <w:vAlign w:val="center"/>
          </w:tcPr>
          <w:p w14:paraId="5AFDC9FD" w14:textId="77777777" w:rsidR="00216E69" w:rsidRPr="00FD35A8" w:rsidRDefault="00216E69" w:rsidP="006921A2">
            <w:pPr>
              <w:widowControl/>
              <w:jc w:val="center"/>
              <w:rPr>
                <w:rFonts w:ascii="Times New Roman" w:hAnsi="Times New Roman"/>
                <w:lang w:eastAsia="ja-JP"/>
              </w:rPr>
            </w:pPr>
            <w:r w:rsidRPr="00FD35A8">
              <w:rPr>
                <w:rFonts w:ascii="Times New Roman" w:eastAsia="等线" w:hAnsi="Times New Roman"/>
                <w:color w:val="000000"/>
                <w:sz w:val="18"/>
                <w:szCs w:val="18"/>
              </w:rPr>
              <w:t>yyyy-mm-dd (xx)</w:t>
            </w:r>
          </w:p>
        </w:tc>
        <w:tc>
          <w:tcPr>
            <w:tcW w:w="0" w:type="auto"/>
            <w:tcBorders>
              <w:top w:val="nil"/>
              <w:left w:val="nil"/>
              <w:bottom w:val="nil"/>
              <w:right w:val="nil"/>
            </w:tcBorders>
            <w:vAlign w:val="center"/>
          </w:tcPr>
          <w:p w14:paraId="553AE479" w14:textId="77777777" w:rsidR="00216E69" w:rsidRPr="00FD35A8" w:rsidRDefault="00216E69" w:rsidP="006921A2">
            <w:pPr>
              <w:widowControl/>
              <w:jc w:val="center"/>
              <w:rPr>
                <w:rFonts w:ascii="Times New Roman" w:hAnsi="Times New Roman"/>
                <w:lang w:eastAsia="ja-JP"/>
              </w:rPr>
            </w:pPr>
            <w:r w:rsidRPr="00FD35A8">
              <w:rPr>
                <w:rFonts w:ascii="Times New Roman" w:eastAsia="等线" w:hAnsi="Times New Roman"/>
                <w:color w:val="000000"/>
                <w:sz w:val="18"/>
                <w:szCs w:val="18"/>
              </w:rPr>
              <w:t>yyyy-mm-dd (xx)</w:t>
            </w:r>
          </w:p>
        </w:tc>
        <w:tc>
          <w:tcPr>
            <w:tcW w:w="0" w:type="auto"/>
            <w:tcBorders>
              <w:top w:val="nil"/>
              <w:left w:val="nil"/>
              <w:bottom w:val="nil"/>
              <w:right w:val="nil"/>
            </w:tcBorders>
            <w:vAlign w:val="center"/>
          </w:tcPr>
          <w:p w14:paraId="4F5BCF92" w14:textId="77777777" w:rsidR="00216E69" w:rsidRPr="00FD35A8" w:rsidRDefault="00216E69" w:rsidP="006921A2">
            <w:pPr>
              <w:widowControl/>
              <w:jc w:val="center"/>
              <w:rPr>
                <w:rFonts w:ascii="Times New Roman" w:hAnsi="Times New Roman"/>
                <w:lang w:eastAsia="zh-CN"/>
              </w:rPr>
            </w:pPr>
            <w:r w:rsidRPr="00FD35A8">
              <w:rPr>
                <w:rFonts w:ascii="Times New Roman" w:eastAsia="等线" w:hAnsi="Times New Roman"/>
                <w:color w:val="000000"/>
                <w:sz w:val="18"/>
                <w:szCs w:val="18"/>
                <w:lang w:eastAsia="zh-CN"/>
              </w:rPr>
              <w:t>8</w:t>
            </w:r>
          </w:p>
        </w:tc>
        <w:tc>
          <w:tcPr>
            <w:tcW w:w="0" w:type="auto"/>
            <w:tcBorders>
              <w:top w:val="nil"/>
              <w:left w:val="nil"/>
              <w:bottom w:val="nil"/>
              <w:right w:val="nil"/>
            </w:tcBorders>
            <w:vAlign w:val="center"/>
          </w:tcPr>
          <w:p w14:paraId="1036F72C" w14:textId="77777777" w:rsidR="00216E69" w:rsidRPr="00FD35A8" w:rsidRDefault="00216E69" w:rsidP="006921A2">
            <w:pPr>
              <w:widowControl/>
              <w:jc w:val="center"/>
              <w:rPr>
                <w:rFonts w:ascii="Times New Roman" w:hAnsi="Times New Roman"/>
              </w:rPr>
            </w:pPr>
            <w:r w:rsidRPr="00FD35A8">
              <w:rPr>
                <w:rFonts w:ascii="Times New Roman" w:eastAsia="等线" w:hAnsi="Times New Roman"/>
                <w:color w:val="000000"/>
              </w:rPr>
              <w:t>xx</w:t>
            </w:r>
          </w:p>
        </w:tc>
        <w:tc>
          <w:tcPr>
            <w:tcW w:w="0" w:type="auto"/>
            <w:tcBorders>
              <w:top w:val="nil"/>
              <w:left w:val="nil"/>
              <w:bottom w:val="nil"/>
              <w:right w:val="nil"/>
            </w:tcBorders>
            <w:vAlign w:val="center"/>
          </w:tcPr>
          <w:p w14:paraId="27B51260" w14:textId="77777777" w:rsidR="00216E69" w:rsidRPr="007272C7" w:rsidRDefault="00216E69" w:rsidP="0A3B663E">
            <w:pPr>
              <w:widowControl/>
              <w:jc w:val="center"/>
              <w:rPr>
                <w:rFonts w:ascii="Times New Roman" w:hAnsi="Times New Roman"/>
                <w:strike/>
                <w:color w:val="EE0000"/>
                <w:rPrChange w:id="3012" w:author="Yali Chen" w:date="2026-01-27T10:51:00Z" w16du:dateUtc="2026-01-27T02:51:00Z">
                  <w:rPr>
                    <w:rFonts w:ascii="Times New Roman" w:hAnsi="Times New Roman"/>
                    <w:strike/>
                  </w:rPr>
                </w:rPrChange>
              </w:rPr>
            </w:pPr>
            <w:r w:rsidRPr="007272C7">
              <w:rPr>
                <w:rFonts w:ascii="Times New Roman" w:eastAsia="等线" w:hAnsi="Times New Roman"/>
                <w:strike/>
                <w:color w:val="EE0000"/>
                <w:sz w:val="18"/>
                <w:szCs w:val="18"/>
                <w:rPrChange w:id="3013" w:author="Yali Chen" w:date="2026-01-27T10:51:00Z" w16du:dateUtc="2026-01-27T02:51:00Z">
                  <w:rPr>
                    <w:rFonts w:ascii="Times New Roman" w:eastAsia="等线" w:hAnsi="Times New Roman"/>
                    <w:strike/>
                    <w:color w:val="000000" w:themeColor="text1"/>
                    <w:sz w:val="18"/>
                    <w:szCs w:val="18"/>
                  </w:rPr>
                </w:rPrChange>
              </w:rPr>
              <w:t>Y/N</w:t>
            </w:r>
          </w:p>
        </w:tc>
        <w:tc>
          <w:tcPr>
            <w:tcW w:w="0" w:type="auto"/>
            <w:tcBorders>
              <w:top w:val="nil"/>
              <w:left w:val="nil"/>
              <w:bottom w:val="nil"/>
              <w:right w:val="nil"/>
            </w:tcBorders>
            <w:vAlign w:val="center"/>
          </w:tcPr>
          <w:p w14:paraId="688EB9F9" w14:textId="77777777" w:rsidR="00216E69" w:rsidRPr="00FD35A8" w:rsidRDefault="00216E69" w:rsidP="006921A2">
            <w:pPr>
              <w:widowControl/>
              <w:jc w:val="center"/>
              <w:rPr>
                <w:rFonts w:ascii="Times New Roman" w:hAnsi="Times New Roman"/>
                <w:lang w:eastAsia="ja-JP"/>
              </w:rPr>
            </w:pPr>
            <w:r w:rsidRPr="00FD35A8">
              <w:rPr>
                <w:rFonts w:ascii="Times New Roman" w:eastAsia="等线" w:hAnsi="Times New Roman"/>
                <w:color w:val="000000"/>
                <w:sz w:val="18"/>
                <w:szCs w:val="18"/>
              </w:rPr>
              <w:t>Y/N</w:t>
            </w:r>
          </w:p>
        </w:tc>
        <w:tc>
          <w:tcPr>
            <w:tcW w:w="0" w:type="auto"/>
            <w:tcBorders>
              <w:top w:val="nil"/>
              <w:left w:val="nil"/>
              <w:bottom w:val="nil"/>
              <w:right w:val="nil"/>
            </w:tcBorders>
            <w:vAlign w:val="center"/>
          </w:tcPr>
          <w:p w14:paraId="46818223" w14:textId="77777777" w:rsidR="00216E69" w:rsidRPr="00FD35A8" w:rsidRDefault="00216E69" w:rsidP="006921A2">
            <w:pPr>
              <w:widowControl/>
              <w:jc w:val="center"/>
              <w:rPr>
                <w:rFonts w:ascii="Times New Roman" w:hAnsi="Times New Roman"/>
              </w:rPr>
            </w:pPr>
            <w:r w:rsidRPr="00FD35A8">
              <w:rPr>
                <w:rFonts w:ascii="Times New Roman" w:eastAsia="等线" w:hAnsi="Times New Roman"/>
                <w:color w:val="000000"/>
                <w:sz w:val="18"/>
                <w:szCs w:val="18"/>
              </w:rPr>
              <w:t>Y/N</w:t>
            </w:r>
          </w:p>
        </w:tc>
      </w:tr>
      <w:tr w:rsidR="00216E69" w:rsidRPr="00FD35A8" w14:paraId="529389E0" w14:textId="77777777" w:rsidTr="0A3B663E">
        <w:trPr>
          <w:trHeight w:val="277"/>
        </w:trPr>
        <w:tc>
          <w:tcPr>
            <w:tcW w:w="0" w:type="auto"/>
            <w:tcBorders>
              <w:top w:val="nil"/>
              <w:left w:val="nil"/>
              <w:bottom w:val="nil"/>
              <w:right w:val="nil"/>
            </w:tcBorders>
            <w:vAlign w:val="center"/>
          </w:tcPr>
          <w:p w14:paraId="185DD2B5" w14:textId="77777777" w:rsidR="00216E69" w:rsidRPr="00C375D1" w:rsidRDefault="00216E69" w:rsidP="006921A2">
            <w:pPr>
              <w:widowControl/>
              <w:jc w:val="center"/>
              <w:rPr>
                <w:rFonts w:ascii="Times New Roman" w:hAnsi="Times New Roman"/>
                <w:lang w:eastAsia="zh-CN"/>
                <w:rPrChange w:id="3014" w:author="Yali Chen" w:date="2025-12-29T16:15:00Z" w16du:dateUtc="2025-12-29T08:15:00Z">
                  <w:rPr>
                    <w:rFonts w:ascii="Times New Roman" w:hAnsi="Times New Roman"/>
                    <w:b/>
                    <w:bCs/>
                    <w:lang w:eastAsia="zh-CN"/>
                  </w:rPr>
                </w:rPrChange>
              </w:rPr>
            </w:pPr>
            <w:r w:rsidRPr="00C375D1">
              <w:rPr>
                <w:rFonts w:ascii="Times New Roman" w:eastAsia="等线" w:hAnsi="Times New Roman"/>
                <w:color w:val="000000"/>
                <w:sz w:val="18"/>
                <w:szCs w:val="18"/>
                <w:rPrChange w:id="3015" w:author="Yali Chen" w:date="2025-12-29T16:15:00Z" w16du:dateUtc="2025-12-29T08:15:00Z">
                  <w:rPr>
                    <w:rFonts w:ascii="Times New Roman" w:eastAsia="等线" w:hAnsi="Times New Roman"/>
                    <w:b/>
                    <w:bCs/>
                    <w:color w:val="000000"/>
                    <w:sz w:val="18"/>
                    <w:szCs w:val="18"/>
                  </w:rPr>
                </w:rPrChange>
              </w:rPr>
              <w:t>E0001004</w:t>
            </w:r>
          </w:p>
        </w:tc>
        <w:tc>
          <w:tcPr>
            <w:tcW w:w="0" w:type="auto"/>
            <w:tcBorders>
              <w:top w:val="nil"/>
              <w:left w:val="nil"/>
              <w:bottom w:val="nil"/>
              <w:right w:val="nil"/>
            </w:tcBorders>
            <w:vAlign w:val="center"/>
          </w:tcPr>
          <w:p w14:paraId="62692685" w14:textId="77777777" w:rsidR="00216E69" w:rsidRPr="00C375D1" w:rsidRDefault="00216E69" w:rsidP="006921A2">
            <w:pPr>
              <w:widowControl/>
              <w:jc w:val="center"/>
              <w:rPr>
                <w:rFonts w:ascii="Times New Roman" w:hAnsi="Times New Roman"/>
                <w:color w:val="000000" w:themeColor="text1"/>
                <w:lang w:eastAsia="zh-CN"/>
                <w:rPrChange w:id="3016" w:author="Yali Chen" w:date="2025-12-29T16:15:00Z" w16du:dateUtc="2025-12-29T08:15:00Z">
                  <w:rPr>
                    <w:rFonts w:ascii="Times New Roman" w:hAnsi="Times New Roman"/>
                    <w:b/>
                    <w:bCs/>
                    <w:lang w:eastAsia="zh-CN"/>
                  </w:rPr>
                </w:rPrChange>
              </w:rPr>
            </w:pPr>
            <w:r w:rsidRPr="00C375D1">
              <w:rPr>
                <w:rFonts w:ascii="Times New Roman" w:eastAsia="等线" w:hAnsi="Times New Roman"/>
                <w:color w:val="000000" w:themeColor="text1"/>
                <w:sz w:val="18"/>
                <w:szCs w:val="18"/>
                <w:rPrChange w:id="3017" w:author="Yali Chen" w:date="2025-12-29T16:15:00Z" w16du:dateUtc="2025-12-29T08:15:00Z">
                  <w:rPr>
                    <w:rFonts w:ascii="Times New Roman" w:eastAsia="等线" w:hAnsi="Times New Roman"/>
                    <w:b/>
                    <w:bCs/>
                    <w:color w:val="00B050"/>
                    <w:sz w:val="18"/>
                    <w:szCs w:val="18"/>
                  </w:rPr>
                </w:rPrChange>
              </w:rPr>
              <w:t>SSc</w:t>
            </w:r>
          </w:p>
        </w:tc>
        <w:tc>
          <w:tcPr>
            <w:tcW w:w="0" w:type="auto"/>
            <w:tcBorders>
              <w:top w:val="nil"/>
              <w:left w:val="nil"/>
              <w:bottom w:val="nil"/>
              <w:right w:val="nil"/>
            </w:tcBorders>
            <w:vAlign w:val="center"/>
          </w:tcPr>
          <w:p w14:paraId="76F7A211" w14:textId="77777777" w:rsidR="00216E69" w:rsidRPr="00C375D1" w:rsidRDefault="00216E69" w:rsidP="006921A2">
            <w:pPr>
              <w:widowControl/>
              <w:jc w:val="center"/>
              <w:rPr>
                <w:rFonts w:ascii="Times New Roman" w:hAnsi="Times New Roman"/>
                <w:lang w:eastAsia="ja-JP"/>
                <w:rPrChange w:id="3018" w:author="Yali Chen" w:date="2025-12-29T16:15:00Z" w16du:dateUtc="2025-12-29T08:15:00Z">
                  <w:rPr>
                    <w:rFonts w:ascii="Times New Roman" w:hAnsi="Times New Roman"/>
                    <w:b/>
                    <w:bCs/>
                    <w:lang w:eastAsia="ja-JP"/>
                  </w:rPr>
                </w:rPrChange>
              </w:rPr>
            </w:pPr>
            <w:r w:rsidRPr="00C375D1">
              <w:rPr>
                <w:rFonts w:ascii="Times New Roman" w:eastAsia="等线" w:hAnsi="Times New Roman"/>
                <w:color w:val="000000"/>
                <w:sz w:val="18"/>
                <w:szCs w:val="18"/>
                <w:rPrChange w:id="3019" w:author="Yali Chen" w:date="2025-12-29T16:15:00Z" w16du:dateUtc="2025-12-29T08:15:00Z">
                  <w:rPr>
                    <w:rFonts w:ascii="Times New Roman" w:eastAsia="等线" w:hAnsi="Times New Roman"/>
                    <w:b/>
                    <w:bCs/>
                    <w:color w:val="000000"/>
                    <w:sz w:val="18"/>
                    <w:szCs w:val="18"/>
                  </w:rPr>
                </w:rPrChange>
              </w:rPr>
              <w:t>xx</w:t>
            </w:r>
          </w:p>
        </w:tc>
        <w:tc>
          <w:tcPr>
            <w:tcW w:w="0" w:type="auto"/>
            <w:tcBorders>
              <w:top w:val="nil"/>
              <w:left w:val="nil"/>
              <w:bottom w:val="nil"/>
              <w:right w:val="nil"/>
            </w:tcBorders>
            <w:vAlign w:val="center"/>
          </w:tcPr>
          <w:p w14:paraId="151159A5" w14:textId="77777777" w:rsidR="00216E69" w:rsidRPr="00FD35A8" w:rsidRDefault="00216E69" w:rsidP="006921A2">
            <w:pPr>
              <w:widowControl/>
              <w:jc w:val="center"/>
              <w:rPr>
                <w:rFonts w:ascii="Times New Roman" w:hAnsi="Times New Roman"/>
                <w:lang w:eastAsia="ja-JP"/>
              </w:rPr>
            </w:pPr>
            <w:r w:rsidRPr="00FD35A8">
              <w:rPr>
                <w:rFonts w:ascii="Times New Roman" w:eastAsia="等线" w:hAnsi="Times New Roman"/>
                <w:color w:val="000000"/>
                <w:sz w:val="18"/>
                <w:szCs w:val="18"/>
              </w:rPr>
              <w:t>yyyy-mm-dd (xx)</w:t>
            </w:r>
          </w:p>
        </w:tc>
        <w:tc>
          <w:tcPr>
            <w:tcW w:w="0" w:type="auto"/>
            <w:tcBorders>
              <w:top w:val="nil"/>
              <w:left w:val="nil"/>
              <w:bottom w:val="nil"/>
              <w:right w:val="nil"/>
            </w:tcBorders>
            <w:vAlign w:val="center"/>
          </w:tcPr>
          <w:p w14:paraId="55A8BEF8" w14:textId="77777777" w:rsidR="00216E69" w:rsidRPr="00FD35A8" w:rsidRDefault="00216E69" w:rsidP="006921A2">
            <w:pPr>
              <w:widowControl/>
              <w:jc w:val="center"/>
              <w:rPr>
                <w:rFonts w:ascii="Times New Roman" w:hAnsi="Times New Roman"/>
                <w:lang w:eastAsia="ja-JP"/>
              </w:rPr>
            </w:pPr>
            <w:r w:rsidRPr="00FD35A8">
              <w:rPr>
                <w:rFonts w:ascii="Times New Roman" w:eastAsia="等线" w:hAnsi="Times New Roman"/>
                <w:color w:val="000000"/>
                <w:sz w:val="18"/>
                <w:szCs w:val="18"/>
              </w:rPr>
              <w:t>yyyy-mm-dd (xx)</w:t>
            </w:r>
          </w:p>
        </w:tc>
        <w:tc>
          <w:tcPr>
            <w:tcW w:w="0" w:type="auto"/>
            <w:tcBorders>
              <w:top w:val="nil"/>
              <w:left w:val="nil"/>
              <w:bottom w:val="nil"/>
              <w:right w:val="nil"/>
            </w:tcBorders>
            <w:vAlign w:val="center"/>
          </w:tcPr>
          <w:p w14:paraId="45B31A7E" w14:textId="77777777" w:rsidR="00216E69" w:rsidRPr="00FD35A8" w:rsidRDefault="00216E69" w:rsidP="006921A2">
            <w:pPr>
              <w:widowControl/>
              <w:jc w:val="center"/>
              <w:rPr>
                <w:rFonts w:ascii="Times New Roman" w:hAnsi="Times New Roman"/>
                <w:lang w:eastAsia="zh-CN"/>
              </w:rPr>
            </w:pPr>
            <w:r w:rsidRPr="00FD35A8">
              <w:rPr>
                <w:rFonts w:ascii="Times New Roman" w:eastAsia="等线" w:hAnsi="Times New Roman"/>
                <w:color w:val="000000"/>
                <w:sz w:val="18"/>
                <w:szCs w:val="18"/>
                <w:lang w:eastAsia="zh-CN"/>
              </w:rPr>
              <w:t>10</w:t>
            </w:r>
          </w:p>
        </w:tc>
        <w:tc>
          <w:tcPr>
            <w:tcW w:w="0" w:type="auto"/>
            <w:tcBorders>
              <w:top w:val="nil"/>
              <w:left w:val="nil"/>
              <w:bottom w:val="nil"/>
              <w:right w:val="nil"/>
            </w:tcBorders>
            <w:vAlign w:val="center"/>
          </w:tcPr>
          <w:p w14:paraId="030C2AEB" w14:textId="77777777" w:rsidR="00216E69" w:rsidRPr="00FD35A8" w:rsidRDefault="00216E69" w:rsidP="006921A2">
            <w:pPr>
              <w:widowControl/>
              <w:jc w:val="center"/>
              <w:rPr>
                <w:rFonts w:ascii="Times New Roman" w:hAnsi="Times New Roman"/>
              </w:rPr>
            </w:pPr>
            <w:r w:rsidRPr="00FD35A8">
              <w:rPr>
                <w:rFonts w:ascii="Times New Roman" w:eastAsia="等线" w:hAnsi="Times New Roman"/>
                <w:color w:val="000000"/>
              </w:rPr>
              <w:t>xx</w:t>
            </w:r>
          </w:p>
        </w:tc>
        <w:tc>
          <w:tcPr>
            <w:tcW w:w="0" w:type="auto"/>
            <w:tcBorders>
              <w:top w:val="nil"/>
              <w:left w:val="nil"/>
              <w:bottom w:val="nil"/>
              <w:right w:val="nil"/>
            </w:tcBorders>
            <w:vAlign w:val="center"/>
          </w:tcPr>
          <w:p w14:paraId="04D7365E" w14:textId="77777777" w:rsidR="00216E69" w:rsidRPr="007272C7" w:rsidRDefault="00216E69" w:rsidP="0A3B663E">
            <w:pPr>
              <w:widowControl/>
              <w:jc w:val="center"/>
              <w:rPr>
                <w:rFonts w:ascii="Times New Roman" w:hAnsi="Times New Roman"/>
                <w:strike/>
                <w:color w:val="EE0000"/>
                <w:rPrChange w:id="3020" w:author="Yali Chen" w:date="2026-01-27T10:51:00Z" w16du:dateUtc="2026-01-27T02:51:00Z">
                  <w:rPr>
                    <w:rFonts w:ascii="Times New Roman" w:hAnsi="Times New Roman"/>
                    <w:strike/>
                  </w:rPr>
                </w:rPrChange>
              </w:rPr>
            </w:pPr>
            <w:r w:rsidRPr="007272C7">
              <w:rPr>
                <w:rFonts w:ascii="Times New Roman" w:eastAsia="等线" w:hAnsi="Times New Roman"/>
                <w:strike/>
                <w:color w:val="EE0000"/>
                <w:sz w:val="18"/>
                <w:szCs w:val="18"/>
                <w:rPrChange w:id="3021" w:author="Yali Chen" w:date="2026-01-27T10:51:00Z" w16du:dateUtc="2026-01-27T02:51:00Z">
                  <w:rPr>
                    <w:rFonts w:ascii="Times New Roman" w:eastAsia="等线" w:hAnsi="Times New Roman"/>
                    <w:strike/>
                    <w:color w:val="000000" w:themeColor="text1"/>
                    <w:sz w:val="18"/>
                    <w:szCs w:val="18"/>
                  </w:rPr>
                </w:rPrChange>
              </w:rPr>
              <w:t>Y/N</w:t>
            </w:r>
          </w:p>
        </w:tc>
        <w:tc>
          <w:tcPr>
            <w:tcW w:w="0" w:type="auto"/>
            <w:tcBorders>
              <w:top w:val="nil"/>
              <w:left w:val="nil"/>
              <w:bottom w:val="nil"/>
              <w:right w:val="nil"/>
            </w:tcBorders>
            <w:vAlign w:val="center"/>
          </w:tcPr>
          <w:p w14:paraId="4F4D6215" w14:textId="77777777" w:rsidR="00216E69" w:rsidRPr="00FD35A8" w:rsidRDefault="00216E69" w:rsidP="006921A2">
            <w:pPr>
              <w:widowControl/>
              <w:jc w:val="center"/>
              <w:rPr>
                <w:rFonts w:ascii="Times New Roman" w:hAnsi="Times New Roman"/>
                <w:lang w:eastAsia="ja-JP"/>
              </w:rPr>
            </w:pPr>
            <w:r w:rsidRPr="00FD35A8">
              <w:rPr>
                <w:rFonts w:ascii="Times New Roman" w:eastAsia="等线" w:hAnsi="Times New Roman"/>
                <w:color w:val="000000"/>
                <w:sz w:val="18"/>
                <w:szCs w:val="18"/>
              </w:rPr>
              <w:t>Y/N</w:t>
            </w:r>
          </w:p>
        </w:tc>
        <w:tc>
          <w:tcPr>
            <w:tcW w:w="0" w:type="auto"/>
            <w:tcBorders>
              <w:top w:val="nil"/>
              <w:left w:val="nil"/>
              <w:bottom w:val="nil"/>
              <w:right w:val="nil"/>
            </w:tcBorders>
            <w:vAlign w:val="center"/>
          </w:tcPr>
          <w:p w14:paraId="66B8975C" w14:textId="77777777" w:rsidR="00216E69" w:rsidRPr="00FD35A8" w:rsidRDefault="00216E69" w:rsidP="006921A2">
            <w:pPr>
              <w:widowControl/>
              <w:jc w:val="center"/>
              <w:rPr>
                <w:rFonts w:ascii="Times New Roman" w:hAnsi="Times New Roman"/>
              </w:rPr>
            </w:pPr>
            <w:r w:rsidRPr="00FD35A8">
              <w:rPr>
                <w:rFonts w:ascii="Times New Roman" w:eastAsia="等线" w:hAnsi="Times New Roman"/>
                <w:color w:val="000000"/>
                <w:sz w:val="18"/>
                <w:szCs w:val="18"/>
              </w:rPr>
              <w:t>Y/N</w:t>
            </w:r>
          </w:p>
        </w:tc>
      </w:tr>
      <w:tr w:rsidR="00216E69" w:rsidRPr="00FD35A8" w14:paraId="2AA89B57" w14:textId="77777777" w:rsidTr="0A3B663E">
        <w:trPr>
          <w:trHeight w:val="295"/>
        </w:trPr>
        <w:tc>
          <w:tcPr>
            <w:tcW w:w="0" w:type="auto"/>
            <w:tcBorders>
              <w:top w:val="nil"/>
              <w:left w:val="nil"/>
              <w:bottom w:val="single" w:sz="4" w:space="0" w:color="auto"/>
              <w:right w:val="nil"/>
            </w:tcBorders>
            <w:vAlign w:val="center"/>
          </w:tcPr>
          <w:p w14:paraId="011D2DF8" w14:textId="77777777" w:rsidR="00216E69" w:rsidRPr="00FD35A8" w:rsidRDefault="00216E69" w:rsidP="006921A2">
            <w:pPr>
              <w:widowControl/>
              <w:spacing w:line="276" w:lineRule="auto"/>
              <w:jc w:val="center"/>
              <w:rPr>
                <w:rFonts w:ascii="Times New Roman" w:eastAsia="Times New Roman" w:hAnsi="Times New Roman"/>
                <w:b/>
                <w:bCs/>
                <w:lang w:eastAsia="ja-JP"/>
              </w:rPr>
            </w:pPr>
          </w:p>
        </w:tc>
        <w:tc>
          <w:tcPr>
            <w:tcW w:w="0" w:type="auto"/>
            <w:tcBorders>
              <w:top w:val="nil"/>
              <w:left w:val="nil"/>
              <w:bottom w:val="single" w:sz="4" w:space="0" w:color="auto"/>
              <w:right w:val="nil"/>
            </w:tcBorders>
            <w:vAlign w:val="center"/>
          </w:tcPr>
          <w:p w14:paraId="57794388" w14:textId="77777777" w:rsidR="00216E69" w:rsidRPr="00FD35A8" w:rsidRDefault="00216E69" w:rsidP="006921A2">
            <w:pPr>
              <w:widowControl/>
              <w:spacing w:line="276" w:lineRule="auto"/>
              <w:jc w:val="center"/>
              <w:rPr>
                <w:rFonts w:ascii="Times New Roman" w:eastAsia="Times New Roman" w:hAnsi="Times New Roman"/>
                <w:b/>
                <w:bCs/>
                <w:lang w:eastAsia="ja-JP"/>
              </w:rPr>
            </w:pPr>
          </w:p>
        </w:tc>
        <w:tc>
          <w:tcPr>
            <w:tcW w:w="0" w:type="auto"/>
            <w:tcBorders>
              <w:top w:val="nil"/>
              <w:left w:val="nil"/>
              <w:bottom w:val="single" w:sz="4" w:space="0" w:color="auto"/>
              <w:right w:val="nil"/>
            </w:tcBorders>
            <w:vAlign w:val="center"/>
          </w:tcPr>
          <w:p w14:paraId="62209A56" w14:textId="77777777" w:rsidR="00216E69" w:rsidRPr="00FD35A8" w:rsidRDefault="00216E69" w:rsidP="006921A2">
            <w:pPr>
              <w:widowControl/>
              <w:spacing w:line="276" w:lineRule="auto"/>
              <w:jc w:val="center"/>
              <w:rPr>
                <w:rFonts w:ascii="Times New Roman" w:eastAsia="Times New Roman" w:hAnsi="Times New Roman"/>
                <w:b/>
                <w:bCs/>
                <w:lang w:eastAsia="ja-JP"/>
              </w:rPr>
            </w:pPr>
          </w:p>
        </w:tc>
        <w:tc>
          <w:tcPr>
            <w:tcW w:w="0" w:type="auto"/>
            <w:tcBorders>
              <w:top w:val="nil"/>
              <w:left w:val="nil"/>
              <w:bottom w:val="single" w:sz="4" w:space="0" w:color="auto"/>
              <w:right w:val="nil"/>
            </w:tcBorders>
            <w:vAlign w:val="center"/>
          </w:tcPr>
          <w:p w14:paraId="17CDCA0F" w14:textId="77777777" w:rsidR="00216E69" w:rsidRPr="00FD35A8" w:rsidRDefault="00216E69" w:rsidP="006921A2">
            <w:pPr>
              <w:widowControl/>
              <w:spacing w:line="276" w:lineRule="auto"/>
              <w:jc w:val="center"/>
              <w:rPr>
                <w:rFonts w:ascii="Times New Roman" w:eastAsia="Times New Roman" w:hAnsi="Times New Roman"/>
                <w:lang w:eastAsia="ja-JP"/>
              </w:rPr>
            </w:pPr>
          </w:p>
        </w:tc>
        <w:tc>
          <w:tcPr>
            <w:tcW w:w="0" w:type="auto"/>
            <w:tcBorders>
              <w:top w:val="nil"/>
              <w:left w:val="nil"/>
              <w:bottom w:val="single" w:sz="4" w:space="0" w:color="auto"/>
              <w:right w:val="nil"/>
            </w:tcBorders>
            <w:vAlign w:val="center"/>
          </w:tcPr>
          <w:p w14:paraId="4CCD5BBE" w14:textId="77777777" w:rsidR="00216E69" w:rsidRPr="00FD35A8" w:rsidRDefault="00216E69" w:rsidP="006921A2">
            <w:pPr>
              <w:widowControl/>
              <w:spacing w:line="276" w:lineRule="auto"/>
              <w:jc w:val="center"/>
              <w:rPr>
                <w:rFonts w:ascii="Times New Roman" w:eastAsia="Times New Roman" w:hAnsi="Times New Roman"/>
                <w:lang w:eastAsia="ja-JP"/>
              </w:rPr>
            </w:pPr>
          </w:p>
        </w:tc>
        <w:tc>
          <w:tcPr>
            <w:tcW w:w="0" w:type="auto"/>
            <w:tcBorders>
              <w:top w:val="nil"/>
              <w:left w:val="nil"/>
              <w:bottom w:val="single" w:sz="4" w:space="0" w:color="auto"/>
              <w:right w:val="nil"/>
            </w:tcBorders>
            <w:vAlign w:val="center"/>
          </w:tcPr>
          <w:p w14:paraId="7D456DFF" w14:textId="77777777" w:rsidR="00216E69" w:rsidRPr="00FD35A8" w:rsidRDefault="00216E69" w:rsidP="006921A2">
            <w:pPr>
              <w:widowControl/>
              <w:spacing w:line="276" w:lineRule="auto"/>
              <w:jc w:val="center"/>
              <w:rPr>
                <w:rFonts w:ascii="Times New Roman" w:eastAsia="Times New Roman" w:hAnsi="Times New Roman"/>
                <w:lang w:eastAsia="ja-JP"/>
              </w:rPr>
            </w:pPr>
          </w:p>
        </w:tc>
        <w:tc>
          <w:tcPr>
            <w:tcW w:w="0" w:type="auto"/>
            <w:tcBorders>
              <w:top w:val="nil"/>
              <w:left w:val="nil"/>
              <w:bottom w:val="single" w:sz="4" w:space="0" w:color="auto"/>
              <w:right w:val="nil"/>
            </w:tcBorders>
            <w:vAlign w:val="center"/>
          </w:tcPr>
          <w:p w14:paraId="6B99D801" w14:textId="77777777" w:rsidR="00216E69" w:rsidRPr="00FD35A8" w:rsidRDefault="00216E69" w:rsidP="006921A2">
            <w:pPr>
              <w:widowControl/>
              <w:spacing w:line="276" w:lineRule="auto"/>
              <w:jc w:val="center"/>
              <w:rPr>
                <w:rFonts w:ascii="Times New Roman" w:eastAsia="Times New Roman" w:hAnsi="Times New Roman"/>
                <w:lang w:eastAsia="ja-JP"/>
              </w:rPr>
            </w:pPr>
          </w:p>
        </w:tc>
        <w:tc>
          <w:tcPr>
            <w:tcW w:w="0" w:type="auto"/>
            <w:tcBorders>
              <w:top w:val="nil"/>
              <w:left w:val="nil"/>
              <w:bottom w:val="single" w:sz="4" w:space="0" w:color="auto"/>
              <w:right w:val="nil"/>
            </w:tcBorders>
            <w:vAlign w:val="center"/>
          </w:tcPr>
          <w:p w14:paraId="08008EAF" w14:textId="77777777" w:rsidR="00216E69" w:rsidRPr="007272C7" w:rsidRDefault="00216E69" w:rsidP="006921A2">
            <w:pPr>
              <w:widowControl/>
              <w:spacing w:line="276" w:lineRule="auto"/>
              <w:jc w:val="center"/>
              <w:rPr>
                <w:rFonts w:ascii="Times New Roman" w:eastAsia="Times New Roman" w:hAnsi="Times New Roman"/>
                <w:color w:val="EE0000"/>
                <w:lang w:eastAsia="ja-JP"/>
                <w:rPrChange w:id="3022" w:author="Yali Chen" w:date="2026-01-27T10:51:00Z" w16du:dateUtc="2026-01-27T02:51:00Z">
                  <w:rPr>
                    <w:rFonts w:ascii="Times New Roman" w:eastAsia="Times New Roman" w:hAnsi="Times New Roman"/>
                    <w:lang w:eastAsia="ja-JP"/>
                  </w:rPr>
                </w:rPrChange>
              </w:rPr>
            </w:pPr>
          </w:p>
        </w:tc>
        <w:tc>
          <w:tcPr>
            <w:tcW w:w="0" w:type="auto"/>
            <w:tcBorders>
              <w:top w:val="nil"/>
              <w:left w:val="nil"/>
              <w:bottom w:val="single" w:sz="4" w:space="0" w:color="auto"/>
              <w:right w:val="nil"/>
            </w:tcBorders>
            <w:vAlign w:val="center"/>
          </w:tcPr>
          <w:p w14:paraId="186E8DD8" w14:textId="77777777" w:rsidR="00216E69" w:rsidRPr="00FD35A8" w:rsidRDefault="00216E69" w:rsidP="006921A2">
            <w:pPr>
              <w:widowControl/>
              <w:spacing w:line="276" w:lineRule="auto"/>
              <w:jc w:val="center"/>
              <w:rPr>
                <w:rFonts w:ascii="Times New Roman" w:eastAsia="Times New Roman" w:hAnsi="Times New Roman"/>
                <w:lang w:eastAsia="ja-JP"/>
              </w:rPr>
            </w:pPr>
          </w:p>
        </w:tc>
        <w:tc>
          <w:tcPr>
            <w:tcW w:w="0" w:type="auto"/>
            <w:tcBorders>
              <w:top w:val="nil"/>
              <w:left w:val="nil"/>
              <w:bottom w:val="single" w:sz="4" w:space="0" w:color="auto"/>
              <w:right w:val="nil"/>
            </w:tcBorders>
            <w:vAlign w:val="center"/>
          </w:tcPr>
          <w:p w14:paraId="644448C5" w14:textId="77777777" w:rsidR="00216E69" w:rsidRPr="00FD35A8" w:rsidRDefault="00216E69" w:rsidP="006921A2">
            <w:pPr>
              <w:widowControl/>
              <w:spacing w:line="276" w:lineRule="auto"/>
              <w:jc w:val="center"/>
              <w:rPr>
                <w:rFonts w:ascii="Times New Roman" w:eastAsia="Times New Roman" w:hAnsi="Times New Roman"/>
                <w:lang w:eastAsia="ja-JP"/>
              </w:rPr>
            </w:pPr>
          </w:p>
        </w:tc>
      </w:tr>
    </w:tbl>
    <w:p w14:paraId="63E0AC72" w14:textId="77777777" w:rsidR="00216E69" w:rsidRPr="00FD35A8" w:rsidRDefault="00216E69" w:rsidP="00216E69">
      <w:pPr>
        <w:rPr>
          <w:rFonts w:ascii="Times New Roman" w:hAnsi="Times New Roman" w:cs="Times New Roman"/>
          <w:szCs w:val="20"/>
        </w:rPr>
      </w:pPr>
      <w:r w:rsidRPr="00FD35A8">
        <w:rPr>
          <w:rFonts w:ascii="Times New Roman" w:hAnsi="Times New Roman" w:cs="Times New Roman"/>
          <w:szCs w:val="20"/>
        </w:rPr>
        <w:t>Safety set (SS): All subjects who have received CAR-T cell infusion and have at least one safety evaluation result. The SS will be used for safety analysis.</w:t>
      </w:r>
    </w:p>
    <w:p w14:paraId="3D447691" w14:textId="77777777" w:rsidR="00216E69" w:rsidRPr="00FD35A8" w:rsidRDefault="00216E69" w:rsidP="00216E69">
      <w:pPr>
        <w:rPr>
          <w:rFonts w:ascii="Times New Roman" w:hAnsi="Times New Roman" w:cs="Times New Roman"/>
          <w:szCs w:val="20"/>
        </w:rPr>
      </w:pPr>
      <w:r w:rsidRPr="00FD35A8">
        <w:rPr>
          <w:rFonts w:ascii="Times New Roman" w:hAnsi="Times New Roman" w:cs="Times New Roman"/>
          <w:szCs w:val="20"/>
        </w:rPr>
        <w:t>[a] Study Day = (date of event – CAR-T cell infusion date +1) if the event date is on or later than reference start date, Study Day = (date of event – CAR-T cell infusion date) if the event date is earlier than CAR-T cell infusion date. Study day at end is missing if it is ongoing at the data cut-off.</w:t>
      </w:r>
    </w:p>
    <w:p w14:paraId="06857AC3" w14:textId="7507B504" w:rsidR="00216E69" w:rsidRPr="00FD35A8" w:rsidRDefault="00216E69" w:rsidP="00216E69">
      <w:pPr>
        <w:rPr>
          <w:rFonts w:ascii="Times New Roman" w:hAnsi="Times New Roman" w:cs="Times New Roman"/>
          <w:szCs w:val="20"/>
        </w:rPr>
      </w:pPr>
      <w:r w:rsidRPr="00FD35A8">
        <w:rPr>
          <w:rFonts w:ascii="Times New Roman" w:hAnsi="Times New Roman" w:cs="Times New Roman"/>
          <w:szCs w:val="20"/>
        </w:rPr>
        <w:t xml:space="preserve">[b] Duration (days) = End date or Date of </w:t>
      </w:r>
      <w:del w:id="3023" w:author="Yali Chen" w:date="2025-12-29T16:30:00Z" w16du:dateUtc="2025-12-29T08:30:00Z">
        <w:r w:rsidRPr="00FD35A8" w:rsidDel="004D2714">
          <w:rPr>
            <w:rFonts w:ascii="Times New Roman" w:hAnsi="Times New Roman" w:cs="Times New Roman"/>
            <w:szCs w:val="20"/>
          </w:rPr>
          <w:delText>data exported from EDC</w:delText>
        </w:r>
      </w:del>
      <w:ins w:id="3024" w:author="Yali Chen" w:date="2025-12-29T16:30:00Z" w16du:dateUtc="2025-12-29T08:30:00Z">
        <w:r w:rsidR="004D2714">
          <w:rPr>
            <w:rFonts w:ascii="Times New Roman" w:hAnsi="Times New Roman" w:cs="Times New Roman"/>
            <w:szCs w:val="20"/>
          </w:rPr>
          <w:t>cutoff</w:t>
        </w:r>
      </w:ins>
      <w:r w:rsidRPr="00FD35A8">
        <w:rPr>
          <w:rFonts w:ascii="Times New Roman" w:hAnsi="Times New Roman" w:cs="Times New Roman"/>
          <w:szCs w:val="20"/>
        </w:rPr>
        <w:t xml:space="preserve"> when the AE is ongoing – Start date +1</w:t>
      </w:r>
    </w:p>
    <w:p w14:paraId="34637B6D" w14:textId="6CD2C5E1" w:rsidR="00216E69" w:rsidRPr="00FD35A8" w:rsidRDefault="00216E69" w:rsidP="00216E69">
      <w:pPr>
        <w:rPr>
          <w:rFonts w:ascii="Times New Roman" w:hAnsi="Times New Roman" w:cs="Times New Roman"/>
          <w:szCs w:val="20"/>
        </w:rPr>
      </w:pPr>
      <w:r w:rsidRPr="00FD35A8">
        <w:rPr>
          <w:rFonts w:ascii="Times New Roman" w:hAnsi="Times New Roman" w:cs="Times New Roman"/>
          <w:szCs w:val="20"/>
        </w:rPr>
        <w:t xml:space="preserve">[c] The severity of </w:t>
      </w:r>
      <w:r w:rsidR="00703669" w:rsidRPr="00FD35A8">
        <w:rPr>
          <w:rFonts w:ascii="Times New Roman" w:hAnsi="Times New Roman" w:cs="Times New Roman"/>
          <w:szCs w:val="20"/>
        </w:rPr>
        <w:t>immune effector cell-associated neurotoxicity syndromes</w:t>
      </w:r>
      <w:r w:rsidRPr="00FD35A8">
        <w:rPr>
          <w:rFonts w:ascii="Times New Roman" w:hAnsi="Times New Roman" w:cs="Times New Roman"/>
          <w:szCs w:val="20"/>
        </w:rPr>
        <w:t xml:space="preserve"> are analysed according to American Society of Transplantation and Cellular Therapy (ASTCT) grading criteria in 2019, grade 1-5.</w:t>
      </w:r>
    </w:p>
    <w:p w14:paraId="1CC996A2" w14:textId="77777777" w:rsidR="00372EB1" w:rsidRPr="00FD35A8" w:rsidRDefault="00372EB1" w:rsidP="00372EB1">
      <w:pPr>
        <w:rPr>
          <w:ins w:id="3025" w:author="Yali Chen" w:date="2025-12-17T14:51:00Z" w16du:dateUtc="2025-12-17T06:51:00Z"/>
          <w:rFonts w:ascii="Times New Roman" w:hAnsi="Times New Roman" w:cs="Times New Roman"/>
          <w:szCs w:val="20"/>
        </w:rPr>
      </w:pPr>
      <w:r w:rsidRPr="00FD35A8">
        <w:rPr>
          <w:rFonts w:ascii="Times New Roman" w:hAnsi="Times New Roman" w:cs="Times New Roman"/>
          <w:szCs w:val="20"/>
        </w:rPr>
        <w:t>ASTCT:</w:t>
      </w:r>
      <w:r w:rsidRPr="00FD35A8">
        <w:rPr>
          <w:rFonts w:ascii="Times New Roman" w:hAnsi="Times New Roman" w:cs="Times New Roman"/>
        </w:rPr>
        <w:t xml:space="preserve"> </w:t>
      </w:r>
      <w:r w:rsidRPr="00FD35A8">
        <w:rPr>
          <w:rFonts w:ascii="Times New Roman" w:hAnsi="Times New Roman" w:cs="Times New Roman"/>
          <w:szCs w:val="20"/>
        </w:rPr>
        <w:t>American Society of Transplantation and Cellular Therapy, IIM: Idiopathic Inflammatory Myopathies, SSc: Systemic Sclerosis</w:t>
      </w:r>
    </w:p>
    <w:p w14:paraId="36EDA611" w14:textId="77777777" w:rsidR="00C90406" w:rsidRPr="00FD35A8" w:rsidRDefault="00C90406" w:rsidP="00372EB1">
      <w:pPr>
        <w:rPr>
          <w:ins w:id="3026" w:author="Yali Chen" w:date="2025-12-17T14:51:00Z" w16du:dateUtc="2025-12-17T06:51:00Z"/>
          <w:rFonts w:ascii="Times New Roman" w:hAnsi="Times New Roman" w:cs="Times New Roman"/>
          <w:szCs w:val="20"/>
        </w:rPr>
      </w:pPr>
    </w:p>
    <w:p w14:paraId="09BD68B8" w14:textId="32A9984A" w:rsidR="00D32AB9" w:rsidRPr="00FD35A8" w:rsidRDefault="00C90406" w:rsidP="00372EB1">
      <w:pPr>
        <w:rPr>
          <w:rFonts w:ascii="Times New Roman" w:hAnsi="Times New Roman" w:cs="Times New Roman"/>
          <w:i/>
          <w:iCs/>
          <w:szCs w:val="20"/>
          <w:rPrChange w:id="3027" w:author="Yali Chen" w:date="2025-12-29T15:40:00Z" w16du:dateUtc="2025-12-29T07:40:00Z">
            <w:rPr>
              <w:rFonts w:ascii="Times New Roman" w:hAnsi="Times New Roman" w:cs="Times New Roman"/>
              <w:szCs w:val="20"/>
            </w:rPr>
          </w:rPrChange>
        </w:rPr>
      </w:pPr>
      <w:commentRangeStart w:id="3028"/>
      <w:commentRangeStart w:id="3029"/>
      <w:commentRangeStart w:id="3030"/>
      <w:ins w:id="3031" w:author="Yali Chen" w:date="2025-12-17T14:51:00Z" w16du:dateUtc="2025-12-17T06:51:00Z">
        <w:r w:rsidRPr="00FD35A8">
          <w:rPr>
            <w:rFonts w:ascii="Times New Roman" w:hAnsi="Times New Roman" w:cs="Times New Roman"/>
            <w:i/>
            <w:iCs/>
            <w:szCs w:val="20"/>
            <w:rPrChange w:id="3032" w:author="Yali Chen" w:date="2025-12-29T15:40:00Z" w16du:dateUtc="2025-12-29T07:40:00Z">
              <w:rPr>
                <w:rFonts w:ascii="Times New Roman" w:hAnsi="Times New Roman" w:cs="Times New Roman"/>
                <w:szCs w:val="20"/>
              </w:rPr>
            </w:rPrChange>
          </w:rPr>
          <w:t>Programming note:</w:t>
        </w:r>
      </w:ins>
    </w:p>
    <w:p w14:paraId="395B1E8A" w14:textId="77777777" w:rsidR="005C30E8" w:rsidRPr="00FD35A8" w:rsidRDefault="00D32AB9" w:rsidP="0A3B663E">
      <w:pPr>
        <w:rPr>
          <w:ins w:id="3033" w:author="Yali Chen" w:date="2025-12-17T14:54:00Z" w16du:dateUtc="2025-12-17T06:54:00Z"/>
          <w:rFonts w:ascii="Times New Roman" w:hAnsi="Times New Roman" w:cs="Times New Roman"/>
          <w:b/>
          <w:bCs/>
          <w:i/>
          <w:iCs/>
          <w:strike/>
          <w:rPrChange w:id="3034" w:author="Yali Chen" w:date="2025-12-29T15:48:00Z" w16du:dateUtc="2025-12-29T07:48:00Z">
            <w:rPr>
              <w:ins w:id="3035" w:author="Yali Chen" w:date="2025-12-17T14:54:00Z" w16du:dateUtc="2025-12-17T06:54:00Z"/>
              <w:rFonts w:ascii="Times New Roman" w:hAnsi="Times New Roman" w:cs="Times New Roman"/>
            </w:rPr>
          </w:rPrChange>
        </w:rPr>
      </w:pPr>
      <w:ins w:id="3036" w:author="Yali Chen" w:date="2025-12-17T14:51:00Z" w16du:dateUtc="2025-12-17T06:51:00Z">
        <w:r w:rsidRPr="0A3B663E">
          <w:rPr>
            <w:rFonts w:ascii="Times New Roman" w:hAnsi="Times New Roman" w:cs="Times New Roman"/>
            <w:b/>
            <w:bCs/>
            <w:i/>
            <w:iCs/>
            <w:strike/>
            <w:rPrChange w:id="3037" w:author="Yali Chen" w:date="2025-12-29T15:48:00Z" w16du:dateUtc="2025-12-29T07:48:00Z">
              <w:rPr>
                <w:rFonts w:ascii="Times New Roman" w:hAnsi="Times New Roman" w:cs="Times New Roman"/>
              </w:rPr>
            </w:rPrChange>
          </w:rPr>
          <w:t xml:space="preserve">Any Prophylaxis treatment </w:t>
        </w:r>
      </w:ins>
      <w:ins w:id="3038" w:author="Yali Chen" w:date="2025-12-17T14:54:00Z" w16du:dateUtc="2025-12-17T06:54:00Z">
        <w:r w:rsidR="005C30E8" w:rsidRPr="0A3B663E">
          <w:rPr>
            <w:rFonts w:ascii="Times New Roman" w:hAnsi="Times New Roman" w:cs="Times New Roman"/>
            <w:b/>
            <w:bCs/>
            <w:i/>
            <w:iCs/>
            <w:strike/>
            <w:rPrChange w:id="3039" w:author="Yali Chen" w:date="2025-12-29T15:48:00Z" w16du:dateUtc="2025-12-29T07:48:00Z">
              <w:rPr>
                <w:rFonts w:ascii="Times New Roman" w:hAnsi="Times New Roman" w:cs="Times New Roman"/>
              </w:rPr>
            </w:rPrChange>
          </w:rPr>
          <w:t>will be</w:t>
        </w:r>
      </w:ins>
      <w:ins w:id="3040" w:author="Yali Chen" w:date="2025-12-17T14:52:00Z" w16du:dateUtc="2025-12-17T06:52:00Z">
        <w:r w:rsidR="00546BF6" w:rsidRPr="0A3B663E">
          <w:rPr>
            <w:rFonts w:ascii="Times New Roman" w:hAnsi="Times New Roman" w:cs="Times New Roman"/>
            <w:b/>
            <w:bCs/>
            <w:i/>
            <w:iCs/>
            <w:strike/>
            <w:rPrChange w:id="3041" w:author="Yali Chen" w:date="2025-12-29T15:48:00Z" w16du:dateUtc="2025-12-29T07:48:00Z">
              <w:rPr>
                <w:rFonts w:ascii="Times New Roman" w:hAnsi="Times New Roman" w:cs="Times New Roman"/>
              </w:rPr>
            </w:rPrChange>
          </w:rPr>
          <w:t xml:space="preserve"> Yes when</w:t>
        </w:r>
      </w:ins>
      <w:ins w:id="3042" w:author="Yali Chen" w:date="2025-12-17T14:54:00Z" w16du:dateUtc="2025-12-17T06:54:00Z">
        <w:r w:rsidR="005C30E8" w:rsidRPr="0A3B663E">
          <w:rPr>
            <w:rFonts w:ascii="Times New Roman" w:hAnsi="Times New Roman" w:cs="Times New Roman"/>
            <w:b/>
            <w:bCs/>
            <w:i/>
            <w:iCs/>
            <w:strike/>
            <w:rPrChange w:id="3043" w:author="Yali Chen" w:date="2025-12-29T15:48:00Z" w16du:dateUtc="2025-12-29T07:48:00Z">
              <w:rPr>
                <w:rFonts w:ascii="Times New Roman" w:hAnsi="Times New Roman" w:cs="Times New Roman"/>
              </w:rPr>
            </w:rPrChange>
          </w:rPr>
          <w:t>:</w:t>
        </w:r>
      </w:ins>
    </w:p>
    <w:p w14:paraId="5ADCB45E" w14:textId="6F07DDD8" w:rsidR="00D32AB9" w:rsidRPr="00AE4E89" w:rsidRDefault="00546BF6" w:rsidP="0A3B663E">
      <w:pPr>
        <w:rPr>
          <w:ins w:id="3044" w:author="Yali Chen" w:date="2025-12-29T15:41:00Z" w16du:dateUtc="2025-12-29T07:41:00Z"/>
          <w:rFonts w:ascii="Times New Roman" w:hAnsi="Times New Roman" w:cs="Times New Roman"/>
          <w:i/>
          <w:iCs/>
          <w:strike/>
        </w:rPr>
      </w:pPr>
      <w:ins w:id="3045" w:author="Yali Chen" w:date="2025-12-17T14:52:00Z" w16du:dateUtc="2025-12-17T06:52:00Z">
        <w:r w:rsidRPr="0A3B663E">
          <w:rPr>
            <w:rFonts w:ascii="Times New Roman" w:hAnsi="Times New Roman" w:cs="Times New Roman"/>
            <w:i/>
            <w:iCs/>
            <w:strike/>
            <w:rPrChange w:id="3046" w:author="Yali Chen" w:date="2025-12-29T15:40:00Z" w16du:dateUtc="2025-12-29T07:40:00Z">
              <w:rPr>
                <w:rFonts w:ascii="Times New Roman" w:hAnsi="Times New Roman" w:cs="Times New Roman"/>
              </w:rPr>
            </w:rPrChange>
          </w:rPr>
          <w:t>Indication type</w:t>
        </w:r>
      </w:ins>
      <w:ins w:id="3047" w:author="Yali Chen" w:date="2025-12-17T14:53:00Z" w16du:dateUtc="2025-12-17T06:53:00Z">
        <w:r w:rsidRPr="0A3B663E">
          <w:rPr>
            <w:rFonts w:ascii="Times New Roman" w:hAnsi="Times New Roman" w:cs="Times New Roman"/>
            <w:i/>
            <w:iCs/>
            <w:strike/>
            <w:rPrChange w:id="3048" w:author="Yali Chen" w:date="2025-12-29T15:40:00Z" w16du:dateUtc="2025-12-29T07:40:00Z">
              <w:rPr>
                <w:rFonts w:ascii="Times New Roman" w:hAnsi="Times New Roman" w:cs="Times New Roman"/>
              </w:rPr>
            </w:rPrChange>
          </w:rPr>
          <w:t xml:space="preserve"> =</w:t>
        </w:r>
      </w:ins>
      <w:ins w:id="3049" w:author="Yali Chen" w:date="2025-12-29T15:34:00Z" w16du:dateUtc="2025-12-29T07:34:00Z">
        <w:r w:rsidR="00920167" w:rsidRPr="0A3B663E">
          <w:rPr>
            <w:rFonts w:ascii="Times New Roman" w:hAnsi="Times New Roman" w:cs="Times New Roman" w:hint="eastAsia"/>
            <w:i/>
            <w:iCs/>
            <w:strike/>
            <w:rPrChange w:id="3050" w:author="Yali Chen" w:date="2025-12-29T15:40:00Z" w16du:dateUtc="2025-12-29T07:40:00Z">
              <w:rPr>
                <w:rFonts w:hint="eastAsia"/>
              </w:rPr>
            </w:rPrChange>
          </w:rPr>
          <w:t>“</w:t>
        </w:r>
      </w:ins>
      <w:ins w:id="3051" w:author="Yali Chen" w:date="2025-12-17T14:53:00Z" w16du:dateUtc="2025-12-17T06:53:00Z">
        <w:r w:rsidR="00AF4B9E" w:rsidRPr="0A3B663E">
          <w:rPr>
            <w:rFonts w:ascii="Times New Roman" w:hAnsi="Times New Roman" w:cs="Times New Roman"/>
            <w:i/>
            <w:iCs/>
            <w:strike/>
            <w:rPrChange w:id="3052" w:author="Yali Chen" w:date="2025-12-29T15:40:00Z" w16du:dateUtc="2025-12-29T07:40:00Z">
              <w:rPr>
                <w:rFonts w:ascii="Times New Roman" w:hAnsi="Times New Roman" w:cs="Times New Roman"/>
              </w:rPr>
            </w:rPrChange>
          </w:rPr>
          <w:t>pre-infusion prophylaxis</w:t>
        </w:r>
        <w:r w:rsidRPr="0A3B663E">
          <w:rPr>
            <w:rFonts w:ascii="Times New Roman" w:hAnsi="Times New Roman" w:cs="Times New Roman"/>
            <w:i/>
            <w:iCs/>
            <w:strike/>
            <w:rPrChange w:id="3053" w:author="Yali Chen" w:date="2025-12-29T15:40:00Z" w16du:dateUtc="2025-12-29T07:40:00Z">
              <w:rPr>
                <w:rFonts w:ascii="Times New Roman" w:hAnsi="Times New Roman" w:cs="Times New Roman"/>
              </w:rPr>
            </w:rPrChange>
          </w:rPr>
          <w:t>”</w:t>
        </w:r>
        <w:r w:rsidR="00AF4B9E" w:rsidRPr="0A3B663E">
          <w:rPr>
            <w:rFonts w:ascii="Times New Roman" w:hAnsi="Times New Roman" w:cs="Times New Roman"/>
            <w:i/>
            <w:iCs/>
            <w:strike/>
            <w:rPrChange w:id="3054" w:author="Yali Chen" w:date="2025-12-29T15:40:00Z" w16du:dateUtc="2025-12-29T07:40:00Z">
              <w:rPr>
                <w:rFonts w:ascii="Times New Roman" w:hAnsi="Times New Roman" w:cs="Times New Roman"/>
              </w:rPr>
            </w:rPrChange>
          </w:rPr>
          <w:t xml:space="preserve"> or “</w:t>
        </w:r>
      </w:ins>
      <w:ins w:id="3055" w:author="Yali Chen" w:date="2025-12-17T14:54:00Z" w16du:dateUtc="2025-12-17T06:54:00Z">
        <w:r w:rsidR="005C30E8" w:rsidRPr="0A3B663E">
          <w:rPr>
            <w:rFonts w:ascii="Times New Roman" w:hAnsi="Times New Roman" w:cs="Times New Roman"/>
            <w:i/>
            <w:iCs/>
            <w:strike/>
            <w:rPrChange w:id="3056" w:author="Yali Chen" w:date="2025-12-29T15:40:00Z" w16du:dateUtc="2025-12-29T07:40:00Z">
              <w:rPr>
                <w:rFonts w:ascii="Times New Roman" w:hAnsi="Times New Roman" w:cs="Times New Roman"/>
              </w:rPr>
            </w:rPrChange>
          </w:rPr>
          <w:t>p</w:t>
        </w:r>
      </w:ins>
      <w:ins w:id="3057" w:author="Yali Chen" w:date="2025-12-17T14:53:00Z" w16du:dateUtc="2025-12-17T14:53:00Z">
        <w:r w:rsidR="00AF4B9E" w:rsidRPr="0A3B663E">
          <w:rPr>
            <w:rFonts w:ascii="Times New Roman" w:hAnsi="Times New Roman" w:cs="Times New Roman"/>
            <w:i/>
            <w:iCs/>
            <w:strike/>
            <w:rPrChange w:id="3058" w:author="Yali Chen" w:date="2025-12-29T15:40:00Z" w16du:dateUtc="2025-12-29T07:40:00Z">
              <w:rPr>
                <w:rFonts w:ascii="Times New Roman" w:hAnsi="Times New Roman" w:cs="Times New Roman"/>
              </w:rPr>
            </w:rPrChange>
          </w:rPr>
          <w:t xml:space="preserve">rophylaxis” in </w:t>
        </w:r>
      </w:ins>
      <w:ins w:id="3059" w:author="Yali Chen" w:date="2025-12-17T14:52:00Z" w16du:dateUtc="2025-12-17T06:52:00Z">
        <w:r w:rsidRPr="0A3B663E">
          <w:rPr>
            <w:rFonts w:ascii="Times New Roman" w:hAnsi="Times New Roman" w:cs="Times New Roman"/>
            <w:i/>
            <w:iCs/>
            <w:strike/>
            <w:rPrChange w:id="3060" w:author="Yali Chen" w:date="2025-12-29T15:40:00Z" w16du:dateUtc="2025-12-29T07:40:00Z">
              <w:rPr>
                <w:rFonts w:ascii="Times New Roman" w:hAnsi="Times New Roman" w:cs="Times New Roman"/>
              </w:rPr>
            </w:rPrChange>
          </w:rPr>
          <w:t>CRF page “Previous and Concomitant Medications”</w:t>
        </w:r>
      </w:ins>
      <w:ins w:id="3061" w:author="Yali Chen" w:date="2025-12-17T14:53:00Z" w16du:dateUtc="2025-12-17T06:53:00Z">
        <w:r w:rsidR="00AF4B9E" w:rsidRPr="0A3B663E">
          <w:rPr>
            <w:rFonts w:ascii="Times New Roman" w:hAnsi="Times New Roman" w:cs="Times New Roman"/>
            <w:i/>
            <w:iCs/>
            <w:strike/>
            <w:rPrChange w:id="3062" w:author="Yali Chen" w:date="2025-12-29T15:40:00Z" w16du:dateUtc="2025-12-29T07:40:00Z">
              <w:rPr>
                <w:rFonts w:ascii="Times New Roman" w:hAnsi="Times New Roman" w:cs="Times New Roman"/>
              </w:rPr>
            </w:rPrChange>
          </w:rPr>
          <w:t xml:space="preserve">, </w:t>
        </w:r>
      </w:ins>
      <w:ins w:id="3063" w:author="Yali Chen" w:date="2025-12-29T15:28:00Z" w16du:dateUtc="2025-12-29T07:28:00Z">
        <w:r w:rsidR="00E77A44" w:rsidRPr="0A3B663E">
          <w:rPr>
            <w:rFonts w:ascii="Times New Roman" w:hAnsi="Times New Roman" w:cs="Times New Roman"/>
            <w:i/>
            <w:iCs/>
            <w:strike/>
            <w:rPrChange w:id="3064" w:author="Yali Chen" w:date="2025-12-29T15:40:00Z" w16du:dateUtc="2025-12-29T07:40:00Z">
              <w:rPr/>
            </w:rPrChange>
          </w:rPr>
          <w:t xml:space="preserve">and </w:t>
        </w:r>
      </w:ins>
      <w:ins w:id="3065" w:author="Yali Chen" w:date="2025-12-29T15:33:00Z" w16du:dateUtc="2025-12-29T07:33:00Z">
        <w:r w:rsidR="00E23147" w:rsidRPr="0A3B663E">
          <w:rPr>
            <w:rFonts w:ascii="Times New Roman" w:hAnsi="Times New Roman" w:cs="Times New Roman"/>
            <w:i/>
            <w:iCs/>
            <w:strike/>
            <w:rPrChange w:id="3066" w:author="Yali Chen" w:date="2025-12-29T15:40:00Z" w16du:dateUtc="2025-12-29T07:40:00Z">
              <w:rPr/>
            </w:rPrChange>
          </w:rPr>
          <w:t xml:space="preserve">Indication type = </w:t>
        </w:r>
      </w:ins>
      <w:ins w:id="3067" w:author="Yali Chen" w:date="2025-12-29T15:34:00Z" w16du:dateUtc="2025-12-29T07:34:00Z">
        <w:r w:rsidR="00920167" w:rsidRPr="0A3B663E">
          <w:rPr>
            <w:rFonts w:ascii="Times New Roman" w:hAnsi="Times New Roman" w:cs="Times New Roman" w:hint="eastAsia"/>
            <w:i/>
            <w:iCs/>
            <w:strike/>
            <w:rPrChange w:id="3068" w:author="Yali Chen" w:date="2025-12-29T15:40:00Z" w16du:dateUtc="2025-12-29T07:40:00Z">
              <w:rPr>
                <w:rFonts w:hint="eastAsia"/>
              </w:rPr>
            </w:rPrChange>
          </w:rPr>
          <w:t>“</w:t>
        </w:r>
        <w:r w:rsidR="00923E5F" w:rsidRPr="0A3B663E">
          <w:rPr>
            <w:rFonts w:ascii="Times New Roman" w:hAnsi="Times New Roman" w:cs="Times New Roman"/>
            <w:i/>
            <w:iCs/>
            <w:strike/>
            <w:rPrChange w:id="3069" w:author="Yali Chen" w:date="2025-12-29T15:40:00Z" w16du:dateUtc="2025-12-29T07:40:00Z">
              <w:rPr/>
            </w:rPrChange>
          </w:rPr>
          <w:t>Adverse Event</w:t>
        </w:r>
      </w:ins>
      <w:ins w:id="3070" w:author="Yali Chen" w:date="2025-12-29T15:33:00Z" w16du:dateUtc="2025-12-29T07:33:00Z">
        <w:r w:rsidR="00E23147" w:rsidRPr="0A3B663E">
          <w:rPr>
            <w:rFonts w:ascii="Times New Roman" w:hAnsi="Times New Roman" w:cs="Times New Roman" w:hint="eastAsia"/>
            <w:i/>
            <w:iCs/>
            <w:strike/>
            <w:rPrChange w:id="3071" w:author="Yali Chen" w:date="2025-12-29T15:40:00Z" w16du:dateUtc="2025-12-29T07:40:00Z">
              <w:rPr>
                <w:rFonts w:hint="eastAsia"/>
              </w:rPr>
            </w:rPrChange>
          </w:rPr>
          <w:t>”</w:t>
        </w:r>
        <w:r w:rsidR="00E23147" w:rsidRPr="0A3B663E">
          <w:rPr>
            <w:rFonts w:ascii="Times New Roman" w:hAnsi="Times New Roman" w:cs="Times New Roman"/>
            <w:i/>
            <w:iCs/>
            <w:strike/>
            <w:rPrChange w:id="3072" w:author="Yali Chen" w:date="2025-12-29T15:40:00Z" w16du:dateUtc="2025-12-29T07:40:00Z">
              <w:rPr/>
            </w:rPrChange>
          </w:rPr>
          <w:t xml:space="preserve"> in CRF page </w:t>
        </w:r>
        <w:r w:rsidR="00E23147" w:rsidRPr="0A3B663E">
          <w:rPr>
            <w:rFonts w:ascii="Times New Roman" w:hAnsi="Times New Roman" w:cs="Times New Roman" w:hint="eastAsia"/>
            <w:i/>
            <w:iCs/>
            <w:strike/>
            <w:rPrChange w:id="3073" w:author="Yali Chen" w:date="2025-12-29T15:40:00Z" w16du:dateUtc="2025-12-29T07:40:00Z">
              <w:rPr>
                <w:rFonts w:hint="eastAsia"/>
              </w:rPr>
            </w:rPrChange>
          </w:rPr>
          <w:t>“</w:t>
        </w:r>
        <w:r w:rsidR="00E23147" w:rsidRPr="0A3B663E">
          <w:rPr>
            <w:rFonts w:ascii="Times New Roman" w:hAnsi="Times New Roman" w:cs="Times New Roman"/>
            <w:i/>
            <w:iCs/>
            <w:strike/>
            <w:rPrChange w:id="3074" w:author="Yali Chen" w:date="2025-12-29T15:40:00Z" w16du:dateUtc="2025-12-29T07:40:00Z">
              <w:rPr/>
            </w:rPrChange>
          </w:rPr>
          <w:t>Previous and Concomitant Medications</w:t>
        </w:r>
        <w:r w:rsidR="00E23147" w:rsidRPr="0A3B663E">
          <w:rPr>
            <w:rFonts w:ascii="Times New Roman" w:hAnsi="Times New Roman" w:cs="Times New Roman" w:hint="eastAsia"/>
            <w:i/>
            <w:iCs/>
            <w:strike/>
            <w:rPrChange w:id="3075" w:author="Yali Chen" w:date="2025-12-29T15:40:00Z" w16du:dateUtc="2025-12-29T07:40:00Z">
              <w:rPr>
                <w:rFonts w:hint="eastAsia"/>
              </w:rPr>
            </w:rPrChange>
          </w:rPr>
          <w:t>”</w:t>
        </w:r>
      </w:ins>
      <w:ins w:id="3076" w:author="Yali Chen" w:date="2025-12-29T16:16:00Z" w16du:dateUtc="2025-12-29T08:16:00Z">
        <w:r w:rsidR="00905B33" w:rsidRPr="0A3B663E">
          <w:rPr>
            <w:rFonts w:ascii="Times New Roman" w:hAnsi="Times New Roman" w:cs="Times New Roman"/>
            <w:i/>
            <w:iCs/>
            <w:strike/>
          </w:rPr>
          <w:t xml:space="preserve"> and </w:t>
        </w:r>
        <w:r w:rsidR="00835489" w:rsidRPr="0A3B663E">
          <w:rPr>
            <w:rFonts w:ascii="Times New Roman" w:hAnsi="Times New Roman" w:cs="Times New Roman"/>
            <w:i/>
            <w:iCs/>
            <w:strike/>
          </w:rPr>
          <w:t>Is this adverse event ICANS?</w:t>
        </w:r>
        <w:r w:rsidR="00AE4E89" w:rsidRPr="0A3B663E">
          <w:rPr>
            <w:rFonts w:ascii="Times New Roman" w:hAnsi="Times New Roman" w:cs="Times New Roman"/>
            <w:i/>
            <w:iCs/>
            <w:strike/>
          </w:rPr>
          <w:t>=</w:t>
        </w:r>
      </w:ins>
      <w:ins w:id="3077" w:author="Yali Chen" w:date="2025-12-29T16:17:00Z" w16du:dateUtc="2025-12-29T08:17:00Z">
        <w:r w:rsidR="00AE4E89" w:rsidRPr="0A3B663E">
          <w:rPr>
            <w:rFonts w:ascii="Times New Roman" w:hAnsi="Times New Roman" w:cs="Times New Roman"/>
            <w:i/>
            <w:iCs/>
            <w:strike/>
          </w:rPr>
          <w:t>”Yes” in CRF Page “Adverse Event”</w:t>
        </w:r>
      </w:ins>
    </w:p>
    <w:p w14:paraId="2096CC25" w14:textId="71218B3C" w:rsidR="0026177C" w:rsidRPr="00086FF8" w:rsidRDefault="0026177C" w:rsidP="0A3B663E">
      <w:pPr>
        <w:rPr>
          <w:ins w:id="3078" w:author="Yali Chen" w:date="2025-12-29T15:35:00Z" w16du:dateUtc="2025-12-29T07:35:00Z"/>
          <w:rFonts w:ascii="Times New Roman" w:hAnsi="Times New Roman" w:cs="Times New Roman"/>
          <w:strike/>
          <w:rPrChange w:id="3079" w:author="Yali Chen" w:date="2025-12-29T16:18:00Z" w16du:dateUtc="2025-12-29T08:18:00Z">
            <w:rPr>
              <w:ins w:id="3080" w:author="Yali Chen" w:date="2025-12-29T15:35:00Z" w16du:dateUtc="2025-12-29T07:35:00Z"/>
            </w:rPr>
          </w:rPrChange>
        </w:rPr>
      </w:pPr>
      <w:ins w:id="3081" w:author="Yali Chen" w:date="2025-12-29T15:41:00Z" w16du:dateUtc="2025-12-29T07:41:00Z">
        <w:r w:rsidRPr="0A3B663E">
          <w:rPr>
            <w:rFonts w:ascii="Times New Roman" w:hAnsi="Times New Roman" w:cs="Times New Roman"/>
            <w:i/>
            <w:iCs/>
            <w:strike/>
          </w:rPr>
          <w:t xml:space="preserve">Link CRF Page “Previous and Concomitant </w:t>
        </w:r>
        <w:r w:rsidR="00BB442E" w:rsidRPr="0A3B663E">
          <w:rPr>
            <w:rFonts w:ascii="Times New Roman" w:hAnsi="Times New Roman" w:cs="Times New Roman"/>
            <w:i/>
            <w:iCs/>
            <w:strike/>
          </w:rPr>
          <w:t>Medications</w:t>
        </w:r>
        <w:r w:rsidRPr="0A3B663E">
          <w:rPr>
            <w:rFonts w:ascii="Times New Roman" w:hAnsi="Times New Roman" w:cs="Times New Roman"/>
            <w:i/>
            <w:iCs/>
            <w:strike/>
          </w:rPr>
          <w:t xml:space="preserve">” and CRF Page “Adverse Event” by “Adverse Event #x”in CRF Page “Previous and Concomitant </w:t>
        </w:r>
        <w:r w:rsidR="00BB442E" w:rsidRPr="0A3B663E">
          <w:rPr>
            <w:rFonts w:ascii="Times New Roman" w:hAnsi="Times New Roman" w:cs="Times New Roman"/>
            <w:i/>
            <w:iCs/>
            <w:strike/>
          </w:rPr>
          <w:t>Medications</w:t>
        </w:r>
        <w:r w:rsidRPr="0A3B663E">
          <w:rPr>
            <w:rFonts w:ascii="Times New Roman" w:hAnsi="Times New Roman" w:cs="Times New Roman"/>
            <w:i/>
            <w:iCs/>
            <w:strike/>
          </w:rPr>
          <w:t>” and “Adverse Event Reported Term”</w:t>
        </w:r>
      </w:ins>
      <w:ins w:id="3082" w:author="Yali Chen" w:date="2025-12-29T16:17:00Z" w16du:dateUtc="2025-12-29T08:17:00Z">
        <w:r w:rsidR="00AE4E89" w:rsidRPr="0A3B663E">
          <w:rPr>
            <w:rFonts w:ascii="Times New Roman" w:hAnsi="Times New Roman" w:cs="Times New Roman"/>
            <w:i/>
            <w:iCs/>
            <w:strike/>
          </w:rPr>
          <w:t xml:space="preserve"> </w:t>
        </w:r>
      </w:ins>
      <w:ins w:id="3083" w:author="Yali Chen" w:date="2025-12-29T15:41:00Z" w16du:dateUtc="2025-12-29T07:41:00Z">
        <w:r w:rsidRPr="0A3B663E">
          <w:rPr>
            <w:rFonts w:ascii="Times New Roman" w:hAnsi="Times New Roman" w:cs="Times New Roman"/>
            <w:i/>
            <w:iCs/>
            <w:strike/>
          </w:rPr>
          <w:t>in CRF Page “Adverse Event”.</w:t>
        </w:r>
      </w:ins>
    </w:p>
    <w:p w14:paraId="0166CC1C" w14:textId="224F66EC" w:rsidR="00920167" w:rsidRPr="00086FF8" w:rsidRDefault="00AC6B36" w:rsidP="0A3B663E">
      <w:pPr>
        <w:rPr>
          <w:ins w:id="3084" w:author="Yali Chen" w:date="2025-12-17T14:54:00Z" w16du:dateUtc="2025-12-17T06:54:00Z"/>
          <w:rFonts w:ascii="Times New Roman" w:hAnsi="Times New Roman" w:cs="Times New Roman"/>
          <w:i/>
          <w:iCs/>
          <w:strike/>
          <w:rPrChange w:id="3085" w:author="Yali Chen" w:date="2025-12-29T16:18:00Z" w16du:dateUtc="2025-12-29T08:18:00Z">
            <w:rPr>
              <w:ins w:id="3086" w:author="Yali Chen" w:date="2025-12-17T14:54:00Z" w16du:dateUtc="2025-12-17T06:54:00Z"/>
              <w:rFonts w:ascii="Times New Roman" w:hAnsi="Times New Roman" w:cs="Times New Roman"/>
            </w:rPr>
          </w:rPrChange>
        </w:rPr>
      </w:pPr>
      <w:ins w:id="3087" w:author="Yali Chen" w:date="2025-12-29T15:35:00Z" w16du:dateUtc="2025-12-29T07:35:00Z">
        <w:r w:rsidRPr="0A3B663E">
          <w:rPr>
            <w:rFonts w:ascii="Times New Roman" w:hAnsi="Times New Roman" w:cs="Times New Roman"/>
            <w:i/>
            <w:iCs/>
            <w:strike/>
          </w:rPr>
          <w:t>Or</w:t>
        </w:r>
      </w:ins>
    </w:p>
    <w:p w14:paraId="13EE1959" w14:textId="76F4DE7B" w:rsidR="00AC6B36" w:rsidRPr="00086FF8" w:rsidRDefault="00AC6B36" w:rsidP="0A3B663E">
      <w:pPr>
        <w:rPr>
          <w:ins w:id="3088" w:author="Yali Chen" w:date="2025-12-29T15:35:00Z" w16du:dateUtc="2025-12-29T07:35:00Z"/>
          <w:rFonts w:ascii="Times New Roman" w:hAnsi="Times New Roman" w:cs="Times New Roman"/>
          <w:i/>
          <w:iCs/>
          <w:strike/>
        </w:rPr>
      </w:pPr>
      <w:ins w:id="3089" w:author="Yali Chen" w:date="2025-12-29T15:35:00Z" w16du:dateUtc="2025-12-29T07:35:00Z">
        <w:r w:rsidRPr="0A3B663E">
          <w:rPr>
            <w:rFonts w:ascii="Times New Roman" w:hAnsi="Times New Roman" w:cs="Times New Roman"/>
            <w:i/>
            <w:iCs/>
            <w:strike/>
          </w:rPr>
          <w:t xml:space="preserve">Indication type =“pre-infusion prophylaxis” or “prophylaxis” in CRF page “Previous and Concomitant </w:t>
        </w:r>
      </w:ins>
      <w:ins w:id="3090" w:author="Yali Chen" w:date="2025-12-29T15:36:00Z" w16du:dateUtc="2025-12-29T07:36:00Z">
        <w:r w:rsidR="00971331" w:rsidRPr="0A3B663E">
          <w:rPr>
            <w:rFonts w:ascii="Times New Roman" w:hAnsi="Times New Roman" w:cs="Times New Roman"/>
            <w:i/>
            <w:iCs/>
            <w:strike/>
          </w:rPr>
          <w:t>Procedures</w:t>
        </w:r>
      </w:ins>
      <w:ins w:id="3091" w:author="Yali Chen" w:date="2025-12-29T15:35:00Z" w16du:dateUtc="2025-12-29T07:35:00Z">
        <w:r w:rsidRPr="0A3B663E">
          <w:rPr>
            <w:rFonts w:ascii="Times New Roman" w:hAnsi="Times New Roman" w:cs="Times New Roman"/>
            <w:i/>
            <w:iCs/>
            <w:strike/>
          </w:rPr>
          <w:t xml:space="preserve">”, and Indication type = “Adverse Event” in CRF page “Previous and Concomitant </w:t>
        </w:r>
      </w:ins>
      <w:ins w:id="3092" w:author="Yali Chen" w:date="2025-12-29T15:36:00Z" w16du:dateUtc="2025-12-29T07:36:00Z">
        <w:r w:rsidR="00971331" w:rsidRPr="0A3B663E">
          <w:rPr>
            <w:rFonts w:ascii="Times New Roman" w:hAnsi="Times New Roman" w:cs="Times New Roman"/>
            <w:i/>
            <w:iCs/>
            <w:strike/>
          </w:rPr>
          <w:t>Procedures</w:t>
        </w:r>
      </w:ins>
      <w:ins w:id="3093" w:author="Yali Chen" w:date="2025-12-29T15:35:00Z" w16du:dateUtc="2025-12-29T07:35:00Z">
        <w:r w:rsidRPr="0A3B663E">
          <w:rPr>
            <w:rFonts w:ascii="Times New Roman" w:hAnsi="Times New Roman" w:cs="Times New Roman"/>
            <w:i/>
            <w:iCs/>
            <w:strike/>
          </w:rPr>
          <w:t>”</w:t>
        </w:r>
      </w:ins>
      <w:ins w:id="3094" w:author="Yali Chen" w:date="2025-12-29T16:17:00Z" w16du:dateUtc="2025-12-29T08:17:00Z">
        <w:r w:rsidR="00086FF8" w:rsidRPr="0A3B663E">
          <w:rPr>
            <w:rFonts w:ascii="Times New Roman" w:hAnsi="Times New Roman" w:cs="Times New Roman"/>
            <w:i/>
            <w:iCs/>
            <w:strike/>
          </w:rPr>
          <w:t xml:space="preserve"> and Is this adverse event ICANS?</w:t>
        </w:r>
      </w:ins>
      <w:ins w:id="3095" w:author="Yali Chen" w:date="2025-12-29T16:38:00Z" w16du:dateUtc="2025-12-29T08:38:00Z">
        <w:r w:rsidR="00AF6664" w:rsidRPr="0A3B663E">
          <w:rPr>
            <w:rFonts w:ascii="Times New Roman" w:hAnsi="Times New Roman" w:cs="Times New Roman"/>
            <w:i/>
            <w:iCs/>
            <w:strike/>
          </w:rPr>
          <w:t xml:space="preserve"> </w:t>
        </w:r>
      </w:ins>
      <w:ins w:id="3096" w:author="Yali Chen" w:date="2025-12-29T16:17:00Z" w16du:dateUtc="2025-12-29T08:17:00Z">
        <w:r w:rsidR="00086FF8" w:rsidRPr="0A3B663E">
          <w:rPr>
            <w:rFonts w:ascii="Times New Roman" w:hAnsi="Times New Roman" w:cs="Times New Roman"/>
            <w:i/>
            <w:iCs/>
            <w:strike/>
          </w:rPr>
          <w:t>=”Yes” in CRF Page “Adverse Event”</w:t>
        </w:r>
      </w:ins>
    </w:p>
    <w:p w14:paraId="0AB0BEA8" w14:textId="16E187B8" w:rsidR="005C30E8" w:rsidRPr="00086FF8" w:rsidRDefault="00884C86" w:rsidP="0A3B663E">
      <w:pPr>
        <w:rPr>
          <w:ins w:id="3097" w:author="Yali Chen" w:date="2025-12-29T15:42:00Z" w16du:dateUtc="2025-12-29T07:42:00Z"/>
          <w:rFonts w:ascii="Times New Roman" w:hAnsi="Times New Roman" w:cs="Times New Roman"/>
          <w:i/>
          <w:iCs/>
          <w:strike/>
        </w:rPr>
      </w:pPr>
      <w:ins w:id="3098" w:author="Yali Chen" w:date="2025-12-29T15:36:00Z" w16du:dateUtc="2025-12-29T07:36:00Z">
        <w:r w:rsidRPr="0A3B663E">
          <w:rPr>
            <w:rFonts w:ascii="Times New Roman" w:hAnsi="Times New Roman" w:cs="Times New Roman"/>
            <w:i/>
            <w:iCs/>
            <w:strike/>
          </w:rPr>
          <w:t>Link</w:t>
        </w:r>
      </w:ins>
      <w:ins w:id="3099" w:author="Yali Chen" w:date="2025-12-29T15:38:00Z" w16du:dateUtc="2025-12-29T07:38:00Z">
        <w:r w:rsidR="00034247" w:rsidRPr="0A3B663E">
          <w:rPr>
            <w:rFonts w:ascii="Times New Roman" w:hAnsi="Times New Roman" w:cs="Times New Roman"/>
            <w:i/>
            <w:iCs/>
            <w:strike/>
          </w:rPr>
          <w:t xml:space="preserve"> CRF</w:t>
        </w:r>
      </w:ins>
      <w:ins w:id="3100" w:author="Yali Chen" w:date="2025-12-29T15:36:00Z" w16du:dateUtc="2025-12-29T07:36:00Z">
        <w:r w:rsidRPr="0A3B663E">
          <w:rPr>
            <w:rFonts w:ascii="Times New Roman" w:hAnsi="Times New Roman" w:cs="Times New Roman"/>
            <w:i/>
            <w:iCs/>
            <w:strike/>
          </w:rPr>
          <w:t xml:space="preserve"> </w:t>
        </w:r>
      </w:ins>
      <w:ins w:id="3101" w:author="Yali Chen" w:date="2025-12-29T15:38:00Z" w16du:dateUtc="2025-12-29T07:38:00Z">
        <w:r w:rsidR="00034247" w:rsidRPr="0A3B663E">
          <w:rPr>
            <w:rFonts w:ascii="Times New Roman" w:hAnsi="Times New Roman" w:cs="Times New Roman"/>
            <w:i/>
            <w:iCs/>
            <w:strike/>
          </w:rPr>
          <w:t>Page</w:t>
        </w:r>
      </w:ins>
      <w:ins w:id="3102" w:author="Yali Chen" w:date="2025-12-29T15:40:00Z" w16du:dateUtc="2025-12-29T07:40:00Z">
        <w:r w:rsidR="00D17DE7" w:rsidRPr="0A3B663E">
          <w:rPr>
            <w:rFonts w:ascii="Times New Roman" w:hAnsi="Times New Roman" w:cs="Times New Roman"/>
            <w:i/>
            <w:iCs/>
            <w:strike/>
          </w:rPr>
          <w:t xml:space="preserve"> </w:t>
        </w:r>
      </w:ins>
      <w:ins w:id="3103" w:author="Yali Chen" w:date="2025-12-29T15:37:00Z" w16du:dateUtc="2025-12-29T07:37:00Z">
        <w:r w:rsidR="00502666" w:rsidRPr="0A3B663E">
          <w:rPr>
            <w:rFonts w:ascii="Times New Roman" w:hAnsi="Times New Roman" w:cs="Times New Roman"/>
            <w:i/>
            <w:iCs/>
            <w:strike/>
          </w:rPr>
          <w:t>“Previous and Concomitant Procedures” and</w:t>
        </w:r>
      </w:ins>
      <w:ins w:id="3104" w:author="Yali Chen" w:date="2025-12-29T15:38:00Z" w16du:dateUtc="2025-12-29T07:38:00Z">
        <w:r w:rsidR="00034247" w:rsidRPr="0A3B663E">
          <w:rPr>
            <w:rFonts w:ascii="Times New Roman" w:hAnsi="Times New Roman" w:cs="Times New Roman"/>
            <w:i/>
            <w:iCs/>
            <w:strike/>
          </w:rPr>
          <w:t xml:space="preserve"> CRF</w:t>
        </w:r>
      </w:ins>
      <w:ins w:id="3105" w:author="Yali Chen" w:date="2025-12-29T15:37:00Z" w16du:dateUtc="2025-12-29T07:37:00Z">
        <w:r w:rsidR="00502666" w:rsidRPr="0A3B663E">
          <w:rPr>
            <w:rFonts w:ascii="Times New Roman" w:hAnsi="Times New Roman" w:cs="Times New Roman"/>
            <w:i/>
            <w:iCs/>
            <w:strike/>
          </w:rPr>
          <w:t xml:space="preserve"> </w:t>
        </w:r>
      </w:ins>
      <w:ins w:id="3106" w:author="Yali Chen" w:date="2025-12-29T15:38:00Z" w16du:dateUtc="2025-12-29T07:38:00Z">
        <w:r w:rsidR="00034247" w:rsidRPr="0A3B663E">
          <w:rPr>
            <w:rFonts w:ascii="Times New Roman" w:hAnsi="Times New Roman" w:cs="Times New Roman"/>
            <w:i/>
            <w:iCs/>
            <w:strike/>
          </w:rPr>
          <w:t xml:space="preserve">Page </w:t>
        </w:r>
      </w:ins>
      <w:ins w:id="3107" w:author="Yali Chen" w:date="2025-12-29T15:37:00Z" w16du:dateUtc="2025-12-29T07:37:00Z">
        <w:r w:rsidR="00502666" w:rsidRPr="0A3B663E">
          <w:rPr>
            <w:rFonts w:ascii="Times New Roman" w:hAnsi="Times New Roman" w:cs="Times New Roman"/>
            <w:i/>
            <w:iCs/>
            <w:strike/>
          </w:rPr>
          <w:t xml:space="preserve">“Adverse </w:t>
        </w:r>
        <w:r w:rsidR="00B022E9" w:rsidRPr="0A3B663E">
          <w:rPr>
            <w:rFonts w:ascii="Times New Roman" w:hAnsi="Times New Roman" w:cs="Times New Roman"/>
            <w:i/>
            <w:iCs/>
            <w:strike/>
          </w:rPr>
          <w:t>E</w:t>
        </w:r>
        <w:r w:rsidR="00502666" w:rsidRPr="0A3B663E">
          <w:rPr>
            <w:rFonts w:ascii="Times New Roman" w:hAnsi="Times New Roman" w:cs="Times New Roman"/>
            <w:i/>
            <w:iCs/>
            <w:strike/>
          </w:rPr>
          <w:t>vent”</w:t>
        </w:r>
      </w:ins>
      <w:ins w:id="3108" w:author="Yali Chen" w:date="2025-12-29T15:38:00Z" w16du:dateUtc="2025-12-29T07:38:00Z">
        <w:r w:rsidR="00B022E9" w:rsidRPr="0A3B663E">
          <w:rPr>
            <w:rFonts w:ascii="Times New Roman" w:hAnsi="Times New Roman" w:cs="Times New Roman"/>
            <w:i/>
            <w:iCs/>
            <w:strike/>
          </w:rPr>
          <w:t xml:space="preserve"> </w:t>
        </w:r>
      </w:ins>
      <w:ins w:id="3109" w:author="Yali Chen" w:date="2025-12-29T15:36:00Z" w16du:dateUtc="2025-12-29T07:36:00Z">
        <w:r w:rsidRPr="0A3B663E">
          <w:rPr>
            <w:rFonts w:ascii="Times New Roman" w:hAnsi="Times New Roman" w:cs="Times New Roman"/>
            <w:i/>
            <w:iCs/>
            <w:strike/>
          </w:rPr>
          <w:t>by “Adverse Event #</w:t>
        </w:r>
      </w:ins>
      <w:ins w:id="3110" w:author="Yali Chen" w:date="2025-12-29T15:37:00Z" w16du:dateUtc="2025-12-29T07:37:00Z">
        <w:r w:rsidR="00502666" w:rsidRPr="0A3B663E">
          <w:rPr>
            <w:rFonts w:ascii="Times New Roman" w:hAnsi="Times New Roman" w:cs="Times New Roman"/>
            <w:i/>
            <w:iCs/>
            <w:strike/>
          </w:rPr>
          <w:t>x</w:t>
        </w:r>
      </w:ins>
      <w:ins w:id="3111" w:author="Yali Chen" w:date="2025-12-29T15:36:00Z" w16du:dateUtc="2025-12-29T07:36:00Z">
        <w:r w:rsidRPr="0A3B663E">
          <w:rPr>
            <w:rFonts w:ascii="Times New Roman" w:hAnsi="Times New Roman" w:cs="Times New Roman"/>
            <w:i/>
            <w:iCs/>
            <w:strike/>
          </w:rPr>
          <w:t>”</w:t>
        </w:r>
      </w:ins>
      <w:ins w:id="3112" w:author="Yali Chen" w:date="2025-12-29T15:37:00Z" w16du:dateUtc="2025-12-29T07:37:00Z">
        <w:r w:rsidR="00502666" w:rsidRPr="0A3B663E">
          <w:rPr>
            <w:rFonts w:ascii="Times New Roman" w:hAnsi="Times New Roman" w:cs="Times New Roman"/>
            <w:i/>
            <w:iCs/>
            <w:strike/>
          </w:rPr>
          <w:t xml:space="preserve">in </w:t>
        </w:r>
      </w:ins>
      <w:ins w:id="3113" w:author="Yali Chen" w:date="2025-12-29T15:40:00Z" w16du:dateUtc="2025-12-29T07:40:00Z">
        <w:r w:rsidR="00D17DE7" w:rsidRPr="0A3B663E">
          <w:rPr>
            <w:rFonts w:ascii="Times New Roman" w:hAnsi="Times New Roman" w:cs="Times New Roman"/>
            <w:i/>
            <w:iCs/>
            <w:strike/>
          </w:rPr>
          <w:t xml:space="preserve">CRF Page </w:t>
        </w:r>
      </w:ins>
      <w:ins w:id="3114" w:author="Yali Chen" w:date="2025-12-29T15:37:00Z" w16du:dateUtc="2025-12-29T07:37:00Z">
        <w:r w:rsidR="00502666" w:rsidRPr="0A3B663E">
          <w:rPr>
            <w:rFonts w:ascii="Times New Roman" w:hAnsi="Times New Roman" w:cs="Times New Roman"/>
            <w:i/>
            <w:iCs/>
            <w:strike/>
          </w:rPr>
          <w:t xml:space="preserve">“Previous and Concomitant Procedures” </w:t>
        </w:r>
      </w:ins>
      <w:ins w:id="3115" w:author="Yali Chen" w:date="2025-12-29T15:39:00Z" w16du:dateUtc="2025-12-29T07:39:00Z">
        <w:r w:rsidR="00D94FAA" w:rsidRPr="0A3B663E">
          <w:rPr>
            <w:rFonts w:ascii="Times New Roman" w:hAnsi="Times New Roman" w:cs="Times New Roman"/>
            <w:i/>
            <w:iCs/>
            <w:strike/>
          </w:rPr>
          <w:t xml:space="preserve">and </w:t>
        </w:r>
        <w:r w:rsidR="00D17DE7" w:rsidRPr="0A3B663E">
          <w:rPr>
            <w:rFonts w:ascii="Times New Roman" w:hAnsi="Times New Roman" w:cs="Times New Roman"/>
            <w:i/>
            <w:iCs/>
            <w:strike/>
          </w:rPr>
          <w:t>“Adverse Event Reported Term”</w:t>
        </w:r>
      </w:ins>
      <w:ins w:id="3116" w:author="Yali Chen" w:date="2025-12-29T15:40:00Z" w16du:dateUtc="2025-12-29T07:40:00Z">
        <w:r w:rsidR="00D17DE7" w:rsidRPr="0A3B663E">
          <w:rPr>
            <w:rFonts w:ascii="Times New Roman" w:hAnsi="Times New Roman" w:cs="Times New Roman"/>
            <w:i/>
            <w:iCs/>
            <w:strike/>
          </w:rPr>
          <w:t>in CRF Page “Adverse Event”.</w:t>
        </w:r>
      </w:ins>
    </w:p>
    <w:p w14:paraId="31F821A8" w14:textId="77777777" w:rsidR="00DE241F" w:rsidRPr="00086FF8" w:rsidRDefault="00DE241F" w:rsidP="0A3B663E">
      <w:pPr>
        <w:rPr>
          <w:ins w:id="3117" w:author="Yali Chen" w:date="2025-12-29T15:42:00Z" w16du:dateUtc="2025-12-29T07:42:00Z"/>
          <w:rFonts w:ascii="Times New Roman" w:hAnsi="Times New Roman" w:cs="Times New Roman"/>
          <w:i/>
          <w:iCs/>
          <w:strike/>
        </w:rPr>
      </w:pPr>
    </w:p>
    <w:p w14:paraId="5AE7CB00" w14:textId="77777777" w:rsidR="00DE241F" w:rsidRPr="00086FF8" w:rsidRDefault="00DE241F" w:rsidP="00216E69">
      <w:pPr>
        <w:rPr>
          <w:ins w:id="3118" w:author="Yali Chen" w:date="2025-12-17T15:07:00Z" w16du:dateUtc="2025-12-17T07:07:00Z"/>
          <w:rFonts w:ascii="Times New Roman" w:hAnsi="Times New Roman" w:cs="Times New Roman"/>
          <w:szCs w:val="20"/>
        </w:rPr>
      </w:pPr>
    </w:p>
    <w:p w14:paraId="0B628753" w14:textId="18382995" w:rsidR="003F503F" w:rsidRPr="00086FF8" w:rsidRDefault="004930F7" w:rsidP="003F503F">
      <w:pPr>
        <w:rPr>
          <w:ins w:id="3119" w:author="Yali Chen" w:date="2025-12-17T15:07:00Z" w16du:dateUtc="2025-12-17T07:07:00Z"/>
          <w:rFonts w:ascii="Times New Roman" w:hAnsi="Times New Roman" w:cs="Times New Roman"/>
          <w:b/>
          <w:bCs/>
          <w:i/>
          <w:iCs/>
          <w:szCs w:val="20"/>
          <w:rPrChange w:id="3120" w:author="Yali Chen" w:date="2025-12-29T16:18:00Z" w16du:dateUtc="2025-12-29T08:18:00Z">
            <w:rPr>
              <w:ins w:id="3121" w:author="Yali Chen" w:date="2025-12-17T15:07:00Z" w16du:dateUtc="2025-12-17T07:07:00Z"/>
              <w:rFonts w:ascii="Times New Roman" w:hAnsi="Times New Roman" w:cs="Times New Roman"/>
              <w:i/>
              <w:iCs/>
              <w:szCs w:val="20"/>
            </w:rPr>
          </w:rPrChange>
        </w:rPr>
      </w:pPr>
      <w:ins w:id="3122" w:author="Yali Chen" w:date="2025-12-17T15:09:00Z" w16du:dateUtc="2025-12-17T07:09:00Z">
        <w:r w:rsidRPr="00086FF8">
          <w:rPr>
            <w:rFonts w:ascii="Times New Roman" w:hAnsi="Times New Roman" w:cs="Times New Roman"/>
            <w:b/>
            <w:bCs/>
            <w:i/>
            <w:iCs/>
            <w:szCs w:val="20"/>
            <w:rPrChange w:id="3123" w:author="Yali Chen" w:date="2025-12-29T16:18:00Z" w16du:dateUtc="2025-12-29T08:18:00Z">
              <w:rPr>
                <w:rFonts w:ascii="Times New Roman" w:hAnsi="Times New Roman" w:cs="Times New Roman"/>
                <w:i/>
                <w:iCs/>
                <w:szCs w:val="20"/>
              </w:rPr>
            </w:rPrChange>
          </w:rPr>
          <w:t>Tocilizumab used</w:t>
        </w:r>
      </w:ins>
      <w:ins w:id="3124" w:author="Yali Chen" w:date="2025-12-17T15:07:00Z" w16du:dateUtc="2025-12-17T07:07:00Z">
        <w:r w:rsidR="003F503F" w:rsidRPr="00086FF8">
          <w:rPr>
            <w:rFonts w:ascii="Times New Roman" w:hAnsi="Times New Roman" w:cs="Times New Roman"/>
            <w:b/>
            <w:bCs/>
            <w:i/>
            <w:iCs/>
            <w:szCs w:val="20"/>
            <w:rPrChange w:id="3125" w:author="Yali Chen" w:date="2025-12-29T16:18:00Z" w16du:dateUtc="2025-12-29T08:18:00Z">
              <w:rPr>
                <w:rFonts w:ascii="Times New Roman" w:hAnsi="Times New Roman" w:cs="Times New Roman"/>
                <w:i/>
                <w:iCs/>
                <w:szCs w:val="20"/>
              </w:rPr>
            </w:rPrChange>
          </w:rPr>
          <w:t xml:space="preserve"> will be Yes when:</w:t>
        </w:r>
      </w:ins>
    </w:p>
    <w:p w14:paraId="32BAA8F7" w14:textId="49618092" w:rsidR="00D704C3" w:rsidRPr="00086FF8" w:rsidRDefault="006361C8" w:rsidP="00D704C3">
      <w:pPr>
        <w:rPr>
          <w:ins w:id="3126" w:author="Yali Chen" w:date="2025-12-29T15:42:00Z" w16du:dateUtc="2025-12-29T07:42:00Z"/>
          <w:rFonts w:ascii="Times New Roman" w:hAnsi="Times New Roman" w:cs="Times New Roman"/>
          <w:i/>
          <w:iCs/>
          <w:szCs w:val="20"/>
        </w:rPr>
      </w:pPr>
      <w:ins w:id="3127" w:author="Yali Chen" w:date="2025-12-17T15:09:00Z" w16du:dateUtc="2025-12-17T07:09:00Z">
        <w:r w:rsidRPr="00086FF8">
          <w:rPr>
            <w:rFonts w:ascii="Times New Roman" w:hAnsi="Times New Roman" w:cs="Times New Roman"/>
            <w:i/>
            <w:iCs/>
            <w:szCs w:val="20"/>
            <w:rPrChange w:id="3128" w:author="Yali Chen" w:date="2025-12-29T16:18:00Z" w16du:dateUtc="2025-12-29T08:18:00Z">
              <w:rPr>
                <w:rFonts w:ascii="Times New Roman" w:hAnsi="Times New Roman" w:cs="Times New Roman"/>
                <w:szCs w:val="20"/>
              </w:rPr>
            </w:rPrChange>
          </w:rPr>
          <w:t>PN</w:t>
        </w:r>
        <w:r w:rsidR="006E2E8D" w:rsidRPr="00086FF8">
          <w:rPr>
            <w:rFonts w:ascii="Times New Roman" w:hAnsi="Times New Roman" w:cs="Times New Roman"/>
            <w:i/>
            <w:iCs/>
            <w:szCs w:val="20"/>
            <w:rPrChange w:id="3129" w:author="Yali Chen" w:date="2025-12-29T16:18:00Z" w16du:dateUtc="2025-12-29T08:18:00Z">
              <w:rPr>
                <w:rFonts w:ascii="Times New Roman" w:hAnsi="Times New Roman" w:cs="Times New Roman"/>
                <w:szCs w:val="20"/>
              </w:rPr>
            </w:rPrChange>
          </w:rPr>
          <w:t xml:space="preserve"> (WHO D</w:t>
        </w:r>
      </w:ins>
      <w:ins w:id="3130" w:author="Yali Chen" w:date="2025-12-17T15:10:00Z" w16du:dateUtc="2025-12-17T07:10:00Z">
        <w:r w:rsidR="006E2E8D" w:rsidRPr="00086FF8">
          <w:rPr>
            <w:rFonts w:ascii="Times New Roman" w:hAnsi="Times New Roman" w:cs="Times New Roman"/>
            <w:i/>
            <w:iCs/>
            <w:szCs w:val="20"/>
            <w:rPrChange w:id="3131" w:author="Yali Chen" w:date="2025-12-29T16:18:00Z" w16du:dateUtc="2025-12-29T08:18:00Z">
              <w:rPr>
                <w:rFonts w:ascii="Times New Roman" w:hAnsi="Times New Roman" w:cs="Times New Roman"/>
                <w:szCs w:val="20"/>
              </w:rPr>
            </w:rPrChange>
          </w:rPr>
          <w:t>RUG coding</w:t>
        </w:r>
      </w:ins>
      <w:ins w:id="3132" w:author="Yali Chen" w:date="2025-12-17T15:09:00Z" w16du:dateUtc="2025-12-17T07:09:00Z">
        <w:r w:rsidR="006E2E8D" w:rsidRPr="00086FF8">
          <w:rPr>
            <w:rFonts w:ascii="Times New Roman" w:hAnsi="Times New Roman" w:cs="Times New Roman"/>
            <w:i/>
            <w:iCs/>
            <w:szCs w:val="20"/>
            <w:rPrChange w:id="3133" w:author="Yali Chen" w:date="2025-12-29T16:18:00Z" w16du:dateUtc="2025-12-29T08:18:00Z">
              <w:rPr>
                <w:rFonts w:ascii="Times New Roman" w:hAnsi="Times New Roman" w:cs="Times New Roman"/>
                <w:szCs w:val="20"/>
              </w:rPr>
            </w:rPrChange>
          </w:rPr>
          <w:t>)</w:t>
        </w:r>
        <w:r w:rsidRPr="00086FF8">
          <w:rPr>
            <w:rFonts w:ascii="Times New Roman" w:hAnsi="Times New Roman" w:cs="Times New Roman"/>
            <w:i/>
            <w:iCs/>
            <w:szCs w:val="20"/>
            <w:rPrChange w:id="3134" w:author="Yali Chen" w:date="2025-12-29T16:18:00Z" w16du:dateUtc="2025-12-29T08:18:00Z">
              <w:rPr>
                <w:rFonts w:ascii="Times New Roman" w:hAnsi="Times New Roman" w:cs="Times New Roman"/>
                <w:szCs w:val="20"/>
              </w:rPr>
            </w:rPrChange>
          </w:rPr>
          <w:t xml:space="preserve"> </w:t>
        </w:r>
        <w:r w:rsidR="006E2E8D" w:rsidRPr="00086FF8">
          <w:rPr>
            <w:rFonts w:ascii="Times New Roman" w:hAnsi="Times New Roman" w:cs="Times New Roman"/>
            <w:i/>
            <w:iCs/>
            <w:szCs w:val="20"/>
            <w:rPrChange w:id="3135" w:author="Yali Chen" w:date="2025-12-29T16:18:00Z" w16du:dateUtc="2025-12-29T08:18:00Z">
              <w:rPr>
                <w:rFonts w:ascii="Times New Roman" w:hAnsi="Times New Roman" w:cs="Times New Roman"/>
                <w:szCs w:val="20"/>
              </w:rPr>
            </w:rPrChange>
          </w:rPr>
          <w:t xml:space="preserve">of </w:t>
        </w:r>
        <w:r w:rsidRPr="00086FF8">
          <w:rPr>
            <w:rFonts w:ascii="Times New Roman" w:hAnsi="Times New Roman" w:cs="Times New Roman"/>
            <w:i/>
            <w:iCs/>
            <w:szCs w:val="20"/>
            <w:rPrChange w:id="3136" w:author="Yali Chen" w:date="2025-12-29T16:18:00Z" w16du:dateUtc="2025-12-29T08:18:00Z">
              <w:rPr>
                <w:rFonts w:ascii="Times New Roman" w:hAnsi="Times New Roman" w:cs="Times New Roman"/>
                <w:szCs w:val="20"/>
              </w:rPr>
            </w:rPrChange>
          </w:rPr>
          <w:t>Medication Name</w:t>
        </w:r>
      </w:ins>
      <w:ins w:id="3137" w:author="Yali Chen" w:date="2025-12-17T15:10:00Z" w16du:dateUtc="2025-12-17T07:10:00Z">
        <w:r w:rsidR="006E2E8D" w:rsidRPr="00086FF8">
          <w:rPr>
            <w:rFonts w:ascii="Times New Roman" w:hAnsi="Times New Roman" w:cs="Times New Roman"/>
            <w:i/>
            <w:iCs/>
            <w:szCs w:val="20"/>
            <w:rPrChange w:id="3138" w:author="Yali Chen" w:date="2025-12-29T16:18:00Z" w16du:dateUtc="2025-12-29T08:18:00Z">
              <w:rPr>
                <w:rFonts w:ascii="Times New Roman" w:hAnsi="Times New Roman" w:cs="Times New Roman"/>
                <w:szCs w:val="20"/>
              </w:rPr>
            </w:rPrChange>
          </w:rPr>
          <w:t xml:space="preserve"> = “Tocilizumab”</w:t>
        </w:r>
        <w:r w:rsidR="006E2E8D" w:rsidRPr="00086FF8">
          <w:rPr>
            <w:rFonts w:ascii="Times New Roman" w:hAnsi="Times New Roman" w:cs="Times New Roman"/>
            <w:i/>
            <w:iCs/>
            <w:szCs w:val="20"/>
          </w:rPr>
          <w:t xml:space="preserve"> in CRF page “Previous and Concomitant Medications”</w:t>
        </w:r>
      </w:ins>
      <w:ins w:id="3139" w:author="Yali Chen" w:date="2025-12-29T15:42:00Z" w16du:dateUtc="2025-12-29T07:42:00Z">
        <w:r w:rsidR="00D704C3" w:rsidRPr="00086FF8">
          <w:rPr>
            <w:rFonts w:ascii="Times New Roman" w:hAnsi="Times New Roman" w:cs="Times New Roman"/>
            <w:i/>
            <w:iCs/>
            <w:szCs w:val="20"/>
          </w:rPr>
          <w:t xml:space="preserve"> and Indication type = “Adverse Event” in CRF page “Previous and Concomitant Medications”</w:t>
        </w:r>
      </w:ins>
      <w:ins w:id="3140" w:author="Yali Chen" w:date="2025-12-29T16:17:00Z" w16du:dateUtc="2025-12-29T08:17:00Z">
        <w:r w:rsidR="00086FF8" w:rsidRPr="00086FF8">
          <w:rPr>
            <w:rFonts w:ascii="Times New Roman" w:hAnsi="Times New Roman" w:cs="Times New Roman"/>
            <w:i/>
            <w:iCs/>
            <w:szCs w:val="20"/>
          </w:rPr>
          <w:t xml:space="preserve"> and Is this adverse event ICANS?</w:t>
        </w:r>
      </w:ins>
      <w:ins w:id="3141" w:author="Yali Chen" w:date="2025-12-29T16:38:00Z" w16du:dateUtc="2025-12-29T08:38:00Z">
        <w:r w:rsidR="00AF6664">
          <w:rPr>
            <w:rFonts w:ascii="Times New Roman" w:hAnsi="Times New Roman" w:cs="Times New Roman" w:hint="eastAsia"/>
            <w:i/>
            <w:iCs/>
            <w:szCs w:val="20"/>
          </w:rPr>
          <w:t xml:space="preserve"> </w:t>
        </w:r>
      </w:ins>
      <w:ins w:id="3142" w:author="Yali Chen" w:date="2025-12-29T16:17:00Z" w16du:dateUtc="2025-12-29T08:17:00Z">
        <w:r w:rsidR="00086FF8" w:rsidRPr="00086FF8">
          <w:rPr>
            <w:rFonts w:ascii="Times New Roman" w:hAnsi="Times New Roman" w:cs="Times New Roman"/>
            <w:i/>
            <w:iCs/>
            <w:szCs w:val="20"/>
          </w:rPr>
          <w:t>=</w:t>
        </w:r>
        <w:r w:rsidR="00086FF8" w:rsidRPr="00086FF8">
          <w:rPr>
            <w:rFonts w:ascii="Times New Roman" w:hAnsi="Times New Roman" w:cs="Times New Roman" w:hint="eastAsia"/>
            <w:i/>
            <w:iCs/>
            <w:szCs w:val="20"/>
          </w:rPr>
          <w:t>”</w:t>
        </w:r>
        <w:r w:rsidR="00086FF8" w:rsidRPr="00086FF8">
          <w:rPr>
            <w:rFonts w:ascii="Times New Roman" w:hAnsi="Times New Roman" w:cs="Times New Roman"/>
            <w:i/>
            <w:iCs/>
            <w:szCs w:val="20"/>
          </w:rPr>
          <w:t>Yes</w:t>
        </w:r>
        <w:r w:rsidR="00086FF8" w:rsidRPr="00086FF8">
          <w:rPr>
            <w:rFonts w:ascii="Times New Roman" w:hAnsi="Times New Roman" w:cs="Times New Roman" w:hint="eastAsia"/>
            <w:i/>
            <w:iCs/>
            <w:szCs w:val="20"/>
          </w:rPr>
          <w:t>”</w:t>
        </w:r>
        <w:r w:rsidR="00086FF8" w:rsidRPr="00086FF8">
          <w:rPr>
            <w:rFonts w:ascii="Times New Roman" w:hAnsi="Times New Roman" w:cs="Times New Roman"/>
            <w:i/>
            <w:iCs/>
            <w:szCs w:val="20"/>
          </w:rPr>
          <w:t xml:space="preserve"> in CRF Page </w:t>
        </w:r>
        <w:r w:rsidR="00086FF8" w:rsidRPr="00086FF8">
          <w:rPr>
            <w:rFonts w:ascii="Times New Roman" w:hAnsi="Times New Roman" w:cs="Times New Roman" w:hint="eastAsia"/>
            <w:i/>
            <w:iCs/>
            <w:szCs w:val="20"/>
          </w:rPr>
          <w:t>“</w:t>
        </w:r>
        <w:r w:rsidR="00086FF8" w:rsidRPr="00086FF8">
          <w:rPr>
            <w:rFonts w:ascii="Times New Roman" w:hAnsi="Times New Roman" w:cs="Times New Roman"/>
            <w:i/>
            <w:iCs/>
            <w:szCs w:val="20"/>
          </w:rPr>
          <w:t>Adverse Event</w:t>
        </w:r>
        <w:r w:rsidR="00086FF8" w:rsidRPr="00086FF8">
          <w:rPr>
            <w:rFonts w:ascii="Times New Roman" w:hAnsi="Times New Roman" w:cs="Times New Roman" w:hint="eastAsia"/>
            <w:i/>
            <w:iCs/>
            <w:szCs w:val="20"/>
          </w:rPr>
          <w:t>”</w:t>
        </w:r>
      </w:ins>
    </w:p>
    <w:p w14:paraId="3EB2767A" w14:textId="404698E5" w:rsidR="003F503F" w:rsidRPr="00086FF8" w:rsidRDefault="00D704C3" w:rsidP="00D704C3">
      <w:pPr>
        <w:rPr>
          <w:ins w:id="3143" w:author="Yali Chen" w:date="2025-12-29T15:42:00Z" w16du:dateUtc="2025-12-29T07:42:00Z"/>
          <w:rFonts w:ascii="Times New Roman" w:hAnsi="Times New Roman" w:cs="Times New Roman"/>
          <w:i/>
          <w:iCs/>
          <w:szCs w:val="20"/>
        </w:rPr>
      </w:pPr>
      <w:ins w:id="3144" w:author="Yali Chen" w:date="2025-12-29T15:42:00Z" w16du:dateUtc="2025-12-29T07:42:00Z">
        <w:r w:rsidRPr="00086FF8">
          <w:rPr>
            <w:rFonts w:ascii="Times New Roman" w:hAnsi="Times New Roman" w:cs="Times New Roman"/>
            <w:i/>
            <w:iCs/>
            <w:szCs w:val="20"/>
          </w:rPr>
          <w:t>Link CRF Page “Previous and Concomitant Medications” and CRF Page “Adverse Event” by “Adverse Event #x”in CRF Page “Previous and Concomitant Medications” and “Adverse Event Reported Term”in CRF Page “Adverse Event”.</w:t>
        </w:r>
      </w:ins>
    </w:p>
    <w:p w14:paraId="291F8760" w14:textId="77777777" w:rsidR="00DE241F" w:rsidRPr="00086FF8" w:rsidRDefault="00DE241F" w:rsidP="00216E69">
      <w:pPr>
        <w:rPr>
          <w:ins w:id="3145" w:author="Yali Chen" w:date="2025-12-17T15:11:00Z" w16du:dateUtc="2025-12-17T07:11:00Z"/>
          <w:rFonts w:ascii="Times New Roman" w:hAnsi="Times New Roman" w:cs="Times New Roman"/>
          <w:i/>
          <w:iCs/>
          <w:szCs w:val="20"/>
        </w:rPr>
      </w:pPr>
    </w:p>
    <w:p w14:paraId="29DC1B6C" w14:textId="77777777" w:rsidR="00022CEA" w:rsidRPr="00086FF8" w:rsidRDefault="00022CEA" w:rsidP="00022CEA">
      <w:pPr>
        <w:rPr>
          <w:ins w:id="3146" w:author="Yali Chen" w:date="2025-12-17T15:12:00Z" w16du:dateUtc="2025-12-17T07:12:00Z"/>
          <w:rFonts w:ascii="Times New Roman" w:hAnsi="Times New Roman" w:cs="Times New Roman"/>
          <w:i/>
          <w:iCs/>
          <w:szCs w:val="20"/>
        </w:rPr>
      </w:pPr>
    </w:p>
    <w:p w14:paraId="092D5126" w14:textId="336F2F3B" w:rsidR="00022CEA" w:rsidRPr="00086FF8" w:rsidRDefault="00077672" w:rsidP="00022CEA">
      <w:pPr>
        <w:rPr>
          <w:ins w:id="3147" w:author="Yali Chen" w:date="2025-12-17T15:12:00Z" w16du:dateUtc="2025-12-17T07:12:00Z"/>
          <w:rFonts w:ascii="Times New Roman" w:hAnsi="Times New Roman" w:cs="Times New Roman"/>
          <w:b/>
          <w:bCs/>
          <w:i/>
          <w:iCs/>
          <w:szCs w:val="20"/>
          <w:rPrChange w:id="3148" w:author="Yali Chen" w:date="2025-12-29T16:18:00Z" w16du:dateUtc="2025-12-29T08:18:00Z">
            <w:rPr>
              <w:ins w:id="3149" w:author="Yali Chen" w:date="2025-12-17T15:12:00Z" w16du:dateUtc="2025-12-17T07:12:00Z"/>
              <w:rFonts w:ascii="Times New Roman" w:hAnsi="Times New Roman" w:cs="Times New Roman"/>
              <w:i/>
              <w:iCs/>
              <w:szCs w:val="20"/>
            </w:rPr>
          </w:rPrChange>
        </w:rPr>
      </w:pPr>
      <w:ins w:id="3150" w:author="Yali Chen" w:date="2025-12-17T15:14:00Z" w16du:dateUtc="2025-12-17T07:14:00Z">
        <w:r w:rsidRPr="00086FF8">
          <w:rPr>
            <w:rFonts w:ascii="Times New Roman" w:hAnsi="Times New Roman" w:cs="Times New Roman"/>
            <w:b/>
            <w:bCs/>
            <w:i/>
            <w:iCs/>
            <w:szCs w:val="20"/>
            <w:rPrChange w:id="3151" w:author="Yali Chen" w:date="2025-12-29T16:18:00Z" w16du:dateUtc="2025-12-29T08:18:00Z">
              <w:rPr>
                <w:rFonts w:ascii="Times New Roman" w:hAnsi="Times New Roman" w:cs="Times New Roman"/>
                <w:i/>
                <w:iCs/>
                <w:szCs w:val="20"/>
              </w:rPr>
            </w:rPrChange>
          </w:rPr>
          <w:t>Glucocorticoids</w:t>
        </w:r>
      </w:ins>
      <w:ins w:id="3152" w:author="Yali Chen" w:date="2025-12-17T15:12:00Z" w16du:dateUtc="2025-12-17T07:12:00Z">
        <w:r w:rsidR="00022CEA" w:rsidRPr="00086FF8">
          <w:rPr>
            <w:rFonts w:ascii="Times New Roman" w:hAnsi="Times New Roman" w:cs="Times New Roman"/>
            <w:b/>
            <w:bCs/>
            <w:i/>
            <w:iCs/>
            <w:szCs w:val="20"/>
            <w:rPrChange w:id="3153" w:author="Yali Chen" w:date="2025-12-29T16:18:00Z" w16du:dateUtc="2025-12-29T08:18:00Z">
              <w:rPr>
                <w:rFonts w:ascii="Times New Roman" w:hAnsi="Times New Roman" w:cs="Times New Roman"/>
                <w:i/>
                <w:iCs/>
                <w:szCs w:val="20"/>
              </w:rPr>
            </w:rPrChange>
          </w:rPr>
          <w:t xml:space="preserve"> used will be Yes when:</w:t>
        </w:r>
      </w:ins>
    </w:p>
    <w:p w14:paraId="2DE775F9" w14:textId="458235D6" w:rsidR="00960266" w:rsidRPr="00086FF8" w:rsidRDefault="00872D03" w:rsidP="676C180F">
      <w:pPr>
        <w:rPr>
          <w:ins w:id="3154" w:author="Yali Chen" w:date="2025-12-29T15:45:00Z" w16du:dateUtc="2025-12-29T07:45:00Z"/>
          <w:rFonts w:ascii="Times New Roman" w:hAnsi="Times New Roman" w:cs="Times New Roman"/>
          <w:i/>
          <w:iCs/>
        </w:rPr>
      </w:pPr>
      <w:ins w:id="3155" w:author="Yali Chen" w:date="2025-12-17T16:01:00Z" w16du:dateUtc="2025-12-17T08:01:00Z">
        <w:r w:rsidRPr="676C180F">
          <w:rPr>
            <w:rFonts w:ascii="Times New Roman" w:hAnsi="Times New Roman" w:cs="Times New Roman"/>
            <w:i/>
            <w:iCs/>
            <w:highlight w:val="yellow"/>
          </w:rPr>
          <w:t>ATC</w:t>
        </w:r>
      </w:ins>
      <w:ins w:id="3156" w:author="Yali Chen" w:date="2025-12-17T15:12:00Z" w16du:dateUtc="2025-12-17T07:12:00Z">
        <w:r w:rsidR="00022CEA" w:rsidRPr="676C180F">
          <w:rPr>
            <w:rFonts w:ascii="Times New Roman" w:hAnsi="Times New Roman" w:cs="Times New Roman"/>
            <w:i/>
            <w:iCs/>
            <w:highlight w:val="yellow"/>
          </w:rPr>
          <w:t xml:space="preserve"> </w:t>
        </w:r>
      </w:ins>
      <w:r w:rsidR="3E18F158" w:rsidRPr="676C180F">
        <w:rPr>
          <w:rFonts w:ascii="Times New Roman" w:hAnsi="Times New Roman" w:cs="Times New Roman"/>
          <w:i/>
          <w:iCs/>
          <w:highlight w:val="yellow"/>
        </w:rPr>
        <w:t>2</w:t>
      </w:r>
      <w:ins w:id="3157" w:author="Yali Chen" w:date="2025-12-17T15:12:00Z" w16du:dateUtc="2025-12-17T07:12:00Z">
        <w:r w:rsidR="00022CEA" w:rsidRPr="676C180F">
          <w:rPr>
            <w:rFonts w:ascii="Times New Roman" w:hAnsi="Times New Roman" w:cs="Times New Roman"/>
            <w:i/>
            <w:iCs/>
            <w:highlight w:val="yellow"/>
          </w:rPr>
          <w:t>(WHO DRUG coding) of Medication Name = “</w:t>
        </w:r>
      </w:ins>
      <w:r w:rsidR="207091BF" w:rsidRPr="676C180F">
        <w:rPr>
          <w:rFonts w:ascii="Times New Roman" w:hAnsi="Times New Roman" w:cs="Times New Roman"/>
          <w:i/>
          <w:iCs/>
          <w:color w:val="FF0000"/>
          <w:highlight w:val="yellow"/>
        </w:rPr>
        <w:t>H02</w:t>
      </w:r>
      <w:ins w:id="3158" w:author="Yali Chen" w:date="2025-12-17T15:12:00Z" w16du:dateUtc="2025-12-17T07:12:00Z">
        <w:r w:rsidR="00022CEA" w:rsidRPr="676C180F">
          <w:rPr>
            <w:rFonts w:ascii="Times New Roman" w:hAnsi="Times New Roman" w:cs="Times New Roman"/>
            <w:i/>
            <w:iCs/>
            <w:highlight w:val="yellow"/>
          </w:rPr>
          <w:t>”</w:t>
        </w:r>
        <w:r w:rsidR="00022CEA" w:rsidRPr="676C180F">
          <w:rPr>
            <w:rFonts w:ascii="Times New Roman" w:hAnsi="Times New Roman" w:cs="Times New Roman"/>
            <w:i/>
            <w:iCs/>
          </w:rPr>
          <w:t xml:space="preserve"> in CRF page “Previous and Concomitant Medications” </w:t>
        </w:r>
      </w:ins>
      <w:ins w:id="3159" w:author="Yali Chen" w:date="2025-12-29T15:45:00Z" w16du:dateUtc="2025-12-29T07:45:00Z">
        <w:r w:rsidR="00960266" w:rsidRPr="676C180F">
          <w:rPr>
            <w:rFonts w:ascii="Times New Roman" w:hAnsi="Times New Roman" w:cs="Times New Roman"/>
            <w:i/>
            <w:iCs/>
          </w:rPr>
          <w:t>and Indication type = “Adverse Event” in CRF page “Previous and Concomitant Medications”</w:t>
        </w:r>
      </w:ins>
      <w:ins w:id="3160" w:author="Yali Chen" w:date="2025-12-29T16:18:00Z" w16du:dateUtc="2025-12-29T08:18:00Z">
        <w:r w:rsidR="00086FF8" w:rsidRPr="676C180F">
          <w:rPr>
            <w:rFonts w:ascii="Times New Roman" w:hAnsi="Times New Roman" w:cs="Times New Roman"/>
            <w:i/>
            <w:iCs/>
          </w:rPr>
          <w:t xml:space="preserve"> and Is this adverse event ICANS?</w:t>
        </w:r>
      </w:ins>
      <w:ins w:id="3161" w:author="Yali Chen" w:date="2025-12-29T16:38:00Z" w16du:dateUtc="2025-12-29T08:38:00Z">
        <w:r w:rsidR="00AF6664" w:rsidRPr="676C180F">
          <w:rPr>
            <w:rFonts w:ascii="Times New Roman" w:hAnsi="Times New Roman" w:cs="Times New Roman"/>
            <w:i/>
            <w:iCs/>
          </w:rPr>
          <w:t xml:space="preserve"> </w:t>
        </w:r>
      </w:ins>
      <w:ins w:id="3162" w:author="Yali Chen" w:date="2025-12-29T16:18:00Z" w16du:dateUtc="2025-12-29T08:18:00Z">
        <w:r w:rsidR="00086FF8" w:rsidRPr="676C180F">
          <w:rPr>
            <w:rFonts w:ascii="Times New Roman" w:hAnsi="Times New Roman" w:cs="Times New Roman"/>
            <w:i/>
            <w:iCs/>
          </w:rPr>
          <w:t>=”Yes” in CRF Page “Adverse Event”</w:t>
        </w:r>
      </w:ins>
    </w:p>
    <w:p w14:paraId="79661916" w14:textId="44037415" w:rsidR="00022CEA" w:rsidRPr="00086FF8" w:rsidRDefault="58B227A9" w:rsidP="6DF3A601">
      <w:pPr>
        <w:rPr>
          <w:rFonts w:ascii="Times New Roman" w:hAnsi="Times New Roman" w:cs="Times New Roman"/>
          <w:i/>
          <w:iCs/>
          <w:rPrChange w:id="3163" w:author="Yali Chen" w:date="2025-12-29T16:18:00Z" w16du:dateUtc="2025-12-29T08:18:00Z">
            <w:rPr>
              <w:rFonts w:ascii="Times New Roman" w:hAnsi="Times New Roman" w:cs="Times New Roman"/>
            </w:rPr>
          </w:rPrChange>
        </w:rPr>
      </w:pPr>
      <w:ins w:id="3164" w:author="Yali Chen" w:date="2025-12-29T15:45:00Z">
        <w:r w:rsidRPr="6DF3A601">
          <w:rPr>
            <w:rFonts w:ascii="Times New Roman" w:hAnsi="Times New Roman" w:cs="Times New Roman"/>
            <w:i/>
            <w:iCs/>
          </w:rPr>
          <w:t>Link CRF Page “Previous and Concomitant Medications” and CRF Page “Adverse Event” by “Adverse Event #x”in CRF Page “Previous and Concomitant Medications” and “</w:t>
        </w:r>
        <w:commentRangeStart w:id="3165"/>
        <w:r w:rsidRPr="6DF3A601">
          <w:rPr>
            <w:rFonts w:ascii="Times New Roman" w:hAnsi="Times New Roman" w:cs="Times New Roman"/>
            <w:i/>
            <w:iCs/>
          </w:rPr>
          <w:t>Adverse Event Reported Term</w:t>
        </w:r>
      </w:ins>
      <w:commentRangeEnd w:id="3165"/>
      <w:r w:rsidR="00960266" w:rsidRPr="6DF3A601">
        <w:rPr>
          <w:rStyle w:val="CommentReference"/>
          <w:rFonts w:ascii="Times New Roman" w:hAnsi="Times New Roman" w:cs="Times New Roman"/>
          <w:i/>
          <w:iCs/>
          <w:sz w:val="20"/>
          <w:szCs w:val="22"/>
        </w:rPr>
        <w:commentReference w:id="3165"/>
      </w:r>
      <w:ins w:id="3166" w:author="Yali Chen" w:date="2025-12-29T15:45:00Z">
        <w:r w:rsidRPr="6DF3A601">
          <w:rPr>
            <w:rFonts w:ascii="Times New Roman" w:hAnsi="Times New Roman" w:cs="Times New Roman"/>
            <w:i/>
            <w:iCs/>
          </w:rPr>
          <w:t>”in CRF Page “Adverse Event”</w:t>
        </w:r>
      </w:ins>
      <w:ins w:id="3167" w:author="Yali Chen" w:date="2025-12-17T15:12:00Z">
        <w:r w:rsidR="297FA4F2" w:rsidRPr="6DF3A601">
          <w:rPr>
            <w:rFonts w:ascii="Times New Roman" w:hAnsi="Times New Roman" w:cs="Times New Roman"/>
            <w:i/>
            <w:iCs/>
          </w:rPr>
          <w:t>.</w:t>
        </w:r>
      </w:ins>
      <w:commentRangeEnd w:id="3028"/>
      <w:r w:rsidR="00960266" w:rsidRPr="00086FF8">
        <w:rPr>
          <w:rStyle w:val="CommentReference"/>
          <w:rFonts w:ascii="Times New Roman" w:hAnsi="Times New Roman" w:cs="Times New Roman"/>
          <w:i/>
          <w:iCs/>
          <w:sz w:val="20"/>
          <w:szCs w:val="22"/>
          <w:rPrChange w:id="3168" w:author="Yali Chen" w:date="2025-12-29T16:18:00Z" w16du:dateUtc="2025-12-29T08:18:00Z">
            <w:rPr>
              <w:rStyle w:val="CommentReference"/>
              <w:rFonts w:ascii="Times New Roman" w:hAnsi="Times New Roman" w:cs="Times New Roman"/>
              <w:sz w:val="20"/>
              <w:szCs w:val="22"/>
            </w:rPr>
          </w:rPrChange>
        </w:rPr>
        <w:commentReference w:id="3028"/>
      </w:r>
      <w:commentRangeEnd w:id="3029"/>
      <w:r w:rsidR="00960266" w:rsidRPr="00086FF8">
        <w:rPr>
          <w:rStyle w:val="CommentReference"/>
          <w:rFonts w:ascii="Times New Roman" w:hAnsi="Times New Roman" w:cs="Times New Roman"/>
          <w:i/>
          <w:iCs/>
          <w:sz w:val="20"/>
          <w:szCs w:val="22"/>
          <w:rPrChange w:id="3169" w:author="Yali Chen" w:date="2025-12-29T16:18:00Z" w16du:dateUtc="2025-12-29T08:18:00Z">
            <w:rPr>
              <w:rStyle w:val="CommentReference"/>
              <w:rFonts w:ascii="Times New Roman" w:hAnsi="Times New Roman" w:cs="Times New Roman"/>
              <w:sz w:val="20"/>
              <w:szCs w:val="22"/>
            </w:rPr>
          </w:rPrChange>
        </w:rPr>
        <w:commentReference w:id="3029"/>
      </w:r>
      <w:commentRangeEnd w:id="3030"/>
      <w:r w:rsidR="00960266" w:rsidRPr="00086FF8">
        <w:rPr>
          <w:rStyle w:val="CommentReference"/>
          <w:rFonts w:ascii="Times New Roman" w:hAnsi="Times New Roman" w:cs="Times New Roman"/>
          <w:i/>
          <w:iCs/>
          <w:sz w:val="20"/>
          <w:szCs w:val="22"/>
          <w:rPrChange w:id="3170" w:author="Yali Chen" w:date="2025-12-29T16:18:00Z" w16du:dateUtc="2025-12-29T08:18:00Z">
            <w:rPr>
              <w:rStyle w:val="CommentReference"/>
              <w:rFonts w:ascii="Times New Roman" w:hAnsi="Times New Roman" w:cs="Times New Roman"/>
              <w:sz w:val="20"/>
              <w:szCs w:val="22"/>
            </w:rPr>
          </w:rPrChange>
        </w:rPr>
        <w:commentReference w:id="3030"/>
      </w:r>
    </w:p>
    <w:p w14:paraId="19258309" w14:textId="6465E733" w:rsidR="000C1218" w:rsidRPr="00FD35A8" w:rsidRDefault="000C1218" w:rsidP="00216E69">
      <w:pPr>
        <w:rPr>
          <w:rFonts w:ascii="Times New Roman" w:hAnsi="Times New Roman" w:cs="Times New Roman"/>
          <w:i/>
          <w:iCs/>
          <w:szCs w:val="20"/>
          <w:rPrChange w:id="3171" w:author="Yali Chen" w:date="2025-12-17T15:11:00Z" w16du:dateUtc="2025-12-17T07:11:00Z">
            <w:rPr>
              <w:rFonts w:ascii="Times New Roman" w:hAnsi="Times New Roman" w:cs="Times New Roman"/>
            </w:rPr>
          </w:rPrChange>
        </w:rPr>
      </w:pPr>
      <w:r w:rsidRPr="00FD35A8">
        <w:rPr>
          <w:rFonts w:ascii="Times New Roman" w:hAnsi="Times New Roman" w:cs="Times New Roman"/>
          <w:i/>
          <w:iCs/>
          <w:szCs w:val="20"/>
          <w:rPrChange w:id="3172" w:author="Yali Chen" w:date="2025-12-17T15:11:00Z" w16du:dateUtc="2025-12-17T07:11:00Z">
            <w:rPr>
              <w:rFonts w:ascii="Times New Roman" w:hAnsi="Times New Roman" w:cs="Times New Roman"/>
            </w:rPr>
          </w:rPrChange>
        </w:rPr>
        <w:br w:type="page"/>
      </w:r>
    </w:p>
    <w:p w14:paraId="5DDB903A" w14:textId="7F062690" w:rsidR="00B03F3F" w:rsidRPr="00FD35A8" w:rsidRDefault="00B03F3F" w:rsidP="00B03F3F">
      <w:pPr>
        <w:pStyle w:val="TFLshelltitle1"/>
        <w:rPr>
          <w:rStyle w:val="Heading3Char1"/>
          <w:rFonts w:eastAsia="宋体"/>
          <w:b/>
          <w:bCs/>
          <w:color w:val="000000"/>
          <w:sz w:val="20"/>
          <w:szCs w:val="20"/>
          <w:lang w:eastAsia="zh-CN"/>
        </w:rPr>
      </w:pPr>
      <w:bookmarkStart w:id="3173" w:name="_Toc217918941"/>
      <w:r w:rsidRPr="00FD35A8">
        <w:rPr>
          <w:rStyle w:val="Heading3Char1"/>
          <w:rFonts w:eastAsia="宋体"/>
          <w:b/>
          <w:bCs/>
          <w:color w:val="000000"/>
          <w:sz w:val="20"/>
          <w:szCs w:val="20"/>
          <w:lang w:eastAsia="zh-CN"/>
        </w:rPr>
        <w:t>Listing 14.3.</w:t>
      </w:r>
      <w:r w:rsidR="00702F61" w:rsidRPr="00FD35A8">
        <w:rPr>
          <w:rStyle w:val="Heading3Char1"/>
          <w:rFonts w:eastAsia="宋体"/>
          <w:b/>
          <w:bCs/>
          <w:color w:val="000000"/>
          <w:sz w:val="20"/>
          <w:szCs w:val="20"/>
          <w:lang w:eastAsia="zh-CN"/>
        </w:rPr>
        <w:t>4</w:t>
      </w:r>
      <w:r w:rsidRPr="00FD35A8">
        <w:rPr>
          <w:rStyle w:val="Heading3Char1"/>
          <w:rFonts w:eastAsia="宋体"/>
          <w:b/>
          <w:bCs/>
          <w:color w:val="000000"/>
          <w:sz w:val="20"/>
          <w:szCs w:val="20"/>
          <w:lang w:eastAsia="zh-CN"/>
        </w:rPr>
        <w:t xml:space="preserve"> </w:t>
      </w:r>
      <w:r w:rsidR="00495405" w:rsidRPr="00FD35A8">
        <w:rPr>
          <w:rStyle w:val="Heading3Char1"/>
          <w:rFonts w:eastAsia="宋体"/>
          <w:b/>
          <w:bCs/>
          <w:color w:val="000000"/>
          <w:sz w:val="20"/>
          <w:szCs w:val="20"/>
          <w:lang w:eastAsia="zh-CN"/>
        </w:rPr>
        <w:t>Treatment for CRS/ICANS (Safety set)</w:t>
      </w:r>
      <w:bookmarkEnd w:id="3173"/>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6"/>
        <w:gridCol w:w="772"/>
        <w:gridCol w:w="1593"/>
        <w:gridCol w:w="949"/>
        <w:gridCol w:w="940"/>
        <w:gridCol w:w="1064"/>
        <w:gridCol w:w="1099"/>
        <w:gridCol w:w="920"/>
        <w:gridCol w:w="1061"/>
        <w:gridCol w:w="1370"/>
        <w:gridCol w:w="3676"/>
      </w:tblGrid>
      <w:tr w:rsidR="004E75BA" w:rsidRPr="00FD35A8" w14:paraId="7FCC1784" w14:textId="22C8C771" w:rsidTr="6DF3A601">
        <w:trPr>
          <w:trHeight w:val="442"/>
        </w:trPr>
        <w:tc>
          <w:tcPr>
            <w:tcW w:w="0" w:type="auto"/>
            <w:tcBorders>
              <w:top w:val="single" w:sz="4" w:space="0" w:color="auto"/>
              <w:left w:val="nil"/>
              <w:bottom w:val="single" w:sz="4" w:space="0" w:color="auto"/>
              <w:right w:val="nil"/>
            </w:tcBorders>
            <w:vAlign w:val="center"/>
          </w:tcPr>
          <w:p w14:paraId="4B38F941" w14:textId="77777777" w:rsidR="004E75BA" w:rsidRPr="00FD35A8" w:rsidRDefault="004E75BA" w:rsidP="006921A2">
            <w:pPr>
              <w:widowControl/>
              <w:jc w:val="center"/>
              <w:rPr>
                <w:rFonts w:ascii="Times New Roman" w:hAnsi="Times New Roman"/>
                <w:lang w:eastAsia="zh-CN"/>
              </w:rPr>
            </w:pPr>
            <w:r w:rsidRPr="00FD35A8">
              <w:rPr>
                <w:rFonts w:ascii="Times New Roman" w:hAnsi="Times New Roman"/>
                <w:lang w:eastAsia="zh-CN"/>
              </w:rPr>
              <w:t>Subject identifier</w:t>
            </w:r>
          </w:p>
        </w:tc>
        <w:tc>
          <w:tcPr>
            <w:tcW w:w="0" w:type="auto"/>
            <w:tcBorders>
              <w:top w:val="single" w:sz="4" w:space="0" w:color="auto"/>
              <w:left w:val="nil"/>
              <w:bottom w:val="single" w:sz="4" w:space="0" w:color="auto"/>
              <w:right w:val="nil"/>
            </w:tcBorders>
            <w:vAlign w:val="center"/>
          </w:tcPr>
          <w:p w14:paraId="63BF19F0" w14:textId="77777777" w:rsidR="004E75BA" w:rsidRPr="00FD35A8" w:rsidRDefault="004E75BA" w:rsidP="006921A2">
            <w:pPr>
              <w:widowControl/>
              <w:jc w:val="center"/>
              <w:rPr>
                <w:rFonts w:ascii="Times New Roman" w:hAnsi="Times New Roman"/>
                <w:lang w:eastAsia="zh-CN"/>
              </w:rPr>
            </w:pPr>
            <w:r w:rsidRPr="00FD35A8">
              <w:rPr>
                <w:rFonts w:ascii="Times New Roman" w:hAnsi="Times New Roman"/>
                <w:lang w:eastAsia="zh-CN"/>
              </w:rPr>
              <w:t>Cohort</w:t>
            </w:r>
          </w:p>
        </w:tc>
        <w:tc>
          <w:tcPr>
            <w:tcW w:w="0" w:type="auto"/>
            <w:tcBorders>
              <w:top w:val="single" w:sz="4" w:space="0" w:color="auto"/>
              <w:left w:val="nil"/>
              <w:bottom w:val="single" w:sz="4" w:space="0" w:color="auto"/>
              <w:right w:val="nil"/>
            </w:tcBorders>
            <w:vAlign w:val="center"/>
          </w:tcPr>
          <w:p w14:paraId="4B156C45" w14:textId="390A7BB8" w:rsidR="004E75BA" w:rsidRPr="00FD35A8" w:rsidRDefault="004E75BA" w:rsidP="007B59AF">
            <w:pPr>
              <w:widowControl/>
              <w:jc w:val="center"/>
              <w:rPr>
                <w:rFonts w:ascii="Times New Roman" w:hAnsi="Times New Roman"/>
                <w:lang w:eastAsia="zh-CN"/>
              </w:rPr>
            </w:pPr>
            <w:r w:rsidRPr="00FD35A8">
              <w:rPr>
                <w:rFonts w:ascii="Times New Roman" w:hAnsi="Times New Roman"/>
                <w:lang w:eastAsia="ja-JP"/>
              </w:rPr>
              <w:t>Preferred name</w:t>
            </w:r>
            <w:r w:rsidRPr="00FD35A8">
              <w:rPr>
                <w:rFonts w:ascii="Times New Roman" w:hAnsi="Times New Roman"/>
              </w:rPr>
              <w:t xml:space="preserve"> </w:t>
            </w:r>
            <w:r w:rsidRPr="00FD35A8">
              <w:rPr>
                <w:rFonts w:ascii="Times New Roman" w:hAnsi="Times New Roman"/>
                <w:lang w:eastAsia="ja-JP"/>
              </w:rPr>
              <w:t>(WHODrug Global mmyyyy)</w:t>
            </w:r>
          </w:p>
        </w:tc>
        <w:tc>
          <w:tcPr>
            <w:tcW w:w="0" w:type="auto"/>
            <w:tcBorders>
              <w:top w:val="single" w:sz="4" w:space="0" w:color="auto"/>
              <w:left w:val="nil"/>
              <w:bottom w:val="single" w:sz="4" w:space="0" w:color="auto"/>
              <w:right w:val="nil"/>
            </w:tcBorders>
            <w:vAlign w:val="center"/>
          </w:tcPr>
          <w:p w14:paraId="0FE77E5E" w14:textId="77777777" w:rsidR="004E75BA" w:rsidRPr="00FD35A8" w:rsidRDefault="004E75BA" w:rsidP="006921A2">
            <w:pPr>
              <w:widowControl/>
              <w:jc w:val="center"/>
              <w:rPr>
                <w:rFonts w:ascii="Times New Roman" w:hAnsi="Times New Roman"/>
                <w:lang w:eastAsia="zh-CN"/>
              </w:rPr>
            </w:pPr>
            <w:r w:rsidRPr="00FD35A8">
              <w:rPr>
                <w:rFonts w:ascii="Times New Roman" w:eastAsia="AdobeSongStd-Light" w:hAnsi="Times New Roman"/>
                <w:lang w:eastAsia="ja-JP"/>
              </w:rPr>
              <w:t>Start date (study day)</w:t>
            </w:r>
            <w:r w:rsidRPr="00FD35A8">
              <w:rPr>
                <w:rFonts w:ascii="Times New Roman" w:eastAsia="AdobeSongStd-Light" w:hAnsi="Times New Roman"/>
                <w:lang w:eastAsia="zh-CN"/>
              </w:rPr>
              <w:t xml:space="preserve"> [a]</w:t>
            </w:r>
          </w:p>
        </w:tc>
        <w:tc>
          <w:tcPr>
            <w:tcW w:w="0" w:type="auto"/>
            <w:tcBorders>
              <w:top w:val="single" w:sz="4" w:space="0" w:color="auto"/>
              <w:left w:val="nil"/>
              <w:bottom w:val="single" w:sz="4" w:space="0" w:color="auto"/>
              <w:right w:val="nil"/>
            </w:tcBorders>
            <w:vAlign w:val="center"/>
          </w:tcPr>
          <w:p w14:paraId="3EE793D2" w14:textId="77777777" w:rsidR="004E75BA" w:rsidRPr="00FD35A8" w:rsidRDefault="004E75BA" w:rsidP="006921A2">
            <w:pPr>
              <w:widowControl/>
              <w:jc w:val="center"/>
              <w:rPr>
                <w:rFonts w:ascii="Times New Roman" w:hAnsi="Times New Roman"/>
                <w:lang w:eastAsia="zh-CN"/>
              </w:rPr>
            </w:pPr>
            <w:r w:rsidRPr="00FD35A8">
              <w:rPr>
                <w:rFonts w:ascii="Times New Roman" w:hAnsi="Times New Roman"/>
              </w:rPr>
              <w:t>End date (study day)</w:t>
            </w:r>
            <w:r w:rsidRPr="00FD35A8">
              <w:rPr>
                <w:rFonts w:ascii="Times New Roman" w:hAnsi="Times New Roman"/>
                <w:lang w:eastAsia="zh-CN"/>
              </w:rPr>
              <w:t xml:space="preserve"> [a]</w:t>
            </w:r>
          </w:p>
        </w:tc>
        <w:tc>
          <w:tcPr>
            <w:tcW w:w="0" w:type="auto"/>
            <w:tcBorders>
              <w:top w:val="single" w:sz="4" w:space="0" w:color="auto"/>
              <w:left w:val="nil"/>
              <w:bottom w:val="single" w:sz="4" w:space="0" w:color="auto"/>
              <w:right w:val="nil"/>
            </w:tcBorders>
            <w:vAlign w:val="center"/>
          </w:tcPr>
          <w:p w14:paraId="551EB78E" w14:textId="77777777" w:rsidR="004E75BA" w:rsidRPr="00FD35A8" w:rsidRDefault="004E75BA" w:rsidP="006921A2">
            <w:pPr>
              <w:widowControl/>
              <w:jc w:val="center"/>
              <w:rPr>
                <w:rFonts w:ascii="Times New Roman" w:eastAsiaTheme="minorEastAsia" w:hAnsi="Times New Roman"/>
                <w:lang w:eastAsia="zh-CN"/>
              </w:rPr>
            </w:pPr>
            <w:r w:rsidRPr="00FD35A8">
              <w:rPr>
                <w:rFonts w:ascii="Times New Roman" w:eastAsiaTheme="minorEastAsia" w:hAnsi="Times New Roman"/>
                <w:lang w:eastAsia="zh-CN"/>
              </w:rPr>
              <w:t>Duration (Days) [b]</w:t>
            </w:r>
          </w:p>
        </w:tc>
        <w:tc>
          <w:tcPr>
            <w:tcW w:w="0" w:type="auto"/>
            <w:tcBorders>
              <w:top w:val="single" w:sz="4" w:space="0" w:color="auto"/>
              <w:left w:val="nil"/>
              <w:bottom w:val="single" w:sz="4" w:space="0" w:color="auto"/>
              <w:right w:val="nil"/>
            </w:tcBorders>
            <w:vAlign w:val="center"/>
          </w:tcPr>
          <w:p w14:paraId="16749B61" w14:textId="7275A5FD" w:rsidR="004E75BA" w:rsidRPr="00FD35A8" w:rsidRDefault="004E75BA" w:rsidP="006921A2">
            <w:pPr>
              <w:widowControl/>
              <w:jc w:val="center"/>
              <w:rPr>
                <w:rFonts w:ascii="Times New Roman" w:eastAsiaTheme="minorEastAsia" w:hAnsi="Times New Roman"/>
                <w:lang w:eastAsia="zh-CN"/>
              </w:rPr>
            </w:pPr>
            <w:r w:rsidRPr="00FD35A8">
              <w:rPr>
                <w:rFonts w:ascii="Times New Roman" w:eastAsiaTheme="minorEastAsia" w:hAnsi="Times New Roman"/>
                <w:lang w:eastAsia="zh-CN"/>
              </w:rPr>
              <w:t>Ongoing at data cut-off</w:t>
            </w:r>
          </w:p>
        </w:tc>
        <w:tc>
          <w:tcPr>
            <w:tcW w:w="0" w:type="auto"/>
            <w:tcBorders>
              <w:top w:val="single" w:sz="4" w:space="0" w:color="auto"/>
              <w:left w:val="nil"/>
              <w:bottom w:val="single" w:sz="4" w:space="0" w:color="auto"/>
              <w:right w:val="nil"/>
            </w:tcBorders>
            <w:vAlign w:val="center"/>
          </w:tcPr>
          <w:p w14:paraId="12799515" w14:textId="603C6702" w:rsidR="004E75BA" w:rsidRPr="00FD35A8" w:rsidRDefault="004E75BA" w:rsidP="006921A2">
            <w:pPr>
              <w:widowControl/>
              <w:jc w:val="center"/>
              <w:rPr>
                <w:rFonts w:ascii="Times New Roman" w:eastAsia="Calibri" w:hAnsi="Times New Roman"/>
                <w:lang w:eastAsia="ja-JP"/>
              </w:rPr>
            </w:pPr>
            <w:r w:rsidRPr="00FD35A8">
              <w:rPr>
                <w:rFonts w:ascii="Times New Roman" w:hAnsi="Times New Roman"/>
              </w:rPr>
              <w:t>Dose (unit)</w:t>
            </w:r>
          </w:p>
        </w:tc>
        <w:tc>
          <w:tcPr>
            <w:tcW w:w="0" w:type="auto"/>
            <w:tcBorders>
              <w:top w:val="single" w:sz="4" w:space="0" w:color="auto"/>
              <w:left w:val="nil"/>
              <w:bottom w:val="single" w:sz="4" w:space="0" w:color="auto"/>
              <w:right w:val="nil"/>
            </w:tcBorders>
            <w:vAlign w:val="center"/>
          </w:tcPr>
          <w:p w14:paraId="5D590CFC" w14:textId="7D0E6EF8" w:rsidR="004E75BA" w:rsidRPr="00FD35A8" w:rsidRDefault="004E75BA" w:rsidP="006921A2">
            <w:pPr>
              <w:widowControl/>
              <w:jc w:val="center"/>
              <w:rPr>
                <w:rFonts w:ascii="Times New Roman" w:eastAsiaTheme="minorEastAsia" w:hAnsi="Times New Roman"/>
                <w:lang w:eastAsia="zh-CN"/>
              </w:rPr>
            </w:pPr>
            <w:r w:rsidRPr="00FD35A8">
              <w:rPr>
                <w:rFonts w:ascii="Times New Roman" w:eastAsiaTheme="minorEastAsia" w:hAnsi="Times New Roman"/>
                <w:lang w:eastAsia="zh-CN"/>
              </w:rPr>
              <w:t>Frequency</w:t>
            </w:r>
          </w:p>
        </w:tc>
        <w:tc>
          <w:tcPr>
            <w:tcW w:w="0" w:type="auto"/>
            <w:tcBorders>
              <w:top w:val="single" w:sz="4" w:space="0" w:color="auto"/>
              <w:left w:val="nil"/>
              <w:bottom w:val="single" w:sz="4" w:space="0" w:color="auto"/>
              <w:right w:val="nil"/>
            </w:tcBorders>
            <w:vAlign w:val="center"/>
          </w:tcPr>
          <w:p w14:paraId="3C540EE4" w14:textId="7156EB94" w:rsidR="004E75BA" w:rsidRPr="00FD35A8" w:rsidRDefault="004E75BA" w:rsidP="006921A2">
            <w:pPr>
              <w:widowControl/>
              <w:jc w:val="center"/>
              <w:rPr>
                <w:rFonts w:ascii="Times New Roman" w:eastAsiaTheme="minorEastAsia" w:hAnsi="Times New Roman"/>
                <w:lang w:eastAsia="zh-CN"/>
              </w:rPr>
            </w:pPr>
            <w:r w:rsidRPr="00FD35A8">
              <w:rPr>
                <w:rFonts w:ascii="Times New Roman" w:eastAsiaTheme="minorEastAsia" w:hAnsi="Times New Roman"/>
                <w:lang w:eastAsia="zh-CN"/>
              </w:rPr>
              <w:t>Medication reason category</w:t>
            </w:r>
          </w:p>
        </w:tc>
        <w:tc>
          <w:tcPr>
            <w:tcW w:w="0" w:type="auto"/>
            <w:tcBorders>
              <w:top w:val="single" w:sz="4" w:space="0" w:color="auto"/>
              <w:bottom w:val="single" w:sz="4" w:space="0" w:color="auto"/>
            </w:tcBorders>
            <w:vAlign w:val="center"/>
          </w:tcPr>
          <w:p w14:paraId="0B97ECDB" w14:textId="1252176B" w:rsidR="004E75BA" w:rsidRPr="00FD35A8" w:rsidRDefault="00AE7855" w:rsidP="006921A2">
            <w:pPr>
              <w:widowControl/>
              <w:jc w:val="center"/>
              <w:rPr>
                <w:rFonts w:ascii="Times New Roman" w:eastAsiaTheme="minorEastAsia" w:hAnsi="Times New Roman"/>
              </w:rPr>
            </w:pPr>
            <w:r w:rsidRPr="00FD35A8">
              <w:rPr>
                <w:rFonts w:ascii="Times New Roman" w:eastAsiaTheme="minorEastAsia" w:hAnsi="Times New Roman"/>
              </w:rPr>
              <w:t>Adverse event preferred term</w:t>
            </w:r>
            <w:ins w:id="3174" w:author="Yali Chen" w:date="2025-12-17T17:24:00Z" w16du:dateUtc="2025-12-17T09:24:00Z">
              <w:r w:rsidR="00D76869" w:rsidRPr="00FD35A8">
                <w:rPr>
                  <w:rFonts w:ascii="Times New Roman" w:eastAsiaTheme="minorEastAsia" w:hAnsi="Times New Roman"/>
                  <w:lang w:eastAsia="zh-CN"/>
                </w:rPr>
                <w:t xml:space="preserve"> </w:t>
              </w:r>
              <w:r w:rsidR="00D76869" w:rsidRPr="00FD35A8">
                <w:rPr>
                  <w:rFonts w:ascii="Times New Roman" w:eastAsiaTheme="minorEastAsia" w:hAnsi="Times New Roman"/>
                </w:rPr>
                <w:t>(MedDRA version x.x)</w:t>
              </w:r>
            </w:ins>
          </w:p>
        </w:tc>
      </w:tr>
      <w:tr w:rsidR="0029508A" w:rsidRPr="00FD35A8" w14:paraId="584EE11F" w14:textId="3E4C856A" w:rsidTr="6DF3A601">
        <w:trPr>
          <w:trHeight w:val="242"/>
        </w:trPr>
        <w:tc>
          <w:tcPr>
            <w:tcW w:w="0" w:type="auto"/>
            <w:tcBorders>
              <w:top w:val="nil"/>
              <w:left w:val="nil"/>
              <w:bottom w:val="nil"/>
              <w:right w:val="nil"/>
            </w:tcBorders>
            <w:vAlign w:val="center"/>
          </w:tcPr>
          <w:p w14:paraId="53AF2939" w14:textId="77777777" w:rsidR="0029508A" w:rsidRPr="00FD35A8" w:rsidRDefault="0029508A" w:rsidP="0029508A">
            <w:pPr>
              <w:widowControl/>
              <w:jc w:val="center"/>
              <w:rPr>
                <w:rFonts w:ascii="Times New Roman" w:hAnsi="Times New Roman"/>
                <w:color w:val="auto"/>
                <w:lang w:eastAsia="ja-JP"/>
              </w:rPr>
            </w:pPr>
            <w:r w:rsidRPr="00FD35A8">
              <w:rPr>
                <w:rFonts w:ascii="Times New Roman" w:eastAsia="等线" w:hAnsi="Times New Roman"/>
                <w:color w:val="auto"/>
              </w:rPr>
              <w:t>E0001001</w:t>
            </w:r>
          </w:p>
        </w:tc>
        <w:tc>
          <w:tcPr>
            <w:tcW w:w="0" w:type="auto"/>
            <w:tcBorders>
              <w:top w:val="nil"/>
              <w:left w:val="nil"/>
              <w:bottom w:val="nil"/>
              <w:right w:val="nil"/>
            </w:tcBorders>
            <w:vAlign w:val="center"/>
          </w:tcPr>
          <w:p w14:paraId="01CD5CBB" w14:textId="77777777" w:rsidR="0029508A" w:rsidRPr="00FD35A8" w:rsidRDefault="0029508A" w:rsidP="0029508A">
            <w:pPr>
              <w:widowControl/>
              <w:jc w:val="center"/>
              <w:rPr>
                <w:rFonts w:ascii="Times New Roman" w:hAnsi="Times New Roman"/>
                <w:color w:val="auto"/>
                <w:lang w:eastAsia="ja-JP"/>
              </w:rPr>
            </w:pPr>
            <w:r w:rsidRPr="00FD35A8">
              <w:rPr>
                <w:rFonts w:ascii="Times New Roman" w:eastAsia="等线" w:hAnsi="Times New Roman"/>
                <w:color w:val="auto"/>
              </w:rPr>
              <w:t>IIM</w:t>
            </w:r>
          </w:p>
        </w:tc>
        <w:tc>
          <w:tcPr>
            <w:tcW w:w="0" w:type="auto"/>
            <w:tcBorders>
              <w:top w:val="nil"/>
              <w:left w:val="nil"/>
              <w:bottom w:val="nil"/>
              <w:right w:val="nil"/>
            </w:tcBorders>
            <w:vAlign w:val="center"/>
          </w:tcPr>
          <w:p w14:paraId="3E6B306D" w14:textId="77777777" w:rsidR="0029508A" w:rsidRPr="00FD35A8" w:rsidRDefault="0029508A" w:rsidP="0029508A">
            <w:pPr>
              <w:widowControl/>
              <w:jc w:val="center"/>
              <w:rPr>
                <w:rFonts w:ascii="Times New Roman" w:hAnsi="Times New Roman"/>
                <w:color w:val="auto"/>
                <w:lang w:eastAsia="ja-JP"/>
              </w:rPr>
            </w:pPr>
            <w:r w:rsidRPr="00FD35A8">
              <w:rPr>
                <w:rFonts w:ascii="Times New Roman" w:eastAsia="等线" w:hAnsi="Times New Roman"/>
                <w:color w:val="auto"/>
              </w:rPr>
              <w:t>xx</w:t>
            </w:r>
          </w:p>
        </w:tc>
        <w:tc>
          <w:tcPr>
            <w:tcW w:w="0" w:type="auto"/>
            <w:tcBorders>
              <w:top w:val="nil"/>
              <w:left w:val="nil"/>
              <w:bottom w:val="nil"/>
              <w:right w:val="nil"/>
            </w:tcBorders>
            <w:vAlign w:val="center"/>
          </w:tcPr>
          <w:p w14:paraId="312D8BCF" w14:textId="77777777" w:rsidR="0029508A" w:rsidRPr="00FD35A8" w:rsidRDefault="0029508A" w:rsidP="0029508A">
            <w:pPr>
              <w:widowControl/>
              <w:jc w:val="center"/>
              <w:rPr>
                <w:rFonts w:ascii="Times New Roman" w:hAnsi="Times New Roman"/>
                <w:color w:val="auto"/>
                <w:lang w:eastAsia="ja-JP"/>
              </w:rPr>
            </w:pPr>
            <w:r w:rsidRPr="00FD35A8">
              <w:rPr>
                <w:rFonts w:ascii="Times New Roman" w:eastAsia="等线" w:hAnsi="Times New Roman"/>
                <w:color w:val="auto"/>
              </w:rPr>
              <w:t>yyyy-mm-dd (xx)</w:t>
            </w:r>
          </w:p>
        </w:tc>
        <w:tc>
          <w:tcPr>
            <w:tcW w:w="0" w:type="auto"/>
            <w:tcBorders>
              <w:top w:val="nil"/>
              <w:left w:val="nil"/>
              <w:bottom w:val="nil"/>
              <w:right w:val="nil"/>
            </w:tcBorders>
            <w:vAlign w:val="center"/>
          </w:tcPr>
          <w:p w14:paraId="3B59563F" w14:textId="77777777" w:rsidR="0029508A" w:rsidRPr="00FD35A8" w:rsidRDefault="0029508A" w:rsidP="0029508A">
            <w:pPr>
              <w:widowControl/>
              <w:jc w:val="center"/>
              <w:rPr>
                <w:rFonts w:ascii="Times New Roman" w:hAnsi="Times New Roman"/>
                <w:color w:val="auto"/>
                <w:lang w:eastAsia="ja-JP"/>
              </w:rPr>
            </w:pPr>
            <w:r w:rsidRPr="00FD35A8">
              <w:rPr>
                <w:rFonts w:ascii="Times New Roman" w:eastAsia="等线" w:hAnsi="Times New Roman"/>
                <w:color w:val="auto"/>
              </w:rPr>
              <w:t>yyyy-mm-dd (xx)</w:t>
            </w:r>
          </w:p>
        </w:tc>
        <w:tc>
          <w:tcPr>
            <w:tcW w:w="0" w:type="auto"/>
            <w:tcBorders>
              <w:top w:val="nil"/>
              <w:left w:val="nil"/>
              <w:bottom w:val="nil"/>
              <w:right w:val="nil"/>
            </w:tcBorders>
            <w:vAlign w:val="center"/>
          </w:tcPr>
          <w:p w14:paraId="6D4E84C1" w14:textId="77777777" w:rsidR="0029508A" w:rsidRPr="00FD35A8" w:rsidRDefault="0029508A" w:rsidP="0029508A">
            <w:pPr>
              <w:widowControl/>
              <w:jc w:val="center"/>
              <w:rPr>
                <w:rFonts w:ascii="Times New Roman" w:hAnsi="Times New Roman"/>
                <w:color w:val="auto"/>
                <w:lang w:eastAsia="ja-JP"/>
              </w:rPr>
            </w:pPr>
            <w:r w:rsidRPr="00FD35A8">
              <w:rPr>
                <w:rFonts w:ascii="Times New Roman" w:eastAsia="等线" w:hAnsi="Times New Roman"/>
                <w:color w:val="auto"/>
              </w:rPr>
              <w:t>6</w:t>
            </w:r>
          </w:p>
        </w:tc>
        <w:tc>
          <w:tcPr>
            <w:tcW w:w="0" w:type="auto"/>
            <w:tcBorders>
              <w:top w:val="nil"/>
              <w:left w:val="nil"/>
              <w:bottom w:val="nil"/>
              <w:right w:val="nil"/>
            </w:tcBorders>
            <w:shd w:val="clear" w:color="auto" w:fill="FFFFFF" w:themeFill="background1"/>
            <w:vAlign w:val="center"/>
          </w:tcPr>
          <w:p w14:paraId="7847C018" w14:textId="09E9EFE5" w:rsidR="0029508A" w:rsidRPr="00FD35A8" w:rsidRDefault="0029508A" w:rsidP="0029508A">
            <w:pPr>
              <w:widowControl/>
              <w:jc w:val="center"/>
              <w:rPr>
                <w:rFonts w:ascii="Times New Roman" w:hAnsi="Times New Roman"/>
                <w:color w:val="auto"/>
              </w:rPr>
            </w:pPr>
            <w:r w:rsidRPr="00FD35A8">
              <w:rPr>
                <w:rFonts w:ascii="Times New Roman" w:eastAsia="等线" w:hAnsi="Times New Roman"/>
                <w:color w:val="auto"/>
              </w:rPr>
              <w:t>N</w:t>
            </w:r>
          </w:p>
        </w:tc>
        <w:tc>
          <w:tcPr>
            <w:tcW w:w="0" w:type="auto"/>
            <w:tcBorders>
              <w:top w:val="nil"/>
              <w:left w:val="nil"/>
              <w:bottom w:val="nil"/>
              <w:right w:val="nil"/>
            </w:tcBorders>
            <w:shd w:val="clear" w:color="auto" w:fill="FFFFFF" w:themeFill="background1"/>
            <w:vAlign w:val="center"/>
          </w:tcPr>
          <w:p w14:paraId="73A14CC8" w14:textId="42D6251B" w:rsidR="0029508A" w:rsidRPr="00FD35A8" w:rsidRDefault="0029508A" w:rsidP="0029508A">
            <w:pPr>
              <w:widowControl/>
              <w:jc w:val="center"/>
              <w:rPr>
                <w:rFonts w:ascii="Times New Roman" w:hAnsi="Times New Roman"/>
                <w:color w:val="auto"/>
              </w:rPr>
            </w:pPr>
            <w:r w:rsidRPr="00FD35A8">
              <w:rPr>
                <w:rFonts w:ascii="Times New Roman" w:eastAsia="等线" w:hAnsi="Times New Roman"/>
                <w:color w:val="auto"/>
              </w:rPr>
              <w:t>xx (mg)</w:t>
            </w:r>
          </w:p>
        </w:tc>
        <w:tc>
          <w:tcPr>
            <w:tcW w:w="0" w:type="auto"/>
            <w:tcBorders>
              <w:top w:val="nil"/>
              <w:left w:val="nil"/>
              <w:bottom w:val="nil"/>
              <w:right w:val="nil"/>
            </w:tcBorders>
            <w:shd w:val="clear" w:color="auto" w:fill="FFFFFF" w:themeFill="background1"/>
            <w:vAlign w:val="center"/>
          </w:tcPr>
          <w:p w14:paraId="0E0B7C6F" w14:textId="21CEE390" w:rsidR="0029508A" w:rsidRPr="00FD35A8" w:rsidRDefault="0029508A" w:rsidP="0029508A">
            <w:pPr>
              <w:widowControl/>
              <w:jc w:val="center"/>
              <w:rPr>
                <w:rFonts w:ascii="Times New Roman" w:hAnsi="Times New Roman"/>
                <w:color w:val="auto"/>
                <w:lang w:eastAsia="zh-CN"/>
              </w:rPr>
            </w:pPr>
            <w:r w:rsidRPr="00FD35A8">
              <w:rPr>
                <w:rFonts w:ascii="Times New Roman" w:eastAsia="等线" w:hAnsi="Times New Roman"/>
                <w:color w:val="auto"/>
              </w:rPr>
              <w:t>xx</w:t>
            </w:r>
          </w:p>
        </w:tc>
        <w:tc>
          <w:tcPr>
            <w:tcW w:w="0" w:type="auto"/>
            <w:tcBorders>
              <w:top w:val="nil"/>
              <w:left w:val="nil"/>
              <w:bottom w:val="nil"/>
              <w:right w:val="nil"/>
            </w:tcBorders>
            <w:shd w:val="clear" w:color="auto" w:fill="FFFFFF" w:themeFill="background1"/>
            <w:vAlign w:val="center"/>
          </w:tcPr>
          <w:p w14:paraId="69B177D4" w14:textId="3712B04F" w:rsidR="0029508A" w:rsidRPr="00FD35A8" w:rsidRDefault="0029508A" w:rsidP="0029508A">
            <w:pPr>
              <w:widowControl/>
              <w:jc w:val="center"/>
              <w:rPr>
                <w:rFonts w:ascii="Times New Roman" w:hAnsi="Times New Roman"/>
                <w:color w:val="auto"/>
              </w:rPr>
            </w:pPr>
            <w:r w:rsidRPr="00FD35A8">
              <w:rPr>
                <w:rFonts w:ascii="Times New Roman" w:eastAsia="等线" w:hAnsi="Times New Roman"/>
                <w:color w:val="auto"/>
              </w:rPr>
              <w:t>Prophylaxis</w:t>
            </w:r>
          </w:p>
        </w:tc>
        <w:tc>
          <w:tcPr>
            <w:tcW w:w="0" w:type="auto"/>
            <w:tcBorders>
              <w:top w:val="nil"/>
              <w:left w:val="nil"/>
              <w:bottom w:val="nil"/>
              <w:right w:val="nil"/>
            </w:tcBorders>
            <w:shd w:val="clear" w:color="auto" w:fill="FFFFFF" w:themeFill="background1"/>
            <w:vAlign w:val="center"/>
          </w:tcPr>
          <w:p w14:paraId="18A6F898" w14:textId="003A559A" w:rsidR="0029508A" w:rsidRPr="00FD35A8" w:rsidRDefault="0029508A" w:rsidP="0029508A">
            <w:pPr>
              <w:widowControl/>
              <w:jc w:val="center"/>
              <w:rPr>
                <w:rFonts w:ascii="Times New Roman" w:eastAsia="等线" w:hAnsi="Times New Roman"/>
                <w:color w:val="auto"/>
                <w:lang w:eastAsia="zh-CN"/>
              </w:rPr>
            </w:pPr>
            <w:commentRangeStart w:id="3175"/>
            <w:commentRangeStart w:id="3176"/>
            <w:commentRangeStart w:id="3177"/>
            <w:commentRangeStart w:id="3178"/>
            <w:del w:id="3179" w:author="Yali Chen" w:date="2025-12-17T17:24:00Z">
              <w:r w:rsidRPr="6DF3A601" w:rsidDel="620308D2">
                <w:rPr>
                  <w:rFonts w:ascii="Times New Roman" w:eastAsia="等线" w:hAnsi="Times New Roman"/>
                  <w:color w:val="auto"/>
                  <w:lang w:eastAsia="zh-CN"/>
                </w:rPr>
                <w:delText>CRS</w:delText>
              </w:r>
            </w:del>
            <w:commentRangeEnd w:id="3175"/>
            <w:r w:rsidRPr="6DF3A601">
              <w:rPr>
                <w:rStyle w:val="CommentReference"/>
                <w:rFonts w:ascii="Times New Roman" w:eastAsia="等线" w:hAnsi="Times New Roman"/>
                <w:color w:val="auto"/>
                <w:sz w:val="20"/>
                <w:szCs w:val="20"/>
                <w:lang w:eastAsia="zh-CN"/>
              </w:rPr>
              <w:commentReference w:id="3175"/>
            </w:r>
            <w:commentRangeEnd w:id="3176"/>
            <w:r w:rsidRPr="6DF3A601">
              <w:rPr>
                <w:rStyle w:val="CommentReference"/>
                <w:rFonts w:ascii="Times New Roman" w:eastAsia="等线" w:hAnsi="Times New Roman"/>
                <w:color w:val="auto"/>
                <w:sz w:val="20"/>
                <w:szCs w:val="20"/>
                <w:lang w:eastAsia="zh-CN"/>
              </w:rPr>
              <w:commentReference w:id="3176"/>
            </w:r>
            <w:commentRangeEnd w:id="3177"/>
            <w:r w:rsidRPr="6DF3A601">
              <w:rPr>
                <w:rStyle w:val="CommentReference"/>
                <w:rFonts w:ascii="Times New Roman" w:eastAsia="等线" w:hAnsi="Times New Roman"/>
                <w:color w:val="auto"/>
                <w:sz w:val="20"/>
                <w:szCs w:val="20"/>
                <w:lang w:eastAsia="zh-CN"/>
              </w:rPr>
              <w:commentReference w:id="3177"/>
            </w:r>
            <w:commentRangeEnd w:id="3178"/>
            <w:r w:rsidRPr="6DF3A601">
              <w:rPr>
                <w:rStyle w:val="CommentReference"/>
                <w:rFonts w:ascii="Times New Roman" w:eastAsia="等线" w:hAnsi="Times New Roman"/>
                <w:color w:val="auto"/>
                <w:sz w:val="20"/>
                <w:szCs w:val="20"/>
                <w:lang w:eastAsia="zh-CN"/>
              </w:rPr>
              <w:commentReference w:id="3178"/>
            </w:r>
            <w:ins w:id="3180" w:author="Yali Chen" w:date="2025-12-17T17:24:00Z">
              <w:r w:rsidR="79249CE4" w:rsidRPr="6DF3A601">
                <w:rPr>
                  <w:rFonts w:ascii="Times New Roman" w:eastAsia="等线" w:hAnsi="Times New Roman"/>
                  <w:color w:val="auto"/>
                  <w:lang w:eastAsia="zh-CN"/>
                </w:rPr>
                <w:t>xx</w:t>
              </w:r>
            </w:ins>
          </w:p>
        </w:tc>
      </w:tr>
      <w:tr w:rsidR="0029508A" w:rsidRPr="00FD35A8" w14:paraId="66B79DB3" w14:textId="6EA63E2B" w:rsidTr="6DF3A601">
        <w:trPr>
          <w:trHeight w:val="270"/>
        </w:trPr>
        <w:tc>
          <w:tcPr>
            <w:tcW w:w="0" w:type="auto"/>
            <w:tcBorders>
              <w:top w:val="nil"/>
              <w:left w:val="nil"/>
              <w:bottom w:val="nil"/>
              <w:right w:val="nil"/>
            </w:tcBorders>
            <w:vAlign w:val="center"/>
          </w:tcPr>
          <w:p w14:paraId="651F4BAF" w14:textId="77777777" w:rsidR="0029508A" w:rsidRPr="00FD35A8" w:rsidRDefault="0029508A" w:rsidP="0029508A">
            <w:pPr>
              <w:widowControl/>
              <w:jc w:val="center"/>
              <w:rPr>
                <w:rFonts w:ascii="Times New Roman" w:hAnsi="Times New Roman"/>
                <w:color w:val="auto"/>
                <w:lang w:eastAsia="zh-CN"/>
              </w:rPr>
            </w:pPr>
            <w:r w:rsidRPr="00FD35A8">
              <w:rPr>
                <w:rFonts w:ascii="Times New Roman" w:eastAsia="等线" w:hAnsi="Times New Roman"/>
                <w:color w:val="auto"/>
              </w:rPr>
              <w:t>E000100</w:t>
            </w:r>
            <w:r w:rsidRPr="00FD35A8">
              <w:rPr>
                <w:rFonts w:ascii="Times New Roman" w:eastAsia="等线" w:hAnsi="Times New Roman"/>
                <w:color w:val="auto"/>
                <w:lang w:eastAsia="zh-CN"/>
              </w:rPr>
              <w:t>2</w:t>
            </w:r>
          </w:p>
        </w:tc>
        <w:tc>
          <w:tcPr>
            <w:tcW w:w="0" w:type="auto"/>
            <w:tcBorders>
              <w:top w:val="nil"/>
              <w:left w:val="nil"/>
              <w:bottom w:val="nil"/>
              <w:right w:val="nil"/>
            </w:tcBorders>
            <w:vAlign w:val="center"/>
          </w:tcPr>
          <w:p w14:paraId="7CA76837" w14:textId="77777777" w:rsidR="0029508A" w:rsidRPr="00FD35A8" w:rsidRDefault="0029508A" w:rsidP="0029508A">
            <w:pPr>
              <w:widowControl/>
              <w:jc w:val="center"/>
              <w:rPr>
                <w:rFonts w:ascii="Times New Roman" w:hAnsi="Times New Roman"/>
                <w:color w:val="auto"/>
                <w:lang w:eastAsia="ja-JP"/>
              </w:rPr>
            </w:pPr>
            <w:r w:rsidRPr="00FD35A8">
              <w:rPr>
                <w:rFonts w:ascii="Times New Roman" w:eastAsia="等线" w:hAnsi="Times New Roman"/>
                <w:color w:val="auto"/>
              </w:rPr>
              <w:t>IIM</w:t>
            </w:r>
          </w:p>
        </w:tc>
        <w:tc>
          <w:tcPr>
            <w:tcW w:w="0" w:type="auto"/>
            <w:tcBorders>
              <w:top w:val="nil"/>
              <w:left w:val="nil"/>
              <w:bottom w:val="nil"/>
              <w:right w:val="nil"/>
            </w:tcBorders>
            <w:vAlign w:val="center"/>
          </w:tcPr>
          <w:p w14:paraId="3D55F88C" w14:textId="77777777" w:rsidR="0029508A" w:rsidRPr="00FD35A8" w:rsidRDefault="0029508A" w:rsidP="0029508A">
            <w:pPr>
              <w:widowControl/>
              <w:jc w:val="center"/>
              <w:rPr>
                <w:rFonts w:ascii="Times New Roman" w:hAnsi="Times New Roman"/>
                <w:color w:val="auto"/>
                <w:lang w:eastAsia="ja-JP"/>
              </w:rPr>
            </w:pPr>
            <w:r w:rsidRPr="00FD35A8">
              <w:rPr>
                <w:rFonts w:ascii="Times New Roman" w:eastAsia="等线" w:hAnsi="Times New Roman"/>
                <w:color w:val="auto"/>
              </w:rPr>
              <w:t>xx</w:t>
            </w:r>
          </w:p>
        </w:tc>
        <w:tc>
          <w:tcPr>
            <w:tcW w:w="0" w:type="auto"/>
            <w:tcBorders>
              <w:top w:val="nil"/>
              <w:left w:val="nil"/>
              <w:bottom w:val="nil"/>
              <w:right w:val="nil"/>
            </w:tcBorders>
            <w:vAlign w:val="center"/>
          </w:tcPr>
          <w:p w14:paraId="262CE25C" w14:textId="77777777" w:rsidR="0029508A" w:rsidRPr="00FD35A8" w:rsidRDefault="0029508A" w:rsidP="0029508A">
            <w:pPr>
              <w:widowControl/>
              <w:jc w:val="center"/>
              <w:rPr>
                <w:rFonts w:ascii="Times New Roman" w:hAnsi="Times New Roman"/>
                <w:color w:val="auto"/>
                <w:lang w:eastAsia="ja-JP"/>
              </w:rPr>
            </w:pPr>
            <w:r w:rsidRPr="00FD35A8">
              <w:rPr>
                <w:rFonts w:ascii="Times New Roman" w:eastAsia="等线" w:hAnsi="Times New Roman"/>
                <w:color w:val="auto"/>
              </w:rPr>
              <w:t>yyyy-mm-dd (xx)</w:t>
            </w:r>
          </w:p>
        </w:tc>
        <w:tc>
          <w:tcPr>
            <w:tcW w:w="0" w:type="auto"/>
            <w:tcBorders>
              <w:top w:val="nil"/>
              <w:left w:val="nil"/>
              <w:bottom w:val="nil"/>
              <w:right w:val="nil"/>
            </w:tcBorders>
            <w:vAlign w:val="center"/>
          </w:tcPr>
          <w:p w14:paraId="22F4B28C" w14:textId="77777777" w:rsidR="0029508A" w:rsidRPr="00FD35A8" w:rsidRDefault="0029508A" w:rsidP="0029508A">
            <w:pPr>
              <w:widowControl/>
              <w:jc w:val="center"/>
              <w:rPr>
                <w:rFonts w:ascii="Times New Roman" w:hAnsi="Times New Roman"/>
                <w:color w:val="auto"/>
                <w:lang w:eastAsia="ja-JP"/>
              </w:rPr>
            </w:pPr>
            <w:r w:rsidRPr="00FD35A8">
              <w:rPr>
                <w:rFonts w:ascii="Times New Roman" w:eastAsia="等线" w:hAnsi="Times New Roman"/>
                <w:color w:val="auto"/>
              </w:rPr>
              <w:t>yyyy-mm-dd (xx)</w:t>
            </w:r>
          </w:p>
        </w:tc>
        <w:tc>
          <w:tcPr>
            <w:tcW w:w="0" w:type="auto"/>
            <w:tcBorders>
              <w:top w:val="nil"/>
              <w:left w:val="nil"/>
              <w:bottom w:val="nil"/>
              <w:right w:val="nil"/>
            </w:tcBorders>
            <w:vAlign w:val="center"/>
          </w:tcPr>
          <w:p w14:paraId="20727782" w14:textId="77777777" w:rsidR="0029508A" w:rsidRPr="00FD35A8" w:rsidRDefault="0029508A" w:rsidP="0029508A">
            <w:pPr>
              <w:widowControl/>
              <w:jc w:val="center"/>
              <w:rPr>
                <w:rFonts w:ascii="Times New Roman" w:hAnsi="Times New Roman"/>
                <w:color w:val="auto"/>
                <w:lang w:eastAsia="zh-CN"/>
              </w:rPr>
            </w:pPr>
            <w:r w:rsidRPr="00FD35A8">
              <w:rPr>
                <w:rFonts w:ascii="Times New Roman" w:hAnsi="Times New Roman"/>
                <w:color w:val="auto"/>
                <w:lang w:eastAsia="zh-CN"/>
              </w:rPr>
              <w:t>3</w:t>
            </w:r>
          </w:p>
        </w:tc>
        <w:tc>
          <w:tcPr>
            <w:tcW w:w="0" w:type="auto"/>
            <w:tcBorders>
              <w:top w:val="nil"/>
              <w:left w:val="nil"/>
              <w:bottom w:val="nil"/>
              <w:right w:val="nil"/>
            </w:tcBorders>
            <w:shd w:val="clear" w:color="auto" w:fill="FFFFFF" w:themeFill="background1"/>
            <w:vAlign w:val="center"/>
          </w:tcPr>
          <w:p w14:paraId="625F771D" w14:textId="73C521DC" w:rsidR="0029508A" w:rsidRPr="00FD35A8" w:rsidRDefault="0029508A" w:rsidP="0029508A">
            <w:pPr>
              <w:widowControl/>
              <w:jc w:val="center"/>
              <w:rPr>
                <w:rFonts w:ascii="Times New Roman" w:hAnsi="Times New Roman"/>
                <w:color w:val="auto"/>
                <w:lang w:eastAsia="zh-CN"/>
              </w:rPr>
            </w:pPr>
          </w:p>
        </w:tc>
        <w:tc>
          <w:tcPr>
            <w:tcW w:w="0" w:type="auto"/>
            <w:tcBorders>
              <w:top w:val="nil"/>
              <w:left w:val="nil"/>
              <w:bottom w:val="nil"/>
              <w:right w:val="nil"/>
            </w:tcBorders>
            <w:shd w:val="clear" w:color="auto" w:fill="FFFFFF" w:themeFill="background1"/>
            <w:vAlign w:val="center"/>
          </w:tcPr>
          <w:p w14:paraId="036978EB" w14:textId="120F65E8" w:rsidR="0029508A" w:rsidRPr="00FD35A8" w:rsidRDefault="0029508A" w:rsidP="0029508A">
            <w:pPr>
              <w:widowControl/>
              <w:jc w:val="center"/>
              <w:rPr>
                <w:rFonts w:ascii="Times New Roman" w:hAnsi="Times New Roman"/>
                <w:color w:val="auto"/>
                <w:lang w:eastAsia="zh-CN"/>
              </w:rPr>
            </w:pPr>
          </w:p>
        </w:tc>
        <w:tc>
          <w:tcPr>
            <w:tcW w:w="0" w:type="auto"/>
            <w:tcBorders>
              <w:top w:val="nil"/>
              <w:left w:val="nil"/>
              <w:bottom w:val="nil"/>
              <w:right w:val="nil"/>
            </w:tcBorders>
            <w:shd w:val="clear" w:color="auto" w:fill="FFFFFF" w:themeFill="background1"/>
            <w:vAlign w:val="center"/>
          </w:tcPr>
          <w:p w14:paraId="005079A3" w14:textId="3F58288F" w:rsidR="0029508A" w:rsidRPr="00FD35A8" w:rsidRDefault="0029508A" w:rsidP="0029508A">
            <w:pPr>
              <w:widowControl/>
              <w:jc w:val="center"/>
              <w:rPr>
                <w:rFonts w:ascii="Times New Roman" w:hAnsi="Times New Roman"/>
                <w:color w:val="auto"/>
                <w:lang w:eastAsia="zh-CN"/>
              </w:rPr>
            </w:pPr>
          </w:p>
        </w:tc>
        <w:tc>
          <w:tcPr>
            <w:tcW w:w="0" w:type="auto"/>
            <w:tcBorders>
              <w:top w:val="nil"/>
              <w:left w:val="nil"/>
              <w:bottom w:val="nil"/>
              <w:right w:val="nil"/>
            </w:tcBorders>
            <w:shd w:val="clear" w:color="auto" w:fill="FFFFFF" w:themeFill="background1"/>
            <w:vAlign w:val="center"/>
          </w:tcPr>
          <w:p w14:paraId="2A57006A" w14:textId="5B71FF33" w:rsidR="0029508A" w:rsidRPr="00FD35A8" w:rsidRDefault="0029508A" w:rsidP="0029508A">
            <w:pPr>
              <w:widowControl/>
              <w:jc w:val="center"/>
              <w:rPr>
                <w:rFonts w:ascii="Times New Roman" w:hAnsi="Times New Roman"/>
                <w:color w:val="auto"/>
                <w:lang w:eastAsia="zh-CN"/>
              </w:rPr>
            </w:pPr>
          </w:p>
        </w:tc>
        <w:tc>
          <w:tcPr>
            <w:tcW w:w="0" w:type="auto"/>
            <w:tcBorders>
              <w:top w:val="nil"/>
              <w:left w:val="nil"/>
              <w:bottom w:val="nil"/>
              <w:right w:val="nil"/>
            </w:tcBorders>
            <w:shd w:val="clear" w:color="auto" w:fill="FFFFFF" w:themeFill="background1"/>
            <w:vAlign w:val="center"/>
          </w:tcPr>
          <w:p w14:paraId="7AABFA25" w14:textId="4CB98949" w:rsidR="0029508A" w:rsidRPr="00FD35A8" w:rsidRDefault="0029508A" w:rsidP="0029508A">
            <w:pPr>
              <w:widowControl/>
              <w:jc w:val="center"/>
              <w:rPr>
                <w:rFonts w:ascii="Times New Roman" w:eastAsia="等线" w:hAnsi="Times New Roman"/>
                <w:color w:val="auto"/>
                <w:lang w:eastAsia="zh-CN"/>
              </w:rPr>
            </w:pPr>
            <w:del w:id="3181" w:author="Yali Chen" w:date="2025-12-17T17:24:00Z" w16du:dateUtc="2025-12-17T09:24:00Z">
              <w:r w:rsidRPr="00FD35A8" w:rsidDel="003F03DF">
                <w:rPr>
                  <w:rFonts w:ascii="Times New Roman" w:eastAsia="等线" w:hAnsi="Times New Roman"/>
                  <w:color w:val="auto"/>
                  <w:lang w:eastAsia="zh-CN"/>
                </w:rPr>
                <w:delText>ICANS</w:delText>
              </w:r>
            </w:del>
            <w:ins w:id="3182" w:author="Yali Chen" w:date="2025-12-17T17:24:00Z" w16du:dateUtc="2025-12-17T09:24:00Z">
              <w:r w:rsidR="003F03DF" w:rsidRPr="00FD35A8">
                <w:rPr>
                  <w:rFonts w:ascii="Times New Roman" w:eastAsia="等线" w:hAnsi="Times New Roman"/>
                  <w:color w:val="auto"/>
                  <w:lang w:eastAsia="zh-CN"/>
                </w:rPr>
                <w:t>xx</w:t>
              </w:r>
            </w:ins>
          </w:p>
        </w:tc>
      </w:tr>
      <w:tr w:rsidR="0029508A" w:rsidRPr="00FD35A8" w14:paraId="76F1FDD5" w14:textId="7EDC54A8" w:rsidTr="6DF3A601">
        <w:trPr>
          <w:trHeight w:val="288"/>
        </w:trPr>
        <w:tc>
          <w:tcPr>
            <w:tcW w:w="0" w:type="auto"/>
            <w:tcBorders>
              <w:top w:val="nil"/>
              <w:left w:val="nil"/>
              <w:bottom w:val="nil"/>
              <w:right w:val="nil"/>
            </w:tcBorders>
            <w:vAlign w:val="center"/>
          </w:tcPr>
          <w:p w14:paraId="2D29D749" w14:textId="77777777" w:rsidR="0029508A" w:rsidRPr="00FD35A8" w:rsidRDefault="0029508A" w:rsidP="0029508A">
            <w:pPr>
              <w:widowControl/>
              <w:jc w:val="center"/>
              <w:rPr>
                <w:rFonts w:ascii="Times New Roman" w:hAnsi="Times New Roman"/>
                <w:color w:val="auto"/>
                <w:lang w:eastAsia="zh-CN"/>
              </w:rPr>
            </w:pPr>
            <w:r w:rsidRPr="00FD35A8">
              <w:rPr>
                <w:rFonts w:ascii="Times New Roman" w:eastAsia="等线" w:hAnsi="Times New Roman"/>
                <w:color w:val="auto"/>
              </w:rPr>
              <w:t>E000100</w:t>
            </w:r>
            <w:r w:rsidRPr="00FD35A8">
              <w:rPr>
                <w:rFonts w:ascii="Times New Roman" w:eastAsia="等线" w:hAnsi="Times New Roman"/>
                <w:color w:val="auto"/>
                <w:lang w:eastAsia="zh-CN"/>
              </w:rPr>
              <w:t>3</w:t>
            </w:r>
          </w:p>
        </w:tc>
        <w:tc>
          <w:tcPr>
            <w:tcW w:w="0" w:type="auto"/>
            <w:tcBorders>
              <w:top w:val="nil"/>
              <w:left w:val="nil"/>
              <w:bottom w:val="nil"/>
              <w:right w:val="nil"/>
            </w:tcBorders>
            <w:vAlign w:val="center"/>
          </w:tcPr>
          <w:p w14:paraId="3934DDA4" w14:textId="77777777" w:rsidR="0029508A" w:rsidRPr="00FD35A8" w:rsidRDefault="0029508A" w:rsidP="0029508A">
            <w:pPr>
              <w:widowControl/>
              <w:jc w:val="center"/>
              <w:rPr>
                <w:rFonts w:ascii="Times New Roman" w:hAnsi="Times New Roman"/>
                <w:color w:val="auto"/>
                <w:lang w:eastAsia="ja-JP"/>
              </w:rPr>
            </w:pPr>
            <w:r w:rsidRPr="00FD35A8">
              <w:rPr>
                <w:rFonts w:ascii="Times New Roman" w:eastAsia="等线" w:hAnsi="Times New Roman"/>
                <w:color w:val="auto"/>
              </w:rPr>
              <w:t>IIM</w:t>
            </w:r>
          </w:p>
        </w:tc>
        <w:tc>
          <w:tcPr>
            <w:tcW w:w="0" w:type="auto"/>
            <w:tcBorders>
              <w:top w:val="nil"/>
              <w:left w:val="nil"/>
              <w:bottom w:val="nil"/>
              <w:right w:val="nil"/>
            </w:tcBorders>
            <w:vAlign w:val="center"/>
          </w:tcPr>
          <w:p w14:paraId="3C27B96A" w14:textId="77777777" w:rsidR="0029508A" w:rsidRPr="00FD35A8" w:rsidRDefault="0029508A" w:rsidP="0029508A">
            <w:pPr>
              <w:widowControl/>
              <w:jc w:val="center"/>
              <w:rPr>
                <w:rFonts w:ascii="Times New Roman" w:hAnsi="Times New Roman"/>
                <w:color w:val="auto"/>
                <w:lang w:eastAsia="ja-JP"/>
              </w:rPr>
            </w:pPr>
            <w:r w:rsidRPr="00FD35A8">
              <w:rPr>
                <w:rFonts w:ascii="Times New Roman" w:eastAsia="等线" w:hAnsi="Times New Roman"/>
                <w:color w:val="auto"/>
              </w:rPr>
              <w:t>xx</w:t>
            </w:r>
          </w:p>
        </w:tc>
        <w:tc>
          <w:tcPr>
            <w:tcW w:w="0" w:type="auto"/>
            <w:tcBorders>
              <w:top w:val="nil"/>
              <w:left w:val="nil"/>
              <w:bottom w:val="nil"/>
              <w:right w:val="nil"/>
            </w:tcBorders>
            <w:vAlign w:val="center"/>
          </w:tcPr>
          <w:p w14:paraId="5B00F35E" w14:textId="77777777" w:rsidR="0029508A" w:rsidRPr="00FD35A8" w:rsidRDefault="0029508A" w:rsidP="0029508A">
            <w:pPr>
              <w:widowControl/>
              <w:jc w:val="center"/>
              <w:rPr>
                <w:rFonts w:ascii="Times New Roman" w:hAnsi="Times New Roman"/>
                <w:color w:val="auto"/>
                <w:lang w:eastAsia="ja-JP"/>
              </w:rPr>
            </w:pPr>
            <w:r w:rsidRPr="00FD35A8">
              <w:rPr>
                <w:rFonts w:ascii="Times New Roman" w:eastAsia="等线" w:hAnsi="Times New Roman"/>
                <w:color w:val="auto"/>
              </w:rPr>
              <w:t>yyyy-mm-dd (xx)</w:t>
            </w:r>
          </w:p>
        </w:tc>
        <w:tc>
          <w:tcPr>
            <w:tcW w:w="0" w:type="auto"/>
            <w:tcBorders>
              <w:top w:val="nil"/>
              <w:left w:val="nil"/>
              <w:bottom w:val="nil"/>
              <w:right w:val="nil"/>
            </w:tcBorders>
            <w:vAlign w:val="center"/>
          </w:tcPr>
          <w:p w14:paraId="4E855183" w14:textId="77777777" w:rsidR="0029508A" w:rsidRPr="00FD35A8" w:rsidRDefault="0029508A" w:rsidP="0029508A">
            <w:pPr>
              <w:widowControl/>
              <w:jc w:val="center"/>
              <w:rPr>
                <w:rFonts w:ascii="Times New Roman" w:hAnsi="Times New Roman"/>
                <w:color w:val="auto"/>
                <w:lang w:eastAsia="ja-JP"/>
              </w:rPr>
            </w:pPr>
            <w:r w:rsidRPr="00FD35A8">
              <w:rPr>
                <w:rFonts w:ascii="Times New Roman" w:eastAsia="等线" w:hAnsi="Times New Roman"/>
                <w:color w:val="auto"/>
              </w:rPr>
              <w:t>yyyy-mm-dd (xx)</w:t>
            </w:r>
          </w:p>
        </w:tc>
        <w:tc>
          <w:tcPr>
            <w:tcW w:w="0" w:type="auto"/>
            <w:tcBorders>
              <w:top w:val="nil"/>
              <w:left w:val="nil"/>
              <w:bottom w:val="nil"/>
              <w:right w:val="nil"/>
            </w:tcBorders>
            <w:vAlign w:val="center"/>
          </w:tcPr>
          <w:p w14:paraId="6B94EBCC" w14:textId="77777777" w:rsidR="0029508A" w:rsidRPr="00FD35A8" w:rsidRDefault="0029508A" w:rsidP="0029508A">
            <w:pPr>
              <w:widowControl/>
              <w:jc w:val="center"/>
              <w:rPr>
                <w:rFonts w:ascii="Times New Roman" w:hAnsi="Times New Roman"/>
                <w:color w:val="auto"/>
                <w:lang w:eastAsia="zh-CN"/>
              </w:rPr>
            </w:pPr>
            <w:r w:rsidRPr="00FD35A8">
              <w:rPr>
                <w:rFonts w:ascii="Times New Roman" w:eastAsia="等线" w:hAnsi="Times New Roman"/>
                <w:color w:val="auto"/>
                <w:lang w:eastAsia="zh-CN"/>
              </w:rPr>
              <w:t>8</w:t>
            </w:r>
          </w:p>
        </w:tc>
        <w:tc>
          <w:tcPr>
            <w:tcW w:w="0" w:type="auto"/>
            <w:tcBorders>
              <w:top w:val="nil"/>
              <w:left w:val="nil"/>
              <w:bottom w:val="nil"/>
              <w:right w:val="nil"/>
            </w:tcBorders>
            <w:shd w:val="clear" w:color="auto" w:fill="FFFFFF" w:themeFill="background1"/>
            <w:vAlign w:val="center"/>
          </w:tcPr>
          <w:p w14:paraId="4B26EFD0" w14:textId="2B7131C7" w:rsidR="0029508A" w:rsidRPr="00FD35A8" w:rsidRDefault="0029508A" w:rsidP="0029508A">
            <w:pPr>
              <w:widowControl/>
              <w:jc w:val="center"/>
              <w:rPr>
                <w:rFonts w:ascii="Times New Roman" w:hAnsi="Times New Roman"/>
                <w:color w:val="auto"/>
              </w:rPr>
            </w:pPr>
            <w:r w:rsidRPr="00FD35A8">
              <w:rPr>
                <w:rFonts w:ascii="Times New Roman" w:eastAsia="等线" w:hAnsi="Times New Roman"/>
                <w:color w:val="auto"/>
              </w:rPr>
              <w:t>Y</w:t>
            </w:r>
          </w:p>
        </w:tc>
        <w:tc>
          <w:tcPr>
            <w:tcW w:w="0" w:type="auto"/>
            <w:tcBorders>
              <w:top w:val="nil"/>
              <w:left w:val="nil"/>
              <w:bottom w:val="nil"/>
              <w:right w:val="nil"/>
            </w:tcBorders>
            <w:shd w:val="clear" w:color="auto" w:fill="FFFFFF" w:themeFill="background1"/>
            <w:vAlign w:val="center"/>
          </w:tcPr>
          <w:p w14:paraId="2FCADE66" w14:textId="08E23927" w:rsidR="0029508A" w:rsidRPr="00FD35A8" w:rsidRDefault="0029508A" w:rsidP="0029508A">
            <w:pPr>
              <w:widowControl/>
              <w:jc w:val="center"/>
              <w:rPr>
                <w:rFonts w:ascii="Times New Roman" w:hAnsi="Times New Roman"/>
                <w:color w:val="auto"/>
              </w:rPr>
            </w:pPr>
            <w:r w:rsidRPr="00FD35A8">
              <w:rPr>
                <w:rFonts w:ascii="Times New Roman" w:eastAsia="等线" w:hAnsi="Times New Roman"/>
                <w:color w:val="auto"/>
              </w:rPr>
              <w:t>xx (mg/m</w:t>
            </w:r>
            <w:r w:rsidRPr="00FD35A8">
              <w:rPr>
                <w:rFonts w:ascii="Times New Roman" w:eastAsia="等线" w:hAnsi="Times New Roman"/>
                <w:color w:val="auto"/>
                <w:vertAlign w:val="superscript"/>
              </w:rPr>
              <w:t>2</w:t>
            </w:r>
            <w:r w:rsidRPr="00FD35A8">
              <w:rPr>
                <w:rFonts w:ascii="Times New Roman" w:eastAsia="等线" w:hAnsi="Times New Roman"/>
                <w:color w:val="auto"/>
              </w:rPr>
              <w:t>)</w:t>
            </w:r>
          </w:p>
        </w:tc>
        <w:tc>
          <w:tcPr>
            <w:tcW w:w="0" w:type="auto"/>
            <w:tcBorders>
              <w:top w:val="nil"/>
              <w:left w:val="nil"/>
              <w:bottom w:val="nil"/>
              <w:right w:val="nil"/>
            </w:tcBorders>
            <w:shd w:val="clear" w:color="auto" w:fill="FFFFFF" w:themeFill="background1"/>
            <w:vAlign w:val="center"/>
          </w:tcPr>
          <w:p w14:paraId="14C2AEBF" w14:textId="3418D868" w:rsidR="0029508A" w:rsidRPr="00FD35A8" w:rsidRDefault="0029508A" w:rsidP="0029508A">
            <w:pPr>
              <w:widowControl/>
              <w:jc w:val="center"/>
              <w:rPr>
                <w:rFonts w:ascii="Times New Roman" w:hAnsi="Times New Roman"/>
                <w:color w:val="auto"/>
                <w:lang w:eastAsia="zh-CN"/>
              </w:rPr>
            </w:pPr>
          </w:p>
        </w:tc>
        <w:tc>
          <w:tcPr>
            <w:tcW w:w="0" w:type="auto"/>
            <w:tcBorders>
              <w:top w:val="nil"/>
              <w:left w:val="nil"/>
              <w:bottom w:val="nil"/>
              <w:right w:val="nil"/>
            </w:tcBorders>
            <w:shd w:val="clear" w:color="auto" w:fill="FFFFFF" w:themeFill="background1"/>
            <w:vAlign w:val="center"/>
          </w:tcPr>
          <w:p w14:paraId="0BB69800" w14:textId="058F4662" w:rsidR="0029508A" w:rsidRPr="00FD35A8" w:rsidRDefault="0029508A" w:rsidP="0029508A">
            <w:pPr>
              <w:widowControl/>
              <w:jc w:val="center"/>
              <w:rPr>
                <w:rFonts w:ascii="Times New Roman" w:hAnsi="Times New Roman"/>
                <w:color w:val="auto"/>
              </w:rPr>
            </w:pPr>
            <w:r w:rsidRPr="00FD35A8">
              <w:rPr>
                <w:rFonts w:ascii="Times New Roman" w:eastAsia="等线" w:hAnsi="Times New Roman"/>
                <w:color w:val="auto"/>
              </w:rPr>
              <w:t>Adverse event</w:t>
            </w:r>
          </w:p>
        </w:tc>
        <w:tc>
          <w:tcPr>
            <w:tcW w:w="0" w:type="auto"/>
            <w:tcBorders>
              <w:top w:val="nil"/>
              <w:left w:val="nil"/>
              <w:bottom w:val="nil"/>
              <w:right w:val="nil"/>
            </w:tcBorders>
            <w:shd w:val="clear" w:color="auto" w:fill="FFFFFF" w:themeFill="background1"/>
            <w:vAlign w:val="center"/>
          </w:tcPr>
          <w:p w14:paraId="65A8A5D8" w14:textId="5E8C2AF3" w:rsidR="0029508A" w:rsidRPr="00FD35A8" w:rsidRDefault="0029508A" w:rsidP="0029508A">
            <w:pPr>
              <w:widowControl/>
              <w:jc w:val="center"/>
              <w:rPr>
                <w:rFonts w:ascii="Times New Roman" w:eastAsia="等线" w:hAnsi="Times New Roman"/>
                <w:color w:val="auto"/>
                <w:lang w:eastAsia="zh-CN"/>
              </w:rPr>
            </w:pPr>
            <w:del w:id="3183" w:author="Yali Chen" w:date="2025-12-17T17:24:00Z" w16du:dateUtc="2025-12-17T09:24:00Z">
              <w:r w:rsidRPr="00FD35A8" w:rsidDel="003F03DF">
                <w:rPr>
                  <w:rFonts w:ascii="Times New Roman" w:eastAsia="等线" w:hAnsi="Times New Roman"/>
                  <w:color w:val="auto"/>
                </w:rPr>
                <w:delText>CRS</w:delText>
              </w:r>
            </w:del>
            <w:ins w:id="3184" w:author="Yali Chen" w:date="2025-12-17T17:24:00Z" w16du:dateUtc="2025-12-17T09:24:00Z">
              <w:r w:rsidR="003F03DF" w:rsidRPr="00FD35A8">
                <w:rPr>
                  <w:rFonts w:ascii="Times New Roman" w:eastAsia="等线" w:hAnsi="Times New Roman"/>
                  <w:color w:val="auto"/>
                  <w:lang w:eastAsia="zh-CN"/>
                </w:rPr>
                <w:t>xx</w:t>
              </w:r>
            </w:ins>
          </w:p>
        </w:tc>
      </w:tr>
      <w:tr w:rsidR="0029508A" w:rsidRPr="00FD35A8" w14:paraId="0E7CE039" w14:textId="7A5A5CD7" w:rsidTr="6DF3A601">
        <w:trPr>
          <w:trHeight w:val="277"/>
        </w:trPr>
        <w:tc>
          <w:tcPr>
            <w:tcW w:w="0" w:type="auto"/>
            <w:tcBorders>
              <w:top w:val="nil"/>
              <w:left w:val="nil"/>
              <w:bottom w:val="nil"/>
              <w:right w:val="nil"/>
            </w:tcBorders>
            <w:vAlign w:val="center"/>
          </w:tcPr>
          <w:p w14:paraId="3CA3B94F" w14:textId="77777777" w:rsidR="0029508A" w:rsidRPr="00FD35A8" w:rsidRDefault="0029508A" w:rsidP="0029508A">
            <w:pPr>
              <w:widowControl/>
              <w:jc w:val="center"/>
              <w:rPr>
                <w:rFonts w:ascii="Times New Roman" w:hAnsi="Times New Roman"/>
                <w:color w:val="auto"/>
                <w:lang w:eastAsia="zh-CN"/>
              </w:rPr>
            </w:pPr>
            <w:r w:rsidRPr="00FD35A8">
              <w:rPr>
                <w:rFonts w:ascii="Times New Roman" w:eastAsia="等线" w:hAnsi="Times New Roman"/>
                <w:color w:val="auto"/>
              </w:rPr>
              <w:t>E000100</w:t>
            </w:r>
            <w:r w:rsidRPr="00FD35A8">
              <w:rPr>
                <w:rFonts w:ascii="Times New Roman" w:eastAsia="等线" w:hAnsi="Times New Roman"/>
                <w:color w:val="auto"/>
                <w:lang w:eastAsia="zh-CN"/>
              </w:rPr>
              <w:t>4</w:t>
            </w:r>
          </w:p>
        </w:tc>
        <w:tc>
          <w:tcPr>
            <w:tcW w:w="0" w:type="auto"/>
            <w:tcBorders>
              <w:top w:val="nil"/>
              <w:left w:val="nil"/>
              <w:bottom w:val="nil"/>
              <w:right w:val="nil"/>
            </w:tcBorders>
            <w:vAlign w:val="center"/>
          </w:tcPr>
          <w:p w14:paraId="7008D8F3" w14:textId="77777777" w:rsidR="0029508A" w:rsidRPr="00FD35A8" w:rsidRDefault="0029508A" w:rsidP="0029508A">
            <w:pPr>
              <w:widowControl/>
              <w:jc w:val="center"/>
              <w:rPr>
                <w:rFonts w:ascii="Times New Roman" w:hAnsi="Times New Roman"/>
                <w:color w:val="auto"/>
                <w:lang w:eastAsia="zh-CN"/>
              </w:rPr>
            </w:pPr>
            <w:r w:rsidRPr="00FD35A8">
              <w:rPr>
                <w:rFonts w:ascii="Times New Roman" w:eastAsia="等线" w:hAnsi="Times New Roman"/>
                <w:color w:val="auto"/>
                <w:lang w:eastAsia="zh-CN"/>
              </w:rPr>
              <w:t>SSc</w:t>
            </w:r>
          </w:p>
        </w:tc>
        <w:tc>
          <w:tcPr>
            <w:tcW w:w="0" w:type="auto"/>
            <w:tcBorders>
              <w:top w:val="nil"/>
              <w:left w:val="nil"/>
              <w:bottom w:val="nil"/>
              <w:right w:val="nil"/>
            </w:tcBorders>
            <w:vAlign w:val="center"/>
          </w:tcPr>
          <w:p w14:paraId="1E77C689" w14:textId="77777777" w:rsidR="0029508A" w:rsidRPr="00FD35A8" w:rsidRDefault="0029508A" w:rsidP="0029508A">
            <w:pPr>
              <w:widowControl/>
              <w:jc w:val="center"/>
              <w:rPr>
                <w:rFonts w:ascii="Times New Roman" w:hAnsi="Times New Roman"/>
                <w:color w:val="auto"/>
                <w:lang w:eastAsia="ja-JP"/>
              </w:rPr>
            </w:pPr>
            <w:r w:rsidRPr="00FD35A8">
              <w:rPr>
                <w:rFonts w:ascii="Times New Roman" w:eastAsia="等线" w:hAnsi="Times New Roman"/>
                <w:color w:val="auto"/>
              </w:rPr>
              <w:t>xx</w:t>
            </w:r>
          </w:p>
        </w:tc>
        <w:tc>
          <w:tcPr>
            <w:tcW w:w="0" w:type="auto"/>
            <w:tcBorders>
              <w:top w:val="nil"/>
              <w:left w:val="nil"/>
              <w:bottom w:val="nil"/>
              <w:right w:val="nil"/>
            </w:tcBorders>
            <w:vAlign w:val="center"/>
          </w:tcPr>
          <w:p w14:paraId="74082ABE" w14:textId="77777777" w:rsidR="0029508A" w:rsidRPr="00FD35A8" w:rsidRDefault="0029508A" w:rsidP="0029508A">
            <w:pPr>
              <w:widowControl/>
              <w:jc w:val="center"/>
              <w:rPr>
                <w:rFonts w:ascii="Times New Roman" w:hAnsi="Times New Roman"/>
                <w:color w:val="auto"/>
                <w:lang w:eastAsia="ja-JP"/>
              </w:rPr>
            </w:pPr>
            <w:r w:rsidRPr="00FD35A8">
              <w:rPr>
                <w:rFonts w:ascii="Times New Roman" w:eastAsia="等线" w:hAnsi="Times New Roman"/>
                <w:color w:val="auto"/>
              </w:rPr>
              <w:t>yyyy-mm-dd (xx)</w:t>
            </w:r>
          </w:p>
        </w:tc>
        <w:tc>
          <w:tcPr>
            <w:tcW w:w="0" w:type="auto"/>
            <w:tcBorders>
              <w:top w:val="nil"/>
              <w:left w:val="nil"/>
              <w:bottom w:val="nil"/>
              <w:right w:val="nil"/>
            </w:tcBorders>
            <w:vAlign w:val="center"/>
          </w:tcPr>
          <w:p w14:paraId="785CA4F8" w14:textId="77777777" w:rsidR="0029508A" w:rsidRPr="00FD35A8" w:rsidRDefault="0029508A" w:rsidP="0029508A">
            <w:pPr>
              <w:widowControl/>
              <w:jc w:val="center"/>
              <w:rPr>
                <w:rFonts w:ascii="Times New Roman" w:hAnsi="Times New Roman"/>
                <w:color w:val="auto"/>
                <w:lang w:eastAsia="ja-JP"/>
              </w:rPr>
            </w:pPr>
            <w:r w:rsidRPr="00FD35A8">
              <w:rPr>
                <w:rFonts w:ascii="Times New Roman" w:eastAsia="等线" w:hAnsi="Times New Roman"/>
                <w:color w:val="auto"/>
              </w:rPr>
              <w:t>yyyy-mm-dd (xx)</w:t>
            </w:r>
          </w:p>
        </w:tc>
        <w:tc>
          <w:tcPr>
            <w:tcW w:w="0" w:type="auto"/>
            <w:tcBorders>
              <w:top w:val="nil"/>
              <w:left w:val="nil"/>
              <w:bottom w:val="nil"/>
              <w:right w:val="nil"/>
            </w:tcBorders>
            <w:vAlign w:val="center"/>
          </w:tcPr>
          <w:p w14:paraId="1531B84E" w14:textId="77777777" w:rsidR="0029508A" w:rsidRPr="00FD35A8" w:rsidRDefault="0029508A" w:rsidP="0029508A">
            <w:pPr>
              <w:widowControl/>
              <w:jc w:val="center"/>
              <w:rPr>
                <w:rFonts w:ascii="Times New Roman" w:hAnsi="Times New Roman"/>
                <w:color w:val="auto"/>
                <w:lang w:eastAsia="zh-CN"/>
              </w:rPr>
            </w:pPr>
            <w:r w:rsidRPr="00FD35A8">
              <w:rPr>
                <w:rFonts w:ascii="Times New Roman" w:eastAsia="等线" w:hAnsi="Times New Roman"/>
                <w:color w:val="auto"/>
                <w:lang w:eastAsia="zh-CN"/>
              </w:rPr>
              <w:t>10</w:t>
            </w:r>
          </w:p>
        </w:tc>
        <w:tc>
          <w:tcPr>
            <w:tcW w:w="0" w:type="auto"/>
            <w:tcBorders>
              <w:top w:val="nil"/>
              <w:left w:val="nil"/>
              <w:bottom w:val="nil"/>
              <w:right w:val="nil"/>
            </w:tcBorders>
            <w:shd w:val="clear" w:color="auto" w:fill="FFFFFF" w:themeFill="background1"/>
            <w:vAlign w:val="center"/>
          </w:tcPr>
          <w:p w14:paraId="2F7845B4" w14:textId="07FF4FA6" w:rsidR="0029508A" w:rsidRPr="00FD35A8" w:rsidRDefault="0029508A" w:rsidP="0029508A">
            <w:pPr>
              <w:widowControl/>
              <w:jc w:val="center"/>
              <w:rPr>
                <w:rFonts w:ascii="Times New Roman" w:hAnsi="Times New Roman"/>
                <w:color w:val="auto"/>
              </w:rPr>
            </w:pPr>
            <w:r w:rsidRPr="00FD35A8">
              <w:rPr>
                <w:rFonts w:ascii="Times New Roman" w:eastAsia="等线" w:hAnsi="Times New Roman"/>
                <w:color w:val="auto"/>
              </w:rPr>
              <w:t>Y</w:t>
            </w:r>
          </w:p>
        </w:tc>
        <w:tc>
          <w:tcPr>
            <w:tcW w:w="0" w:type="auto"/>
            <w:tcBorders>
              <w:top w:val="nil"/>
              <w:left w:val="nil"/>
              <w:bottom w:val="nil"/>
              <w:right w:val="nil"/>
            </w:tcBorders>
            <w:shd w:val="clear" w:color="auto" w:fill="FFFFFF" w:themeFill="background1"/>
            <w:vAlign w:val="center"/>
          </w:tcPr>
          <w:p w14:paraId="3416DB2A" w14:textId="4323048B" w:rsidR="0029508A" w:rsidRPr="00FD35A8" w:rsidRDefault="0029508A" w:rsidP="0029508A">
            <w:pPr>
              <w:widowControl/>
              <w:jc w:val="center"/>
              <w:rPr>
                <w:rFonts w:ascii="Times New Roman" w:hAnsi="Times New Roman"/>
                <w:color w:val="auto"/>
              </w:rPr>
            </w:pPr>
            <w:r w:rsidRPr="00FD35A8">
              <w:rPr>
                <w:rFonts w:ascii="Times New Roman" w:eastAsia="等线" w:hAnsi="Times New Roman"/>
                <w:color w:val="auto"/>
              </w:rPr>
              <w:t>xx (mL)</w:t>
            </w:r>
          </w:p>
        </w:tc>
        <w:tc>
          <w:tcPr>
            <w:tcW w:w="0" w:type="auto"/>
            <w:tcBorders>
              <w:top w:val="nil"/>
              <w:left w:val="nil"/>
              <w:bottom w:val="nil"/>
              <w:right w:val="nil"/>
            </w:tcBorders>
            <w:shd w:val="clear" w:color="auto" w:fill="FFFFFF" w:themeFill="background1"/>
            <w:vAlign w:val="center"/>
          </w:tcPr>
          <w:p w14:paraId="6BE2ACC0" w14:textId="3832DB2F" w:rsidR="0029508A" w:rsidRPr="00FD35A8" w:rsidRDefault="0029508A" w:rsidP="0029508A">
            <w:pPr>
              <w:widowControl/>
              <w:jc w:val="center"/>
              <w:rPr>
                <w:rFonts w:ascii="Times New Roman" w:hAnsi="Times New Roman"/>
                <w:color w:val="auto"/>
                <w:lang w:eastAsia="zh-CN"/>
              </w:rPr>
            </w:pPr>
          </w:p>
        </w:tc>
        <w:tc>
          <w:tcPr>
            <w:tcW w:w="0" w:type="auto"/>
            <w:tcBorders>
              <w:top w:val="nil"/>
              <w:left w:val="nil"/>
              <w:bottom w:val="nil"/>
              <w:right w:val="nil"/>
            </w:tcBorders>
            <w:shd w:val="clear" w:color="auto" w:fill="FFFFFF" w:themeFill="background1"/>
            <w:vAlign w:val="center"/>
          </w:tcPr>
          <w:p w14:paraId="720A416D" w14:textId="59D958D9" w:rsidR="0029508A" w:rsidRPr="00FD35A8" w:rsidRDefault="0029508A" w:rsidP="0029508A">
            <w:pPr>
              <w:widowControl/>
              <w:jc w:val="center"/>
              <w:rPr>
                <w:rFonts w:ascii="Times New Roman" w:hAnsi="Times New Roman"/>
                <w:color w:val="auto"/>
              </w:rPr>
            </w:pPr>
            <w:r w:rsidRPr="00FD35A8">
              <w:rPr>
                <w:rFonts w:ascii="Times New Roman" w:eastAsia="等线" w:hAnsi="Times New Roman"/>
                <w:color w:val="auto"/>
              </w:rPr>
              <w:t>Adverse event</w:t>
            </w:r>
          </w:p>
        </w:tc>
        <w:tc>
          <w:tcPr>
            <w:tcW w:w="0" w:type="auto"/>
            <w:tcBorders>
              <w:top w:val="nil"/>
              <w:left w:val="nil"/>
              <w:bottom w:val="nil"/>
              <w:right w:val="nil"/>
            </w:tcBorders>
            <w:shd w:val="clear" w:color="auto" w:fill="FFFFFF" w:themeFill="background1"/>
            <w:vAlign w:val="center"/>
          </w:tcPr>
          <w:p w14:paraId="77A894CB" w14:textId="474DB504" w:rsidR="0029508A" w:rsidRPr="00FD35A8" w:rsidRDefault="003F03DF" w:rsidP="0029508A">
            <w:pPr>
              <w:widowControl/>
              <w:jc w:val="center"/>
              <w:rPr>
                <w:rFonts w:ascii="Times New Roman" w:eastAsia="等线" w:hAnsi="Times New Roman"/>
                <w:color w:val="auto"/>
                <w:lang w:eastAsia="zh-CN"/>
              </w:rPr>
            </w:pPr>
            <w:ins w:id="3185" w:author="Yali Chen" w:date="2025-12-17T17:24:00Z" w16du:dateUtc="2025-12-17T09:24:00Z">
              <w:r w:rsidRPr="00FD35A8">
                <w:rPr>
                  <w:rFonts w:ascii="Times New Roman" w:eastAsia="等线" w:hAnsi="Times New Roman"/>
                  <w:color w:val="auto"/>
                  <w:lang w:eastAsia="zh-CN"/>
                </w:rPr>
                <w:t>xx</w:t>
              </w:r>
            </w:ins>
          </w:p>
        </w:tc>
      </w:tr>
      <w:tr w:rsidR="004E75BA" w:rsidRPr="00FD35A8" w14:paraId="79BE6B5C" w14:textId="63412F0A" w:rsidTr="6DF3A601">
        <w:trPr>
          <w:trHeight w:val="295"/>
        </w:trPr>
        <w:tc>
          <w:tcPr>
            <w:tcW w:w="0" w:type="auto"/>
            <w:tcBorders>
              <w:top w:val="nil"/>
              <w:left w:val="nil"/>
              <w:bottom w:val="single" w:sz="4" w:space="0" w:color="auto"/>
              <w:right w:val="nil"/>
            </w:tcBorders>
            <w:vAlign w:val="center"/>
          </w:tcPr>
          <w:p w14:paraId="67B2944A" w14:textId="77777777" w:rsidR="004E75BA" w:rsidRPr="00FD35A8" w:rsidRDefault="004E75BA" w:rsidP="006921A2">
            <w:pPr>
              <w:widowControl/>
              <w:spacing w:line="276" w:lineRule="auto"/>
              <w:jc w:val="center"/>
              <w:rPr>
                <w:rFonts w:ascii="Times New Roman" w:eastAsia="Times New Roman" w:hAnsi="Times New Roman"/>
                <w:lang w:eastAsia="ja-JP"/>
              </w:rPr>
            </w:pPr>
          </w:p>
        </w:tc>
        <w:tc>
          <w:tcPr>
            <w:tcW w:w="0" w:type="auto"/>
            <w:tcBorders>
              <w:top w:val="nil"/>
              <w:left w:val="nil"/>
              <w:bottom w:val="single" w:sz="4" w:space="0" w:color="auto"/>
              <w:right w:val="nil"/>
            </w:tcBorders>
            <w:vAlign w:val="center"/>
          </w:tcPr>
          <w:p w14:paraId="48EFD3D1" w14:textId="77777777" w:rsidR="004E75BA" w:rsidRPr="00FD35A8" w:rsidRDefault="004E75BA" w:rsidP="006921A2">
            <w:pPr>
              <w:widowControl/>
              <w:spacing w:line="276" w:lineRule="auto"/>
              <w:jc w:val="center"/>
              <w:rPr>
                <w:rFonts w:ascii="Times New Roman" w:eastAsia="Times New Roman" w:hAnsi="Times New Roman"/>
                <w:lang w:eastAsia="ja-JP"/>
              </w:rPr>
            </w:pPr>
          </w:p>
        </w:tc>
        <w:tc>
          <w:tcPr>
            <w:tcW w:w="0" w:type="auto"/>
            <w:tcBorders>
              <w:top w:val="nil"/>
              <w:left w:val="nil"/>
              <w:bottom w:val="single" w:sz="4" w:space="0" w:color="auto"/>
              <w:right w:val="nil"/>
            </w:tcBorders>
            <w:vAlign w:val="center"/>
          </w:tcPr>
          <w:p w14:paraId="339DD936" w14:textId="77777777" w:rsidR="004E75BA" w:rsidRPr="00FD35A8" w:rsidRDefault="004E75BA" w:rsidP="006921A2">
            <w:pPr>
              <w:widowControl/>
              <w:spacing w:line="276" w:lineRule="auto"/>
              <w:jc w:val="center"/>
              <w:rPr>
                <w:rFonts w:ascii="Times New Roman" w:eastAsia="Times New Roman" w:hAnsi="Times New Roman"/>
                <w:lang w:eastAsia="ja-JP"/>
              </w:rPr>
            </w:pPr>
          </w:p>
        </w:tc>
        <w:tc>
          <w:tcPr>
            <w:tcW w:w="0" w:type="auto"/>
            <w:tcBorders>
              <w:top w:val="nil"/>
              <w:left w:val="nil"/>
              <w:bottom w:val="single" w:sz="4" w:space="0" w:color="auto"/>
              <w:right w:val="nil"/>
            </w:tcBorders>
            <w:vAlign w:val="center"/>
          </w:tcPr>
          <w:p w14:paraId="49A2AFC1" w14:textId="77777777" w:rsidR="004E75BA" w:rsidRPr="00FD35A8" w:rsidRDefault="004E75BA" w:rsidP="006921A2">
            <w:pPr>
              <w:widowControl/>
              <w:spacing w:line="276" w:lineRule="auto"/>
              <w:jc w:val="center"/>
              <w:rPr>
                <w:rFonts w:ascii="Times New Roman" w:eastAsia="Times New Roman" w:hAnsi="Times New Roman"/>
                <w:lang w:eastAsia="ja-JP"/>
              </w:rPr>
            </w:pPr>
          </w:p>
        </w:tc>
        <w:tc>
          <w:tcPr>
            <w:tcW w:w="0" w:type="auto"/>
            <w:tcBorders>
              <w:top w:val="nil"/>
              <w:left w:val="nil"/>
              <w:bottom w:val="single" w:sz="4" w:space="0" w:color="auto"/>
              <w:right w:val="nil"/>
            </w:tcBorders>
            <w:vAlign w:val="center"/>
          </w:tcPr>
          <w:p w14:paraId="013D4F5E" w14:textId="77777777" w:rsidR="004E75BA" w:rsidRPr="00FD35A8" w:rsidRDefault="004E75BA" w:rsidP="006921A2">
            <w:pPr>
              <w:widowControl/>
              <w:spacing w:line="276" w:lineRule="auto"/>
              <w:jc w:val="center"/>
              <w:rPr>
                <w:rFonts w:ascii="Times New Roman" w:eastAsia="Times New Roman" w:hAnsi="Times New Roman"/>
                <w:lang w:eastAsia="ja-JP"/>
              </w:rPr>
            </w:pPr>
          </w:p>
        </w:tc>
        <w:tc>
          <w:tcPr>
            <w:tcW w:w="0" w:type="auto"/>
            <w:tcBorders>
              <w:top w:val="nil"/>
              <w:left w:val="nil"/>
              <w:bottom w:val="single" w:sz="4" w:space="0" w:color="auto"/>
              <w:right w:val="nil"/>
            </w:tcBorders>
            <w:vAlign w:val="center"/>
          </w:tcPr>
          <w:p w14:paraId="281A6ADE" w14:textId="77777777" w:rsidR="004E75BA" w:rsidRPr="00FD35A8" w:rsidRDefault="004E75BA" w:rsidP="006921A2">
            <w:pPr>
              <w:widowControl/>
              <w:spacing w:line="276" w:lineRule="auto"/>
              <w:jc w:val="center"/>
              <w:rPr>
                <w:rFonts w:ascii="Times New Roman" w:eastAsia="Times New Roman" w:hAnsi="Times New Roman"/>
                <w:lang w:eastAsia="ja-JP"/>
              </w:rPr>
            </w:pPr>
          </w:p>
        </w:tc>
        <w:tc>
          <w:tcPr>
            <w:tcW w:w="0" w:type="auto"/>
            <w:tcBorders>
              <w:top w:val="nil"/>
              <w:left w:val="nil"/>
              <w:bottom w:val="single" w:sz="4" w:space="0" w:color="auto"/>
              <w:right w:val="nil"/>
            </w:tcBorders>
            <w:vAlign w:val="center"/>
          </w:tcPr>
          <w:p w14:paraId="18829673" w14:textId="77777777" w:rsidR="004E75BA" w:rsidRPr="00FD35A8" w:rsidRDefault="004E75BA" w:rsidP="006921A2">
            <w:pPr>
              <w:widowControl/>
              <w:spacing w:line="276" w:lineRule="auto"/>
              <w:jc w:val="center"/>
              <w:rPr>
                <w:rFonts w:ascii="Times New Roman" w:eastAsia="Times New Roman" w:hAnsi="Times New Roman"/>
                <w:lang w:eastAsia="ja-JP"/>
              </w:rPr>
            </w:pPr>
          </w:p>
        </w:tc>
        <w:tc>
          <w:tcPr>
            <w:tcW w:w="0" w:type="auto"/>
            <w:tcBorders>
              <w:top w:val="nil"/>
              <w:left w:val="nil"/>
              <w:bottom w:val="single" w:sz="4" w:space="0" w:color="auto"/>
              <w:right w:val="nil"/>
            </w:tcBorders>
            <w:vAlign w:val="center"/>
          </w:tcPr>
          <w:p w14:paraId="64D289E9" w14:textId="77777777" w:rsidR="004E75BA" w:rsidRPr="00FD35A8" w:rsidRDefault="004E75BA" w:rsidP="006921A2">
            <w:pPr>
              <w:widowControl/>
              <w:spacing w:line="276" w:lineRule="auto"/>
              <w:jc w:val="center"/>
              <w:rPr>
                <w:rFonts w:ascii="Times New Roman" w:eastAsia="Times New Roman" w:hAnsi="Times New Roman"/>
                <w:lang w:eastAsia="ja-JP"/>
              </w:rPr>
            </w:pPr>
          </w:p>
        </w:tc>
        <w:tc>
          <w:tcPr>
            <w:tcW w:w="0" w:type="auto"/>
            <w:tcBorders>
              <w:top w:val="nil"/>
              <w:left w:val="nil"/>
              <w:bottom w:val="single" w:sz="4" w:space="0" w:color="auto"/>
              <w:right w:val="nil"/>
            </w:tcBorders>
            <w:vAlign w:val="center"/>
          </w:tcPr>
          <w:p w14:paraId="7C01A6D1" w14:textId="77777777" w:rsidR="004E75BA" w:rsidRPr="00FD35A8" w:rsidRDefault="004E75BA" w:rsidP="006921A2">
            <w:pPr>
              <w:widowControl/>
              <w:spacing w:line="276" w:lineRule="auto"/>
              <w:jc w:val="center"/>
              <w:rPr>
                <w:rFonts w:ascii="Times New Roman" w:eastAsia="Times New Roman" w:hAnsi="Times New Roman"/>
                <w:lang w:eastAsia="ja-JP"/>
              </w:rPr>
            </w:pPr>
          </w:p>
        </w:tc>
        <w:tc>
          <w:tcPr>
            <w:tcW w:w="0" w:type="auto"/>
            <w:tcBorders>
              <w:top w:val="nil"/>
              <w:left w:val="nil"/>
              <w:bottom w:val="single" w:sz="4" w:space="0" w:color="auto"/>
              <w:right w:val="nil"/>
            </w:tcBorders>
            <w:vAlign w:val="center"/>
          </w:tcPr>
          <w:p w14:paraId="66698920" w14:textId="77777777" w:rsidR="004E75BA" w:rsidRPr="00FD35A8" w:rsidRDefault="004E75BA" w:rsidP="006921A2">
            <w:pPr>
              <w:widowControl/>
              <w:spacing w:line="276" w:lineRule="auto"/>
              <w:jc w:val="center"/>
              <w:rPr>
                <w:rFonts w:ascii="Times New Roman" w:eastAsia="Times New Roman" w:hAnsi="Times New Roman"/>
                <w:lang w:eastAsia="ja-JP"/>
              </w:rPr>
            </w:pPr>
          </w:p>
        </w:tc>
        <w:tc>
          <w:tcPr>
            <w:tcW w:w="0" w:type="auto"/>
            <w:vAlign w:val="center"/>
          </w:tcPr>
          <w:p w14:paraId="56B680B4" w14:textId="77777777" w:rsidR="004E75BA" w:rsidRPr="00FD35A8" w:rsidRDefault="004E75BA" w:rsidP="006921A2">
            <w:pPr>
              <w:widowControl/>
              <w:spacing w:line="276" w:lineRule="auto"/>
              <w:jc w:val="center"/>
              <w:rPr>
                <w:rFonts w:ascii="Times New Roman" w:eastAsia="Times New Roman" w:hAnsi="Times New Roman"/>
                <w:lang w:eastAsia="ja-JP"/>
              </w:rPr>
            </w:pPr>
          </w:p>
        </w:tc>
      </w:tr>
    </w:tbl>
    <w:p w14:paraId="6E05F625" w14:textId="3577489C" w:rsidR="00B03F3F" w:rsidRPr="00FD35A8" w:rsidRDefault="00B03F3F" w:rsidP="00B03F3F">
      <w:pPr>
        <w:rPr>
          <w:rFonts w:ascii="Times New Roman" w:hAnsi="Times New Roman" w:cs="Times New Roman"/>
          <w:szCs w:val="20"/>
        </w:rPr>
      </w:pPr>
      <w:r w:rsidRPr="00FD35A8">
        <w:rPr>
          <w:rFonts w:ascii="Times New Roman" w:hAnsi="Times New Roman" w:cs="Times New Roman"/>
          <w:szCs w:val="20"/>
        </w:rPr>
        <w:t>Safety set (SS): All subjects who have received CAR-T cell infusion and have at least one safety evaluation result. The SS will be used for safety analysis.</w:t>
      </w:r>
    </w:p>
    <w:p w14:paraId="75C0CA19" w14:textId="77777777" w:rsidR="00B03F3F" w:rsidRPr="00FD35A8" w:rsidRDefault="00B03F3F" w:rsidP="00B03F3F">
      <w:pPr>
        <w:rPr>
          <w:rFonts w:ascii="Times New Roman" w:hAnsi="Times New Roman" w:cs="Times New Roman"/>
          <w:szCs w:val="20"/>
        </w:rPr>
      </w:pPr>
      <w:r w:rsidRPr="00FD35A8">
        <w:rPr>
          <w:rFonts w:ascii="Times New Roman" w:hAnsi="Times New Roman" w:cs="Times New Roman"/>
          <w:szCs w:val="20"/>
        </w:rPr>
        <w:t>[a] Study Day = (date of event – CAR-T cell infusion date +1) if the event date is on or later than reference start date, Study Day = (date of event – CAR-T cell infusion date) if the event date is earlier than CAR-T cell infusion date. Study day at end is missing if it is ongoing at the data cut-off.</w:t>
      </w:r>
    </w:p>
    <w:p w14:paraId="00160737" w14:textId="43B84E24" w:rsidR="00B03F3F" w:rsidRPr="00FD35A8" w:rsidRDefault="00B03F3F" w:rsidP="00B03F3F">
      <w:pPr>
        <w:rPr>
          <w:rFonts w:ascii="Times New Roman" w:hAnsi="Times New Roman" w:cs="Times New Roman"/>
          <w:szCs w:val="20"/>
        </w:rPr>
      </w:pPr>
      <w:r w:rsidRPr="00FD35A8">
        <w:rPr>
          <w:rFonts w:ascii="Times New Roman" w:hAnsi="Times New Roman" w:cs="Times New Roman"/>
          <w:szCs w:val="20"/>
        </w:rPr>
        <w:t xml:space="preserve">[b] Duration (days) = End date or Date of </w:t>
      </w:r>
      <w:del w:id="3186" w:author="Yali Chen" w:date="2025-12-29T16:30:00Z" w16du:dateUtc="2025-12-29T08:30:00Z">
        <w:r w:rsidRPr="00FD35A8" w:rsidDel="004D2714">
          <w:rPr>
            <w:rFonts w:ascii="Times New Roman" w:hAnsi="Times New Roman" w:cs="Times New Roman"/>
            <w:szCs w:val="20"/>
          </w:rPr>
          <w:delText>data exported from EDC</w:delText>
        </w:r>
      </w:del>
      <w:ins w:id="3187" w:author="Yali Chen" w:date="2025-12-29T16:30:00Z" w16du:dateUtc="2025-12-29T08:30:00Z">
        <w:r w:rsidR="004D2714">
          <w:rPr>
            <w:rFonts w:ascii="Times New Roman" w:hAnsi="Times New Roman" w:cs="Times New Roman"/>
            <w:szCs w:val="20"/>
          </w:rPr>
          <w:t>cutoff</w:t>
        </w:r>
      </w:ins>
      <w:r w:rsidRPr="00FD35A8">
        <w:rPr>
          <w:rFonts w:ascii="Times New Roman" w:hAnsi="Times New Roman" w:cs="Times New Roman"/>
          <w:szCs w:val="20"/>
        </w:rPr>
        <w:t xml:space="preserve"> when the AE is ongoing – Start date +1</w:t>
      </w:r>
    </w:p>
    <w:p w14:paraId="71D2041D" w14:textId="77777777" w:rsidR="00C06EDB" w:rsidRPr="00FD35A8" w:rsidRDefault="00C06EDB" w:rsidP="00C06EDB">
      <w:pPr>
        <w:rPr>
          <w:rFonts w:ascii="Times New Roman" w:hAnsi="Times New Roman" w:cs="Times New Roman"/>
          <w:szCs w:val="20"/>
        </w:rPr>
      </w:pPr>
      <w:r w:rsidRPr="00FD35A8">
        <w:rPr>
          <w:rFonts w:ascii="Times New Roman" w:hAnsi="Times New Roman" w:cs="Times New Roman"/>
          <w:szCs w:val="20"/>
        </w:rPr>
        <w:t>CRS: Cytokine Release Syndrome; ICANS: Immune Effector Cell-associated Neurotoxicity Syndrome, IIM: Idiopathic Inflammatory Myopathies, SSc: Systemic Sclerosis</w:t>
      </w:r>
    </w:p>
    <w:p w14:paraId="6B96C657" w14:textId="77777777" w:rsidR="00B83793" w:rsidRPr="00FD35A8" w:rsidRDefault="00B83793" w:rsidP="00B03F3F">
      <w:pPr>
        <w:rPr>
          <w:ins w:id="3188" w:author="Yali Chen" w:date="2025-12-17T15:32:00Z" w16du:dateUtc="2025-12-17T07:32:00Z"/>
          <w:rFonts w:ascii="Times New Roman" w:hAnsi="Times New Roman" w:cs="Times New Roman"/>
          <w:szCs w:val="20"/>
        </w:rPr>
      </w:pPr>
    </w:p>
    <w:p w14:paraId="01A621B3" w14:textId="39C9BA3B" w:rsidR="00B83793" w:rsidRPr="00FD35A8" w:rsidRDefault="00B83793" w:rsidP="00B03F3F">
      <w:pPr>
        <w:rPr>
          <w:ins w:id="3189" w:author="Yali Chen" w:date="2025-12-17T15:32:00Z" w16du:dateUtc="2025-12-17T07:32:00Z"/>
          <w:rFonts w:ascii="Times New Roman" w:hAnsi="Times New Roman" w:cs="Times New Roman"/>
          <w:i/>
          <w:iCs/>
          <w:szCs w:val="20"/>
          <w:rPrChange w:id="3190" w:author="Yali Chen" w:date="2025-12-17T15:41:00Z" w16du:dateUtc="2025-12-17T07:41:00Z">
            <w:rPr>
              <w:ins w:id="3191" w:author="Yali Chen" w:date="2025-12-17T15:32:00Z" w16du:dateUtc="2025-12-17T07:32:00Z"/>
              <w:rFonts w:ascii="Times New Roman" w:hAnsi="Times New Roman" w:cs="Times New Roman"/>
              <w:szCs w:val="20"/>
            </w:rPr>
          </w:rPrChange>
        </w:rPr>
      </w:pPr>
      <w:ins w:id="3192" w:author="Yali Chen" w:date="2025-12-17T15:32:00Z" w16du:dateUtc="2025-12-17T07:32:00Z">
        <w:r w:rsidRPr="00FD35A8">
          <w:rPr>
            <w:rFonts w:ascii="Times New Roman" w:hAnsi="Times New Roman" w:cs="Times New Roman"/>
            <w:i/>
            <w:iCs/>
            <w:szCs w:val="20"/>
            <w:rPrChange w:id="3193" w:author="Yali Chen" w:date="2025-12-17T15:41:00Z" w16du:dateUtc="2025-12-17T07:41:00Z">
              <w:rPr>
                <w:rFonts w:ascii="Times New Roman" w:hAnsi="Times New Roman" w:cs="Times New Roman"/>
                <w:szCs w:val="20"/>
              </w:rPr>
            </w:rPrChange>
          </w:rPr>
          <w:t>Programming note:</w:t>
        </w:r>
      </w:ins>
    </w:p>
    <w:p w14:paraId="696D8D5B" w14:textId="369E0E1F" w:rsidR="005E5006" w:rsidRPr="00FD35A8" w:rsidRDefault="00B83793" w:rsidP="00B03F3F">
      <w:pPr>
        <w:rPr>
          <w:ins w:id="3194" w:author="Yali Chen" w:date="2025-12-17T15:34:00Z" w16du:dateUtc="2025-12-17T07:34:00Z"/>
          <w:rFonts w:ascii="Times New Roman" w:hAnsi="Times New Roman" w:cs="Times New Roman"/>
          <w:i/>
          <w:iCs/>
          <w:szCs w:val="20"/>
          <w:rPrChange w:id="3195" w:author="Yali Chen" w:date="2025-12-17T15:41:00Z" w16du:dateUtc="2025-12-17T07:41:00Z">
            <w:rPr>
              <w:ins w:id="3196" w:author="Yali Chen" w:date="2025-12-17T15:34:00Z" w16du:dateUtc="2025-12-17T07:34:00Z"/>
              <w:rFonts w:ascii="Times New Roman" w:hAnsi="Times New Roman" w:cs="Times New Roman"/>
              <w:szCs w:val="20"/>
            </w:rPr>
          </w:rPrChange>
        </w:rPr>
      </w:pPr>
      <w:ins w:id="3197" w:author="Yali Chen" w:date="2025-12-17T15:32:00Z" w16du:dateUtc="2025-12-17T07:32:00Z">
        <w:r w:rsidRPr="00FD35A8">
          <w:rPr>
            <w:rFonts w:ascii="Times New Roman" w:hAnsi="Times New Roman" w:cs="Times New Roman"/>
            <w:i/>
            <w:iCs/>
            <w:szCs w:val="20"/>
            <w:rPrChange w:id="3198" w:author="Yali Chen" w:date="2025-12-17T15:41:00Z" w16du:dateUtc="2025-12-17T07:41:00Z">
              <w:rPr>
                <w:rFonts w:ascii="Times New Roman" w:hAnsi="Times New Roman" w:cs="Times New Roman"/>
                <w:szCs w:val="20"/>
              </w:rPr>
            </w:rPrChange>
          </w:rPr>
          <w:t>Infor</w:t>
        </w:r>
      </w:ins>
      <w:ins w:id="3199" w:author="Yali Chen" w:date="2025-12-17T15:33:00Z" w16du:dateUtc="2025-12-17T07:33:00Z">
        <w:r w:rsidR="00EF2931" w:rsidRPr="00FD35A8">
          <w:rPr>
            <w:rFonts w:ascii="Times New Roman" w:hAnsi="Times New Roman" w:cs="Times New Roman"/>
            <w:i/>
            <w:iCs/>
            <w:szCs w:val="20"/>
            <w:rPrChange w:id="3200" w:author="Yali Chen" w:date="2025-12-17T15:41:00Z" w16du:dateUtc="2025-12-17T07:41:00Z">
              <w:rPr>
                <w:rFonts w:ascii="Times New Roman" w:hAnsi="Times New Roman" w:cs="Times New Roman"/>
                <w:szCs w:val="20"/>
              </w:rPr>
            </w:rPrChange>
          </w:rPr>
          <w:t>m</w:t>
        </w:r>
      </w:ins>
      <w:ins w:id="3201" w:author="Yali Chen" w:date="2025-12-17T15:32:00Z" w16du:dateUtc="2025-12-17T07:32:00Z">
        <w:r w:rsidRPr="00FD35A8">
          <w:rPr>
            <w:rFonts w:ascii="Times New Roman" w:hAnsi="Times New Roman" w:cs="Times New Roman"/>
            <w:i/>
            <w:iCs/>
            <w:szCs w:val="20"/>
            <w:rPrChange w:id="3202" w:author="Yali Chen" w:date="2025-12-17T15:41:00Z" w16du:dateUtc="2025-12-17T07:41:00Z">
              <w:rPr>
                <w:rFonts w:ascii="Times New Roman" w:hAnsi="Times New Roman" w:cs="Times New Roman"/>
                <w:szCs w:val="20"/>
              </w:rPr>
            </w:rPrChange>
          </w:rPr>
          <w:t>ation</w:t>
        </w:r>
      </w:ins>
      <w:ins w:id="3203" w:author="Yali Chen" w:date="2025-12-17T15:33:00Z" w16du:dateUtc="2025-12-17T07:33:00Z">
        <w:r w:rsidR="00EF2931" w:rsidRPr="00FD35A8">
          <w:rPr>
            <w:rFonts w:ascii="Times New Roman" w:hAnsi="Times New Roman" w:cs="Times New Roman"/>
            <w:i/>
            <w:iCs/>
            <w:szCs w:val="20"/>
            <w:rPrChange w:id="3204" w:author="Yali Chen" w:date="2025-12-17T15:41:00Z" w16du:dateUtc="2025-12-17T07:41:00Z">
              <w:rPr>
                <w:rFonts w:ascii="Times New Roman" w:hAnsi="Times New Roman" w:cs="Times New Roman"/>
                <w:szCs w:val="20"/>
              </w:rPr>
            </w:rPrChange>
          </w:rPr>
          <w:t xml:space="preserve"> of </w:t>
        </w:r>
      </w:ins>
      <w:ins w:id="3205" w:author="Yali Chen" w:date="2025-12-17T15:41:00Z" w16du:dateUtc="2025-12-17T07:41:00Z">
        <w:r w:rsidR="005D4F84" w:rsidRPr="00FD35A8">
          <w:rPr>
            <w:rFonts w:ascii="Times New Roman" w:hAnsi="Times New Roman" w:cs="Times New Roman"/>
            <w:i/>
            <w:iCs/>
            <w:szCs w:val="20"/>
            <w:rPrChange w:id="3206" w:author="Yali Chen" w:date="2025-12-17T15:41:00Z" w16du:dateUtc="2025-12-17T07:41:00Z">
              <w:rPr>
                <w:rFonts w:ascii="Times New Roman" w:hAnsi="Times New Roman" w:cs="Times New Roman"/>
                <w:szCs w:val="20"/>
              </w:rPr>
            </w:rPrChange>
          </w:rPr>
          <w:t>t</w:t>
        </w:r>
      </w:ins>
      <w:ins w:id="3207" w:author="Yali Chen" w:date="2025-12-17T15:32:00Z" w16du:dateUtc="2025-12-17T07:32:00Z">
        <w:r w:rsidR="00F40C09" w:rsidRPr="00FD35A8">
          <w:rPr>
            <w:rFonts w:ascii="Times New Roman" w:hAnsi="Times New Roman" w:cs="Times New Roman"/>
            <w:i/>
            <w:iCs/>
            <w:szCs w:val="20"/>
            <w:rPrChange w:id="3208" w:author="Yali Chen" w:date="2025-12-17T15:41:00Z" w16du:dateUtc="2025-12-17T07:41:00Z">
              <w:rPr>
                <w:rFonts w:ascii="Times New Roman" w:hAnsi="Times New Roman" w:cs="Times New Roman"/>
                <w:szCs w:val="20"/>
              </w:rPr>
            </w:rPrChange>
          </w:rPr>
          <w:t xml:space="preserve">he listing </w:t>
        </w:r>
      </w:ins>
      <w:ins w:id="3209" w:author="Yali Chen" w:date="2025-12-17T15:33:00Z" w16du:dateUtc="2025-12-17T07:33:00Z">
        <w:r w:rsidR="00EF2931" w:rsidRPr="00FD35A8">
          <w:rPr>
            <w:rFonts w:ascii="Times New Roman" w:hAnsi="Times New Roman" w:cs="Times New Roman"/>
            <w:i/>
            <w:iCs/>
            <w:szCs w:val="20"/>
            <w:rPrChange w:id="3210" w:author="Yali Chen" w:date="2025-12-17T15:41:00Z" w16du:dateUtc="2025-12-17T07:41:00Z">
              <w:rPr>
                <w:rFonts w:ascii="Times New Roman" w:hAnsi="Times New Roman" w:cs="Times New Roman"/>
                <w:szCs w:val="20"/>
              </w:rPr>
            </w:rPrChange>
          </w:rPr>
          <w:t>was collected from CRF page</w:t>
        </w:r>
        <w:r w:rsidR="005A0EFB" w:rsidRPr="00FD35A8">
          <w:rPr>
            <w:rFonts w:ascii="Times New Roman" w:hAnsi="Times New Roman" w:cs="Times New Roman"/>
            <w:i/>
            <w:iCs/>
            <w:szCs w:val="20"/>
            <w:rPrChange w:id="3211" w:author="Yali Chen" w:date="2025-12-17T15:41:00Z" w16du:dateUtc="2025-12-17T07:41:00Z">
              <w:rPr>
                <w:rFonts w:ascii="Times New Roman" w:hAnsi="Times New Roman" w:cs="Times New Roman"/>
                <w:szCs w:val="20"/>
              </w:rPr>
            </w:rPrChange>
          </w:rPr>
          <w:t xml:space="preserve"> “Previous and Concomitant Medications” whe</w:t>
        </w:r>
      </w:ins>
      <w:ins w:id="3212" w:author="Yali Chen" w:date="2025-12-17T17:21:00Z" w16du:dateUtc="2025-12-17T09:21:00Z">
        <w:r w:rsidR="003A4F93" w:rsidRPr="00FD35A8">
          <w:rPr>
            <w:rFonts w:ascii="Times New Roman" w:hAnsi="Times New Roman" w:cs="Times New Roman"/>
            <w:i/>
            <w:iCs/>
            <w:szCs w:val="20"/>
          </w:rPr>
          <w:t>re</w:t>
        </w:r>
      </w:ins>
      <w:ins w:id="3213" w:author="Yali Chen" w:date="2025-12-17T15:33:00Z" w16du:dateUtc="2025-12-17T07:33:00Z">
        <w:r w:rsidR="005A0EFB" w:rsidRPr="00FD35A8">
          <w:rPr>
            <w:rFonts w:ascii="Times New Roman" w:hAnsi="Times New Roman" w:cs="Times New Roman"/>
            <w:i/>
            <w:iCs/>
            <w:szCs w:val="20"/>
            <w:rPrChange w:id="3214" w:author="Yali Chen" w:date="2025-12-17T15:41:00Z" w16du:dateUtc="2025-12-17T07:41:00Z">
              <w:rPr>
                <w:rFonts w:ascii="Times New Roman" w:hAnsi="Times New Roman" w:cs="Times New Roman"/>
                <w:szCs w:val="20"/>
              </w:rPr>
            </w:rPrChange>
          </w:rPr>
          <w:t xml:space="preserve"> i</w:t>
        </w:r>
      </w:ins>
      <w:ins w:id="3215" w:author="Yali Chen" w:date="2025-12-17T15:34:00Z" w16du:dateUtc="2025-12-17T07:34:00Z">
        <w:r w:rsidR="005A0EFB" w:rsidRPr="00FD35A8">
          <w:rPr>
            <w:rFonts w:ascii="Times New Roman" w:hAnsi="Times New Roman" w:cs="Times New Roman"/>
            <w:i/>
            <w:iCs/>
            <w:szCs w:val="20"/>
            <w:rPrChange w:id="3216" w:author="Yali Chen" w:date="2025-12-17T15:41:00Z" w16du:dateUtc="2025-12-17T07:41:00Z">
              <w:rPr>
                <w:rFonts w:ascii="Times New Roman" w:hAnsi="Times New Roman" w:cs="Times New Roman"/>
                <w:szCs w:val="20"/>
              </w:rPr>
            </w:rPrChange>
          </w:rPr>
          <w:t xml:space="preserve">ndication Type is Adverse event, and </w:t>
        </w:r>
      </w:ins>
    </w:p>
    <w:p w14:paraId="31194CB8" w14:textId="576358EC" w:rsidR="005A0EFB" w:rsidDel="00C375D1" w:rsidRDefault="007B35DA" w:rsidP="00FD35A8">
      <w:pPr>
        <w:pStyle w:val="TFLshelltitle1"/>
        <w:rPr>
          <w:del w:id="3217" w:author="Yali Chen" w:date="2025-12-17T15:34:00Z" w16du:dateUtc="2025-12-17T07:34:00Z"/>
          <w:i/>
          <w:iCs/>
          <w:szCs w:val="20"/>
        </w:rPr>
      </w:pPr>
      <w:ins w:id="3218" w:author="Yali Chen" w:date="2025-12-17T15:38:00Z" w16du:dateUtc="2025-12-17T07:38:00Z">
        <w:r w:rsidRPr="00FD35A8">
          <w:rPr>
            <w:i/>
            <w:szCs w:val="20"/>
            <w:rPrChange w:id="3219" w:author="Yali Chen" w:date="2025-12-17T15:41:00Z" w16du:dateUtc="2025-12-17T07:41:00Z">
              <w:rPr>
                <w:szCs w:val="20"/>
              </w:rPr>
            </w:rPrChange>
          </w:rPr>
          <w:t xml:space="preserve">adverse </w:t>
        </w:r>
      </w:ins>
      <w:ins w:id="3220" w:author="Yali Chen" w:date="2025-12-17T15:34:00Z" w16du:dateUtc="2025-12-17T07:34:00Z">
        <w:r w:rsidR="005A0EFB" w:rsidRPr="00FD35A8">
          <w:rPr>
            <w:i/>
            <w:szCs w:val="20"/>
            <w:rPrChange w:id="3221" w:author="Yali Chen" w:date="2025-12-17T15:41:00Z" w16du:dateUtc="2025-12-17T07:41:00Z">
              <w:rPr>
                <w:szCs w:val="20"/>
              </w:rPr>
            </w:rPrChange>
          </w:rPr>
          <w:t>event</w:t>
        </w:r>
      </w:ins>
      <w:ins w:id="3222" w:author="Yali Chen" w:date="2025-12-17T15:38:00Z" w16du:dateUtc="2025-12-17T07:38:00Z">
        <w:r w:rsidR="006B6F00" w:rsidRPr="00FD35A8">
          <w:rPr>
            <w:i/>
            <w:szCs w:val="20"/>
            <w:rPrChange w:id="3223" w:author="Yali Chen" w:date="2025-12-17T15:41:00Z" w16du:dateUtc="2025-12-17T07:41:00Z">
              <w:rPr>
                <w:szCs w:val="20"/>
              </w:rPr>
            </w:rPrChange>
          </w:rPr>
          <w:t xml:space="preserve"> </w:t>
        </w:r>
      </w:ins>
      <w:ins w:id="3224" w:author="Yali Chen" w:date="2025-12-17T17:21:00Z" w16du:dateUtc="2025-12-17T09:21:00Z">
        <w:r w:rsidR="003A4F93" w:rsidRPr="00FD35A8">
          <w:rPr>
            <w:i/>
            <w:iCs/>
            <w:szCs w:val="20"/>
          </w:rPr>
          <w:t xml:space="preserve"># </w:t>
        </w:r>
        <w:r w:rsidR="00C01956" w:rsidRPr="00FD35A8">
          <w:rPr>
            <w:i/>
            <w:iCs/>
            <w:szCs w:val="20"/>
          </w:rPr>
          <w:t xml:space="preserve">No. </w:t>
        </w:r>
      </w:ins>
      <w:ins w:id="3225" w:author="Yali Chen" w:date="2025-12-17T15:38:00Z" w16du:dateUtc="2025-12-17T07:38:00Z">
        <w:r w:rsidR="006B6F00" w:rsidRPr="00FD35A8">
          <w:rPr>
            <w:i/>
            <w:szCs w:val="20"/>
            <w:rPrChange w:id="3226" w:author="Yali Chen" w:date="2025-12-17T15:41:00Z" w16du:dateUtc="2025-12-17T07:41:00Z">
              <w:rPr>
                <w:szCs w:val="20"/>
              </w:rPr>
            </w:rPrChange>
          </w:rPr>
          <w:t>in CRF</w:t>
        </w:r>
        <w:r w:rsidR="0028195B" w:rsidRPr="00FD35A8">
          <w:rPr>
            <w:i/>
            <w:szCs w:val="20"/>
            <w:rPrChange w:id="3227" w:author="Yali Chen" w:date="2025-12-17T15:41:00Z" w16du:dateUtc="2025-12-17T07:41:00Z">
              <w:rPr>
                <w:szCs w:val="20"/>
              </w:rPr>
            </w:rPrChange>
          </w:rPr>
          <w:t xml:space="preserve"> </w:t>
        </w:r>
      </w:ins>
      <w:ins w:id="3228" w:author="Yali Chen" w:date="2025-12-17T15:39:00Z" w16du:dateUtc="2025-12-17T07:39:00Z">
        <w:r w:rsidR="0028195B" w:rsidRPr="00FD35A8">
          <w:rPr>
            <w:i/>
            <w:szCs w:val="20"/>
            <w:rPrChange w:id="3229" w:author="Yali Chen" w:date="2025-12-17T15:41:00Z" w16du:dateUtc="2025-12-17T07:41:00Z">
              <w:rPr>
                <w:szCs w:val="20"/>
              </w:rPr>
            </w:rPrChange>
          </w:rPr>
          <w:t xml:space="preserve">page </w:t>
        </w:r>
        <w:r w:rsidR="00637AD9" w:rsidRPr="00FD35A8">
          <w:rPr>
            <w:i/>
            <w:szCs w:val="20"/>
            <w:rPrChange w:id="3230" w:author="Yali Chen" w:date="2025-12-17T15:41:00Z" w16du:dateUtc="2025-12-17T07:41:00Z">
              <w:rPr>
                <w:szCs w:val="20"/>
              </w:rPr>
            </w:rPrChange>
          </w:rPr>
          <w:t>“Adverse Event” where</w:t>
        </w:r>
      </w:ins>
      <w:ins w:id="3231" w:author="Yali Chen" w:date="2025-12-17T15:40:00Z" w16du:dateUtc="2025-12-17T07:40:00Z">
        <w:r w:rsidR="00637AD9" w:rsidRPr="00FD35A8">
          <w:rPr>
            <w:i/>
            <w:szCs w:val="20"/>
            <w:rPrChange w:id="3232" w:author="Yali Chen" w:date="2025-12-17T15:41:00Z" w16du:dateUtc="2025-12-17T07:41:00Z">
              <w:rPr>
                <w:szCs w:val="20"/>
              </w:rPr>
            </w:rPrChange>
          </w:rPr>
          <w:t xml:space="preserve"> </w:t>
        </w:r>
        <w:r w:rsidR="00903F5C" w:rsidRPr="00FD35A8">
          <w:rPr>
            <w:i/>
            <w:szCs w:val="20"/>
            <w:rPrChange w:id="3233" w:author="Yali Chen" w:date="2025-12-17T15:41:00Z" w16du:dateUtc="2025-12-17T07:41:00Z">
              <w:rPr>
                <w:szCs w:val="20"/>
              </w:rPr>
            </w:rPrChange>
          </w:rPr>
          <w:t>“</w:t>
        </w:r>
      </w:ins>
      <w:ins w:id="3234" w:author="Yali Chen" w:date="2025-12-17T15:40:00Z">
        <w:r w:rsidR="00903F5C" w:rsidRPr="00FD35A8">
          <w:rPr>
            <w:i/>
            <w:szCs w:val="20"/>
            <w:rPrChange w:id="3235" w:author="Yali Chen" w:date="2025-12-17T15:41:00Z" w16du:dateUtc="2025-12-17T07:41:00Z">
              <w:rPr>
                <w:szCs w:val="20"/>
              </w:rPr>
            </w:rPrChange>
          </w:rPr>
          <w:t>Is this adverse event CRS?</w:t>
        </w:r>
      </w:ins>
      <w:ins w:id="3236" w:author="Yali Chen" w:date="2025-12-17T15:40:00Z" w16du:dateUtc="2025-12-17T07:40:00Z">
        <w:r w:rsidR="00903F5C" w:rsidRPr="00FD35A8">
          <w:rPr>
            <w:i/>
            <w:szCs w:val="20"/>
            <w:rPrChange w:id="3237" w:author="Yali Chen" w:date="2025-12-17T15:41:00Z" w16du:dateUtc="2025-12-17T07:41:00Z">
              <w:rPr>
                <w:szCs w:val="20"/>
              </w:rPr>
            </w:rPrChange>
          </w:rPr>
          <w:t>” or “</w:t>
        </w:r>
      </w:ins>
      <w:ins w:id="3238" w:author="Yali Chen" w:date="2025-12-17T15:40:00Z">
        <w:r w:rsidR="00903F5C" w:rsidRPr="00FD35A8">
          <w:rPr>
            <w:i/>
            <w:szCs w:val="20"/>
            <w:rPrChange w:id="3239" w:author="Yali Chen" w:date="2025-12-17T15:41:00Z" w16du:dateUtc="2025-12-17T07:41:00Z">
              <w:rPr>
                <w:szCs w:val="20"/>
              </w:rPr>
            </w:rPrChange>
          </w:rPr>
          <w:t>Is this adverse event ICANS?</w:t>
        </w:r>
      </w:ins>
      <w:ins w:id="3240" w:author="Yali Chen" w:date="2025-12-17T17:21:00Z" w16du:dateUtc="2025-12-17T09:21:00Z">
        <w:r w:rsidR="00C01956" w:rsidRPr="00FD35A8">
          <w:rPr>
            <w:i/>
            <w:iCs/>
            <w:szCs w:val="20"/>
          </w:rPr>
          <w:t>”</w:t>
        </w:r>
      </w:ins>
      <w:ins w:id="3241" w:author="Yali Chen" w:date="2025-12-17T15:40:00Z" w16du:dateUtc="2025-12-17T07:40:00Z">
        <w:r w:rsidR="00903F5C" w:rsidRPr="00FD35A8">
          <w:rPr>
            <w:i/>
            <w:szCs w:val="20"/>
            <w:rPrChange w:id="3242" w:author="Yali Chen" w:date="2025-12-17T15:41:00Z" w16du:dateUtc="2025-12-17T07:41:00Z">
              <w:rPr>
                <w:szCs w:val="20"/>
              </w:rPr>
            </w:rPrChange>
          </w:rPr>
          <w:t xml:space="preserve"> = Yes.</w:t>
        </w:r>
      </w:ins>
    </w:p>
    <w:p w14:paraId="26E5B72F" w14:textId="77777777" w:rsidR="00C375D1" w:rsidRPr="00FD35A8" w:rsidRDefault="00C375D1" w:rsidP="00B03F3F">
      <w:pPr>
        <w:rPr>
          <w:ins w:id="3243" w:author="Yali Chen" w:date="2025-12-29T16:15:00Z" w16du:dateUtc="2025-12-29T08:15:00Z"/>
          <w:rFonts w:ascii="Times New Roman" w:hAnsi="Times New Roman" w:cs="Times New Roman"/>
          <w:i/>
          <w:iCs/>
          <w:szCs w:val="20"/>
          <w:rPrChange w:id="3244" w:author="Yali Chen" w:date="2025-12-17T15:41:00Z" w16du:dateUtc="2025-12-17T07:41:00Z">
            <w:rPr>
              <w:ins w:id="3245" w:author="Yali Chen" w:date="2025-12-29T16:15:00Z" w16du:dateUtc="2025-12-29T08:15:00Z"/>
              <w:rFonts w:ascii="Times New Roman" w:hAnsi="Times New Roman" w:cs="Times New Roman"/>
              <w:szCs w:val="20"/>
            </w:rPr>
          </w:rPrChange>
        </w:rPr>
      </w:pPr>
    </w:p>
    <w:p w14:paraId="2DB0F081" w14:textId="7178CAA9" w:rsidR="00D347AA" w:rsidRPr="00FD35A8" w:rsidRDefault="00B03F3F">
      <w:pPr>
        <w:pStyle w:val="TFLshelltitle1"/>
        <w:rPr>
          <w:rStyle w:val="Heading3Char1"/>
          <w:rFonts w:eastAsia="宋体"/>
          <w:bCs/>
          <w:color w:val="000000"/>
          <w:sz w:val="20"/>
          <w:szCs w:val="20"/>
          <w:lang w:eastAsia="zh-CN"/>
        </w:rPr>
        <w:pPrChange w:id="3246" w:author="Yali Chen" w:date="2025-12-29T15:48:00Z" w16du:dateUtc="2025-12-29T07:48:00Z">
          <w:pPr/>
        </w:pPrChange>
      </w:pPr>
      <w:r w:rsidRPr="00FD35A8">
        <w:br w:type="page"/>
      </w:r>
      <w:bookmarkStart w:id="3247" w:name="_Toc217918942"/>
      <w:commentRangeStart w:id="3248"/>
      <w:r w:rsidR="00D347AA" w:rsidRPr="00FD35A8">
        <w:rPr>
          <w:rStyle w:val="Heading3Char1"/>
          <w:rFonts w:eastAsia="宋体"/>
          <w:b/>
          <w:bCs/>
          <w:color w:val="000000"/>
          <w:sz w:val="20"/>
          <w:szCs w:val="20"/>
          <w:lang w:eastAsia="zh-CN"/>
        </w:rPr>
        <w:t>Listing 14.3.5 Individual Laboratory Measurement (Safety set)</w:t>
      </w:r>
      <w:bookmarkEnd w:id="3247"/>
      <w:commentRangeEnd w:id="3248"/>
      <w:r w:rsidR="008D2598">
        <w:rPr>
          <w:rStyle w:val="CommentReference"/>
          <w:rFonts w:ascii="宋体" w:eastAsia="宋体" w:hAnsi="宋体" w:cstheme="minorBidi"/>
          <w:b w:val="0"/>
          <w:snapToGrid/>
          <w:color w:val="050000"/>
          <w:kern w:val="2"/>
          <w:lang w:eastAsia="zh-CN"/>
        </w:rPr>
        <w:commentReference w:id="3248"/>
      </w:r>
    </w:p>
    <w:tbl>
      <w:tblPr>
        <w:tblStyle w:val="TableGrid"/>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5"/>
        <w:gridCol w:w="1194"/>
        <w:gridCol w:w="1590"/>
        <w:gridCol w:w="1369"/>
        <w:gridCol w:w="1573"/>
        <w:gridCol w:w="1016"/>
        <w:gridCol w:w="1401"/>
        <w:gridCol w:w="714"/>
        <w:gridCol w:w="714"/>
        <w:gridCol w:w="2584"/>
      </w:tblGrid>
      <w:tr w:rsidR="0085571F" w:rsidRPr="00FD35A8" w14:paraId="013DFFAF" w14:textId="77777777" w:rsidTr="00B63810">
        <w:trPr>
          <w:trHeight w:val="442"/>
        </w:trPr>
        <w:tc>
          <w:tcPr>
            <w:tcW w:w="2415" w:type="dxa"/>
            <w:tcBorders>
              <w:top w:val="single" w:sz="4" w:space="0" w:color="auto"/>
              <w:left w:val="nil"/>
              <w:bottom w:val="single" w:sz="4" w:space="0" w:color="auto"/>
              <w:right w:val="nil"/>
            </w:tcBorders>
            <w:vAlign w:val="center"/>
          </w:tcPr>
          <w:p w14:paraId="78074AEB" w14:textId="77777777" w:rsidR="0085571F" w:rsidRPr="00FD35A8" w:rsidRDefault="0085571F" w:rsidP="00D347AA">
            <w:pPr>
              <w:widowControl/>
              <w:jc w:val="center"/>
              <w:rPr>
                <w:rFonts w:ascii="Times New Roman" w:hAnsi="Times New Roman"/>
                <w:lang w:eastAsia="zh-CN"/>
              </w:rPr>
            </w:pPr>
            <w:r w:rsidRPr="00FD35A8">
              <w:rPr>
                <w:rFonts w:ascii="Times New Roman" w:hAnsi="Times New Roman"/>
                <w:lang w:eastAsia="zh-CN"/>
              </w:rPr>
              <w:t>Subject identifier</w:t>
            </w:r>
          </w:p>
        </w:tc>
        <w:tc>
          <w:tcPr>
            <w:tcW w:w="1194" w:type="dxa"/>
            <w:tcBorders>
              <w:top w:val="single" w:sz="4" w:space="0" w:color="auto"/>
              <w:left w:val="nil"/>
              <w:bottom w:val="single" w:sz="4" w:space="0" w:color="auto"/>
              <w:right w:val="nil"/>
            </w:tcBorders>
            <w:vAlign w:val="center"/>
          </w:tcPr>
          <w:p w14:paraId="4AD21334" w14:textId="77777777" w:rsidR="0085571F" w:rsidRPr="00FD35A8" w:rsidRDefault="0085571F" w:rsidP="00D347AA">
            <w:pPr>
              <w:widowControl/>
              <w:jc w:val="center"/>
              <w:rPr>
                <w:rFonts w:ascii="Times New Roman" w:hAnsi="Times New Roman"/>
                <w:lang w:eastAsia="zh-CN"/>
              </w:rPr>
            </w:pPr>
            <w:r w:rsidRPr="00FD35A8">
              <w:rPr>
                <w:rFonts w:ascii="Times New Roman" w:hAnsi="Times New Roman"/>
                <w:lang w:eastAsia="zh-CN"/>
              </w:rPr>
              <w:t>Cohort</w:t>
            </w:r>
          </w:p>
        </w:tc>
        <w:tc>
          <w:tcPr>
            <w:tcW w:w="1590" w:type="dxa"/>
            <w:tcBorders>
              <w:top w:val="single" w:sz="4" w:space="0" w:color="auto"/>
              <w:left w:val="nil"/>
              <w:bottom w:val="single" w:sz="4" w:space="0" w:color="auto"/>
              <w:right w:val="nil"/>
            </w:tcBorders>
            <w:vAlign w:val="center"/>
          </w:tcPr>
          <w:p w14:paraId="78379937" w14:textId="07516B97" w:rsidR="0085571F" w:rsidRPr="00FD35A8" w:rsidRDefault="0085571F" w:rsidP="00D347AA">
            <w:pPr>
              <w:widowControl/>
              <w:jc w:val="center"/>
              <w:rPr>
                <w:rFonts w:ascii="Times New Roman" w:hAnsi="Times New Roman"/>
                <w:lang w:eastAsia="zh-CN"/>
              </w:rPr>
            </w:pPr>
            <w:r w:rsidRPr="00FD35A8">
              <w:rPr>
                <w:rFonts w:ascii="Times New Roman" w:hAnsi="Times New Roman"/>
                <w:lang w:eastAsia="zh-CN"/>
              </w:rPr>
              <w:t>Parameter</w:t>
            </w:r>
          </w:p>
        </w:tc>
        <w:tc>
          <w:tcPr>
            <w:tcW w:w="1369" w:type="dxa"/>
            <w:tcBorders>
              <w:top w:val="single" w:sz="4" w:space="0" w:color="auto"/>
              <w:left w:val="nil"/>
              <w:bottom w:val="single" w:sz="4" w:space="0" w:color="auto"/>
              <w:right w:val="nil"/>
            </w:tcBorders>
            <w:vAlign w:val="center"/>
          </w:tcPr>
          <w:p w14:paraId="07FDBF55" w14:textId="5AC6C0FA" w:rsidR="0085571F" w:rsidRPr="00FD35A8" w:rsidRDefault="0085571F" w:rsidP="00D347AA">
            <w:pPr>
              <w:widowControl/>
              <w:jc w:val="center"/>
              <w:rPr>
                <w:rFonts w:ascii="Times New Roman" w:hAnsi="Times New Roman"/>
                <w:lang w:eastAsia="zh-CN"/>
              </w:rPr>
            </w:pPr>
            <w:r w:rsidRPr="00FD35A8">
              <w:rPr>
                <w:rFonts w:ascii="Times New Roman" w:eastAsia="AdobeSongStd-Light" w:hAnsi="Times New Roman"/>
                <w:lang w:eastAsia="zh-CN"/>
              </w:rPr>
              <w:t>Any Abnormal</w:t>
            </w:r>
          </w:p>
        </w:tc>
        <w:tc>
          <w:tcPr>
            <w:tcW w:w="1573" w:type="dxa"/>
            <w:tcBorders>
              <w:top w:val="single" w:sz="4" w:space="0" w:color="auto"/>
              <w:bottom w:val="single" w:sz="4" w:space="0" w:color="auto"/>
            </w:tcBorders>
            <w:vAlign w:val="center"/>
          </w:tcPr>
          <w:p w14:paraId="2CA1C62B" w14:textId="280D443D" w:rsidR="0085571F" w:rsidRPr="00FD35A8" w:rsidRDefault="0085571F" w:rsidP="00D347AA">
            <w:pPr>
              <w:widowControl/>
              <w:jc w:val="center"/>
              <w:rPr>
                <w:rFonts w:ascii="Times New Roman" w:hAnsi="Times New Roman"/>
                <w:lang w:eastAsia="zh-CN"/>
              </w:rPr>
            </w:pPr>
            <w:r w:rsidRPr="00FD35A8">
              <w:rPr>
                <w:rFonts w:ascii="Times New Roman" w:hAnsi="Times New Roman"/>
              </w:rPr>
              <w:t>Screening</w:t>
            </w:r>
          </w:p>
        </w:tc>
        <w:tc>
          <w:tcPr>
            <w:tcW w:w="1016" w:type="dxa"/>
            <w:tcBorders>
              <w:top w:val="single" w:sz="4" w:space="0" w:color="auto"/>
              <w:bottom w:val="single" w:sz="4" w:space="0" w:color="auto"/>
            </w:tcBorders>
            <w:vAlign w:val="center"/>
          </w:tcPr>
          <w:p w14:paraId="2786E648" w14:textId="5E75A0A4" w:rsidR="0085571F" w:rsidRPr="00FD35A8" w:rsidRDefault="00B63810" w:rsidP="00D347AA">
            <w:pPr>
              <w:widowControl/>
              <w:jc w:val="center"/>
              <w:rPr>
                <w:rFonts w:ascii="Times New Roman" w:hAnsi="Times New Roman"/>
              </w:rPr>
            </w:pPr>
            <w:r w:rsidRPr="00FD35A8">
              <w:rPr>
                <w:rFonts w:ascii="Times New Roman" w:hAnsi="Times New Roman"/>
                <w:lang w:eastAsia="zh-CN"/>
              </w:rPr>
              <w:t>A</w:t>
            </w:r>
            <w:r w:rsidRPr="00FD35A8">
              <w:rPr>
                <w:rFonts w:ascii="Times New Roman" w:hAnsi="Times New Roman"/>
              </w:rPr>
              <w:t>pheresis</w:t>
            </w:r>
          </w:p>
        </w:tc>
        <w:tc>
          <w:tcPr>
            <w:tcW w:w="1401" w:type="dxa"/>
            <w:tcBorders>
              <w:top w:val="single" w:sz="4" w:space="0" w:color="auto"/>
              <w:bottom w:val="single" w:sz="4" w:space="0" w:color="auto"/>
            </w:tcBorders>
            <w:vAlign w:val="center"/>
          </w:tcPr>
          <w:p w14:paraId="553C327E" w14:textId="3D0FF06A" w:rsidR="0085571F" w:rsidRPr="00FD35A8" w:rsidRDefault="0085571F" w:rsidP="00D347AA">
            <w:pPr>
              <w:widowControl/>
              <w:jc w:val="center"/>
              <w:rPr>
                <w:rFonts w:ascii="Times New Roman" w:eastAsiaTheme="minorEastAsia" w:hAnsi="Times New Roman"/>
                <w:lang w:eastAsia="zh-CN"/>
              </w:rPr>
            </w:pPr>
            <w:r w:rsidRPr="00FD35A8">
              <w:rPr>
                <w:rFonts w:ascii="Times New Roman" w:hAnsi="Times New Roman"/>
              </w:rPr>
              <w:t>Baseline</w:t>
            </w:r>
          </w:p>
        </w:tc>
        <w:tc>
          <w:tcPr>
            <w:tcW w:w="714" w:type="dxa"/>
            <w:tcBorders>
              <w:top w:val="single" w:sz="4" w:space="0" w:color="auto"/>
              <w:bottom w:val="single" w:sz="4" w:space="0" w:color="auto"/>
            </w:tcBorders>
            <w:vAlign w:val="center"/>
          </w:tcPr>
          <w:p w14:paraId="0169E192" w14:textId="254723E4" w:rsidR="0085571F" w:rsidRPr="00FD35A8" w:rsidRDefault="0085571F" w:rsidP="00D347AA">
            <w:pPr>
              <w:widowControl/>
              <w:jc w:val="center"/>
              <w:rPr>
                <w:rFonts w:ascii="Times New Roman" w:eastAsiaTheme="minorEastAsia" w:hAnsi="Times New Roman"/>
                <w:lang w:eastAsia="zh-CN"/>
              </w:rPr>
            </w:pPr>
            <w:r w:rsidRPr="00FD35A8">
              <w:rPr>
                <w:rFonts w:ascii="Times New Roman" w:hAnsi="Times New Roman"/>
                <w:lang w:eastAsia="zh-CN"/>
              </w:rPr>
              <w:t>D0</w:t>
            </w:r>
          </w:p>
        </w:tc>
        <w:tc>
          <w:tcPr>
            <w:tcW w:w="714" w:type="dxa"/>
            <w:tcBorders>
              <w:top w:val="single" w:sz="4" w:space="0" w:color="auto"/>
              <w:bottom w:val="single" w:sz="4" w:space="0" w:color="auto"/>
            </w:tcBorders>
            <w:vAlign w:val="center"/>
          </w:tcPr>
          <w:p w14:paraId="55FF50B1" w14:textId="2ABB84C5" w:rsidR="0085571F" w:rsidRPr="00FD35A8" w:rsidRDefault="0085571F" w:rsidP="00D347AA">
            <w:pPr>
              <w:widowControl/>
              <w:jc w:val="center"/>
              <w:rPr>
                <w:rFonts w:ascii="Times New Roman" w:eastAsia="Calibri" w:hAnsi="Times New Roman"/>
                <w:lang w:eastAsia="ja-JP"/>
              </w:rPr>
            </w:pPr>
            <w:r w:rsidRPr="00FD35A8">
              <w:rPr>
                <w:rFonts w:ascii="Times New Roman" w:hAnsi="Times New Roman"/>
                <w:lang w:eastAsia="zh-CN"/>
              </w:rPr>
              <w:t>D4</w:t>
            </w:r>
          </w:p>
        </w:tc>
        <w:tc>
          <w:tcPr>
            <w:tcW w:w="2584" w:type="dxa"/>
            <w:tcBorders>
              <w:top w:val="single" w:sz="4" w:space="0" w:color="auto"/>
              <w:bottom w:val="single" w:sz="4" w:space="0" w:color="auto"/>
            </w:tcBorders>
            <w:vAlign w:val="center"/>
          </w:tcPr>
          <w:p w14:paraId="3EC7680D" w14:textId="23986317" w:rsidR="0085571F" w:rsidRPr="00FD35A8" w:rsidRDefault="0085571F" w:rsidP="00D347AA">
            <w:pPr>
              <w:widowControl/>
              <w:jc w:val="center"/>
              <w:rPr>
                <w:rFonts w:ascii="Times New Roman" w:eastAsiaTheme="minorEastAsia" w:hAnsi="Times New Roman"/>
                <w:lang w:eastAsia="zh-CN"/>
              </w:rPr>
            </w:pPr>
            <w:r w:rsidRPr="00FD35A8">
              <w:rPr>
                <w:rFonts w:ascii="Times New Roman" w:hAnsi="Times New Roman"/>
              </w:rPr>
              <w:t>&lt;&lt;Analysis vist&gt;&gt;</w:t>
            </w:r>
          </w:p>
        </w:tc>
      </w:tr>
      <w:tr w:rsidR="00B63810" w:rsidRPr="00FD35A8" w14:paraId="7F2AD17E" w14:textId="77777777" w:rsidTr="00B63810">
        <w:trPr>
          <w:trHeight w:val="242"/>
        </w:trPr>
        <w:tc>
          <w:tcPr>
            <w:tcW w:w="2415" w:type="dxa"/>
            <w:tcBorders>
              <w:top w:val="nil"/>
              <w:left w:val="nil"/>
              <w:bottom w:val="nil"/>
              <w:right w:val="nil"/>
            </w:tcBorders>
            <w:vAlign w:val="center"/>
          </w:tcPr>
          <w:p w14:paraId="42868243" w14:textId="77777777" w:rsidR="00B63810" w:rsidRPr="00FD35A8" w:rsidRDefault="00B63810" w:rsidP="00B63810">
            <w:pPr>
              <w:widowControl/>
              <w:jc w:val="center"/>
              <w:rPr>
                <w:rFonts w:ascii="Times New Roman" w:hAnsi="Times New Roman"/>
                <w:color w:val="auto"/>
                <w:lang w:eastAsia="ja-JP"/>
              </w:rPr>
            </w:pPr>
            <w:r w:rsidRPr="00FD35A8">
              <w:rPr>
                <w:rFonts w:ascii="Times New Roman" w:eastAsia="等线" w:hAnsi="Times New Roman"/>
                <w:color w:val="auto"/>
              </w:rPr>
              <w:t>E0001001</w:t>
            </w:r>
          </w:p>
        </w:tc>
        <w:tc>
          <w:tcPr>
            <w:tcW w:w="1194" w:type="dxa"/>
            <w:tcBorders>
              <w:top w:val="nil"/>
              <w:left w:val="nil"/>
              <w:bottom w:val="nil"/>
              <w:right w:val="nil"/>
            </w:tcBorders>
            <w:vAlign w:val="center"/>
          </w:tcPr>
          <w:p w14:paraId="3D402C31" w14:textId="77777777" w:rsidR="00B63810" w:rsidRPr="00FD35A8" w:rsidRDefault="00B63810" w:rsidP="00B63810">
            <w:pPr>
              <w:widowControl/>
              <w:jc w:val="center"/>
              <w:rPr>
                <w:rFonts w:ascii="Times New Roman" w:hAnsi="Times New Roman"/>
                <w:color w:val="auto"/>
                <w:lang w:eastAsia="ja-JP"/>
              </w:rPr>
            </w:pPr>
            <w:r w:rsidRPr="00FD35A8">
              <w:rPr>
                <w:rFonts w:ascii="Times New Roman" w:eastAsia="等线" w:hAnsi="Times New Roman"/>
                <w:color w:val="auto"/>
              </w:rPr>
              <w:t>IIM</w:t>
            </w:r>
          </w:p>
        </w:tc>
        <w:tc>
          <w:tcPr>
            <w:tcW w:w="1590" w:type="dxa"/>
            <w:tcBorders>
              <w:top w:val="nil"/>
              <w:left w:val="nil"/>
              <w:bottom w:val="nil"/>
              <w:right w:val="nil"/>
            </w:tcBorders>
            <w:vAlign w:val="center"/>
          </w:tcPr>
          <w:p w14:paraId="61EC2FA9" w14:textId="0A9517DE" w:rsidR="00B63810" w:rsidRPr="00FD35A8" w:rsidRDefault="00B63810" w:rsidP="00B63810">
            <w:pPr>
              <w:widowControl/>
              <w:jc w:val="center"/>
              <w:rPr>
                <w:rFonts w:ascii="Times New Roman" w:hAnsi="Times New Roman"/>
                <w:color w:val="auto"/>
                <w:lang w:eastAsia="zh-CN"/>
              </w:rPr>
            </w:pPr>
            <w:r w:rsidRPr="00FD35A8">
              <w:rPr>
                <w:rFonts w:ascii="Times New Roman" w:eastAsia="等线" w:hAnsi="Times New Roman"/>
                <w:color w:val="auto"/>
              </w:rPr>
              <w:t>xx</w:t>
            </w:r>
            <w:r w:rsidRPr="00FD35A8">
              <w:rPr>
                <w:rFonts w:ascii="Times New Roman" w:eastAsia="等线" w:hAnsi="Times New Roman"/>
                <w:color w:val="auto"/>
                <w:lang w:eastAsia="zh-CN"/>
              </w:rPr>
              <w:t xml:space="preserve"> (unit)</w:t>
            </w:r>
          </w:p>
        </w:tc>
        <w:tc>
          <w:tcPr>
            <w:tcW w:w="1369" w:type="dxa"/>
            <w:tcBorders>
              <w:top w:val="nil"/>
              <w:left w:val="nil"/>
              <w:bottom w:val="nil"/>
              <w:right w:val="nil"/>
            </w:tcBorders>
            <w:vAlign w:val="center"/>
          </w:tcPr>
          <w:p w14:paraId="3CED5AC2" w14:textId="723EEA6B" w:rsidR="00B63810" w:rsidRPr="00FD35A8" w:rsidRDefault="00B63810" w:rsidP="00B63810">
            <w:pPr>
              <w:widowControl/>
              <w:jc w:val="center"/>
              <w:rPr>
                <w:rFonts w:ascii="Times New Roman" w:hAnsi="Times New Roman"/>
                <w:color w:val="auto"/>
                <w:lang w:eastAsia="zh-CN"/>
              </w:rPr>
            </w:pPr>
            <w:r w:rsidRPr="00FD35A8">
              <w:rPr>
                <w:rFonts w:ascii="Times New Roman" w:eastAsia="等线" w:hAnsi="Times New Roman"/>
                <w:color w:val="auto"/>
                <w:lang w:eastAsia="zh-CN"/>
              </w:rPr>
              <w:t>Y</w:t>
            </w:r>
          </w:p>
        </w:tc>
        <w:tc>
          <w:tcPr>
            <w:tcW w:w="1573" w:type="dxa"/>
            <w:tcBorders>
              <w:top w:val="nil"/>
              <w:left w:val="nil"/>
              <w:bottom w:val="nil"/>
              <w:right w:val="nil"/>
            </w:tcBorders>
            <w:vAlign w:val="center"/>
          </w:tcPr>
          <w:p w14:paraId="78BFA1AF" w14:textId="0445DCC6" w:rsidR="00B63810" w:rsidRPr="00FD35A8" w:rsidRDefault="00B63810" w:rsidP="00B63810">
            <w:pPr>
              <w:widowControl/>
              <w:jc w:val="center"/>
              <w:rPr>
                <w:rFonts w:ascii="Times New Roman" w:hAnsi="Times New Roman"/>
                <w:color w:val="auto"/>
                <w:lang w:eastAsia="ja-JP"/>
              </w:rPr>
            </w:pPr>
            <w:r w:rsidRPr="00FD35A8">
              <w:rPr>
                <w:rFonts w:ascii="Times New Roman" w:eastAsia="等线" w:hAnsi="Times New Roman"/>
                <w:color w:val="auto"/>
                <w:lang w:eastAsia="zh-CN"/>
              </w:rPr>
              <w:t>xx</w:t>
            </w:r>
          </w:p>
        </w:tc>
        <w:tc>
          <w:tcPr>
            <w:tcW w:w="1016" w:type="dxa"/>
            <w:tcBorders>
              <w:top w:val="nil"/>
              <w:left w:val="nil"/>
              <w:bottom w:val="nil"/>
              <w:right w:val="nil"/>
            </w:tcBorders>
            <w:vAlign w:val="center"/>
          </w:tcPr>
          <w:p w14:paraId="254EED79" w14:textId="51A30201" w:rsidR="00B63810" w:rsidRPr="00FD35A8" w:rsidRDefault="00B63810" w:rsidP="00B63810">
            <w:pPr>
              <w:widowControl/>
              <w:jc w:val="center"/>
              <w:rPr>
                <w:rFonts w:ascii="Times New Roman" w:eastAsia="等线" w:hAnsi="Times New Roman"/>
                <w:color w:val="auto"/>
              </w:rPr>
            </w:pPr>
            <w:r w:rsidRPr="00FD35A8">
              <w:rPr>
                <w:rFonts w:ascii="Times New Roman" w:eastAsia="等线" w:hAnsi="Times New Roman"/>
                <w:color w:val="auto"/>
                <w:lang w:eastAsia="zh-CN"/>
              </w:rPr>
              <w:t>xx</w:t>
            </w:r>
          </w:p>
        </w:tc>
        <w:tc>
          <w:tcPr>
            <w:tcW w:w="1401" w:type="dxa"/>
            <w:tcBorders>
              <w:top w:val="nil"/>
              <w:left w:val="nil"/>
              <w:bottom w:val="nil"/>
              <w:right w:val="nil"/>
            </w:tcBorders>
            <w:vAlign w:val="center"/>
          </w:tcPr>
          <w:p w14:paraId="6AAAB547" w14:textId="72AB00E9" w:rsidR="00B63810" w:rsidRPr="00FD35A8" w:rsidRDefault="00B63810" w:rsidP="00B63810">
            <w:pPr>
              <w:widowControl/>
              <w:jc w:val="center"/>
              <w:rPr>
                <w:rFonts w:ascii="Times New Roman" w:hAnsi="Times New Roman"/>
                <w:color w:val="auto"/>
                <w:lang w:eastAsia="ja-JP"/>
              </w:rPr>
            </w:pPr>
            <w:r w:rsidRPr="00FD35A8">
              <w:rPr>
                <w:rFonts w:ascii="Times New Roman" w:eastAsia="等线" w:hAnsi="Times New Roman"/>
                <w:color w:val="auto"/>
                <w:lang w:eastAsia="zh-CN"/>
              </w:rPr>
              <w:t>xx</w:t>
            </w:r>
          </w:p>
        </w:tc>
        <w:tc>
          <w:tcPr>
            <w:tcW w:w="714" w:type="dxa"/>
            <w:tcBorders>
              <w:top w:val="nil"/>
              <w:left w:val="nil"/>
              <w:bottom w:val="nil"/>
              <w:right w:val="nil"/>
            </w:tcBorders>
            <w:vAlign w:val="center"/>
          </w:tcPr>
          <w:p w14:paraId="31F944A1" w14:textId="64D4215B" w:rsidR="00B63810" w:rsidRPr="00FD35A8" w:rsidRDefault="00B63810" w:rsidP="00B63810">
            <w:pPr>
              <w:widowControl/>
              <w:jc w:val="center"/>
              <w:rPr>
                <w:rFonts w:ascii="Times New Roman" w:hAnsi="Times New Roman"/>
                <w:color w:val="auto"/>
              </w:rPr>
            </w:pPr>
            <w:r w:rsidRPr="00FD35A8">
              <w:rPr>
                <w:rFonts w:ascii="Times New Roman" w:eastAsia="等线" w:hAnsi="Times New Roman"/>
                <w:color w:val="auto"/>
                <w:lang w:eastAsia="zh-CN"/>
              </w:rPr>
              <w:t>xx</w:t>
            </w:r>
          </w:p>
        </w:tc>
        <w:tc>
          <w:tcPr>
            <w:tcW w:w="714" w:type="dxa"/>
            <w:tcBorders>
              <w:top w:val="nil"/>
              <w:left w:val="nil"/>
              <w:bottom w:val="nil"/>
              <w:right w:val="nil"/>
            </w:tcBorders>
            <w:vAlign w:val="center"/>
          </w:tcPr>
          <w:p w14:paraId="42CA942D" w14:textId="0FD3A8CF" w:rsidR="00B63810" w:rsidRPr="00FD35A8" w:rsidRDefault="00F16F98" w:rsidP="00B63810">
            <w:pPr>
              <w:widowControl/>
              <w:jc w:val="center"/>
              <w:rPr>
                <w:rFonts w:ascii="Times New Roman" w:hAnsi="Times New Roman"/>
                <w:color w:val="auto"/>
              </w:rPr>
            </w:pPr>
            <w:r w:rsidRPr="00FD35A8">
              <w:rPr>
                <w:rFonts w:ascii="Times New Roman" w:eastAsia="等线" w:hAnsi="Times New Roman"/>
                <w:color w:val="auto"/>
                <w:lang w:eastAsia="zh-CN"/>
              </w:rPr>
              <w:t>x</w:t>
            </w:r>
            <w:r w:rsidR="00B63810" w:rsidRPr="00FD35A8">
              <w:rPr>
                <w:rFonts w:ascii="Times New Roman" w:eastAsia="等线" w:hAnsi="Times New Roman"/>
                <w:color w:val="auto"/>
                <w:lang w:eastAsia="zh-CN"/>
              </w:rPr>
              <w:t>x</w:t>
            </w:r>
            <w:r w:rsidR="000369CB" w:rsidRPr="00FD35A8">
              <w:rPr>
                <w:rFonts w:ascii="Times New Roman" w:eastAsia="等线" w:hAnsi="Times New Roman"/>
                <w:color w:val="auto"/>
                <w:lang w:eastAsia="zh-CN"/>
              </w:rPr>
              <w:t>*</w:t>
            </w:r>
          </w:p>
        </w:tc>
        <w:tc>
          <w:tcPr>
            <w:tcW w:w="2584" w:type="dxa"/>
            <w:tcBorders>
              <w:top w:val="nil"/>
              <w:left w:val="nil"/>
              <w:bottom w:val="nil"/>
              <w:right w:val="nil"/>
            </w:tcBorders>
            <w:vAlign w:val="center"/>
          </w:tcPr>
          <w:p w14:paraId="70A36B52" w14:textId="74C1B45F" w:rsidR="00B63810" w:rsidRPr="00FD35A8" w:rsidRDefault="00B63810" w:rsidP="00B63810">
            <w:pPr>
              <w:widowControl/>
              <w:jc w:val="center"/>
              <w:rPr>
                <w:rFonts w:ascii="Times New Roman" w:hAnsi="Times New Roman"/>
                <w:color w:val="auto"/>
                <w:lang w:eastAsia="zh-CN"/>
              </w:rPr>
            </w:pPr>
            <w:r w:rsidRPr="00FD35A8">
              <w:rPr>
                <w:rFonts w:ascii="Times New Roman" w:eastAsia="等线" w:hAnsi="Times New Roman"/>
                <w:color w:val="auto"/>
                <w:lang w:eastAsia="zh-CN"/>
              </w:rPr>
              <w:t>xx</w:t>
            </w:r>
          </w:p>
        </w:tc>
      </w:tr>
      <w:tr w:rsidR="00B63810" w:rsidRPr="00FD35A8" w14:paraId="4FE5A164" w14:textId="77777777" w:rsidTr="00B63810">
        <w:trPr>
          <w:trHeight w:val="270"/>
        </w:trPr>
        <w:tc>
          <w:tcPr>
            <w:tcW w:w="2415" w:type="dxa"/>
            <w:tcBorders>
              <w:top w:val="nil"/>
              <w:left w:val="nil"/>
              <w:bottom w:val="nil"/>
              <w:right w:val="nil"/>
            </w:tcBorders>
            <w:vAlign w:val="center"/>
          </w:tcPr>
          <w:p w14:paraId="28B3D26D" w14:textId="77777777" w:rsidR="00B63810" w:rsidRPr="00FD35A8" w:rsidRDefault="00B63810" w:rsidP="00B63810">
            <w:pPr>
              <w:widowControl/>
              <w:jc w:val="center"/>
              <w:rPr>
                <w:rFonts w:ascii="Times New Roman" w:hAnsi="Times New Roman"/>
                <w:color w:val="auto"/>
                <w:lang w:eastAsia="zh-CN"/>
              </w:rPr>
            </w:pPr>
            <w:r w:rsidRPr="00FD35A8">
              <w:rPr>
                <w:rFonts w:ascii="Times New Roman" w:eastAsia="等线" w:hAnsi="Times New Roman"/>
                <w:color w:val="auto"/>
              </w:rPr>
              <w:t>E000100</w:t>
            </w:r>
            <w:r w:rsidRPr="00FD35A8">
              <w:rPr>
                <w:rFonts w:ascii="Times New Roman" w:eastAsia="等线" w:hAnsi="Times New Roman"/>
                <w:color w:val="auto"/>
                <w:lang w:eastAsia="zh-CN"/>
              </w:rPr>
              <w:t>2</w:t>
            </w:r>
          </w:p>
        </w:tc>
        <w:tc>
          <w:tcPr>
            <w:tcW w:w="1194" w:type="dxa"/>
            <w:tcBorders>
              <w:top w:val="nil"/>
              <w:left w:val="nil"/>
              <w:bottom w:val="nil"/>
              <w:right w:val="nil"/>
            </w:tcBorders>
            <w:vAlign w:val="center"/>
          </w:tcPr>
          <w:p w14:paraId="159C589F" w14:textId="77777777" w:rsidR="00B63810" w:rsidRPr="00FD35A8" w:rsidRDefault="00B63810" w:rsidP="00B63810">
            <w:pPr>
              <w:widowControl/>
              <w:jc w:val="center"/>
              <w:rPr>
                <w:rFonts w:ascii="Times New Roman" w:hAnsi="Times New Roman"/>
                <w:color w:val="auto"/>
                <w:lang w:eastAsia="ja-JP"/>
              </w:rPr>
            </w:pPr>
            <w:r w:rsidRPr="00FD35A8">
              <w:rPr>
                <w:rFonts w:ascii="Times New Roman" w:eastAsia="等线" w:hAnsi="Times New Roman"/>
                <w:color w:val="auto"/>
              </w:rPr>
              <w:t>IIM</w:t>
            </w:r>
          </w:p>
        </w:tc>
        <w:tc>
          <w:tcPr>
            <w:tcW w:w="1590" w:type="dxa"/>
            <w:tcBorders>
              <w:top w:val="nil"/>
              <w:left w:val="nil"/>
              <w:bottom w:val="nil"/>
              <w:right w:val="nil"/>
            </w:tcBorders>
            <w:vAlign w:val="center"/>
          </w:tcPr>
          <w:p w14:paraId="2A008801" w14:textId="3DE57BC5" w:rsidR="00B63810" w:rsidRPr="00FD35A8" w:rsidRDefault="00B63810" w:rsidP="00B63810">
            <w:pPr>
              <w:widowControl/>
              <w:jc w:val="center"/>
              <w:rPr>
                <w:rFonts w:ascii="Times New Roman" w:hAnsi="Times New Roman"/>
                <w:color w:val="auto"/>
                <w:lang w:eastAsia="ja-JP"/>
              </w:rPr>
            </w:pPr>
            <w:r w:rsidRPr="00FD35A8">
              <w:rPr>
                <w:rFonts w:ascii="Times New Roman" w:eastAsia="等线" w:hAnsi="Times New Roman"/>
                <w:color w:val="auto"/>
              </w:rPr>
              <w:t>xx</w:t>
            </w:r>
            <w:r w:rsidRPr="00FD35A8">
              <w:rPr>
                <w:rFonts w:ascii="Times New Roman" w:eastAsia="等线" w:hAnsi="Times New Roman"/>
                <w:color w:val="auto"/>
                <w:lang w:eastAsia="zh-CN"/>
              </w:rPr>
              <w:t xml:space="preserve"> (unit)</w:t>
            </w:r>
          </w:p>
        </w:tc>
        <w:tc>
          <w:tcPr>
            <w:tcW w:w="1369" w:type="dxa"/>
            <w:tcBorders>
              <w:top w:val="nil"/>
              <w:left w:val="nil"/>
              <w:bottom w:val="nil"/>
              <w:right w:val="nil"/>
            </w:tcBorders>
            <w:vAlign w:val="center"/>
          </w:tcPr>
          <w:p w14:paraId="716E69B3" w14:textId="2DDA8189" w:rsidR="00B63810" w:rsidRPr="00FD35A8" w:rsidRDefault="00B63810" w:rsidP="00B63810">
            <w:pPr>
              <w:widowControl/>
              <w:jc w:val="center"/>
              <w:rPr>
                <w:rFonts w:ascii="Times New Roman" w:hAnsi="Times New Roman"/>
                <w:color w:val="auto"/>
                <w:lang w:eastAsia="zh-CN"/>
              </w:rPr>
            </w:pPr>
            <w:r w:rsidRPr="00FD35A8">
              <w:rPr>
                <w:rFonts w:ascii="Times New Roman" w:eastAsia="等线" w:hAnsi="Times New Roman"/>
                <w:color w:val="auto"/>
                <w:lang w:eastAsia="zh-CN"/>
              </w:rPr>
              <w:t>Y</w:t>
            </w:r>
          </w:p>
        </w:tc>
        <w:tc>
          <w:tcPr>
            <w:tcW w:w="1573" w:type="dxa"/>
            <w:tcBorders>
              <w:top w:val="nil"/>
              <w:left w:val="nil"/>
              <w:bottom w:val="nil"/>
              <w:right w:val="nil"/>
            </w:tcBorders>
            <w:vAlign w:val="center"/>
          </w:tcPr>
          <w:p w14:paraId="33D9E1FA" w14:textId="46D53D73" w:rsidR="00B63810" w:rsidRPr="00FD35A8" w:rsidRDefault="00B63810" w:rsidP="00B63810">
            <w:pPr>
              <w:widowControl/>
              <w:jc w:val="center"/>
              <w:rPr>
                <w:rFonts w:ascii="Times New Roman" w:hAnsi="Times New Roman"/>
                <w:color w:val="auto"/>
                <w:lang w:eastAsia="ja-JP"/>
              </w:rPr>
            </w:pPr>
            <w:r w:rsidRPr="00FD35A8">
              <w:rPr>
                <w:rFonts w:ascii="Times New Roman" w:eastAsia="等线" w:hAnsi="Times New Roman"/>
                <w:color w:val="auto"/>
                <w:lang w:eastAsia="zh-CN"/>
              </w:rPr>
              <w:t>xx</w:t>
            </w:r>
          </w:p>
        </w:tc>
        <w:tc>
          <w:tcPr>
            <w:tcW w:w="1016" w:type="dxa"/>
            <w:tcBorders>
              <w:top w:val="nil"/>
              <w:left w:val="nil"/>
              <w:bottom w:val="nil"/>
              <w:right w:val="nil"/>
            </w:tcBorders>
            <w:vAlign w:val="center"/>
          </w:tcPr>
          <w:p w14:paraId="64756B40" w14:textId="7590C19E" w:rsidR="00B63810" w:rsidRPr="00FD35A8" w:rsidRDefault="00B63810" w:rsidP="00B63810">
            <w:pPr>
              <w:widowControl/>
              <w:jc w:val="center"/>
              <w:rPr>
                <w:rFonts w:ascii="Times New Roman" w:eastAsia="等线" w:hAnsi="Times New Roman"/>
                <w:color w:val="auto"/>
              </w:rPr>
            </w:pPr>
            <w:r w:rsidRPr="00FD35A8">
              <w:rPr>
                <w:rFonts w:ascii="Times New Roman" w:eastAsia="等线" w:hAnsi="Times New Roman"/>
                <w:color w:val="auto"/>
                <w:lang w:eastAsia="zh-CN"/>
              </w:rPr>
              <w:t>xx</w:t>
            </w:r>
          </w:p>
        </w:tc>
        <w:tc>
          <w:tcPr>
            <w:tcW w:w="1401" w:type="dxa"/>
            <w:tcBorders>
              <w:top w:val="nil"/>
              <w:left w:val="nil"/>
              <w:bottom w:val="nil"/>
              <w:right w:val="nil"/>
            </w:tcBorders>
            <w:vAlign w:val="center"/>
          </w:tcPr>
          <w:p w14:paraId="48BF07AA" w14:textId="450824B7" w:rsidR="00B63810" w:rsidRPr="00FD35A8" w:rsidRDefault="00B63810" w:rsidP="00B63810">
            <w:pPr>
              <w:widowControl/>
              <w:jc w:val="center"/>
              <w:rPr>
                <w:rFonts w:ascii="Times New Roman" w:hAnsi="Times New Roman"/>
                <w:color w:val="auto"/>
                <w:lang w:eastAsia="zh-CN"/>
              </w:rPr>
            </w:pPr>
            <w:r w:rsidRPr="00FD35A8">
              <w:rPr>
                <w:rFonts w:ascii="Times New Roman" w:eastAsia="等线" w:hAnsi="Times New Roman"/>
                <w:color w:val="auto"/>
                <w:lang w:eastAsia="zh-CN"/>
              </w:rPr>
              <w:t>xx</w:t>
            </w:r>
          </w:p>
        </w:tc>
        <w:tc>
          <w:tcPr>
            <w:tcW w:w="714" w:type="dxa"/>
            <w:tcBorders>
              <w:top w:val="nil"/>
              <w:left w:val="nil"/>
              <w:bottom w:val="nil"/>
              <w:right w:val="nil"/>
            </w:tcBorders>
            <w:vAlign w:val="center"/>
          </w:tcPr>
          <w:p w14:paraId="6395E869" w14:textId="39107EB2" w:rsidR="00B63810" w:rsidRPr="00FD35A8" w:rsidRDefault="00B63810" w:rsidP="00B63810">
            <w:pPr>
              <w:widowControl/>
              <w:jc w:val="center"/>
              <w:rPr>
                <w:rFonts w:ascii="Times New Roman" w:hAnsi="Times New Roman"/>
                <w:color w:val="auto"/>
                <w:lang w:eastAsia="zh-CN"/>
              </w:rPr>
            </w:pPr>
            <w:r w:rsidRPr="00FD35A8">
              <w:rPr>
                <w:rFonts w:ascii="Times New Roman" w:eastAsia="等线" w:hAnsi="Times New Roman"/>
                <w:color w:val="auto"/>
                <w:lang w:eastAsia="zh-CN"/>
              </w:rPr>
              <w:t>xx</w:t>
            </w:r>
          </w:p>
        </w:tc>
        <w:tc>
          <w:tcPr>
            <w:tcW w:w="714" w:type="dxa"/>
            <w:tcBorders>
              <w:top w:val="nil"/>
              <w:left w:val="nil"/>
              <w:bottom w:val="nil"/>
              <w:right w:val="nil"/>
            </w:tcBorders>
            <w:vAlign w:val="center"/>
          </w:tcPr>
          <w:p w14:paraId="0901F451" w14:textId="2AD3625A" w:rsidR="00B63810" w:rsidRPr="00FD35A8" w:rsidRDefault="00B63810" w:rsidP="00B63810">
            <w:pPr>
              <w:widowControl/>
              <w:jc w:val="center"/>
              <w:rPr>
                <w:rFonts w:ascii="Times New Roman" w:hAnsi="Times New Roman"/>
                <w:color w:val="auto"/>
                <w:lang w:eastAsia="zh-CN"/>
              </w:rPr>
            </w:pPr>
            <w:r w:rsidRPr="00FD35A8">
              <w:rPr>
                <w:rFonts w:ascii="Times New Roman" w:eastAsia="等线" w:hAnsi="Times New Roman"/>
                <w:color w:val="auto"/>
                <w:lang w:eastAsia="zh-CN"/>
              </w:rPr>
              <w:t>xx</w:t>
            </w:r>
          </w:p>
        </w:tc>
        <w:tc>
          <w:tcPr>
            <w:tcW w:w="2584" w:type="dxa"/>
            <w:tcBorders>
              <w:top w:val="nil"/>
              <w:left w:val="nil"/>
              <w:bottom w:val="nil"/>
              <w:right w:val="nil"/>
            </w:tcBorders>
            <w:vAlign w:val="center"/>
          </w:tcPr>
          <w:p w14:paraId="2B0677AE" w14:textId="46318B6F" w:rsidR="00B63810" w:rsidRPr="00FD35A8" w:rsidRDefault="00B63810" w:rsidP="00B63810">
            <w:pPr>
              <w:widowControl/>
              <w:jc w:val="center"/>
              <w:rPr>
                <w:rFonts w:ascii="Times New Roman" w:hAnsi="Times New Roman"/>
                <w:color w:val="auto"/>
                <w:lang w:eastAsia="zh-CN"/>
              </w:rPr>
            </w:pPr>
            <w:r w:rsidRPr="00FD35A8">
              <w:rPr>
                <w:rFonts w:ascii="Times New Roman" w:eastAsia="等线" w:hAnsi="Times New Roman"/>
                <w:color w:val="auto"/>
                <w:lang w:eastAsia="zh-CN"/>
              </w:rPr>
              <w:t>xx</w:t>
            </w:r>
          </w:p>
        </w:tc>
      </w:tr>
      <w:tr w:rsidR="00B63810" w:rsidRPr="00FD35A8" w14:paraId="2DF19C43" w14:textId="77777777" w:rsidTr="00B63810">
        <w:trPr>
          <w:trHeight w:val="288"/>
        </w:trPr>
        <w:tc>
          <w:tcPr>
            <w:tcW w:w="2415" w:type="dxa"/>
            <w:tcBorders>
              <w:top w:val="nil"/>
              <w:left w:val="nil"/>
              <w:bottom w:val="nil"/>
              <w:right w:val="nil"/>
            </w:tcBorders>
            <w:vAlign w:val="center"/>
          </w:tcPr>
          <w:p w14:paraId="376D696C" w14:textId="77777777" w:rsidR="00B63810" w:rsidRPr="00FD35A8" w:rsidRDefault="00B63810" w:rsidP="00B63810">
            <w:pPr>
              <w:widowControl/>
              <w:jc w:val="center"/>
              <w:rPr>
                <w:rFonts w:ascii="Times New Roman" w:hAnsi="Times New Roman"/>
                <w:color w:val="auto"/>
                <w:lang w:eastAsia="zh-CN"/>
              </w:rPr>
            </w:pPr>
            <w:r w:rsidRPr="00FD35A8">
              <w:rPr>
                <w:rFonts w:ascii="Times New Roman" w:eastAsia="等线" w:hAnsi="Times New Roman"/>
                <w:color w:val="auto"/>
              </w:rPr>
              <w:t>E000100</w:t>
            </w:r>
            <w:r w:rsidRPr="00FD35A8">
              <w:rPr>
                <w:rFonts w:ascii="Times New Roman" w:eastAsia="等线" w:hAnsi="Times New Roman"/>
                <w:color w:val="auto"/>
                <w:lang w:eastAsia="zh-CN"/>
              </w:rPr>
              <w:t>3</w:t>
            </w:r>
          </w:p>
        </w:tc>
        <w:tc>
          <w:tcPr>
            <w:tcW w:w="1194" w:type="dxa"/>
            <w:tcBorders>
              <w:top w:val="nil"/>
              <w:left w:val="nil"/>
              <w:bottom w:val="nil"/>
              <w:right w:val="nil"/>
            </w:tcBorders>
            <w:vAlign w:val="center"/>
          </w:tcPr>
          <w:p w14:paraId="7B7223E1" w14:textId="77777777" w:rsidR="00B63810" w:rsidRPr="00FD35A8" w:rsidRDefault="00B63810" w:rsidP="00B63810">
            <w:pPr>
              <w:widowControl/>
              <w:jc w:val="center"/>
              <w:rPr>
                <w:rFonts w:ascii="Times New Roman" w:hAnsi="Times New Roman"/>
                <w:color w:val="auto"/>
                <w:lang w:eastAsia="ja-JP"/>
              </w:rPr>
            </w:pPr>
            <w:r w:rsidRPr="00FD35A8">
              <w:rPr>
                <w:rFonts w:ascii="Times New Roman" w:eastAsia="等线" w:hAnsi="Times New Roman"/>
                <w:color w:val="auto"/>
              </w:rPr>
              <w:t>IIM</w:t>
            </w:r>
          </w:p>
        </w:tc>
        <w:tc>
          <w:tcPr>
            <w:tcW w:w="1590" w:type="dxa"/>
            <w:tcBorders>
              <w:top w:val="nil"/>
              <w:left w:val="nil"/>
              <w:bottom w:val="nil"/>
              <w:right w:val="nil"/>
            </w:tcBorders>
            <w:vAlign w:val="center"/>
          </w:tcPr>
          <w:p w14:paraId="64D77229" w14:textId="0908B7C9" w:rsidR="00B63810" w:rsidRPr="00FD35A8" w:rsidRDefault="00B63810" w:rsidP="00B63810">
            <w:pPr>
              <w:widowControl/>
              <w:jc w:val="center"/>
              <w:rPr>
                <w:rFonts w:ascii="Times New Roman" w:hAnsi="Times New Roman"/>
                <w:color w:val="auto"/>
                <w:lang w:eastAsia="ja-JP"/>
              </w:rPr>
            </w:pPr>
            <w:r w:rsidRPr="00FD35A8">
              <w:rPr>
                <w:rFonts w:ascii="Times New Roman" w:eastAsia="等线" w:hAnsi="Times New Roman"/>
                <w:color w:val="auto"/>
              </w:rPr>
              <w:t>xx</w:t>
            </w:r>
            <w:r w:rsidRPr="00FD35A8">
              <w:rPr>
                <w:rFonts w:ascii="Times New Roman" w:eastAsia="等线" w:hAnsi="Times New Roman"/>
                <w:color w:val="auto"/>
                <w:lang w:eastAsia="zh-CN"/>
              </w:rPr>
              <w:t xml:space="preserve"> (unit)</w:t>
            </w:r>
          </w:p>
        </w:tc>
        <w:tc>
          <w:tcPr>
            <w:tcW w:w="1369" w:type="dxa"/>
            <w:tcBorders>
              <w:top w:val="nil"/>
              <w:left w:val="nil"/>
              <w:bottom w:val="nil"/>
              <w:right w:val="nil"/>
            </w:tcBorders>
            <w:vAlign w:val="center"/>
          </w:tcPr>
          <w:p w14:paraId="38437FD0" w14:textId="164D9793" w:rsidR="00B63810" w:rsidRPr="00FD35A8" w:rsidRDefault="00B63810" w:rsidP="00B63810">
            <w:pPr>
              <w:widowControl/>
              <w:jc w:val="center"/>
              <w:rPr>
                <w:rFonts w:ascii="Times New Roman" w:hAnsi="Times New Roman"/>
                <w:color w:val="auto"/>
                <w:lang w:eastAsia="zh-CN"/>
              </w:rPr>
            </w:pPr>
            <w:r w:rsidRPr="00FD35A8">
              <w:rPr>
                <w:rFonts w:ascii="Times New Roman" w:eastAsia="等线" w:hAnsi="Times New Roman"/>
                <w:color w:val="auto"/>
                <w:lang w:eastAsia="zh-CN"/>
              </w:rPr>
              <w:t>N</w:t>
            </w:r>
          </w:p>
        </w:tc>
        <w:tc>
          <w:tcPr>
            <w:tcW w:w="1573" w:type="dxa"/>
            <w:tcBorders>
              <w:top w:val="nil"/>
              <w:left w:val="nil"/>
              <w:bottom w:val="nil"/>
              <w:right w:val="nil"/>
            </w:tcBorders>
            <w:vAlign w:val="center"/>
          </w:tcPr>
          <w:p w14:paraId="108B1E24" w14:textId="04A68001" w:rsidR="00B63810" w:rsidRPr="00FD35A8" w:rsidRDefault="00B63810" w:rsidP="00B63810">
            <w:pPr>
              <w:widowControl/>
              <w:jc w:val="center"/>
              <w:rPr>
                <w:rFonts w:ascii="Times New Roman" w:hAnsi="Times New Roman"/>
                <w:color w:val="auto"/>
                <w:lang w:eastAsia="ja-JP"/>
              </w:rPr>
            </w:pPr>
            <w:r w:rsidRPr="00FD35A8">
              <w:rPr>
                <w:rFonts w:ascii="Times New Roman" w:eastAsia="等线" w:hAnsi="Times New Roman"/>
                <w:color w:val="auto"/>
                <w:lang w:eastAsia="zh-CN"/>
              </w:rPr>
              <w:t>xx</w:t>
            </w:r>
          </w:p>
        </w:tc>
        <w:tc>
          <w:tcPr>
            <w:tcW w:w="1016" w:type="dxa"/>
            <w:tcBorders>
              <w:top w:val="nil"/>
              <w:left w:val="nil"/>
              <w:bottom w:val="nil"/>
              <w:right w:val="nil"/>
            </w:tcBorders>
            <w:vAlign w:val="center"/>
          </w:tcPr>
          <w:p w14:paraId="58B82B09" w14:textId="4D60C1C2" w:rsidR="00B63810" w:rsidRPr="00FD35A8" w:rsidRDefault="00B63810" w:rsidP="00B63810">
            <w:pPr>
              <w:widowControl/>
              <w:jc w:val="center"/>
              <w:rPr>
                <w:rFonts w:ascii="Times New Roman" w:eastAsia="等线" w:hAnsi="Times New Roman"/>
                <w:color w:val="auto"/>
              </w:rPr>
            </w:pPr>
            <w:r w:rsidRPr="00FD35A8">
              <w:rPr>
                <w:rFonts w:ascii="Times New Roman" w:eastAsia="等线" w:hAnsi="Times New Roman"/>
                <w:color w:val="auto"/>
                <w:lang w:eastAsia="zh-CN"/>
              </w:rPr>
              <w:t>xx</w:t>
            </w:r>
          </w:p>
        </w:tc>
        <w:tc>
          <w:tcPr>
            <w:tcW w:w="1401" w:type="dxa"/>
            <w:tcBorders>
              <w:top w:val="nil"/>
              <w:left w:val="nil"/>
              <w:bottom w:val="nil"/>
              <w:right w:val="nil"/>
            </w:tcBorders>
            <w:vAlign w:val="center"/>
          </w:tcPr>
          <w:p w14:paraId="440FFACF" w14:textId="2DFCDD07" w:rsidR="00B63810" w:rsidRPr="00FD35A8" w:rsidRDefault="00B63810" w:rsidP="00B63810">
            <w:pPr>
              <w:widowControl/>
              <w:jc w:val="center"/>
              <w:rPr>
                <w:rFonts w:ascii="Times New Roman" w:hAnsi="Times New Roman"/>
                <w:color w:val="auto"/>
                <w:lang w:eastAsia="zh-CN"/>
              </w:rPr>
            </w:pPr>
            <w:r w:rsidRPr="00FD35A8">
              <w:rPr>
                <w:rFonts w:ascii="Times New Roman" w:eastAsia="等线" w:hAnsi="Times New Roman"/>
                <w:color w:val="auto"/>
                <w:lang w:eastAsia="zh-CN"/>
              </w:rPr>
              <w:t>xx</w:t>
            </w:r>
          </w:p>
        </w:tc>
        <w:tc>
          <w:tcPr>
            <w:tcW w:w="714" w:type="dxa"/>
            <w:tcBorders>
              <w:top w:val="nil"/>
              <w:left w:val="nil"/>
              <w:bottom w:val="nil"/>
              <w:right w:val="nil"/>
            </w:tcBorders>
            <w:vAlign w:val="center"/>
          </w:tcPr>
          <w:p w14:paraId="3415A5BA" w14:textId="4FF78976" w:rsidR="00B63810" w:rsidRPr="00FD35A8" w:rsidRDefault="00B63810" w:rsidP="00B63810">
            <w:pPr>
              <w:widowControl/>
              <w:jc w:val="center"/>
              <w:rPr>
                <w:rFonts w:ascii="Times New Roman" w:hAnsi="Times New Roman"/>
                <w:color w:val="auto"/>
              </w:rPr>
            </w:pPr>
            <w:r w:rsidRPr="00FD35A8">
              <w:rPr>
                <w:rFonts w:ascii="Times New Roman" w:eastAsia="等线" w:hAnsi="Times New Roman"/>
                <w:color w:val="auto"/>
                <w:lang w:eastAsia="zh-CN"/>
              </w:rPr>
              <w:t>xx</w:t>
            </w:r>
          </w:p>
        </w:tc>
        <w:tc>
          <w:tcPr>
            <w:tcW w:w="714" w:type="dxa"/>
            <w:tcBorders>
              <w:top w:val="nil"/>
              <w:left w:val="nil"/>
              <w:bottom w:val="nil"/>
              <w:right w:val="nil"/>
            </w:tcBorders>
            <w:vAlign w:val="center"/>
          </w:tcPr>
          <w:p w14:paraId="3D8391D5" w14:textId="29DF9F69" w:rsidR="00B63810" w:rsidRPr="00FD35A8" w:rsidRDefault="00B63810" w:rsidP="00B63810">
            <w:pPr>
              <w:widowControl/>
              <w:jc w:val="center"/>
              <w:rPr>
                <w:rFonts w:ascii="Times New Roman" w:hAnsi="Times New Roman"/>
                <w:color w:val="auto"/>
              </w:rPr>
            </w:pPr>
            <w:r w:rsidRPr="00FD35A8">
              <w:rPr>
                <w:rFonts w:ascii="Times New Roman" w:eastAsia="等线" w:hAnsi="Times New Roman"/>
                <w:color w:val="auto"/>
                <w:lang w:eastAsia="zh-CN"/>
              </w:rPr>
              <w:t>xx</w:t>
            </w:r>
          </w:p>
        </w:tc>
        <w:tc>
          <w:tcPr>
            <w:tcW w:w="2584" w:type="dxa"/>
            <w:tcBorders>
              <w:top w:val="nil"/>
              <w:left w:val="nil"/>
              <w:bottom w:val="nil"/>
              <w:right w:val="nil"/>
            </w:tcBorders>
            <w:vAlign w:val="center"/>
          </w:tcPr>
          <w:p w14:paraId="7B7E7A3B" w14:textId="75BF02F4" w:rsidR="00B63810" w:rsidRPr="00FD35A8" w:rsidRDefault="00B63810" w:rsidP="00B63810">
            <w:pPr>
              <w:widowControl/>
              <w:jc w:val="center"/>
              <w:rPr>
                <w:rFonts w:ascii="Times New Roman" w:hAnsi="Times New Roman"/>
                <w:color w:val="auto"/>
                <w:lang w:eastAsia="zh-CN"/>
              </w:rPr>
            </w:pPr>
            <w:r w:rsidRPr="00FD35A8">
              <w:rPr>
                <w:rFonts w:ascii="Times New Roman" w:eastAsia="等线" w:hAnsi="Times New Roman"/>
                <w:color w:val="auto"/>
                <w:lang w:eastAsia="zh-CN"/>
              </w:rPr>
              <w:t>xx</w:t>
            </w:r>
          </w:p>
        </w:tc>
      </w:tr>
      <w:tr w:rsidR="00B63810" w:rsidRPr="00FD35A8" w14:paraId="7C0E7195" w14:textId="77777777" w:rsidTr="00B63810">
        <w:trPr>
          <w:trHeight w:val="277"/>
        </w:trPr>
        <w:tc>
          <w:tcPr>
            <w:tcW w:w="2415" w:type="dxa"/>
            <w:tcBorders>
              <w:top w:val="nil"/>
              <w:left w:val="nil"/>
              <w:bottom w:val="nil"/>
              <w:right w:val="nil"/>
            </w:tcBorders>
            <w:vAlign w:val="center"/>
          </w:tcPr>
          <w:p w14:paraId="290484CB" w14:textId="77777777" w:rsidR="00B63810" w:rsidRPr="00FD35A8" w:rsidRDefault="00B63810" w:rsidP="00B63810">
            <w:pPr>
              <w:widowControl/>
              <w:jc w:val="center"/>
              <w:rPr>
                <w:rFonts w:ascii="Times New Roman" w:hAnsi="Times New Roman"/>
                <w:color w:val="auto"/>
                <w:lang w:eastAsia="zh-CN"/>
              </w:rPr>
            </w:pPr>
            <w:r w:rsidRPr="00FD35A8">
              <w:rPr>
                <w:rFonts w:ascii="Times New Roman" w:eastAsia="等线" w:hAnsi="Times New Roman"/>
                <w:color w:val="auto"/>
              </w:rPr>
              <w:t>E000100</w:t>
            </w:r>
            <w:r w:rsidRPr="00FD35A8">
              <w:rPr>
                <w:rFonts w:ascii="Times New Roman" w:eastAsia="等线" w:hAnsi="Times New Roman"/>
                <w:color w:val="auto"/>
                <w:lang w:eastAsia="zh-CN"/>
              </w:rPr>
              <w:t>4</w:t>
            </w:r>
          </w:p>
        </w:tc>
        <w:tc>
          <w:tcPr>
            <w:tcW w:w="1194" w:type="dxa"/>
            <w:tcBorders>
              <w:top w:val="nil"/>
              <w:left w:val="nil"/>
              <w:bottom w:val="nil"/>
              <w:right w:val="nil"/>
            </w:tcBorders>
            <w:vAlign w:val="center"/>
          </w:tcPr>
          <w:p w14:paraId="2D671A0B" w14:textId="77777777" w:rsidR="00B63810" w:rsidRPr="00FD35A8" w:rsidRDefault="00B63810" w:rsidP="00B63810">
            <w:pPr>
              <w:widowControl/>
              <w:jc w:val="center"/>
              <w:rPr>
                <w:rFonts w:ascii="Times New Roman" w:hAnsi="Times New Roman"/>
                <w:color w:val="auto"/>
                <w:lang w:eastAsia="zh-CN"/>
              </w:rPr>
            </w:pPr>
            <w:r w:rsidRPr="00FD35A8">
              <w:rPr>
                <w:rFonts w:ascii="Times New Roman" w:eastAsia="等线" w:hAnsi="Times New Roman"/>
                <w:color w:val="auto"/>
                <w:lang w:eastAsia="zh-CN"/>
              </w:rPr>
              <w:t>SSc</w:t>
            </w:r>
          </w:p>
        </w:tc>
        <w:tc>
          <w:tcPr>
            <w:tcW w:w="1590" w:type="dxa"/>
            <w:tcBorders>
              <w:top w:val="nil"/>
              <w:left w:val="nil"/>
              <w:bottom w:val="nil"/>
              <w:right w:val="nil"/>
            </w:tcBorders>
            <w:vAlign w:val="center"/>
          </w:tcPr>
          <w:p w14:paraId="675ED79C" w14:textId="401ADAAE" w:rsidR="00B63810" w:rsidRPr="00FD35A8" w:rsidRDefault="00B63810" w:rsidP="00B63810">
            <w:pPr>
              <w:widowControl/>
              <w:jc w:val="center"/>
              <w:rPr>
                <w:rFonts w:ascii="Times New Roman" w:hAnsi="Times New Roman"/>
                <w:color w:val="auto"/>
                <w:lang w:eastAsia="ja-JP"/>
              </w:rPr>
            </w:pPr>
            <w:r w:rsidRPr="00FD35A8">
              <w:rPr>
                <w:rFonts w:ascii="Times New Roman" w:eastAsia="等线" w:hAnsi="Times New Roman"/>
                <w:color w:val="auto"/>
              </w:rPr>
              <w:t>xx</w:t>
            </w:r>
            <w:r w:rsidRPr="00FD35A8">
              <w:rPr>
                <w:rFonts w:ascii="Times New Roman" w:eastAsia="等线" w:hAnsi="Times New Roman"/>
                <w:color w:val="auto"/>
                <w:lang w:eastAsia="zh-CN"/>
              </w:rPr>
              <w:t xml:space="preserve"> (unit)</w:t>
            </w:r>
          </w:p>
        </w:tc>
        <w:tc>
          <w:tcPr>
            <w:tcW w:w="1369" w:type="dxa"/>
            <w:tcBorders>
              <w:top w:val="nil"/>
              <w:left w:val="nil"/>
              <w:bottom w:val="nil"/>
              <w:right w:val="nil"/>
            </w:tcBorders>
            <w:vAlign w:val="center"/>
          </w:tcPr>
          <w:p w14:paraId="3C825DAE" w14:textId="5D1AA0CA" w:rsidR="00B63810" w:rsidRPr="00FD35A8" w:rsidRDefault="00B63810" w:rsidP="00B63810">
            <w:pPr>
              <w:widowControl/>
              <w:jc w:val="center"/>
              <w:rPr>
                <w:rFonts w:ascii="Times New Roman" w:hAnsi="Times New Roman"/>
                <w:color w:val="auto"/>
                <w:lang w:eastAsia="zh-CN"/>
              </w:rPr>
            </w:pPr>
            <w:r w:rsidRPr="00FD35A8">
              <w:rPr>
                <w:rFonts w:ascii="Times New Roman" w:eastAsia="等线" w:hAnsi="Times New Roman"/>
                <w:color w:val="auto"/>
                <w:lang w:eastAsia="zh-CN"/>
              </w:rPr>
              <w:t>N</w:t>
            </w:r>
          </w:p>
        </w:tc>
        <w:tc>
          <w:tcPr>
            <w:tcW w:w="1573" w:type="dxa"/>
            <w:tcBorders>
              <w:top w:val="nil"/>
              <w:left w:val="nil"/>
              <w:bottom w:val="nil"/>
              <w:right w:val="nil"/>
            </w:tcBorders>
            <w:vAlign w:val="center"/>
          </w:tcPr>
          <w:p w14:paraId="7050A62A" w14:textId="44528390" w:rsidR="00B63810" w:rsidRPr="00FD35A8" w:rsidRDefault="00B63810" w:rsidP="00B63810">
            <w:pPr>
              <w:widowControl/>
              <w:jc w:val="center"/>
              <w:rPr>
                <w:rFonts w:ascii="Times New Roman" w:hAnsi="Times New Roman"/>
                <w:color w:val="auto"/>
                <w:lang w:eastAsia="ja-JP"/>
              </w:rPr>
            </w:pPr>
            <w:r w:rsidRPr="00FD35A8">
              <w:rPr>
                <w:rFonts w:ascii="Times New Roman" w:eastAsia="等线" w:hAnsi="Times New Roman"/>
                <w:color w:val="auto"/>
                <w:lang w:eastAsia="zh-CN"/>
              </w:rPr>
              <w:t>xx</w:t>
            </w:r>
          </w:p>
        </w:tc>
        <w:tc>
          <w:tcPr>
            <w:tcW w:w="1016" w:type="dxa"/>
            <w:tcBorders>
              <w:top w:val="nil"/>
              <w:left w:val="nil"/>
              <w:bottom w:val="nil"/>
              <w:right w:val="nil"/>
            </w:tcBorders>
            <w:vAlign w:val="center"/>
          </w:tcPr>
          <w:p w14:paraId="7692A04D" w14:textId="13F616F5" w:rsidR="00B63810" w:rsidRPr="00FD35A8" w:rsidRDefault="00B63810" w:rsidP="00B63810">
            <w:pPr>
              <w:widowControl/>
              <w:jc w:val="center"/>
              <w:rPr>
                <w:rFonts w:ascii="Times New Roman" w:eastAsia="等线" w:hAnsi="Times New Roman"/>
                <w:color w:val="auto"/>
              </w:rPr>
            </w:pPr>
            <w:r w:rsidRPr="00FD35A8">
              <w:rPr>
                <w:rFonts w:ascii="Times New Roman" w:eastAsia="等线" w:hAnsi="Times New Roman"/>
                <w:color w:val="auto"/>
                <w:lang w:eastAsia="zh-CN"/>
              </w:rPr>
              <w:t>xx</w:t>
            </w:r>
          </w:p>
        </w:tc>
        <w:tc>
          <w:tcPr>
            <w:tcW w:w="1401" w:type="dxa"/>
            <w:tcBorders>
              <w:top w:val="nil"/>
              <w:left w:val="nil"/>
              <w:bottom w:val="nil"/>
              <w:right w:val="nil"/>
            </w:tcBorders>
            <w:vAlign w:val="center"/>
          </w:tcPr>
          <w:p w14:paraId="61037DCF" w14:textId="5D468CC1" w:rsidR="00B63810" w:rsidRPr="00FD35A8" w:rsidRDefault="00B63810" w:rsidP="00B63810">
            <w:pPr>
              <w:widowControl/>
              <w:jc w:val="center"/>
              <w:rPr>
                <w:rFonts w:ascii="Times New Roman" w:hAnsi="Times New Roman"/>
                <w:color w:val="auto"/>
                <w:lang w:eastAsia="zh-CN"/>
              </w:rPr>
            </w:pPr>
            <w:r w:rsidRPr="00FD35A8">
              <w:rPr>
                <w:rFonts w:ascii="Times New Roman" w:eastAsia="等线" w:hAnsi="Times New Roman"/>
                <w:color w:val="auto"/>
                <w:lang w:eastAsia="zh-CN"/>
              </w:rPr>
              <w:t>xx</w:t>
            </w:r>
          </w:p>
        </w:tc>
        <w:tc>
          <w:tcPr>
            <w:tcW w:w="714" w:type="dxa"/>
            <w:tcBorders>
              <w:top w:val="nil"/>
              <w:left w:val="nil"/>
              <w:bottom w:val="nil"/>
              <w:right w:val="nil"/>
            </w:tcBorders>
            <w:vAlign w:val="center"/>
          </w:tcPr>
          <w:p w14:paraId="5DFE6569" w14:textId="3FC93516" w:rsidR="00B63810" w:rsidRPr="00FD35A8" w:rsidRDefault="00B63810" w:rsidP="00B63810">
            <w:pPr>
              <w:widowControl/>
              <w:jc w:val="center"/>
              <w:rPr>
                <w:rFonts w:ascii="Times New Roman" w:hAnsi="Times New Roman"/>
                <w:color w:val="auto"/>
              </w:rPr>
            </w:pPr>
            <w:r w:rsidRPr="00FD35A8">
              <w:rPr>
                <w:rFonts w:ascii="Times New Roman" w:eastAsia="等线" w:hAnsi="Times New Roman"/>
                <w:color w:val="auto"/>
                <w:lang w:eastAsia="zh-CN"/>
              </w:rPr>
              <w:t>xx</w:t>
            </w:r>
          </w:p>
        </w:tc>
        <w:tc>
          <w:tcPr>
            <w:tcW w:w="714" w:type="dxa"/>
            <w:tcBorders>
              <w:top w:val="nil"/>
              <w:left w:val="nil"/>
              <w:bottom w:val="nil"/>
              <w:right w:val="nil"/>
            </w:tcBorders>
            <w:vAlign w:val="center"/>
          </w:tcPr>
          <w:p w14:paraId="0385469D" w14:textId="4C0B7455" w:rsidR="00B63810" w:rsidRPr="00FD35A8" w:rsidRDefault="00B63810" w:rsidP="00B63810">
            <w:pPr>
              <w:widowControl/>
              <w:jc w:val="center"/>
              <w:rPr>
                <w:rFonts w:ascii="Times New Roman" w:hAnsi="Times New Roman"/>
                <w:color w:val="auto"/>
              </w:rPr>
            </w:pPr>
            <w:r w:rsidRPr="00FD35A8">
              <w:rPr>
                <w:rFonts w:ascii="Times New Roman" w:eastAsia="等线" w:hAnsi="Times New Roman"/>
                <w:color w:val="auto"/>
                <w:lang w:eastAsia="zh-CN"/>
              </w:rPr>
              <w:t>xx</w:t>
            </w:r>
          </w:p>
        </w:tc>
        <w:tc>
          <w:tcPr>
            <w:tcW w:w="2584" w:type="dxa"/>
            <w:tcBorders>
              <w:top w:val="nil"/>
              <w:left w:val="nil"/>
              <w:bottom w:val="nil"/>
              <w:right w:val="nil"/>
            </w:tcBorders>
            <w:vAlign w:val="center"/>
          </w:tcPr>
          <w:p w14:paraId="2AF2A3DE" w14:textId="3BE13E7B" w:rsidR="00B63810" w:rsidRPr="00FD35A8" w:rsidRDefault="00B63810" w:rsidP="00B63810">
            <w:pPr>
              <w:widowControl/>
              <w:jc w:val="center"/>
              <w:rPr>
                <w:rFonts w:ascii="Times New Roman" w:hAnsi="Times New Roman"/>
                <w:color w:val="auto"/>
                <w:lang w:eastAsia="zh-CN"/>
              </w:rPr>
            </w:pPr>
            <w:r w:rsidRPr="00FD35A8">
              <w:rPr>
                <w:rFonts w:ascii="Times New Roman" w:eastAsia="等线" w:hAnsi="Times New Roman"/>
                <w:color w:val="auto"/>
                <w:lang w:eastAsia="zh-CN"/>
              </w:rPr>
              <w:t>xx</w:t>
            </w:r>
          </w:p>
        </w:tc>
      </w:tr>
      <w:tr w:rsidR="0085571F" w:rsidRPr="00FD35A8" w14:paraId="1D6E7750" w14:textId="77777777" w:rsidTr="00B63810">
        <w:trPr>
          <w:trHeight w:val="295"/>
        </w:trPr>
        <w:tc>
          <w:tcPr>
            <w:tcW w:w="2415" w:type="dxa"/>
            <w:tcBorders>
              <w:top w:val="nil"/>
              <w:left w:val="nil"/>
              <w:bottom w:val="single" w:sz="4" w:space="0" w:color="auto"/>
              <w:right w:val="nil"/>
            </w:tcBorders>
            <w:vAlign w:val="center"/>
          </w:tcPr>
          <w:p w14:paraId="51286DC5" w14:textId="77777777" w:rsidR="0085571F" w:rsidRPr="00FD35A8" w:rsidRDefault="0085571F" w:rsidP="006921A2">
            <w:pPr>
              <w:widowControl/>
              <w:spacing w:line="276" w:lineRule="auto"/>
              <w:jc w:val="center"/>
              <w:rPr>
                <w:rFonts w:ascii="Times New Roman" w:eastAsia="Times New Roman" w:hAnsi="Times New Roman"/>
                <w:lang w:eastAsia="ja-JP"/>
              </w:rPr>
            </w:pPr>
          </w:p>
        </w:tc>
        <w:tc>
          <w:tcPr>
            <w:tcW w:w="1194" w:type="dxa"/>
            <w:tcBorders>
              <w:top w:val="nil"/>
              <w:left w:val="nil"/>
              <w:bottom w:val="single" w:sz="4" w:space="0" w:color="auto"/>
              <w:right w:val="nil"/>
            </w:tcBorders>
            <w:vAlign w:val="center"/>
          </w:tcPr>
          <w:p w14:paraId="1707F629" w14:textId="77777777" w:rsidR="0085571F" w:rsidRPr="00FD35A8" w:rsidRDefault="0085571F" w:rsidP="006921A2">
            <w:pPr>
              <w:widowControl/>
              <w:spacing w:line="276" w:lineRule="auto"/>
              <w:jc w:val="center"/>
              <w:rPr>
                <w:rFonts w:ascii="Times New Roman" w:eastAsia="Times New Roman" w:hAnsi="Times New Roman"/>
                <w:lang w:eastAsia="ja-JP"/>
              </w:rPr>
            </w:pPr>
          </w:p>
        </w:tc>
        <w:tc>
          <w:tcPr>
            <w:tcW w:w="1590" w:type="dxa"/>
            <w:tcBorders>
              <w:top w:val="nil"/>
              <w:left w:val="nil"/>
              <w:bottom w:val="single" w:sz="4" w:space="0" w:color="auto"/>
              <w:right w:val="nil"/>
            </w:tcBorders>
            <w:vAlign w:val="center"/>
          </w:tcPr>
          <w:p w14:paraId="277B4356" w14:textId="77777777" w:rsidR="0085571F" w:rsidRPr="00FD35A8" w:rsidRDefault="0085571F" w:rsidP="006921A2">
            <w:pPr>
              <w:widowControl/>
              <w:spacing w:line="276" w:lineRule="auto"/>
              <w:jc w:val="center"/>
              <w:rPr>
                <w:rFonts w:ascii="Times New Roman" w:eastAsia="Times New Roman" w:hAnsi="Times New Roman"/>
                <w:lang w:eastAsia="ja-JP"/>
              </w:rPr>
            </w:pPr>
          </w:p>
        </w:tc>
        <w:tc>
          <w:tcPr>
            <w:tcW w:w="1369" w:type="dxa"/>
            <w:tcBorders>
              <w:top w:val="nil"/>
              <w:left w:val="nil"/>
              <w:bottom w:val="single" w:sz="4" w:space="0" w:color="auto"/>
              <w:right w:val="nil"/>
            </w:tcBorders>
            <w:vAlign w:val="center"/>
          </w:tcPr>
          <w:p w14:paraId="3ED2F5D0" w14:textId="77193AF0" w:rsidR="0085571F" w:rsidRPr="00FD35A8" w:rsidRDefault="0085571F" w:rsidP="006921A2">
            <w:pPr>
              <w:widowControl/>
              <w:spacing w:line="276" w:lineRule="auto"/>
              <w:jc w:val="center"/>
              <w:rPr>
                <w:rFonts w:ascii="Times New Roman" w:eastAsia="Times New Roman" w:hAnsi="Times New Roman"/>
                <w:lang w:eastAsia="ja-JP"/>
              </w:rPr>
            </w:pPr>
          </w:p>
        </w:tc>
        <w:tc>
          <w:tcPr>
            <w:tcW w:w="1573" w:type="dxa"/>
            <w:tcBorders>
              <w:top w:val="nil"/>
              <w:left w:val="nil"/>
              <w:bottom w:val="single" w:sz="4" w:space="0" w:color="auto"/>
              <w:right w:val="nil"/>
            </w:tcBorders>
            <w:vAlign w:val="center"/>
          </w:tcPr>
          <w:p w14:paraId="3E2CEF8D" w14:textId="77777777" w:rsidR="0085571F" w:rsidRPr="00FD35A8" w:rsidRDefault="0085571F" w:rsidP="006921A2">
            <w:pPr>
              <w:widowControl/>
              <w:spacing w:line="276" w:lineRule="auto"/>
              <w:jc w:val="center"/>
              <w:rPr>
                <w:rFonts w:ascii="Times New Roman" w:eastAsia="Times New Roman" w:hAnsi="Times New Roman"/>
                <w:lang w:eastAsia="ja-JP"/>
              </w:rPr>
            </w:pPr>
          </w:p>
        </w:tc>
        <w:tc>
          <w:tcPr>
            <w:tcW w:w="1016" w:type="dxa"/>
            <w:vAlign w:val="center"/>
          </w:tcPr>
          <w:p w14:paraId="73E410A7" w14:textId="77777777" w:rsidR="0085571F" w:rsidRPr="00FD35A8" w:rsidRDefault="0085571F" w:rsidP="006921A2">
            <w:pPr>
              <w:widowControl/>
              <w:spacing w:line="276" w:lineRule="auto"/>
              <w:jc w:val="center"/>
              <w:rPr>
                <w:rFonts w:ascii="Times New Roman" w:eastAsia="Times New Roman" w:hAnsi="Times New Roman"/>
                <w:lang w:eastAsia="ja-JP"/>
              </w:rPr>
            </w:pPr>
          </w:p>
        </w:tc>
        <w:tc>
          <w:tcPr>
            <w:tcW w:w="1401" w:type="dxa"/>
            <w:tcBorders>
              <w:top w:val="nil"/>
              <w:left w:val="nil"/>
              <w:bottom w:val="single" w:sz="4" w:space="0" w:color="auto"/>
              <w:right w:val="nil"/>
            </w:tcBorders>
            <w:vAlign w:val="center"/>
          </w:tcPr>
          <w:p w14:paraId="5CEEB688" w14:textId="591E20FB" w:rsidR="0085571F" w:rsidRPr="00FD35A8" w:rsidRDefault="0085571F" w:rsidP="006921A2">
            <w:pPr>
              <w:widowControl/>
              <w:spacing w:line="276" w:lineRule="auto"/>
              <w:jc w:val="center"/>
              <w:rPr>
                <w:rFonts w:ascii="Times New Roman" w:eastAsia="Times New Roman" w:hAnsi="Times New Roman"/>
                <w:lang w:eastAsia="ja-JP"/>
              </w:rPr>
            </w:pPr>
          </w:p>
        </w:tc>
        <w:tc>
          <w:tcPr>
            <w:tcW w:w="714" w:type="dxa"/>
            <w:tcBorders>
              <w:top w:val="nil"/>
              <w:left w:val="nil"/>
              <w:bottom w:val="single" w:sz="4" w:space="0" w:color="auto"/>
              <w:right w:val="nil"/>
            </w:tcBorders>
            <w:vAlign w:val="center"/>
          </w:tcPr>
          <w:p w14:paraId="4CDD7618" w14:textId="77777777" w:rsidR="0085571F" w:rsidRPr="00FD35A8" w:rsidRDefault="0085571F" w:rsidP="006921A2">
            <w:pPr>
              <w:widowControl/>
              <w:spacing w:line="276" w:lineRule="auto"/>
              <w:jc w:val="center"/>
              <w:rPr>
                <w:rFonts w:ascii="Times New Roman" w:eastAsia="Times New Roman" w:hAnsi="Times New Roman"/>
                <w:lang w:eastAsia="ja-JP"/>
              </w:rPr>
            </w:pPr>
          </w:p>
        </w:tc>
        <w:tc>
          <w:tcPr>
            <w:tcW w:w="714" w:type="dxa"/>
            <w:tcBorders>
              <w:top w:val="nil"/>
              <w:left w:val="nil"/>
              <w:bottom w:val="single" w:sz="4" w:space="0" w:color="auto"/>
              <w:right w:val="nil"/>
            </w:tcBorders>
            <w:vAlign w:val="center"/>
          </w:tcPr>
          <w:p w14:paraId="670845C4" w14:textId="77777777" w:rsidR="0085571F" w:rsidRPr="00FD35A8" w:rsidRDefault="0085571F" w:rsidP="006921A2">
            <w:pPr>
              <w:widowControl/>
              <w:spacing w:line="276" w:lineRule="auto"/>
              <w:jc w:val="center"/>
              <w:rPr>
                <w:rFonts w:ascii="Times New Roman" w:eastAsia="Times New Roman" w:hAnsi="Times New Roman"/>
                <w:lang w:eastAsia="ja-JP"/>
              </w:rPr>
            </w:pPr>
          </w:p>
        </w:tc>
        <w:tc>
          <w:tcPr>
            <w:tcW w:w="2584" w:type="dxa"/>
            <w:tcBorders>
              <w:top w:val="nil"/>
              <w:left w:val="nil"/>
              <w:bottom w:val="single" w:sz="4" w:space="0" w:color="auto"/>
              <w:right w:val="nil"/>
            </w:tcBorders>
            <w:vAlign w:val="center"/>
          </w:tcPr>
          <w:p w14:paraId="4369623E" w14:textId="77777777" w:rsidR="0085571F" w:rsidRPr="00FD35A8" w:rsidRDefault="0085571F" w:rsidP="006921A2">
            <w:pPr>
              <w:widowControl/>
              <w:spacing w:line="276" w:lineRule="auto"/>
              <w:jc w:val="center"/>
              <w:rPr>
                <w:rFonts w:ascii="Times New Roman" w:eastAsia="Times New Roman" w:hAnsi="Times New Roman"/>
                <w:lang w:eastAsia="ja-JP"/>
              </w:rPr>
            </w:pPr>
          </w:p>
        </w:tc>
      </w:tr>
    </w:tbl>
    <w:p w14:paraId="0FB5FFF9" w14:textId="77777777" w:rsidR="00D347AA" w:rsidRPr="00FD35A8" w:rsidRDefault="00D347AA" w:rsidP="00D347AA">
      <w:pPr>
        <w:rPr>
          <w:rFonts w:ascii="Times New Roman" w:hAnsi="Times New Roman" w:cs="Times New Roman"/>
          <w:szCs w:val="20"/>
        </w:rPr>
      </w:pPr>
      <w:r w:rsidRPr="00FD35A8">
        <w:rPr>
          <w:rFonts w:ascii="Times New Roman" w:hAnsi="Times New Roman" w:cs="Times New Roman"/>
          <w:szCs w:val="20"/>
        </w:rPr>
        <w:t>Safety set (SS): All subjects who have received CAR-T cell infusion and have at least one safety evaluation result. The SS will be used for safety analysis.</w:t>
      </w:r>
    </w:p>
    <w:p w14:paraId="3F089E3B" w14:textId="64BDF4F1" w:rsidR="000369CB" w:rsidRPr="00FD35A8" w:rsidRDefault="000369CB" w:rsidP="00D347AA">
      <w:pPr>
        <w:rPr>
          <w:rFonts w:ascii="Times New Roman" w:hAnsi="Times New Roman" w:cs="Times New Roman"/>
          <w:szCs w:val="20"/>
        </w:rPr>
      </w:pPr>
      <w:r w:rsidRPr="00FD35A8">
        <w:rPr>
          <w:rFonts w:ascii="Times New Roman" w:hAnsi="Times New Roman" w:cs="Times New Roman"/>
          <w:szCs w:val="20"/>
        </w:rPr>
        <w:t xml:space="preserve">*Abnormal </w:t>
      </w:r>
      <w:r w:rsidR="00E13208" w:rsidRPr="00FD35A8">
        <w:rPr>
          <w:rFonts w:ascii="Times New Roman" w:hAnsi="Times New Roman" w:cs="Times New Roman"/>
          <w:szCs w:val="20"/>
        </w:rPr>
        <w:t>lab test.</w:t>
      </w:r>
    </w:p>
    <w:p w14:paraId="53EAD0EF" w14:textId="77777777" w:rsidR="00C06EDB" w:rsidRPr="00FD35A8" w:rsidDel="00F71C0F" w:rsidRDefault="00C06EDB" w:rsidP="00C06EDB">
      <w:pPr>
        <w:rPr>
          <w:del w:id="3249" w:author="Yali Chen" w:date="2025-12-29T16:11:00Z" w16du:dateUtc="2025-12-29T08:11:00Z"/>
          <w:rFonts w:ascii="Times New Roman" w:hAnsi="Times New Roman" w:cs="Times New Roman"/>
          <w:szCs w:val="20"/>
        </w:rPr>
      </w:pPr>
      <w:r w:rsidRPr="00FD35A8">
        <w:rPr>
          <w:rFonts w:ascii="Times New Roman" w:hAnsi="Times New Roman" w:cs="Times New Roman"/>
          <w:szCs w:val="20"/>
        </w:rPr>
        <w:t>IIM: Idiopathic Inflammatory Myopathies, SSc: Systemic Sclerosis</w:t>
      </w:r>
    </w:p>
    <w:p w14:paraId="24CC7D2C" w14:textId="77777777" w:rsidR="00C06EDB" w:rsidRPr="00FD35A8" w:rsidRDefault="00C06EDB" w:rsidP="00D347AA">
      <w:pPr>
        <w:rPr>
          <w:rFonts w:ascii="Times New Roman" w:hAnsi="Times New Roman" w:cs="Times New Roman"/>
          <w:szCs w:val="20"/>
        </w:rPr>
      </w:pPr>
    </w:p>
    <w:p w14:paraId="5F887082" w14:textId="77777777" w:rsidR="00F71C0F" w:rsidRDefault="00F71C0F" w:rsidP="00D347AA">
      <w:pPr>
        <w:rPr>
          <w:ins w:id="3250" w:author="Yali Chen" w:date="2025-12-29T16:11:00Z" w16du:dateUtc="2025-12-29T08:11:00Z"/>
          <w:rFonts w:ascii="Times New Roman" w:hAnsi="Times New Roman" w:cs="Times New Roman"/>
          <w:i/>
          <w:iCs/>
          <w:szCs w:val="20"/>
        </w:rPr>
      </w:pPr>
    </w:p>
    <w:p w14:paraId="7BE77285" w14:textId="7D848252" w:rsidR="000C7422" w:rsidRPr="00FD35A8" w:rsidRDefault="000C7422" w:rsidP="00D347AA">
      <w:pPr>
        <w:rPr>
          <w:rFonts w:ascii="Times New Roman" w:hAnsi="Times New Roman" w:cs="Times New Roman"/>
          <w:i/>
          <w:iCs/>
          <w:szCs w:val="20"/>
        </w:rPr>
      </w:pPr>
      <w:r w:rsidRPr="00FD35A8">
        <w:rPr>
          <w:rFonts w:ascii="Times New Roman" w:hAnsi="Times New Roman" w:cs="Times New Roman"/>
          <w:i/>
          <w:iCs/>
          <w:szCs w:val="20"/>
        </w:rPr>
        <w:t>Programming note:</w:t>
      </w:r>
    </w:p>
    <w:p w14:paraId="4086205E" w14:textId="77777777" w:rsidR="0065054D" w:rsidRPr="00FD35A8" w:rsidRDefault="00215142" w:rsidP="00D347AA">
      <w:pPr>
        <w:rPr>
          <w:rFonts w:ascii="Times New Roman" w:hAnsi="Times New Roman" w:cs="Times New Roman"/>
          <w:i/>
          <w:iCs/>
          <w:szCs w:val="20"/>
        </w:rPr>
      </w:pPr>
      <w:r w:rsidRPr="00FD35A8">
        <w:rPr>
          <w:rFonts w:ascii="Times New Roman" w:hAnsi="Times New Roman" w:cs="Times New Roman"/>
          <w:i/>
          <w:iCs/>
          <w:szCs w:val="20"/>
        </w:rPr>
        <w:t xml:space="preserve">Parameter: </w:t>
      </w:r>
    </w:p>
    <w:p w14:paraId="7C09036D" w14:textId="38B9E68C" w:rsidR="00AA60C9" w:rsidRDefault="00505649" w:rsidP="00D347AA">
      <w:pPr>
        <w:rPr>
          <w:ins w:id="3251" w:author="Yali Chen" w:date="2025-12-29T16:10:00Z" w16du:dateUtc="2025-12-29T08:10:00Z"/>
          <w:rFonts w:ascii="Times New Roman" w:hAnsi="Times New Roman" w:cs="Times New Roman"/>
          <w:i/>
          <w:iCs/>
          <w:szCs w:val="20"/>
        </w:rPr>
      </w:pPr>
      <w:commentRangeStart w:id="3252"/>
      <w:commentRangeStart w:id="3253"/>
      <w:commentRangeStart w:id="3254"/>
      <w:commentRangeStart w:id="3255"/>
      <w:commentRangeStart w:id="3256"/>
      <w:r w:rsidRPr="00FD35A8">
        <w:rPr>
          <w:rFonts w:ascii="Times New Roman" w:hAnsi="Times New Roman" w:cs="Times New Roman"/>
          <w:i/>
          <w:iCs/>
          <w:szCs w:val="20"/>
        </w:rPr>
        <w:t>Hematology:</w:t>
      </w:r>
      <w:r w:rsidR="00825C00" w:rsidRPr="00FD35A8">
        <w:rPr>
          <w:rFonts w:ascii="Times New Roman" w:hAnsi="Times New Roman" w:cs="Times New Roman"/>
          <w:i/>
          <w:iCs/>
          <w:szCs w:val="20"/>
        </w:rPr>
        <w:t xml:space="preserve"> </w:t>
      </w:r>
      <w:r w:rsidR="00215142" w:rsidRPr="00FD35A8">
        <w:rPr>
          <w:rFonts w:ascii="Times New Roman" w:hAnsi="Times New Roman" w:cs="Times New Roman"/>
          <w:i/>
          <w:iCs/>
          <w:szCs w:val="20"/>
        </w:rPr>
        <w:t>W</w:t>
      </w:r>
      <w:r w:rsidR="00EF58EF" w:rsidRPr="00FD35A8">
        <w:rPr>
          <w:rFonts w:ascii="Times New Roman" w:hAnsi="Times New Roman" w:cs="Times New Roman"/>
          <w:i/>
          <w:iCs/>
          <w:szCs w:val="20"/>
        </w:rPr>
        <w:t>hite blood cel</w:t>
      </w:r>
      <w:r w:rsidRPr="00FD35A8">
        <w:rPr>
          <w:rFonts w:ascii="Times New Roman" w:hAnsi="Times New Roman" w:cs="Times New Roman"/>
          <w:i/>
          <w:iCs/>
          <w:szCs w:val="20"/>
        </w:rPr>
        <w:t xml:space="preserve"> count</w:t>
      </w:r>
      <w:r w:rsidR="00EF58EF" w:rsidRPr="00FD35A8">
        <w:rPr>
          <w:rFonts w:ascii="Times New Roman" w:hAnsi="Times New Roman" w:cs="Times New Roman"/>
          <w:i/>
          <w:iCs/>
          <w:szCs w:val="20"/>
        </w:rPr>
        <w:t>,</w:t>
      </w:r>
      <w:r w:rsidR="003B315B" w:rsidRPr="00FD35A8">
        <w:rPr>
          <w:rFonts w:ascii="Times New Roman" w:hAnsi="Times New Roman" w:cs="Times New Roman"/>
          <w:i/>
          <w:iCs/>
          <w:szCs w:val="20"/>
        </w:rPr>
        <w:t xml:space="preserve"> </w:t>
      </w:r>
      <w:r w:rsidR="00215142" w:rsidRPr="00FD35A8">
        <w:rPr>
          <w:rFonts w:ascii="Times New Roman" w:hAnsi="Times New Roman" w:cs="Times New Roman"/>
          <w:i/>
          <w:iCs/>
          <w:szCs w:val="20"/>
        </w:rPr>
        <w:t>R</w:t>
      </w:r>
      <w:r w:rsidR="00EF58EF" w:rsidRPr="00FD35A8">
        <w:rPr>
          <w:rFonts w:ascii="Times New Roman" w:hAnsi="Times New Roman" w:cs="Times New Roman"/>
          <w:i/>
          <w:iCs/>
          <w:szCs w:val="20"/>
        </w:rPr>
        <w:t>ed blood cell</w:t>
      </w:r>
      <w:r w:rsidR="00AA60C9" w:rsidRPr="00FD35A8">
        <w:rPr>
          <w:rFonts w:ascii="Times New Roman" w:hAnsi="Times New Roman" w:cs="Times New Roman"/>
          <w:i/>
          <w:iCs/>
          <w:szCs w:val="20"/>
        </w:rPr>
        <w:t xml:space="preserve"> count</w:t>
      </w:r>
      <w:r w:rsidR="003B315B" w:rsidRPr="00FD35A8">
        <w:rPr>
          <w:rFonts w:ascii="Times New Roman" w:hAnsi="Times New Roman" w:cs="Times New Roman"/>
          <w:i/>
          <w:iCs/>
          <w:szCs w:val="20"/>
        </w:rPr>
        <w:t xml:space="preserve">, </w:t>
      </w:r>
      <w:r w:rsidR="00EF58EF" w:rsidRPr="00FD35A8">
        <w:rPr>
          <w:rFonts w:ascii="Times New Roman" w:hAnsi="Times New Roman" w:cs="Times New Roman"/>
          <w:i/>
          <w:iCs/>
          <w:szCs w:val="20"/>
        </w:rPr>
        <w:t>Hemoglobulin</w:t>
      </w:r>
      <w:r w:rsidRPr="00FD35A8">
        <w:rPr>
          <w:rFonts w:ascii="Times New Roman" w:hAnsi="Times New Roman" w:cs="Times New Roman"/>
          <w:i/>
          <w:iCs/>
          <w:szCs w:val="20"/>
        </w:rPr>
        <w:t xml:space="preserve"> </w:t>
      </w:r>
      <w:r w:rsidR="00A5435E" w:rsidRPr="00FD35A8">
        <w:rPr>
          <w:rFonts w:ascii="Times New Roman" w:hAnsi="Times New Roman" w:cs="Times New Roman"/>
          <w:i/>
          <w:iCs/>
          <w:szCs w:val="20"/>
        </w:rPr>
        <w:t>content</w:t>
      </w:r>
      <w:r w:rsidR="003B315B" w:rsidRPr="00FD35A8">
        <w:rPr>
          <w:rFonts w:ascii="Times New Roman" w:hAnsi="Times New Roman" w:cs="Times New Roman"/>
          <w:i/>
          <w:iCs/>
          <w:szCs w:val="20"/>
        </w:rPr>
        <w:t xml:space="preserve">, </w:t>
      </w:r>
      <w:r w:rsidR="00AA60C9" w:rsidRPr="00FD35A8">
        <w:rPr>
          <w:rFonts w:ascii="Times New Roman" w:hAnsi="Times New Roman" w:cs="Times New Roman"/>
          <w:i/>
          <w:iCs/>
          <w:szCs w:val="20"/>
        </w:rPr>
        <w:t>platelet count</w:t>
      </w:r>
      <w:r w:rsidR="003B315B" w:rsidRPr="00FD35A8">
        <w:rPr>
          <w:rFonts w:ascii="Times New Roman" w:hAnsi="Times New Roman" w:cs="Times New Roman"/>
          <w:i/>
          <w:iCs/>
          <w:szCs w:val="20"/>
        </w:rPr>
        <w:t>,</w:t>
      </w:r>
      <w:commentRangeStart w:id="3257"/>
      <w:commentRangeStart w:id="3258"/>
      <w:r w:rsidR="003B315B" w:rsidRPr="00FD35A8">
        <w:rPr>
          <w:rFonts w:ascii="Times New Roman" w:hAnsi="Times New Roman" w:cs="Times New Roman"/>
          <w:i/>
          <w:iCs/>
          <w:szCs w:val="20"/>
        </w:rPr>
        <w:t xml:space="preserve"> Neutrophil</w:t>
      </w:r>
      <w:r w:rsidR="00AA60C9" w:rsidRPr="00FD35A8">
        <w:rPr>
          <w:rFonts w:ascii="Times New Roman" w:hAnsi="Times New Roman" w:cs="Times New Roman"/>
          <w:i/>
          <w:iCs/>
          <w:szCs w:val="20"/>
        </w:rPr>
        <w:t xml:space="preserve"> count</w:t>
      </w:r>
      <w:r w:rsidR="00EF58EF" w:rsidRPr="00FD35A8">
        <w:rPr>
          <w:rFonts w:ascii="Times New Roman" w:hAnsi="Times New Roman" w:cs="Times New Roman"/>
          <w:i/>
          <w:iCs/>
          <w:szCs w:val="20"/>
        </w:rPr>
        <w:t>,</w:t>
      </w:r>
      <w:commentRangeEnd w:id="3257"/>
      <w:r w:rsidR="00AB3A57" w:rsidRPr="00FD35A8">
        <w:rPr>
          <w:rStyle w:val="CommentReference"/>
          <w:rFonts w:ascii="Times New Roman" w:hAnsi="Times New Roman" w:cs="Times New Roman"/>
          <w:i/>
          <w:iCs/>
          <w:sz w:val="20"/>
          <w:szCs w:val="20"/>
        </w:rPr>
        <w:commentReference w:id="3257"/>
      </w:r>
      <w:commentRangeEnd w:id="3258"/>
      <w:r w:rsidR="00885036" w:rsidRPr="00FD35A8">
        <w:rPr>
          <w:rStyle w:val="CommentReference"/>
          <w:rFonts w:ascii="Times New Roman" w:hAnsi="Times New Roman" w:cs="Times New Roman"/>
          <w:i/>
          <w:iCs/>
          <w:sz w:val="20"/>
          <w:szCs w:val="20"/>
        </w:rPr>
        <w:commentReference w:id="3258"/>
      </w:r>
      <w:r w:rsidR="00EF58EF" w:rsidRPr="00FD35A8">
        <w:rPr>
          <w:rFonts w:ascii="Times New Roman" w:hAnsi="Times New Roman" w:cs="Times New Roman"/>
          <w:i/>
          <w:iCs/>
          <w:szCs w:val="20"/>
        </w:rPr>
        <w:t xml:space="preserve"> </w:t>
      </w:r>
      <w:r w:rsidR="003B315B" w:rsidRPr="00FD35A8">
        <w:rPr>
          <w:rFonts w:ascii="Times New Roman" w:hAnsi="Times New Roman" w:cs="Times New Roman"/>
          <w:i/>
          <w:iCs/>
          <w:szCs w:val="20"/>
        </w:rPr>
        <w:t>Lymphocyte</w:t>
      </w:r>
      <w:r w:rsidR="00AA60C9" w:rsidRPr="00FD35A8">
        <w:rPr>
          <w:rFonts w:ascii="Times New Roman" w:hAnsi="Times New Roman" w:cs="Times New Roman"/>
          <w:i/>
          <w:iCs/>
          <w:szCs w:val="20"/>
        </w:rPr>
        <w:t xml:space="preserve"> count</w:t>
      </w:r>
    </w:p>
    <w:p w14:paraId="01A63990" w14:textId="3ED26C18" w:rsidR="00174DBA" w:rsidRDefault="00174DBA" w:rsidP="00D347AA">
      <w:pPr>
        <w:rPr>
          <w:ins w:id="3259" w:author="Yali Chen" w:date="2025-12-29T16:11:00Z" w16du:dateUtc="2025-12-29T08:11:00Z"/>
          <w:rFonts w:ascii="Times New Roman" w:hAnsi="Times New Roman" w:cs="Times New Roman"/>
          <w:i/>
          <w:iCs/>
          <w:szCs w:val="20"/>
        </w:rPr>
      </w:pPr>
      <w:ins w:id="3260" w:author="Yali Chen" w:date="2025-12-29T16:10:00Z" w16du:dateUtc="2025-12-29T08:10:00Z">
        <w:r w:rsidRPr="00174DBA">
          <w:rPr>
            <w:rFonts w:ascii="Times New Roman" w:hAnsi="Times New Roman" w:cs="Times New Roman"/>
            <w:i/>
            <w:iCs/>
            <w:noProof/>
            <w:szCs w:val="20"/>
          </w:rPr>
          <w:drawing>
            <wp:inline distT="0" distB="0" distL="0" distR="0" wp14:anchorId="2989BA66" wp14:editId="23C0A131">
              <wp:extent cx="3820058" cy="466790"/>
              <wp:effectExtent l="0" t="0" r="9525" b="9525"/>
              <wp:docPr id="8335513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551393" name=""/>
                      <pic:cNvPicPr/>
                    </pic:nvPicPr>
                    <pic:blipFill>
                      <a:blip r:embed="rId22"/>
                      <a:stretch>
                        <a:fillRect/>
                      </a:stretch>
                    </pic:blipFill>
                    <pic:spPr>
                      <a:xfrm>
                        <a:off x="0" y="0"/>
                        <a:ext cx="3820058" cy="466790"/>
                      </a:xfrm>
                      <a:prstGeom prst="rect">
                        <a:avLst/>
                      </a:prstGeom>
                    </pic:spPr>
                  </pic:pic>
                </a:graphicData>
              </a:graphic>
            </wp:inline>
          </w:drawing>
        </w:r>
      </w:ins>
    </w:p>
    <w:p w14:paraId="30191B55" w14:textId="61FF5D80" w:rsidR="00F71C0F" w:rsidRDefault="00244DDD" w:rsidP="00D347AA">
      <w:pPr>
        <w:rPr>
          <w:ins w:id="3261" w:author="Yali Chen" w:date="2025-12-29T16:12:00Z" w16du:dateUtc="2025-12-29T08:12:00Z"/>
          <w:rFonts w:ascii="Times New Roman" w:hAnsi="Times New Roman" w:cs="Times New Roman"/>
          <w:i/>
          <w:iCs/>
          <w:szCs w:val="20"/>
        </w:rPr>
      </w:pPr>
      <w:ins w:id="3262" w:author="Yali Chen" w:date="2025-12-29T16:11:00Z" w16du:dateUtc="2025-12-29T08:11:00Z">
        <w:r w:rsidRPr="00244DDD">
          <w:rPr>
            <w:rFonts w:ascii="Times New Roman" w:hAnsi="Times New Roman" w:cs="Times New Roman"/>
            <w:i/>
            <w:iCs/>
            <w:noProof/>
            <w:szCs w:val="20"/>
          </w:rPr>
          <w:drawing>
            <wp:inline distT="0" distB="0" distL="0" distR="0" wp14:anchorId="1CB2F41C" wp14:editId="1E17AD82">
              <wp:extent cx="3972479" cy="1829055"/>
              <wp:effectExtent l="0" t="0" r="9525" b="0"/>
              <wp:docPr id="1622824640"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824640" name="图片 1" descr="表格&#10;&#10;AI 生成的内容可能不正确。"/>
                      <pic:cNvPicPr/>
                    </pic:nvPicPr>
                    <pic:blipFill>
                      <a:blip r:embed="rId23"/>
                      <a:stretch>
                        <a:fillRect/>
                      </a:stretch>
                    </pic:blipFill>
                    <pic:spPr>
                      <a:xfrm>
                        <a:off x="0" y="0"/>
                        <a:ext cx="3972479" cy="1829055"/>
                      </a:xfrm>
                      <a:prstGeom prst="rect">
                        <a:avLst/>
                      </a:prstGeom>
                    </pic:spPr>
                  </pic:pic>
                </a:graphicData>
              </a:graphic>
            </wp:inline>
          </w:drawing>
        </w:r>
      </w:ins>
    </w:p>
    <w:p w14:paraId="3512CC81" w14:textId="0B9C0C59" w:rsidR="00244DDD" w:rsidRDefault="00244DDD" w:rsidP="00D347AA">
      <w:pPr>
        <w:rPr>
          <w:ins w:id="3263" w:author="Yali Chen" w:date="2025-12-29T16:12:00Z" w16du:dateUtc="2025-12-29T08:12:00Z"/>
          <w:rFonts w:ascii="Times New Roman" w:hAnsi="Times New Roman" w:cs="Times New Roman"/>
          <w:i/>
          <w:iCs/>
          <w:szCs w:val="20"/>
        </w:rPr>
      </w:pPr>
      <w:ins w:id="3264" w:author="Yali Chen" w:date="2025-12-29T16:12:00Z" w16du:dateUtc="2025-12-29T08:12:00Z">
        <w:r w:rsidRPr="00244DDD">
          <w:rPr>
            <w:rFonts w:ascii="Times New Roman" w:hAnsi="Times New Roman" w:cs="Times New Roman"/>
            <w:i/>
            <w:iCs/>
            <w:noProof/>
            <w:szCs w:val="20"/>
          </w:rPr>
          <w:drawing>
            <wp:inline distT="0" distB="0" distL="0" distR="0" wp14:anchorId="7C926FEB" wp14:editId="408006EC">
              <wp:extent cx="3924848" cy="1143160"/>
              <wp:effectExtent l="0" t="0" r="0" b="0"/>
              <wp:docPr id="1934255123"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255123" name="图片 1" descr="表格&#10;&#10;AI 生成的内容可能不正确。"/>
                      <pic:cNvPicPr/>
                    </pic:nvPicPr>
                    <pic:blipFill>
                      <a:blip r:embed="rId24"/>
                      <a:stretch>
                        <a:fillRect/>
                      </a:stretch>
                    </pic:blipFill>
                    <pic:spPr>
                      <a:xfrm>
                        <a:off x="0" y="0"/>
                        <a:ext cx="3924848" cy="1143160"/>
                      </a:xfrm>
                      <a:prstGeom prst="rect">
                        <a:avLst/>
                      </a:prstGeom>
                    </pic:spPr>
                  </pic:pic>
                </a:graphicData>
              </a:graphic>
            </wp:inline>
          </w:drawing>
        </w:r>
      </w:ins>
    </w:p>
    <w:p w14:paraId="26B691F1" w14:textId="17B1AF57" w:rsidR="00244DDD" w:rsidRDefault="00244DDD" w:rsidP="00D347AA">
      <w:pPr>
        <w:rPr>
          <w:ins w:id="3265" w:author="Yali Chen" w:date="2025-12-29T16:00:00Z" w16du:dateUtc="2025-12-29T08:00:00Z"/>
          <w:rFonts w:ascii="Times New Roman" w:hAnsi="Times New Roman" w:cs="Times New Roman"/>
          <w:i/>
          <w:iCs/>
          <w:szCs w:val="20"/>
        </w:rPr>
      </w:pPr>
      <w:ins w:id="3266" w:author="Yali Chen" w:date="2025-12-29T16:12:00Z" w16du:dateUtc="2025-12-29T08:12:00Z">
        <w:r w:rsidRPr="00244DDD">
          <w:rPr>
            <w:rFonts w:ascii="Times New Roman" w:hAnsi="Times New Roman" w:cs="Times New Roman"/>
            <w:i/>
            <w:iCs/>
            <w:noProof/>
            <w:szCs w:val="20"/>
          </w:rPr>
          <w:drawing>
            <wp:inline distT="0" distB="0" distL="0" distR="0" wp14:anchorId="16A06690" wp14:editId="218476CA">
              <wp:extent cx="3829584" cy="666843"/>
              <wp:effectExtent l="0" t="0" r="0" b="0"/>
              <wp:docPr id="869579176"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579176" name="图片 1" descr="文本&#10;&#10;AI 生成的内容可能不正确。"/>
                      <pic:cNvPicPr/>
                    </pic:nvPicPr>
                    <pic:blipFill>
                      <a:blip r:embed="rId25"/>
                      <a:stretch>
                        <a:fillRect/>
                      </a:stretch>
                    </pic:blipFill>
                    <pic:spPr>
                      <a:xfrm>
                        <a:off x="0" y="0"/>
                        <a:ext cx="3829584" cy="666843"/>
                      </a:xfrm>
                      <a:prstGeom prst="rect">
                        <a:avLst/>
                      </a:prstGeom>
                    </pic:spPr>
                  </pic:pic>
                </a:graphicData>
              </a:graphic>
            </wp:inline>
          </w:drawing>
        </w:r>
      </w:ins>
    </w:p>
    <w:p w14:paraId="78A7A37B" w14:textId="58A50875" w:rsidR="00DC4374" w:rsidDel="00950469" w:rsidRDefault="00DC4374" w:rsidP="00D347AA">
      <w:pPr>
        <w:rPr>
          <w:del w:id="3267" w:author="Yali Chen" w:date="2025-12-29T16:10:00Z" w16du:dateUtc="2025-12-29T08:10:00Z"/>
          <w:rFonts w:ascii="Times New Roman" w:hAnsi="Times New Roman" w:cs="Times New Roman"/>
          <w:i/>
          <w:iCs/>
          <w:szCs w:val="20"/>
        </w:rPr>
      </w:pPr>
    </w:p>
    <w:p w14:paraId="55DC3DFA" w14:textId="77777777" w:rsidR="00950469" w:rsidRPr="00FD35A8" w:rsidRDefault="00950469" w:rsidP="00D347AA">
      <w:pPr>
        <w:rPr>
          <w:ins w:id="3268" w:author="Yali Chen" w:date="2025-12-29T16:13:00Z" w16du:dateUtc="2025-12-29T08:13:00Z"/>
          <w:rFonts w:ascii="Times New Roman" w:hAnsi="Times New Roman" w:cs="Times New Roman"/>
          <w:i/>
          <w:iCs/>
          <w:szCs w:val="20"/>
        </w:rPr>
      </w:pPr>
    </w:p>
    <w:p w14:paraId="34AB5487" w14:textId="23DF6F25" w:rsidR="00825C00" w:rsidRDefault="00825C00" w:rsidP="00D347AA">
      <w:pPr>
        <w:rPr>
          <w:ins w:id="3269" w:author="Yali Chen" w:date="2025-12-29T16:12:00Z" w16du:dateUtc="2025-12-29T08:12:00Z"/>
          <w:rFonts w:ascii="Times New Roman" w:hAnsi="Times New Roman" w:cs="Times New Roman"/>
          <w:i/>
          <w:iCs/>
          <w:szCs w:val="20"/>
        </w:rPr>
      </w:pPr>
      <w:r w:rsidRPr="00FD35A8">
        <w:rPr>
          <w:rFonts w:ascii="Times New Roman" w:hAnsi="Times New Roman" w:cs="Times New Roman"/>
          <w:i/>
          <w:iCs/>
          <w:szCs w:val="20"/>
        </w:rPr>
        <w:t xml:space="preserve">Coagulation function: </w:t>
      </w:r>
      <w:r w:rsidR="00AA60C9" w:rsidRPr="00FD35A8">
        <w:rPr>
          <w:rFonts w:ascii="Times New Roman" w:hAnsi="Times New Roman" w:cs="Times New Roman"/>
          <w:i/>
          <w:iCs/>
          <w:szCs w:val="20"/>
        </w:rPr>
        <w:t>D-dimer</w:t>
      </w:r>
      <w:r w:rsidR="00311102" w:rsidRPr="00FD35A8">
        <w:rPr>
          <w:rFonts w:ascii="Times New Roman" w:hAnsi="Times New Roman" w:cs="Times New Roman"/>
          <w:i/>
          <w:iCs/>
          <w:szCs w:val="20"/>
        </w:rPr>
        <w:t>, fibrinogen</w:t>
      </w:r>
    </w:p>
    <w:p w14:paraId="427E3133" w14:textId="4E123B55" w:rsidR="00244DDD" w:rsidRDefault="00950469" w:rsidP="00D347AA">
      <w:pPr>
        <w:rPr>
          <w:ins w:id="3270" w:author="Yali Chen" w:date="2025-12-29T16:13:00Z" w16du:dateUtc="2025-12-29T08:13:00Z"/>
          <w:rFonts w:ascii="Times New Roman" w:hAnsi="Times New Roman" w:cs="Times New Roman"/>
          <w:i/>
          <w:iCs/>
          <w:szCs w:val="20"/>
        </w:rPr>
      </w:pPr>
      <w:ins w:id="3271" w:author="Yali Chen" w:date="2025-12-29T16:13:00Z" w16du:dateUtc="2025-12-29T08:13:00Z">
        <w:r w:rsidRPr="00950469">
          <w:rPr>
            <w:rFonts w:ascii="Times New Roman" w:hAnsi="Times New Roman" w:cs="Times New Roman"/>
            <w:i/>
            <w:iCs/>
            <w:noProof/>
            <w:szCs w:val="20"/>
          </w:rPr>
          <w:drawing>
            <wp:inline distT="0" distB="0" distL="0" distR="0" wp14:anchorId="2C7B0160" wp14:editId="05F07D05">
              <wp:extent cx="3829584" cy="457264"/>
              <wp:effectExtent l="0" t="0" r="0" b="0"/>
              <wp:docPr id="14802966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296606" name=""/>
                      <pic:cNvPicPr/>
                    </pic:nvPicPr>
                    <pic:blipFill>
                      <a:blip r:embed="rId26"/>
                      <a:stretch>
                        <a:fillRect/>
                      </a:stretch>
                    </pic:blipFill>
                    <pic:spPr>
                      <a:xfrm>
                        <a:off x="0" y="0"/>
                        <a:ext cx="3829584" cy="457264"/>
                      </a:xfrm>
                      <a:prstGeom prst="rect">
                        <a:avLst/>
                      </a:prstGeom>
                    </pic:spPr>
                  </pic:pic>
                </a:graphicData>
              </a:graphic>
            </wp:inline>
          </w:drawing>
        </w:r>
      </w:ins>
    </w:p>
    <w:p w14:paraId="402C6BC1" w14:textId="668C3A82" w:rsidR="007A19D8" w:rsidRPr="00FD35A8" w:rsidRDefault="007A19D8" w:rsidP="00D347AA">
      <w:pPr>
        <w:rPr>
          <w:rFonts w:ascii="Times New Roman" w:hAnsi="Times New Roman" w:cs="Times New Roman"/>
          <w:i/>
          <w:iCs/>
          <w:szCs w:val="20"/>
        </w:rPr>
      </w:pPr>
      <w:ins w:id="3272" w:author="Yali Chen" w:date="2025-12-29T16:13:00Z" w16du:dateUtc="2025-12-29T08:13:00Z">
        <w:r w:rsidRPr="007A19D8">
          <w:rPr>
            <w:rFonts w:ascii="Times New Roman" w:hAnsi="Times New Roman" w:cs="Times New Roman"/>
            <w:i/>
            <w:iCs/>
            <w:noProof/>
            <w:szCs w:val="20"/>
          </w:rPr>
          <w:drawing>
            <wp:inline distT="0" distB="0" distL="0" distR="0" wp14:anchorId="2CAD88B6" wp14:editId="5D84B19D">
              <wp:extent cx="3839111" cy="971686"/>
              <wp:effectExtent l="0" t="0" r="0" b="0"/>
              <wp:docPr id="305274342"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274342" name="图片 1" descr="表格&#10;&#10;AI 生成的内容可能不正确。"/>
                      <pic:cNvPicPr/>
                    </pic:nvPicPr>
                    <pic:blipFill>
                      <a:blip r:embed="rId27"/>
                      <a:stretch>
                        <a:fillRect/>
                      </a:stretch>
                    </pic:blipFill>
                    <pic:spPr>
                      <a:xfrm>
                        <a:off x="0" y="0"/>
                        <a:ext cx="3839111" cy="971686"/>
                      </a:xfrm>
                      <a:prstGeom prst="rect">
                        <a:avLst/>
                      </a:prstGeom>
                    </pic:spPr>
                  </pic:pic>
                </a:graphicData>
              </a:graphic>
            </wp:inline>
          </w:drawing>
        </w:r>
      </w:ins>
    </w:p>
    <w:p w14:paraId="483D8A52" w14:textId="77777777" w:rsidR="007A19D8" w:rsidRDefault="007A19D8" w:rsidP="00C41682">
      <w:pPr>
        <w:rPr>
          <w:ins w:id="3273" w:author="Yali Chen" w:date="2025-12-29T16:13:00Z" w16du:dateUtc="2025-12-29T08:13:00Z"/>
          <w:rFonts w:ascii="Times New Roman" w:hAnsi="Times New Roman" w:cs="Times New Roman"/>
          <w:i/>
          <w:iCs/>
          <w:szCs w:val="20"/>
        </w:rPr>
      </w:pPr>
    </w:p>
    <w:p w14:paraId="2889420B" w14:textId="47DB6EFC" w:rsidR="0051072E" w:rsidRDefault="00C41682" w:rsidP="00C41682">
      <w:pPr>
        <w:rPr>
          <w:ins w:id="3274" w:author="Yali Chen" w:date="2025-12-29T16:08:00Z" w16du:dateUtc="2025-12-29T08:08:00Z"/>
          <w:rFonts w:ascii="Times New Roman" w:hAnsi="Times New Roman" w:cs="Times New Roman"/>
          <w:i/>
          <w:iCs/>
          <w:szCs w:val="20"/>
        </w:rPr>
      </w:pPr>
      <w:r w:rsidRPr="00FD35A8">
        <w:rPr>
          <w:rFonts w:ascii="Times New Roman" w:hAnsi="Times New Roman" w:cs="Times New Roman"/>
          <w:i/>
          <w:iCs/>
          <w:szCs w:val="20"/>
        </w:rPr>
        <w:t>Muscle enzymes</w:t>
      </w:r>
      <w:r w:rsidR="00571AFB" w:rsidRPr="00FD35A8">
        <w:rPr>
          <w:rFonts w:ascii="Times New Roman" w:hAnsi="Times New Roman" w:cs="Times New Roman"/>
          <w:i/>
          <w:iCs/>
          <w:szCs w:val="20"/>
        </w:rPr>
        <w:t xml:space="preserve">: </w:t>
      </w:r>
      <w:r w:rsidR="00AA60C9" w:rsidRPr="00FD35A8">
        <w:rPr>
          <w:rFonts w:ascii="Times New Roman" w:hAnsi="Times New Roman" w:cs="Times New Roman"/>
          <w:i/>
          <w:iCs/>
          <w:szCs w:val="20"/>
        </w:rPr>
        <w:t>ALT; AST</w:t>
      </w:r>
    </w:p>
    <w:p w14:paraId="444EB574" w14:textId="76CD323E" w:rsidR="008C274C" w:rsidRDefault="009F6E37" w:rsidP="00C41682">
      <w:pPr>
        <w:rPr>
          <w:ins w:id="3275" w:author="Yali Chen" w:date="2025-12-29T16:09:00Z" w16du:dateUtc="2025-12-29T08:09:00Z"/>
          <w:rFonts w:ascii="Times New Roman" w:hAnsi="Times New Roman" w:cs="Times New Roman"/>
          <w:i/>
          <w:iCs/>
          <w:szCs w:val="20"/>
        </w:rPr>
      </w:pPr>
      <w:ins w:id="3276" w:author="Yali Chen" w:date="2025-12-29T16:09:00Z" w16du:dateUtc="2025-12-29T08:09:00Z">
        <w:r w:rsidRPr="009F6E37">
          <w:rPr>
            <w:rFonts w:ascii="Times New Roman" w:hAnsi="Times New Roman" w:cs="Times New Roman"/>
            <w:i/>
            <w:iCs/>
            <w:noProof/>
            <w:szCs w:val="20"/>
          </w:rPr>
          <w:drawing>
            <wp:inline distT="0" distB="0" distL="0" distR="0" wp14:anchorId="390D6A89" wp14:editId="52BCE6E8">
              <wp:extent cx="3762900" cy="457264"/>
              <wp:effectExtent l="0" t="0" r="0" b="0"/>
              <wp:docPr id="8346092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609202" name=""/>
                      <pic:cNvPicPr/>
                    </pic:nvPicPr>
                    <pic:blipFill>
                      <a:blip r:embed="rId28"/>
                      <a:stretch>
                        <a:fillRect/>
                      </a:stretch>
                    </pic:blipFill>
                    <pic:spPr>
                      <a:xfrm>
                        <a:off x="0" y="0"/>
                        <a:ext cx="3762900" cy="457264"/>
                      </a:xfrm>
                      <a:prstGeom prst="rect">
                        <a:avLst/>
                      </a:prstGeom>
                    </pic:spPr>
                  </pic:pic>
                </a:graphicData>
              </a:graphic>
            </wp:inline>
          </w:drawing>
        </w:r>
      </w:ins>
    </w:p>
    <w:p w14:paraId="7B48BB44" w14:textId="7F39E61C" w:rsidR="009F6E37" w:rsidRDefault="009F6E37" w:rsidP="00C41682">
      <w:pPr>
        <w:rPr>
          <w:ins w:id="3277" w:author="Yali Chen" w:date="2025-12-29T16:08:00Z" w16du:dateUtc="2025-12-29T08:08:00Z"/>
          <w:rFonts w:ascii="Times New Roman" w:hAnsi="Times New Roman" w:cs="Times New Roman"/>
          <w:i/>
          <w:iCs/>
          <w:szCs w:val="20"/>
        </w:rPr>
      </w:pPr>
      <w:ins w:id="3278" w:author="Yali Chen" w:date="2025-12-29T16:09:00Z" w16du:dateUtc="2025-12-29T08:09:00Z">
        <w:r w:rsidRPr="009F6E37">
          <w:rPr>
            <w:rFonts w:ascii="Times New Roman" w:hAnsi="Times New Roman" w:cs="Times New Roman"/>
            <w:i/>
            <w:iCs/>
            <w:noProof/>
            <w:szCs w:val="20"/>
          </w:rPr>
          <w:drawing>
            <wp:inline distT="0" distB="0" distL="0" distR="0" wp14:anchorId="6B3DB4D5" wp14:editId="4E180546">
              <wp:extent cx="3743847" cy="933580"/>
              <wp:effectExtent l="0" t="0" r="9525" b="0"/>
              <wp:docPr id="2060749262"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749262" name="图片 1" descr="表格&#10;&#10;AI 生成的内容可能不正确。"/>
                      <pic:cNvPicPr/>
                    </pic:nvPicPr>
                    <pic:blipFill>
                      <a:blip r:embed="rId29"/>
                      <a:stretch>
                        <a:fillRect/>
                      </a:stretch>
                    </pic:blipFill>
                    <pic:spPr>
                      <a:xfrm>
                        <a:off x="0" y="0"/>
                        <a:ext cx="3743847" cy="933580"/>
                      </a:xfrm>
                      <a:prstGeom prst="rect">
                        <a:avLst/>
                      </a:prstGeom>
                    </pic:spPr>
                  </pic:pic>
                </a:graphicData>
              </a:graphic>
            </wp:inline>
          </w:drawing>
        </w:r>
      </w:ins>
    </w:p>
    <w:p w14:paraId="2B55D41B" w14:textId="4208BF28" w:rsidR="008C274C" w:rsidRDefault="008C274C" w:rsidP="00C41682">
      <w:pPr>
        <w:rPr>
          <w:ins w:id="3279" w:author="Yali Chen" w:date="2025-12-29T16:07:00Z" w16du:dateUtc="2025-12-29T08:07:00Z"/>
          <w:rFonts w:ascii="Times New Roman" w:hAnsi="Times New Roman" w:cs="Times New Roman"/>
          <w:i/>
          <w:iCs/>
          <w:szCs w:val="20"/>
        </w:rPr>
      </w:pPr>
    </w:p>
    <w:p w14:paraId="72FC5C25" w14:textId="74A61F39" w:rsidR="00ED6664" w:rsidRPr="00FD35A8" w:rsidDel="008C274C" w:rsidRDefault="00ED6664">
      <w:pPr>
        <w:rPr>
          <w:del w:id="3280" w:author="Yali Chen" w:date="2025-12-29T16:08:00Z" w16du:dateUtc="2025-12-29T08:08:00Z"/>
          <w:rFonts w:ascii="Times New Roman" w:hAnsi="Times New Roman" w:cs="Times New Roman"/>
          <w:i/>
          <w:iCs/>
          <w:szCs w:val="20"/>
        </w:rPr>
      </w:pPr>
    </w:p>
    <w:p w14:paraId="7B38A020" w14:textId="1475E120" w:rsidR="00215142" w:rsidRDefault="00825C00" w:rsidP="00D347AA">
      <w:pPr>
        <w:rPr>
          <w:ins w:id="3281" w:author="Yali Chen" w:date="2025-12-29T16:14:00Z" w16du:dateUtc="2025-12-29T08:14:00Z"/>
          <w:rFonts w:ascii="Times New Roman" w:hAnsi="Times New Roman" w:cs="Times New Roman"/>
          <w:i/>
          <w:iCs/>
          <w:szCs w:val="20"/>
        </w:rPr>
      </w:pPr>
      <w:r w:rsidRPr="00FD35A8">
        <w:rPr>
          <w:rFonts w:ascii="Times New Roman" w:hAnsi="Times New Roman" w:cs="Times New Roman"/>
          <w:i/>
          <w:iCs/>
          <w:szCs w:val="20"/>
        </w:rPr>
        <w:t>Ferritin</w:t>
      </w:r>
      <w:commentRangeEnd w:id="3252"/>
      <w:r w:rsidR="00D647C1">
        <w:rPr>
          <w:rStyle w:val="CommentReference"/>
          <w:rFonts w:ascii="Times New Roman" w:hAnsi="Times New Roman" w:cs="Times New Roman"/>
          <w:i/>
          <w:iCs/>
          <w:sz w:val="20"/>
          <w:szCs w:val="20"/>
        </w:rPr>
        <w:commentReference w:id="3252"/>
      </w:r>
      <w:commentRangeEnd w:id="3253"/>
      <w:r w:rsidR="00E641F8">
        <w:rPr>
          <w:rStyle w:val="CommentReference"/>
          <w:rFonts w:ascii="Times New Roman" w:hAnsi="Times New Roman" w:cs="Times New Roman"/>
          <w:i/>
          <w:iCs/>
          <w:sz w:val="20"/>
          <w:szCs w:val="20"/>
        </w:rPr>
        <w:commentReference w:id="3253"/>
      </w:r>
      <w:commentRangeEnd w:id="3254"/>
      <w:r w:rsidR="006810F7">
        <w:rPr>
          <w:rStyle w:val="CommentReference"/>
          <w:rFonts w:ascii="Times New Roman" w:hAnsi="Times New Roman" w:cs="Times New Roman"/>
          <w:i/>
          <w:iCs/>
          <w:sz w:val="20"/>
          <w:szCs w:val="20"/>
        </w:rPr>
        <w:commentReference w:id="3254"/>
      </w:r>
      <w:commentRangeEnd w:id="3255"/>
      <w:r w:rsidR="00C64EFB">
        <w:rPr>
          <w:rStyle w:val="CommentReference"/>
          <w:rFonts w:ascii="Times New Roman" w:hAnsi="Times New Roman" w:cs="Times New Roman"/>
          <w:i/>
          <w:iCs/>
          <w:sz w:val="20"/>
          <w:szCs w:val="20"/>
        </w:rPr>
        <w:commentReference w:id="3255"/>
      </w:r>
      <w:commentRangeEnd w:id="3256"/>
      <w:r w:rsidR="00E61291">
        <w:rPr>
          <w:rStyle w:val="CommentReference"/>
          <w:rFonts w:ascii="Times New Roman" w:hAnsi="Times New Roman" w:cs="Times New Roman"/>
          <w:i/>
          <w:iCs/>
          <w:sz w:val="20"/>
          <w:szCs w:val="20"/>
        </w:rPr>
        <w:commentReference w:id="3256"/>
      </w:r>
    </w:p>
    <w:p w14:paraId="21FB0697" w14:textId="1A588C0B" w:rsidR="00E61291" w:rsidRDefault="00E61291" w:rsidP="00D347AA">
      <w:pPr>
        <w:rPr>
          <w:ins w:id="3282" w:author="Yali Chen" w:date="2025-12-29T16:14:00Z" w16du:dateUtc="2025-12-29T08:14:00Z"/>
          <w:rFonts w:ascii="Times New Roman" w:hAnsi="Times New Roman" w:cs="Times New Roman"/>
          <w:i/>
          <w:iCs/>
          <w:szCs w:val="20"/>
        </w:rPr>
      </w:pPr>
      <w:ins w:id="3283" w:author="Yali Chen" w:date="2025-12-29T16:14:00Z" w16du:dateUtc="2025-12-29T08:14:00Z">
        <w:r w:rsidRPr="00E61291">
          <w:rPr>
            <w:rFonts w:ascii="Times New Roman" w:hAnsi="Times New Roman" w:cs="Times New Roman"/>
            <w:i/>
            <w:iCs/>
            <w:noProof/>
            <w:szCs w:val="20"/>
          </w:rPr>
          <w:drawing>
            <wp:inline distT="0" distB="0" distL="0" distR="0" wp14:anchorId="52014641" wp14:editId="0881EC4C">
              <wp:extent cx="3753374" cy="514422"/>
              <wp:effectExtent l="0" t="0" r="0" b="0"/>
              <wp:docPr id="1943031014" name="图片 1" descr="形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031014" name="图片 1" descr="形状&#10;&#10;AI 生成的内容可能不正确。"/>
                      <pic:cNvPicPr/>
                    </pic:nvPicPr>
                    <pic:blipFill>
                      <a:blip r:embed="rId30"/>
                      <a:stretch>
                        <a:fillRect/>
                      </a:stretch>
                    </pic:blipFill>
                    <pic:spPr>
                      <a:xfrm>
                        <a:off x="0" y="0"/>
                        <a:ext cx="3753374" cy="514422"/>
                      </a:xfrm>
                      <a:prstGeom prst="rect">
                        <a:avLst/>
                      </a:prstGeom>
                    </pic:spPr>
                  </pic:pic>
                </a:graphicData>
              </a:graphic>
            </wp:inline>
          </w:drawing>
        </w:r>
      </w:ins>
    </w:p>
    <w:p w14:paraId="1198B586" w14:textId="79DBD249" w:rsidR="00E61291" w:rsidRPr="00FD35A8" w:rsidRDefault="00E61291" w:rsidP="00D347AA">
      <w:pPr>
        <w:rPr>
          <w:rFonts w:ascii="Times New Roman" w:hAnsi="Times New Roman" w:cs="Times New Roman"/>
          <w:i/>
          <w:iCs/>
          <w:szCs w:val="20"/>
        </w:rPr>
      </w:pPr>
      <w:ins w:id="3284" w:author="Yali Chen" w:date="2025-12-29T16:14:00Z" w16du:dateUtc="2025-12-29T08:14:00Z">
        <w:r w:rsidRPr="00E61291">
          <w:rPr>
            <w:rFonts w:ascii="Times New Roman" w:hAnsi="Times New Roman" w:cs="Times New Roman"/>
            <w:i/>
            <w:iCs/>
            <w:noProof/>
            <w:szCs w:val="20"/>
          </w:rPr>
          <w:drawing>
            <wp:inline distT="0" distB="0" distL="0" distR="0" wp14:anchorId="011F44B1" wp14:editId="5C9D31BD">
              <wp:extent cx="3886742" cy="504895"/>
              <wp:effectExtent l="0" t="0" r="0" b="9525"/>
              <wp:docPr id="1992364127"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364127" name="图片 1" descr="文本&#10;&#10;AI 生成的内容可能不正确。"/>
                      <pic:cNvPicPr/>
                    </pic:nvPicPr>
                    <pic:blipFill>
                      <a:blip r:embed="rId31"/>
                      <a:stretch>
                        <a:fillRect/>
                      </a:stretch>
                    </pic:blipFill>
                    <pic:spPr>
                      <a:xfrm>
                        <a:off x="0" y="0"/>
                        <a:ext cx="3886742" cy="504895"/>
                      </a:xfrm>
                      <a:prstGeom prst="rect">
                        <a:avLst/>
                      </a:prstGeom>
                    </pic:spPr>
                  </pic:pic>
                </a:graphicData>
              </a:graphic>
            </wp:inline>
          </w:drawing>
        </w:r>
      </w:ins>
    </w:p>
    <w:p w14:paraId="1D59A9EE" w14:textId="05324E12" w:rsidR="00A03F2B" w:rsidRPr="00FD35A8" w:rsidDel="00D740C2" w:rsidRDefault="00D347AA" w:rsidP="00D740C2">
      <w:pPr>
        <w:keepNext/>
        <w:widowControl/>
        <w:spacing w:before="120" w:after="120"/>
        <w:jc w:val="left"/>
        <w:outlineLvl w:val="1"/>
        <w:rPr>
          <w:del w:id="3285" w:author="Yali Chen" w:date="2025-12-18T09:30:00Z" w16du:dateUtc="2025-12-18T01:30:00Z"/>
          <w:rFonts w:ascii="Times New Roman" w:hAnsi="Times New Roman" w:cs="Times New Roman"/>
          <w:b/>
          <w:bCs/>
          <w:smallCaps/>
          <w:color w:val="auto"/>
          <w:sz w:val="22"/>
        </w:rPr>
      </w:pPr>
      <w:r w:rsidRPr="00FD35A8">
        <w:rPr>
          <w:rFonts w:ascii="Times New Roman" w:hAnsi="Times New Roman" w:cs="Times New Roman"/>
        </w:rPr>
        <w:br w:type="page"/>
      </w:r>
      <w:del w:id="3286" w:author="Yali Chen" w:date="2025-12-18T09:30:00Z" w16du:dateUtc="2025-12-18T01:30:00Z">
        <w:r w:rsidR="00A03F2B" w:rsidRPr="00FD35A8" w:rsidDel="00D740C2">
          <w:rPr>
            <w:rFonts w:ascii="Times New Roman" w:hAnsi="Times New Roman" w:cs="Times New Roman"/>
            <w:b/>
            <w:bCs/>
            <w:smallCaps/>
            <w:color w:val="auto"/>
            <w:sz w:val="22"/>
          </w:rPr>
          <w:delText>14.4</w:delText>
        </w:r>
        <w:r w:rsidR="00BD2391" w:rsidRPr="00FD35A8" w:rsidDel="00D740C2">
          <w:rPr>
            <w:rFonts w:ascii="Times New Roman" w:hAnsi="Times New Roman" w:cs="Times New Roman"/>
            <w:b/>
            <w:bCs/>
            <w:smallCaps/>
            <w:color w:val="auto"/>
            <w:sz w:val="22"/>
          </w:rPr>
          <w:tab/>
          <w:delText>Pharmacodynamic</w:delText>
        </w:r>
        <w:r w:rsidR="00A03F2B" w:rsidRPr="00FD35A8" w:rsidDel="00D740C2">
          <w:rPr>
            <w:rFonts w:ascii="Times New Roman" w:hAnsi="Times New Roman" w:cs="Times New Roman"/>
            <w:b/>
            <w:bCs/>
            <w:smallCaps/>
            <w:color w:val="auto"/>
            <w:sz w:val="22"/>
          </w:rPr>
          <w:delText xml:space="preserve"> Overviews</w:delText>
        </w:r>
      </w:del>
    </w:p>
    <w:p w14:paraId="13D8C76F" w14:textId="75E9B80A" w:rsidR="00A03F2B" w:rsidRPr="00FD35A8" w:rsidRDefault="00A03F2B">
      <w:pPr>
        <w:keepNext/>
        <w:widowControl/>
        <w:spacing w:before="120" w:after="120"/>
        <w:jc w:val="left"/>
        <w:outlineLvl w:val="1"/>
        <w:rPr>
          <w:rFonts w:ascii="Times New Roman" w:eastAsia="等线" w:hAnsi="Times New Roman" w:cs="Times New Roman"/>
          <w:color w:val="auto"/>
          <w:kern w:val="0"/>
          <w:sz w:val="18"/>
          <w:szCs w:val="20"/>
        </w:rPr>
        <w:pPrChange w:id="3287" w:author="Yali Chen" w:date="2025-12-18T09:30:00Z" w16du:dateUtc="2025-12-18T01:30:00Z">
          <w:pPr>
            <w:widowControl/>
            <w:jc w:val="left"/>
          </w:pPr>
        </w:pPrChange>
      </w:pPr>
      <w:del w:id="3288" w:author="Yali Chen" w:date="2025-12-18T09:30:00Z" w16du:dateUtc="2025-12-18T01:30:00Z">
        <w:r w:rsidRPr="00FD35A8" w:rsidDel="00D740C2">
          <w:rPr>
            <w:rFonts w:ascii="Times New Roman" w:eastAsia="等线" w:hAnsi="Times New Roman" w:cs="Times New Roman"/>
          </w:rPr>
          <w:br w:type="page"/>
        </w:r>
      </w:del>
    </w:p>
    <w:p w14:paraId="12F707FD" w14:textId="191CC835" w:rsidR="00F93998" w:rsidRPr="00FD35A8" w:rsidDel="00FE5D2C" w:rsidRDefault="00F93998" w:rsidP="00F93998">
      <w:pPr>
        <w:pStyle w:val="TFLshelltitle1"/>
        <w:rPr>
          <w:del w:id="3289" w:author="Yali Chen" w:date="2025-12-18T10:50:00Z" w16du:dateUtc="2025-12-18T02:50:00Z"/>
          <w:rStyle w:val="Heading3Char1"/>
          <w:rFonts w:eastAsia="宋体"/>
          <w:b/>
          <w:bCs/>
          <w:strike/>
          <w:color w:val="000000"/>
          <w:sz w:val="20"/>
          <w:szCs w:val="20"/>
          <w:lang w:eastAsia="zh-CN"/>
          <w:rPrChange w:id="3290" w:author="Pan, Zhemin" w:date="2025-12-13T13:26:00Z" w16du:dateUtc="2025-12-13T05:26:00Z">
            <w:rPr>
              <w:del w:id="3291" w:author="Yali Chen" w:date="2025-12-18T10:50:00Z" w16du:dateUtc="2025-12-18T02:50:00Z"/>
              <w:rStyle w:val="Heading3Char1"/>
              <w:rFonts w:ascii="宋体" w:eastAsia="宋体" w:hAnsi="宋体" w:cstheme="minorBidi"/>
              <w:b/>
              <w:bCs/>
              <w:snapToGrid/>
              <w:color w:val="000000"/>
              <w:sz w:val="20"/>
              <w:szCs w:val="20"/>
              <w:lang w:eastAsia="zh-CN"/>
            </w:rPr>
          </w:rPrChange>
        </w:rPr>
      </w:pPr>
      <w:commentRangeStart w:id="3292"/>
      <w:del w:id="3293" w:author="Yali Chen" w:date="2025-12-18T10:50:00Z" w16du:dateUtc="2025-12-18T02:50:00Z">
        <w:r w:rsidRPr="00FD35A8" w:rsidDel="00FE5D2C">
          <w:rPr>
            <w:rStyle w:val="Heading3Char1"/>
            <w:rFonts w:eastAsia="宋体"/>
            <w:strike/>
            <w:color w:val="000000"/>
            <w:sz w:val="20"/>
            <w:szCs w:val="20"/>
            <w:lang w:eastAsia="zh-CN"/>
            <w:rPrChange w:id="3294" w:author="Pan, Zhemin" w:date="2025-12-13T13:26:00Z" w16du:dateUtc="2025-12-13T05:26:00Z">
              <w:rPr>
                <w:rStyle w:val="Heading3Char1"/>
                <w:rFonts w:eastAsia="宋体"/>
                <w:bCs/>
                <w:color w:val="000000"/>
                <w:sz w:val="20"/>
                <w:szCs w:val="20"/>
                <w:lang w:eastAsia="zh-CN"/>
              </w:rPr>
            </w:rPrChange>
          </w:rPr>
          <w:delText>Listing 14</w:delText>
        </w:r>
        <w:r w:rsidR="00BD2391" w:rsidRPr="00FD35A8" w:rsidDel="00FE5D2C">
          <w:rPr>
            <w:rStyle w:val="Heading3Char1"/>
            <w:rFonts w:eastAsia="宋体"/>
            <w:strike/>
            <w:color w:val="000000"/>
            <w:sz w:val="20"/>
            <w:szCs w:val="20"/>
            <w:lang w:eastAsia="zh-CN"/>
            <w:rPrChange w:id="3295" w:author="Pan, Zhemin" w:date="2025-12-13T13:26:00Z" w16du:dateUtc="2025-12-13T05:26:00Z">
              <w:rPr>
                <w:rStyle w:val="Heading3Char1"/>
                <w:rFonts w:eastAsia="宋体"/>
                <w:bCs/>
                <w:color w:val="000000"/>
                <w:sz w:val="20"/>
                <w:szCs w:val="20"/>
                <w:lang w:eastAsia="zh-CN"/>
              </w:rPr>
            </w:rPrChange>
          </w:rPr>
          <w:delText>.4</w:delText>
        </w:r>
        <w:r w:rsidRPr="00FD35A8" w:rsidDel="00FE5D2C">
          <w:rPr>
            <w:rStyle w:val="Heading3Char1"/>
            <w:rFonts w:eastAsia="宋体"/>
            <w:strike/>
            <w:color w:val="000000"/>
            <w:sz w:val="20"/>
            <w:szCs w:val="20"/>
            <w:lang w:eastAsia="zh-CN"/>
            <w:rPrChange w:id="3296" w:author="Pan, Zhemin" w:date="2025-12-13T13:26:00Z" w16du:dateUtc="2025-12-13T05:26:00Z">
              <w:rPr>
                <w:rStyle w:val="Heading3Char1"/>
                <w:rFonts w:eastAsia="宋体"/>
                <w:bCs/>
                <w:color w:val="000000"/>
                <w:sz w:val="20"/>
                <w:szCs w:val="20"/>
                <w:lang w:eastAsia="zh-CN"/>
              </w:rPr>
            </w:rPrChange>
          </w:rPr>
          <w:delText>.</w:delText>
        </w:r>
        <w:r w:rsidR="00BD2391" w:rsidRPr="00FD35A8" w:rsidDel="00FE5D2C">
          <w:rPr>
            <w:rStyle w:val="Heading3Char1"/>
            <w:rFonts w:eastAsia="宋体"/>
            <w:strike/>
            <w:color w:val="000000"/>
            <w:sz w:val="20"/>
            <w:szCs w:val="20"/>
            <w:lang w:eastAsia="zh-CN"/>
            <w:rPrChange w:id="3297" w:author="Pan, Zhemin" w:date="2025-12-13T13:26:00Z" w16du:dateUtc="2025-12-13T05:26:00Z">
              <w:rPr>
                <w:rStyle w:val="Heading3Char1"/>
                <w:rFonts w:eastAsia="宋体"/>
                <w:bCs/>
                <w:color w:val="000000"/>
                <w:sz w:val="20"/>
                <w:szCs w:val="20"/>
                <w:lang w:eastAsia="zh-CN"/>
              </w:rPr>
            </w:rPrChange>
          </w:rPr>
          <w:delText>1</w:delText>
        </w:r>
        <w:r w:rsidRPr="00FD35A8" w:rsidDel="00FE5D2C">
          <w:rPr>
            <w:rStyle w:val="Heading3Char1"/>
            <w:rFonts w:eastAsia="宋体"/>
            <w:strike/>
            <w:color w:val="000000"/>
            <w:sz w:val="20"/>
            <w:szCs w:val="20"/>
            <w:lang w:eastAsia="zh-CN"/>
            <w:rPrChange w:id="3298" w:author="Pan, Zhemin" w:date="2025-12-13T13:26:00Z" w16du:dateUtc="2025-12-13T05:26:00Z">
              <w:rPr>
                <w:rStyle w:val="Heading3Char1"/>
                <w:rFonts w:eastAsia="宋体"/>
                <w:bCs/>
                <w:color w:val="000000"/>
                <w:sz w:val="20"/>
                <w:szCs w:val="20"/>
                <w:lang w:eastAsia="zh-CN"/>
              </w:rPr>
            </w:rPrChange>
          </w:rPr>
          <w:delText xml:space="preserve"> </w:delText>
        </w:r>
        <w:r w:rsidR="00747ADA" w:rsidRPr="00FD35A8" w:rsidDel="00FE5D2C">
          <w:rPr>
            <w:rStyle w:val="Heading3Char1"/>
            <w:rFonts w:eastAsia="宋体"/>
            <w:strike/>
            <w:color w:val="000000"/>
            <w:sz w:val="20"/>
            <w:szCs w:val="20"/>
            <w:lang w:eastAsia="zh-CN"/>
            <w:rPrChange w:id="3299" w:author="Pan, Zhemin" w:date="2025-12-13T13:26:00Z" w16du:dateUtc="2025-12-13T05:26:00Z">
              <w:rPr>
                <w:rStyle w:val="Heading3Char1"/>
                <w:rFonts w:eastAsia="宋体"/>
                <w:bCs/>
                <w:color w:val="000000"/>
                <w:sz w:val="20"/>
                <w:szCs w:val="20"/>
                <w:lang w:eastAsia="zh-CN"/>
              </w:rPr>
            </w:rPrChange>
          </w:rPr>
          <w:delText>Serum Immunoglobulin</w:delText>
        </w:r>
        <w:r w:rsidRPr="00FD35A8" w:rsidDel="00FE5D2C">
          <w:rPr>
            <w:rStyle w:val="Heading3Char1"/>
            <w:rFonts w:eastAsia="宋体"/>
            <w:strike/>
            <w:color w:val="000000"/>
            <w:sz w:val="20"/>
            <w:szCs w:val="20"/>
            <w:lang w:eastAsia="zh-CN"/>
            <w:rPrChange w:id="3300" w:author="Pan, Zhemin" w:date="2025-12-13T13:26:00Z" w16du:dateUtc="2025-12-13T05:26:00Z">
              <w:rPr>
                <w:rStyle w:val="Heading3Char1"/>
                <w:rFonts w:eastAsia="宋体"/>
                <w:bCs/>
                <w:color w:val="000000"/>
                <w:sz w:val="20"/>
                <w:szCs w:val="20"/>
                <w:lang w:eastAsia="zh-CN"/>
              </w:rPr>
            </w:rPrChange>
          </w:rPr>
          <w:delText xml:space="preserve"> (</w:delText>
        </w:r>
        <w:r w:rsidR="00804129" w:rsidRPr="00FD35A8" w:rsidDel="00FE5D2C">
          <w:rPr>
            <w:rStyle w:val="Heading3Char1"/>
            <w:rFonts w:eastAsia="宋体"/>
            <w:strike/>
            <w:color w:val="000000"/>
            <w:sz w:val="20"/>
            <w:szCs w:val="20"/>
            <w:lang w:eastAsia="zh-CN"/>
            <w:rPrChange w:id="3301" w:author="Pan, Zhemin" w:date="2025-12-13T13:26:00Z" w16du:dateUtc="2025-12-13T05:26:00Z">
              <w:rPr>
                <w:rStyle w:val="Heading3Char1"/>
                <w:rFonts w:eastAsia="宋体"/>
                <w:bCs/>
                <w:color w:val="000000"/>
                <w:sz w:val="20"/>
                <w:szCs w:val="20"/>
                <w:lang w:eastAsia="zh-CN"/>
              </w:rPr>
            </w:rPrChange>
          </w:rPr>
          <w:delText>Pharmacodynamics Set</w:delText>
        </w:r>
        <w:r w:rsidRPr="00FD35A8" w:rsidDel="00FE5D2C">
          <w:rPr>
            <w:rStyle w:val="Heading3Char1"/>
            <w:rFonts w:eastAsia="宋体"/>
            <w:strike/>
            <w:color w:val="000000"/>
            <w:sz w:val="20"/>
            <w:szCs w:val="20"/>
            <w:lang w:eastAsia="zh-CN"/>
            <w:rPrChange w:id="3302" w:author="Pan, Zhemin" w:date="2025-12-13T13:26:00Z" w16du:dateUtc="2025-12-13T05:26:00Z">
              <w:rPr>
                <w:rStyle w:val="Heading3Char1"/>
                <w:rFonts w:eastAsia="宋体"/>
                <w:bCs/>
                <w:color w:val="000000"/>
                <w:sz w:val="20"/>
                <w:szCs w:val="20"/>
                <w:lang w:eastAsia="zh-CN"/>
              </w:rPr>
            </w:rPrChange>
          </w:rPr>
          <w:delText>)</w:delText>
        </w:r>
        <w:commentRangeEnd w:id="3292"/>
        <w:r w:rsidR="00AE0309" w:rsidRPr="00FD35A8" w:rsidDel="00FE5D2C">
          <w:rPr>
            <w:rStyle w:val="CommentReference"/>
            <w:b w:val="0"/>
            <w:strike/>
            <w:color w:val="000000"/>
            <w:sz w:val="20"/>
            <w:szCs w:val="20"/>
            <w:rPrChange w:id="3303" w:author="Pan, Zhemin" w:date="2025-12-13T13:26:00Z" w16du:dateUtc="2025-12-13T05:26:00Z">
              <w:rPr>
                <w:rStyle w:val="CommentReference"/>
                <w:b w:val="0"/>
                <w:bCs/>
                <w:color w:val="000000"/>
                <w:sz w:val="20"/>
                <w:szCs w:val="20"/>
              </w:rPr>
            </w:rPrChange>
          </w:rPr>
          <w:commentReference w:id="3292"/>
        </w:r>
      </w:del>
    </w:p>
    <w:tbl>
      <w:tblPr>
        <w:tblStyle w:val="TableGrid"/>
        <w:tblW w:w="4651"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4"/>
        <w:gridCol w:w="1194"/>
        <w:gridCol w:w="1590"/>
        <w:gridCol w:w="1369"/>
        <w:gridCol w:w="1573"/>
        <w:gridCol w:w="1401"/>
        <w:gridCol w:w="714"/>
        <w:gridCol w:w="714"/>
        <w:gridCol w:w="2584"/>
      </w:tblGrid>
      <w:tr w:rsidR="0084693A" w:rsidRPr="00FD35A8" w:rsidDel="00FE5D2C" w14:paraId="42D88CC2" w14:textId="0D0D24AC" w:rsidTr="0084693A">
        <w:trPr>
          <w:trHeight w:val="442"/>
          <w:del w:id="3304" w:author="Yali Chen" w:date="2025-12-18T10:50:00Z"/>
        </w:trPr>
        <w:tc>
          <w:tcPr>
            <w:tcW w:w="2415" w:type="dxa"/>
            <w:tcBorders>
              <w:top w:val="single" w:sz="4" w:space="0" w:color="auto"/>
              <w:left w:val="nil"/>
              <w:bottom w:val="single" w:sz="4" w:space="0" w:color="auto"/>
              <w:right w:val="nil"/>
            </w:tcBorders>
            <w:vAlign w:val="center"/>
          </w:tcPr>
          <w:p w14:paraId="29FA28E9" w14:textId="3346DC54" w:rsidR="0084693A" w:rsidRPr="00FD35A8" w:rsidDel="00FE5D2C" w:rsidRDefault="0084693A" w:rsidP="006921A2">
            <w:pPr>
              <w:widowControl/>
              <w:jc w:val="center"/>
              <w:rPr>
                <w:del w:id="3305" w:author="Yali Chen" w:date="2025-12-18T10:50:00Z" w16du:dateUtc="2025-12-18T02:50:00Z"/>
                <w:rFonts w:ascii="Times New Roman" w:hAnsi="Times New Roman"/>
                <w:strike/>
                <w:lang w:eastAsia="zh-CN"/>
                <w:rPrChange w:id="3306" w:author="Pan, Zhemin" w:date="2025-12-13T13:26:00Z" w16du:dateUtc="2025-12-13T05:26:00Z">
                  <w:rPr>
                    <w:del w:id="3307" w:author="Yali Chen" w:date="2025-12-18T10:50:00Z" w16du:dateUtc="2025-12-18T02:50:00Z"/>
                    <w:rFonts w:ascii="Times New Roman" w:hAnsi="Times New Roman"/>
                    <w:lang w:eastAsia="zh-CN"/>
                  </w:rPr>
                </w:rPrChange>
              </w:rPr>
            </w:pPr>
            <w:del w:id="3308" w:author="Yali Chen" w:date="2025-12-18T10:50:00Z" w16du:dateUtc="2025-12-18T02:50:00Z">
              <w:r w:rsidRPr="00FD35A8" w:rsidDel="00FE5D2C">
                <w:rPr>
                  <w:rFonts w:ascii="Times New Roman" w:hAnsi="Times New Roman"/>
                  <w:strike/>
                  <w:rPrChange w:id="3309" w:author="Pan, Zhemin" w:date="2025-12-13T13:26:00Z" w16du:dateUtc="2025-12-13T05:26:00Z">
                    <w:rPr>
                      <w:rFonts w:ascii="Times New Roman" w:hAnsi="Times New Roman"/>
                    </w:rPr>
                  </w:rPrChange>
                </w:rPr>
                <w:delText>Subject identifier</w:delText>
              </w:r>
            </w:del>
          </w:p>
        </w:tc>
        <w:tc>
          <w:tcPr>
            <w:tcW w:w="1194" w:type="dxa"/>
            <w:tcBorders>
              <w:top w:val="single" w:sz="4" w:space="0" w:color="auto"/>
              <w:left w:val="nil"/>
              <w:bottom w:val="single" w:sz="4" w:space="0" w:color="auto"/>
              <w:right w:val="nil"/>
            </w:tcBorders>
            <w:vAlign w:val="center"/>
          </w:tcPr>
          <w:p w14:paraId="7D004EBA" w14:textId="6F074622" w:rsidR="0084693A" w:rsidRPr="00FD35A8" w:rsidDel="00FE5D2C" w:rsidRDefault="0084693A" w:rsidP="006921A2">
            <w:pPr>
              <w:widowControl/>
              <w:jc w:val="center"/>
              <w:rPr>
                <w:del w:id="3310" w:author="Yali Chen" w:date="2025-12-18T10:50:00Z" w16du:dateUtc="2025-12-18T02:50:00Z"/>
                <w:rFonts w:ascii="Times New Roman" w:hAnsi="Times New Roman"/>
                <w:strike/>
                <w:lang w:eastAsia="zh-CN"/>
                <w:rPrChange w:id="3311" w:author="Pan, Zhemin" w:date="2025-12-13T13:26:00Z" w16du:dateUtc="2025-12-13T05:26:00Z">
                  <w:rPr>
                    <w:del w:id="3312" w:author="Yali Chen" w:date="2025-12-18T10:50:00Z" w16du:dateUtc="2025-12-18T02:50:00Z"/>
                    <w:rFonts w:ascii="Times New Roman" w:hAnsi="Times New Roman"/>
                    <w:lang w:eastAsia="zh-CN"/>
                  </w:rPr>
                </w:rPrChange>
              </w:rPr>
            </w:pPr>
            <w:del w:id="3313" w:author="Yali Chen" w:date="2025-12-18T10:50:00Z" w16du:dateUtc="2025-12-18T02:50:00Z">
              <w:r w:rsidRPr="00FD35A8" w:rsidDel="00FE5D2C">
                <w:rPr>
                  <w:rFonts w:ascii="Times New Roman" w:hAnsi="Times New Roman"/>
                  <w:strike/>
                  <w:rPrChange w:id="3314" w:author="Pan, Zhemin" w:date="2025-12-13T13:26:00Z" w16du:dateUtc="2025-12-13T05:26:00Z">
                    <w:rPr>
                      <w:rFonts w:ascii="Times New Roman" w:hAnsi="Times New Roman"/>
                    </w:rPr>
                  </w:rPrChange>
                </w:rPr>
                <w:delText>Cohort</w:delText>
              </w:r>
            </w:del>
          </w:p>
        </w:tc>
        <w:tc>
          <w:tcPr>
            <w:tcW w:w="1590" w:type="dxa"/>
            <w:tcBorders>
              <w:top w:val="single" w:sz="4" w:space="0" w:color="auto"/>
              <w:left w:val="nil"/>
              <w:bottom w:val="single" w:sz="4" w:space="0" w:color="auto"/>
              <w:right w:val="nil"/>
            </w:tcBorders>
            <w:vAlign w:val="center"/>
          </w:tcPr>
          <w:p w14:paraId="0FD93ED8" w14:textId="6591C85E" w:rsidR="0084693A" w:rsidRPr="00FD35A8" w:rsidDel="00FE5D2C" w:rsidRDefault="0084693A" w:rsidP="006921A2">
            <w:pPr>
              <w:widowControl/>
              <w:jc w:val="center"/>
              <w:rPr>
                <w:del w:id="3315" w:author="Yali Chen" w:date="2025-12-18T10:50:00Z" w16du:dateUtc="2025-12-18T02:50:00Z"/>
                <w:rFonts w:ascii="Times New Roman" w:hAnsi="Times New Roman"/>
                <w:strike/>
                <w:lang w:eastAsia="zh-CN"/>
                <w:rPrChange w:id="3316" w:author="Pan, Zhemin" w:date="2025-12-13T13:26:00Z" w16du:dateUtc="2025-12-13T05:26:00Z">
                  <w:rPr>
                    <w:del w:id="3317" w:author="Yali Chen" w:date="2025-12-18T10:50:00Z" w16du:dateUtc="2025-12-18T02:50:00Z"/>
                    <w:rFonts w:ascii="Times New Roman" w:hAnsi="Times New Roman"/>
                    <w:lang w:eastAsia="zh-CN"/>
                  </w:rPr>
                </w:rPrChange>
              </w:rPr>
            </w:pPr>
            <w:del w:id="3318" w:author="Yali Chen" w:date="2025-12-18T10:50:00Z" w16du:dateUtc="2025-12-18T02:50:00Z">
              <w:r w:rsidRPr="00FD35A8" w:rsidDel="00FE5D2C">
                <w:rPr>
                  <w:rFonts w:ascii="Times New Roman" w:hAnsi="Times New Roman"/>
                  <w:strike/>
                  <w:rPrChange w:id="3319" w:author="Pan, Zhemin" w:date="2025-12-13T13:26:00Z" w16du:dateUtc="2025-12-13T05:26:00Z">
                    <w:rPr>
                      <w:rFonts w:ascii="Times New Roman" w:hAnsi="Times New Roman"/>
                    </w:rPr>
                  </w:rPrChange>
                </w:rPr>
                <w:delText>Parameter</w:delText>
              </w:r>
            </w:del>
          </w:p>
        </w:tc>
        <w:tc>
          <w:tcPr>
            <w:tcW w:w="1369" w:type="dxa"/>
            <w:tcBorders>
              <w:top w:val="single" w:sz="4" w:space="0" w:color="auto"/>
              <w:left w:val="nil"/>
              <w:bottom w:val="single" w:sz="4" w:space="0" w:color="auto"/>
              <w:right w:val="nil"/>
            </w:tcBorders>
            <w:vAlign w:val="center"/>
          </w:tcPr>
          <w:p w14:paraId="1C4C8EF5" w14:textId="0BBEB4A5" w:rsidR="0084693A" w:rsidRPr="00FD35A8" w:rsidDel="00FE5D2C" w:rsidRDefault="0084693A" w:rsidP="006921A2">
            <w:pPr>
              <w:widowControl/>
              <w:jc w:val="center"/>
              <w:rPr>
                <w:del w:id="3320" w:author="Yali Chen" w:date="2025-12-18T10:50:00Z" w16du:dateUtc="2025-12-18T02:50:00Z"/>
                <w:rFonts w:ascii="Times New Roman" w:hAnsi="Times New Roman"/>
                <w:strike/>
                <w:lang w:eastAsia="zh-CN"/>
                <w:rPrChange w:id="3321" w:author="Pan, Zhemin" w:date="2025-12-13T13:26:00Z" w16du:dateUtc="2025-12-13T05:26:00Z">
                  <w:rPr>
                    <w:del w:id="3322" w:author="Yali Chen" w:date="2025-12-18T10:50:00Z" w16du:dateUtc="2025-12-18T02:50:00Z"/>
                    <w:rFonts w:ascii="Times New Roman" w:hAnsi="Times New Roman"/>
                    <w:lang w:eastAsia="zh-CN"/>
                  </w:rPr>
                </w:rPrChange>
              </w:rPr>
            </w:pPr>
            <w:del w:id="3323" w:author="Yali Chen" w:date="2025-12-18T10:50:00Z" w16du:dateUtc="2025-12-18T02:50:00Z">
              <w:r w:rsidRPr="00FD35A8" w:rsidDel="00FE5D2C">
                <w:rPr>
                  <w:rFonts w:ascii="Times New Roman" w:eastAsia="AdobeSongStd-Light" w:hAnsi="Times New Roman"/>
                  <w:strike/>
                  <w:rPrChange w:id="3324" w:author="Pan, Zhemin" w:date="2025-12-13T13:26:00Z" w16du:dateUtc="2025-12-13T05:26:00Z">
                    <w:rPr>
                      <w:rFonts w:ascii="Times New Roman" w:eastAsia="AdobeSongStd-Light" w:hAnsi="Times New Roman"/>
                    </w:rPr>
                  </w:rPrChange>
                </w:rPr>
                <w:delText>Any Abnormal</w:delText>
              </w:r>
            </w:del>
          </w:p>
        </w:tc>
        <w:tc>
          <w:tcPr>
            <w:tcW w:w="1573" w:type="dxa"/>
            <w:tcBorders>
              <w:top w:val="single" w:sz="4" w:space="0" w:color="auto"/>
              <w:bottom w:val="single" w:sz="4" w:space="0" w:color="auto"/>
            </w:tcBorders>
            <w:vAlign w:val="center"/>
          </w:tcPr>
          <w:p w14:paraId="4015001B" w14:textId="57AD8E95" w:rsidR="0084693A" w:rsidRPr="00FD35A8" w:rsidDel="00FE5D2C" w:rsidRDefault="0084693A" w:rsidP="006921A2">
            <w:pPr>
              <w:widowControl/>
              <w:jc w:val="center"/>
              <w:rPr>
                <w:del w:id="3325" w:author="Yali Chen" w:date="2025-12-18T10:50:00Z" w16du:dateUtc="2025-12-18T02:50:00Z"/>
                <w:rFonts w:ascii="Times New Roman" w:hAnsi="Times New Roman"/>
                <w:strike/>
                <w:lang w:eastAsia="zh-CN"/>
                <w:rPrChange w:id="3326" w:author="Pan, Zhemin" w:date="2025-12-13T13:26:00Z" w16du:dateUtc="2025-12-13T05:26:00Z">
                  <w:rPr>
                    <w:del w:id="3327" w:author="Yali Chen" w:date="2025-12-18T10:50:00Z" w16du:dateUtc="2025-12-18T02:50:00Z"/>
                    <w:rFonts w:ascii="Times New Roman" w:hAnsi="Times New Roman"/>
                    <w:lang w:eastAsia="zh-CN"/>
                  </w:rPr>
                </w:rPrChange>
              </w:rPr>
            </w:pPr>
            <w:del w:id="3328" w:author="Yali Chen" w:date="2025-12-18T10:50:00Z" w16du:dateUtc="2025-12-18T02:50:00Z">
              <w:r w:rsidRPr="00FD35A8" w:rsidDel="00FE5D2C">
                <w:rPr>
                  <w:rFonts w:ascii="Times New Roman" w:hAnsi="Times New Roman"/>
                  <w:strike/>
                  <w:rPrChange w:id="3329" w:author="Pan, Zhemin" w:date="2025-12-13T13:26:00Z" w16du:dateUtc="2025-12-13T05:26:00Z">
                    <w:rPr>
                      <w:rFonts w:ascii="Times New Roman" w:hAnsi="Times New Roman"/>
                    </w:rPr>
                  </w:rPrChange>
                </w:rPr>
                <w:delText>Screening</w:delText>
              </w:r>
            </w:del>
          </w:p>
        </w:tc>
        <w:tc>
          <w:tcPr>
            <w:tcW w:w="1401" w:type="dxa"/>
            <w:tcBorders>
              <w:top w:val="single" w:sz="4" w:space="0" w:color="auto"/>
              <w:bottom w:val="single" w:sz="4" w:space="0" w:color="auto"/>
            </w:tcBorders>
            <w:vAlign w:val="center"/>
          </w:tcPr>
          <w:p w14:paraId="4311AAFF" w14:textId="1C3A61D4" w:rsidR="0084693A" w:rsidRPr="00FD35A8" w:rsidDel="00FE5D2C" w:rsidRDefault="0084693A" w:rsidP="006921A2">
            <w:pPr>
              <w:widowControl/>
              <w:jc w:val="center"/>
              <w:rPr>
                <w:del w:id="3330" w:author="Yali Chen" w:date="2025-12-18T10:50:00Z" w16du:dateUtc="2025-12-18T02:50:00Z"/>
                <w:rFonts w:ascii="Times New Roman" w:eastAsiaTheme="minorEastAsia" w:hAnsi="Times New Roman"/>
                <w:strike/>
                <w:lang w:eastAsia="zh-CN"/>
                <w:rPrChange w:id="3331" w:author="Pan, Zhemin" w:date="2025-12-13T13:26:00Z" w16du:dateUtc="2025-12-13T05:26:00Z">
                  <w:rPr>
                    <w:del w:id="3332" w:author="Yali Chen" w:date="2025-12-18T10:50:00Z" w16du:dateUtc="2025-12-18T02:50:00Z"/>
                    <w:rFonts w:ascii="Times New Roman" w:eastAsiaTheme="minorEastAsia" w:hAnsi="Times New Roman"/>
                    <w:lang w:eastAsia="zh-CN"/>
                  </w:rPr>
                </w:rPrChange>
              </w:rPr>
            </w:pPr>
            <w:del w:id="3333" w:author="Yali Chen" w:date="2025-12-18T10:50:00Z" w16du:dateUtc="2025-12-18T02:50:00Z">
              <w:r w:rsidRPr="00FD35A8" w:rsidDel="00FE5D2C">
                <w:rPr>
                  <w:rFonts w:ascii="Times New Roman" w:hAnsi="Times New Roman"/>
                  <w:strike/>
                  <w:rPrChange w:id="3334" w:author="Pan, Zhemin" w:date="2025-12-13T13:26:00Z" w16du:dateUtc="2025-12-13T05:26:00Z">
                    <w:rPr>
                      <w:rFonts w:ascii="Times New Roman" w:hAnsi="Times New Roman"/>
                    </w:rPr>
                  </w:rPrChange>
                </w:rPr>
                <w:delText>Baseline</w:delText>
              </w:r>
            </w:del>
          </w:p>
        </w:tc>
        <w:tc>
          <w:tcPr>
            <w:tcW w:w="714" w:type="dxa"/>
            <w:tcBorders>
              <w:top w:val="single" w:sz="4" w:space="0" w:color="auto"/>
              <w:bottom w:val="single" w:sz="4" w:space="0" w:color="auto"/>
            </w:tcBorders>
            <w:vAlign w:val="center"/>
          </w:tcPr>
          <w:p w14:paraId="17D9C4FE" w14:textId="360EDA02" w:rsidR="0084693A" w:rsidRPr="00FD35A8" w:rsidDel="00FE5D2C" w:rsidRDefault="0084693A" w:rsidP="006921A2">
            <w:pPr>
              <w:widowControl/>
              <w:jc w:val="center"/>
              <w:rPr>
                <w:del w:id="3335" w:author="Yali Chen" w:date="2025-12-18T10:50:00Z" w16du:dateUtc="2025-12-18T02:50:00Z"/>
                <w:rFonts w:ascii="Times New Roman" w:eastAsiaTheme="minorEastAsia" w:hAnsi="Times New Roman"/>
                <w:strike/>
                <w:lang w:eastAsia="zh-CN"/>
                <w:rPrChange w:id="3336" w:author="Pan, Zhemin" w:date="2025-12-13T13:26:00Z" w16du:dateUtc="2025-12-13T05:26:00Z">
                  <w:rPr>
                    <w:del w:id="3337" w:author="Yali Chen" w:date="2025-12-18T10:50:00Z" w16du:dateUtc="2025-12-18T02:50:00Z"/>
                    <w:rFonts w:ascii="Times New Roman" w:eastAsiaTheme="minorEastAsia" w:hAnsi="Times New Roman"/>
                    <w:lang w:eastAsia="zh-CN"/>
                  </w:rPr>
                </w:rPrChange>
              </w:rPr>
            </w:pPr>
            <w:del w:id="3338" w:author="Yali Chen" w:date="2025-12-18T10:50:00Z" w16du:dateUtc="2025-12-18T02:50:00Z">
              <w:r w:rsidRPr="00FD35A8" w:rsidDel="00FE5D2C">
                <w:rPr>
                  <w:rFonts w:ascii="Times New Roman" w:hAnsi="Times New Roman"/>
                  <w:strike/>
                  <w:rPrChange w:id="3339" w:author="Pan, Zhemin" w:date="2025-12-13T13:26:00Z" w16du:dateUtc="2025-12-13T05:26:00Z">
                    <w:rPr>
                      <w:rFonts w:ascii="Times New Roman" w:hAnsi="Times New Roman"/>
                    </w:rPr>
                  </w:rPrChange>
                </w:rPr>
                <w:delText>D0</w:delText>
              </w:r>
            </w:del>
          </w:p>
        </w:tc>
        <w:tc>
          <w:tcPr>
            <w:tcW w:w="714" w:type="dxa"/>
            <w:tcBorders>
              <w:top w:val="single" w:sz="4" w:space="0" w:color="auto"/>
              <w:bottom w:val="single" w:sz="4" w:space="0" w:color="auto"/>
            </w:tcBorders>
            <w:vAlign w:val="center"/>
          </w:tcPr>
          <w:p w14:paraId="186706BD" w14:textId="6EE6BE57" w:rsidR="0084693A" w:rsidRPr="00FD35A8" w:rsidDel="00FE5D2C" w:rsidRDefault="0084693A" w:rsidP="006921A2">
            <w:pPr>
              <w:widowControl/>
              <w:jc w:val="center"/>
              <w:rPr>
                <w:del w:id="3340" w:author="Yali Chen" w:date="2025-12-18T10:50:00Z" w16du:dateUtc="2025-12-18T02:50:00Z"/>
                <w:rFonts w:ascii="Times New Roman" w:eastAsia="Calibri" w:hAnsi="Times New Roman"/>
                <w:strike/>
                <w:lang w:eastAsia="ja-JP"/>
                <w:rPrChange w:id="3341" w:author="Pan, Zhemin" w:date="2025-12-13T13:26:00Z" w16du:dateUtc="2025-12-13T05:26:00Z">
                  <w:rPr>
                    <w:del w:id="3342" w:author="Yali Chen" w:date="2025-12-18T10:50:00Z" w16du:dateUtc="2025-12-18T02:50:00Z"/>
                    <w:rFonts w:ascii="Times New Roman" w:eastAsia="Calibri" w:hAnsi="Times New Roman"/>
                    <w:lang w:eastAsia="ja-JP"/>
                  </w:rPr>
                </w:rPrChange>
              </w:rPr>
            </w:pPr>
            <w:del w:id="3343" w:author="Yali Chen" w:date="2025-12-18T10:50:00Z" w16du:dateUtc="2025-12-18T02:50:00Z">
              <w:r w:rsidRPr="00FD35A8" w:rsidDel="00FE5D2C">
                <w:rPr>
                  <w:rFonts w:ascii="Times New Roman" w:hAnsi="Times New Roman"/>
                  <w:strike/>
                  <w:rPrChange w:id="3344" w:author="Pan, Zhemin" w:date="2025-12-13T13:26:00Z" w16du:dateUtc="2025-12-13T05:26:00Z">
                    <w:rPr>
                      <w:rFonts w:ascii="Times New Roman" w:hAnsi="Times New Roman"/>
                    </w:rPr>
                  </w:rPrChange>
                </w:rPr>
                <w:delText>D4</w:delText>
              </w:r>
            </w:del>
          </w:p>
        </w:tc>
        <w:tc>
          <w:tcPr>
            <w:tcW w:w="2584" w:type="dxa"/>
            <w:tcBorders>
              <w:top w:val="single" w:sz="4" w:space="0" w:color="auto"/>
              <w:bottom w:val="single" w:sz="4" w:space="0" w:color="auto"/>
            </w:tcBorders>
            <w:vAlign w:val="center"/>
          </w:tcPr>
          <w:p w14:paraId="437A388F" w14:textId="7E01259E" w:rsidR="0084693A" w:rsidRPr="00FD35A8" w:rsidDel="00FE5D2C" w:rsidRDefault="0084693A" w:rsidP="006921A2">
            <w:pPr>
              <w:widowControl/>
              <w:jc w:val="center"/>
              <w:rPr>
                <w:del w:id="3345" w:author="Yali Chen" w:date="2025-12-18T10:50:00Z" w16du:dateUtc="2025-12-18T02:50:00Z"/>
                <w:rFonts w:ascii="Times New Roman" w:eastAsiaTheme="minorEastAsia" w:hAnsi="Times New Roman"/>
                <w:strike/>
                <w:lang w:eastAsia="zh-CN"/>
                <w:rPrChange w:id="3346" w:author="Pan, Zhemin" w:date="2025-12-13T13:26:00Z" w16du:dateUtc="2025-12-13T05:26:00Z">
                  <w:rPr>
                    <w:del w:id="3347" w:author="Yali Chen" w:date="2025-12-18T10:50:00Z" w16du:dateUtc="2025-12-18T02:50:00Z"/>
                    <w:rFonts w:ascii="Times New Roman" w:eastAsiaTheme="minorEastAsia" w:hAnsi="Times New Roman"/>
                    <w:lang w:eastAsia="zh-CN"/>
                  </w:rPr>
                </w:rPrChange>
              </w:rPr>
            </w:pPr>
            <w:del w:id="3348" w:author="Yali Chen" w:date="2025-12-18T10:50:00Z" w16du:dateUtc="2025-12-18T02:50:00Z">
              <w:r w:rsidRPr="00FD35A8" w:rsidDel="00FE5D2C">
                <w:rPr>
                  <w:rFonts w:ascii="Times New Roman" w:hAnsi="Times New Roman"/>
                  <w:strike/>
                  <w:rPrChange w:id="3349" w:author="Pan, Zhemin" w:date="2025-12-13T13:26:00Z" w16du:dateUtc="2025-12-13T05:26:00Z">
                    <w:rPr>
                      <w:rFonts w:ascii="Times New Roman" w:hAnsi="Times New Roman"/>
                    </w:rPr>
                  </w:rPrChange>
                </w:rPr>
                <w:delText>&lt;&lt;Analysis vist&gt;&gt;</w:delText>
              </w:r>
            </w:del>
          </w:p>
        </w:tc>
      </w:tr>
      <w:tr w:rsidR="0084693A" w:rsidRPr="00FD35A8" w:rsidDel="00FE5D2C" w14:paraId="29ACDEB3" w14:textId="4D94C65D" w:rsidTr="0084693A">
        <w:trPr>
          <w:trHeight w:val="242"/>
          <w:del w:id="3350" w:author="Yali Chen" w:date="2025-12-18T10:50:00Z"/>
        </w:trPr>
        <w:tc>
          <w:tcPr>
            <w:tcW w:w="2415" w:type="dxa"/>
            <w:tcBorders>
              <w:top w:val="nil"/>
              <w:left w:val="nil"/>
              <w:bottom w:val="nil"/>
              <w:right w:val="nil"/>
            </w:tcBorders>
            <w:vAlign w:val="center"/>
          </w:tcPr>
          <w:p w14:paraId="089CBAE8" w14:textId="7FE6C6EE" w:rsidR="0084693A" w:rsidRPr="00FD35A8" w:rsidDel="00FE5D2C" w:rsidRDefault="0084693A" w:rsidP="006921A2">
            <w:pPr>
              <w:widowControl/>
              <w:jc w:val="center"/>
              <w:rPr>
                <w:del w:id="3351" w:author="Yali Chen" w:date="2025-12-18T10:50:00Z" w16du:dateUtc="2025-12-18T02:50:00Z"/>
                <w:rFonts w:ascii="Times New Roman" w:hAnsi="Times New Roman"/>
                <w:strike/>
                <w:color w:val="auto"/>
                <w:lang w:eastAsia="ja-JP"/>
                <w:rPrChange w:id="3352" w:author="Pan, Zhemin" w:date="2025-12-13T13:26:00Z" w16du:dateUtc="2025-12-13T05:26:00Z">
                  <w:rPr>
                    <w:del w:id="3353" w:author="Yali Chen" w:date="2025-12-18T10:50:00Z" w16du:dateUtc="2025-12-18T02:50:00Z"/>
                    <w:rFonts w:ascii="Times New Roman" w:hAnsi="Times New Roman"/>
                    <w:color w:val="auto"/>
                    <w:lang w:eastAsia="ja-JP"/>
                  </w:rPr>
                </w:rPrChange>
              </w:rPr>
            </w:pPr>
            <w:del w:id="3354" w:author="Yali Chen" w:date="2025-12-18T10:50:00Z" w16du:dateUtc="2025-12-18T02:50:00Z">
              <w:r w:rsidRPr="00FD35A8" w:rsidDel="00FE5D2C">
                <w:rPr>
                  <w:rFonts w:ascii="Times New Roman" w:eastAsia="等线" w:hAnsi="Times New Roman"/>
                  <w:strike/>
                  <w:color w:val="auto"/>
                  <w:rPrChange w:id="3355" w:author="Pan, Zhemin" w:date="2025-12-13T13:26:00Z" w16du:dateUtc="2025-12-13T05:26:00Z">
                    <w:rPr>
                      <w:rFonts w:ascii="Times New Roman" w:eastAsia="等线" w:hAnsi="Times New Roman"/>
                      <w:color w:val="auto"/>
                    </w:rPr>
                  </w:rPrChange>
                </w:rPr>
                <w:delText>E0001001</w:delText>
              </w:r>
            </w:del>
          </w:p>
        </w:tc>
        <w:tc>
          <w:tcPr>
            <w:tcW w:w="1194" w:type="dxa"/>
            <w:tcBorders>
              <w:top w:val="nil"/>
              <w:left w:val="nil"/>
              <w:bottom w:val="nil"/>
              <w:right w:val="nil"/>
            </w:tcBorders>
            <w:vAlign w:val="center"/>
          </w:tcPr>
          <w:p w14:paraId="7FBB143E" w14:textId="387E6564" w:rsidR="0084693A" w:rsidRPr="00FD35A8" w:rsidDel="00FE5D2C" w:rsidRDefault="0084693A" w:rsidP="006921A2">
            <w:pPr>
              <w:widowControl/>
              <w:jc w:val="center"/>
              <w:rPr>
                <w:del w:id="3356" w:author="Yali Chen" w:date="2025-12-18T10:50:00Z" w16du:dateUtc="2025-12-18T02:50:00Z"/>
                <w:rFonts w:ascii="Times New Roman" w:hAnsi="Times New Roman"/>
                <w:strike/>
                <w:color w:val="auto"/>
                <w:lang w:eastAsia="ja-JP"/>
                <w:rPrChange w:id="3357" w:author="Pan, Zhemin" w:date="2025-12-13T13:26:00Z" w16du:dateUtc="2025-12-13T05:26:00Z">
                  <w:rPr>
                    <w:del w:id="3358" w:author="Yali Chen" w:date="2025-12-18T10:50:00Z" w16du:dateUtc="2025-12-18T02:50:00Z"/>
                    <w:rFonts w:ascii="Times New Roman" w:hAnsi="Times New Roman"/>
                    <w:color w:val="auto"/>
                    <w:lang w:eastAsia="ja-JP"/>
                  </w:rPr>
                </w:rPrChange>
              </w:rPr>
            </w:pPr>
            <w:del w:id="3359" w:author="Yali Chen" w:date="2025-12-18T10:50:00Z" w16du:dateUtc="2025-12-18T02:50:00Z">
              <w:r w:rsidRPr="00FD35A8" w:rsidDel="00FE5D2C">
                <w:rPr>
                  <w:rFonts w:ascii="Times New Roman" w:eastAsia="等线" w:hAnsi="Times New Roman"/>
                  <w:strike/>
                  <w:color w:val="auto"/>
                  <w:rPrChange w:id="3360" w:author="Pan, Zhemin" w:date="2025-12-13T13:26:00Z" w16du:dateUtc="2025-12-13T05:26:00Z">
                    <w:rPr>
                      <w:rFonts w:ascii="Times New Roman" w:eastAsia="等线" w:hAnsi="Times New Roman"/>
                      <w:color w:val="auto"/>
                    </w:rPr>
                  </w:rPrChange>
                </w:rPr>
                <w:delText>IIM</w:delText>
              </w:r>
            </w:del>
          </w:p>
        </w:tc>
        <w:tc>
          <w:tcPr>
            <w:tcW w:w="1590" w:type="dxa"/>
            <w:tcBorders>
              <w:top w:val="nil"/>
              <w:left w:val="nil"/>
              <w:bottom w:val="nil"/>
              <w:right w:val="nil"/>
            </w:tcBorders>
            <w:vAlign w:val="center"/>
          </w:tcPr>
          <w:p w14:paraId="4704970B" w14:textId="18D15BB0" w:rsidR="0084693A" w:rsidRPr="00FD35A8" w:rsidDel="00FE5D2C" w:rsidRDefault="0084693A" w:rsidP="006921A2">
            <w:pPr>
              <w:widowControl/>
              <w:jc w:val="center"/>
              <w:rPr>
                <w:del w:id="3361" w:author="Yali Chen" w:date="2025-12-18T10:50:00Z" w16du:dateUtc="2025-12-18T02:50:00Z"/>
                <w:rFonts w:ascii="Times New Roman" w:hAnsi="Times New Roman"/>
                <w:strike/>
                <w:color w:val="auto"/>
                <w:lang w:eastAsia="zh-CN"/>
                <w:rPrChange w:id="3362" w:author="Pan, Zhemin" w:date="2025-12-13T13:26:00Z" w16du:dateUtc="2025-12-13T05:26:00Z">
                  <w:rPr>
                    <w:del w:id="3363" w:author="Yali Chen" w:date="2025-12-18T10:50:00Z" w16du:dateUtc="2025-12-18T02:50:00Z"/>
                    <w:rFonts w:ascii="Times New Roman" w:hAnsi="Times New Roman"/>
                    <w:color w:val="auto"/>
                    <w:lang w:eastAsia="zh-CN"/>
                  </w:rPr>
                </w:rPrChange>
              </w:rPr>
            </w:pPr>
            <w:del w:id="3364" w:author="Yali Chen" w:date="2025-12-18T10:50:00Z" w16du:dateUtc="2025-12-18T02:50:00Z">
              <w:r w:rsidRPr="00FD35A8" w:rsidDel="00FE5D2C">
                <w:rPr>
                  <w:rFonts w:ascii="Times New Roman" w:eastAsia="等线" w:hAnsi="Times New Roman"/>
                  <w:strike/>
                  <w:color w:val="auto"/>
                  <w:rPrChange w:id="3365" w:author="Pan, Zhemin" w:date="2025-12-13T13:26:00Z" w16du:dateUtc="2025-12-13T05:26:00Z">
                    <w:rPr>
                      <w:rFonts w:ascii="Times New Roman" w:eastAsia="等线" w:hAnsi="Times New Roman"/>
                      <w:color w:val="auto"/>
                    </w:rPr>
                  </w:rPrChange>
                </w:rPr>
                <w:delText>xx (unit)</w:delText>
              </w:r>
            </w:del>
          </w:p>
        </w:tc>
        <w:tc>
          <w:tcPr>
            <w:tcW w:w="1369" w:type="dxa"/>
            <w:tcBorders>
              <w:top w:val="nil"/>
              <w:left w:val="nil"/>
              <w:bottom w:val="nil"/>
              <w:right w:val="nil"/>
            </w:tcBorders>
            <w:vAlign w:val="center"/>
          </w:tcPr>
          <w:p w14:paraId="1623590A" w14:textId="3AAC8045" w:rsidR="0084693A" w:rsidRPr="00FD35A8" w:rsidDel="00FE5D2C" w:rsidRDefault="0084693A" w:rsidP="006921A2">
            <w:pPr>
              <w:widowControl/>
              <w:jc w:val="center"/>
              <w:rPr>
                <w:del w:id="3366" w:author="Yali Chen" w:date="2025-12-18T10:50:00Z" w16du:dateUtc="2025-12-18T02:50:00Z"/>
                <w:rFonts w:ascii="Times New Roman" w:hAnsi="Times New Roman"/>
                <w:strike/>
                <w:color w:val="auto"/>
                <w:lang w:eastAsia="zh-CN"/>
                <w:rPrChange w:id="3367" w:author="Pan, Zhemin" w:date="2025-12-13T13:26:00Z" w16du:dateUtc="2025-12-13T05:26:00Z">
                  <w:rPr>
                    <w:del w:id="3368" w:author="Yali Chen" w:date="2025-12-18T10:50:00Z" w16du:dateUtc="2025-12-18T02:50:00Z"/>
                    <w:rFonts w:ascii="Times New Roman" w:hAnsi="Times New Roman"/>
                    <w:color w:val="auto"/>
                    <w:lang w:eastAsia="zh-CN"/>
                  </w:rPr>
                </w:rPrChange>
              </w:rPr>
            </w:pPr>
            <w:del w:id="3369" w:author="Yali Chen" w:date="2025-12-18T10:50:00Z" w16du:dateUtc="2025-12-18T02:50:00Z">
              <w:r w:rsidRPr="00FD35A8" w:rsidDel="00FE5D2C">
                <w:rPr>
                  <w:rFonts w:ascii="Times New Roman" w:eastAsia="等线" w:hAnsi="Times New Roman"/>
                  <w:strike/>
                  <w:color w:val="auto"/>
                  <w:rPrChange w:id="3370" w:author="Pan, Zhemin" w:date="2025-12-13T13:26:00Z" w16du:dateUtc="2025-12-13T05:26:00Z">
                    <w:rPr>
                      <w:rFonts w:ascii="Times New Roman" w:eastAsia="等线" w:hAnsi="Times New Roman"/>
                      <w:color w:val="auto"/>
                    </w:rPr>
                  </w:rPrChange>
                </w:rPr>
                <w:delText>Y</w:delText>
              </w:r>
            </w:del>
          </w:p>
        </w:tc>
        <w:tc>
          <w:tcPr>
            <w:tcW w:w="1573" w:type="dxa"/>
            <w:tcBorders>
              <w:top w:val="nil"/>
              <w:left w:val="nil"/>
              <w:bottom w:val="nil"/>
              <w:right w:val="nil"/>
            </w:tcBorders>
            <w:vAlign w:val="center"/>
          </w:tcPr>
          <w:p w14:paraId="651B9884" w14:textId="4ED4EFA7" w:rsidR="0084693A" w:rsidRPr="00FD35A8" w:rsidDel="00FE5D2C" w:rsidRDefault="0084693A" w:rsidP="006921A2">
            <w:pPr>
              <w:widowControl/>
              <w:jc w:val="center"/>
              <w:rPr>
                <w:del w:id="3371" w:author="Yali Chen" w:date="2025-12-18T10:50:00Z" w16du:dateUtc="2025-12-18T02:50:00Z"/>
                <w:rFonts w:ascii="Times New Roman" w:hAnsi="Times New Roman"/>
                <w:strike/>
                <w:color w:val="auto"/>
                <w:lang w:eastAsia="ja-JP"/>
                <w:rPrChange w:id="3372" w:author="Pan, Zhemin" w:date="2025-12-13T13:26:00Z" w16du:dateUtc="2025-12-13T05:26:00Z">
                  <w:rPr>
                    <w:del w:id="3373" w:author="Yali Chen" w:date="2025-12-18T10:50:00Z" w16du:dateUtc="2025-12-18T02:50:00Z"/>
                    <w:rFonts w:ascii="Times New Roman" w:hAnsi="Times New Roman"/>
                    <w:color w:val="auto"/>
                    <w:lang w:eastAsia="ja-JP"/>
                  </w:rPr>
                </w:rPrChange>
              </w:rPr>
            </w:pPr>
            <w:del w:id="3374" w:author="Yali Chen" w:date="2025-12-18T10:50:00Z" w16du:dateUtc="2025-12-18T02:50:00Z">
              <w:r w:rsidRPr="00FD35A8" w:rsidDel="00FE5D2C">
                <w:rPr>
                  <w:rFonts w:ascii="Times New Roman" w:eastAsia="等线" w:hAnsi="Times New Roman"/>
                  <w:strike/>
                  <w:color w:val="auto"/>
                  <w:rPrChange w:id="3375" w:author="Pan, Zhemin" w:date="2025-12-13T13:26:00Z" w16du:dateUtc="2025-12-13T05:26:00Z">
                    <w:rPr>
                      <w:rFonts w:ascii="Times New Roman" w:eastAsia="等线" w:hAnsi="Times New Roman"/>
                      <w:color w:val="auto"/>
                    </w:rPr>
                  </w:rPrChange>
                </w:rPr>
                <w:delText>xx</w:delText>
              </w:r>
            </w:del>
          </w:p>
        </w:tc>
        <w:tc>
          <w:tcPr>
            <w:tcW w:w="1401" w:type="dxa"/>
            <w:tcBorders>
              <w:top w:val="nil"/>
              <w:left w:val="nil"/>
              <w:bottom w:val="nil"/>
              <w:right w:val="nil"/>
            </w:tcBorders>
            <w:vAlign w:val="center"/>
          </w:tcPr>
          <w:p w14:paraId="7B0FACE9" w14:textId="020770EE" w:rsidR="0084693A" w:rsidRPr="00FD35A8" w:rsidDel="00FE5D2C" w:rsidRDefault="0084693A" w:rsidP="006921A2">
            <w:pPr>
              <w:widowControl/>
              <w:jc w:val="center"/>
              <w:rPr>
                <w:del w:id="3376" w:author="Yali Chen" w:date="2025-12-18T10:50:00Z" w16du:dateUtc="2025-12-18T02:50:00Z"/>
                <w:rFonts w:ascii="Times New Roman" w:hAnsi="Times New Roman"/>
                <w:strike/>
                <w:color w:val="auto"/>
                <w:lang w:eastAsia="ja-JP"/>
                <w:rPrChange w:id="3377" w:author="Pan, Zhemin" w:date="2025-12-13T13:26:00Z" w16du:dateUtc="2025-12-13T05:26:00Z">
                  <w:rPr>
                    <w:del w:id="3378" w:author="Yali Chen" w:date="2025-12-18T10:50:00Z" w16du:dateUtc="2025-12-18T02:50:00Z"/>
                    <w:rFonts w:ascii="Times New Roman" w:hAnsi="Times New Roman"/>
                    <w:color w:val="auto"/>
                    <w:lang w:eastAsia="ja-JP"/>
                  </w:rPr>
                </w:rPrChange>
              </w:rPr>
            </w:pPr>
            <w:del w:id="3379" w:author="Yali Chen" w:date="2025-12-18T10:50:00Z" w16du:dateUtc="2025-12-18T02:50:00Z">
              <w:r w:rsidRPr="00FD35A8" w:rsidDel="00FE5D2C">
                <w:rPr>
                  <w:rFonts w:ascii="Times New Roman" w:eastAsia="等线" w:hAnsi="Times New Roman"/>
                  <w:strike/>
                  <w:color w:val="auto"/>
                  <w:rPrChange w:id="3380" w:author="Pan, Zhemin" w:date="2025-12-13T13:26:00Z" w16du:dateUtc="2025-12-13T05:26:00Z">
                    <w:rPr>
                      <w:rFonts w:ascii="Times New Roman" w:eastAsia="等线" w:hAnsi="Times New Roman"/>
                      <w:color w:val="auto"/>
                    </w:rPr>
                  </w:rPrChange>
                </w:rPr>
                <w:delText>xx</w:delText>
              </w:r>
            </w:del>
          </w:p>
        </w:tc>
        <w:tc>
          <w:tcPr>
            <w:tcW w:w="714" w:type="dxa"/>
            <w:tcBorders>
              <w:top w:val="nil"/>
              <w:left w:val="nil"/>
              <w:bottom w:val="nil"/>
              <w:right w:val="nil"/>
            </w:tcBorders>
            <w:vAlign w:val="center"/>
          </w:tcPr>
          <w:p w14:paraId="2369608E" w14:textId="4C5181CE" w:rsidR="0084693A" w:rsidRPr="00FD35A8" w:rsidDel="00FE5D2C" w:rsidRDefault="0084693A" w:rsidP="006921A2">
            <w:pPr>
              <w:widowControl/>
              <w:jc w:val="center"/>
              <w:rPr>
                <w:del w:id="3381" w:author="Yali Chen" w:date="2025-12-18T10:50:00Z" w16du:dateUtc="2025-12-18T02:50:00Z"/>
                <w:rFonts w:ascii="Times New Roman" w:hAnsi="Times New Roman"/>
                <w:strike/>
                <w:color w:val="auto"/>
                <w:rPrChange w:id="3382" w:author="Pan, Zhemin" w:date="2025-12-13T13:26:00Z" w16du:dateUtc="2025-12-13T05:26:00Z">
                  <w:rPr>
                    <w:del w:id="3383" w:author="Yali Chen" w:date="2025-12-18T10:50:00Z" w16du:dateUtc="2025-12-18T02:50:00Z"/>
                    <w:rFonts w:ascii="Times New Roman" w:hAnsi="Times New Roman"/>
                    <w:color w:val="auto"/>
                  </w:rPr>
                </w:rPrChange>
              </w:rPr>
            </w:pPr>
            <w:del w:id="3384" w:author="Yali Chen" w:date="2025-12-18T10:50:00Z" w16du:dateUtc="2025-12-18T02:50:00Z">
              <w:r w:rsidRPr="00FD35A8" w:rsidDel="00FE5D2C">
                <w:rPr>
                  <w:rFonts w:ascii="Times New Roman" w:eastAsia="等线" w:hAnsi="Times New Roman"/>
                  <w:strike/>
                  <w:color w:val="auto"/>
                  <w:rPrChange w:id="3385" w:author="Pan, Zhemin" w:date="2025-12-13T13:26:00Z" w16du:dateUtc="2025-12-13T05:26:00Z">
                    <w:rPr>
                      <w:rFonts w:ascii="Times New Roman" w:eastAsia="等线" w:hAnsi="Times New Roman"/>
                      <w:color w:val="auto"/>
                    </w:rPr>
                  </w:rPrChange>
                </w:rPr>
                <w:delText>xx</w:delText>
              </w:r>
            </w:del>
          </w:p>
        </w:tc>
        <w:tc>
          <w:tcPr>
            <w:tcW w:w="714" w:type="dxa"/>
            <w:tcBorders>
              <w:top w:val="nil"/>
              <w:left w:val="nil"/>
              <w:bottom w:val="nil"/>
              <w:right w:val="nil"/>
            </w:tcBorders>
            <w:vAlign w:val="center"/>
          </w:tcPr>
          <w:p w14:paraId="1CA9EF72" w14:textId="4F006FED" w:rsidR="0084693A" w:rsidRPr="00FD35A8" w:rsidDel="00FE5D2C" w:rsidRDefault="00246B30" w:rsidP="006921A2">
            <w:pPr>
              <w:widowControl/>
              <w:jc w:val="center"/>
              <w:rPr>
                <w:del w:id="3386" w:author="Yali Chen" w:date="2025-12-18T10:50:00Z" w16du:dateUtc="2025-12-18T02:50:00Z"/>
                <w:rFonts w:ascii="Times New Roman" w:hAnsi="Times New Roman"/>
                <w:strike/>
                <w:color w:val="auto"/>
                <w:rPrChange w:id="3387" w:author="Pan, Zhemin" w:date="2025-12-13T13:26:00Z" w16du:dateUtc="2025-12-13T05:26:00Z">
                  <w:rPr>
                    <w:del w:id="3388" w:author="Yali Chen" w:date="2025-12-18T10:50:00Z" w16du:dateUtc="2025-12-18T02:50:00Z"/>
                    <w:rFonts w:ascii="Times New Roman" w:hAnsi="Times New Roman"/>
                    <w:color w:val="auto"/>
                  </w:rPr>
                </w:rPrChange>
              </w:rPr>
            </w:pPr>
            <w:del w:id="3389" w:author="Yali Chen" w:date="2025-12-18T10:50:00Z" w16du:dateUtc="2025-12-18T02:50:00Z">
              <w:r w:rsidRPr="00FD35A8" w:rsidDel="00FE5D2C">
                <w:rPr>
                  <w:rFonts w:ascii="Times New Roman" w:eastAsia="等线" w:hAnsi="Times New Roman"/>
                  <w:strike/>
                  <w:color w:val="auto"/>
                  <w:rPrChange w:id="3390" w:author="Pan, Zhemin" w:date="2025-12-13T13:26:00Z" w16du:dateUtc="2025-12-13T05:26:00Z">
                    <w:rPr>
                      <w:rFonts w:ascii="Times New Roman" w:eastAsia="等线" w:hAnsi="Times New Roman"/>
                      <w:color w:val="auto"/>
                    </w:rPr>
                  </w:rPrChange>
                </w:rPr>
                <w:delText>x</w:delText>
              </w:r>
              <w:r w:rsidR="0084693A" w:rsidRPr="00FD35A8" w:rsidDel="00FE5D2C">
                <w:rPr>
                  <w:rFonts w:ascii="Times New Roman" w:eastAsia="等线" w:hAnsi="Times New Roman"/>
                  <w:strike/>
                  <w:color w:val="auto"/>
                  <w:rPrChange w:id="3391" w:author="Pan, Zhemin" w:date="2025-12-13T13:26:00Z" w16du:dateUtc="2025-12-13T05:26:00Z">
                    <w:rPr>
                      <w:rFonts w:ascii="Times New Roman" w:eastAsia="等线" w:hAnsi="Times New Roman"/>
                      <w:color w:val="auto"/>
                    </w:rPr>
                  </w:rPrChange>
                </w:rPr>
                <w:delText>x*</w:delText>
              </w:r>
            </w:del>
          </w:p>
        </w:tc>
        <w:tc>
          <w:tcPr>
            <w:tcW w:w="2584" w:type="dxa"/>
            <w:tcBorders>
              <w:top w:val="nil"/>
              <w:left w:val="nil"/>
              <w:bottom w:val="nil"/>
              <w:right w:val="nil"/>
            </w:tcBorders>
            <w:vAlign w:val="center"/>
          </w:tcPr>
          <w:p w14:paraId="3E53A34F" w14:textId="559844D0" w:rsidR="0084693A" w:rsidRPr="00FD35A8" w:rsidDel="00FE5D2C" w:rsidRDefault="0084693A" w:rsidP="006921A2">
            <w:pPr>
              <w:widowControl/>
              <w:jc w:val="center"/>
              <w:rPr>
                <w:del w:id="3392" w:author="Yali Chen" w:date="2025-12-18T10:50:00Z" w16du:dateUtc="2025-12-18T02:50:00Z"/>
                <w:rFonts w:ascii="Times New Roman" w:hAnsi="Times New Roman"/>
                <w:strike/>
                <w:color w:val="auto"/>
                <w:lang w:eastAsia="zh-CN"/>
                <w:rPrChange w:id="3393" w:author="Pan, Zhemin" w:date="2025-12-13T13:26:00Z" w16du:dateUtc="2025-12-13T05:26:00Z">
                  <w:rPr>
                    <w:del w:id="3394" w:author="Yali Chen" w:date="2025-12-18T10:50:00Z" w16du:dateUtc="2025-12-18T02:50:00Z"/>
                    <w:rFonts w:ascii="Times New Roman" w:hAnsi="Times New Roman"/>
                    <w:color w:val="auto"/>
                    <w:lang w:eastAsia="zh-CN"/>
                  </w:rPr>
                </w:rPrChange>
              </w:rPr>
            </w:pPr>
            <w:del w:id="3395" w:author="Yali Chen" w:date="2025-12-18T10:50:00Z" w16du:dateUtc="2025-12-18T02:50:00Z">
              <w:r w:rsidRPr="00FD35A8" w:rsidDel="00FE5D2C">
                <w:rPr>
                  <w:rFonts w:ascii="Times New Roman" w:eastAsia="等线" w:hAnsi="Times New Roman"/>
                  <w:strike/>
                  <w:color w:val="auto"/>
                  <w:rPrChange w:id="3396" w:author="Pan, Zhemin" w:date="2025-12-13T13:26:00Z" w16du:dateUtc="2025-12-13T05:26:00Z">
                    <w:rPr>
                      <w:rFonts w:ascii="Times New Roman" w:eastAsia="等线" w:hAnsi="Times New Roman"/>
                      <w:color w:val="auto"/>
                    </w:rPr>
                  </w:rPrChange>
                </w:rPr>
                <w:delText>xx</w:delText>
              </w:r>
            </w:del>
          </w:p>
        </w:tc>
      </w:tr>
      <w:tr w:rsidR="0084693A" w:rsidRPr="00FD35A8" w:rsidDel="00FE5D2C" w14:paraId="3EA2CFC4" w14:textId="393D3B22" w:rsidTr="0084693A">
        <w:trPr>
          <w:trHeight w:val="270"/>
          <w:del w:id="3397" w:author="Yali Chen" w:date="2025-12-18T10:50:00Z"/>
        </w:trPr>
        <w:tc>
          <w:tcPr>
            <w:tcW w:w="2415" w:type="dxa"/>
            <w:tcBorders>
              <w:top w:val="nil"/>
              <w:left w:val="nil"/>
              <w:bottom w:val="nil"/>
              <w:right w:val="nil"/>
            </w:tcBorders>
            <w:vAlign w:val="center"/>
          </w:tcPr>
          <w:p w14:paraId="67E83A10" w14:textId="68E9B8D4" w:rsidR="0084693A" w:rsidRPr="00FD35A8" w:rsidDel="00FE5D2C" w:rsidRDefault="0084693A" w:rsidP="006921A2">
            <w:pPr>
              <w:widowControl/>
              <w:jc w:val="center"/>
              <w:rPr>
                <w:del w:id="3398" w:author="Yali Chen" w:date="2025-12-18T10:50:00Z" w16du:dateUtc="2025-12-18T02:50:00Z"/>
                <w:rFonts w:ascii="Times New Roman" w:hAnsi="Times New Roman"/>
                <w:strike/>
                <w:color w:val="auto"/>
                <w:lang w:eastAsia="zh-CN"/>
                <w:rPrChange w:id="3399" w:author="Pan, Zhemin" w:date="2025-12-13T13:26:00Z" w16du:dateUtc="2025-12-13T05:26:00Z">
                  <w:rPr>
                    <w:del w:id="3400" w:author="Yali Chen" w:date="2025-12-18T10:50:00Z" w16du:dateUtc="2025-12-18T02:50:00Z"/>
                    <w:rFonts w:ascii="Times New Roman" w:hAnsi="Times New Roman"/>
                    <w:color w:val="auto"/>
                    <w:lang w:eastAsia="zh-CN"/>
                  </w:rPr>
                </w:rPrChange>
              </w:rPr>
            </w:pPr>
            <w:del w:id="3401" w:author="Yali Chen" w:date="2025-12-18T10:50:00Z" w16du:dateUtc="2025-12-18T02:50:00Z">
              <w:r w:rsidRPr="00FD35A8" w:rsidDel="00FE5D2C">
                <w:rPr>
                  <w:rFonts w:ascii="Times New Roman" w:eastAsia="等线" w:hAnsi="Times New Roman"/>
                  <w:strike/>
                  <w:color w:val="auto"/>
                  <w:rPrChange w:id="3402" w:author="Pan, Zhemin" w:date="2025-12-13T13:26:00Z" w16du:dateUtc="2025-12-13T05:26:00Z">
                    <w:rPr>
                      <w:rFonts w:ascii="Times New Roman" w:eastAsia="等线" w:hAnsi="Times New Roman"/>
                      <w:color w:val="auto"/>
                    </w:rPr>
                  </w:rPrChange>
                </w:rPr>
                <w:delText>E0001002</w:delText>
              </w:r>
            </w:del>
          </w:p>
        </w:tc>
        <w:tc>
          <w:tcPr>
            <w:tcW w:w="1194" w:type="dxa"/>
            <w:tcBorders>
              <w:top w:val="nil"/>
              <w:left w:val="nil"/>
              <w:bottom w:val="nil"/>
              <w:right w:val="nil"/>
            </w:tcBorders>
            <w:vAlign w:val="center"/>
          </w:tcPr>
          <w:p w14:paraId="53086B20" w14:textId="5069A7A0" w:rsidR="0084693A" w:rsidRPr="00FD35A8" w:rsidDel="00FE5D2C" w:rsidRDefault="0084693A" w:rsidP="006921A2">
            <w:pPr>
              <w:widowControl/>
              <w:jc w:val="center"/>
              <w:rPr>
                <w:del w:id="3403" w:author="Yali Chen" w:date="2025-12-18T10:50:00Z" w16du:dateUtc="2025-12-18T02:50:00Z"/>
                <w:rFonts w:ascii="Times New Roman" w:hAnsi="Times New Roman"/>
                <w:strike/>
                <w:color w:val="auto"/>
                <w:lang w:eastAsia="ja-JP"/>
                <w:rPrChange w:id="3404" w:author="Pan, Zhemin" w:date="2025-12-13T13:26:00Z" w16du:dateUtc="2025-12-13T05:26:00Z">
                  <w:rPr>
                    <w:del w:id="3405" w:author="Yali Chen" w:date="2025-12-18T10:50:00Z" w16du:dateUtc="2025-12-18T02:50:00Z"/>
                    <w:rFonts w:ascii="Times New Roman" w:hAnsi="Times New Roman"/>
                    <w:color w:val="auto"/>
                    <w:lang w:eastAsia="ja-JP"/>
                  </w:rPr>
                </w:rPrChange>
              </w:rPr>
            </w:pPr>
            <w:del w:id="3406" w:author="Yali Chen" w:date="2025-12-18T10:50:00Z" w16du:dateUtc="2025-12-18T02:50:00Z">
              <w:r w:rsidRPr="00FD35A8" w:rsidDel="00FE5D2C">
                <w:rPr>
                  <w:rFonts w:ascii="Times New Roman" w:eastAsia="等线" w:hAnsi="Times New Roman"/>
                  <w:strike/>
                  <w:color w:val="auto"/>
                  <w:rPrChange w:id="3407" w:author="Pan, Zhemin" w:date="2025-12-13T13:26:00Z" w16du:dateUtc="2025-12-13T05:26:00Z">
                    <w:rPr>
                      <w:rFonts w:ascii="Times New Roman" w:eastAsia="等线" w:hAnsi="Times New Roman"/>
                      <w:color w:val="auto"/>
                    </w:rPr>
                  </w:rPrChange>
                </w:rPr>
                <w:delText>IIM</w:delText>
              </w:r>
            </w:del>
          </w:p>
        </w:tc>
        <w:tc>
          <w:tcPr>
            <w:tcW w:w="1590" w:type="dxa"/>
            <w:tcBorders>
              <w:top w:val="nil"/>
              <w:left w:val="nil"/>
              <w:bottom w:val="nil"/>
              <w:right w:val="nil"/>
            </w:tcBorders>
            <w:vAlign w:val="center"/>
          </w:tcPr>
          <w:p w14:paraId="0502995F" w14:textId="2985AE07" w:rsidR="0084693A" w:rsidRPr="00FD35A8" w:rsidDel="00FE5D2C" w:rsidRDefault="0084693A" w:rsidP="006921A2">
            <w:pPr>
              <w:widowControl/>
              <w:jc w:val="center"/>
              <w:rPr>
                <w:del w:id="3408" w:author="Yali Chen" w:date="2025-12-18T10:50:00Z" w16du:dateUtc="2025-12-18T02:50:00Z"/>
                <w:rFonts w:ascii="Times New Roman" w:hAnsi="Times New Roman"/>
                <w:strike/>
                <w:color w:val="auto"/>
                <w:lang w:eastAsia="ja-JP"/>
                <w:rPrChange w:id="3409" w:author="Pan, Zhemin" w:date="2025-12-13T13:26:00Z" w16du:dateUtc="2025-12-13T05:26:00Z">
                  <w:rPr>
                    <w:del w:id="3410" w:author="Yali Chen" w:date="2025-12-18T10:50:00Z" w16du:dateUtc="2025-12-18T02:50:00Z"/>
                    <w:rFonts w:ascii="Times New Roman" w:hAnsi="Times New Roman"/>
                    <w:color w:val="auto"/>
                    <w:lang w:eastAsia="ja-JP"/>
                  </w:rPr>
                </w:rPrChange>
              </w:rPr>
            </w:pPr>
            <w:del w:id="3411" w:author="Yali Chen" w:date="2025-12-18T10:50:00Z" w16du:dateUtc="2025-12-18T02:50:00Z">
              <w:r w:rsidRPr="00FD35A8" w:rsidDel="00FE5D2C">
                <w:rPr>
                  <w:rFonts w:ascii="Times New Roman" w:eastAsia="等线" w:hAnsi="Times New Roman"/>
                  <w:strike/>
                  <w:color w:val="auto"/>
                  <w:rPrChange w:id="3412" w:author="Pan, Zhemin" w:date="2025-12-13T13:26:00Z" w16du:dateUtc="2025-12-13T05:26:00Z">
                    <w:rPr>
                      <w:rFonts w:ascii="Times New Roman" w:eastAsia="等线" w:hAnsi="Times New Roman"/>
                      <w:color w:val="auto"/>
                    </w:rPr>
                  </w:rPrChange>
                </w:rPr>
                <w:delText>xx (unit)</w:delText>
              </w:r>
            </w:del>
          </w:p>
        </w:tc>
        <w:tc>
          <w:tcPr>
            <w:tcW w:w="1369" w:type="dxa"/>
            <w:tcBorders>
              <w:top w:val="nil"/>
              <w:left w:val="nil"/>
              <w:bottom w:val="nil"/>
              <w:right w:val="nil"/>
            </w:tcBorders>
            <w:vAlign w:val="center"/>
          </w:tcPr>
          <w:p w14:paraId="4FC296D2" w14:textId="19989F9D" w:rsidR="0084693A" w:rsidRPr="00FD35A8" w:rsidDel="00FE5D2C" w:rsidRDefault="0084693A" w:rsidP="006921A2">
            <w:pPr>
              <w:widowControl/>
              <w:jc w:val="center"/>
              <w:rPr>
                <w:del w:id="3413" w:author="Yali Chen" w:date="2025-12-18T10:50:00Z" w16du:dateUtc="2025-12-18T02:50:00Z"/>
                <w:rFonts w:ascii="Times New Roman" w:hAnsi="Times New Roman"/>
                <w:strike/>
                <w:color w:val="auto"/>
                <w:lang w:eastAsia="zh-CN"/>
                <w:rPrChange w:id="3414" w:author="Pan, Zhemin" w:date="2025-12-13T13:26:00Z" w16du:dateUtc="2025-12-13T05:26:00Z">
                  <w:rPr>
                    <w:del w:id="3415" w:author="Yali Chen" w:date="2025-12-18T10:50:00Z" w16du:dateUtc="2025-12-18T02:50:00Z"/>
                    <w:rFonts w:ascii="Times New Roman" w:hAnsi="Times New Roman"/>
                    <w:color w:val="auto"/>
                    <w:lang w:eastAsia="zh-CN"/>
                  </w:rPr>
                </w:rPrChange>
              </w:rPr>
            </w:pPr>
            <w:del w:id="3416" w:author="Yali Chen" w:date="2025-12-18T10:50:00Z" w16du:dateUtc="2025-12-18T02:50:00Z">
              <w:r w:rsidRPr="00FD35A8" w:rsidDel="00FE5D2C">
                <w:rPr>
                  <w:rFonts w:ascii="Times New Roman" w:eastAsia="等线" w:hAnsi="Times New Roman"/>
                  <w:strike/>
                  <w:color w:val="auto"/>
                  <w:rPrChange w:id="3417" w:author="Pan, Zhemin" w:date="2025-12-13T13:26:00Z" w16du:dateUtc="2025-12-13T05:26:00Z">
                    <w:rPr>
                      <w:rFonts w:ascii="Times New Roman" w:eastAsia="等线" w:hAnsi="Times New Roman"/>
                      <w:color w:val="auto"/>
                    </w:rPr>
                  </w:rPrChange>
                </w:rPr>
                <w:delText>Y</w:delText>
              </w:r>
            </w:del>
          </w:p>
        </w:tc>
        <w:tc>
          <w:tcPr>
            <w:tcW w:w="1573" w:type="dxa"/>
            <w:tcBorders>
              <w:top w:val="nil"/>
              <w:left w:val="nil"/>
              <w:bottom w:val="nil"/>
              <w:right w:val="nil"/>
            </w:tcBorders>
            <w:vAlign w:val="center"/>
          </w:tcPr>
          <w:p w14:paraId="7720D0CD" w14:textId="434AAC27" w:rsidR="0084693A" w:rsidRPr="00FD35A8" w:rsidDel="00FE5D2C" w:rsidRDefault="0084693A" w:rsidP="006921A2">
            <w:pPr>
              <w:widowControl/>
              <w:jc w:val="center"/>
              <w:rPr>
                <w:del w:id="3418" w:author="Yali Chen" w:date="2025-12-18T10:50:00Z" w16du:dateUtc="2025-12-18T02:50:00Z"/>
                <w:rFonts w:ascii="Times New Roman" w:hAnsi="Times New Roman"/>
                <w:strike/>
                <w:color w:val="auto"/>
                <w:lang w:eastAsia="ja-JP"/>
                <w:rPrChange w:id="3419" w:author="Pan, Zhemin" w:date="2025-12-13T13:26:00Z" w16du:dateUtc="2025-12-13T05:26:00Z">
                  <w:rPr>
                    <w:del w:id="3420" w:author="Yali Chen" w:date="2025-12-18T10:50:00Z" w16du:dateUtc="2025-12-18T02:50:00Z"/>
                    <w:rFonts w:ascii="Times New Roman" w:hAnsi="Times New Roman"/>
                    <w:color w:val="auto"/>
                    <w:lang w:eastAsia="ja-JP"/>
                  </w:rPr>
                </w:rPrChange>
              </w:rPr>
            </w:pPr>
            <w:del w:id="3421" w:author="Yali Chen" w:date="2025-12-18T10:50:00Z" w16du:dateUtc="2025-12-18T02:50:00Z">
              <w:r w:rsidRPr="00FD35A8" w:rsidDel="00FE5D2C">
                <w:rPr>
                  <w:rFonts w:ascii="Times New Roman" w:eastAsia="等线" w:hAnsi="Times New Roman"/>
                  <w:strike/>
                  <w:color w:val="auto"/>
                  <w:rPrChange w:id="3422" w:author="Pan, Zhemin" w:date="2025-12-13T13:26:00Z" w16du:dateUtc="2025-12-13T05:26:00Z">
                    <w:rPr>
                      <w:rFonts w:ascii="Times New Roman" w:eastAsia="等线" w:hAnsi="Times New Roman"/>
                      <w:color w:val="auto"/>
                    </w:rPr>
                  </w:rPrChange>
                </w:rPr>
                <w:delText>xx</w:delText>
              </w:r>
            </w:del>
          </w:p>
        </w:tc>
        <w:tc>
          <w:tcPr>
            <w:tcW w:w="1401" w:type="dxa"/>
            <w:tcBorders>
              <w:top w:val="nil"/>
              <w:left w:val="nil"/>
              <w:bottom w:val="nil"/>
              <w:right w:val="nil"/>
            </w:tcBorders>
            <w:vAlign w:val="center"/>
          </w:tcPr>
          <w:p w14:paraId="66590CDF" w14:textId="02091298" w:rsidR="0084693A" w:rsidRPr="00FD35A8" w:rsidDel="00FE5D2C" w:rsidRDefault="0084693A" w:rsidP="006921A2">
            <w:pPr>
              <w:widowControl/>
              <w:jc w:val="center"/>
              <w:rPr>
                <w:del w:id="3423" w:author="Yali Chen" w:date="2025-12-18T10:50:00Z" w16du:dateUtc="2025-12-18T02:50:00Z"/>
                <w:rFonts w:ascii="Times New Roman" w:hAnsi="Times New Roman"/>
                <w:strike/>
                <w:color w:val="auto"/>
                <w:lang w:eastAsia="zh-CN"/>
                <w:rPrChange w:id="3424" w:author="Pan, Zhemin" w:date="2025-12-13T13:26:00Z" w16du:dateUtc="2025-12-13T05:26:00Z">
                  <w:rPr>
                    <w:del w:id="3425" w:author="Yali Chen" w:date="2025-12-18T10:50:00Z" w16du:dateUtc="2025-12-18T02:50:00Z"/>
                    <w:rFonts w:ascii="Times New Roman" w:hAnsi="Times New Roman"/>
                    <w:color w:val="auto"/>
                    <w:lang w:eastAsia="zh-CN"/>
                  </w:rPr>
                </w:rPrChange>
              </w:rPr>
            </w:pPr>
            <w:del w:id="3426" w:author="Yali Chen" w:date="2025-12-18T10:50:00Z" w16du:dateUtc="2025-12-18T02:50:00Z">
              <w:r w:rsidRPr="00FD35A8" w:rsidDel="00FE5D2C">
                <w:rPr>
                  <w:rFonts w:ascii="Times New Roman" w:eastAsia="等线" w:hAnsi="Times New Roman"/>
                  <w:strike/>
                  <w:color w:val="auto"/>
                  <w:rPrChange w:id="3427" w:author="Pan, Zhemin" w:date="2025-12-13T13:26:00Z" w16du:dateUtc="2025-12-13T05:26:00Z">
                    <w:rPr>
                      <w:rFonts w:ascii="Times New Roman" w:eastAsia="等线" w:hAnsi="Times New Roman"/>
                      <w:color w:val="auto"/>
                    </w:rPr>
                  </w:rPrChange>
                </w:rPr>
                <w:delText>xx</w:delText>
              </w:r>
            </w:del>
          </w:p>
        </w:tc>
        <w:tc>
          <w:tcPr>
            <w:tcW w:w="714" w:type="dxa"/>
            <w:tcBorders>
              <w:top w:val="nil"/>
              <w:left w:val="nil"/>
              <w:bottom w:val="nil"/>
              <w:right w:val="nil"/>
            </w:tcBorders>
            <w:vAlign w:val="center"/>
          </w:tcPr>
          <w:p w14:paraId="014FC5F2" w14:textId="7199147A" w:rsidR="0084693A" w:rsidRPr="00FD35A8" w:rsidDel="00FE5D2C" w:rsidRDefault="0084693A" w:rsidP="006921A2">
            <w:pPr>
              <w:widowControl/>
              <w:jc w:val="center"/>
              <w:rPr>
                <w:del w:id="3428" w:author="Yali Chen" w:date="2025-12-18T10:50:00Z" w16du:dateUtc="2025-12-18T02:50:00Z"/>
                <w:rFonts w:ascii="Times New Roman" w:hAnsi="Times New Roman"/>
                <w:strike/>
                <w:color w:val="auto"/>
                <w:lang w:eastAsia="zh-CN"/>
                <w:rPrChange w:id="3429" w:author="Pan, Zhemin" w:date="2025-12-13T13:26:00Z" w16du:dateUtc="2025-12-13T05:26:00Z">
                  <w:rPr>
                    <w:del w:id="3430" w:author="Yali Chen" w:date="2025-12-18T10:50:00Z" w16du:dateUtc="2025-12-18T02:50:00Z"/>
                    <w:rFonts w:ascii="Times New Roman" w:hAnsi="Times New Roman"/>
                    <w:color w:val="auto"/>
                    <w:lang w:eastAsia="zh-CN"/>
                  </w:rPr>
                </w:rPrChange>
              </w:rPr>
            </w:pPr>
            <w:del w:id="3431" w:author="Yali Chen" w:date="2025-12-18T10:50:00Z" w16du:dateUtc="2025-12-18T02:50:00Z">
              <w:r w:rsidRPr="00FD35A8" w:rsidDel="00FE5D2C">
                <w:rPr>
                  <w:rFonts w:ascii="Times New Roman" w:eastAsia="等线" w:hAnsi="Times New Roman"/>
                  <w:strike/>
                  <w:color w:val="auto"/>
                  <w:rPrChange w:id="3432" w:author="Pan, Zhemin" w:date="2025-12-13T13:26:00Z" w16du:dateUtc="2025-12-13T05:26:00Z">
                    <w:rPr>
                      <w:rFonts w:ascii="Times New Roman" w:eastAsia="等线" w:hAnsi="Times New Roman"/>
                      <w:color w:val="auto"/>
                    </w:rPr>
                  </w:rPrChange>
                </w:rPr>
                <w:delText>xx</w:delText>
              </w:r>
            </w:del>
          </w:p>
        </w:tc>
        <w:tc>
          <w:tcPr>
            <w:tcW w:w="714" w:type="dxa"/>
            <w:tcBorders>
              <w:top w:val="nil"/>
              <w:left w:val="nil"/>
              <w:bottom w:val="nil"/>
              <w:right w:val="nil"/>
            </w:tcBorders>
            <w:vAlign w:val="center"/>
          </w:tcPr>
          <w:p w14:paraId="6C697CD9" w14:textId="3AD525D8" w:rsidR="0084693A" w:rsidRPr="00FD35A8" w:rsidDel="00FE5D2C" w:rsidRDefault="0084693A" w:rsidP="006921A2">
            <w:pPr>
              <w:widowControl/>
              <w:jc w:val="center"/>
              <w:rPr>
                <w:del w:id="3433" w:author="Yali Chen" w:date="2025-12-18T10:50:00Z" w16du:dateUtc="2025-12-18T02:50:00Z"/>
                <w:rFonts w:ascii="Times New Roman" w:hAnsi="Times New Roman"/>
                <w:strike/>
                <w:color w:val="auto"/>
                <w:lang w:eastAsia="zh-CN"/>
                <w:rPrChange w:id="3434" w:author="Pan, Zhemin" w:date="2025-12-13T13:26:00Z" w16du:dateUtc="2025-12-13T05:26:00Z">
                  <w:rPr>
                    <w:del w:id="3435" w:author="Yali Chen" w:date="2025-12-18T10:50:00Z" w16du:dateUtc="2025-12-18T02:50:00Z"/>
                    <w:rFonts w:ascii="Times New Roman" w:hAnsi="Times New Roman"/>
                    <w:color w:val="auto"/>
                    <w:lang w:eastAsia="zh-CN"/>
                  </w:rPr>
                </w:rPrChange>
              </w:rPr>
            </w:pPr>
            <w:del w:id="3436" w:author="Yali Chen" w:date="2025-12-18T10:50:00Z" w16du:dateUtc="2025-12-18T02:50:00Z">
              <w:r w:rsidRPr="00FD35A8" w:rsidDel="00FE5D2C">
                <w:rPr>
                  <w:rFonts w:ascii="Times New Roman" w:eastAsia="等线" w:hAnsi="Times New Roman"/>
                  <w:strike/>
                  <w:color w:val="auto"/>
                  <w:rPrChange w:id="3437" w:author="Pan, Zhemin" w:date="2025-12-13T13:26:00Z" w16du:dateUtc="2025-12-13T05:26:00Z">
                    <w:rPr>
                      <w:rFonts w:ascii="Times New Roman" w:eastAsia="等线" w:hAnsi="Times New Roman"/>
                      <w:color w:val="auto"/>
                    </w:rPr>
                  </w:rPrChange>
                </w:rPr>
                <w:delText>xx</w:delText>
              </w:r>
            </w:del>
          </w:p>
        </w:tc>
        <w:tc>
          <w:tcPr>
            <w:tcW w:w="2584" w:type="dxa"/>
            <w:tcBorders>
              <w:top w:val="nil"/>
              <w:left w:val="nil"/>
              <w:bottom w:val="nil"/>
              <w:right w:val="nil"/>
            </w:tcBorders>
            <w:vAlign w:val="center"/>
          </w:tcPr>
          <w:p w14:paraId="25E789EB" w14:textId="58DD34BE" w:rsidR="0084693A" w:rsidRPr="00FD35A8" w:rsidDel="00FE5D2C" w:rsidRDefault="0084693A" w:rsidP="006921A2">
            <w:pPr>
              <w:widowControl/>
              <w:jc w:val="center"/>
              <w:rPr>
                <w:del w:id="3438" w:author="Yali Chen" w:date="2025-12-18T10:50:00Z" w16du:dateUtc="2025-12-18T02:50:00Z"/>
                <w:rFonts w:ascii="Times New Roman" w:hAnsi="Times New Roman"/>
                <w:strike/>
                <w:color w:val="auto"/>
                <w:lang w:eastAsia="zh-CN"/>
                <w:rPrChange w:id="3439" w:author="Pan, Zhemin" w:date="2025-12-13T13:26:00Z" w16du:dateUtc="2025-12-13T05:26:00Z">
                  <w:rPr>
                    <w:del w:id="3440" w:author="Yali Chen" w:date="2025-12-18T10:50:00Z" w16du:dateUtc="2025-12-18T02:50:00Z"/>
                    <w:rFonts w:ascii="Times New Roman" w:hAnsi="Times New Roman"/>
                    <w:color w:val="auto"/>
                    <w:lang w:eastAsia="zh-CN"/>
                  </w:rPr>
                </w:rPrChange>
              </w:rPr>
            </w:pPr>
            <w:del w:id="3441" w:author="Yali Chen" w:date="2025-12-18T10:50:00Z" w16du:dateUtc="2025-12-18T02:50:00Z">
              <w:r w:rsidRPr="00FD35A8" w:rsidDel="00FE5D2C">
                <w:rPr>
                  <w:rFonts w:ascii="Times New Roman" w:eastAsia="等线" w:hAnsi="Times New Roman"/>
                  <w:strike/>
                  <w:color w:val="auto"/>
                  <w:rPrChange w:id="3442" w:author="Pan, Zhemin" w:date="2025-12-13T13:26:00Z" w16du:dateUtc="2025-12-13T05:26:00Z">
                    <w:rPr>
                      <w:rFonts w:ascii="Times New Roman" w:eastAsia="等线" w:hAnsi="Times New Roman"/>
                      <w:color w:val="auto"/>
                    </w:rPr>
                  </w:rPrChange>
                </w:rPr>
                <w:delText>xx</w:delText>
              </w:r>
            </w:del>
          </w:p>
        </w:tc>
      </w:tr>
      <w:tr w:rsidR="0084693A" w:rsidRPr="00FD35A8" w:rsidDel="00FE5D2C" w14:paraId="3F44713D" w14:textId="700957ED" w:rsidTr="0084693A">
        <w:trPr>
          <w:trHeight w:val="288"/>
          <w:del w:id="3443" w:author="Yali Chen" w:date="2025-12-18T10:50:00Z"/>
        </w:trPr>
        <w:tc>
          <w:tcPr>
            <w:tcW w:w="2415" w:type="dxa"/>
            <w:tcBorders>
              <w:top w:val="nil"/>
              <w:left w:val="nil"/>
              <w:bottom w:val="nil"/>
              <w:right w:val="nil"/>
            </w:tcBorders>
            <w:vAlign w:val="center"/>
          </w:tcPr>
          <w:p w14:paraId="0709726A" w14:textId="45F65D29" w:rsidR="0084693A" w:rsidRPr="00FD35A8" w:rsidDel="00FE5D2C" w:rsidRDefault="0084693A" w:rsidP="006921A2">
            <w:pPr>
              <w:widowControl/>
              <w:jc w:val="center"/>
              <w:rPr>
                <w:del w:id="3444" w:author="Yali Chen" w:date="2025-12-18T10:50:00Z" w16du:dateUtc="2025-12-18T02:50:00Z"/>
                <w:rFonts w:ascii="Times New Roman" w:hAnsi="Times New Roman"/>
                <w:strike/>
                <w:color w:val="auto"/>
                <w:lang w:eastAsia="zh-CN"/>
                <w:rPrChange w:id="3445" w:author="Pan, Zhemin" w:date="2025-12-13T13:26:00Z" w16du:dateUtc="2025-12-13T05:26:00Z">
                  <w:rPr>
                    <w:del w:id="3446" w:author="Yali Chen" w:date="2025-12-18T10:50:00Z" w16du:dateUtc="2025-12-18T02:50:00Z"/>
                    <w:rFonts w:ascii="Times New Roman" w:hAnsi="Times New Roman"/>
                    <w:color w:val="auto"/>
                    <w:lang w:eastAsia="zh-CN"/>
                  </w:rPr>
                </w:rPrChange>
              </w:rPr>
            </w:pPr>
            <w:del w:id="3447" w:author="Yali Chen" w:date="2025-12-18T10:50:00Z" w16du:dateUtc="2025-12-18T02:50:00Z">
              <w:r w:rsidRPr="00FD35A8" w:rsidDel="00FE5D2C">
                <w:rPr>
                  <w:rFonts w:ascii="Times New Roman" w:eastAsia="等线" w:hAnsi="Times New Roman"/>
                  <w:strike/>
                  <w:color w:val="auto"/>
                  <w:rPrChange w:id="3448" w:author="Pan, Zhemin" w:date="2025-12-13T13:26:00Z" w16du:dateUtc="2025-12-13T05:26:00Z">
                    <w:rPr>
                      <w:rFonts w:ascii="Times New Roman" w:eastAsia="等线" w:hAnsi="Times New Roman"/>
                      <w:color w:val="auto"/>
                    </w:rPr>
                  </w:rPrChange>
                </w:rPr>
                <w:delText>E0001003</w:delText>
              </w:r>
            </w:del>
          </w:p>
        </w:tc>
        <w:tc>
          <w:tcPr>
            <w:tcW w:w="1194" w:type="dxa"/>
            <w:tcBorders>
              <w:top w:val="nil"/>
              <w:left w:val="nil"/>
              <w:bottom w:val="nil"/>
              <w:right w:val="nil"/>
            </w:tcBorders>
            <w:vAlign w:val="center"/>
          </w:tcPr>
          <w:p w14:paraId="107708AE" w14:textId="7856B7E5" w:rsidR="0084693A" w:rsidRPr="00FD35A8" w:rsidDel="00FE5D2C" w:rsidRDefault="0084693A" w:rsidP="006921A2">
            <w:pPr>
              <w:widowControl/>
              <w:jc w:val="center"/>
              <w:rPr>
                <w:del w:id="3449" w:author="Yali Chen" w:date="2025-12-18T10:50:00Z" w16du:dateUtc="2025-12-18T02:50:00Z"/>
                <w:rFonts w:ascii="Times New Roman" w:hAnsi="Times New Roman"/>
                <w:strike/>
                <w:color w:val="auto"/>
                <w:lang w:eastAsia="ja-JP"/>
                <w:rPrChange w:id="3450" w:author="Pan, Zhemin" w:date="2025-12-13T13:26:00Z" w16du:dateUtc="2025-12-13T05:26:00Z">
                  <w:rPr>
                    <w:del w:id="3451" w:author="Yali Chen" w:date="2025-12-18T10:50:00Z" w16du:dateUtc="2025-12-18T02:50:00Z"/>
                    <w:rFonts w:ascii="Times New Roman" w:hAnsi="Times New Roman"/>
                    <w:color w:val="auto"/>
                    <w:lang w:eastAsia="ja-JP"/>
                  </w:rPr>
                </w:rPrChange>
              </w:rPr>
            </w:pPr>
            <w:del w:id="3452" w:author="Yali Chen" w:date="2025-12-18T10:50:00Z" w16du:dateUtc="2025-12-18T02:50:00Z">
              <w:r w:rsidRPr="00FD35A8" w:rsidDel="00FE5D2C">
                <w:rPr>
                  <w:rFonts w:ascii="Times New Roman" w:eastAsia="等线" w:hAnsi="Times New Roman"/>
                  <w:strike/>
                  <w:color w:val="auto"/>
                  <w:rPrChange w:id="3453" w:author="Pan, Zhemin" w:date="2025-12-13T13:26:00Z" w16du:dateUtc="2025-12-13T05:26:00Z">
                    <w:rPr>
                      <w:rFonts w:ascii="Times New Roman" w:eastAsia="等线" w:hAnsi="Times New Roman"/>
                      <w:color w:val="auto"/>
                    </w:rPr>
                  </w:rPrChange>
                </w:rPr>
                <w:delText>IIM</w:delText>
              </w:r>
            </w:del>
          </w:p>
        </w:tc>
        <w:tc>
          <w:tcPr>
            <w:tcW w:w="1590" w:type="dxa"/>
            <w:tcBorders>
              <w:top w:val="nil"/>
              <w:left w:val="nil"/>
              <w:bottom w:val="nil"/>
              <w:right w:val="nil"/>
            </w:tcBorders>
            <w:vAlign w:val="center"/>
          </w:tcPr>
          <w:p w14:paraId="4194A938" w14:textId="0A695D1E" w:rsidR="0084693A" w:rsidRPr="00FD35A8" w:rsidDel="00FE5D2C" w:rsidRDefault="0084693A" w:rsidP="006921A2">
            <w:pPr>
              <w:widowControl/>
              <w:jc w:val="center"/>
              <w:rPr>
                <w:del w:id="3454" w:author="Yali Chen" w:date="2025-12-18T10:50:00Z" w16du:dateUtc="2025-12-18T02:50:00Z"/>
                <w:rFonts w:ascii="Times New Roman" w:hAnsi="Times New Roman"/>
                <w:strike/>
                <w:color w:val="auto"/>
                <w:lang w:eastAsia="ja-JP"/>
                <w:rPrChange w:id="3455" w:author="Pan, Zhemin" w:date="2025-12-13T13:26:00Z" w16du:dateUtc="2025-12-13T05:26:00Z">
                  <w:rPr>
                    <w:del w:id="3456" w:author="Yali Chen" w:date="2025-12-18T10:50:00Z" w16du:dateUtc="2025-12-18T02:50:00Z"/>
                    <w:rFonts w:ascii="Times New Roman" w:hAnsi="Times New Roman"/>
                    <w:color w:val="auto"/>
                    <w:lang w:eastAsia="ja-JP"/>
                  </w:rPr>
                </w:rPrChange>
              </w:rPr>
            </w:pPr>
            <w:del w:id="3457" w:author="Yali Chen" w:date="2025-12-18T10:50:00Z" w16du:dateUtc="2025-12-18T02:50:00Z">
              <w:r w:rsidRPr="00FD35A8" w:rsidDel="00FE5D2C">
                <w:rPr>
                  <w:rFonts w:ascii="Times New Roman" w:eastAsia="等线" w:hAnsi="Times New Roman"/>
                  <w:strike/>
                  <w:color w:val="auto"/>
                  <w:rPrChange w:id="3458" w:author="Pan, Zhemin" w:date="2025-12-13T13:26:00Z" w16du:dateUtc="2025-12-13T05:26:00Z">
                    <w:rPr>
                      <w:rFonts w:ascii="Times New Roman" w:eastAsia="等线" w:hAnsi="Times New Roman"/>
                      <w:color w:val="auto"/>
                    </w:rPr>
                  </w:rPrChange>
                </w:rPr>
                <w:delText>xx (unit)</w:delText>
              </w:r>
            </w:del>
          </w:p>
        </w:tc>
        <w:tc>
          <w:tcPr>
            <w:tcW w:w="1369" w:type="dxa"/>
            <w:tcBorders>
              <w:top w:val="nil"/>
              <w:left w:val="nil"/>
              <w:bottom w:val="nil"/>
              <w:right w:val="nil"/>
            </w:tcBorders>
            <w:vAlign w:val="center"/>
          </w:tcPr>
          <w:p w14:paraId="7F2C910C" w14:textId="556BD797" w:rsidR="0084693A" w:rsidRPr="00FD35A8" w:rsidDel="00FE5D2C" w:rsidRDefault="0084693A" w:rsidP="006921A2">
            <w:pPr>
              <w:widowControl/>
              <w:jc w:val="center"/>
              <w:rPr>
                <w:del w:id="3459" w:author="Yali Chen" w:date="2025-12-18T10:50:00Z" w16du:dateUtc="2025-12-18T02:50:00Z"/>
                <w:rFonts w:ascii="Times New Roman" w:hAnsi="Times New Roman"/>
                <w:strike/>
                <w:color w:val="auto"/>
                <w:lang w:eastAsia="zh-CN"/>
                <w:rPrChange w:id="3460" w:author="Pan, Zhemin" w:date="2025-12-13T13:26:00Z" w16du:dateUtc="2025-12-13T05:26:00Z">
                  <w:rPr>
                    <w:del w:id="3461" w:author="Yali Chen" w:date="2025-12-18T10:50:00Z" w16du:dateUtc="2025-12-18T02:50:00Z"/>
                    <w:rFonts w:ascii="Times New Roman" w:hAnsi="Times New Roman"/>
                    <w:color w:val="auto"/>
                    <w:lang w:eastAsia="zh-CN"/>
                  </w:rPr>
                </w:rPrChange>
              </w:rPr>
            </w:pPr>
            <w:del w:id="3462" w:author="Yali Chen" w:date="2025-12-18T10:50:00Z" w16du:dateUtc="2025-12-18T02:50:00Z">
              <w:r w:rsidRPr="00FD35A8" w:rsidDel="00FE5D2C">
                <w:rPr>
                  <w:rFonts w:ascii="Times New Roman" w:eastAsia="等线" w:hAnsi="Times New Roman"/>
                  <w:strike/>
                  <w:color w:val="auto"/>
                  <w:rPrChange w:id="3463" w:author="Pan, Zhemin" w:date="2025-12-13T13:26:00Z" w16du:dateUtc="2025-12-13T05:26:00Z">
                    <w:rPr>
                      <w:rFonts w:ascii="Times New Roman" w:eastAsia="等线" w:hAnsi="Times New Roman"/>
                      <w:color w:val="auto"/>
                    </w:rPr>
                  </w:rPrChange>
                </w:rPr>
                <w:delText>N</w:delText>
              </w:r>
            </w:del>
          </w:p>
        </w:tc>
        <w:tc>
          <w:tcPr>
            <w:tcW w:w="1573" w:type="dxa"/>
            <w:tcBorders>
              <w:top w:val="nil"/>
              <w:left w:val="nil"/>
              <w:bottom w:val="nil"/>
              <w:right w:val="nil"/>
            </w:tcBorders>
            <w:vAlign w:val="center"/>
          </w:tcPr>
          <w:p w14:paraId="6BC5730A" w14:textId="5739950C" w:rsidR="0084693A" w:rsidRPr="00FD35A8" w:rsidDel="00FE5D2C" w:rsidRDefault="0084693A" w:rsidP="006921A2">
            <w:pPr>
              <w:widowControl/>
              <w:jc w:val="center"/>
              <w:rPr>
                <w:del w:id="3464" w:author="Yali Chen" w:date="2025-12-18T10:50:00Z" w16du:dateUtc="2025-12-18T02:50:00Z"/>
                <w:rFonts w:ascii="Times New Roman" w:hAnsi="Times New Roman"/>
                <w:strike/>
                <w:color w:val="auto"/>
                <w:lang w:eastAsia="ja-JP"/>
                <w:rPrChange w:id="3465" w:author="Pan, Zhemin" w:date="2025-12-13T13:26:00Z" w16du:dateUtc="2025-12-13T05:26:00Z">
                  <w:rPr>
                    <w:del w:id="3466" w:author="Yali Chen" w:date="2025-12-18T10:50:00Z" w16du:dateUtc="2025-12-18T02:50:00Z"/>
                    <w:rFonts w:ascii="Times New Roman" w:hAnsi="Times New Roman"/>
                    <w:color w:val="auto"/>
                    <w:lang w:eastAsia="ja-JP"/>
                  </w:rPr>
                </w:rPrChange>
              </w:rPr>
            </w:pPr>
            <w:del w:id="3467" w:author="Yali Chen" w:date="2025-12-18T10:50:00Z" w16du:dateUtc="2025-12-18T02:50:00Z">
              <w:r w:rsidRPr="00FD35A8" w:rsidDel="00FE5D2C">
                <w:rPr>
                  <w:rFonts w:ascii="Times New Roman" w:eastAsia="等线" w:hAnsi="Times New Roman"/>
                  <w:strike/>
                  <w:color w:val="auto"/>
                  <w:rPrChange w:id="3468" w:author="Pan, Zhemin" w:date="2025-12-13T13:26:00Z" w16du:dateUtc="2025-12-13T05:26:00Z">
                    <w:rPr>
                      <w:rFonts w:ascii="Times New Roman" w:eastAsia="等线" w:hAnsi="Times New Roman"/>
                      <w:color w:val="auto"/>
                    </w:rPr>
                  </w:rPrChange>
                </w:rPr>
                <w:delText>xx</w:delText>
              </w:r>
            </w:del>
          </w:p>
        </w:tc>
        <w:tc>
          <w:tcPr>
            <w:tcW w:w="1401" w:type="dxa"/>
            <w:tcBorders>
              <w:top w:val="nil"/>
              <w:left w:val="nil"/>
              <w:bottom w:val="nil"/>
              <w:right w:val="nil"/>
            </w:tcBorders>
            <w:vAlign w:val="center"/>
          </w:tcPr>
          <w:p w14:paraId="47225286" w14:textId="4575AA62" w:rsidR="0084693A" w:rsidRPr="00FD35A8" w:rsidDel="00FE5D2C" w:rsidRDefault="0084693A" w:rsidP="006921A2">
            <w:pPr>
              <w:widowControl/>
              <w:jc w:val="center"/>
              <w:rPr>
                <w:del w:id="3469" w:author="Yali Chen" w:date="2025-12-18T10:50:00Z" w16du:dateUtc="2025-12-18T02:50:00Z"/>
                <w:rFonts w:ascii="Times New Roman" w:hAnsi="Times New Roman"/>
                <w:strike/>
                <w:color w:val="auto"/>
                <w:lang w:eastAsia="zh-CN"/>
                <w:rPrChange w:id="3470" w:author="Pan, Zhemin" w:date="2025-12-13T13:26:00Z" w16du:dateUtc="2025-12-13T05:26:00Z">
                  <w:rPr>
                    <w:del w:id="3471" w:author="Yali Chen" w:date="2025-12-18T10:50:00Z" w16du:dateUtc="2025-12-18T02:50:00Z"/>
                    <w:rFonts w:ascii="Times New Roman" w:hAnsi="Times New Roman"/>
                    <w:color w:val="auto"/>
                    <w:lang w:eastAsia="zh-CN"/>
                  </w:rPr>
                </w:rPrChange>
              </w:rPr>
            </w:pPr>
            <w:del w:id="3472" w:author="Yali Chen" w:date="2025-12-18T10:50:00Z" w16du:dateUtc="2025-12-18T02:50:00Z">
              <w:r w:rsidRPr="00FD35A8" w:rsidDel="00FE5D2C">
                <w:rPr>
                  <w:rFonts w:ascii="Times New Roman" w:eastAsia="等线" w:hAnsi="Times New Roman"/>
                  <w:strike/>
                  <w:color w:val="auto"/>
                  <w:rPrChange w:id="3473" w:author="Pan, Zhemin" w:date="2025-12-13T13:26:00Z" w16du:dateUtc="2025-12-13T05:26:00Z">
                    <w:rPr>
                      <w:rFonts w:ascii="Times New Roman" w:eastAsia="等线" w:hAnsi="Times New Roman"/>
                      <w:color w:val="auto"/>
                    </w:rPr>
                  </w:rPrChange>
                </w:rPr>
                <w:delText>xx</w:delText>
              </w:r>
            </w:del>
          </w:p>
        </w:tc>
        <w:tc>
          <w:tcPr>
            <w:tcW w:w="714" w:type="dxa"/>
            <w:tcBorders>
              <w:top w:val="nil"/>
              <w:left w:val="nil"/>
              <w:bottom w:val="nil"/>
              <w:right w:val="nil"/>
            </w:tcBorders>
            <w:vAlign w:val="center"/>
          </w:tcPr>
          <w:p w14:paraId="0AC4B9A5" w14:textId="4622B933" w:rsidR="0084693A" w:rsidRPr="00FD35A8" w:rsidDel="00FE5D2C" w:rsidRDefault="0084693A" w:rsidP="006921A2">
            <w:pPr>
              <w:widowControl/>
              <w:jc w:val="center"/>
              <w:rPr>
                <w:del w:id="3474" w:author="Yali Chen" w:date="2025-12-18T10:50:00Z" w16du:dateUtc="2025-12-18T02:50:00Z"/>
                <w:rFonts w:ascii="Times New Roman" w:hAnsi="Times New Roman"/>
                <w:strike/>
                <w:color w:val="auto"/>
                <w:rPrChange w:id="3475" w:author="Pan, Zhemin" w:date="2025-12-13T13:26:00Z" w16du:dateUtc="2025-12-13T05:26:00Z">
                  <w:rPr>
                    <w:del w:id="3476" w:author="Yali Chen" w:date="2025-12-18T10:50:00Z" w16du:dateUtc="2025-12-18T02:50:00Z"/>
                    <w:rFonts w:ascii="Times New Roman" w:hAnsi="Times New Roman"/>
                    <w:color w:val="auto"/>
                  </w:rPr>
                </w:rPrChange>
              </w:rPr>
            </w:pPr>
            <w:del w:id="3477" w:author="Yali Chen" w:date="2025-12-18T10:50:00Z" w16du:dateUtc="2025-12-18T02:50:00Z">
              <w:r w:rsidRPr="00FD35A8" w:rsidDel="00FE5D2C">
                <w:rPr>
                  <w:rFonts w:ascii="Times New Roman" w:eastAsia="等线" w:hAnsi="Times New Roman"/>
                  <w:strike/>
                  <w:color w:val="auto"/>
                  <w:rPrChange w:id="3478" w:author="Pan, Zhemin" w:date="2025-12-13T13:26:00Z" w16du:dateUtc="2025-12-13T05:26:00Z">
                    <w:rPr>
                      <w:rFonts w:ascii="Times New Roman" w:eastAsia="等线" w:hAnsi="Times New Roman"/>
                      <w:color w:val="auto"/>
                    </w:rPr>
                  </w:rPrChange>
                </w:rPr>
                <w:delText>xx</w:delText>
              </w:r>
            </w:del>
          </w:p>
        </w:tc>
        <w:tc>
          <w:tcPr>
            <w:tcW w:w="714" w:type="dxa"/>
            <w:tcBorders>
              <w:top w:val="nil"/>
              <w:left w:val="nil"/>
              <w:bottom w:val="nil"/>
              <w:right w:val="nil"/>
            </w:tcBorders>
            <w:vAlign w:val="center"/>
          </w:tcPr>
          <w:p w14:paraId="3812B60D" w14:textId="37F644DD" w:rsidR="0084693A" w:rsidRPr="00FD35A8" w:rsidDel="00FE5D2C" w:rsidRDefault="0084693A" w:rsidP="006921A2">
            <w:pPr>
              <w:widowControl/>
              <w:jc w:val="center"/>
              <w:rPr>
                <w:del w:id="3479" w:author="Yali Chen" w:date="2025-12-18T10:50:00Z" w16du:dateUtc="2025-12-18T02:50:00Z"/>
                <w:rFonts w:ascii="Times New Roman" w:hAnsi="Times New Roman"/>
                <w:strike/>
                <w:color w:val="auto"/>
                <w:rPrChange w:id="3480" w:author="Pan, Zhemin" w:date="2025-12-13T13:26:00Z" w16du:dateUtc="2025-12-13T05:26:00Z">
                  <w:rPr>
                    <w:del w:id="3481" w:author="Yali Chen" w:date="2025-12-18T10:50:00Z" w16du:dateUtc="2025-12-18T02:50:00Z"/>
                    <w:rFonts w:ascii="Times New Roman" w:hAnsi="Times New Roman"/>
                    <w:color w:val="auto"/>
                  </w:rPr>
                </w:rPrChange>
              </w:rPr>
            </w:pPr>
            <w:del w:id="3482" w:author="Yali Chen" w:date="2025-12-18T10:50:00Z" w16du:dateUtc="2025-12-18T02:50:00Z">
              <w:r w:rsidRPr="00FD35A8" w:rsidDel="00FE5D2C">
                <w:rPr>
                  <w:rFonts w:ascii="Times New Roman" w:eastAsia="等线" w:hAnsi="Times New Roman"/>
                  <w:strike/>
                  <w:color w:val="auto"/>
                  <w:rPrChange w:id="3483" w:author="Pan, Zhemin" w:date="2025-12-13T13:26:00Z" w16du:dateUtc="2025-12-13T05:26:00Z">
                    <w:rPr>
                      <w:rFonts w:ascii="Times New Roman" w:eastAsia="等线" w:hAnsi="Times New Roman"/>
                      <w:color w:val="auto"/>
                    </w:rPr>
                  </w:rPrChange>
                </w:rPr>
                <w:delText>xx</w:delText>
              </w:r>
            </w:del>
          </w:p>
        </w:tc>
        <w:tc>
          <w:tcPr>
            <w:tcW w:w="2584" w:type="dxa"/>
            <w:tcBorders>
              <w:top w:val="nil"/>
              <w:left w:val="nil"/>
              <w:bottom w:val="nil"/>
              <w:right w:val="nil"/>
            </w:tcBorders>
            <w:vAlign w:val="center"/>
          </w:tcPr>
          <w:p w14:paraId="40DED2A9" w14:textId="48834C0D" w:rsidR="0084693A" w:rsidRPr="00FD35A8" w:rsidDel="00FE5D2C" w:rsidRDefault="0084693A" w:rsidP="006921A2">
            <w:pPr>
              <w:widowControl/>
              <w:jc w:val="center"/>
              <w:rPr>
                <w:del w:id="3484" w:author="Yali Chen" w:date="2025-12-18T10:50:00Z" w16du:dateUtc="2025-12-18T02:50:00Z"/>
                <w:rFonts w:ascii="Times New Roman" w:hAnsi="Times New Roman"/>
                <w:strike/>
                <w:color w:val="auto"/>
                <w:lang w:eastAsia="zh-CN"/>
                <w:rPrChange w:id="3485" w:author="Pan, Zhemin" w:date="2025-12-13T13:26:00Z" w16du:dateUtc="2025-12-13T05:26:00Z">
                  <w:rPr>
                    <w:del w:id="3486" w:author="Yali Chen" w:date="2025-12-18T10:50:00Z" w16du:dateUtc="2025-12-18T02:50:00Z"/>
                    <w:rFonts w:ascii="Times New Roman" w:hAnsi="Times New Roman"/>
                    <w:color w:val="auto"/>
                    <w:lang w:eastAsia="zh-CN"/>
                  </w:rPr>
                </w:rPrChange>
              </w:rPr>
            </w:pPr>
            <w:del w:id="3487" w:author="Yali Chen" w:date="2025-12-18T10:50:00Z" w16du:dateUtc="2025-12-18T02:50:00Z">
              <w:r w:rsidRPr="00FD35A8" w:rsidDel="00FE5D2C">
                <w:rPr>
                  <w:rFonts w:ascii="Times New Roman" w:eastAsia="等线" w:hAnsi="Times New Roman"/>
                  <w:strike/>
                  <w:color w:val="auto"/>
                  <w:rPrChange w:id="3488" w:author="Pan, Zhemin" w:date="2025-12-13T13:26:00Z" w16du:dateUtc="2025-12-13T05:26:00Z">
                    <w:rPr>
                      <w:rFonts w:ascii="Times New Roman" w:eastAsia="等线" w:hAnsi="Times New Roman"/>
                      <w:color w:val="auto"/>
                    </w:rPr>
                  </w:rPrChange>
                </w:rPr>
                <w:delText>xx</w:delText>
              </w:r>
            </w:del>
          </w:p>
        </w:tc>
      </w:tr>
      <w:tr w:rsidR="0084693A" w:rsidRPr="00FD35A8" w:rsidDel="00FE5D2C" w14:paraId="2A86C3AF" w14:textId="5530A31C" w:rsidTr="0084693A">
        <w:trPr>
          <w:trHeight w:val="277"/>
          <w:del w:id="3489" w:author="Yali Chen" w:date="2025-12-18T10:50:00Z"/>
        </w:trPr>
        <w:tc>
          <w:tcPr>
            <w:tcW w:w="2415" w:type="dxa"/>
            <w:tcBorders>
              <w:top w:val="nil"/>
              <w:left w:val="nil"/>
              <w:bottom w:val="nil"/>
              <w:right w:val="nil"/>
            </w:tcBorders>
            <w:vAlign w:val="center"/>
          </w:tcPr>
          <w:p w14:paraId="3FB914D1" w14:textId="71CA2235" w:rsidR="0084693A" w:rsidRPr="00FD35A8" w:rsidDel="00FE5D2C" w:rsidRDefault="0084693A" w:rsidP="006921A2">
            <w:pPr>
              <w:widowControl/>
              <w:jc w:val="center"/>
              <w:rPr>
                <w:del w:id="3490" w:author="Yali Chen" w:date="2025-12-18T10:50:00Z" w16du:dateUtc="2025-12-18T02:50:00Z"/>
                <w:rFonts w:ascii="Times New Roman" w:hAnsi="Times New Roman"/>
                <w:strike/>
                <w:color w:val="auto"/>
                <w:lang w:eastAsia="zh-CN"/>
                <w:rPrChange w:id="3491" w:author="Pan, Zhemin" w:date="2025-12-13T13:26:00Z" w16du:dateUtc="2025-12-13T05:26:00Z">
                  <w:rPr>
                    <w:del w:id="3492" w:author="Yali Chen" w:date="2025-12-18T10:50:00Z" w16du:dateUtc="2025-12-18T02:50:00Z"/>
                    <w:rFonts w:ascii="Times New Roman" w:hAnsi="Times New Roman"/>
                    <w:color w:val="auto"/>
                    <w:lang w:eastAsia="zh-CN"/>
                  </w:rPr>
                </w:rPrChange>
              </w:rPr>
            </w:pPr>
            <w:del w:id="3493" w:author="Yali Chen" w:date="2025-12-18T10:50:00Z" w16du:dateUtc="2025-12-18T02:50:00Z">
              <w:r w:rsidRPr="00FD35A8" w:rsidDel="00FE5D2C">
                <w:rPr>
                  <w:rFonts w:ascii="Times New Roman" w:eastAsia="等线" w:hAnsi="Times New Roman"/>
                  <w:strike/>
                  <w:color w:val="auto"/>
                  <w:rPrChange w:id="3494" w:author="Pan, Zhemin" w:date="2025-12-13T13:26:00Z" w16du:dateUtc="2025-12-13T05:26:00Z">
                    <w:rPr>
                      <w:rFonts w:ascii="Times New Roman" w:eastAsia="等线" w:hAnsi="Times New Roman"/>
                      <w:color w:val="auto"/>
                    </w:rPr>
                  </w:rPrChange>
                </w:rPr>
                <w:delText>E0001004</w:delText>
              </w:r>
            </w:del>
          </w:p>
        </w:tc>
        <w:tc>
          <w:tcPr>
            <w:tcW w:w="1194" w:type="dxa"/>
            <w:tcBorders>
              <w:top w:val="nil"/>
              <w:left w:val="nil"/>
              <w:bottom w:val="nil"/>
              <w:right w:val="nil"/>
            </w:tcBorders>
            <w:vAlign w:val="center"/>
          </w:tcPr>
          <w:p w14:paraId="3A605FBB" w14:textId="7B99D87D" w:rsidR="0084693A" w:rsidRPr="00FD35A8" w:rsidDel="00FE5D2C" w:rsidRDefault="0084693A" w:rsidP="006921A2">
            <w:pPr>
              <w:widowControl/>
              <w:jc w:val="center"/>
              <w:rPr>
                <w:del w:id="3495" w:author="Yali Chen" w:date="2025-12-18T10:50:00Z" w16du:dateUtc="2025-12-18T02:50:00Z"/>
                <w:rFonts w:ascii="Times New Roman" w:hAnsi="Times New Roman"/>
                <w:strike/>
                <w:color w:val="auto"/>
                <w:lang w:eastAsia="zh-CN"/>
                <w:rPrChange w:id="3496" w:author="Pan, Zhemin" w:date="2025-12-13T13:26:00Z" w16du:dateUtc="2025-12-13T05:26:00Z">
                  <w:rPr>
                    <w:del w:id="3497" w:author="Yali Chen" w:date="2025-12-18T10:50:00Z" w16du:dateUtc="2025-12-18T02:50:00Z"/>
                    <w:rFonts w:ascii="Times New Roman" w:hAnsi="Times New Roman"/>
                    <w:color w:val="auto"/>
                    <w:lang w:eastAsia="zh-CN"/>
                  </w:rPr>
                </w:rPrChange>
              </w:rPr>
            </w:pPr>
            <w:del w:id="3498" w:author="Yali Chen" w:date="2025-12-18T10:50:00Z" w16du:dateUtc="2025-12-18T02:50:00Z">
              <w:r w:rsidRPr="00FD35A8" w:rsidDel="00FE5D2C">
                <w:rPr>
                  <w:rFonts w:ascii="Times New Roman" w:eastAsia="等线" w:hAnsi="Times New Roman"/>
                  <w:strike/>
                  <w:color w:val="auto"/>
                  <w:rPrChange w:id="3499" w:author="Pan, Zhemin" w:date="2025-12-13T13:26:00Z" w16du:dateUtc="2025-12-13T05:26:00Z">
                    <w:rPr>
                      <w:rFonts w:ascii="Times New Roman" w:eastAsia="等线" w:hAnsi="Times New Roman"/>
                      <w:color w:val="auto"/>
                    </w:rPr>
                  </w:rPrChange>
                </w:rPr>
                <w:delText>SSc</w:delText>
              </w:r>
            </w:del>
          </w:p>
        </w:tc>
        <w:tc>
          <w:tcPr>
            <w:tcW w:w="1590" w:type="dxa"/>
            <w:tcBorders>
              <w:top w:val="nil"/>
              <w:left w:val="nil"/>
              <w:bottom w:val="nil"/>
              <w:right w:val="nil"/>
            </w:tcBorders>
            <w:vAlign w:val="center"/>
          </w:tcPr>
          <w:p w14:paraId="1E455F8E" w14:textId="75144FBE" w:rsidR="0084693A" w:rsidRPr="00FD35A8" w:rsidDel="00FE5D2C" w:rsidRDefault="0084693A" w:rsidP="006921A2">
            <w:pPr>
              <w:widowControl/>
              <w:jc w:val="center"/>
              <w:rPr>
                <w:del w:id="3500" w:author="Yali Chen" w:date="2025-12-18T10:50:00Z" w16du:dateUtc="2025-12-18T02:50:00Z"/>
                <w:rFonts w:ascii="Times New Roman" w:hAnsi="Times New Roman"/>
                <w:strike/>
                <w:color w:val="auto"/>
                <w:lang w:eastAsia="ja-JP"/>
                <w:rPrChange w:id="3501" w:author="Pan, Zhemin" w:date="2025-12-13T13:26:00Z" w16du:dateUtc="2025-12-13T05:26:00Z">
                  <w:rPr>
                    <w:del w:id="3502" w:author="Yali Chen" w:date="2025-12-18T10:50:00Z" w16du:dateUtc="2025-12-18T02:50:00Z"/>
                    <w:rFonts w:ascii="Times New Roman" w:hAnsi="Times New Roman"/>
                    <w:color w:val="auto"/>
                    <w:lang w:eastAsia="ja-JP"/>
                  </w:rPr>
                </w:rPrChange>
              </w:rPr>
            </w:pPr>
            <w:del w:id="3503" w:author="Yali Chen" w:date="2025-12-18T10:50:00Z" w16du:dateUtc="2025-12-18T02:50:00Z">
              <w:r w:rsidRPr="00FD35A8" w:rsidDel="00FE5D2C">
                <w:rPr>
                  <w:rFonts w:ascii="Times New Roman" w:eastAsia="等线" w:hAnsi="Times New Roman"/>
                  <w:strike/>
                  <w:color w:val="auto"/>
                  <w:rPrChange w:id="3504" w:author="Pan, Zhemin" w:date="2025-12-13T13:26:00Z" w16du:dateUtc="2025-12-13T05:26:00Z">
                    <w:rPr>
                      <w:rFonts w:ascii="Times New Roman" w:eastAsia="等线" w:hAnsi="Times New Roman"/>
                      <w:color w:val="auto"/>
                    </w:rPr>
                  </w:rPrChange>
                </w:rPr>
                <w:delText>xx (unit)</w:delText>
              </w:r>
            </w:del>
          </w:p>
        </w:tc>
        <w:tc>
          <w:tcPr>
            <w:tcW w:w="1369" w:type="dxa"/>
            <w:tcBorders>
              <w:top w:val="nil"/>
              <w:left w:val="nil"/>
              <w:bottom w:val="nil"/>
              <w:right w:val="nil"/>
            </w:tcBorders>
            <w:vAlign w:val="center"/>
          </w:tcPr>
          <w:p w14:paraId="666F7D29" w14:textId="7C8428D9" w:rsidR="0084693A" w:rsidRPr="00FD35A8" w:rsidDel="00FE5D2C" w:rsidRDefault="0084693A" w:rsidP="006921A2">
            <w:pPr>
              <w:widowControl/>
              <w:jc w:val="center"/>
              <w:rPr>
                <w:del w:id="3505" w:author="Yali Chen" w:date="2025-12-18T10:50:00Z" w16du:dateUtc="2025-12-18T02:50:00Z"/>
                <w:rFonts w:ascii="Times New Roman" w:hAnsi="Times New Roman"/>
                <w:strike/>
                <w:color w:val="auto"/>
                <w:lang w:eastAsia="zh-CN"/>
                <w:rPrChange w:id="3506" w:author="Pan, Zhemin" w:date="2025-12-13T13:26:00Z" w16du:dateUtc="2025-12-13T05:26:00Z">
                  <w:rPr>
                    <w:del w:id="3507" w:author="Yali Chen" w:date="2025-12-18T10:50:00Z" w16du:dateUtc="2025-12-18T02:50:00Z"/>
                    <w:rFonts w:ascii="Times New Roman" w:hAnsi="Times New Roman"/>
                    <w:color w:val="auto"/>
                    <w:lang w:eastAsia="zh-CN"/>
                  </w:rPr>
                </w:rPrChange>
              </w:rPr>
            </w:pPr>
            <w:del w:id="3508" w:author="Yali Chen" w:date="2025-12-18T10:50:00Z" w16du:dateUtc="2025-12-18T02:50:00Z">
              <w:r w:rsidRPr="00FD35A8" w:rsidDel="00FE5D2C">
                <w:rPr>
                  <w:rFonts w:ascii="Times New Roman" w:eastAsia="等线" w:hAnsi="Times New Roman"/>
                  <w:strike/>
                  <w:color w:val="auto"/>
                  <w:rPrChange w:id="3509" w:author="Pan, Zhemin" w:date="2025-12-13T13:26:00Z" w16du:dateUtc="2025-12-13T05:26:00Z">
                    <w:rPr>
                      <w:rFonts w:ascii="Times New Roman" w:eastAsia="等线" w:hAnsi="Times New Roman"/>
                      <w:color w:val="auto"/>
                    </w:rPr>
                  </w:rPrChange>
                </w:rPr>
                <w:delText>N</w:delText>
              </w:r>
            </w:del>
          </w:p>
        </w:tc>
        <w:tc>
          <w:tcPr>
            <w:tcW w:w="1573" w:type="dxa"/>
            <w:tcBorders>
              <w:top w:val="nil"/>
              <w:left w:val="nil"/>
              <w:bottom w:val="nil"/>
              <w:right w:val="nil"/>
            </w:tcBorders>
            <w:vAlign w:val="center"/>
          </w:tcPr>
          <w:p w14:paraId="5E217F09" w14:textId="67761D0D" w:rsidR="0084693A" w:rsidRPr="00FD35A8" w:rsidDel="00FE5D2C" w:rsidRDefault="0084693A" w:rsidP="006921A2">
            <w:pPr>
              <w:widowControl/>
              <w:jc w:val="center"/>
              <w:rPr>
                <w:del w:id="3510" w:author="Yali Chen" w:date="2025-12-18T10:50:00Z" w16du:dateUtc="2025-12-18T02:50:00Z"/>
                <w:rFonts w:ascii="Times New Roman" w:hAnsi="Times New Roman"/>
                <w:strike/>
                <w:color w:val="auto"/>
                <w:lang w:eastAsia="ja-JP"/>
                <w:rPrChange w:id="3511" w:author="Pan, Zhemin" w:date="2025-12-13T13:26:00Z" w16du:dateUtc="2025-12-13T05:26:00Z">
                  <w:rPr>
                    <w:del w:id="3512" w:author="Yali Chen" w:date="2025-12-18T10:50:00Z" w16du:dateUtc="2025-12-18T02:50:00Z"/>
                    <w:rFonts w:ascii="Times New Roman" w:hAnsi="Times New Roman"/>
                    <w:color w:val="auto"/>
                    <w:lang w:eastAsia="ja-JP"/>
                  </w:rPr>
                </w:rPrChange>
              </w:rPr>
            </w:pPr>
            <w:del w:id="3513" w:author="Yali Chen" w:date="2025-12-18T10:50:00Z" w16du:dateUtc="2025-12-18T02:50:00Z">
              <w:r w:rsidRPr="00FD35A8" w:rsidDel="00FE5D2C">
                <w:rPr>
                  <w:rFonts w:ascii="Times New Roman" w:eastAsia="等线" w:hAnsi="Times New Roman"/>
                  <w:strike/>
                  <w:color w:val="auto"/>
                  <w:rPrChange w:id="3514" w:author="Pan, Zhemin" w:date="2025-12-13T13:26:00Z" w16du:dateUtc="2025-12-13T05:26:00Z">
                    <w:rPr>
                      <w:rFonts w:ascii="Times New Roman" w:eastAsia="等线" w:hAnsi="Times New Roman"/>
                      <w:color w:val="auto"/>
                    </w:rPr>
                  </w:rPrChange>
                </w:rPr>
                <w:delText>xx</w:delText>
              </w:r>
            </w:del>
          </w:p>
        </w:tc>
        <w:tc>
          <w:tcPr>
            <w:tcW w:w="1401" w:type="dxa"/>
            <w:tcBorders>
              <w:top w:val="nil"/>
              <w:left w:val="nil"/>
              <w:bottom w:val="nil"/>
              <w:right w:val="nil"/>
            </w:tcBorders>
            <w:vAlign w:val="center"/>
          </w:tcPr>
          <w:p w14:paraId="70736F7A" w14:textId="346EC14C" w:rsidR="0084693A" w:rsidRPr="00FD35A8" w:rsidDel="00FE5D2C" w:rsidRDefault="0084693A" w:rsidP="006921A2">
            <w:pPr>
              <w:widowControl/>
              <w:jc w:val="center"/>
              <w:rPr>
                <w:del w:id="3515" w:author="Yali Chen" w:date="2025-12-18T10:50:00Z" w16du:dateUtc="2025-12-18T02:50:00Z"/>
                <w:rFonts w:ascii="Times New Roman" w:hAnsi="Times New Roman"/>
                <w:strike/>
                <w:color w:val="auto"/>
                <w:lang w:eastAsia="zh-CN"/>
                <w:rPrChange w:id="3516" w:author="Pan, Zhemin" w:date="2025-12-13T13:26:00Z" w16du:dateUtc="2025-12-13T05:26:00Z">
                  <w:rPr>
                    <w:del w:id="3517" w:author="Yali Chen" w:date="2025-12-18T10:50:00Z" w16du:dateUtc="2025-12-18T02:50:00Z"/>
                    <w:rFonts w:ascii="Times New Roman" w:hAnsi="Times New Roman"/>
                    <w:color w:val="auto"/>
                    <w:lang w:eastAsia="zh-CN"/>
                  </w:rPr>
                </w:rPrChange>
              </w:rPr>
            </w:pPr>
            <w:del w:id="3518" w:author="Yali Chen" w:date="2025-12-18T10:50:00Z" w16du:dateUtc="2025-12-18T02:50:00Z">
              <w:r w:rsidRPr="00FD35A8" w:rsidDel="00FE5D2C">
                <w:rPr>
                  <w:rFonts w:ascii="Times New Roman" w:eastAsia="等线" w:hAnsi="Times New Roman"/>
                  <w:strike/>
                  <w:color w:val="auto"/>
                  <w:rPrChange w:id="3519" w:author="Pan, Zhemin" w:date="2025-12-13T13:26:00Z" w16du:dateUtc="2025-12-13T05:26:00Z">
                    <w:rPr>
                      <w:rFonts w:ascii="Times New Roman" w:eastAsia="等线" w:hAnsi="Times New Roman"/>
                      <w:color w:val="auto"/>
                    </w:rPr>
                  </w:rPrChange>
                </w:rPr>
                <w:delText>xx</w:delText>
              </w:r>
            </w:del>
          </w:p>
        </w:tc>
        <w:tc>
          <w:tcPr>
            <w:tcW w:w="714" w:type="dxa"/>
            <w:tcBorders>
              <w:top w:val="nil"/>
              <w:left w:val="nil"/>
              <w:bottom w:val="nil"/>
              <w:right w:val="nil"/>
            </w:tcBorders>
            <w:vAlign w:val="center"/>
          </w:tcPr>
          <w:p w14:paraId="17889156" w14:textId="762E3055" w:rsidR="0084693A" w:rsidRPr="00FD35A8" w:rsidDel="00FE5D2C" w:rsidRDefault="0084693A" w:rsidP="006921A2">
            <w:pPr>
              <w:widowControl/>
              <w:jc w:val="center"/>
              <w:rPr>
                <w:del w:id="3520" w:author="Yali Chen" w:date="2025-12-18T10:50:00Z" w16du:dateUtc="2025-12-18T02:50:00Z"/>
                <w:rFonts w:ascii="Times New Roman" w:hAnsi="Times New Roman"/>
                <w:strike/>
                <w:color w:val="auto"/>
                <w:rPrChange w:id="3521" w:author="Pan, Zhemin" w:date="2025-12-13T13:26:00Z" w16du:dateUtc="2025-12-13T05:26:00Z">
                  <w:rPr>
                    <w:del w:id="3522" w:author="Yali Chen" w:date="2025-12-18T10:50:00Z" w16du:dateUtc="2025-12-18T02:50:00Z"/>
                    <w:rFonts w:ascii="Times New Roman" w:hAnsi="Times New Roman"/>
                    <w:color w:val="auto"/>
                  </w:rPr>
                </w:rPrChange>
              </w:rPr>
            </w:pPr>
            <w:del w:id="3523" w:author="Yali Chen" w:date="2025-12-18T10:50:00Z" w16du:dateUtc="2025-12-18T02:50:00Z">
              <w:r w:rsidRPr="00FD35A8" w:rsidDel="00FE5D2C">
                <w:rPr>
                  <w:rFonts w:ascii="Times New Roman" w:eastAsia="等线" w:hAnsi="Times New Roman"/>
                  <w:strike/>
                  <w:color w:val="auto"/>
                  <w:rPrChange w:id="3524" w:author="Pan, Zhemin" w:date="2025-12-13T13:26:00Z" w16du:dateUtc="2025-12-13T05:26:00Z">
                    <w:rPr>
                      <w:rFonts w:ascii="Times New Roman" w:eastAsia="等线" w:hAnsi="Times New Roman"/>
                      <w:color w:val="auto"/>
                    </w:rPr>
                  </w:rPrChange>
                </w:rPr>
                <w:delText>xx</w:delText>
              </w:r>
            </w:del>
          </w:p>
        </w:tc>
        <w:tc>
          <w:tcPr>
            <w:tcW w:w="714" w:type="dxa"/>
            <w:tcBorders>
              <w:top w:val="nil"/>
              <w:left w:val="nil"/>
              <w:bottom w:val="nil"/>
              <w:right w:val="nil"/>
            </w:tcBorders>
            <w:vAlign w:val="center"/>
          </w:tcPr>
          <w:p w14:paraId="6D3C4703" w14:textId="76D56B46" w:rsidR="0084693A" w:rsidRPr="00FD35A8" w:rsidDel="00FE5D2C" w:rsidRDefault="0084693A" w:rsidP="006921A2">
            <w:pPr>
              <w:widowControl/>
              <w:jc w:val="center"/>
              <w:rPr>
                <w:del w:id="3525" w:author="Yali Chen" w:date="2025-12-18T10:50:00Z" w16du:dateUtc="2025-12-18T02:50:00Z"/>
                <w:rFonts w:ascii="Times New Roman" w:hAnsi="Times New Roman"/>
                <w:strike/>
                <w:color w:val="auto"/>
                <w:rPrChange w:id="3526" w:author="Pan, Zhemin" w:date="2025-12-13T13:26:00Z" w16du:dateUtc="2025-12-13T05:26:00Z">
                  <w:rPr>
                    <w:del w:id="3527" w:author="Yali Chen" w:date="2025-12-18T10:50:00Z" w16du:dateUtc="2025-12-18T02:50:00Z"/>
                    <w:rFonts w:ascii="Times New Roman" w:hAnsi="Times New Roman"/>
                    <w:color w:val="auto"/>
                  </w:rPr>
                </w:rPrChange>
              </w:rPr>
            </w:pPr>
            <w:del w:id="3528" w:author="Yali Chen" w:date="2025-12-18T10:50:00Z" w16du:dateUtc="2025-12-18T02:50:00Z">
              <w:r w:rsidRPr="00FD35A8" w:rsidDel="00FE5D2C">
                <w:rPr>
                  <w:rFonts w:ascii="Times New Roman" w:eastAsia="等线" w:hAnsi="Times New Roman"/>
                  <w:strike/>
                  <w:color w:val="auto"/>
                  <w:rPrChange w:id="3529" w:author="Pan, Zhemin" w:date="2025-12-13T13:26:00Z" w16du:dateUtc="2025-12-13T05:26:00Z">
                    <w:rPr>
                      <w:rFonts w:ascii="Times New Roman" w:eastAsia="等线" w:hAnsi="Times New Roman"/>
                      <w:color w:val="auto"/>
                    </w:rPr>
                  </w:rPrChange>
                </w:rPr>
                <w:delText>xx</w:delText>
              </w:r>
            </w:del>
          </w:p>
        </w:tc>
        <w:tc>
          <w:tcPr>
            <w:tcW w:w="2584" w:type="dxa"/>
            <w:tcBorders>
              <w:top w:val="nil"/>
              <w:left w:val="nil"/>
              <w:bottom w:val="nil"/>
              <w:right w:val="nil"/>
            </w:tcBorders>
            <w:vAlign w:val="center"/>
          </w:tcPr>
          <w:p w14:paraId="3C7D35D3" w14:textId="1EFFC4E1" w:rsidR="0084693A" w:rsidRPr="00FD35A8" w:rsidDel="00FE5D2C" w:rsidRDefault="0084693A" w:rsidP="006921A2">
            <w:pPr>
              <w:widowControl/>
              <w:jc w:val="center"/>
              <w:rPr>
                <w:del w:id="3530" w:author="Yali Chen" w:date="2025-12-18T10:50:00Z" w16du:dateUtc="2025-12-18T02:50:00Z"/>
                <w:rFonts w:ascii="Times New Roman" w:hAnsi="Times New Roman"/>
                <w:strike/>
                <w:color w:val="auto"/>
                <w:lang w:eastAsia="zh-CN"/>
                <w:rPrChange w:id="3531" w:author="Pan, Zhemin" w:date="2025-12-13T13:26:00Z" w16du:dateUtc="2025-12-13T05:26:00Z">
                  <w:rPr>
                    <w:del w:id="3532" w:author="Yali Chen" w:date="2025-12-18T10:50:00Z" w16du:dateUtc="2025-12-18T02:50:00Z"/>
                    <w:rFonts w:ascii="Times New Roman" w:hAnsi="Times New Roman"/>
                    <w:color w:val="auto"/>
                    <w:lang w:eastAsia="zh-CN"/>
                  </w:rPr>
                </w:rPrChange>
              </w:rPr>
            </w:pPr>
            <w:del w:id="3533" w:author="Yali Chen" w:date="2025-12-18T10:50:00Z" w16du:dateUtc="2025-12-18T02:50:00Z">
              <w:r w:rsidRPr="00FD35A8" w:rsidDel="00FE5D2C">
                <w:rPr>
                  <w:rFonts w:ascii="Times New Roman" w:eastAsia="等线" w:hAnsi="Times New Roman"/>
                  <w:strike/>
                  <w:color w:val="auto"/>
                  <w:rPrChange w:id="3534" w:author="Pan, Zhemin" w:date="2025-12-13T13:26:00Z" w16du:dateUtc="2025-12-13T05:26:00Z">
                    <w:rPr>
                      <w:rFonts w:ascii="Times New Roman" w:eastAsia="等线" w:hAnsi="Times New Roman"/>
                      <w:color w:val="auto"/>
                    </w:rPr>
                  </w:rPrChange>
                </w:rPr>
                <w:delText>xx</w:delText>
              </w:r>
            </w:del>
          </w:p>
        </w:tc>
      </w:tr>
      <w:tr w:rsidR="0084693A" w:rsidRPr="00FD35A8" w:rsidDel="00FE5D2C" w14:paraId="3AD26011" w14:textId="0D3224A0" w:rsidTr="0084693A">
        <w:trPr>
          <w:trHeight w:val="295"/>
          <w:del w:id="3535" w:author="Yali Chen" w:date="2025-12-18T10:50:00Z"/>
        </w:trPr>
        <w:tc>
          <w:tcPr>
            <w:tcW w:w="2415" w:type="dxa"/>
            <w:tcBorders>
              <w:top w:val="nil"/>
              <w:left w:val="nil"/>
              <w:bottom w:val="single" w:sz="4" w:space="0" w:color="auto"/>
              <w:right w:val="nil"/>
            </w:tcBorders>
            <w:vAlign w:val="center"/>
          </w:tcPr>
          <w:p w14:paraId="0F0DD6DC" w14:textId="45EE4BED" w:rsidR="0084693A" w:rsidRPr="00FD35A8" w:rsidDel="00FE5D2C" w:rsidRDefault="0084693A" w:rsidP="006921A2">
            <w:pPr>
              <w:widowControl/>
              <w:spacing w:line="276" w:lineRule="auto"/>
              <w:jc w:val="center"/>
              <w:rPr>
                <w:del w:id="3536" w:author="Yali Chen" w:date="2025-12-18T10:50:00Z" w16du:dateUtc="2025-12-18T02:50:00Z"/>
                <w:rFonts w:ascii="Times New Roman" w:eastAsia="Times New Roman" w:hAnsi="Times New Roman"/>
                <w:strike/>
                <w:lang w:eastAsia="ja-JP"/>
                <w:rPrChange w:id="3537" w:author="Pan, Zhemin" w:date="2025-12-13T13:26:00Z" w16du:dateUtc="2025-12-13T05:26:00Z">
                  <w:rPr>
                    <w:del w:id="3538" w:author="Yali Chen" w:date="2025-12-18T10:50:00Z" w16du:dateUtc="2025-12-18T02:50:00Z"/>
                    <w:rFonts w:ascii="Times New Roman" w:eastAsia="Times New Roman" w:hAnsi="Times New Roman"/>
                    <w:lang w:eastAsia="ja-JP"/>
                  </w:rPr>
                </w:rPrChange>
              </w:rPr>
            </w:pPr>
          </w:p>
        </w:tc>
        <w:tc>
          <w:tcPr>
            <w:tcW w:w="1194" w:type="dxa"/>
            <w:tcBorders>
              <w:top w:val="nil"/>
              <w:left w:val="nil"/>
              <w:bottom w:val="single" w:sz="4" w:space="0" w:color="auto"/>
              <w:right w:val="nil"/>
            </w:tcBorders>
            <w:vAlign w:val="center"/>
          </w:tcPr>
          <w:p w14:paraId="20F877F0" w14:textId="61E3AC5F" w:rsidR="0084693A" w:rsidRPr="00FD35A8" w:rsidDel="00FE5D2C" w:rsidRDefault="0084693A" w:rsidP="006921A2">
            <w:pPr>
              <w:widowControl/>
              <w:spacing w:line="276" w:lineRule="auto"/>
              <w:jc w:val="center"/>
              <w:rPr>
                <w:del w:id="3539" w:author="Yali Chen" w:date="2025-12-18T10:50:00Z" w16du:dateUtc="2025-12-18T02:50:00Z"/>
                <w:rFonts w:ascii="Times New Roman" w:eastAsia="Times New Roman" w:hAnsi="Times New Roman"/>
                <w:strike/>
                <w:lang w:eastAsia="ja-JP"/>
                <w:rPrChange w:id="3540" w:author="Pan, Zhemin" w:date="2025-12-13T13:26:00Z" w16du:dateUtc="2025-12-13T05:26:00Z">
                  <w:rPr>
                    <w:del w:id="3541" w:author="Yali Chen" w:date="2025-12-18T10:50:00Z" w16du:dateUtc="2025-12-18T02:50:00Z"/>
                    <w:rFonts w:ascii="Times New Roman" w:eastAsia="Times New Roman" w:hAnsi="Times New Roman"/>
                    <w:lang w:eastAsia="ja-JP"/>
                  </w:rPr>
                </w:rPrChange>
              </w:rPr>
            </w:pPr>
          </w:p>
        </w:tc>
        <w:tc>
          <w:tcPr>
            <w:tcW w:w="1590" w:type="dxa"/>
            <w:tcBorders>
              <w:top w:val="nil"/>
              <w:left w:val="nil"/>
              <w:bottom w:val="single" w:sz="4" w:space="0" w:color="auto"/>
              <w:right w:val="nil"/>
            </w:tcBorders>
            <w:vAlign w:val="center"/>
          </w:tcPr>
          <w:p w14:paraId="771DE6A2" w14:textId="76589A37" w:rsidR="0084693A" w:rsidRPr="00FD35A8" w:rsidDel="00FE5D2C" w:rsidRDefault="0084693A" w:rsidP="006921A2">
            <w:pPr>
              <w:widowControl/>
              <w:spacing w:line="276" w:lineRule="auto"/>
              <w:jc w:val="center"/>
              <w:rPr>
                <w:del w:id="3542" w:author="Yali Chen" w:date="2025-12-18T10:50:00Z" w16du:dateUtc="2025-12-18T02:50:00Z"/>
                <w:rFonts w:ascii="Times New Roman" w:eastAsia="Times New Roman" w:hAnsi="Times New Roman"/>
                <w:strike/>
                <w:lang w:eastAsia="ja-JP"/>
                <w:rPrChange w:id="3543" w:author="Pan, Zhemin" w:date="2025-12-13T13:26:00Z" w16du:dateUtc="2025-12-13T05:26:00Z">
                  <w:rPr>
                    <w:del w:id="3544" w:author="Yali Chen" w:date="2025-12-18T10:50:00Z" w16du:dateUtc="2025-12-18T02:50:00Z"/>
                    <w:rFonts w:ascii="Times New Roman" w:eastAsia="Times New Roman" w:hAnsi="Times New Roman"/>
                    <w:lang w:eastAsia="ja-JP"/>
                  </w:rPr>
                </w:rPrChange>
              </w:rPr>
            </w:pPr>
          </w:p>
        </w:tc>
        <w:tc>
          <w:tcPr>
            <w:tcW w:w="1369" w:type="dxa"/>
            <w:tcBorders>
              <w:top w:val="nil"/>
              <w:left w:val="nil"/>
              <w:bottom w:val="single" w:sz="4" w:space="0" w:color="auto"/>
              <w:right w:val="nil"/>
            </w:tcBorders>
            <w:vAlign w:val="center"/>
          </w:tcPr>
          <w:p w14:paraId="5125DABF" w14:textId="40212ACA" w:rsidR="0084693A" w:rsidRPr="00FD35A8" w:rsidDel="00FE5D2C" w:rsidRDefault="0084693A" w:rsidP="006921A2">
            <w:pPr>
              <w:widowControl/>
              <w:spacing w:line="276" w:lineRule="auto"/>
              <w:jc w:val="center"/>
              <w:rPr>
                <w:del w:id="3545" w:author="Yali Chen" w:date="2025-12-18T10:50:00Z" w16du:dateUtc="2025-12-18T02:50:00Z"/>
                <w:rFonts w:ascii="Times New Roman" w:eastAsia="Times New Roman" w:hAnsi="Times New Roman"/>
                <w:strike/>
                <w:lang w:eastAsia="ja-JP"/>
                <w:rPrChange w:id="3546" w:author="Pan, Zhemin" w:date="2025-12-13T13:26:00Z" w16du:dateUtc="2025-12-13T05:26:00Z">
                  <w:rPr>
                    <w:del w:id="3547" w:author="Yali Chen" w:date="2025-12-18T10:50:00Z" w16du:dateUtc="2025-12-18T02:50:00Z"/>
                    <w:rFonts w:ascii="Times New Roman" w:eastAsia="Times New Roman" w:hAnsi="Times New Roman"/>
                    <w:lang w:eastAsia="ja-JP"/>
                  </w:rPr>
                </w:rPrChange>
              </w:rPr>
            </w:pPr>
          </w:p>
        </w:tc>
        <w:tc>
          <w:tcPr>
            <w:tcW w:w="1573" w:type="dxa"/>
            <w:tcBorders>
              <w:top w:val="nil"/>
              <w:left w:val="nil"/>
              <w:bottom w:val="single" w:sz="4" w:space="0" w:color="auto"/>
              <w:right w:val="nil"/>
            </w:tcBorders>
            <w:vAlign w:val="center"/>
          </w:tcPr>
          <w:p w14:paraId="3445C201" w14:textId="53735622" w:rsidR="0084693A" w:rsidRPr="00FD35A8" w:rsidDel="00FE5D2C" w:rsidRDefault="0084693A" w:rsidP="006921A2">
            <w:pPr>
              <w:widowControl/>
              <w:spacing w:line="276" w:lineRule="auto"/>
              <w:jc w:val="center"/>
              <w:rPr>
                <w:del w:id="3548" w:author="Yali Chen" w:date="2025-12-18T10:50:00Z" w16du:dateUtc="2025-12-18T02:50:00Z"/>
                <w:rFonts w:ascii="Times New Roman" w:eastAsia="Times New Roman" w:hAnsi="Times New Roman"/>
                <w:strike/>
                <w:lang w:eastAsia="ja-JP"/>
                <w:rPrChange w:id="3549" w:author="Pan, Zhemin" w:date="2025-12-13T13:26:00Z" w16du:dateUtc="2025-12-13T05:26:00Z">
                  <w:rPr>
                    <w:del w:id="3550" w:author="Yali Chen" w:date="2025-12-18T10:50:00Z" w16du:dateUtc="2025-12-18T02:50:00Z"/>
                    <w:rFonts w:ascii="Times New Roman" w:eastAsia="Times New Roman" w:hAnsi="Times New Roman"/>
                    <w:lang w:eastAsia="ja-JP"/>
                  </w:rPr>
                </w:rPrChange>
              </w:rPr>
            </w:pPr>
          </w:p>
        </w:tc>
        <w:tc>
          <w:tcPr>
            <w:tcW w:w="1401" w:type="dxa"/>
            <w:tcBorders>
              <w:top w:val="nil"/>
              <w:left w:val="nil"/>
              <w:bottom w:val="single" w:sz="4" w:space="0" w:color="auto"/>
              <w:right w:val="nil"/>
            </w:tcBorders>
            <w:vAlign w:val="center"/>
          </w:tcPr>
          <w:p w14:paraId="25D58E2D" w14:textId="0ABC2C86" w:rsidR="0084693A" w:rsidRPr="00FD35A8" w:rsidDel="00FE5D2C" w:rsidRDefault="0084693A" w:rsidP="006921A2">
            <w:pPr>
              <w:widowControl/>
              <w:spacing w:line="276" w:lineRule="auto"/>
              <w:jc w:val="center"/>
              <w:rPr>
                <w:del w:id="3551" w:author="Yali Chen" w:date="2025-12-18T10:50:00Z" w16du:dateUtc="2025-12-18T02:50:00Z"/>
                <w:rFonts w:ascii="Times New Roman" w:eastAsia="Times New Roman" w:hAnsi="Times New Roman"/>
                <w:strike/>
                <w:lang w:eastAsia="ja-JP"/>
                <w:rPrChange w:id="3552" w:author="Pan, Zhemin" w:date="2025-12-13T13:26:00Z" w16du:dateUtc="2025-12-13T05:26:00Z">
                  <w:rPr>
                    <w:del w:id="3553" w:author="Yali Chen" w:date="2025-12-18T10:50:00Z" w16du:dateUtc="2025-12-18T02:50:00Z"/>
                    <w:rFonts w:ascii="Times New Roman" w:eastAsia="Times New Roman" w:hAnsi="Times New Roman"/>
                    <w:lang w:eastAsia="ja-JP"/>
                  </w:rPr>
                </w:rPrChange>
              </w:rPr>
            </w:pPr>
          </w:p>
        </w:tc>
        <w:tc>
          <w:tcPr>
            <w:tcW w:w="714" w:type="dxa"/>
            <w:tcBorders>
              <w:top w:val="nil"/>
              <w:left w:val="nil"/>
              <w:bottom w:val="single" w:sz="4" w:space="0" w:color="auto"/>
              <w:right w:val="nil"/>
            </w:tcBorders>
            <w:vAlign w:val="center"/>
          </w:tcPr>
          <w:p w14:paraId="0CBC2174" w14:textId="7004BFCF" w:rsidR="0084693A" w:rsidRPr="00FD35A8" w:rsidDel="00FE5D2C" w:rsidRDefault="0084693A" w:rsidP="006921A2">
            <w:pPr>
              <w:widowControl/>
              <w:spacing w:line="276" w:lineRule="auto"/>
              <w:jc w:val="center"/>
              <w:rPr>
                <w:del w:id="3554" w:author="Yali Chen" w:date="2025-12-18T10:50:00Z" w16du:dateUtc="2025-12-18T02:50:00Z"/>
                <w:rFonts w:ascii="Times New Roman" w:eastAsia="Times New Roman" w:hAnsi="Times New Roman"/>
                <w:strike/>
                <w:lang w:eastAsia="ja-JP"/>
                <w:rPrChange w:id="3555" w:author="Pan, Zhemin" w:date="2025-12-13T13:26:00Z" w16du:dateUtc="2025-12-13T05:26:00Z">
                  <w:rPr>
                    <w:del w:id="3556" w:author="Yali Chen" w:date="2025-12-18T10:50:00Z" w16du:dateUtc="2025-12-18T02:50:00Z"/>
                    <w:rFonts w:ascii="Times New Roman" w:eastAsia="Times New Roman" w:hAnsi="Times New Roman"/>
                    <w:lang w:eastAsia="ja-JP"/>
                  </w:rPr>
                </w:rPrChange>
              </w:rPr>
            </w:pPr>
          </w:p>
        </w:tc>
        <w:tc>
          <w:tcPr>
            <w:tcW w:w="714" w:type="dxa"/>
            <w:tcBorders>
              <w:top w:val="nil"/>
              <w:left w:val="nil"/>
              <w:bottom w:val="single" w:sz="4" w:space="0" w:color="auto"/>
              <w:right w:val="nil"/>
            </w:tcBorders>
            <w:vAlign w:val="center"/>
          </w:tcPr>
          <w:p w14:paraId="285C0F19" w14:textId="013F4BB5" w:rsidR="0084693A" w:rsidRPr="00FD35A8" w:rsidDel="00FE5D2C" w:rsidRDefault="0084693A" w:rsidP="006921A2">
            <w:pPr>
              <w:widowControl/>
              <w:spacing w:line="276" w:lineRule="auto"/>
              <w:jc w:val="center"/>
              <w:rPr>
                <w:del w:id="3557" w:author="Yali Chen" w:date="2025-12-18T10:50:00Z" w16du:dateUtc="2025-12-18T02:50:00Z"/>
                <w:rFonts w:ascii="Times New Roman" w:eastAsia="Times New Roman" w:hAnsi="Times New Roman"/>
                <w:strike/>
                <w:lang w:eastAsia="ja-JP"/>
                <w:rPrChange w:id="3558" w:author="Pan, Zhemin" w:date="2025-12-13T13:26:00Z" w16du:dateUtc="2025-12-13T05:26:00Z">
                  <w:rPr>
                    <w:del w:id="3559" w:author="Yali Chen" w:date="2025-12-18T10:50:00Z" w16du:dateUtc="2025-12-18T02:50:00Z"/>
                    <w:rFonts w:ascii="Times New Roman" w:eastAsia="Times New Roman" w:hAnsi="Times New Roman"/>
                    <w:lang w:eastAsia="ja-JP"/>
                  </w:rPr>
                </w:rPrChange>
              </w:rPr>
            </w:pPr>
          </w:p>
        </w:tc>
        <w:tc>
          <w:tcPr>
            <w:tcW w:w="2584" w:type="dxa"/>
            <w:tcBorders>
              <w:top w:val="nil"/>
              <w:left w:val="nil"/>
              <w:bottom w:val="single" w:sz="4" w:space="0" w:color="auto"/>
              <w:right w:val="nil"/>
            </w:tcBorders>
            <w:vAlign w:val="center"/>
          </w:tcPr>
          <w:p w14:paraId="6EBBEF25" w14:textId="74481A9E" w:rsidR="0084693A" w:rsidRPr="00FD35A8" w:rsidDel="00FE5D2C" w:rsidRDefault="0084693A" w:rsidP="006921A2">
            <w:pPr>
              <w:widowControl/>
              <w:spacing w:line="276" w:lineRule="auto"/>
              <w:jc w:val="center"/>
              <w:rPr>
                <w:del w:id="3560" w:author="Yali Chen" w:date="2025-12-18T10:50:00Z" w16du:dateUtc="2025-12-18T02:50:00Z"/>
                <w:rFonts w:ascii="Times New Roman" w:eastAsia="Times New Roman" w:hAnsi="Times New Roman"/>
                <w:strike/>
                <w:lang w:eastAsia="ja-JP"/>
                <w:rPrChange w:id="3561" w:author="Pan, Zhemin" w:date="2025-12-13T13:26:00Z" w16du:dateUtc="2025-12-13T05:26:00Z">
                  <w:rPr>
                    <w:del w:id="3562" w:author="Yali Chen" w:date="2025-12-18T10:50:00Z" w16du:dateUtc="2025-12-18T02:50:00Z"/>
                    <w:rFonts w:ascii="Times New Roman" w:eastAsia="Times New Roman" w:hAnsi="Times New Roman"/>
                    <w:lang w:eastAsia="ja-JP"/>
                  </w:rPr>
                </w:rPrChange>
              </w:rPr>
            </w:pPr>
          </w:p>
        </w:tc>
      </w:tr>
    </w:tbl>
    <w:p w14:paraId="5A3B4916" w14:textId="1659C84E" w:rsidR="00F93998" w:rsidRPr="00FD35A8" w:rsidDel="00FE5D2C" w:rsidRDefault="00804129" w:rsidP="00F93998">
      <w:pPr>
        <w:rPr>
          <w:del w:id="3563" w:author="Yali Chen" w:date="2025-12-18T10:50:00Z" w16du:dateUtc="2025-12-18T02:50:00Z"/>
          <w:rFonts w:ascii="Times New Roman" w:hAnsi="Times New Roman" w:cs="Times New Roman"/>
          <w:strike/>
          <w:szCs w:val="20"/>
          <w:rPrChange w:id="3564" w:author="Pan, Zhemin" w:date="2025-12-13T13:26:00Z" w16du:dateUtc="2025-12-13T05:26:00Z">
            <w:rPr>
              <w:del w:id="3565" w:author="Yali Chen" w:date="2025-12-18T10:50:00Z" w16du:dateUtc="2025-12-18T02:50:00Z"/>
              <w:rFonts w:ascii="Times New Roman" w:hAnsi="Times New Roman" w:cs="Times New Roman"/>
              <w:szCs w:val="20"/>
            </w:rPr>
          </w:rPrChange>
        </w:rPr>
      </w:pPr>
      <w:del w:id="3566" w:author="Yali Chen" w:date="2025-12-18T10:50:00Z" w16du:dateUtc="2025-12-18T02:50:00Z">
        <w:r w:rsidRPr="00FD35A8" w:rsidDel="00FE5D2C">
          <w:rPr>
            <w:rFonts w:ascii="Times New Roman" w:hAnsi="Times New Roman" w:cs="Times New Roman"/>
            <w:strike/>
            <w:szCs w:val="20"/>
            <w:rPrChange w:id="3567" w:author="Pan, Zhemin" w:date="2025-12-13T13:26:00Z" w16du:dateUtc="2025-12-13T05:26:00Z">
              <w:rPr>
                <w:rFonts w:ascii="Times New Roman" w:hAnsi="Times New Roman" w:cs="Times New Roman"/>
                <w:szCs w:val="20"/>
              </w:rPr>
            </w:rPrChange>
          </w:rPr>
          <w:delText>Pharmacodynamics Set</w:delText>
        </w:r>
        <w:r w:rsidR="00F93998" w:rsidRPr="00FD35A8" w:rsidDel="00FE5D2C">
          <w:rPr>
            <w:rFonts w:ascii="Times New Roman" w:hAnsi="Times New Roman" w:cs="Times New Roman"/>
            <w:strike/>
            <w:szCs w:val="20"/>
            <w:rPrChange w:id="3568" w:author="Pan, Zhemin" w:date="2025-12-13T13:26:00Z" w16du:dateUtc="2025-12-13T05:26:00Z">
              <w:rPr>
                <w:rFonts w:ascii="Times New Roman" w:hAnsi="Times New Roman" w:cs="Times New Roman"/>
                <w:szCs w:val="20"/>
              </w:rPr>
            </w:rPrChange>
          </w:rPr>
          <w:delText xml:space="preserve"> </w:delText>
        </w:r>
        <w:r w:rsidR="0029073C" w:rsidRPr="00FD35A8" w:rsidDel="00FE5D2C">
          <w:rPr>
            <w:rFonts w:ascii="Times New Roman" w:hAnsi="Times New Roman" w:cs="Times New Roman"/>
            <w:strike/>
            <w:szCs w:val="20"/>
            <w:rPrChange w:id="3569" w:author="Pan, Zhemin" w:date="2025-12-13T13:26:00Z" w16du:dateUtc="2025-12-13T05:26:00Z">
              <w:rPr>
                <w:rFonts w:ascii="Times New Roman" w:hAnsi="Times New Roman" w:cs="Times New Roman"/>
                <w:szCs w:val="20"/>
              </w:rPr>
            </w:rPrChange>
          </w:rPr>
          <w:delText>(PD</w:delText>
        </w:r>
        <w:r w:rsidR="00F93998" w:rsidRPr="00FD35A8" w:rsidDel="00FE5D2C">
          <w:rPr>
            <w:rFonts w:ascii="Times New Roman" w:hAnsi="Times New Roman" w:cs="Times New Roman"/>
            <w:strike/>
            <w:szCs w:val="20"/>
            <w:rPrChange w:id="3570" w:author="Pan, Zhemin" w:date="2025-12-13T13:26:00Z" w16du:dateUtc="2025-12-13T05:26:00Z">
              <w:rPr>
                <w:rFonts w:ascii="Times New Roman" w:hAnsi="Times New Roman" w:cs="Times New Roman"/>
                <w:szCs w:val="20"/>
              </w:rPr>
            </w:rPrChange>
          </w:rPr>
          <w:delText xml:space="preserve">S): </w:delText>
        </w:r>
        <w:r w:rsidR="0029073C" w:rsidRPr="00FD35A8" w:rsidDel="00FE5D2C">
          <w:rPr>
            <w:rFonts w:ascii="Times New Roman" w:hAnsi="Times New Roman" w:cs="Times New Roman"/>
            <w:strike/>
            <w:szCs w:val="20"/>
            <w:rPrChange w:id="3571" w:author="Pan, Zhemin" w:date="2025-12-13T13:26:00Z" w16du:dateUtc="2025-12-13T05:26:00Z">
              <w:rPr>
                <w:rFonts w:ascii="Times New Roman" w:hAnsi="Times New Roman" w:cs="Times New Roman"/>
                <w:szCs w:val="20"/>
              </w:rPr>
            </w:rPrChange>
          </w:rPr>
          <w:delText>All subjects who have received cell infusion, with no protocol violations or events affecting PD analysis, and have at least one evaluable PD data point. This analysis set will be used for the PD analysis of GC012F injection</w:delText>
        </w:r>
      </w:del>
    </w:p>
    <w:p w14:paraId="2F6FC475" w14:textId="1DC928C8" w:rsidR="00F93998" w:rsidRPr="00FD35A8" w:rsidDel="00FE5D2C" w:rsidRDefault="00F93998" w:rsidP="00F93998">
      <w:pPr>
        <w:rPr>
          <w:del w:id="3572" w:author="Yali Chen" w:date="2025-12-18T10:50:00Z" w16du:dateUtc="2025-12-18T02:50:00Z"/>
          <w:rFonts w:ascii="Times New Roman" w:hAnsi="Times New Roman" w:cs="Times New Roman"/>
          <w:strike/>
          <w:szCs w:val="20"/>
          <w:rPrChange w:id="3573" w:author="Pan, Zhemin" w:date="2025-12-13T13:26:00Z" w16du:dateUtc="2025-12-13T05:26:00Z">
            <w:rPr>
              <w:del w:id="3574" w:author="Yali Chen" w:date="2025-12-18T10:50:00Z" w16du:dateUtc="2025-12-18T02:50:00Z"/>
              <w:rFonts w:ascii="Times New Roman" w:hAnsi="Times New Roman" w:cs="Times New Roman"/>
              <w:szCs w:val="20"/>
            </w:rPr>
          </w:rPrChange>
        </w:rPr>
      </w:pPr>
      <w:del w:id="3575" w:author="Yali Chen" w:date="2025-12-18T10:50:00Z" w16du:dateUtc="2025-12-18T02:50:00Z">
        <w:r w:rsidRPr="00FD35A8" w:rsidDel="00FE5D2C">
          <w:rPr>
            <w:rFonts w:ascii="Times New Roman" w:hAnsi="Times New Roman" w:cs="Times New Roman"/>
            <w:strike/>
            <w:szCs w:val="20"/>
            <w:rPrChange w:id="3576" w:author="Pan, Zhemin" w:date="2025-12-13T13:26:00Z" w16du:dateUtc="2025-12-13T05:26:00Z">
              <w:rPr>
                <w:rFonts w:ascii="Times New Roman" w:hAnsi="Times New Roman" w:cs="Times New Roman"/>
                <w:szCs w:val="20"/>
              </w:rPr>
            </w:rPrChange>
          </w:rPr>
          <w:delText>*Abnormal lab test.</w:delText>
        </w:r>
      </w:del>
    </w:p>
    <w:p w14:paraId="1E5359DC" w14:textId="0EEB92FF" w:rsidR="00C06EDB" w:rsidRPr="00FD35A8" w:rsidDel="00FE5D2C" w:rsidRDefault="00C06EDB" w:rsidP="00C06EDB">
      <w:pPr>
        <w:rPr>
          <w:del w:id="3577" w:author="Yali Chen" w:date="2025-12-18T10:50:00Z" w16du:dateUtc="2025-12-18T02:50:00Z"/>
          <w:rFonts w:ascii="Times New Roman" w:hAnsi="Times New Roman" w:cs="Times New Roman"/>
          <w:strike/>
          <w:szCs w:val="20"/>
          <w:rPrChange w:id="3578" w:author="Pan, Zhemin" w:date="2025-12-13T13:26:00Z" w16du:dateUtc="2025-12-13T05:26:00Z">
            <w:rPr>
              <w:del w:id="3579" w:author="Yali Chen" w:date="2025-12-18T10:50:00Z" w16du:dateUtc="2025-12-18T02:50:00Z"/>
              <w:rFonts w:ascii="Times New Roman" w:hAnsi="Times New Roman" w:cs="Times New Roman"/>
              <w:szCs w:val="20"/>
            </w:rPr>
          </w:rPrChange>
        </w:rPr>
      </w:pPr>
      <w:del w:id="3580" w:author="Yali Chen" w:date="2025-12-18T10:50:00Z" w16du:dateUtc="2025-12-18T02:50:00Z">
        <w:r w:rsidRPr="00FD35A8" w:rsidDel="00FE5D2C">
          <w:rPr>
            <w:rFonts w:ascii="Times New Roman" w:hAnsi="Times New Roman" w:cs="Times New Roman"/>
            <w:strike/>
            <w:szCs w:val="20"/>
            <w:rPrChange w:id="3581" w:author="Pan, Zhemin" w:date="2025-12-13T13:26:00Z" w16du:dateUtc="2025-12-13T05:26:00Z">
              <w:rPr>
                <w:rFonts w:ascii="Times New Roman" w:hAnsi="Times New Roman" w:cs="Times New Roman"/>
                <w:szCs w:val="20"/>
              </w:rPr>
            </w:rPrChange>
          </w:rPr>
          <w:delText>IIM: Idiopathic Inflammatory Myopathies, SSc: Systemic Sclerosis</w:delText>
        </w:r>
      </w:del>
    </w:p>
    <w:p w14:paraId="3E7EB786" w14:textId="7E7308B7" w:rsidR="00C06EDB" w:rsidRPr="00FD35A8" w:rsidDel="00FE5D2C" w:rsidRDefault="00C06EDB" w:rsidP="00F93998">
      <w:pPr>
        <w:rPr>
          <w:del w:id="3582" w:author="Yali Chen" w:date="2025-12-18T10:50:00Z" w16du:dateUtc="2025-12-18T02:50:00Z"/>
          <w:rFonts w:ascii="Times New Roman" w:hAnsi="Times New Roman" w:cs="Times New Roman"/>
          <w:strike/>
          <w:szCs w:val="20"/>
          <w:rPrChange w:id="3583" w:author="Pan, Zhemin" w:date="2025-12-13T13:26:00Z" w16du:dateUtc="2025-12-13T05:26:00Z">
            <w:rPr>
              <w:del w:id="3584" w:author="Yali Chen" w:date="2025-12-18T10:50:00Z" w16du:dateUtc="2025-12-18T02:50:00Z"/>
              <w:rFonts w:ascii="Times New Roman" w:hAnsi="Times New Roman" w:cs="Times New Roman"/>
              <w:szCs w:val="20"/>
            </w:rPr>
          </w:rPrChange>
        </w:rPr>
      </w:pPr>
    </w:p>
    <w:p w14:paraId="6DD092D2" w14:textId="249660A7" w:rsidR="00F93998" w:rsidRPr="00FD35A8" w:rsidDel="00FE5D2C" w:rsidRDefault="00F93998" w:rsidP="00F93998">
      <w:pPr>
        <w:rPr>
          <w:del w:id="3585" w:author="Yali Chen" w:date="2025-12-18T10:50:00Z" w16du:dateUtc="2025-12-18T02:50:00Z"/>
          <w:rFonts w:ascii="Times New Roman" w:hAnsi="Times New Roman" w:cs="Times New Roman"/>
          <w:i/>
          <w:strike/>
          <w:szCs w:val="20"/>
          <w:lang w:val="sv-SE"/>
          <w:rPrChange w:id="3586" w:author="Pan, Zhemin" w:date="2025-12-13T13:26:00Z" w16du:dateUtc="2025-12-13T05:26:00Z">
            <w:rPr>
              <w:del w:id="3587" w:author="Yali Chen" w:date="2025-12-18T10:50:00Z" w16du:dateUtc="2025-12-18T02:50:00Z"/>
              <w:rFonts w:ascii="Times New Roman" w:hAnsi="Times New Roman" w:cs="Times New Roman"/>
              <w:i/>
              <w:szCs w:val="20"/>
              <w:lang w:val="sv-SE"/>
            </w:rPr>
          </w:rPrChange>
        </w:rPr>
      </w:pPr>
      <w:del w:id="3588" w:author="Yali Chen" w:date="2025-12-18T10:50:00Z" w16du:dateUtc="2025-12-18T02:50:00Z">
        <w:r w:rsidRPr="00FD35A8" w:rsidDel="00FE5D2C">
          <w:rPr>
            <w:rFonts w:ascii="Times New Roman" w:hAnsi="Times New Roman" w:cs="Times New Roman"/>
            <w:i/>
            <w:strike/>
            <w:szCs w:val="20"/>
            <w:lang w:val="sv-SE"/>
            <w:rPrChange w:id="3589" w:author="Pan, Zhemin" w:date="2025-12-13T13:26:00Z" w16du:dateUtc="2025-12-13T05:26:00Z">
              <w:rPr>
                <w:rFonts w:ascii="Times New Roman" w:hAnsi="Times New Roman" w:cs="Times New Roman"/>
                <w:i/>
                <w:szCs w:val="20"/>
                <w:lang w:val="sv-SE"/>
              </w:rPr>
            </w:rPrChange>
          </w:rPr>
          <w:delText>Programming note:</w:delText>
        </w:r>
      </w:del>
    </w:p>
    <w:p w14:paraId="759D65B7" w14:textId="5075EB5C" w:rsidR="00F93998" w:rsidRPr="00FD35A8" w:rsidDel="00FE5D2C" w:rsidRDefault="00F93998" w:rsidP="00F93998">
      <w:pPr>
        <w:rPr>
          <w:del w:id="3590" w:author="Yali Chen" w:date="2025-12-18T10:50:00Z" w16du:dateUtc="2025-12-18T02:50:00Z"/>
          <w:rFonts w:ascii="Times New Roman" w:hAnsi="Times New Roman" w:cs="Times New Roman"/>
          <w:i/>
          <w:strike/>
          <w:szCs w:val="20"/>
          <w:lang w:val="sv-SE"/>
          <w:rPrChange w:id="3591" w:author="Pan, Zhemin" w:date="2025-12-13T13:26:00Z" w16du:dateUtc="2025-12-13T05:26:00Z">
            <w:rPr>
              <w:del w:id="3592" w:author="Yali Chen" w:date="2025-12-18T10:50:00Z" w16du:dateUtc="2025-12-18T02:50:00Z"/>
              <w:rFonts w:ascii="Times New Roman" w:hAnsi="Times New Roman" w:cs="Times New Roman"/>
              <w:i/>
              <w:szCs w:val="20"/>
              <w:lang w:val="sv-SE"/>
            </w:rPr>
          </w:rPrChange>
        </w:rPr>
      </w:pPr>
      <w:commentRangeStart w:id="3593"/>
      <w:commentRangeStart w:id="3594"/>
      <w:del w:id="3595" w:author="Yali Chen" w:date="2025-12-18T10:50:00Z" w16du:dateUtc="2025-12-18T02:50:00Z">
        <w:r w:rsidRPr="00FD35A8" w:rsidDel="00FE5D2C">
          <w:rPr>
            <w:rFonts w:ascii="Times New Roman" w:hAnsi="Times New Roman" w:cs="Times New Roman"/>
            <w:i/>
            <w:strike/>
            <w:szCs w:val="20"/>
            <w:lang w:val="sv-SE"/>
            <w:rPrChange w:id="3596" w:author="Pan, Zhemin" w:date="2025-12-13T13:26:00Z" w16du:dateUtc="2025-12-13T05:26:00Z">
              <w:rPr>
                <w:rFonts w:ascii="Times New Roman" w:hAnsi="Times New Roman" w:cs="Times New Roman"/>
                <w:i/>
                <w:szCs w:val="20"/>
                <w:lang w:val="sv-SE"/>
              </w:rPr>
            </w:rPrChange>
          </w:rPr>
          <w:delText xml:space="preserve">Parameter: </w:delText>
        </w:r>
        <w:r w:rsidR="00016FF5" w:rsidRPr="00FD35A8" w:rsidDel="00FE5D2C">
          <w:rPr>
            <w:rFonts w:ascii="Times New Roman" w:hAnsi="Times New Roman" w:cs="Times New Roman"/>
            <w:i/>
            <w:strike/>
            <w:szCs w:val="20"/>
            <w:lang w:val="sv-SE"/>
            <w:rPrChange w:id="3597" w:author="Pan, Zhemin" w:date="2025-12-13T13:26:00Z" w16du:dateUtc="2025-12-13T05:26:00Z">
              <w:rPr>
                <w:rFonts w:ascii="Times New Roman" w:hAnsi="Times New Roman" w:cs="Times New Roman"/>
                <w:i/>
                <w:szCs w:val="20"/>
                <w:lang w:val="sv-SE"/>
              </w:rPr>
            </w:rPrChange>
          </w:rPr>
          <w:delText>IgG, IgA, IgM</w:delText>
        </w:r>
        <w:commentRangeEnd w:id="3593"/>
        <w:r w:rsidR="00D15FB0" w:rsidRPr="00FD35A8" w:rsidDel="00FE5D2C">
          <w:rPr>
            <w:rStyle w:val="CommentReference"/>
            <w:rFonts w:ascii="Times New Roman" w:hAnsi="Times New Roman" w:cs="Times New Roman"/>
            <w:i/>
            <w:strike/>
            <w:sz w:val="20"/>
            <w:szCs w:val="20"/>
            <w:lang w:val="sv-SE"/>
            <w:rPrChange w:id="3598" w:author="Pan, Zhemin" w:date="2025-12-13T13:26:00Z" w16du:dateUtc="2025-12-13T05:26:00Z">
              <w:rPr>
                <w:rStyle w:val="CommentReference"/>
                <w:rFonts w:ascii="Times New Roman" w:hAnsi="Times New Roman" w:cs="Times New Roman"/>
                <w:i/>
                <w:sz w:val="20"/>
                <w:szCs w:val="20"/>
                <w:lang w:val="sv-SE"/>
              </w:rPr>
            </w:rPrChange>
          </w:rPr>
          <w:commentReference w:id="3593"/>
        </w:r>
        <w:commentRangeEnd w:id="3594"/>
        <w:r w:rsidR="009441C7" w:rsidRPr="00FD35A8" w:rsidDel="00FE5D2C">
          <w:rPr>
            <w:rStyle w:val="CommentReference"/>
            <w:rFonts w:ascii="Times New Roman" w:hAnsi="Times New Roman" w:cs="Times New Roman"/>
            <w:i/>
            <w:strike/>
            <w:sz w:val="20"/>
            <w:szCs w:val="20"/>
            <w:lang w:val="sv-SE"/>
            <w:rPrChange w:id="3599" w:author="Pan, Zhemin" w:date="2025-12-13T13:26:00Z" w16du:dateUtc="2025-12-13T05:26:00Z">
              <w:rPr>
                <w:rStyle w:val="CommentReference"/>
                <w:rFonts w:ascii="Times New Roman" w:hAnsi="Times New Roman" w:cs="Times New Roman"/>
                <w:i/>
                <w:sz w:val="20"/>
                <w:szCs w:val="20"/>
                <w:lang w:val="sv-SE"/>
              </w:rPr>
            </w:rPrChange>
          </w:rPr>
          <w:commentReference w:id="3594"/>
        </w:r>
      </w:del>
    </w:p>
    <w:p w14:paraId="45DB9CCF" w14:textId="174BF75A" w:rsidR="00E73F3A" w:rsidRPr="00FD35A8" w:rsidDel="0080149A" w:rsidRDefault="00E73F3A">
      <w:pPr>
        <w:widowControl/>
        <w:jc w:val="left"/>
        <w:rPr>
          <w:del w:id="3600" w:author="Yali Chen" w:date="2025-12-29T15:49:00Z" w16du:dateUtc="2025-12-29T07:49:00Z"/>
          <w:rFonts w:ascii="Times New Roman" w:hAnsi="Times New Roman" w:cs="Times New Roman"/>
          <w:i/>
          <w:szCs w:val="20"/>
          <w:lang w:val="sv-SE"/>
        </w:rPr>
      </w:pPr>
      <w:del w:id="3601" w:author="Yali Chen" w:date="2025-12-29T15:49:00Z" w16du:dateUtc="2025-12-29T07:49:00Z">
        <w:r w:rsidRPr="00FD35A8" w:rsidDel="0080149A">
          <w:rPr>
            <w:rFonts w:ascii="Times New Roman" w:hAnsi="Times New Roman" w:cs="Times New Roman"/>
            <w:i/>
            <w:szCs w:val="20"/>
            <w:lang w:val="sv-SE"/>
          </w:rPr>
          <w:br w:type="page"/>
        </w:r>
      </w:del>
    </w:p>
    <w:p w14:paraId="083B21B5" w14:textId="7BE712AD" w:rsidR="00E73F3A" w:rsidRPr="00FD35A8" w:rsidDel="00E75A93" w:rsidRDefault="00E73F3A" w:rsidP="00E73F3A">
      <w:pPr>
        <w:pStyle w:val="TFLshelltitle1"/>
        <w:rPr>
          <w:del w:id="3602" w:author="Yali Chen" w:date="2025-12-18T10:50:00Z" w16du:dateUtc="2025-12-18T02:50:00Z"/>
          <w:rStyle w:val="Heading3Char1"/>
          <w:rFonts w:eastAsia="宋体"/>
          <w:b/>
          <w:bCs/>
          <w:strike/>
          <w:color w:val="000000"/>
          <w:sz w:val="20"/>
          <w:szCs w:val="20"/>
          <w:lang w:eastAsia="zh-CN"/>
          <w:rPrChange w:id="3603" w:author="Pan, Zhemin" w:date="2025-12-13T13:26:00Z" w16du:dateUtc="2025-12-13T05:26:00Z">
            <w:rPr>
              <w:del w:id="3604" w:author="Yali Chen" w:date="2025-12-18T10:50:00Z" w16du:dateUtc="2025-12-18T02:50:00Z"/>
              <w:rStyle w:val="Heading3Char1"/>
              <w:rFonts w:ascii="宋体" w:eastAsia="宋体" w:hAnsi="宋体" w:cstheme="minorBidi"/>
              <w:b/>
              <w:bCs/>
              <w:snapToGrid/>
              <w:color w:val="000000"/>
              <w:sz w:val="20"/>
              <w:szCs w:val="20"/>
              <w:lang w:eastAsia="zh-CN"/>
            </w:rPr>
          </w:rPrChange>
        </w:rPr>
      </w:pPr>
      <w:del w:id="3605" w:author="Yali Chen" w:date="2025-12-18T10:50:00Z" w16du:dateUtc="2025-12-18T02:50:00Z">
        <w:r w:rsidRPr="00FD35A8" w:rsidDel="00E75A93">
          <w:rPr>
            <w:rStyle w:val="Heading3Char1"/>
            <w:rFonts w:eastAsia="宋体"/>
            <w:strike/>
            <w:color w:val="000000"/>
            <w:sz w:val="20"/>
            <w:szCs w:val="20"/>
            <w:lang w:eastAsia="zh-CN"/>
            <w:rPrChange w:id="3606" w:author="Pan, Zhemin" w:date="2025-12-13T13:26:00Z" w16du:dateUtc="2025-12-13T05:26:00Z">
              <w:rPr>
                <w:rStyle w:val="Heading3Char1"/>
                <w:rFonts w:eastAsia="宋体"/>
                <w:bCs/>
                <w:color w:val="000000"/>
                <w:sz w:val="20"/>
                <w:szCs w:val="20"/>
                <w:lang w:eastAsia="zh-CN"/>
              </w:rPr>
            </w:rPrChange>
          </w:rPr>
          <w:delText xml:space="preserve">Listing 14.4.2 </w:delText>
        </w:r>
        <w:r w:rsidR="00A7382F" w:rsidRPr="00FD35A8" w:rsidDel="00E75A93">
          <w:rPr>
            <w:rStyle w:val="Heading3Char1"/>
            <w:rFonts w:eastAsia="宋体"/>
            <w:strike/>
            <w:color w:val="000000"/>
            <w:sz w:val="20"/>
            <w:szCs w:val="20"/>
            <w:lang w:eastAsia="zh-CN"/>
            <w:rPrChange w:id="3607" w:author="Pan, Zhemin" w:date="2025-12-13T13:26:00Z" w16du:dateUtc="2025-12-13T05:26:00Z">
              <w:rPr>
                <w:rStyle w:val="Heading3Char1"/>
                <w:rFonts w:eastAsia="宋体"/>
                <w:bCs/>
                <w:color w:val="000000"/>
                <w:sz w:val="20"/>
                <w:szCs w:val="20"/>
                <w:lang w:eastAsia="zh-CN"/>
              </w:rPr>
            </w:rPrChange>
          </w:rPr>
          <w:delText>Serum cytokines</w:delText>
        </w:r>
        <w:r w:rsidRPr="00FD35A8" w:rsidDel="00E75A93">
          <w:rPr>
            <w:rStyle w:val="Heading3Char1"/>
            <w:rFonts w:eastAsia="宋体"/>
            <w:strike/>
            <w:color w:val="000000"/>
            <w:sz w:val="20"/>
            <w:szCs w:val="20"/>
            <w:lang w:eastAsia="zh-CN"/>
            <w:rPrChange w:id="3608" w:author="Pan, Zhemin" w:date="2025-12-13T13:26:00Z" w16du:dateUtc="2025-12-13T05:26:00Z">
              <w:rPr>
                <w:rStyle w:val="Heading3Char1"/>
                <w:rFonts w:eastAsia="宋体"/>
                <w:bCs/>
                <w:color w:val="000000"/>
                <w:sz w:val="20"/>
                <w:szCs w:val="20"/>
                <w:lang w:eastAsia="zh-CN"/>
              </w:rPr>
            </w:rPrChange>
          </w:rPr>
          <w:delText xml:space="preserve"> (Pharmacodynamics Set)</w:delText>
        </w:r>
      </w:del>
    </w:p>
    <w:tbl>
      <w:tblPr>
        <w:tblStyle w:val="TableGrid"/>
        <w:tblW w:w="4651"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4"/>
        <w:gridCol w:w="1194"/>
        <w:gridCol w:w="1590"/>
        <w:gridCol w:w="1369"/>
        <w:gridCol w:w="1573"/>
        <w:gridCol w:w="1401"/>
        <w:gridCol w:w="714"/>
        <w:gridCol w:w="714"/>
        <w:gridCol w:w="2584"/>
      </w:tblGrid>
      <w:tr w:rsidR="00E73F3A" w:rsidRPr="00FD35A8" w:rsidDel="00E75A93" w14:paraId="6102DC74" w14:textId="5C5BD2CC" w:rsidTr="006921A2">
        <w:trPr>
          <w:trHeight w:val="442"/>
          <w:del w:id="3609" w:author="Yali Chen" w:date="2025-12-18T10:50:00Z"/>
        </w:trPr>
        <w:tc>
          <w:tcPr>
            <w:tcW w:w="2415" w:type="dxa"/>
            <w:tcBorders>
              <w:top w:val="single" w:sz="4" w:space="0" w:color="auto"/>
              <w:left w:val="nil"/>
              <w:bottom w:val="single" w:sz="4" w:space="0" w:color="auto"/>
              <w:right w:val="nil"/>
            </w:tcBorders>
            <w:vAlign w:val="center"/>
          </w:tcPr>
          <w:p w14:paraId="5F88C1D8" w14:textId="0F1D93C7" w:rsidR="00E73F3A" w:rsidRPr="00FD35A8" w:rsidDel="00E75A93" w:rsidRDefault="00E73F3A" w:rsidP="006921A2">
            <w:pPr>
              <w:widowControl/>
              <w:jc w:val="center"/>
              <w:rPr>
                <w:del w:id="3610" w:author="Yali Chen" w:date="2025-12-18T10:50:00Z" w16du:dateUtc="2025-12-18T02:50:00Z"/>
                <w:rFonts w:ascii="Times New Roman" w:hAnsi="Times New Roman"/>
                <w:strike/>
                <w:lang w:eastAsia="zh-CN"/>
                <w:rPrChange w:id="3611" w:author="Pan, Zhemin" w:date="2025-12-13T13:26:00Z" w16du:dateUtc="2025-12-13T05:26:00Z">
                  <w:rPr>
                    <w:del w:id="3612" w:author="Yali Chen" w:date="2025-12-18T10:50:00Z" w16du:dateUtc="2025-12-18T02:50:00Z"/>
                    <w:rFonts w:ascii="Times New Roman" w:hAnsi="Times New Roman"/>
                    <w:lang w:eastAsia="zh-CN"/>
                  </w:rPr>
                </w:rPrChange>
              </w:rPr>
            </w:pPr>
            <w:del w:id="3613" w:author="Yali Chen" w:date="2025-12-18T10:50:00Z" w16du:dateUtc="2025-12-18T02:50:00Z">
              <w:r w:rsidRPr="00FD35A8" w:rsidDel="00E75A93">
                <w:rPr>
                  <w:rFonts w:ascii="Times New Roman" w:hAnsi="Times New Roman"/>
                  <w:strike/>
                  <w:rPrChange w:id="3614" w:author="Pan, Zhemin" w:date="2025-12-13T13:26:00Z" w16du:dateUtc="2025-12-13T05:26:00Z">
                    <w:rPr>
                      <w:rFonts w:ascii="Times New Roman" w:hAnsi="Times New Roman"/>
                    </w:rPr>
                  </w:rPrChange>
                </w:rPr>
                <w:delText>Subject identifier</w:delText>
              </w:r>
            </w:del>
          </w:p>
        </w:tc>
        <w:tc>
          <w:tcPr>
            <w:tcW w:w="1194" w:type="dxa"/>
            <w:tcBorders>
              <w:top w:val="single" w:sz="4" w:space="0" w:color="auto"/>
              <w:left w:val="nil"/>
              <w:bottom w:val="single" w:sz="4" w:space="0" w:color="auto"/>
              <w:right w:val="nil"/>
            </w:tcBorders>
            <w:vAlign w:val="center"/>
          </w:tcPr>
          <w:p w14:paraId="1C8151F0" w14:textId="2D6CECF6" w:rsidR="00E73F3A" w:rsidRPr="00FD35A8" w:rsidDel="00E75A93" w:rsidRDefault="00E73F3A" w:rsidP="006921A2">
            <w:pPr>
              <w:widowControl/>
              <w:jc w:val="center"/>
              <w:rPr>
                <w:del w:id="3615" w:author="Yali Chen" w:date="2025-12-18T10:50:00Z" w16du:dateUtc="2025-12-18T02:50:00Z"/>
                <w:rFonts w:ascii="Times New Roman" w:hAnsi="Times New Roman"/>
                <w:strike/>
                <w:lang w:eastAsia="zh-CN"/>
                <w:rPrChange w:id="3616" w:author="Pan, Zhemin" w:date="2025-12-13T13:26:00Z" w16du:dateUtc="2025-12-13T05:26:00Z">
                  <w:rPr>
                    <w:del w:id="3617" w:author="Yali Chen" w:date="2025-12-18T10:50:00Z" w16du:dateUtc="2025-12-18T02:50:00Z"/>
                    <w:rFonts w:ascii="Times New Roman" w:hAnsi="Times New Roman"/>
                    <w:lang w:eastAsia="zh-CN"/>
                  </w:rPr>
                </w:rPrChange>
              </w:rPr>
            </w:pPr>
            <w:del w:id="3618" w:author="Yali Chen" w:date="2025-12-18T10:50:00Z" w16du:dateUtc="2025-12-18T02:50:00Z">
              <w:r w:rsidRPr="00FD35A8" w:rsidDel="00E75A93">
                <w:rPr>
                  <w:rFonts w:ascii="Times New Roman" w:hAnsi="Times New Roman"/>
                  <w:strike/>
                  <w:rPrChange w:id="3619" w:author="Pan, Zhemin" w:date="2025-12-13T13:26:00Z" w16du:dateUtc="2025-12-13T05:26:00Z">
                    <w:rPr>
                      <w:rFonts w:ascii="Times New Roman" w:hAnsi="Times New Roman"/>
                    </w:rPr>
                  </w:rPrChange>
                </w:rPr>
                <w:delText>Cohort</w:delText>
              </w:r>
            </w:del>
          </w:p>
        </w:tc>
        <w:tc>
          <w:tcPr>
            <w:tcW w:w="1590" w:type="dxa"/>
            <w:tcBorders>
              <w:top w:val="single" w:sz="4" w:space="0" w:color="auto"/>
              <w:left w:val="nil"/>
              <w:bottom w:val="single" w:sz="4" w:space="0" w:color="auto"/>
              <w:right w:val="nil"/>
            </w:tcBorders>
            <w:vAlign w:val="center"/>
          </w:tcPr>
          <w:p w14:paraId="28312F31" w14:textId="016F3F36" w:rsidR="00E73F3A" w:rsidRPr="00FD35A8" w:rsidDel="00E75A93" w:rsidRDefault="00E73F3A" w:rsidP="006921A2">
            <w:pPr>
              <w:widowControl/>
              <w:jc w:val="center"/>
              <w:rPr>
                <w:del w:id="3620" w:author="Yali Chen" w:date="2025-12-18T10:50:00Z" w16du:dateUtc="2025-12-18T02:50:00Z"/>
                <w:rFonts w:ascii="Times New Roman" w:hAnsi="Times New Roman"/>
                <w:strike/>
                <w:lang w:eastAsia="zh-CN"/>
                <w:rPrChange w:id="3621" w:author="Pan, Zhemin" w:date="2025-12-13T13:26:00Z" w16du:dateUtc="2025-12-13T05:26:00Z">
                  <w:rPr>
                    <w:del w:id="3622" w:author="Yali Chen" w:date="2025-12-18T10:50:00Z" w16du:dateUtc="2025-12-18T02:50:00Z"/>
                    <w:rFonts w:ascii="Times New Roman" w:hAnsi="Times New Roman"/>
                    <w:lang w:eastAsia="zh-CN"/>
                  </w:rPr>
                </w:rPrChange>
              </w:rPr>
            </w:pPr>
            <w:del w:id="3623" w:author="Yali Chen" w:date="2025-12-18T10:50:00Z" w16du:dateUtc="2025-12-18T02:50:00Z">
              <w:r w:rsidRPr="00FD35A8" w:rsidDel="00E75A93">
                <w:rPr>
                  <w:rFonts w:ascii="Times New Roman" w:hAnsi="Times New Roman"/>
                  <w:strike/>
                  <w:rPrChange w:id="3624" w:author="Pan, Zhemin" w:date="2025-12-13T13:26:00Z" w16du:dateUtc="2025-12-13T05:26:00Z">
                    <w:rPr>
                      <w:rFonts w:ascii="Times New Roman" w:hAnsi="Times New Roman"/>
                    </w:rPr>
                  </w:rPrChange>
                </w:rPr>
                <w:delText>Parameter</w:delText>
              </w:r>
            </w:del>
          </w:p>
        </w:tc>
        <w:tc>
          <w:tcPr>
            <w:tcW w:w="1369" w:type="dxa"/>
            <w:tcBorders>
              <w:top w:val="single" w:sz="4" w:space="0" w:color="auto"/>
              <w:left w:val="nil"/>
              <w:bottom w:val="single" w:sz="4" w:space="0" w:color="auto"/>
              <w:right w:val="nil"/>
            </w:tcBorders>
            <w:vAlign w:val="center"/>
          </w:tcPr>
          <w:p w14:paraId="01EC3DD3" w14:textId="4C05D019" w:rsidR="00E73F3A" w:rsidRPr="00FD35A8" w:rsidDel="00E75A93" w:rsidRDefault="00E73F3A" w:rsidP="006921A2">
            <w:pPr>
              <w:widowControl/>
              <w:jc w:val="center"/>
              <w:rPr>
                <w:del w:id="3625" w:author="Yali Chen" w:date="2025-12-18T10:50:00Z" w16du:dateUtc="2025-12-18T02:50:00Z"/>
                <w:rFonts w:ascii="Times New Roman" w:hAnsi="Times New Roman"/>
                <w:strike/>
                <w:lang w:eastAsia="zh-CN"/>
                <w:rPrChange w:id="3626" w:author="Pan, Zhemin" w:date="2025-12-13T13:26:00Z" w16du:dateUtc="2025-12-13T05:26:00Z">
                  <w:rPr>
                    <w:del w:id="3627" w:author="Yali Chen" w:date="2025-12-18T10:50:00Z" w16du:dateUtc="2025-12-18T02:50:00Z"/>
                    <w:rFonts w:ascii="Times New Roman" w:hAnsi="Times New Roman"/>
                    <w:lang w:eastAsia="zh-CN"/>
                  </w:rPr>
                </w:rPrChange>
              </w:rPr>
            </w:pPr>
            <w:del w:id="3628" w:author="Yali Chen" w:date="2025-12-18T10:50:00Z" w16du:dateUtc="2025-12-18T02:50:00Z">
              <w:r w:rsidRPr="00FD35A8" w:rsidDel="00E75A93">
                <w:rPr>
                  <w:rFonts w:ascii="Times New Roman" w:eastAsia="AdobeSongStd-Light" w:hAnsi="Times New Roman"/>
                  <w:strike/>
                  <w:rPrChange w:id="3629" w:author="Pan, Zhemin" w:date="2025-12-13T13:26:00Z" w16du:dateUtc="2025-12-13T05:26:00Z">
                    <w:rPr>
                      <w:rFonts w:ascii="Times New Roman" w:eastAsia="AdobeSongStd-Light" w:hAnsi="Times New Roman"/>
                    </w:rPr>
                  </w:rPrChange>
                </w:rPr>
                <w:delText>Any Abnormal</w:delText>
              </w:r>
            </w:del>
          </w:p>
        </w:tc>
        <w:tc>
          <w:tcPr>
            <w:tcW w:w="1573" w:type="dxa"/>
            <w:tcBorders>
              <w:top w:val="single" w:sz="4" w:space="0" w:color="auto"/>
              <w:bottom w:val="single" w:sz="4" w:space="0" w:color="auto"/>
            </w:tcBorders>
            <w:vAlign w:val="center"/>
          </w:tcPr>
          <w:p w14:paraId="5F0C8504" w14:textId="107C17CE" w:rsidR="00E73F3A" w:rsidRPr="00FD35A8" w:rsidDel="00E75A93" w:rsidRDefault="00E73F3A" w:rsidP="006921A2">
            <w:pPr>
              <w:widowControl/>
              <w:jc w:val="center"/>
              <w:rPr>
                <w:del w:id="3630" w:author="Yali Chen" w:date="2025-12-18T10:50:00Z" w16du:dateUtc="2025-12-18T02:50:00Z"/>
                <w:rFonts w:ascii="Times New Roman" w:hAnsi="Times New Roman"/>
                <w:strike/>
                <w:lang w:eastAsia="zh-CN"/>
                <w:rPrChange w:id="3631" w:author="Pan, Zhemin" w:date="2025-12-13T13:26:00Z" w16du:dateUtc="2025-12-13T05:26:00Z">
                  <w:rPr>
                    <w:del w:id="3632" w:author="Yali Chen" w:date="2025-12-18T10:50:00Z" w16du:dateUtc="2025-12-18T02:50:00Z"/>
                    <w:rFonts w:ascii="Times New Roman" w:hAnsi="Times New Roman"/>
                    <w:lang w:eastAsia="zh-CN"/>
                  </w:rPr>
                </w:rPrChange>
              </w:rPr>
            </w:pPr>
            <w:del w:id="3633" w:author="Yali Chen" w:date="2025-12-18T10:50:00Z" w16du:dateUtc="2025-12-18T02:50:00Z">
              <w:r w:rsidRPr="00FD35A8" w:rsidDel="00E75A93">
                <w:rPr>
                  <w:rFonts w:ascii="Times New Roman" w:hAnsi="Times New Roman"/>
                  <w:strike/>
                  <w:rPrChange w:id="3634" w:author="Pan, Zhemin" w:date="2025-12-13T13:26:00Z" w16du:dateUtc="2025-12-13T05:26:00Z">
                    <w:rPr>
                      <w:rFonts w:ascii="Times New Roman" w:hAnsi="Times New Roman"/>
                    </w:rPr>
                  </w:rPrChange>
                </w:rPr>
                <w:delText>Screening</w:delText>
              </w:r>
            </w:del>
          </w:p>
        </w:tc>
        <w:tc>
          <w:tcPr>
            <w:tcW w:w="1401" w:type="dxa"/>
            <w:tcBorders>
              <w:top w:val="single" w:sz="4" w:space="0" w:color="auto"/>
              <w:bottom w:val="single" w:sz="4" w:space="0" w:color="auto"/>
            </w:tcBorders>
            <w:vAlign w:val="center"/>
          </w:tcPr>
          <w:p w14:paraId="7E57E197" w14:textId="2CD8FB82" w:rsidR="00E73F3A" w:rsidRPr="00FD35A8" w:rsidDel="00E75A93" w:rsidRDefault="00E73F3A" w:rsidP="006921A2">
            <w:pPr>
              <w:widowControl/>
              <w:jc w:val="center"/>
              <w:rPr>
                <w:del w:id="3635" w:author="Yali Chen" w:date="2025-12-18T10:50:00Z" w16du:dateUtc="2025-12-18T02:50:00Z"/>
                <w:rFonts w:ascii="Times New Roman" w:eastAsiaTheme="minorEastAsia" w:hAnsi="Times New Roman"/>
                <w:strike/>
                <w:lang w:eastAsia="zh-CN"/>
                <w:rPrChange w:id="3636" w:author="Pan, Zhemin" w:date="2025-12-13T13:26:00Z" w16du:dateUtc="2025-12-13T05:26:00Z">
                  <w:rPr>
                    <w:del w:id="3637" w:author="Yali Chen" w:date="2025-12-18T10:50:00Z" w16du:dateUtc="2025-12-18T02:50:00Z"/>
                    <w:rFonts w:ascii="Times New Roman" w:eastAsiaTheme="minorEastAsia" w:hAnsi="Times New Roman"/>
                    <w:lang w:eastAsia="zh-CN"/>
                  </w:rPr>
                </w:rPrChange>
              </w:rPr>
            </w:pPr>
            <w:del w:id="3638" w:author="Yali Chen" w:date="2025-12-18T10:50:00Z" w16du:dateUtc="2025-12-18T02:50:00Z">
              <w:r w:rsidRPr="00FD35A8" w:rsidDel="00E75A93">
                <w:rPr>
                  <w:rFonts w:ascii="Times New Roman" w:hAnsi="Times New Roman"/>
                  <w:strike/>
                  <w:rPrChange w:id="3639" w:author="Pan, Zhemin" w:date="2025-12-13T13:26:00Z" w16du:dateUtc="2025-12-13T05:26:00Z">
                    <w:rPr>
                      <w:rFonts w:ascii="Times New Roman" w:hAnsi="Times New Roman"/>
                    </w:rPr>
                  </w:rPrChange>
                </w:rPr>
                <w:delText>Baseline</w:delText>
              </w:r>
            </w:del>
          </w:p>
        </w:tc>
        <w:tc>
          <w:tcPr>
            <w:tcW w:w="714" w:type="dxa"/>
            <w:tcBorders>
              <w:top w:val="single" w:sz="4" w:space="0" w:color="auto"/>
              <w:bottom w:val="single" w:sz="4" w:space="0" w:color="auto"/>
            </w:tcBorders>
            <w:vAlign w:val="center"/>
          </w:tcPr>
          <w:p w14:paraId="0C76475C" w14:textId="6AC88382" w:rsidR="00E73F3A" w:rsidRPr="00FD35A8" w:rsidDel="00E75A93" w:rsidRDefault="00E73F3A" w:rsidP="006921A2">
            <w:pPr>
              <w:widowControl/>
              <w:jc w:val="center"/>
              <w:rPr>
                <w:del w:id="3640" w:author="Yali Chen" w:date="2025-12-18T10:50:00Z" w16du:dateUtc="2025-12-18T02:50:00Z"/>
                <w:rFonts w:ascii="Times New Roman" w:eastAsiaTheme="minorEastAsia" w:hAnsi="Times New Roman"/>
                <w:strike/>
                <w:lang w:eastAsia="zh-CN"/>
                <w:rPrChange w:id="3641" w:author="Pan, Zhemin" w:date="2025-12-13T13:26:00Z" w16du:dateUtc="2025-12-13T05:26:00Z">
                  <w:rPr>
                    <w:del w:id="3642" w:author="Yali Chen" w:date="2025-12-18T10:50:00Z" w16du:dateUtc="2025-12-18T02:50:00Z"/>
                    <w:rFonts w:ascii="Times New Roman" w:eastAsiaTheme="minorEastAsia" w:hAnsi="Times New Roman"/>
                    <w:lang w:eastAsia="zh-CN"/>
                  </w:rPr>
                </w:rPrChange>
              </w:rPr>
            </w:pPr>
            <w:del w:id="3643" w:author="Yali Chen" w:date="2025-12-18T10:50:00Z" w16du:dateUtc="2025-12-18T02:50:00Z">
              <w:r w:rsidRPr="00FD35A8" w:rsidDel="00E75A93">
                <w:rPr>
                  <w:rFonts w:ascii="Times New Roman" w:hAnsi="Times New Roman"/>
                  <w:strike/>
                  <w:rPrChange w:id="3644" w:author="Pan, Zhemin" w:date="2025-12-13T13:26:00Z" w16du:dateUtc="2025-12-13T05:26:00Z">
                    <w:rPr>
                      <w:rFonts w:ascii="Times New Roman" w:hAnsi="Times New Roman"/>
                    </w:rPr>
                  </w:rPrChange>
                </w:rPr>
                <w:delText>D0</w:delText>
              </w:r>
            </w:del>
          </w:p>
        </w:tc>
        <w:tc>
          <w:tcPr>
            <w:tcW w:w="714" w:type="dxa"/>
            <w:tcBorders>
              <w:top w:val="single" w:sz="4" w:space="0" w:color="auto"/>
              <w:bottom w:val="single" w:sz="4" w:space="0" w:color="auto"/>
            </w:tcBorders>
            <w:vAlign w:val="center"/>
          </w:tcPr>
          <w:p w14:paraId="309C3E4F" w14:textId="60F0CA25" w:rsidR="00E73F3A" w:rsidRPr="00FD35A8" w:rsidDel="00E75A93" w:rsidRDefault="00E73F3A" w:rsidP="006921A2">
            <w:pPr>
              <w:widowControl/>
              <w:jc w:val="center"/>
              <w:rPr>
                <w:del w:id="3645" w:author="Yali Chen" w:date="2025-12-18T10:50:00Z" w16du:dateUtc="2025-12-18T02:50:00Z"/>
                <w:rFonts w:ascii="Times New Roman" w:eastAsia="Calibri" w:hAnsi="Times New Roman"/>
                <w:strike/>
                <w:lang w:eastAsia="ja-JP"/>
                <w:rPrChange w:id="3646" w:author="Pan, Zhemin" w:date="2025-12-13T13:26:00Z" w16du:dateUtc="2025-12-13T05:26:00Z">
                  <w:rPr>
                    <w:del w:id="3647" w:author="Yali Chen" w:date="2025-12-18T10:50:00Z" w16du:dateUtc="2025-12-18T02:50:00Z"/>
                    <w:rFonts w:ascii="Times New Roman" w:eastAsia="Calibri" w:hAnsi="Times New Roman"/>
                    <w:lang w:eastAsia="ja-JP"/>
                  </w:rPr>
                </w:rPrChange>
              </w:rPr>
            </w:pPr>
            <w:del w:id="3648" w:author="Yali Chen" w:date="2025-12-18T10:50:00Z" w16du:dateUtc="2025-12-18T02:50:00Z">
              <w:r w:rsidRPr="00FD35A8" w:rsidDel="00E75A93">
                <w:rPr>
                  <w:rFonts w:ascii="Times New Roman" w:hAnsi="Times New Roman"/>
                  <w:strike/>
                  <w:rPrChange w:id="3649" w:author="Pan, Zhemin" w:date="2025-12-13T13:26:00Z" w16du:dateUtc="2025-12-13T05:26:00Z">
                    <w:rPr>
                      <w:rFonts w:ascii="Times New Roman" w:hAnsi="Times New Roman"/>
                    </w:rPr>
                  </w:rPrChange>
                </w:rPr>
                <w:delText>D4</w:delText>
              </w:r>
            </w:del>
          </w:p>
        </w:tc>
        <w:tc>
          <w:tcPr>
            <w:tcW w:w="2584" w:type="dxa"/>
            <w:tcBorders>
              <w:top w:val="single" w:sz="4" w:space="0" w:color="auto"/>
              <w:bottom w:val="single" w:sz="4" w:space="0" w:color="auto"/>
            </w:tcBorders>
            <w:vAlign w:val="center"/>
          </w:tcPr>
          <w:p w14:paraId="750F24C7" w14:textId="4453C28F" w:rsidR="00E73F3A" w:rsidRPr="00FD35A8" w:rsidDel="00E75A93" w:rsidRDefault="00E73F3A" w:rsidP="006921A2">
            <w:pPr>
              <w:widowControl/>
              <w:jc w:val="center"/>
              <w:rPr>
                <w:del w:id="3650" w:author="Yali Chen" w:date="2025-12-18T10:50:00Z" w16du:dateUtc="2025-12-18T02:50:00Z"/>
                <w:rFonts w:ascii="Times New Roman" w:eastAsiaTheme="minorEastAsia" w:hAnsi="Times New Roman"/>
                <w:strike/>
                <w:lang w:eastAsia="zh-CN"/>
                <w:rPrChange w:id="3651" w:author="Pan, Zhemin" w:date="2025-12-13T13:26:00Z" w16du:dateUtc="2025-12-13T05:26:00Z">
                  <w:rPr>
                    <w:del w:id="3652" w:author="Yali Chen" w:date="2025-12-18T10:50:00Z" w16du:dateUtc="2025-12-18T02:50:00Z"/>
                    <w:rFonts w:ascii="Times New Roman" w:eastAsiaTheme="minorEastAsia" w:hAnsi="Times New Roman"/>
                    <w:lang w:eastAsia="zh-CN"/>
                  </w:rPr>
                </w:rPrChange>
              </w:rPr>
            </w:pPr>
            <w:del w:id="3653" w:author="Yali Chen" w:date="2025-12-18T10:50:00Z" w16du:dateUtc="2025-12-18T02:50:00Z">
              <w:r w:rsidRPr="00FD35A8" w:rsidDel="00E75A93">
                <w:rPr>
                  <w:rFonts w:ascii="Times New Roman" w:hAnsi="Times New Roman"/>
                  <w:strike/>
                  <w:rPrChange w:id="3654" w:author="Pan, Zhemin" w:date="2025-12-13T13:26:00Z" w16du:dateUtc="2025-12-13T05:26:00Z">
                    <w:rPr>
                      <w:rFonts w:ascii="Times New Roman" w:hAnsi="Times New Roman"/>
                    </w:rPr>
                  </w:rPrChange>
                </w:rPr>
                <w:delText>&lt;&lt;Analysis vist&gt;&gt;</w:delText>
              </w:r>
            </w:del>
          </w:p>
        </w:tc>
      </w:tr>
      <w:tr w:rsidR="00E73F3A" w:rsidRPr="00FD35A8" w:rsidDel="00E75A93" w14:paraId="23A0668D" w14:textId="6490280C" w:rsidTr="006921A2">
        <w:trPr>
          <w:trHeight w:val="242"/>
          <w:del w:id="3655" w:author="Yali Chen" w:date="2025-12-18T10:50:00Z"/>
        </w:trPr>
        <w:tc>
          <w:tcPr>
            <w:tcW w:w="2415" w:type="dxa"/>
            <w:tcBorders>
              <w:top w:val="nil"/>
              <w:left w:val="nil"/>
              <w:bottom w:val="nil"/>
              <w:right w:val="nil"/>
            </w:tcBorders>
            <w:vAlign w:val="center"/>
          </w:tcPr>
          <w:p w14:paraId="45D03937" w14:textId="6817BBA7" w:rsidR="00E73F3A" w:rsidRPr="00FD35A8" w:rsidDel="00E75A93" w:rsidRDefault="00E73F3A" w:rsidP="006921A2">
            <w:pPr>
              <w:widowControl/>
              <w:jc w:val="center"/>
              <w:rPr>
                <w:del w:id="3656" w:author="Yali Chen" w:date="2025-12-18T10:50:00Z" w16du:dateUtc="2025-12-18T02:50:00Z"/>
                <w:rFonts w:ascii="Times New Roman" w:hAnsi="Times New Roman"/>
                <w:strike/>
                <w:color w:val="auto"/>
                <w:lang w:eastAsia="ja-JP"/>
                <w:rPrChange w:id="3657" w:author="Pan, Zhemin" w:date="2025-12-13T13:26:00Z" w16du:dateUtc="2025-12-13T05:26:00Z">
                  <w:rPr>
                    <w:del w:id="3658" w:author="Yali Chen" w:date="2025-12-18T10:50:00Z" w16du:dateUtc="2025-12-18T02:50:00Z"/>
                    <w:rFonts w:ascii="Times New Roman" w:hAnsi="Times New Roman"/>
                    <w:color w:val="auto"/>
                    <w:lang w:eastAsia="ja-JP"/>
                  </w:rPr>
                </w:rPrChange>
              </w:rPr>
            </w:pPr>
            <w:del w:id="3659" w:author="Yali Chen" w:date="2025-12-18T10:50:00Z" w16du:dateUtc="2025-12-18T02:50:00Z">
              <w:r w:rsidRPr="00FD35A8" w:rsidDel="00E75A93">
                <w:rPr>
                  <w:rFonts w:ascii="Times New Roman" w:eastAsia="等线" w:hAnsi="Times New Roman"/>
                  <w:strike/>
                  <w:color w:val="auto"/>
                  <w:rPrChange w:id="3660" w:author="Pan, Zhemin" w:date="2025-12-13T13:26:00Z" w16du:dateUtc="2025-12-13T05:26:00Z">
                    <w:rPr>
                      <w:rFonts w:ascii="Times New Roman" w:eastAsia="等线" w:hAnsi="Times New Roman"/>
                      <w:color w:val="auto"/>
                    </w:rPr>
                  </w:rPrChange>
                </w:rPr>
                <w:delText>E0001001</w:delText>
              </w:r>
            </w:del>
          </w:p>
        </w:tc>
        <w:tc>
          <w:tcPr>
            <w:tcW w:w="1194" w:type="dxa"/>
            <w:tcBorders>
              <w:top w:val="nil"/>
              <w:left w:val="nil"/>
              <w:bottom w:val="nil"/>
              <w:right w:val="nil"/>
            </w:tcBorders>
            <w:vAlign w:val="center"/>
          </w:tcPr>
          <w:p w14:paraId="602FBC1C" w14:textId="6114C35F" w:rsidR="00E73F3A" w:rsidRPr="00FD35A8" w:rsidDel="00E75A93" w:rsidRDefault="00E73F3A" w:rsidP="006921A2">
            <w:pPr>
              <w:widowControl/>
              <w:jc w:val="center"/>
              <w:rPr>
                <w:del w:id="3661" w:author="Yali Chen" w:date="2025-12-18T10:50:00Z" w16du:dateUtc="2025-12-18T02:50:00Z"/>
                <w:rFonts w:ascii="Times New Roman" w:hAnsi="Times New Roman"/>
                <w:strike/>
                <w:color w:val="auto"/>
                <w:lang w:eastAsia="ja-JP"/>
                <w:rPrChange w:id="3662" w:author="Pan, Zhemin" w:date="2025-12-13T13:26:00Z" w16du:dateUtc="2025-12-13T05:26:00Z">
                  <w:rPr>
                    <w:del w:id="3663" w:author="Yali Chen" w:date="2025-12-18T10:50:00Z" w16du:dateUtc="2025-12-18T02:50:00Z"/>
                    <w:rFonts w:ascii="Times New Roman" w:hAnsi="Times New Roman"/>
                    <w:color w:val="auto"/>
                    <w:lang w:eastAsia="ja-JP"/>
                  </w:rPr>
                </w:rPrChange>
              </w:rPr>
            </w:pPr>
            <w:del w:id="3664" w:author="Yali Chen" w:date="2025-12-18T10:50:00Z" w16du:dateUtc="2025-12-18T02:50:00Z">
              <w:r w:rsidRPr="00FD35A8" w:rsidDel="00E75A93">
                <w:rPr>
                  <w:rFonts w:ascii="Times New Roman" w:eastAsia="等线" w:hAnsi="Times New Roman"/>
                  <w:strike/>
                  <w:color w:val="auto"/>
                  <w:rPrChange w:id="3665" w:author="Pan, Zhemin" w:date="2025-12-13T13:26:00Z" w16du:dateUtc="2025-12-13T05:26:00Z">
                    <w:rPr>
                      <w:rFonts w:ascii="Times New Roman" w:eastAsia="等线" w:hAnsi="Times New Roman"/>
                      <w:color w:val="auto"/>
                    </w:rPr>
                  </w:rPrChange>
                </w:rPr>
                <w:delText>IIM</w:delText>
              </w:r>
            </w:del>
          </w:p>
        </w:tc>
        <w:tc>
          <w:tcPr>
            <w:tcW w:w="1590" w:type="dxa"/>
            <w:tcBorders>
              <w:top w:val="nil"/>
              <w:left w:val="nil"/>
              <w:bottom w:val="nil"/>
              <w:right w:val="nil"/>
            </w:tcBorders>
            <w:vAlign w:val="center"/>
          </w:tcPr>
          <w:p w14:paraId="225062CD" w14:textId="079B37C7" w:rsidR="00E73F3A" w:rsidRPr="00FD35A8" w:rsidDel="00E75A93" w:rsidRDefault="00E73F3A" w:rsidP="006921A2">
            <w:pPr>
              <w:widowControl/>
              <w:jc w:val="center"/>
              <w:rPr>
                <w:del w:id="3666" w:author="Yali Chen" w:date="2025-12-18T10:50:00Z" w16du:dateUtc="2025-12-18T02:50:00Z"/>
                <w:rFonts w:ascii="Times New Roman" w:hAnsi="Times New Roman"/>
                <w:strike/>
                <w:color w:val="auto"/>
                <w:lang w:eastAsia="zh-CN"/>
                <w:rPrChange w:id="3667" w:author="Pan, Zhemin" w:date="2025-12-13T13:26:00Z" w16du:dateUtc="2025-12-13T05:26:00Z">
                  <w:rPr>
                    <w:del w:id="3668" w:author="Yali Chen" w:date="2025-12-18T10:50:00Z" w16du:dateUtc="2025-12-18T02:50:00Z"/>
                    <w:rFonts w:ascii="Times New Roman" w:hAnsi="Times New Roman"/>
                    <w:color w:val="auto"/>
                    <w:lang w:eastAsia="zh-CN"/>
                  </w:rPr>
                </w:rPrChange>
              </w:rPr>
            </w:pPr>
            <w:del w:id="3669" w:author="Yali Chen" w:date="2025-12-18T10:50:00Z" w16du:dateUtc="2025-12-18T02:50:00Z">
              <w:r w:rsidRPr="00FD35A8" w:rsidDel="00E75A93">
                <w:rPr>
                  <w:rFonts w:ascii="Times New Roman" w:eastAsia="等线" w:hAnsi="Times New Roman"/>
                  <w:strike/>
                  <w:color w:val="auto"/>
                  <w:rPrChange w:id="3670" w:author="Pan, Zhemin" w:date="2025-12-13T13:26:00Z" w16du:dateUtc="2025-12-13T05:26:00Z">
                    <w:rPr>
                      <w:rFonts w:ascii="Times New Roman" w:eastAsia="等线" w:hAnsi="Times New Roman"/>
                      <w:color w:val="auto"/>
                    </w:rPr>
                  </w:rPrChange>
                </w:rPr>
                <w:delText>xx (unit)</w:delText>
              </w:r>
            </w:del>
          </w:p>
        </w:tc>
        <w:tc>
          <w:tcPr>
            <w:tcW w:w="1369" w:type="dxa"/>
            <w:tcBorders>
              <w:top w:val="nil"/>
              <w:left w:val="nil"/>
              <w:bottom w:val="nil"/>
              <w:right w:val="nil"/>
            </w:tcBorders>
            <w:vAlign w:val="center"/>
          </w:tcPr>
          <w:p w14:paraId="00EB2A25" w14:textId="657A38B7" w:rsidR="00E73F3A" w:rsidRPr="00FD35A8" w:rsidDel="00E75A93" w:rsidRDefault="00E73F3A" w:rsidP="006921A2">
            <w:pPr>
              <w:widowControl/>
              <w:jc w:val="center"/>
              <w:rPr>
                <w:del w:id="3671" w:author="Yali Chen" w:date="2025-12-18T10:50:00Z" w16du:dateUtc="2025-12-18T02:50:00Z"/>
                <w:rFonts w:ascii="Times New Roman" w:hAnsi="Times New Roman"/>
                <w:strike/>
                <w:color w:val="auto"/>
                <w:lang w:eastAsia="zh-CN"/>
                <w:rPrChange w:id="3672" w:author="Pan, Zhemin" w:date="2025-12-13T13:26:00Z" w16du:dateUtc="2025-12-13T05:26:00Z">
                  <w:rPr>
                    <w:del w:id="3673" w:author="Yali Chen" w:date="2025-12-18T10:50:00Z" w16du:dateUtc="2025-12-18T02:50:00Z"/>
                    <w:rFonts w:ascii="Times New Roman" w:hAnsi="Times New Roman"/>
                    <w:color w:val="auto"/>
                    <w:lang w:eastAsia="zh-CN"/>
                  </w:rPr>
                </w:rPrChange>
              </w:rPr>
            </w:pPr>
            <w:del w:id="3674" w:author="Yali Chen" w:date="2025-12-18T10:50:00Z" w16du:dateUtc="2025-12-18T02:50:00Z">
              <w:r w:rsidRPr="00FD35A8" w:rsidDel="00E75A93">
                <w:rPr>
                  <w:rFonts w:ascii="Times New Roman" w:eastAsia="等线" w:hAnsi="Times New Roman"/>
                  <w:strike/>
                  <w:color w:val="auto"/>
                  <w:rPrChange w:id="3675" w:author="Pan, Zhemin" w:date="2025-12-13T13:26:00Z" w16du:dateUtc="2025-12-13T05:26:00Z">
                    <w:rPr>
                      <w:rFonts w:ascii="Times New Roman" w:eastAsia="等线" w:hAnsi="Times New Roman"/>
                      <w:color w:val="auto"/>
                    </w:rPr>
                  </w:rPrChange>
                </w:rPr>
                <w:delText>Y</w:delText>
              </w:r>
            </w:del>
          </w:p>
        </w:tc>
        <w:tc>
          <w:tcPr>
            <w:tcW w:w="1573" w:type="dxa"/>
            <w:tcBorders>
              <w:top w:val="nil"/>
              <w:left w:val="nil"/>
              <w:bottom w:val="nil"/>
              <w:right w:val="nil"/>
            </w:tcBorders>
            <w:vAlign w:val="center"/>
          </w:tcPr>
          <w:p w14:paraId="58BC6E7C" w14:textId="2715974D" w:rsidR="00E73F3A" w:rsidRPr="00FD35A8" w:rsidDel="00E75A93" w:rsidRDefault="00E73F3A" w:rsidP="006921A2">
            <w:pPr>
              <w:widowControl/>
              <w:jc w:val="center"/>
              <w:rPr>
                <w:del w:id="3676" w:author="Yali Chen" w:date="2025-12-18T10:50:00Z" w16du:dateUtc="2025-12-18T02:50:00Z"/>
                <w:rFonts w:ascii="Times New Roman" w:hAnsi="Times New Roman"/>
                <w:strike/>
                <w:color w:val="auto"/>
                <w:lang w:eastAsia="ja-JP"/>
                <w:rPrChange w:id="3677" w:author="Pan, Zhemin" w:date="2025-12-13T13:26:00Z" w16du:dateUtc="2025-12-13T05:26:00Z">
                  <w:rPr>
                    <w:del w:id="3678" w:author="Yali Chen" w:date="2025-12-18T10:50:00Z" w16du:dateUtc="2025-12-18T02:50:00Z"/>
                    <w:rFonts w:ascii="Times New Roman" w:hAnsi="Times New Roman"/>
                    <w:color w:val="auto"/>
                    <w:lang w:eastAsia="ja-JP"/>
                  </w:rPr>
                </w:rPrChange>
              </w:rPr>
            </w:pPr>
            <w:del w:id="3679" w:author="Yali Chen" w:date="2025-12-18T10:50:00Z" w16du:dateUtc="2025-12-18T02:50:00Z">
              <w:r w:rsidRPr="00FD35A8" w:rsidDel="00E75A93">
                <w:rPr>
                  <w:rFonts w:ascii="Times New Roman" w:eastAsia="等线" w:hAnsi="Times New Roman"/>
                  <w:strike/>
                  <w:color w:val="auto"/>
                  <w:rPrChange w:id="3680" w:author="Pan, Zhemin" w:date="2025-12-13T13:26:00Z" w16du:dateUtc="2025-12-13T05:26:00Z">
                    <w:rPr>
                      <w:rFonts w:ascii="Times New Roman" w:eastAsia="等线" w:hAnsi="Times New Roman"/>
                      <w:color w:val="auto"/>
                    </w:rPr>
                  </w:rPrChange>
                </w:rPr>
                <w:delText>xx</w:delText>
              </w:r>
            </w:del>
          </w:p>
        </w:tc>
        <w:tc>
          <w:tcPr>
            <w:tcW w:w="1401" w:type="dxa"/>
            <w:tcBorders>
              <w:top w:val="nil"/>
              <w:left w:val="nil"/>
              <w:bottom w:val="nil"/>
              <w:right w:val="nil"/>
            </w:tcBorders>
            <w:vAlign w:val="center"/>
          </w:tcPr>
          <w:p w14:paraId="4FE768DC" w14:textId="5AFA854D" w:rsidR="00E73F3A" w:rsidRPr="00FD35A8" w:rsidDel="00E75A93" w:rsidRDefault="00E73F3A" w:rsidP="006921A2">
            <w:pPr>
              <w:widowControl/>
              <w:jc w:val="center"/>
              <w:rPr>
                <w:del w:id="3681" w:author="Yali Chen" w:date="2025-12-18T10:50:00Z" w16du:dateUtc="2025-12-18T02:50:00Z"/>
                <w:rFonts w:ascii="Times New Roman" w:hAnsi="Times New Roman"/>
                <w:strike/>
                <w:color w:val="auto"/>
                <w:lang w:eastAsia="ja-JP"/>
                <w:rPrChange w:id="3682" w:author="Pan, Zhemin" w:date="2025-12-13T13:26:00Z" w16du:dateUtc="2025-12-13T05:26:00Z">
                  <w:rPr>
                    <w:del w:id="3683" w:author="Yali Chen" w:date="2025-12-18T10:50:00Z" w16du:dateUtc="2025-12-18T02:50:00Z"/>
                    <w:rFonts w:ascii="Times New Roman" w:hAnsi="Times New Roman"/>
                    <w:color w:val="auto"/>
                    <w:lang w:eastAsia="ja-JP"/>
                  </w:rPr>
                </w:rPrChange>
              </w:rPr>
            </w:pPr>
            <w:del w:id="3684" w:author="Yali Chen" w:date="2025-12-18T10:50:00Z" w16du:dateUtc="2025-12-18T02:50:00Z">
              <w:r w:rsidRPr="00FD35A8" w:rsidDel="00E75A93">
                <w:rPr>
                  <w:rFonts w:ascii="Times New Roman" w:eastAsia="等线" w:hAnsi="Times New Roman"/>
                  <w:strike/>
                  <w:color w:val="auto"/>
                  <w:rPrChange w:id="3685" w:author="Pan, Zhemin" w:date="2025-12-13T13:26:00Z" w16du:dateUtc="2025-12-13T05:26:00Z">
                    <w:rPr>
                      <w:rFonts w:ascii="Times New Roman" w:eastAsia="等线" w:hAnsi="Times New Roman"/>
                      <w:color w:val="auto"/>
                    </w:rPr>
                  </w:rPrChange>
                </w:rPr>
                <w:delText>xx</w:delText>
              </w:r>
            </w:del>
          </w:p>
        </w:tc>
        <w:tc>
          <w:tcPr>
            <w:tcW w:w="714" w:type="dxa"/>
            <w:tcBorders>
              <w:top w:val="nil"/>
              <w:left w:val="nil"/>
              <w:bottom w:val="nil"/>
              <w:right w:val="nil"/>
            </w:tcBorders>
            <w:vAlign w:val="center"/>
          </w:tcPr>
          <w:p w14:paraId="7BAE8EBE" w14:textId="33AE096C" w:rsidR="00E73F3A" w:rsidRPr="00FD35A8" w:rsidDel="00E75A93" w:rsidRDefault="00E73F3A" w:rsidP="006921A2">
            <w:pPr>
              <w:widowControl/>
              <w:jc w:val="center"/>
              <w:rPr>
                <w:del w:id="3686" w:author="Yali Chen" w:date="2025-12-18T10:50:00Z" w16du:dateUtc="2025-12-18T02:50:00Z"/>
                <w:rFonts w:ascii="Times New Roman" w:hAnsi="Times New Roman"/>
                <w:strike/>
                <w:color w:val="auto"/>
                <w:rPrChange w:id="3687" w:author="Pan, Zhemin" w:date="2025-12-13T13:26:00Z" w16du:dateUtc="2025-12-13T05:26:00Z">
                  <w:rPr>
                    <w:del w:id="3688" w:author="Yali Chen" w:date="2025-12-18T10:50:00Z" w16du:dateUtc="2025-12-18T02:50:00Z"/>
                    <w:rFonts w:ascii="Times New Roman" w:hAnsi="Times New Roman"/>
                    <w:color w:val="auto"/>
                  </w:rPr>
                </w:rPrChange>
              </w:rPr>
            </w:pPr>
            <w:del w:id="3689" w:author="Yali Chen" w:date="2025-12-18T10:50:00Z" w16du:dateUtc="2025-12-18T02:50:00Z">
              <w:r w:rsidRPr="00FD35A8" w:rsidDel="00E75A93">
                <w:rPr>
                  <w:rFonts w:ascii="Times New Roman" w:eastAsia="等线" w:hAnsi="Times New Roman"/>
                  <w:strike/>
                  <w:color w:val="auto"/>
                  <w:rPrChange w:id="3690" w:author="Pan, Zhemin" w:date="2025-12-13T13:26:00Z" w16du:dateUtc="2025-12-13T05:26:00Z">
                    <w:rPr>
                      <w:rFonts w:ascii="Times New Roman" w:eastAsia="等线" w:hAnsi="Times New Roman"/>
                      <w:color w:val="auto"/>
                    </w:rPr>
                  </w:rPrChange>
                </w:rPr>
                <w:delText>xx</w:delText>
              </w:r>
            </w:del>
          </w:p>
        </w:tc>
        <w:tc>
          <w:tcPr>
            <w:tcW w:w="714" w:type="dxa"/>
            <w:tcBorders>
              <w:top w:val="nil"/>
              <w:left w:val="nil"/>
              <w:bottom w:val="nil"/>
              <w:right w:val="nil"/>
            </w:tcBorders>
            <w:vAlign w:val="center"/>
          </w:tcPr>
          <w:p w14:paraId="72A71285" w14:textId="5EF45656" w:rsidR="00E73F3A" w:rsidRPr="00FD35A8" w:rsidDel="00E75A93" w:rsidRDefault="00246B30" w:rsidP="006921A2">
            <w:pPr>
              <w:widowControl/>
              <w:jc w:val="center"/>
              <w:rPr>
                <w:del w:id="3691" w:author="Yali Chen" w:date="2025-12-18T10:50:00Z" w16du:dateUtc="2025-12-18T02:50:00Z"/>
                <w:rFonts w:ascii="Times New Roman" w:hAnsi="Times New Roman"/>
                <w:strike/>
                <w:color w:val="auto"/>
                <w:rPrChange w:id="3692" w:author="Pan, Zhemin" w:date="2025-12-13T13:26:00Z" w16du:dateUtc="2025-12-13T05:26:00Z">
                  <w:rPr>
                    <w:del w:id="3693" w:author="Yali Chen" w:date="2025-12-18T10:50:00Z" w16du:dateUtc="2025-12-18T02:50:00Z"/>
                    <w:rFonts w:ascii="Times New Roman" w:hAnsi="Times New Roman"/>
                    <w:color w:val="auto"/>
                  </w:rPr>
                </w:rPrChange>
              </w:rPr>
            </w:pPr>
            <w:del w:id="3694" w:author="Yali Chen" w:date="2025-12-18T10:50:00Z" w16du:dateUtc="2025-12-18T02:50:00Z">
              <w:r w:rsidRPr="00FD35A8" w:rsidDel="00E75A93">
                <w:rPr>
                  <w:rFonts w:ascii="Times New Roman" w:eastAsia="等线" w:hAnsi="Times New Roman"/>
                  <w:strike/>
                  <w:color w:val="auto"/>
                  <w:rPrChange w:id="3695" w:author="Pan, Zhemin" w:date="2025-12-13T13:26:00Z" w16du:dateUtc="2025-12-13T05:26:00Z">
                    <w:rPr>
                      <w:rFonts w:ascii="Times New Roman" w:eastAsia="等线" w:hAnsi="Times New Roman"/>
                      <w:color w:val="auto"/>
                    </w:rPr>
                  </w:rPrChange>
                </w:rPr>
                <w:delText>x</w:delText>
              </w:r>
              <w:r w:rsidR="00E73F3A" w:rsidRPr="00FD35A8" w:rsidDel="00E75A93">
                <w:rPr>
                  <w:rFonts w:ascii="Times New Roman" w:eastAsia="等线" w:hAnsi="Times New Roman"/>
                  <w:strike/>
                  <w:color w:val="auto"/>
                  <w:rPrChange w:id="3696" w:author="Pan, Zhemin" w:date="2025-12-13T13:26:00Z" w16du:dateUtc="2025-12-13T05:26:00Z">
                    <w:rPr>
                      <w:rFonts w:ascii="Times New Roman" w:eastAsia="等线" w:hAnsi="Times New Roman"/>
                      <w:color w:val="auto"/>
                    </w:rPr>
                  </w:rPrChange>
                </w:rPr>
                <w:delText>x*</w:delText>
              </w:r>
            </w:del>
          </w:p>
        </w:tc>
        <w:tc>
          <w:tcPr>
            <w:tcW w:w="2584" w:type="dxa"/>
            <w:tcBorders>
              <w:top w:val="nil"/>
              <w:left w:val="nil"/>
              <w:bottom w:val="nil"/>
              <w:right w:val="nil"/>
            </w:tcBorders>
            <w:vAlign w:val="center"/>
          </w:tcPr>
          <w:p w14:paraId="0E7E7021" w14:textId="60EFA4BF" w:rsidR="00E73F3A" w:rsidRPr="00FD35A8" w:rsidDel="00E75A93" w:rsidRDefault="00E73F3A" w:rsidP="006921A2">
            <w:pPr>
              <w:widowControl/>
              <w:jc w:val="center"/>
              <w:rPr>
                <w:del w:id="3697" w:author="Yali Chen" w:date="2025-12-18T10:50:00Z" w16du:dateUtc="2025-12-18T02:50:00Z"/>
                <w:rFonts w:ascii="Times New Roman" w:hAnsi="Times New Roman"/>
                <w:strike/>
                <w:color w:val="auto"/>
                <w:lang w:eastAsia="zh-CN"/>
                <w:rPrChange w:id="3698" w:author="Pan, Zhemin" w:date="2025-12-13T13:26:00Z" w16du:dateUtc="2025-12-13T05:26:00Z">
                  <w:rPr>
                    <w:del w:id="3699" w:author="Yali Chen" w:date="2025-12-18T10:50:00Z" w16du:dateUtc="2025-12-18T02:50:00Z"/>
                    <w:rFonts w:ascii="Times New Roman" w:hAnsi="Times New Roman"/>
                    <w:color w:val="auto"/>
                    <w:lang w:eastAsia="zh-CN"/>
                  </w:rPr>
                </w:rPrChange>
              </w:rPr>
            </w:pPr>
            <w:del w:id="3700" w:author="Yali Chen" w:date="2025-12-18T10:50:00Z" w16du:dateUtc="2025-12-18T02:50:00Z">
              <w:r w:rsidRPr="00FD35A8" w:rsidDel="00E75A93">
                <w:rPr>
                  <w:rFonts w:ascii="Times New Roman" w:eastAsia="等线" w:hAnsi="Times New Roman"/>
                  <w:strike/>
                  <w:color w:val="auto"/>
                  <w:rPrChange w:id="3701" w:author="Pan, Zhemin" w:date="2025-12-13T13:26:00Z" w16du:dateUtc="2025-12-13T05:26:00Z">
                    <w:rPr>
                      <w:rFonts w:ascii="Times New Roman" w:eastAsia="等线" w:hAnsi="Times New Roman"/>
                      <w:color w:val="auto"/>
                    </w:rPr>
                  </w:rPrChange>
                </w:rPr>
                <w:delText>xx</w:delText>
              </w:r>
            </w:del>
          </w:p>
        </w:tc>
      </w:tr>
      <w:tr w:rsidR="00E73F3A" w:rsidRPr="00FD35A8" w:rsidDel="00E75A93" w14:paraId="63E99332" w14:textId="7D028A5E" w:rsidTr="006921A2">
        <w:trPr>
          <w:trHeight w:val="270"/>
          <w:del w:id="3702" w:author="Yali Chen" w:date="2025-12-18T10:50:00Z"/>
        </w:trPr>
        <w:tc>
          <w:tcPr>
            <w:tcW w:w="2415" w:type="dxa"/>
            <w:tcBorders>
              <w:top w:val="nil"/>
              <w:left w:val="nil"/>
              <w:bottom w:val="nil"/>
              <w:right w:val="nil"/>
            </w:tcBorders>
            <w:vAlign w:val="center"/>
          </w:tcPr>
          <w:p w14:paraId="5B8AEA6A" w14:textId="5B70D645" w:rsidR="00E73F3A" w:rsidRPr="00FD35A8" w:rsidDel="00E75A93" w:rsidRDefault="00E73F3A" w:rsidP="006921A2">
            <w:pPr>
              <w:widowControl/>
              <w:jc w:val="center"/>
              <w:rPr>
                <w:del w:id="3703" w:author="Yali Chen" w:date="2025-12-18T10:50:00Z" w16du:dateUtc="2025-12-18T02:50:00Z"/>
                <w:rFonts w:ascii="Times New Roman" w:hAnsi="Times New Roman"/>
                <w:strike/>
                <w:color w:val="auto"/>
                <w:lang w:eastAsia="zh-CN"/>
                <w:rPrChange w:id="3704" w:author="Pan, Zhemin" w:date="2025-12-13T13:26:00Z" w16du:dateUtc="2025-12-13T05:26:00Z">
                  <w:rPr>
                    <w:del w:id="3705" w:author="Yali Chen" w:date="2025-12-18T10:50:00Z" w16du:dateUtc="2025-12-18T02:50:00Z"/>
                    <w:rFonts w:ascii="Times New Roman" w:hAnsi="Times New Roman"/>
                    <w:color w:val="auto"/>
                    <w:lang w:eastAsia="zh-CN"/>
                  </w:rPr>
                </w:rPrChange>
              </w:rPr>
            </w:pPr>
            <w:del w:id="3706" w:author="Yali Chen" w:date="2025-12-18T10:50:00Z" w16du:dateUtc="2025-12-18T02:50:00Z">
              <w:r w:rsidRPr="00FD35A8" w:rsidDel="00E75A93">
                <w:rPr>
                  <w:rFonts w:ascii="Times New Roman" w:eastAsia="等线" w:hAnsi="Times New Roman"/>
                  <w:strike/>
                  <w:color w:val="auto"/>
                  <w:rPrChange w:id="3707" w:author="Pan, Zhemin" w:date="2025-12-13T13:26:00Z" w16du:dateUtc="2025-12-13T05:26:00Z">
                    <w:rPr>
                      <w:rFonts w:ascii="Times New Roman" w:eastAsia="等线" w:hAnsi="Times New Roman"/>
                      <w:color w:val="auto"/>
                    </w:rPr>
                  </w:rPrChange>
                </w:rPr>
                <w:delText>E0001002</w:delText>
              </w:r>
            </w:del>
          </w:p>
        </w:tc>
        <w:tc>
          <w:tcPr>
            <w:tcW w:w="1194" w:type="dxa"/>
            <w:tcBorders>
              <w:top w:val="nil"/>
              <w:left w:val="nil"/>
              <w:bottom w:val="nil"/>
              <w:right w:val="nil"/>
            </w:tcBorders>
            <w:vAlign w:val="center"/>
          </w:tcPr>
          <w:p w14:paraId="7B4FD160" w14:textId="286E9F27" w:rsidR="00E73F3A" w:rsidRPr="00FD35A8" w:rsidDel="00E75A93" w:rsidRDefault="00E73F3A" w:rsidP="006921A2">
            <w:pPr>
              <w:widowControl/>
              <w:jc w:val="center"/>
              <w:rPr>
                <w:del w:id="3708" w:author="Yali Chen" w:date="2025-12-18T10:50:00Z" w16du:dateUtc="2025-12-18T02:50:00Z"/>
                <w:rFonts w:ascii="Times New Roman" w:hAnsi="Times New Roman"/>
                <w:strike/>
                <w:color w:val="auto"/>
                <w:lang w:eastAsia="ja-JP"/>
                <w:rPrChange w:id="3709" w:author="Pan, Zhemin" w:date="2025-12-13T13:26:00Z" w16du:dateUtc="2025-12-13T05:26:00Z">
                  <w:rPr>
                    <w:del w:id="3710" w:author="Yali Chen" w:date="2025-12-18T10:50:00Z" w16du:dateUtc="2025-12-18T02:50:00Z"/>
                    <w:rFonts w:ascii="Times New Roman" w:hAnsi="Times New Roman"/>
                    <w:color w:val="auto"/>
                    <w:lang w:eastAsia="ja-JP"/>
                  </w:rPr>
                </w:rPrChange>
              </w:rPr>
            </w:pPr>
            <w:del w:id="3711" w:author="Yali Chen" w:date="2025-12-18T10:50:00Z" w16du:dateUtc="2025-12-18T02:50:00Z">
              <w:r w:rsidRPr="00FD35A8" w:rsidDel="00E75A93">
                <w:rPr>
                  <w:rFonts w:ascii="Times New Roman" w:eastAsia="等线" w:hAnsi="Times New Roman"/>
                  <w:strike/>
                  <w:color w:val="auto"/>
                  <w:rPrChange w:id="3712" w:author="Pan, Zhemin" w:date="2025-12-13T13:26:00Z" w16du:dateUtc="2025-12-13T05:26:00Z">
                    <w:rPr>
                      <w:rFonts w:ascii="Times New Roman" w:eastAsia="等线" w:hAnsi="Times New Roman"/>
                      <w:color w:val="auto"/>
                    </w:rPr>
                  </w:rPrChange>
                </w:rPr>
                <w:delText>IIM</w:delText>
              </w:r>
            </w:del>
          </w:p>
        </w:tc>
        <w:tc>
          <w:tcPr>
            <w:tcW w:w="1590" w:type="dxa"/>
            <w:tcBorders>
              <w:top w:val="nil"/>
              <w:left w:val="nil"/>
              <w:bottom w:val="nil"/>
              <w:right w:val="nil"/>
            </w:tcBorders>
            <w:vAlign w:val="center"/>
          </w:tcPr>
          <w:p w14:paraId="40204D28" w14:textId="3ECA2A35" w:rsidR="00E73F3A" w:rsidRPr="00FD35A8" w:rsidDel="00E75A93" w:rsidRDefault="00E73F3A" w:rsidP="006921A2">
            <w:pPr>
              <w:widowControl/>
              <w:jc w:val="center"/>
              <w:rPr>
                <w:del w:id="3713" w:author="Yali Chen" w:date="2025-12-18T10:50:00Z" w16du:dateUtc="2025-12-18T02:50:00Z"/>
                <w:rFonts w:ascii="Times New Roman" w:hAnsi="Times New Roman"/>
                <w:strike/>
                <w:color w:val="auto"/>
                <w:lang w:eastAsia="ja-JP"/>
                <w:rPrChange w:id="3714" w:author="Pan, Zhemin" w:date="2025-12-13T13:26:00Z" w16du:dateUtc="2025-12-13T05:26:00Z">
                  <w:rPr>
                    <w:del w:id="3715" w:author="Yali Chen" w:date="2025-12-18T10:50:00Z" w16du:dateUtc="2025-12-18T02:50:00Z"/>
                    <w:rFonts w:ascii="Times New Roman" w:hAnsi="Times New Roman"/>
                    <w:color w:val="auto"/>
                    <w:lang w:eastAsia="ja-JP"/>
                  </w:rPr>
                </w:rPrChange>
              </w:rPr>
            </w:pPr>
            <w:del w:id="3716" w:author="Yali Chen" w:date="2025-12-18T10:50:00Z" w16du:dateUtc="2025-12-18T02:50:00Z">
              <w:r w:rsidRPr="00FD35A8" w:rsidDel="00E75A93">
                <w:rPr>
                  <w:rFonts w:ascii="Times New Roman" w:eastAsia="等线" w:hAnsi="Times New Roman"/>
                  <w:strike/>
                  <w:color w:val="auto"/>
                  <w:rPrChange w:id="3717" w:author="Pan, Zhemin" w:date="2025-12-13T13:26:00Z" w16du:dateUtc="2025-12-13T05:26:00Z">
                    <w:rPr>
                      <w:rFonts w:ascii="Times New Roman" w:eastAsia="等线" w:hAnsi="Times New Roman"/>
                      <w:color w:val="auto"/>
                    </w:rPr>
                  </w:rPrChange>
                </w:rPr>
                <w:delText>xx (unit)</w:delText>
              </w:r>
            </w:del>
          </w:p>
        </w:tc>
        <w:tc>
          <w:tcPr>
            <w:tcW w:w="1369" w:type="dxa"/>
            <w:tcBorders>
              <w:top w:val="nil"/>
              <w:left w:val="nil"/>
              <w:bottom w:val="nil"/>
              <w:right w:val="nil"/>
            </w:tcBorders>
            <w:vAlign w:val="center"/>
          </w:tcPr>
          <w:p w14:paraId="323CC5FB" w14:textId="68DF6185" w:rsidR="00E73F3A" w:rsidRPr="00FD35A8" w:rsidDel="00E75A93" w:rsidRDefault="00E73F3A" w:rsidP="006921A2">
            <w:pPr>
              <w:widowControl/>
              <w:jc w:val="center"/>
              <w:rPr>
                <w:del w:id="3718" w:author="Yali Chen" w:date="2025-12-18T10:50:00Z" w16du:dateUtc="2025-12-18T02:50:00Z"/>
                <w:rFonts w:ascii="Times New Roman" w:hAnsi="Times New Roman"/>
                <w:strike/>
                <w:color w:val="auto"/>
                <w:lang w:eastAsia="zh-CN"/>
                <w:rPrChange w:id="3719" w:author="Pan, Zhemin" w:date="2025-12-13T13:26:00Z" w16du:dateUtc="2025-12-13T05:26:00Z">
                  <w:rPr>
                    <w:del w:id="3720" w:author="Yali Chen" w:date="2025-12-18T10:50:00Z" w16du:dateUtc="2025-12-18T02:50:00Z"/>
                    <w:rFonts w:ascii="Times New Roman" w:hAnsi="Times New Roman"/>
                    <w:color w:val="auto"/>
                    <w:lang w:eastAsia="zh-CN"/>
                  </w:rPr>
                </w:rPrChange>
              </w:rPr>
            </w:pPr>
            <w:del w:id="3721" w:author="Yali Chen" w:date="2025-12-18T10:50:00Z" w16du:dateUtc="2025-12-18T02:50:00Z">
              <w:r w:rsidRPr="00FD35A8" w:rsidDel="00E75A93">
                <w:rPr>
                  <w:rFonts w:ascii="Times New Roman" w:eastAsia="等线" w:hAnsi="Times New Roman"/>
                  <w:strike/>
                  <w:color w:val="auto"/>
                  <w:rPrChange w:id="3722" w:author="Pan, Zhemin" w:date="2025-12-13T13:26:00Z" w16du:dateUtc="2025-12-13T05:26:00Z">
                    <w:rPr>
                      <w:rFonts w:ascii="Times New Roman" w:eastAsia="等线" w:hAnsi="Times New Roman"/>
                      <w:color w:val="auto"/>
                    </w:rPr>
                  </w:rPrChange>
                </w:rPr>
                <w:delText>Y</w:delText>
              </w:r>
            </w:del>
          </w:p>
        </w:tc>
        <w:tc>
          <w:tcPr>
            <w:tcW w:w="1573" w:type="dxa"/>
            <w:tcBorders>
              <w:top w:val="nil"/>
              <w:left w:val="nil"/>
              <w:bottom w:val="nil"/>
              <w:right w:val="nil"/>
            </w:tcBorders>
            <w:vAlign w:val="center"/>
          </w:tcPr>
          <w:p w14:paraId="60840ED7" w14:textId="7A881DB1" w:rsidR="00E73F3A" w:rsidRPr="00FD35A8" w:rsidDel="00E75A93" w:rsidRDefault="00E73F3A" w:rsidP="006921A2">
            <w:pPr>
              <w:widowControl/>
              <w:jc w:val="center"/>
              <w:rPr>
                <w:del w:id="3723" w:author="Yali Chen" w:date="2025-12-18T10:50:00Z" w16du:dateUtc="2025-12-18T02:50:00Z"/>
                <w:rFonts w:ascii="Times New Roman" w:hAnsi="Times New Roman"/>
                <w:strike/>
                <w:color w:val="auto"/>
                <w:lang w:eastAsia="ja-JP"/>
                <w:rPrChange w:id="3724" w:author="Pan, Zhemin" w:date="2025-12-13T13:26:00Z" w16du:dateUtc="2025-12-13T05:26:00Z">
                  <w:rPr>
                    <w:del w:id="3725" w:author="Yali Chen" w:date="2025-12-18T10:50:00Z" w16du:dateUtc="2025-12-18T02:50:00Z"/>
                    <w:rFonts w:ascii="Times New Roman" w:hAnsi="Times New Roman"/>
                    <w:color w:val="auto"/>
                    <w:lang w:eastAsia="ja-JP"/>
                  </w:rPr>
                </w:rPrChange>
              </w:rPr>
            </w:pPr>
            <w:del w:id="3726" w:author="Yali Chen" w:date="2025-12-18T10:50:00Z" w16du:dateUtc="2025-12-18T02:50:00Z">
              <w:r w:rsidRPr="00FD35A8" w:rsidDel="00E75A93">
                <w:rPr>
                  <w:rFonts w:ascii="Times New Roman" w:eastAsia="等线" w:hAnsi="Times New Roman"/>
                  <w:strike/>
                  <w:color w:val="auto"/>
                  <w:rPrChange w:id="3727" w:author="Pan, Zhemin" w:date="2025-12-13T13:26:00Z" w16du:dateUtc="2025-12-13T05:26:00Z">
                    <w:rPr>
                      <w:rFonts w:ascii="Times New Roman" w:eastAsia="等线" w:hAnsi="Times New Roman"/>
                      <w:color w:val="auto"/>
                    </w:rPr>
                  </w:rPrChange>
                </w:rPr>
                <w:delText>xx</w:delText>
              </w:r>
            </w:del>
          </w:p>
        </w:tc>
        <w:tc>
          <w:tcPr>
            <w:tcW w:w="1401" w:type="dxa"/>
            <w:tcBorders>
              <w:top w:val="nil"/>
              <w:left w:val="nil"/>
              <w:bottom w:val="nil"/>
              <w:right w:val="nil"/>
            </w:tcBorders>
            <w:vAlign w:val="center"/>
          </w:tcPr>
          <w:p w14:paraId="453A3415" w14:textId="2B291F4D" w:rsidR="00E73F3A" w:rsidRPr="00FD35A8" w:rsidDel="00E75A93" w:rsidRDefault="00E73F3A" w:rsidP="006921A2">
            <w:pPr>
              <w:widowControl/>
              <w:jc w:val="center"/>
              <w:rPr>
                <w:del w:id="3728" w:author="Yali Chen" w:date="2025-12-18T10:50:00Z" w16du:dateUtc="2025-12-18T02:50:00Z"/>
                <w:rFonts w:ascii="Times New Roman" w:hAnsi="Times New Roman"/>
                <w:strike/>
                <w:color w:val="auto"/>
                <w:lang w:eastAsia="zh-CN"/>
                <w:rPrChange w:id="3729" w:author="Pan, Zhemin" w:date="2025-12-13T13:26:00Z" w16du:dateUtc="2025-12-13T05:26:00Z">
                  <w:rPr>
                    <w:del w:id="3730" w:author="Yali Chen" w:date="2025-12-18T10:50:00Z" w16du:dateUtc="2025-12-18T02:50:00Z"/>
                    <w:rFonts w:ascii="Times New Roman" w:hAnsi="Times New Roman"/>
                    <w:color w:val="auto"/>
                    <w:lang w:eastAsia="zh-CN"/>
                  </w:rPr>
                </w:rPrChange>
              </w:rPr>
            </w:pPr>
            <w:del w:id="3731" w:author="Yali Chen" w:date="2025-12-18T10:50:00Z" w16du:dateUtc="2025-12-18T02:50:00Z">
              <w:r w:rsidRPr="00FD35A8" w:rsidDel="00E75A93">
                <w:rPr>
                  <w:rFonts w:ascii="Times New Roman" w:eastAsia="等线" w:hAnsi="Times New Roman"/>
                  <w:strike/>
                  <w:color w:val="auto"/>
                  <w:rPrChange w:id="3732" w:author="Pan, Zhemin" w:date="2025-12-13T13:26:00Z" w16du:dateUtc="2025-12-13T05:26:00Z">
                    <w:rPr>
                      <w:rFonts w:ascii="Times New Roman" w:eastAsia="等线" w:hAnsi="Times New Roman"/>
                      <w:color w:val="auto"/>
                    </w:rPr>
                  </w:rPrChange>
                </w:rPr>
                <w:delText>xx</w:delText>
              </w:r>
            </w:del>
          </w:p>
        </w:tc>
        <w:tc>
          <w:tcPr>
            <w:tcW w:w="714" w:type="dxa"/>
            <w:tcBorders>
              <w:top w:val="nil"/>
              <w:left w:val="nil"/>
              <w:bottom w:val="nil"/>
              <w:right w:val="nil"/>
            </w:tcBorders>
            <w:vAlign w:val="center"/>
          </w:tcPr>
          <w:p w14:paraId="64ECEBA2" w14:textId="714DF216" w:rsidR="00E73F3A" w:rsidRPr="00FD35A8" w:rsidDel="00E75A93" w:rsidRDefault="00E73F3A" w:rsidP="006921A2">
            <w:pPr>
              <w:widowControl/>
              <w:jc w:val="center"/>
              <w:rPr>
                <w:del w:id="3733" w:author="Yali Chen" w:date="2025-12-18T10:50:00Z" w16du:dateUtc="2025-12-18T02:50:00Z"/>
                <w:rFonts w:ascii="Times New Roman" w:hAnsi="Times New Roman"/>
                <w:strike/>
                <w:color w:val="auto"/>
                <w:lang w:eastAsia="zh-CN"/>
                <w:rPrChange w:id="3734" w:author="Pan, Zhemin" w:date="2025-12-13T13:26:00Z" w16du:dateUtc="2025-12-13T05:26:00Z">
                  <w:rPr>
                    <w:del w:id="3735" w:author="Yali Chen" w:date="2025-12-18T10:50:00Z" w16du:dateUtc="2025-12-18T02:50:00Z"/>
                    <w:rFonts w:ascii="Times New Roman" w:hAnsi="Times New Roman"/>
                    <w:color w:val="auto"/>
                    <w:lang w:eastAsia="zh-CN"/>
                  </w:rPr>
                </w:rPrChange>
              </w:rPr>
            </w:pPr>
            <w:del w:id="3736" w:author="Yali Chen" w:date="2025-12-18T10:50:00Z" w16du:dateUtc="2025-12-18T02:50:00Z">
              <w:r w:rsidRPr="00FD35A8" w:rsidDel="00E75A93">
                <w:rPr>
                  <w:rFonts w:ascii="Times New Roman" w:eastAsia="等线" w:hAnsi="Times New Roman"/>
                  <w:strike/>
                  <w:color w:val="auto"/>
                  <w:rPrChange w:id="3737" w:author="Pan, Zhemin" w:date="2025-12-13T13:26:00Z" w16du:dateUtc="2025-12-13T05:26:00Z">
                    <w:rPr>
                      <w:rFonts w:ascii="Times New Roman" w:eastAsia="等线" w:hAnsi="Times New Roman"/>
                      <w:color w:val="auto"/>
                    </w:rPr>
                  </w:rPrChange>
                </w:rPr>
                <w:delText>xx</w:delText>
              </w:r>
            </w:del>
          </w:p>
        </w:tc>
        <w:tc>
          <w:tcPr>
            <w:tcW w:w="714" w:type="dxa"/>
            <w:tcBorders>
              <w:top w:val="nil"/>
              <w:left w:val="nil"/>
              <w:bottom w:val="nil"/>
              <w:right w:val="nil"/>
            </w:tcBorders>
            <w:vAlign w:val="center"/>
          </w:tcPr>
          <w:p w14:paraId="7018962B" w14:textId="695062EA" w:rsidR="00E73F3A" w:rsidRPr="00FD35A8" w:rsidDel="00E75A93" w:rsidRDefault="00E73F3A" w:rsidP="006921A2">
            <w:pPr>
              <w:widowControl/>
              <w:jc w:val="center"/>
              <w:rPr>
                <w:del w:id="3738" w:author="Yali Chen" w:date="2025-12-18T10:50:00Z" w16du:dateUtc="2025-12-18T02:50:00Z"/>
                <w:rFonts w:ascii="Times New Roman" w:hAnsi="Times New Roman"/>
                <w:strike/>
                <w:color w:val="auto"/>
                <w:lang w:eastAsia="zh-CN"/>
                <w:rPrChange w:id="3739" w:author="Pan, Zhemin" w:date="2025-12-13T13:26:00Z" w16du:dateUtc="2025-12-13T05:26:00Z">
                  <w:rPr>
                    <w:del w:id="3740" w:author="Yali Chen" w:date="2025-12-18T10:50:00Z" w16du:dateUtc="2025-12-18T02:50:00Z"/>
                    <w:rFonts w:ascii="Times New Roman" w:hAnsi="Times New Roman"/>
                    <w:color w:val="auto"/>
                    <w:lang w:eastAsia="zh-CN"/>
                  </w:rPr>
                </w:rPrChange>
              </w:rPr>
            </w:pPr>
            <w:del w:id="3741" w:author="Yali Chen" w:date="2025-12-18T10:50:00Z" w16du:dateUtc="2025-12-18T02:50:00Z">
              <w:r w:rsidRPr="00FD35A8" w:rsidDel="00E75A93">
                <w:rPr>
                  <w:rFonts w:ascii="Times New Roman" w:eastAsia="等线" w:hAnsi="Times New Roman"/>
                  <w:strike/>
                  <w:color w:val="auto"/>
                  <w:rPrChange w:id="3742" w:author="Pan, Zhemin" w:date="2025-12-13T13:26:00Z" w16du:dateUtc="2025-12-13T05:26:00Z">
                    <w:rPr>
                      <w:rFonts w:ascii="Times New Roman" w:eastAsia="等线" w:hAnsi="Times New Roman"/>
                      <w:color w:val="auto"/>
                    </w:rPr>
                  </w:rPrChange>
                </w:rPr>
                <w:delText>xx</w:delText>
              </w:r>
            </w:del>
          </w:p>
        </w:tc>
        <w:tc>
          <w:tcPr>
            <w:tcW w:w="2584" w:type="dxa"/>
            <w:tcBorders>
              <w:top w:val="nil"/>
              <w:left w:val="nil"/>
              <w:bottom w:val="nil"/>
              <w:right w:val="nil"/>
            </w:tcBorders>
            <w:vAlign w:val="center"/>
          </w:tcPr>
          <w:p w14:paraId="7A45D42C" w14:textId="41A54987" w:rsidR="00E73F3A" w:rsidRPr="00FD35A8" w:rsidDel="00E75A93" w:rsidRDefault="00E73F3A" w:rsidP="006921A2">
            <w:pPr>
              <w:widowControl/>
              <w:jc w:val="center"/>
              <w:rPr>
                <w:del w:id="3743" w:author="Yali Chen" w:date="2025-12-18T10:50:00Z" w16du:dateUtc="2025-12-18T02:50:00Z"/>
                <w:rFonts w:ascii="Times New Roman" w:hAnsi="Times New Roman"/>
                <w:strike/>
                <w:color w:val="auto"/>
                <w:lang w:eastAsia="zh-CN"/>
                <w:rPrChange w:id="3744" w:author="Pan, Zhemin" w:date="2025-12-13T13:26:00Z" w16du:dateUtc="2025-12-13T05:26:00Z">
                  <w:rPr>
                    <w:del w:id="3745" w:author="Yali Chen" w:date="2025-12-18T10:50:00Z" w16du:dateUtc="2025-12-18T02:50:00Z"/>
                    <w:rFonts w:ascii="Times New Roman" w:hAnsi="Times New Roman"/>
                    <w:color w:val="auto"/>
                    <w:lang w:eastAsia="zh-CN"/>
                  </w:rPr>
                </w:rPrChange>
              </w:rPr>
            </w:pPr>
            <w:del w:id="3746" w:author="Yali Chen" w:date="2025-12-18T10:50:00Z" w16du:dateUtc="2025-12-18T02:50:00Z">
              <w:r w:rsidRPr="00FD35A8" w:rsidDel="00E75A93">
                <w:rPr>
                  <w:rFonts w:ascii="Times New Roman" w:eastAsia="等线" w:hAnsi="Times New Roman"/>
                  <w:strike/>
                  <w:color w:val="auto"/>
                  <w:rPrChange w:id="3747" w:author="Pan, Zhemin" w:date="2025-12-13T13:26:00Z" w16du:dateUtc="2025-12-13T05:26:00Z">
                    <w:rPr>
                      <w:rFonts w:ascii="Times New Roman" w:eastAsia="等线" w:hAnsi="Times New Roman"/>
                      <w:color w:val="auto"/>
                    </w:rPr>
                  </w:rPrChange>
                </w:rPr>
                <w:delText>xx</w:delText>
              </w:r>
            </w:del>
          </w:p>
        </w:tc>
      </w:tr>
      <w:tr w:rsidR="00E73F3A" w:rsidRPr="00FD35A8" w:rsidDel="00E75A93" w14:paraId="66FFFE43" w14:textId="0B05D017" w:rsidTr="006921A2">
        <w:trPr>
          <w:trHeight w:val="288"/>
          <w:del w:id="3748" w:author="Yali Chen" w:date="2025-12-18T10:50:00Z"/>
        </w:trPr>
        <w:tc>
          <w:tcPr>
            <w:tcW w:w="2415" w:type="dxa"/>
            <w:tcBorders>
              <w:top w:val="nil"/>
              <w:left w:val="nil"/>
              <w:bottom w:val="nil"/>
              <w:right w:val="nil"/>
            </w:tcBorders>
            <w:vAlign w:val="center"/>
          </w:tcPr>
          <w:p w14:paraId="12C0BEB5" w14:textId="77299A06" w:rsidR="00E73F3A" w:rsidRPr="00FD35A8" w:rsidDel="00E75A93" w:rsidRDefault="00E73F3A" w:rsidP="006921A2">
            <w:pPr>
              <w:widowControl/>
              <w:jc w:val="center"/>
              <w:rPr>
                <w:del w:id="3749" w:author="Yali Chen" w:date="2025-12-18T10:50:00Z" w16du:dateUtc="2025-12-18T02:50:00Z"/>
                <w:rFonts w:ascii="Times New Roman" w:hAnsi="Times New Roman"/>
                <w:strike/>
                <w:color w:val="auto"/>
                <w:lang w:eastAsia="zh-CN"/>
                <w:rPrChange w:id="3750" w:author="Pan, Zhemin" w:date="2025-12-13T13:26:00Z" w16du:dateUtc="2025-12-13T05:26:00Z">
                  <w:rPr>
                    <w:del w:id="3751" w:author="Yali Chen" w:date="2025-12-18T10:50:00Z" w16du:dateUtc="2025-12-18T02:50:00Z"/>
                    <w:rFonts w:ascii="Times New Roman" w:hAnsi="Times New Roman"/>
                    <w:color w:val="auto"/>
                    <w:lang w:eastAsia="zh-CN"/>
                  </w:rPr>
                </w:rPrChange>
              </w:rPr>
            </w:pPr>
            <w:del w:id="3752" w:author="Yali Chen" w:date="2025-12-18T10:50:00Z" w16du:dateUtc="2025-12-18T02:50:00Z">
              <w:r w:rsidRPr="00FD35A8" w:rsidDel="00E75A93">
                <w:rPr>
                  <w:rFonts w:ascii="Times New Roman" w:eastAsia="等线" w:hAnsi="Times New Roman"/>
                  <w:strike/>
                  <w:color w:val="auto"/>
                  <w:rPrChange w:id="3753" w:author="Pan, Zhemin" w:date="2025-12-13T13:26:00Z" w16du:dateUtc="2025-12-13T05:26:00Z">
                    <w:rPr>
                      <w:rFonts w:ascii="Times New Roman" w:eastAsia="等线" w:hAnsi="Times New Roman"/>
                      <w:color w:val="auto"/>
                    </w:rPr>
                  </w:rPrChange>
                </w:rPr>
                <w:delText>E0001003</w:delText>
              </w:r>
            </w:del>
          </w:p>
        </w:tc>
        <w:tc>
          <w:tcPr>
            <w:tcW w:w="1194" w:type="dxa"/>
            <w:tcBorders>
              <w:top w:val="nil"/>
              <w:left w:val="nil"/>
              <w:bottom w:val="nil"/>
              <w:right w:val="nil"/>
            </w:tcBorders>
            <w:vAlign w:val="center"/>
          </w:tcPr>
          <w:p w14:paraId="0760DB8E" w14:textId="2AD622DE" w:rsidR="00E73F3A" w:rsidRPr="00FD35A8" w:rsidDel="00E75A93" w:rsidRDefault="00E73F3A" w:rsidP="006921A2">
            <w:pPr>
              <w:widowControl/>
              <w:jc w:val="center"/>
              <w:rPr>
                <w:del w:id="3754" w:author="Yali Chen" w:date="2025-12-18T10:50:00Z" w16du:dateUtc="2025-12-18T02:50:00Z"/>
                <w:rFonts w:ascii="Times New Roman" w:hAnsi="Times New Roman"/>
                <w:strike/>
                <w:color w:val="auto"/>
                <w:lang w:eastAsia="ja-JP"/>
                <w:rPrChange w:id="3755" w:author="Pan, Zhemin" w:date="2025-12-13T13:26:00Z" w16du:dateUtc="2025-12-13T05:26:00Z">
                  <w:rPr>
                    <w:del w:id="3756" w:author="Yali Chen" w:date="2025-12-18T10:50:00Z" w16du:dateUtc="2025-12-18T02:50:00Z"/>
                    <w:rFonts w:ascii="Times New Roman" w:hAnsi="Times New Roman"/>
                    <w:color w:val="auto"/>
                    <w:lang w:eastAsia="ja-JP"/>
                  </w:rPr>
                </w:rPrChange>
              </w:rPr>
            </w:pPr>
            <w:del w:id="3757" w:author="Yali Chen" w:date="2025-12-18T10:50:00Z" w16du:dateUtc="2025-12-18T02:50:00Z">
              <w:r w:rsidRPr="00FD35A8" w:rsidDel="00E75A93">
                <w:rPr>
                  <w:rFonts w:ascii="Times New Roman" w:eastAsia="等线" w:hAnsi="Times New Roman"/>
                  <w:strike/>
                  <w:color w:val="auto"/>
                  <w:rPrChange w:id="3758" w:author="Pan, Zhemin" w:date="2025-12-13T13:26:00Z" w16du:dateUtc="2025-12-13T05:26:00Z">
                    <w:rPr>
                      <w:rFonts w:ascii="Times New Roman" w:eastAsia="等线" w:hAnsi="Times New Roman"/>
                      <w:color w:val="auto"/>
                    </w:rPr>
                  </w:rPrChange>
                </w:rPr>
                <w:delText>IIM</w:delText>
              </w:r>
            </w:del>
          </w:p>
        </w:tc>
        <w:tc>
          <w:tcPr>
            <w:tcW w:w="1590" w:type="dxa"/>
            <w:tcBorders>
              <w:top w:val="nil"/>
              <w:left w:val="nil"/>
              <w:bottom w:val="nil"/>
              <w:right w:val="nil"/>
            </w:tcBorders>
            <w:vAlign w:val="center"/>
          </w:tcPr>
          <w:p w14:paraId="29D39A19" w14:textId="65EBFA7E" w:rsidR="00E73F3A" w:rsidRPr="00FD35A8" w:rsidDel="00E75A93" w:rsidRDefault="00E73F3A" w:rsidP="006921A2">
            <w:pPr>
              <w:widowControl/>
              <w:jc w:val="center"/>
              <w:rPr>
                <w:del w:id="3759" w:author="Yali Chen" w:date="2025-12-18T10:50:00Z" w16du:dateUtc="2025-12-18T02:50:00Z"/>
                <w:rFonts w:ascii="Times New Roman" w:hAnsi="Times New Roman"/>
                <w:strike/>
                <w:color w:val="auto"/>
                <w:lang w:eastAsia="ja-JP"/>
                <w:rPrChange w:id="3760" w:author="Pan, Zhemin" w:date="2025-12-13T13:26:00Z" w16du:dateUtc="2025-12-13T05:26:00Z">
                  <w:rPr>
                    <w:del w:id="3761" w:author="Yali Chen" w:date="2025-12-18T10:50:00Z" w16du:dateUtc="2025-12-18T02:50:00Z"/>
                    <w:rFonts w:ascii="Times New Roman" w:hAnsi="Times New Roman"/>
                    <w:color w:val="auto"/>
                    <w:lang w:eastAsia="ja-JP"/>
                  </w:rPr>
                </w:rPrChange>
              </w:rPr>
            </w:pPr>
            <w:del w:id="3762" w:author="Yali Chen" w:date="2025-12-18T10:50:00Z" w16du:dateUtc="2025-12-18T02:50:00Z">
              <w:r w:rsidRPr="00FD35A8" w:rsidDel="00E75A93">
                <w:rPr>
                  <w:rFonts w:ascii="Times New Roman" w:eastAsia="等线" w:hAnsi="Times New Roman"/>
                  <w:strike/>
                  <w:color w:val="auto"/>
                  <w:rPrChange w:id="3763" w:author="Pan, Zhemin" w:date="2025-12-13T13:26:00Z" w16du:dateUtc="2025-12-13T05:26:00Z">
                    <w:rPr>
                      <w:rFonts w:ascii="Times New Roman" w:eastAsia="等线" w:hAnsi="Times New Roman"/>
                      <w:color w:val="auto"/>
                    </w:rPr>
                  </w:rPrChange>
                </w:rPr>
                <w:delText>xx (unit)</w:delText>
              </w:r>
            </w:del>
          </w:p>
        </w:tc>
        <w:tc>
          <w:tcPr>
            <w:tcW w:w="1369" w:type="dxa"/>
            <w:tcBorders>
              <w:top w:val="nil"/>
              <w:left w:val="nil"/>
              <w:bottom w:val="nil"/>
              <w:right w:val="nil"/>
            </w:tcBorders>
            <w:vAlign w:val="center"/>
          </w:tcPr>
          <w:p w14:paraId="35CB7DCF" w14:textId="7151BA2B" w:rsidR="00E73F3A" w:rsidRPr="00FD35A8" w:rsidDel="00E75A93" w:rsidRDefault="00E73F3A" w:rsidP="006921A2">
            <w:pPr>
              <w:widowControl/>
              <w:jc w:val="center"/>
              <w:rPr>
                <w:del w:id="3764" w:author="Yali Chen" w:date="2025-12-18T10:50:00Z" w16du:dateUtc="2025-12-18T02:50:00Z"/>
                <w:rFonts w:ascii="Times New Roman" w:hAnsi="Times New Roman"/>
                <w:strike/>
                <w:color w:val="auto"/>
                <w:lang w:eastAsia="zh-CN"/>
                <w:rPrChange w:id="3765" w:author="Pan, Zhemin" w:date="2025-12-13T13:26:00Z" w16du:dateUtc="2025-12-13T05:26:00Z">
                  <w:rPr>
                    <w:del w:id="3766" w:author="Yali Chen" w:date="2025-12-18T10:50:00Z" w16du:dateUtc="2025-12-18T02:50:00Z"/>
                    <w:rFonts w:ascii="Times New Roman" w:hAnsi="Times New Roman"/>
                    <w:color w:val="auto"/>
                    <w:lang w:eastAsia="zh-CN"/>
                  </w:rPr>
                </w:rPrChange>
              </w:rPr>
            </w:pPr>
            <w:del w:id="3767" w:author="Yali Chen" w:date="2025-12-18T10:50:00Z" w16du:dateUtc="2025-12-18T02:50:00Z">
              <w:r w:rsidRPr="00FD35A8" w:rsidDel="00E75A93">
                <w:rPr>
                  <w:rFonts w:ascii="Times New Roman" w:eastAsia="等线" w:hAnsi="Times New Roman"/>
                  <w:strike/>
                  <w:color w:val="auto"/>
                  <w:rPrChange w:id="3768" w:author="Pan, Zhemin" w:date="2025-12-13T13:26:00Z" w16du:dateUtc="2025-12-13T05:26:00Z">
                    <w:rPr>
                      <w:rFonts w:ascii="Times New Roman" w:eastAsia="等线" w:hAnsi="Times New Roman"/>
                      <w:color w:val="auto"/>
                    </w:rPr>
                  </w:rPrChange>
                </w:rPr>
                <w:delText>N</w:delText>
              </w:r>
            </w:del>
          </w:p>
        </w:tc>
        <w:tc>
          <w:tcPr>
            <w:tcW w:w="1573" w:type="dxa"/>
            <w:tcBorders>
              <w:top w:val="nil"/>
              <w:left w:val="nil"/>
              <w:bottom w:val="nil"/>
              <w:right w:val="nil"/>
            </w:tcBorders>
            <w:vAlign w:val="center"/>
          </w:tcPr>
          <w:p w14:paraId="5AA64809" w14:textId="6643ACA5" w:rsidR="00E73F3A" w:rsidRPr="00FD35A8" w:rsidDel="00E75A93" w:rsidRDefault="00E73F3A" w:rsidP="006921A2">
            <w:pPr>
              <w:widowControl/>
              <w:jc w:val="center"/>
              <w:rPr>
                <w:del w:id="3769" w:author="Yali Chen" w:date="2025-12-18T10:50:00Z" w16du:dateUtc="2025-12-18T02:50:00Z"/>
                <w:rFonts w:ascii="Times New Roman" w:hAnsi="Times New Roman"/>
                <w:strike/>
                <w:color w:val="auto"/>
                <w:lang w:eastAsia="ja-JP"/>
                <w:rPrChange w:id="3770" w:author="Pan, Zhemin" w:date="2025-12-13T13:26:00Z" w16du:dateUtc="2025-12-13T05:26:00Z">
                  <w:rPr>
                    <w:del w:id="3771" w:author="Yali Chen" w:date="2025-12-18T10:50:00Z" w16du:dateUtc="2025-12-18T02:50:00Z"/>
                    <w:rFonts w:ascii="Times New Roman" w:hAnsi="Times New Roman"/>
                    <w:color w:val="auto"/>
                    <w:lang w:eastAsia="ja-JP"/>
                  </w:rPr>
                </w:rPrChange>
              </w:rPr>
            </w:pPr>
            <w:del w:id="3772" w:author="Yali Chen" w:date="2025-12-18T10:50:00Z" w16du:dateUtc="2025-12-18T02:50:00Z">
              <w:r w:rsidRPr="00FD35A8" w:rsidDel="00E75A93">
                <w:rPr>
                  <w:rFonts w:ascii="Times New Roman" w:eastAsia="等线" w:hAnsi="Times New Roman"/>
                  <w:strike/>
                  <w:color w:val="auto"/>
                  <w:rPrChange w:id="3773" w:author="Pan, Zhemin" w:date="2025-12-13T13:26:00Z" w16du:dateUtc="2025-12-13T05:26:00Z">
                    <w:rPr>
                      <w:rFonts w:ascii="Times New Roman" w:eastAsia="等线" w:hAnsi="Times New Roman"/>
                      <w:color w:val="auto"/>
                    </w:rPr>
                  </w:rPrChange>
                </w:rPr>
                <w:delText>xx</w:delText>
              </w:r>
            </w:del>
          </w:p>
        </w:tc>
        <w:tc>
          <w:tcPr>
            <w:tcW w:w="1401" w:type="dxa"/>
            <w:tcBorders>
              <w:top w:val="nil"/>
              <w:left w:val="nil"/>
              <w:bottom w:val="nil"/>
              <w:right w:val="nil"/>
            </w:tcBorders>
            <w:vAlign w:val="center"/>
          </w:tcPr>
          <w:p w14:paraId="3826794E" w14:textId="215F5638" w:rsidR="00E73F3A" w:rsidRPr="00FD35A8" w:rsidDel="00E75A93" w:rsidRDefault="00E73F3A" w:rsidP="006921A2">
            <w:pPr>
              <w:widowControl/>
              <w:jc w:val="center"/>
              <w:rPr>
                <w:del w:id="3774" w:author="Yali Chen" w:date="2025-12-18T10:50:00Z" w16du:dateUtc="2025-12-18T02:50:00Z"/>
                <w:rFonts w:ascii="Times New Roman" w:hAnsi="Times New Roman"/>
                <w:strike/>
                <w:color w:val="auto"/>
                <w:lang w:eastAsia="zh-CN"/>
                <w:rPrChange w:id="3775" w:author="Pan, Zhemin" w:date="2025-12-13T13:26:00Z" w16du:dateUtc="2025-12-13T05:26:00Z">
                  <w:rPr>
                    <w:del w:id="3776" w:author="Yali Chen" w:date="2025-12-18T10:50:00Z" w16du:dateUtc="2025-12-18T02:50:00Z"/>
                    <w:rFonts w:ascii="Times New Roman" w:hAnsi="Times New Roman"/>
                    <w:color w:val="auto"/>
                    <w:lang w:eastAsia="zh-CN"/>
                  </w:rPr>
                </w:rPrChange>
              </w:rPr>
            </w:pPr>
            <w:del w:id="3777" w:author="Yali Chen" w:date="2025-12-18T10:50:00Z" w16du:dateUtc="2025-12-18T02:50:00Z">
              <w:r w:rsidRPr="00FD35A8" w:rsidDel="00E75A93">
                <w:rPr>
                  <w:rFonts w:ascii="Times New Roman" w:eastAsia="等线" w:hAnsi="Times New Roman"/>
                  <w:strike/>
                  <w:color w:val="auto"/>
                  <w:rPrChange w:id="3778" w:author="Pan, Zhemin" w:date="2025-12-13T13:26:00Z" w16du:dateUtc="2025-12-13T05:26:00Z">
                    <w:rPr>
                      <w:rFonts w:ascii="Times New Roman" w:eastAsia="等线" w:hAnsi="Times New Roman"/>
                      <w:color w:val="auto"/>
                    </w:rPr>
                  </w:rPrChange>
                </w:rPr>
                <w:delText>xx</w:delText>
              </w:r>
            </w:del>
          </w:p>
        </w:tc>
        <w:tc>
          <w:tcPr>
            <w:tcW w:w="714" w:type="dxa"/>
            <w:tcBorders>
              <w:top w:val="nil"/>
              <w:left w:val="nil"/>
              <w:bottom w:val="nil"/>
              <w:right w:val="nil"/>
            </w:tcBorders>
            <w:vAlign w:val="center"/>
          </w:tcPr>
          <w:p w14:paraId="37087EBA" w14:textId="540E05A8" w:rsidR="00E73F3A" w:rsidRPr="00FD35A8" w:rsidDel="00E75A93" w:rsidRDefault="00E73F3A" w:rsidP="006921A2">
            <w:pPr>
              <w:widowControl/>
              <w:jc w:val="center"/>
              <w:rPr>
                <w:del w:id="3779" w:author="Yali Chen" w:date="2025-12-18T10:50:00Z" w16du:dateUtc="2025-12-18T02:50:00Z"/>
                <w:rFonts w:ascii="Times New Roman" w:hAnsi="Times New Roman"/>
                <w:strike/>
                <w:color w:val="auto"/>
                <w:rPrChange w:id="3780" w:author="Pan, Zhemin" w:date="2025-12-13T13:26:00Z" w16du:dateUtc="2025-12-13T05:26:00Z">
                  <w:rPr>
                    <w:del w:id="3781" w:author="Yali Chen" w:date="2025-12-18T10:50:00Z" w16du:dateUtc="2025-12-18T02:50:00Z"/>
                    <w:rFonts w:ascii="Times New Roman" w:hAnsi="Times New Roman"/>
                    <w:color w:val="auto"/>
                  </w:rPr>
                </w:rPrChange>
              </w:rPr>
            </w:pPr>
            <w:del w:id="3782" w:author="Yali Chen" w:date="2025-12-18T10:50:00Z" w16du:dateUtc="2025-12-18T02:50:00Z">
              <w:r w:rsidRPr="00FD35A8" w:rsidDel="00E75A93">
                <w:rPr>
                  <w:rFonts w:ascii="Times New Roman" w:eastAsia="等线" w:hAnsi="Times New Roman"/>
                  <w:strike/>
                  <w:color w:val="auto"/>
                  <w:rPrChange w:id="3783" w:author="Pan, Zhemin" w:date="2025-12-13T13:26:00Z" w16du:dateUtc="2025-12-13T05:26:00Z">
                    <w:rPr>
                      <w:rFonts w:ascii="Times New Roman" w:eastAsia="等线" w:hAnsi="Times New Roman"/>
                      <w:color w:val="auto"/>
                    </w:rPr>
                  </w:rPrChange>
                </w:rPr>
                <w:delText>xx</w:delText>
              </w:r>
            </w:del>
          </w:p>
        </w:tc>
        <w:tc>
          <w:tcPr>
            <w:tcW w:w="714" w:type="dxa"/>
            <w:tcBorders>
              <w:top w:val="nil"/>
              <w:left w:val="nil"/>
              <w:bottom w:val="nil"/>
              <w:right w:val="nil"/>
            </w:tcBorders>
            <w:vAlign w:val="center"/>
          </w:tcPr>
          <w:p w14:paraId="5BF273CB" w14:textId="33F0D104" w:rsidR="00E73F3A" w:rsidRPr="00FD35A8" w:rsidDel="00E75A93" w:rsidRDefault="00E73F3A" w:rsidP="006921A2">
            <w:pPr>
              <w:widowControl/>
              <w:jc w:val="center"/>
              <w:rPr>
                <w:del w:id="3784" w:author="Yali Chen" w:date="2025-12-18T10:50:00Z" w16du:dateUtc="2025-12-18T02:50:00Z"/>
                <w:rFonts w:ascii="Times New Roman" w:hAnsi="Times New Roman"/>
                <w:strike/>
                <w:color w:val="auto"/>
                <w:rPrChange w:id="3785" w:author="Pan, Zhemin" w:date="2025-12-13T13:26:00Z" w16du:dateUtc="2025-12-13T05:26:00Z">
                  <w:rPr>
                    <w:del w:id="3786" w:author="Yali Chen" w:date="2025-12-18T10:50:00Z" w16du:dateUtc="2025-12-18T02:50:00Z"/>
                    <w:rFonts w:ascii="Times New Roman" w:hAnsi="Times New Roman"/>
                    <w:color w:val="auto"/>
                  </w:rPr>
                </w:rPrChange>
              </w:rPr>
            </w:pPr>
            <w:del w:id="3787" w:author="Yali Chen" w:date="2025-12-18T10:50:00Z" w16du:dateUtc="2025-12-18T02:50:00Z">
              <w:r w:rsidRPr="00FD35A8" w:rsidDel="00E75A93">
                <w:rPr>
                  <w:rFonts w:ascii="Times New Roman" w:eastAsia="等线" w:hAnsi="Times New Roman"/>
                  <w:strike/>
                  <w:color w:val="auto"/>
                  <w:rPrChange w:id="3788" w:author="Pan, Zhemin" w:date="2025-12-13T13:26:00Z" w16du:dateUtc="2025-12-13T05:26:00Z">
                    <w:rPr>
                      <w:rFonts w:ascii="Times New Roman" w:eastAsia="等线" w:hAnsi="Times New Roman"/>
                      <w:color w:val="auto"/>
                    </w:rPr>
                  </w:rPrChange>
                </w:rPr>
                <w:delText>xx</w:delText>
              </w:r>
            </w:del>
          </w:p>
        </w:tc>
        <w:tc>
          <w:tcPr>
            <w:tcW w:w="2584" w:type="dxa"/>
            <w:tcBorders>
              <w:top w:val="nil"/>
              <w:left w:val="nil"/>
              <w:bottom w:val="nil"/>
              <w:right w:val="nil"/>
            </w:tcBorders>
            <w:vAlign w:val="center"/>
          </w:tcPr>
          <w:p w14:paraId="7F5124DC" w14:textId="6EAD5795" w:rsidR="00E73F3A" w:rsidRPr="00FD35A8" w:rsidDel="00E75A93" w:rsidRDefault="00E73F3A" w:rsidP="006921A2">
            <w:pPr>
              <w:widowControl/>
              <w:jc w:val="center"/>
              <w:rPr>
                <w:del w:id="3789" w:author="Yali Chen" w:date="2025-12-18T10:50:00Z" w16du:dateUtc="2025-12-18T02:50:00Z"/>
                <w:rFonts w:ascii="Times New Roman" w:hAnsi="Times New Roman"/>
                <w:strike/>
                <w:color w:val="auto"/>
                <w:lang w:eastAsia="zh-CN"/>
                <w:rPrChange w:id="3790" w:author="Pan, Zhemin" w:date="2025-12-13T13:26:00Z" w16du:dateUtc="2025-12-13T05:26:00Z">
                  <w:rPr>
                    <w:del w:id="3791" w:author="Yali Chen" w:date="2025-12-18T10:50:00Z" w16du:dateUtc="2025-12-18T02:50:00Z"/>
                    <w:rFonts w:ascii="Times New Roman" w:hAnsi="Times New Roman"/>
                    <w:color w:val="auto"/>
                    <w:lang w:eastAsia="zh-CN"/>
                  </w:rPr>
                </w:rPrChange>
              </w:rPr>
            </w:pPr>
            <w:del w:id="3792" w:author="Yali Chen" w:date="2025-12-18T10:50:00Z" w16du:dateUtc="2025-12-18T02:50:00Z">
              <w:r w:rsidRPr="00FD35A8" w:rsidDel="00E75A93">
                <w:rPr>
                  <w:rFonts w:ascii="Times New Roman" w:eastAsia="等线" w:hAnsi="Times New Roman"/>
                  <w:strike/>
                  <w:color w:val="auto"/>
                  <w:rPrChange w:id="3793" w:author="Pan, Zhemin" w:date="2025-12-13T13:26:00Z" w16du:dateUtc="2025-12-13T05:26:00Z">
                    <w:rPr>
                      <w:rFonts w:ascii="Times New Roman" w:eastAsia="等线" w:hAnsi="Times New Roman"/>
                      <w:color w:val="auto"/>
                    </w:rPr>
                  </w:rPrChange>
                </w:rPr>
                <w:delText>xx</w:delText>
              </w:r>
            </w:del>
          </w:p>
        </w:tc>
      </w:tr>
      <w:tr w:rsidR="00E73F3A" w:rsidRPr="00FD35A8" w:rsidDel="00E75A93" w14:paraId="2DC6EAC7" w14:textId="0467A758" w:rsidTr="006921A2">
        <w:trPr>
          <w:trHeight w:val="277"/>
          <w:del w:id="3794" w:author="Yali Chen" w:date="2025-12-18T10:50:00Z"/>
        </w:trPr>
        <w:tc>
          <w:tcPr>
            <w:tcW w:w="2415" w:type="dxa"/>
            <w:tcBorders>
              <w:top w:val="nil"/>
              <w:left w:val="nil"/>
              <w:bottom w:val="nil"/>
              <w:right w:val="nil"/>
            </w:tcBorders>
            <w:vAlign w:val="center"/>
          </w:tcPr>
          <w:p w14:paraId="05CA3160" w14:textId="77ED7AF2" w:rsidR="00E73F3A" w:rsidRPr="00FD35A8" w:rsidDel="00E75A93" w:rsidRDefault="00E73F3A" w:rsidP="006921A2">
            <w:pPr>
              <w:widowControl/>
              <w:jc w:val="center"/>
              <w:rPr>
                <w:del w:id="3795" w:author="Yali Chen" w:date="2025-12-18T10:50:00Z" w16du:dateUtc="2025-12-18T02:50:00Z"/>
                <w:rFonts w:ascii="Times New Roman" w:hAnsi="Times New Roman"/>
                <w:strike/>
                <w:color w:val="auto"/>
                <w:lang w:eastAsia="zh-CN"/>
                <w:rPrChange w:id="3796" w:author="Pan, Zhemin" w:date="2025-12-13T13:26:00Z" w16du:dateUtc="2025-12-13T05:26:00Z">
                  <w:rPr>
                    <w:del w:id="3797" w:author="Yali Chen" w:date="2025-12-18T10:50:00Z" w16du:dateUtc="2025-12-18T02:50:00Z"/>
                    <w:rFonts w:ascii="Times New Roman" w:hAnsi="Times New Roman"/>
                    <w:color w:val="auto"/>
                    <w:lang w:eastAsia="zh-CN"/>
                  </w:rPr>
                </w:rPrChange>
              </w:rPr>
            </w:pPr>
            <w:del w:id="3798" w:author="Yali Chen" w:date="2025-12-18T10:50:00Z" w16du:dateUtc="2025-12-18T02:50:00Z">
              <w:r w:rsidRPr="00FD35A8" w:rsidDel="00E75A93">
                <w:rPr>
                  <w:rFonts w:ascii="Times New Roman" w:eastAsia="等线" w:hAnsi="Times New Roman"/>
                  <w:strike/>
                  <w:color w:val="auto"/>
                  <w:rPrChange w:id="3799" w:author="Pan, Zhemin" w:date="2025-12-13T13:26:00Z" w16du:dateUtc="2025-12-13T05:26:00Z">
                    <w:rPr>
                      <w:rFonts w:ascii="Times New Roman" w:eastAsia="等线" w:hAnsi="Times New Roman"/>
                      <w:color w:val="auto"/>
                    </w:rPr>
                  </w:rPrChange>
                </w:rPr>
                <w:delText>E0001004</w:delText>
              </w:r>
            </w:del>
          </w:p>
        </w:tc>
        <w:tc>
          <w:tcPr>
            <w:tcW w:w="1194" w:type="dxa"/>
            <w:tcBorders>
              <w:top w:val="nil"/>
              <w:left w:val="nil"/>
              <w:bottom w:val="nil"/>
              <w:right w:val="nil"/>
            </w:tcBorders>
            <w:vAlign w:val="center"/>
          </w:tcPr>
          <w:p w14:paraId="38D4EBF8" w14:textId="4B377571" w:rsidR="00E73F3A" w:rsidRPr="00FD35A8" w:rsidDel="00E75A93" w:rsidRDefault="00E73F3A" w:rsidP="006921A2">
            <w:pPr>
              <w:widowControl/>
              <w:jc w:val="center"/>
              <w:rPr>
                <w:del w:id="3800" w:author="Yali Chen" w:date="2025-12-18T10:50:00Z" w16du:dateUtc="2025-12-18T02:50:00Z"/>
                <w:rFonts w:ascii="Times New Roman" w:hAnsi="Times New Roman"/>
                <w:strike/>
                <w:color w:val="auto"/>
                <w:lang w:eastAsia="zh-CN"/>
                <w:rPrChange w:id="3801" w:author="Pan, Zhemin" w:date="2025-12-13T13:26:00Z" w16du:dateUtc="2025-12-13T05:26:00Z">
                  <w:rPr>
                    <w:del w:id="3802" w:author="Yali Chen" w:date="2025-12-18T10:50:00Z" w16du:dateUtc="2025-12-18T02:50:00Z"/>
                    <w:rFonts w:ascii="Times New Roman" w:hAnsi="Times New Roman"/>
                    <w:color w:val="auto"/>
                    <w:lang w:eastAsia="zh-CN"/>
                  </w:rPr>
                </w:rPrChange>
              </w:rPr>
            </w:pPr>
            <w:del w:id="3803" w:author="Yali Chen" w:date="2025-12-18T10:50:00Z" w16du:dateUtc="2025-12-18T02:50:00Z">
              <w:r w:rsidRPr="00FD35A8" w:rsidDel="00E75A93">
                <w:rPr>
                  <w:rFonts w:ascii="Times New Roman" w:eastAsia="等线" w:hAnsi="Times New Roman"/>
                  <w:strike/>
                  <w:color w:val="auto"/>
                  <w:rPrChange w:id="3804" w:author="Pan, Zhemin" w:date="2025-12-13T13:26:00Z" w16du:dateUtc="2025-12-13T05:26:00Z">
                    <w:rPr>
                      <w:rFonts w:ascii="Times New Roman" w:eastAsia="等线" w:hAnsi="Times New Roman"/>
                      <w:color w:val="auto"/>
                    </w:rPr>
                  </w:rPrChange>
                </w:rPr>
                <w:delText>SSc</w:delText>
              </w:r>
            </w:del>
          </w:p>
        </w:tc>
        <w:tc>
          <w:tcPr>
            <w:tcW w:w="1590" w:type="dxa"/>
            <w:tcBorders>
              <w:top w:val="nil"/>
              <w:left w:val="nil"/>
              <w:bottom w:val="nil"/>
              <w:right w:val="nil"/>
            </w:tcBorders>
            <w:vAlign w:val="center"/>
          </w:tcPr>
          <w:p w14:paraId="5B6D567E" w14:textId="2DE6E71E" w:rsidR="00E73F3A" w:rsidRPr="00FD35A8" w:rsidDel="00E75A93" w:rsidRDefault="00E73F3A" w:rsidP="006921A2">
            <w:pPr>
              <w:widowControl/>
              <w:jc w:val="center"/>
              <w:rPr>
                <w:del w:id="3805" w:author="Yali Chen" w:date="2025-12-18T10:50:00Z" w16du:dateUtc="2025-12-18T02:50:00Z"/>
                <w:rFonts w:ascii="Times New Roman" w:hAnsi="Times New Roman"/>
                <w:strike/>
                <w:color w:val="auto"/>
                <w:lang w:eastAsia="ja-JP"/>
                <w:rPrChange w:id="3806" w:author="Pan, Zhemin" w:date="2025-12-13T13:26:00Z" w16du:dateUtc="2025-12-13T05:26:00Z">
                  <w:rPr>
                    <w:del w:id="3807" w:author="Yali Chen" w:date="2025-12-18T10:50:00Z" w16du:dateUtc="2025-12-18T02:50:00Z"/>
                    <w:rFonts w:ascii="Times New Roman" w:hAnsi="Times New Roman"/>
                    <w:color w:val="auto"/>
                    <w:lang w:eastAsia="ja-JP"/>
                  </w:rPr>
                </w:rPrChange>
              </w:rPr>
            </w:pPr>
            <w:del w:id="3808" w:author="Yali Chen" w:date="2025-12-18T10:50:00Z" w16du:dateUtc="2025-12-18T02:50:00Z">
              <w:r w:rsidRPr="00FD35A8" w:rsidDel="00E75A93">
                <w:rPr>
                  <w:rFonts w:ascii="Times New Roman" w:eastAsia="等线" w:hAnsi="Times New Roman"/>
                  <w:strike/>
                  <w:color w:val="auto"/>
                  <w:rPrChange w:id="3809" w:author="Pan, Zhemin" w:date="2025-12-13T13:26:00Z" w16du:dateUtc="2025-12-13T05:26:00Z">
                    <w:rPr>
                      <w:rFonts w:ascii="Times New Roman" w:eastAsia="等线" w:hAnsi="Times New Roman"/>
                      <w:color w:val="auto"/>
                    </w:rPr>
                  </w:rPrChange>
                </w:rPr>
                <w:delText>xx (unit)</w:delText>
              </w:r>
            </w:del>
          </w:p>
        </w:tc>
        <w:tc>
          <w:tcPr>
            <w:tcW w:w="1369" w:type="dxa"/>
            <w:tcBorders>
              <w:top w:val="nil"/>
              <w:left w:val="nil"/>
              <w:bottom w:val="nil"/>
              <w:right w:val="nil"/>
            </w:tcBorders>
            <w:vAlign w:val="center"/>
          </w:tcPr>
          <w:p w14:paraId="0C9C11F8" w14:textId="5FC9B66A" w:rsidR="00E73F3A" w:rsidRPr="00FD35A8" w:rsidDel="00E75A93" w:rsidRDefault="00E73F3A" w:rsidP="006921A2">
            <w:pPr>
              <w:widowControl/>
              <w:jc w:val="center"/>
              <w:rPr>
                <w:del w:id="3810" w:author="Yali Chen" w:date="2025-12-18T10:50:00Z" w16du:dateUtc="2025-12-18T02:50:00Z"/>
                <w:rFonts w:ascii="Times New Roman" w:hAnsi="Times New Roman"/>
                <w:strike/>
                <w:color w:val="auto"/>
                <w:lang w:eastAsia="zh-CN"/>
                <w:rPrChange w:id="3811" w:author="Pan, Zhemin" w:date="2025-12-13T13:26:00Z" w16du:dateUtc="2025-12-13T05:26:00Z">
                  <w:rPr>
                    <w:del w:id="3812" w:author="Yali Chen" w:date="2025-12-18T10:50:00Z" w16du:dateUtc="2025-12-18T02:50:00Z"/>
                    <w:rFonts w:ascii="Times New Roman" w:hAnsi="Times New Roman"/>
                    <w:color w:val="auto"/>
                    <w:lang w:eastAsia="zh-CN"/>
                  </w:rPr>
                </w:rPrChange>
              </w:rPr>
            </w:pPr>
            <w:del w:id="3813" w:author="Yali Chen" w:date="2025-12-18T10:50:00Z" w16du:dateUtc="2025-12-18T02:50:00Z">
              <w:r w:rsidRPr="00FD35A8" w:rsidDel="00E75A93">
                <w:rPr>
                  <w:rFonts w:ascii="Times New Roman" w:eastAsia="等线" w:hAnsi="Times New Roman"/>
                  <w:strike/>
                  <w:color w:val="auto"/>
                  <w:rPrChange w:id="3814" w:author="Pan, Zhemin" w:date="2025-12-13T13:26:00Z" w16du:dateUtc="2025-12-13T05:26:00Z">
                    <w:rPr>
                      <w:rFonts w:ascii="Times New Roman" w:eastAsia="等线" w:hAnsi="Times New Roman"/>
                      <w:color w:val="auto"/>
                    </w:rPr>
                  </w:rPrChange>
                </w:rPr>
                <w:delText>N</w:delText>
              </w:r>
            </w:del>
          </w:p>
        </w:tc>
        <w:tc>
          <w:tcPr>
            <w:tcW w:w="1573" w:type="dxa"/>
            <w:tcBorders>
              <w:top w:val="nil"/>
              <w:left w:val="nil"/>
              <w:bottom w:val="nil"/>
              <w:right w:val="nil"/>
            </w:tcBorders>
            <w:vAlign w:val="center"/>
          </w:tcPr>
          <w:p w14:paraId="5A6A03AD" w14:textId="28661E00" w:rsidR="00E73F3A" w:rsidRPr="00FD35A8" w:rsidDel="00E75A93" w:rsidRDefault="00E73F3A" w:rsidP="006921A2">
            <w:pPr>
              <w:widowControl/>
              <w:jc w:val="center"/>
              <w:rPr>
                <w:del w:id="3815" w:author="Yali Chen" w:date="2025-12-18T10:50:00Z" w16du:dateUtc="2025-12-18T02:50:00Z"/>
                <w:rFonts w:ascii="Times New Roman" w:hAnsi="Times New Roman"/>
                <w:strike/>
                <w:color w:val="auto"/>
                <w:lang w:eastAsia="ja-JP"/>
                <w:rPrChange w:id="3816" w:author="Pan, Zhemin" w:date="2025-12-13T13:26:00Z" w16du:dateUtc="2025-12-13T05:26:00Z">
                  <w:rPr>
                    <w:del w:id="3817" w:author="Yali Chen" w:date="2025-12-18T10:50:00Z" w16du:dateUtc="2025-12-18T02:50:00Z"/>
                    <w:rFonts w:ascii="Times New Roman" w:hAnsi="Times New Roman"/>
                    <w:color w:val="auto"/>
                    <w:lang w:eastAsia="ja-JP"/>
                  </w:rPr>
                </w:rPrChange>
              </w:rPr>
            </w:pPr>
            <w:del w:id="3818" w:author="Yali Chen" w:date="2025-12-18T10:50:00Z" w16du:dateUtc="2025-12-18T02:50:00Z">
              <w:r w:rsidRPr="00FD35A8" w:rsidDel="00E75A93">
                <w:rPr>
                  <w:rFonts w:ascii="Times New Roman" w:eastAsia="等线" w:hAnsi="Times New Roman"/>
                  <w:strike/>
                  <w:color w:val="auto"/>
                  <w:rPrChange w:id="3819" w:author="Pan, Zhemin" w:date="2025-12-13T13:26:00Z" w16du:dateUtc="2025-12-13T05:26:00Z">
                    <w:rPr>
                      <w:rFonts w:ascii="Times New Roman" w:eastAsia="等线" w:hAnsi="Times New Roman"/>
                      <w:color w:val="auto"/>
                    </w:rPr>
                  </w:rPrChange>
                </w:rPr>
                <w:delText>xx</w:delText>
              </w:r>
            </w:del>
          </w:p>
        </w:tc>
        <w:tc>
          <w:tcPr>
            <w:tcW w:w="1401" w:type="dxa"/>
            <w:tcBorders>
              <w:top w:val="nil"/>
              <w:left w:val="nil"/>
              <w:bottom w:val="nil"/>
              <w:right w:val="nil"/>
            </w:tcBorders>
            <w:vAlign w:val="center"/>
          </w:tcPr>
          <w:p w14:paraId="301BE09C" w14:textId="5076656C" w:rsidR="00E73F3A" w:rsidRPr="00FD35A8" w:rsidDel="00E75A93" w:rsidRDefault="00E73F3A" w:rsidP="006921A2">
            <w:pPr>
              <w:widowControl/>
              <w:jc w:val="center"/>
              <w:rPr>
                <w:del w:id="3820" w:author="Yali Chen" w:date="2025-12-18T10:50:00Z" w16du:dateUtc="2025-12-18T02:50:00Z"/>
                <w:rFonts w:ascii="Times New Roman" w:hAnsi="Times New Roman"/>
                <w:strike/>
                <w:color w:val="auto"/>
                <w:lang w:eastAsia="zh-CN"/>
                <w:rPrChange w:id="3821" w:author="Pan, Zhemin" w:date="2025-12-13T13:26:00Z" w16du:dateUtc="2025-12-13T05:26:00Z">
                  <w:rPr>
                    <w:del w:id="3822" w:author="Yali Chen" w:date="2025-12-18T10:50:00Z" w16du:dateUtc="2025-12-18T02:50:00Z"/>
                    <w:rFonts w:ascii="Times New Roman" w:hAnsi="Times New Roman"/>
                    <w:color w:val="auto"/>
                    <w:lang w:eastAsia="zh-CN"/>
                  </w:rPr>
                </w:rPrChange>
              </w:rPr>
            </w:pPr>
            <w:del w:id="3823" w:author="Yali Chen" w:date="2025-12-18T10:50:00Z" w16du:dateUtc="2025-12-18T02:50:00Z">
              <w:r w:rsidRPr="00FD35A8" w:rsidDel="00E75A93">
                <w:rPr>
                  <w:rFonts w:ascii="Times New Roman" w:eastAsia="等线" w:hAnsi="Times New Roman"/>
                  <w:strike/>
                  <w:color w:val="auto"/>
                  <w:rPrChange w:id="3824" w:author="Pan, Zhemin" w:date="2025-12-13T13:26:00Z" w16du:dateUtc="2025-12-13T05:26:00Z">
                    <w:rPr>
                      <w:rFonts w:ascii="Times New Roman" w:eastAsia="等线" w:hAnsi="Times New Roman"/>
                      <w:color w:val="auto"/>
                    </w:rPr>
                  </w:rPrChange>
                </w:rPr>
                <w:delText>xx</w:delText>
              </w:r>
            </w:del>
          </w:p>
        </w:tc>
        <w:tc>
          <w:tcPr>
            <w:tcW w:w="714" w:type="dxa"/>
            <w:tcBorders>
              <w:top w:val="nil"/>
              <w:left w:val="nil"/>
              <w:bottom w:val="nil"/>
              <w:right w:val="nil"/>
            </w:tcBorders>
            <w:vAlign w:val="center"/>
          </w:tcPr>
          <w:p w14:paraId="38849591" w14:textId="34B1B9FD" w:rsidR="00E73F3A" w:rsidRPr="00FD35A8" w:rsidDel="00E75A93" w:rsidRDefault="00E73F3A" w:rsidP="006921A2">
            <w:pPr>
              <w:widowControl/>
              <w:jc w:val="center"/>
              <w:rPr>
                <w:del w:id="3825" w:author="Yali Chen" w:date="2025-12-18T10:50:00Z" w16du:dateUtc="2025-12-18T02:50:00Z"/>
                <w:rFonts w:ascii="Times New Roman" w:hAnsi="Times New Roman"/>
                <w:strike/>
                <w:color w:val="auto"/>
                <w:rPrChange w:id="3826" w:author="Pan, Zhemin" w:date="2025-12-13T13:26:00Z" w16du:dateUtc="2025-12-13T05:26:00Z">
                  <w:rPr>
                    <w:del w:id="3827" w:author="Yali Chen" w:date="2025-12-18T10:50:00Z" w16du:dateUtc="2025-12-18T02:50:00Z"/>
                    <w:rFonts w:ascii="Times New Roman" w:hAnsi="Times New Roman"/>
                    <w:color w:val="auto"/>
                  </w:rPr>
                </w:rPrChange>
              </w:rPr>
            </w:pPr>
            <w:del w:id="3828" w:author="Yali Chen" w:date="2025-12-18T10:50:00Z" w16du:dateUtc="2025-12-18T02:50:00Z">
              <w:r w:rsidRPr="00FD35A8" w:rsidDel="00E75A93">
                <w:rPr>
                  <w:rFonts w:ascii="Times New Roman" w:eastAsia="等线" w:hAnsi="Times New Roman"/>
                  <w:strike/>
                  <w:color w:val="auto"/>
                  <w:rPrChange w:id="3829" w:author="Pan, Zhemin" w:date="2025-12-13T13:26:00Z" w16du:dateUtc="2025-12-13T05:26:00Z">
                    <w:rPr>
                      <w:rFonts w:ascii="Times New Roman" w:eastAsia="等线" w:hAnsi="Times New Roman"/>
                      <w:color w:val="auto"/>
                    </w:rPr>
                  </w:rPrChange>
                </w:rPr>
                <w:delText>xx</w:delText>
              </w:r>
            </w:del>
          </w:p>
        </w:tc>
        <w:tc>
          <w:tcPr>
            <w:tcW w:w="714" w:type="dxa"/>
            <w:tcBorders>
              <w:top w:val="nil"/>
              <w:left w:val="nil"/>
              <w:bottom w:val="nil"/>
              <w:right w:val="nil"/>
            </w:tcBorders>
            <w:vAlign w:val="center"/>
          </w:tcPr>
          <w:p w14:paraId="516AADCC" w14:textId="20BFFA07" w:rsidR="00E73F3A" w:rsidRPr="00FD35A8" w:rsidDel="00E75A93" w:rsidRDefault="00E73F3A" w:rsidP="006921A2">
            <w:pPr>
              <w:widowControl/>
              <w:jc w:val="center"/>
              <w:rPr>
                <w:del w:id="3830" w:author="Yali Chen" w:date="2025-12-18T10:50:00Z" w16du:dateUtc="2025-12-18T02:50:00Z"/>
                <w:rFonts w:ascii="Times New Roman" w:hAnsi="Times New Roman"/>
                <w:strike/>
                <w:color w:val="auto"/>
                <w:rPrChange w:id="3831" w:author="Pan, Zhemin" w:date="2025-12-13T13:26:00Z" w16du:dateUtc="2025-12-13T05:26:00Z">
                  <w:rPr>
                    <w:del w:id="3832" w:author="Yali Chen" w:date="2025-12-18T10:50:00Z" w16du:dateUtc="2025-12-18T02:50:00Z"/>
                    <w:rFonts w:ascii="Times New Roman" w:hAnsi="Times New Roman"/>
                    <w:color w:val="auto"/>
                  </w:rPr>
                </w:rPrChange>
              </w:rPr>
            </w:pPr>
            <w:del w:id="3833" w:author="Yali Chen" w:date="2025-12-18T10:50:00Z" w16du:dateUtc="2025-12-18T02:50:00Z">
              <w:r w:rsidRPr="00FD35A8" w:rsidDel="00E75A93">
                <w:rPr>
                  <w:rFonts w:ascii="Times New Roman" w:eastAsia="等线" w:hAnsi="Times New Roman"/>
                  <w:strike/>
                  <w:color w:val="auto"/>
                  <w:rPrChange w:id="3834" w:author="Pan, Zhemin" w:date="2025-12-13T13:26:00Z" w16du:dateUtc="2025-12-13T05:26:00Z">
                    <w:rPr>
                      <w:rFonts w:ascii="Times New Roman" w:eastAsia="等线" w:hAnsi="Times New Roman"/>
                      <w:color w:val="auto"/>
                    </w:rPr>
                  </w:rPrChange>
                </w:rPr>
                <w:delText>xx</w:delText>
              </w:r>
            </w:del>
          </w:p>
        </w:tc>
        <w:tc>
          <w:tcPr>
            <w:tcW w:w="2584" w:type="dxa"/>
            <w:tcBorders>
              <w:top w:val="nil"/>
              <w:left w:val="nil"/>
              <w:bottom w:val="nil"/>
              <w:right w:val="nil"/>
            </w:tcBorders>
            <w:vAlign w:val="center"/>
          </w:tcPr>
          <w:p w14:paraId="049A47F3" w14:textId="766E66B8" w:rsidR="00E73F3A" w:rsidRPr="00FD35A8" w:rsidDel="00E75A93" w:rsidRDefault="00E73F3A" w:rsidP="006921A2">
            <w:pPr>
              <w:widowControl/>
              <w:jc w:val="center"/>
              <w:rPr>
                <w:del w:id="3835" w:author="Yali Chen" w:date="2025-12-18T10:50:00Z" w16du:dateUtc="2025-12-18T02:50:00Z"/>
                <w:rFonts w:ascii="Times New Roman" w:hAnsi="Times New Roman"/>
                <w:strike/>
                <w:color w:val="auto"/>
                <w:lang w:eastAsia="zh-CN"/>
                <w:rPrChange w:id="3836" w:author="Pan, Zhemin" w:date="2025-12-13T13:26:00Z" w16du:dateUtc="2025-12-13T05:26:00Z">
                  <w:rPr>
                    <w:del w:id="3837" w:author="Yali Chen" w:date="2025-12-18T10:50:00Z" w16du:dateUtc="2025-12-18T02:50:00Z"/>
                    <w:rFonts w:ascii="Times New Roman" w:hAnsi="Times New Roman"/>
                    <w:color w:val="auto"/>
                    <w:lang w:eastAsia="zh-CN"/>
                  </w:rPr>
                </w:rPrChange>
              </w:rPr>
            </w:pPr>
            <w:del w:id="3838" w:author="Yali Chen" w:date="2025-12-18T10:50:00Z" w16du:dateUtc="2025-12-18T02:50:00Z">
              <w:r w:rsidRPr="00FD35A8" w:rsidDel="00E75A93">
                <w:rPr>
                  <w:rFonts w:ascii="Times New Roman" w:eastAsia="等线" w:hAnsi="Times New Roman"/>
                  <w:strike/>
                  <w:color w:val="auto"/>
                  <w:rPrChange w:id="3839" w:author="Pan, Zhemin" w:date="2025-12-13T13:26:00Z" w16du:dateUtc="2025-12-13T05:26:00Z">
                    <w:rPr>
                      <w:rFonts w:ascii="Times New Roman" w:eastAsia="等线" w:hAnsi="Times New Roman"/>
                      <w:color w:val="auto"/>
                    </w:rPr>
                  </w:rPrChange>
                </w:rPr>
                <w:delText>xx</w:delText>
              </w:r>
            </w:del>
          </w:p>
        </w:tc>
      </w:tr>
      <w:tr w:rsidR="00E73F3A" w:rsidRPr="00FD35A8" w:rsidDel="00E75A93" w14:paraId="2C70C20E" w14:textId="3CD7BDC0" w:rsidTr="006921A2">
        <w:trPr>
          <w:trHeight w:val="295"/>
          <w:del w:id="3840" w:author="Yali Chen" w:date="2025-12-18T10:50:00Z"/>
        </w:trPr>
        <w:tc>
          <w:tcPr>
            <w:tcW w:w="2415" w:type="dxa"/>
            <w:tcBorders>
              <w:top w:val="nil"/>
              <w:left w:val="nil"/>
              <w:bottom w:val="single" w:sz="4" w:space="0" w:color="auto"/>
              <w:right w:val="nil"/>
            </w:tcBorders>
            <w:vAlign w:val="center"/>
          </w:tcPr>
          <w:p w14:paraId="4329A24B" w14:textId="178B903F" w:rsidR="00E73F3A" w:rsidRPr="00FD35A8" w:rsidDel="00E75A93" w:rsidRDefault="00E73F3A" w:rsidP="006921A2">
            <w:pPr>
              <w:widowControl/>
              <w:spacing w:line="276" w:lineRule="auto"/>
              <w:jc w:val="center"/>
              <w:rPr>
                <w:del w:id="3841" w:author="Yali Chen" w:date="2025-12-18T10:50:00Z" w16du:dateUtc="2025-12-18T02:50:00Z"/>
                <w:rFonts w:ascii="Times New Roman" w:eastAsia="Times New Roman" w:hAnsi="Times New Roman"/>
                <w:strike/>
                <w:lang w:eastAsia="ja-JP"/>
                <w:rPrChange w:id="3842" w:author="Pan, Zhemin" w:date="2025-12-13T13:26:00Z" w16du:dateUtc="2025-12-13T05:26:00Z">
                  <w:rPr>
                    <w:del w:id="3843" w:author="Yali Chen" w:date="2025-12-18T10:50:00Z" w16du:dateUtc="2025-12-18T02:50:00Z"/>
                    <w:rFonts w:ascii="Times New Roman" w:eastAsia="Times New Roman" w:hAnsi="Times New Roman"/>
                    <w:lang w:eastAsia="ja-JP"/>
                  </w:rPr>
                </w:rPrChange>
              </w:rPr>
            </w:pPr>
          </w:p>
        </w:tc>
        <w:tc>
          <w:tcPr>
            <w:tcW w:w="1194" w:type="dxa"/>
            <w:tcBorders>
              <w:top w:val="nil"/>
              <w:left w:val="nil"/>
              <w:bottom w:val="single" w:sz="4" w:space="0" w:color="auto"/>
              <w:right w:val="nil"/>
            </w:tcBorders>
            <w:vAlign w:val="center"/>
          </w:tcPr>
          <w:p w14:paraId="2F43F475" w14:textId="602979FB" w:rsidR="00E73F3A" w:rsidRPr="00FD35A8" w:rsidDel="00E75A93" w:rsidRDefault="00E73F3A" w:rsidP="006921A2">
            <w:pPr>
              <w:widowControl/>
              <w:spacing w:line="276" w:lineRule="auto"/>
              <w:jc w:val="center"/>
              <w:rPr>
                <w:del w:id="3844" w:author="Yali Chen" w:date="2025-12-18T10:50:00Z" w16du:dateUtc="2025-12-18T02:50:00Z"/>
                <w:rFonts w:ascii="Times New Roman" w:eastAsia="Times New Roman" w:hAnsi="Times New Roman"/>
                <w:strike/>
                <w:lang w:eastAsia="ja-JP"/>
                <w:rPrChange w:id="3845" w:author="Pan, Zhemin" w:date="2025-12-13T13:26:00Z" w16du:dateUtc="2025-12-13T05:26:00Z">
                  <w:rPr>
                    <w:del w:id="3846" w:author="Yali Chen" w:date="2025-12-18T10:50:00Z" w16du:dateUtc="2025-12-18T02:50:00Z"/>
                    <w:rFonts w:ascii="Times New Roman" w:eastAsia="Times New Roman" w:hAnsi="Times New Roman"/>
                    <w:lang w:eastAsia="ja-JP"/>
                  </w:rPr>
                </w:rPrChange>
              </w:rPr>
            </w:pPr>
          </w:p>
        </w:tc>
        <w:tc>
          <w:tcPr>
            <w:tcW w:w="1590" w:type="dxa"/>
            <w:tcBorders>
              <w:top w:val="nil"/>
              <w:left w:val="nil"/>
              <w:bottom w:val="single" w:sz="4" w:space="0" w:color="auto"/>
              <w:right w:val="nil"/>
            </w:tcBorders>
            <w:vAlign w:val="center"/>
          </w:tcPr>
          <w:p w14:paraId="5D0604D8" w14:textId="32397BC2" w:rsidR="00E73F3A" w:rsidRPr="00FD35A8" w:rsidDel="00E75A93" w:rsidRDefault="00E73F3A" w:rsidP="006921A2">
            <w:pPr>
              <w:widowControl/>
              <w:spacing w:line="276" w:lineRule="auto"/>
              <w:jc w:val="center"/>
              <w:rPr>
                <w:del w:id="3847" w:author="Yali Chen" w:date="2025-12-18T10:50:00Z" w16du:dateUtc="2025-12-18T02:50:00Z"/>
                <w:rFonts w:ascii="Times New Roman" w:eastAsia="Times New Roman" w:hAnsi="Times New Roman"/>
                <w:strike/>
                <w:lang w:eastAsia="ja-JP"/>
                <w:rPrChange w:id="3848" w:author="Pan, Zhemin" w:date="2025-12-13T13:26:00Z" w16du:dateUtc="2025-12-13T05:26:00Z">
                  <w:rPr>
                    <w:del w:id="3849" w:author="Yali Chen" w:date="2025-12-18T10:50:00Z" w16du:dateUtc="2025-12-18T02:50:00Z"/>
                    <w:rFonts w:ascii="Times New Roman" w:eastAsia="Times New Roman" w:hAnsi="Times New Roman"/>
                    <w:lang w:eastAsia="ja-JP"/>
                  </w:rPr>
                </w:rPrChange>
              </w:rPr>
            </w:pPr>
          </w:p>
        </w:tc>
        <w:tc>
          <w:tcPr>
            <w:tcW w:w="1369" w:type="dxa"/>
            <w:tcBorders>
              <w:top w:val="nil"/>
              <w:left w:val="nil"/>
              <w:bottom w:val="single" w:sz="4" w:space="0" w:color="auto"/>
              <w:right w:val="nil"/>
            </w:tcBorders>
            <w:vAlign w:val="center"/>
          </w:tcPr>
          <w:p w14:paraId="4AF4B23A" w14:textId="624D98B1" w:rsidR="00E73F3A" w:rsidRPr="00FD35A8" w:rsidDel="00E75A93" w:rsidRDefault="00E73F3A" w:rsidP="006921A2">
            <w:pPr>
              <w:widowControl/>
              <w:spacing w:line="276" w:lineRule="auto"/>
              <w:jc w:val="center"/>
              <w:rPr>
                <w:del w:id="3850" w:author="Yali Chen" w:date="2025-12-18T10:50:00Z" w16du:dateUtc="2025-12-18T02:50:00Z"/>
                <w:rFonts w:ascii="Times New Roman" w:eastAsia="Times New Roman" w:hAnsi="Times New Roman"/>
                <w:strike/>
                <w:lang w:eastAsia="ja-JP"/>
                <w:rPrChange w:id="3851" w:author="Pan, Zhemin" w:date="2025-12-13T13:26:00Z" w16du:dateUtc="2025-12-13T05:26:00Z">
                  <w:rPr>
                    <w:del w:id="3852" w:author="Yali Chen" w:date="2025-12-18T10:50:00Z" w16du:dateUtc="2025-12-18T02:50:00Z"/>
                    <w:rFonts w:ascii="Times New Roman" w:eastAsia="Times New Roman" w:hAnsi="Times New Roman"/>
                    <w:lang w:eastAsia="ja-JP"/>
                  </w:rPr>
                </w:rPrChange>
              </w:rPr>
            </w:pPr>
          </w:p>
        </w:tc>
        <w:tc>
          <w:tcPr>
            <w:tcW w:w="1573" w:type="dxa"/>
            <w:tcBorders>
              <w:top w:val="nil"/>
              <w:left w:val="nil"/>
              <w:bottom w:val="single" w:sz="4" w:space="0" w:color="auto"/>
              <w:right w:val="nil"/>
            </w:tcBorders>
            <w:vAlign w:val="center"/>
          </w:tcPr>
          <w:p w14:paraId="28663A28" w14:textId="55E7A89F" w:rsidR="00E73F3A" w:rsidRPr="00FD35A8" w:rsidDel="00E75A93" w:rsidRDefault="00E73F3A" w:rsidP="006921A2">
            <w:pPr>
              <w:widowControl/>
              <w:spacing w:line="276" w:lineRule="auto"/>
              <w:jc w:val="center"/>
              <w:rPr>
                <w:del w:id="3853" w:author="Yali Chen" w:date="2025-12-18T10:50:00Z" w16du:dateUtc="2025-12-18T02:50:00Z"/>
                <w:rFonts w:ascii="Times New Roman" w:eastAsia="Times New Roman" w:hAnsi="Times New Roman"/>
                <w:strike/>
                <w:lang w:eastAsia="ja-JP"/>
                <w:rPrChange w:id="3854" w:author="Pan, Zhemin" w:date="2025-12-13T13:26:00Z" w16du:dateUtc="2025-12-13T05:26:00Z">
                  <w:rPr>
                    <w:del w:id="3855" w:author="Yali Chen" w:date="2025-12-18T10:50:00Z" w16du:dateUtc="2025-12-18T02:50:00Z"/>
                    <w:rFonts w:ascii="Times New Roman" w:eastAsia="Times New Roman" w:hAnsi="Times New Roman"/>
                    <w:lang w:eastAsia="ja-JP"/>
                  </w:rPr>
                </w:rPrChange>
              </w:rPr>
            </w:pPr>
          </w:p>
        </w:tc>
        <w:tc>
          <w:tcPr>
            <w:tcW w:w="1401" w:type="dxa"/>
            <w:tcBorders>
              <w:top w:val="nil"/>
              <w:left w:val="nil"/>
              <w:bottom w:val="single" w:sz="4" w:space="0" w:color="auto"/>
              <w:right w:val="nil"/>
            </w:tcBorders>
            <w:vAlign w:val="center"/>
          </w:tcPr>
          <w:p w14:paraId="74D1D743" w14:textId="333CD24D" w:rsidR="00E73F3A" w:rsidRPr="00FD35A8" w:rsidDel="00E75A93" w:rsidRDefault="00E73F3A" w:rsidP="006921A2">
            <w:pPr>
              <w:widowControl/>
              <w:spacing w:line="276" w:lineRule="auto"/>
              <w:jc w:val="center"/>
              <w:rPr>
                <w:del w:id="3856" w:author="Yali Chen" w:date="2025-12-18T10:50:00Z" w16du:dateUtc="2025-12-18T02:50:00Z"/>
                <w:rFonts w:ascii="Times New Roman" w:eastAsia="Times New Roman" w:hAnsi="Times New Roman"/>
                <w:strike/>
                <w:lang w:eastAsia="ja-JP"/>
                <w:rPrChange w:id="3857" w:author="Pan, Zhemin" w:date="2025-12-13T13:26:00Z" w16du:dateUtc="2025-12-13T05:26:00Z">
                  <w:rPr>
                    <w:del w:id="3858" w:author="Yali Chen" w:date="2025-12-18T10:50:00Z" w16du:dateUtc="2025-12-18T02:50:00Z"/>
                    <w:rFonts w:ascii="Times New Roman" w:eastAsia="Times New Roman" w:hAnsi="Times New Roman"/>
                    <w:lang w:eastAsia="ja-JP"/>
                  </w:rPr>
                </w:rPrChange>
              </w:rPr>
            </w:pPr>
          </w:p>
        </w:tc>
        <w:tc>
          <w:tcPr>
            <w:tcW w:w="714" w:type="dxa"/>
            <w:tcBorders>
              <w:top w:val="nil"/>
              <w:left w:val="nil"/>
              <w:bottom w:val="single" w:sz="4" w:space="0" w:color="auto"/>
              <w:right w:val="nil"/>
            </w:tcBorders>
            <w:vAlign w:val="center"/>
          </w:tcPr>
          <w:p w14:paraId="313C112A" w14:textId="3F5C9516" w:rsidR="00E73F3A" w:rsidRPr="00FD35A8" w:rsidDel="00E75A93" w:rsidRDefault="00E73F3A" w:rsidP="006921A2">
            <w:pPr>
              <w:widowControl/>
              <w:spacing w:line="276" w:lineRule="auto"/>
              <w:jc w:val="center"/>
              <w:rPr>
                <w:del w:id="3859" w:author="Yali Chen" w:date="2025-12-18T10:50:00Z" w16du:dateUtc="2025-12-18T02:50:00Z"/>
                <w:rFonts w:ascii="Times New Roman" w:eastAsia="Times New Roman" w:hAnsi="Times New Roman"/>
                <w:strike/>
                <w:lang w:eastAsia="ja-JP"/>
                <w:rPrChange w:id="3860" w:author="Pan, Zhemin" w:date="2025-12-13T13:26:00Z" w16du:dateUtc="2025-12-13T05:26:00Z">
                  <w:rPr>
                    <w:del w:id="3861" w:author="Yali Chen" w:date="2025-12-18T10:50:00Z" w16du:dateUtc="2025-12-18T02:50:00Z"/>
                    <w:rFonts w:ascii="Times New Roman" w:eastAsia="Times New Roman" w:hAnsi="Times New Roman"/>
                    <w:lang w:eastAsia="ja-JP"/>
                  </w:rPr>
                </w:rPrChange>
              </w:rPr>
            </w:pPr>
          </w:p>
        </w:tc>
        <w:tc>
          <w:tcPr>
            <w:tcW w:w="714" w:type="dxa"/>
            <w:tcBorders>
              <w:top w:val="nil"/>
              <w:left w:val="nil"/>
              <w:bottom w:val="single" w:sz="4" w:space="0" w:color="auto"/>
              <w:right w:val="nil"/>
            </w:tcBorders>
            <w:vAlign w:val="center"/>
          </w:tcPr>
          <w:p w14:paraId="686B3A6B" w14:textId="5DD040E9" w:rsidR="00E73F3A" w:rsidRPr="00FD35A8" w:rsidDel="00E75A93" w:rsidRDefault="00E73F3A" w:rsidP="006921A2">
            <w:pPr>
              <w:widowControl/>
              <w:spacing w:line="276" w:lineRule="auto"/>
              <w:jc w:val="center"/>
              <w:rPr>
                <w:del w:id="3862" w:author="Yali Chen" w:date="2025-12-18T10:50:00Z" w16du:dateUtc="2025-12-18T02:50:00Z"/>
                <w:rFonts w:ascii="Times New Roman" w:eastAsia="Times New Roman" w:hAnsi="Times New Roman"/>
                <w:strike/>
                <w:lang w:eastAsia="ja-JP"/>
                <w:rPrChange w:id="3863" w:author="Pan, Zhemin" w:date="2025-12-13T13:26:00Z" w16du:dateUtc="2025-12-13T05:26:00Z">
                  <w:rPr>
                    <w:del w:id="3864" w:author="Yali Chen" w:date="2025-12-18T10:50:00Z" w16du:dateUtc="2025-12-18T02:50:00Z"/>
                    <w:rFonts w:ascii="Times New Roman" w:eastAsia="Times New Roman" w:hAnsi="Times New Roman"/>
                    <w:lang w:eastAsia="ja-JP"/>
                  </w:rPr>
                </w:rPrChange>
              </w:rPr>
            </w:pPr>
          </w:p>
        </w:tc>
        <w:tc>
          <w:tcPr>
            <w:tcW w:w="2584" w:type="dxa"/>
            <w:tcBorders>
              <w:top w:val="nil"/>
              <w:left w:val="nil"/>
              <w:bottom w:val="single" w:sz="4" w:space="0" w:color="auto"/>
              <w:right w:val="nil"/>
            </w:tcBorders>
            <w:vAlign w:val="center"/>
          </w:tcPr>
          <w:p w14:paraId="74AD039E" w14:textId="19571545" w:rsidR="00E73F3A" w:rsidRPr="00FD35A8" w:rsidDel="00E75A93" w:rsidRDefault="00E73F3A" w:rsidP="006921A2">
            <w:pPr>
              <w:widowControl/>
              <w:spacing w:line="276" w:lineRule="auto"/>
              <w:jc w:val="center"/>
              <w:rPr>
                <w:del w:id="3865" w:author="Yali Chen" w:date="2025-12-18T10:50:00Z" w16du:dateUtc="2025-12-18T02:50:00Z"/>
                <w:rFonts w:ascii="Times New Roman" w:eastAsia="Times New Roman" w:hAnsi="Times New Roman"/>
                <w:strike/>
                <w:lang w:eastAsia="ja-JP"/>
                <w:rPrChange w:id="3866" w:author="Pan, Zhemin" w:date="2025-12-13T13:26:00Z" w16du:dateUtc="2025-12-13T05:26:00Z">
                  <w:rPr>
                    <w:del w:id="3867" w:author="Yali Chen" w:date="2025-12-18T10:50:00Z" w16du:dateUtc="2025-12-18T02:50:00Z"/>
                    <w:rFonts w:ascii="Times New Roman" w:eastAsia="Times New Roman" w:hAnsi="Times New Roman"/>
                    <w:lang w:eastAsia="ja-JP"/>
                  </w:rPr>
                </w:rPrChange>
              </w:rPr>
            </w:pPr>
          </w:p>
        </w:tc>
      </w:tr>
    </w:tbl>
    <w:p w14:paraId="07136B61" w14:textId="355B5F71" w:rsidR="00E73F3A" w:rsidRPr="00FD35A8" w:rsidDel="00E75A93" w:rsidRDefault="00E73F3A" w:rsidP="00E73F3A">
      <w:pPr>
        <w:rPr>
          <w:del w:id="3868" w:author="Yali Chen" w:date="2025-12-18T10:50:00Z" w16du:dateUtc="2025-12-18T02:50:00Z"/>
          <w:rFonts w:ascii="Times New Roman" w:hAnsi="Times New Roman" w:cs="Times New Roman"/>
          <w:strike/>
          <w:szCs w:val="20"/>
          <w:rPrChange w:id="3869" w:author="Pan, Zhemin" w:date="2025-12-13T13:26:00Z" w16du:dateUtc="2025-12-13T05:26:00Z">
            <w:rPr>
              <w:del w:id="3870" w:author="Yali Chen" w:date="2025-12-18T10:50:00Z" w16du:dateUtc="2025-12-18T02:50:00Z"/>
              <w:rFonts w:ascii="Times New Roman" w:hAnsi="Times New Roman" w:cs="Times New Roman"/>
              <w:szCs w:val="20"/>
            </w:rPr>
          </w:rPrChange>
        </w:rPr>
      </w:pPr>
      <w:del w:id="3871" w:author="Yali Chen" w:date="2025-12-18T10:50:00Z" w16du:dateUtc="2025-12-18T02:50:00Z">
        <w:r w:rsidRPr="00FD35A8" w:rsidDel="00E75A93">
          <w:rPr>
            <w:rFonts w:ascii="Times New Roman" w:hAnsi="Times New Roman" w:cs="Times New Roman"/>
            <w:strike/>
            <w:szCs w:val="20"/>
            <w:rPrChange w:id="3872" w:author="Pan, Zhemin" w:date="2025-12-13T13:26:00Z" w16du:dateUtc="2025-12-13T05:26:00Z">
              <w:rPr>
                <w:rFonts w:ascii="Times New Roman" w:hAnsi="Times New Roman" w:cs="Times New Roman"/>
                <w:szCs w:val="20"/>
              </w:rPr>
            </w:rPrChange>
          </w:rPr>
          <w:delText>Pharmacodynamics Set (PDS): All subjects who have received cell infusion, with no protocol violations or events affecting PD analysis, and have at least one evaluable PD data point. This analysis set will be used for the PD analysis of GC012F injection</w:delText>
        </w:r>
      </w:del>
    </w:p>
    <w:p w14:paraId="0F0B259C" w14:textId="1BF8B6D9" w:rsidR="00E73F3A" w:rsidRPr="00FD35A8" w:rsidDel="00E75A93" w:rsidRDefault="00E73F3A" w:rsidP="00E73F3A">
      <w:pPr>
        <w:rPr>
          <w:del w:id="3873" w:author="Yali Chen" w:date="2025-12-18T10:50:00Z" w16du:dateUtc="2025-12-18T02:50:00Z"/>
          <w:rFonts w:ascii="Times New Roman" w:hAnsi="Times New Roman" w:cs="Times New Roman"/>
          <w:strike/>
          <w:szCs w:val="20"/>
          <w:rPrChange w:id="3874" w:author="Pan, Zhemin" w:date="2025-12-13T13:26:00Z" w16du:dateUtc="2025-12-13T05:26:00Z">
            <w:rPr>
              <w:del w:id="3875" w:author="Yali Chen" w:date="2025-12-18T10:50:00Z" w16du:dateUtc="2025-12-18T02:50:00Z"/>
              <w:rFonts w:ascii="Times New Roman" w:hAnsi="Times New Roman" w:cs="Times New Roman"/>
              <w:szCs w:val="20"/>
            </w:rPr>
          </w:rPrChange>
        </w:rPr>
      </w:pPr>
      <w:del w:id="3876" w:author="Yali Chen" w:date="2025-12-18T10:50:00Z" w16du:dateUtc="2025-12-18T02:50:00Z">
        <w:r w:rsidRPr="00FD35A8" w:rsidDel="00E75A93">
          <w:rPr>
            <w:rFonts w:ascii="Times New Roman" w:hAnsi="Times New Roman" w:cs="Times New Roman"/>
            <w:strike/>
            <w:szCs w:val="20"/>
            <w:rPrChange w:id="3877" w:author="Pan, Zhemin" w:date="2025-12-13T13:26:00Z" w16du:dateUtc="2025-12-13T05:26:00Z">
              <w:rPr>
                <w:rFonts w:ascii="Times New Roman" w:hAnsi="Times New Roman" w:cs="Times New Roman"/>
                <w:szCs w:val="20"/>
              </w:rPr>
            </w:rPrChange>
          </w:rPr>
          <w:delText>*Abnormal lab test.</w:delText>
        </w:r>
      </w:del>
    </w:p>
    <w:p w14:paraId="5C0E9342" w14:textId="102D1E5B" w:rsidR="00C06EDB" w:rsidRPr="00FD35A8" w:rsidDel="00E75A93" w:rsidRDefault="00C06EDB" w:rsidP="00E73F3A">
      <w:pPr>
        <w:rPr>
          <w:del w:id="3878" w:author="Yali Chen" w:date="2025-12-18T10:50:00Z" w16du:dateUtc="2025-12-18T02:50:00Z"/>
          <w:rFonts w:ascii="Times New Roman" w:hAnsi="Times New Roman" w:cs="Times New Roman"/>
          <w:strike/>
          <w:szCs w:val="20"/>
          <w:rPrChange w:id="3879" w:author="Pan, Zhemin" w:date="2025-12-13T13:26:00Z" w16du:dateUtc="2025-12-13T05:26:00Z">
            <w:rPr>
              <w:del w:id="3880" w:author="Yali Chen" w:date="2025-12-18T10:50:00Z" w16du:dateUtc="2025-12-18T02:50:00Z"/>
              <w:rFonts w:ascii="Times New Roman" w:hAnsi="Times New Roman" w:cs="Times New Roman"/>
              <w:szCs w:val="20"/>
            </w:rPr>
          </w:rPrChange>
        </w:rPr>
      </w:pPr>
      <w:del w:id="3881" w:author="Yali Chen" w:date="2025-12-18T10:50:00Z" w16du:dateUtc="2025-12-18T02:50:00Z">
        <w:r w:rsidRPr="00FD35A8" w:rsidDel="00E75A93">
          <w:rPr>
            <w:rFonts w:ascii="Times New Roman" w:hAnsi="Times New Roman" w:cs="Times New Roman"/>
            <w:strike/>
            <w:szCs w:val="20"/>
            <w:rPrChange w:id="3882" w:author="Pan, Zhemin" w:date="2025-12-13T13:26:00Z" w16du:dateUtc="2025-12-13T05:26:00Z">
              <w:rPr>
                <w:rFonts w:ascii="Times New Roman" w:hAnsi="Times New Roman" w:cs="Times New Roman"/>
                <w:szCs w:val="20"/>
              </w:rPr>
            </w:rPrChange>
          </w:rPr>
          <w:delText>IIM: Idiopathic Inflammatory Myopathies, SSc: Systemic Sclerosis</w:delText>
        </w:r>
      </w:del>
    </w:p>
    <w:p w14:paraId="39AE7C15" w14:textId="42EC0FB7" w:rsidR="00E73F3A" w:rsidRPr="00FD35A8" w:rsidDel="00E75A93" w:rsidRDefault="00E73F3A" w:rsidP="00E73F3A">
      <w:pPr>
        <w:rPr>
          <w:del w:id="3883" w:author="Yali Chen" w:date="2025-12-18T10:50:00Z" w16du:dateUtc="2025-12-18T02:50:00Z"/>
          <w:rFonts w:ascii="Times New Roman" w:hAnsi="Times New Roman" w:cs="Times New Roman"/>
          <w:i/>
          <w:iCs/>
          <w:strike/>
          <w:szCs w:val="20"/>
          <w:rPrChange w:id="3884" w:author="Pan, Zhemin" w:date="2025-12-13T13:26:00Z" w16du:dateUtc="2025-12-13T05:26:00Z">
            <w:rPr>
              <w:del w:id="3885" w:author="Yali Chen" w:date="2025-12-18T10:50:00Z" w16du:dateUtc="2025-12-18T02:50:00Z"/>
              <w:rFonts w:ascii="Times New Roman" w:hAnsi="Times New Roman" w:cs="Times New Roman"/>
              <w:i/>
              <w:iCs/>
              <w:szCs w:val="20"/>
            </w:rPr>
          </w:rPrChange>
        </w:rPr>
      </w:pPr>
      <w:del w:id="3886" w:author="Yali Chen" w:date="2025-12-18T10:50:00Z" w16du:dateUtc="2025-12-18T02:50:00Z">
        <w:r w:rsidRPr="00FD35A8" w:rsidDel="00E75A93">
          <w:rPr>
            <w:rFonts w:ascii="Times New Roman" w:hAnsi="Times New Roman" w:cs="Times New Roman"/>
            <w:i/>
            <w:iCs/>
            <w:strike/>
            <w:szCs w:val="20"/>
            <w:rPrChange w:id="3887" w:author="Pan, Zhemin" w:date="2025-12-13T13:26:00Z" w16du:dateUtc="2025-12-13T05:26:00Z">
              <w:rPr>
                <w:rFonts w:ascii="Times New Roman" w:hAnsi="Times New Roman" w:cs="Times New Roman"/>
                <w:i/>
                <w:iCs/>
                <w:szCs w:val="20"/>
              </w:rPr>
            </w:rPrChange>
          </w:rPr>
          <w:delText>Programming note:</w:delText>
        </w:r>
      </w:del>
    </w:p>
    <w:p w14:paraId="75DB041F" w14:textId="0BA292EB" w:rsidR="00E73F3A" w:rsidRPr="00FD35A8" w:rsidDel="00E75A93" w:rsidRDefault="00E73F3A" w:rsidP="00E73F3A">
      <w:pPr>
        <w:rPr>
          <w:del w:id="3888" w:author="Yali Chen" w:date="2025-12-18T10:50:00Z" w16du:dateUtc="2025-12-18T02:50:00Z"/>
          <w:rFonts w:ascii="Times New Roman" w:hAnsi="Times New Roman" w:cs="Times New Roman"/>
          <w:i/>
          <w:iCs/>
          <w:strike/>
          <w:szCs w:val="20"/>
          <w:rPrChange w:id="3889" w:author="Pan, Zhemin" w:date="2025-12-13T13:26:00Z" w16du:dateUtc="2025-12-13T05:26:00Z">
            <w:rPr>
              <w:del w:id="3890" w:author="Yali Chen" w:date="2025-12-18T10:50:00Z" w16du:dateUtc="2025-12-18T02:50:00Z"/>
              <w:rFonts w:ascii="Times New Roman" w:hAnsi="Times New Roman" w:cs="Times New Roman"/>
              <w:i/>
              <w:iCs/>
              <w:szCs w:val="20"/>
            </w:rPr>
          </w:rPrChange>
        </w:rPr>
      </w:pPr>
      <w:del w:id="3891" w:author="Yali Chen" w:date="2025-12-18T10:50:00Z" w16du:dateUtc="2025-12-18T02:50:00Z">
        <w:r w:rsidRPr="00FD35A8" w:rsidDel="00E75A93">
          <w:rPr>
            <w:rFonts w:ascii="Times New Roman" w:hAnsi="Times New Roman" w:cs="Times New Roman"/>
            <w:i/>
            <w:iCs/>
            <w:strike/>
            <w:szCs w:val="20"/>
            <w:rPrChange w:id="3892" w:author="Pan, Zhemin" w:date="2025-12-13T13:26:00Z" w16du:dateUtc="2025-12-13T05:26:00Z">
              <w:rPr>
                <w:rFonts w:ascii="Times New Roman" w:hAnsi="Times New Roman" w:cs="Times New Roman"/>
                <w:i/>
                <w:iCs/>
                <w:szCs w:val="20"/>
              </w:rPr>
            </w:rPrChange>
          </w:rPr>
          <w:delText xml:space="preserve">Parameter: </w:delText>
        </w:r>
        <w:commentRangeStart w:id="3893"/>
        <w:commentRangeStart w:id="3894"/>
        <w:r w:rsidR="00A7382F" w:rsidRPr="00FD35A8" w:rsidDel="00E75A93">
          <w:rPr>
            <w:rFonts w:ascii="Times New Roman" w:hAnsi="Times New Roman" w:cs="Times New Roman"/>
            <w:i/>
            <w:iCs/>
            <w:strike/>
            <w:szCs w:val="20"/>
            <w:rPrChange w:id="3895" w:author="Pan, Zhemin" w:date="2025-12-13T13:26:00Z" w16du:dateUtc="2025-12-13T05:26:00Z">
              <w:rPr>
                <w:rFonts w:ascii="Times New Roman" w:hAnsi="Times New Roman" w:cs="Times New Roman"/>
                <w:i/>
                <w:iCs/>
                <w:szCs w:val="20"/>
              </w:rPr>
            </w:rPrChange>
          </w:rPr>
          <w:delText>IL-2</w:delText>
        </w:r>
        <w:r w:rsidR="008B423E" w:rsidRPr="00FD35A8" w:rsidDel="00E75A93">
          <w:rPr>
            <w:rFonts w:ascii="Times New Roman" w:hAnsi="Times New Roman" w:cs="Times New Roman"/>
            <w:i/>
            <w:iCs/>
            <w:strike/>
            <w:szCs w:val="20"/>
            <w:rPrChange w:id="3896" w:author="Pan, Zhemin" w:date="2025-12-13T13:26:00Z" w16du:dateUtc="2025-12-13T05:26:00Z">
              <w:rPr>
                <w:rFonts w:ascii="Times New Roman" w:hAnsi="Times New Roman" w:cs="Times New Roman"/>
                <w:i/>
                <w:iCs/>
                <w:szCs w:val="20"/>
              </w:rPr>
            </w:rPrChange>
          </w:rPr>
          <w:delText>, IL-6, IL-8, IL-10, IL-17,</w:delText>
        </w:r>
        <w:r w:rsidR="00C42FD4" w:rsidRPr="00FD35A8" w:rsidDel="00E75A93">
          <w:rPr>
            <w:rFonts w:ascii="Times New Roman" w:hAnsi="Times New Roman" w:cs="Times New Roman"/>
            <w:strike/>
            <w:rPrChange w:id="3897" w:author="Pan, Zhemin" w:date="2025-12-13T13:26:00Z" w16du:dateUtc="2025-12-13T05:26:00Z">
              <w:rPr/>
            </w:rPrChange>
          </w:rPr>
          <w:delText xml:space="preserve"> </w:delText>
        </w:r>
        <w:r w:rsidR="00C42FD4" w:rsidRPr="00FD35A8" w:rsidDel="00E75A93">
          <w:rPr>
            <w:rFonts w:ascii="Times New Roman" w:hAnsi="Times New Roman" w:cs="Times New Roman"/>
            <w:i/>
            <w:iCs/>
            <w:strike/>
            <w:szCs w:val="20"/>
            <w:rPrChange w:id="3898" w:author="Pan, Zhemin" w:date="2025-12-13T13:26:00Z" w16du:dateUtc="2025-12-13T05:26:00Z">
              <w:rPr>
                <w:rFonts w:ascii="Times New Roman" w:hAnsi="Times New Roman" w:cs="Times New Roman"/>
                <w:i/>
                <w:iCs/>
                <w:szCs w:val="20"/>
              </w:rPr>
            </w:rPrChange>
          </w:rPr>
          <w:delText>TNF-</w:delText>
        </w:r>
        <w:r w:rsidR="00C42FD4" w:rsidRPr="00FD35A8" w:rsidDel="00E75A93">
          <w:rPr>
            <w:rFonts w:ascii="Times New Roman" w:hAnsi="Times New Roman" w:cs="Times New Roman" w:hint="eastAsia"/>
            <w:i/>
            <w:iCs/>
            <w:strike/>
            <w:szCs w:val="20"/>
            <w:rPrChange w:id="3899" w:author="Pan, Zhemin" w:date="2025-12-13T13:26:00Z" w16du:dateUtc="2025-12-13T05:26:00Z">
              <w:rPr>
                <w:rFonts w:ascii="Times New Roman" w:hAnsi="Times New Roman" w:cs="Times New Roman" w:hint="eastAsia"/>
                <w:i/>
                <w:iCs/>
                <w:szCs w:val="20"/>
              </w:rPr>
            </w:rPrChange>
          </w:rPr>
          <w:delText>α</w:delText>
        </w:r>
        <w:r w:rsidR="00C42FD4" w:rsidRPr="00FD35A8" w:rsidDel="00E75A93">
          <w:rPr>
            <w:rFonts w:ascii="Times New Roman" w:hAnsi="Times New Roman" w:cs="Times New Roman"/>
            <w:i/>
            <w:iCs/>
            <w:strike/>
            <w:szCs w:val="20"/>
            <w:rPrChange w:id="3900" w:author="Pan, Zhemin" w:date="2025-12-13T13:26:00Z" w16du:dateUtc="2025-12-13T05:26:00Z">
              <w:rPr>
                <w:rFonts w:ascii="Times New Roman" w:hAnsi="Times New Roman" w:cs="Times New Roman"/>
                <w:i/>
                <w:iCs/>
                <w:szCs w:val="20"/>
              </w:rPr>
            </w:rPrChange>
          </w:rPr>
          <w:delText>,</w:delText>
        </w:r>
        <w:r w:rsidR="008B423E" w:rsidRPr="00FD35A8" w:rsidDel="00E75A93">
          <w:rPr>
            <w:rFonts w:ascii="Times New Roman" w:hAnsi="Times New Roman" w:cs="Times New Roman"/>
            <w:i/>
            <w:iCs/>
            <w:strike/>
            <w:szCs w:val="20"/>
            <w:rPrChange w:id="3901" w:author="Pan, Zhemin" w:date="2025-12-13T13:26:00Z" w16du:dateUtc="2025-12-13T05:26:00Z">
              <w:rPr>
                <w:rFonts w:ascii="Times New Roman" w:hAnsi="Times New Roman" w:cs="Times New Roman"/>
                <w:i/>
                <w:iCs/>
                <w:szCs w:val="20"/>
              </w:rPr>
            </w:rPrChange>
          </w:rPr>
          <w:delText xml:space="preserve"> </w:delText>
        </w:r>
        <w:r w:rsidR="00C45FE1" w:rsidRPr="00FD35A8" w:rsidDel="00E75A93">
          <w:rPr>
            <w:rFonts w:ascii="Times New Roman" w:hAnsi="Times New Roman" w:cs="Times New Roman"/>
            <w:i/>
            <w:iCs/>
            <w:strike/>
            <w:szCs w:val="20"/>
            <w:rPrChange w:id="3902" w:author="Pan, Zhemin" w:date="2025-12-13T13:26:00Z" w16du:dateUtc="2025-12-13T05:26:00Z">
              <w:rPr>
                <w:rFonts w:ascii="Times New Roman" w:hAnsi="Times New Roman" w:cs="Times New Roman"/>
                <w:i/>
                <w:iCs/>
                <w:szCs w:val="20"/>
              </w:rPr>
            </w:rPrChange>
          </w:rPr>
          <w:delText>INF-</w:delText>
        </w:r>
        <w:r w:rsidR="00C45FE1" w:rsidRPr="00FD35A8" w:rsidDel="00E75A93">
          <w:rPr>
            <w:rFonts w:ascii="Times New Roman" w:hAnsi="Times New Roman" w:cs="Times New Roman" w:hint="eastAsia"/>
            <w:i/>
            <w:iCs/>
            <w:strike/>
            <w:szCs w:val="20"/>
            <w:rPrChange w:id="3903" w:author="Pan, Zhemin" w:date="2025-12-13T13:26:00Z" w16du:dateUtc="2025-12-13T05:26:00Z">
              <w:rPr>
                <w:rFonts w:ascii="Times New Roman" w:hAnsi="Times New Roman" w:cs="Times New Roman" w:hint="eastAsia"/>
                <w:i/>
                <w:iCs/>
                <w:szCs w:val="20"/>
              </w:rPr>
            </w:rPrChange>
          </w:rPr>
          <w:delText>γ</w:delText>
        </w:r>
        <w:commentRangeEnd w:id="3893"/>
        <w:r w:rsidR="00EF06EF" w:rsidRPr="00FD35A8" w:rsidDel="00E75A93">
          <w:rPr>
            <w:rStyle w:val="CommentReference"/>
            <w:rFonts w:ascii="Times New Roman" w:hAnsi="Times New Roman" w:cs="Times New Roman"/>
            <w:i/>
            <w:iCs/>
            <w:strike/>
            <w:sz w:val="20"/>
            <w:szCs w:val="20"/>
            <w:rPrChange w:id="3904" w:author="Pan, Zhemin" w:date="2025-12-13T13:26:00Z" w16du:dateUtc="2025-12-13T05:26:00Z">
              <w:rPr>
                <w:rStyle w:val="CommentReference"/>
                <w:rFonts w:ascii="Times New Roman" w:hAnsi="Times New Roman" w:cs="Times New Roman"/>
                <w:i/>
                <w:iCs/>
                <w:sz w:val="20"/>
                <w:szCs w:val="20"/>
              </w:rPr>
            </w:rPrChange>
          </w:rPr>
          <w:commentReference w:id="3893"/>
        </w:r>
        <w:commentRangeEnd w:id="3894"/>
        <w:r w:rsidR="00887068" w:rsidRPr="00FD35A8" w:rsidDel="00E75A93">
          <w:rPr>
            <w:rStyle w:val="CommentReference"/>
            <w:rFonts w:ascii="Times New Roman" w:hAnsi="Times New Roman" w:cs="Times New Roman"/>
            <w:i/>
            <w:iCs/>
            <w:strike/>
            <w:sz w:val="20"/>
            <w:szCs w:val="20"/>
            <w:rPrChange w:id="3905" w:author="Pan, Zhemin" w:date="2025-12-13T13:26:00Z" w16du:dateUtc="2025-12-13T05:26:00Z">
              <w:rPr>
                <w:rStyle w:val="CommentReference"/>
                <w:rFonts w:ascii="Times New Roman" w:hAnsi="Times New Roman" w:cs="Times New Roman"/>
                <w:i/>
                <w:iCs/>
                <w:sz w:val="20"/>
                <w:szCs w:val="20"/>
              </w:rPr>
            </w:rPrChange>
          </w:rPr>
          <w:commentReference w:id="3894"/>
        </w:r>
      </w:del>
    </w:p>
    <w:p w14:paraId="5AF87205" w14:textId="77777777" w:rsidR="00E73F3A" w:rsidRPr="00FD35A8" w:rsidRDefault="00E73F3A" w:rsidP="00F93998">
      <w:pPr>
        <w:rPr>
          <w:rFonts w:ascii="Times New Roman" w:hAnsi="Times New Roman" w:cs="Times New Roman"/>
          <w:i/>
          <w:iCs/>
          <w:szCs w:val="20"/>
        </w:rPr>
      </w:pPr>
    </w:p>
    <w:p w14:paraId="6380C391" w14:textId="171E4A45" w:rsidR="00146CB3" w:rsidRPr="00FD35A8" w:rsidDel="0080149A" w:rsidRDefault="00146CB3">
      <w:pPr>
        <w:widowControl/>
        <w:jc w:val="left"/>
        <w:rPr>
          <w:del w:id="3906" w:author="Yali Chen" w:date="2025-12-29T15:49:00Z" w16du:dateUtc="2025-12-29T07:49:00Z"/>
          <w:rFonts w:ascii="Times New Roman" w:hAnsi="Times New Roman" w:cs="Times New Roman"/>
        </w:rPr>
      </w:pPr>
      <w:del w:id="3907" w:author="Yali Chen" w:date="2025-12-29T15:49:00Z" w16du:dateUtc="2025-12-29T07:49:00Z">
        <w:r w:rsidRPr="00FD35A8" w:rsidDel="0080149A">
          <w:rPr>
            <w:rFonts w:ascii="Times New Roman" w:hAnsi="Times New Roman" w:cs="Times New Roman"/>
          </w:rPr>
          <w:br w:type="page"/>
        </w:r>
      </w:del>
    </w:p>
    <w:p w14:paraId="612CFA92" w14:textId="6A247E3A" w:rsidR="00146CB3" w:rsidRPr="00FD35A8" w:rsidDel="006758BF" w:rsidRDefault="00146CB3" w:rsidP="00146CB3">
      <w:pPr>
        <w:keepNext/>
        <w:widowControl/>
        <w:spacing w:before="120" w:after="120"/>
        <w:jc w:val="left"/>
        <w:outlineLvl w:val="1"/>
        <w:rPr>
          <w:del w:id="3908" w:author="Yali Chen" w:date="2025-12-18T09:30:00Z" w16du:dateUtc="2025-12-18T01:30:00Z"/>
          <w:rFonts w:ascii="Times New Roman" w:hAnsi="Times New Roman" w:cs="Times New Roman"/>
          <w:b/>
          <w:bCs/>
          <w:smallCaps/>
          <w:color w:val="auto"/>
          <w:sz w:val="22"/>
        </w:rPr>
      </w:pPr>
      <w:del w:id="3909" w:author="Yali Chen" w:date="2025-12-18T09:30:00Z" w16du:dateUtc="2025-12-18T01:30:00Z">
        <w:r w:rsidRPr="00FD35A8" w:rsidDel="006758BF">
          <w:rPr>
            <w:rFonts w:ascii="Times New Roman" w:hAnsi="Times New Roman" w:cs="Times New Roman"/>
            <w:b/>
            <w:bCs/>
            <w:smallCaps/>
            <w:color w:val="auto"/>
            <w:sz w:val="22"/>
          </w:rPr>
          <w:delText>14.5</w:delText>
        </w:r>
        <w:r w:rsidRPr="00FD35A8" w:rsidDel="006758BF">
          <w:rPr>
            <w:rFonts w:ascii="Times New Roman" w:hAnsi="Times New Roman" w:cs="Times New Roman"/>
            <w:b/>
            <w:bCs/>
            <w:smallCaps/>
            <w:color w:val="auto"/>
            <w:sz w:val="22"/>
          </w:rPr>
          <w:tab/>
        </w:r>
        <w:r w:rsidR="0065331D" w:rsidRPr="00FD35A8" w:rsidDel="006758BF">
          <w:rPr>
            <w:rFonts w:ascii="Times New Roman" w:hAnsi="Times New Roman" w:cs="Times New Roman"/>
            <w:b/>
            <w:bCs/>
            <w:smallCaps/>
            <w:color w:val="auto"/>
            <w:sz w:val="22"/>
          </w:rPr>
          <w:delText>Immunogenicity</w:delText>
        </w:r>
        <w:r w:rsidRPr="00FD35A8" w:rsidDel="006758BF">
          <w:rPr>
            <w:rFonts w:ascii="Times New Roman" w:hAnsi="Times New Roman" w:cs="Times New Roman"/>
            <w:b/>
            <w:bCs/>
            <w:smallCaps/>
            <w:color w:val="auto"/>
            <w:sz w:val="22"/>
          </w:rPr>
          <w:delText xml:space="preserve"> Overviews</w:delText>
        </w:r>
      </w:del>
    </w:p>
    <w:p w14:paraId="15959A98" w14:textId="70119675" w:rsidR="00146CB3" w:rsidRPr="00FD35A8" w:rsidDel="006758BF" w:rsidRDefault="00146CB3" w:rsidP="00146CB3">
      <w:pPr>
        <w:widowControl/>
        <w:jc w:val="left"/>
        <w:rPr>
          <w:del w:id="3910" w:author="Yali Chen" w:date="2025-12-18T09:30:00Z" w16du:dateUtc="2025-12-18T01:30:00Z"/>
          <w:rFonts w:ascii="Times New Roman" w:eastAsia="等线" w:hAnsi="Times New Roman" w:cs="Times New Roman"/>
          <w:color w:val="auto"/>
          <w:kern w:val="0"/>
          <w:sz w:val="18"/>
          <w:szCs w:val="20"/>
        </w:rPr>
      </w:pPr>
      <w:del w:id="3911" w:author="Yali Chen" w:date="2025-12-18T09:30:00Z" w16du:dateUtc="2025-12-18T01:30:00Z">
        <w:r w:rsidRPr="00FD35A8" w:rsidDel="006758BF">
          <w:rPr>
            <w:rFonts w:ascii="Times New Roman" w:eastAsia="等线" w:hAnsi="Times New Roman" w:cs="Times New Roman"/>
          </w:rPr>
          <w:br w:type="page"/>
        </w:r>
      </w:del>
    </w:p>
    <w:p w14:paraId="27586DBF" w14:textId="051E7045" w:rsidR="00146CB3" w:rsidRPr="00FD35A8" w:rsidDel="006758BF" w:rsidRDefault="00146CB3" w:rsidP="00146CB3">
      <w:pPr>
        <w:pStyle w:val="TFLshelltitle1"/>
        <w:rPr>
          <w:del w:id="3912" w:author="Yali Chen" w:date="2025-12-18T09:30:00Z" w16du:dateUtc="2025-12-18T01:30:00Z"/>
          <w:rStyle w:val="Heading3Char1"/>
          <w:rFonts w:eastAsia="宋体"/>
          <w:b/>
          <w:bCs/>
          <w:color w:val="000000"/>
          <w:sz w:val="20"/>
          <w:szCs w:val="20"/>
          <w:lang w:eastAsia="zh-CN"/>
        </w:rPr>
      </w:pPr>
      <w:commentRangeStart w:id="3913"/>
      <w:del w:id="3914" w:author="Yali Chen" w:date="2025-12-18T09:30:00Z" w16du:dateUtc="2025-12-18T01:30:00Z">
        <w:r w:rsidRPr="00FD35A8" w:rsidDel="006758BF">
          <w:rPr>
            <w:rStyle w:val="Heading3Char1"/>
            <w:rFonts w:eastAsia="宋体"/>
            <w:b/>
            <w:bCs/>
            <w:color w:val="000000"/>
            <w:sz w:val="20"/>
            <w:szCs w:val="20"/>
            <w:lang w:eastAsia="zh-CN"/>
          </w:rPr>
          <w:delText>Listing</w:delText>
        </w:r>
        <w:commentRangeEnd w:id="3913"/>
        <w:r w:rsidR="00091392" w:rsidRPr="00FD35A8" w:rsidDel="006758BF">
          <w:rPr>
            <w:rStyle w:val="CommentReference"/>
            <w:rFonts w:eastAsia="宋体"/>
            <w:bCs/>
            <w:color w:val="000000"/>
            <w:kern w:val="2"/>
            <w:sz w:val="20"/>
            <w:szCs w:val="20"/>
            <w:lang w:eastAsia="zh-CN"/>
          </w:rPr>
          <w:commentReference w:id="3913"/>
        </w:r>
        <w:r w:rsidRPr="00FD35A8" w:rsidDel="006758BF">
          <w:rPr>
            <w:rStyle w:val="Heading3Char1"/>
            <w:rFonts w:eastAsia="宋体"/>
            <w:b/>
            <w:bCs/>
            <w:color w:val="000000"/>
            <w:sz w:val="20"/>
            <w:szCs w:val="20"/>
            <w:lang w:eastAsia="zh-CN"/>
          </w:rPr>
          <w:delText xml:space="preserve"> 14.</w:delText>
        </w:r>
        <w:r w:rsidR="0065331D" w:rsidRPr="00FD35A8" w:rsidDel="006758BF">
          <w:rPr>
            <w:rStyle w:val="Heading3Char1"/>
            <w:rFonts w:eastAsia="宋体"/>
            <w:b/>
            <w:bCs/>
            <w:color w:val="000000"/>
            <w:sz w:val="20"/>
            <w:szCs w:val="20"/>
            <w:lang w:eastAsia="zh-CN"/>
          </w:rPr>
          <w:delText>5</w:delText>
        </w:r>
        <w:r w:rsidRPr="00FD35A8" w:rsidDel="006758BF">
          <w:rPr>
            <w:rStyle w:val="Heading3Char1"/>
            <w:rFonts w:eastAsia="宋体"/>
            <w:b/>
            <w:bCs/>
            <w:color w:val="000000"/>
            <w:sz w:val="20"/>
            <w:szCs w:val="20"/>
            <w:lang w:eastAsia="zh-CN"/>
          </w:rPr>
          <w:delText>.1</w:delText>
        </w:r>
        <w:r w:rsidR="00807390" w:rsidRPr="00FD35A8" w:rsidDel="006758BF">
          <w:delText xml:space="preserve"> </w:delText>
        </w:r>
        <w:commentRangeStart w:id="3915"/>
        <w:r w:rsidR="00807390" w:rsidRPr="00FD35A8" w:rsidDel="006758BF">
          <w:rPr>
            <w:rStyle w:val="Heading3Char1"/>
            <w:rFonts w:eastAsia="宋体"/>
            <w:b/>
            <w:bCs/>
            <w:color w:val="000000"/>
            <w:sz w:val="20"/>
            <w:szCs w:val="20"/>
            <w:lang w:eastAsia="zh-CN"/>
          </w:rPr>
          <w:delText>Anti-GC012F Antibodies</w:delText>
        </w:r>
        <w:commentRangeEnd w:id="3915"/>
        <w:r w:rsidR="006300DF" w:rsidRPr="00FD35A8" w:rsidDel="006758BF">
          <w:rPr>
            <w:rStyle w:val="CommentReference"/>
            <w:rFonts w:eastAsia="宋体"/>
            <w:bCs/>
            <w:color w:val="000000"/>
            <w:kern w:val="2"/>
            <w:sz w:val="20"/>
            <w:szCs w:val="20"/>
            <w:lang w:eastAsia="zh-CN"/>
          </w:rPr>
          <w:commentReference w:id="3915"/>
        </w:r>
        <w:r w:rsidRPr="00FD35A8" w:rsidDel="006758BF">
          <w:rPr>
            <w:rStyle w:val="Heading3Char1"/>
            <w:rFonts w:eastAsia="宋体"/>
            <w:b/>
            <w:bCs/>
            <w:color w:val="000000"/>
            <w:sz w:val="20"/>
            <w:szCs w:val="20"/>
            <w:lang w:eastAsia="zh-CN"/>
          </w:rPr>
          <w:delText xml:space="preserve"> (</w:delText>
        </w:r>
        <w:r w:rsidR="00A429BF" w:rsidRPr="00FD35A8" w:rsidDel="006758BF">
          <w:rPr>
            <w:rStyle w:val="Heading3Char1"/>
            <w:rFonts w:eastAsia="宋体"/>
            <w:b/>
            <w:bCs/>
            <w:color w:val="000000"/>
            <w:sz w:val="20"/>
            <w:szCs w:val="20"/>
            <w:lang w:eastAsia="zh-CN"/>
          </w:rPr>
          <w:delText xml:space="preserve">Immunogenicity </w:delText>
        </w:r>
        <w:r w:rsidRPr="00FD35A8" w:rsidDel="006758BF">
          <w:rPr>
            <w:rStyle w:val="Heading3Char1"/>
            <w:rFonts w:eastAsia="宋体"/>
            <w:b/>
            <w:bCs/>
            <w:color w:val="000000"/>
            <w:sz w:val="20"/>
            <w:szCs w:val="20"/>
            <w:lang w:eastAsia="zh-CN"/>
          </w:rPr>
          <w:delText>Set)</w:delText>
        </w:r>
      </w:del>
    </w:p>
    <w:tbl>
      <w:tblPr>
        <w:tblStyle w:val="TableGrid"/>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15"/>
        <w:gridCol w:w="1640"/>
        <w:gridCol w:w="2183"/>
        <w:gridCol w:w="1924"/>
        <w:gridCol w:w="980"/>
        <w:gridCol w:w="980"/>
        <w:gridCol w:w="3548"/>
      </w:tblGrid>
      <w:tr w:rsidR="00142204" w:rsidRPr="00FD35A8" w:rsidDel="006758BF" w14:paraId="5B93B3EE" w14:textId="55C23A67" w:rsidTr="003C2B61">
        <w:trPr>
          <w:trHeight w:val="442"/>
          <w:del w:id="3916" w:author="Yali Chen" w:date="2025-12-18T09:30:00Z"/>
        </w:trPr>
        <w:tc>
          <w:tcPr>
            <w:tcW w:w="2413" w:type="dxa"/>
            <w:tcBorders>
              <w:top w:val="single" w:sz="4" w:space="0" w:color="auto"/>
              <w:left w:val="nil"/>
              <w:bottom w:val="single" w:sz="4" w:space="0" w:color="auto"/>
              <w:right w:val="nil"/>
            </w:tcBorders>
            <w:vAlign w:val="center"/>
          </w:tcPr>
          <w:p w14:paraId="0676F887" w14:textId="68FD15E9" w:rsidR="00142204" w:rsidRPr="00FD35A8" w:rsidDel="006758BF" w:rsidRDefault="00142204" w:rsidP="006921A2">
            <w:pPr>
              <w:widowControl/>
              <w:jc w:val="center"/>
              <w:rPr>
                <w:del w:id="3917" w:author="Yali Chen" w:date="2025-12-18T09:30:00Z" w16du:dateUtc="2025-12-18T01:30:00Z"/>
                <w:rFonts w:ascii="Times New Roman" w:hAnsi="Times New Roman"/>
                <w:lang w:eastAsia="zh-CN"/>
              </w:rPr>
            </w:pPr>
            <w:del w:id="3918" w:author="Yali Chen" w:date="2025-12-18T09:30:00Z" w16du:dateUtc="2025-12-18T01:30:00Z">
              <w:r w:rsidRPr="00FD35A8" w:rsidDel="006758BF">
                <w:rPr>
                  <w:rFonts w:ascii="Times New Roman" w:hAnsi="Times New Roman"/>
                  <w:lang w:eastAsia="zh-CN"/>
                </w:rPr>
                <w:delText>Subject identifier</w:delText>
              </w:r>
            </w:del>
          </w:p>
        </w:tc>
        <w:tc>
          <w:tcPr>
            <w:tcW w:w="1194" w:type="dxa"/>
            <w:tcBorders>
              <w:top w:val="single" w:sz="4" w:space="0" w:color="auto"/>
              <w:left w:val="nil"/>
              <w:bottom w:val="single" w:sz="4" w:space="0" w:color="auto"/>
              <w:right w:val="nil"/>
            </w:tcBorders>
            <w:vAlign w:val="center"/>
          </w:tcPr>
          <w:p w14:paraId="1D29191A" w14:textId="08C769AF" w:rsidR="00142204" w:rsidRPr="00FD35A8" w:rsidDel="006758BF" w:rsidRDefault="00142204" w:rsidP="006921A2">
            <w:pPr>
              <w:widowControl/>
              <w:jc w:val="center"/>
              <w:rPr>
                <w:del w:id="3919" w:author="Yali Chen" w:date="2025-12-18T09:30:00Z" w16du:dateUtc="2025-12-18T01:30:00Z"/>
                <w:rFonts w:ascii="Times New Roman" w:hAnsi="Times New Roman"/>
                <w:lang w:eastAsia="zh-CN"/>
              </w:rPr>
            </w:pPr>
            <w:del w:id="3920" w:author="Yali Chen" w:date="2025-12-18T09:30:00Z" w16du:dateUtc="2025-12-18T01:30:00Z">
              <w:r w:rsidRPr="00FD35A8" w:rsidDel="006758BF">
                <w:rPr>
                  <w:rFonts w:ascii="Times New Roman" w:hAnsi="Times New Roman"/>
                  <w:lang w:eastAsia="zh-CN"/>
                </w:rPr>
                <w:delText>Cohort</w:delText>
              </w:r>
            </w:del>
          </w:p>
        </w:tc>
        <w:tc>
          <w:tcPr>
            <w:tcW w:w="1590" w:type="dxa"/>
            <w:tcBorders>
              <w:top w:val="single" w:sz="4" w:space="0" w:color="auto"/>
              <w:left w:val="nil"/>
              <w:bottom w:val="single" w:sz="4" w:space="0" w:color="auto"/>
              <w:right w:val="nil"/>
            </w:tcBorders>
            <w:vAlign w:val="center"/>
          </w:tcPr>
          <w:p w14:paraId="4CB4CDEA" w14:textId="32019F35" w:rsidR="00142204" w:rsidRPr="00FD35A8" w:rsidDel="006758BF" w:rsidRDefault="00142204" w:rsidP="006921A2">
            <w:pPr>
              <w:widowControl/>
              <w:jc w:val="center"/>
              <w:rPr>
                <w:del w:id="3921" w:author="Yali Chen" w:date="2025-12-18T09:30:00Z" w16du:dateUtc="2025-12-18T01:30:00Z"/>
                <w:rFonts w:ascii="Times New Roman" w:hAnsi="Times New Roman"/>
                <w:lang w:eastAsia="zh-CN"/>
              </w:rPr>
            </w:pPr>
            <w:del w:id="3922" w:author="Yali Chen" w:date="2025-12-18T09:30:00Z" w16du:dateUtc="2025-12-18T01:30:00Z">
              <w:r w:rsidRPr="00FD35A8" w:rsidDel="006758BF">
                <w:rPr>
                  <w:rFonts w:ascii="Times New Roman" w:hAnsi="Times New Roman"/>
                  <w:lang w:eastAsia="zh-CN"/>
                </w:rPr>
                <w:delText>Parameter</w:delText>
              </w:r>
            </w:del>
          </w:p>
        </w:tc>
        <w:tc>
          <w:tcPr>
            <w:tcW w:w="1401" w:type="dxa"/>
            <w:tcBorders>
              <w:top w:val="single" w:sz="4" w:space="0" w:color="auto"/>
              <w:bottom w:val="single" w:sz="4" w:space="0" w:color="auto"/>
            </w:tcBorders>
            <w:vAlign w:val="center"/>
          </w:tcPr>
          <w:p w14:paraId="6762C7CA" w14:textId="1E24037F" w:rsidR="00142204" w:rsidRPr="00FD35A8" w:rsidDel="006758BF" w:rsidRDefault="00142204" w:rsidP="006921A2">
            <w:pPr>
              <w:widowControl/>
              <w:jc w:val="center"/>
              <w:rPr>
                <w:del w:id="3923" w:author="Yali Chen" w:date="2025-12-18T09:30:00Z" w16du:dateUtc="2025-12-18T01:30:00Z"/>
                <w:rFonts w:ascii="Times New Roman" w:eastAsiaTheme="minorEastAsia" w:hAnsi="Times New Roman"/>
                <w:lang w:eastAsia="zh-CN"/>
              </w:rPr>
            </w:pPr>
            <w:del w:id="3924" w:author="Yali Chen" w:date="2025-12-18T09:30:00Z" w16du:dateUtc="2025-12-18T01:30:00Z">
              <w:r w:rsidRPr="00FD35A8" w:rsidDel="006758BF">
                <w:rPr>
                  <w:rFonts w:ascii="Times New Roman" w:hAnsi="Times New Roman"/>
                </w:rPr>
                <w:delText>Baseline</w:delText>
              </w:r>
            </w:del>
          </w:p>
        </w:tc>
        <w:tc>
          <w:tcPr>
            <w:tcW w:w="714" w:type="dxa"/>
            <w:tcBorders>
              <w:top w:val="single" w:sz="4" w:space="0" w:color="auto"/>
              <w:bottom w:val="single" w:sz="4" w:space="0" w:color="auto"/>
            </w:tcBorders>
            <w:vAlign w:val="center"/>
          </w:tcPr>
          <w:p w14:paraId="53977AEE" w14:textId="2C2C5435" w:rsidR="00142204" w:rsidRPr="00FD35A8" w:rsidDel="006758BF" w:rsidRDefault="00142204" w:rsidP="006921A2">
            <w:pPr>
              <w:widowControl/>
              <w:jc w:val="center"/>
              <w:rPr>
                <w:del w:id="3925" w:author="Yali Chen" w:date="2025-12-18T09:30:00Z" w16du:dateUtc="2025-12-18T01:30:00Z"/>
                <w:rFonts w:ascii="Times New Roman" w:eastAsiaTheme="minorEastAsia" w:hAnsi="Times New Roman"/>
                <w:lang w:eastAsia="zh-CN"/>
              </w:rPr>
            </w:pPr>
            <w:del w:id="3926" w:author="Yali Chen" w:date="2025-12-18T09:30:00Z" w16du:dateUtc="2025-12-18T01:30:00Z">
              <w:r w:rsidRPr="00FD35A8" w:rsidDel="006758BF">
                <w:rPr>
                  <w:rFonts w:ascii="Times New Roman" w:hAnsi="Times New Roman"/>
                  <w:lang w:eastAsia="zh-CN"/>
                </w:rPr>
                <w:delText>D0</w:delText>
              </w:r>
            </w:del>
          </w:p>
        </w:tc>
        <w:tc>
          <w:tcPr>
            <w:tcW w:w="714" w:type="dxa"/>
            <w:tcBorders>
              <w:top w:val="single" w:sz="4" w:space="0" w:color="auto"/>
              <w:bottom w:val="single" w:sz="4" w:space="0" w:color="auto"/>
            </w:tcBorders>
            <w:vAlign w:val="center"/>
          </w:tcPr>
          <w:p w14:paraId="7553E189" w14:textId="5E1B9321" w:rsidR="00142204" w:rsidRPr="00FD35A8" w:rsidDel="006758BF" w:rsidRDefault="00142204" w:rsidP="006921A2">
            <w:pPr>
              <w:widowControl/>
              <w:jc w:val="center"/>
              <w:rPr>
                <w:del w:id="3927" w:author="Yali Chen" w:date="2025-12-18T09:30:00Z" w16du:dateUtc="2025-12-18T01:30:00Z"/>
                <w:rFonts w:ascii="Times New Roman" w:eastAsia="Calibri" w:hAnsi="Times New Roman"/>
                <w:lang w:eastAsia="ja-JP"/>
              </w:rPr>
            </w:pPr>
            <w:del w:id="3928" w:author="Yali Chen" w:date="2025-12-18T09:30:00Z" w16du:dateUtc="2025-12-18T01:30:00Z">
              <w:r w:rsidRPr="00FD35A8" w:rsidDel="006758BF">
                <w:rPr>
                  <w:rFonts w:ascii="Times New Roman" w:hAnsi="Times New Roman"/>
                  <w:lang w:eastAsia="zh-CN"/>
                </w:rPr>
                <w:delText>D</w:delText>
              </w:r>
              <w:r w:rsidR="00F65E9C" w:rsidRPr="00FD35A8" w:rsidDel="006758BF">
                <w:rPr>
                  <w:rFonts w:ascii="Times New Roman" w:hAnsi="Times New Roman"/>
                  <w:lang w:eastAsia="zh-CN"/>
                </w:rPr>
                <w:delText>28</w:delText>
              </w:r>
            </w:del>
          </w:p>
        </w:tc>
        <w:tc>
          <w:tcPr>
            <w:tcW w:w="2584" w:type="dxa"/>
            <w:tcBorders>
              <w:top w:val="single" w:sz="4" w:space="0" w:color="auto"/>
              <w:bottom w:val="single" w:sz="4" w:space="0" w:color="auto"/>
            </w:tcBorders>
            <w:vAlign w:val="center"/>
          </w:tcPr>
          <w:p w14:paraId="2E00463F" w14:textId="04F212A7" w:rsidR="00142204" w:rsidRPr="00FD35A8" w:rsidDel="006758BF" w:rsidRDefault="00142204" w:rsidP="006921A2">
            <w:pPr>
              <w:widowControl/>
              <w:jc w:val="center"/>
              <w:rPr>
                <w:del w:id="3929" w:author="Yali Chen" w:date="2025-12-18T09:30:00Z" w16du:dateUtc="2025-12-18T01:30:00Z"/>
                <w:rFonts w:ascii="Times New Roman" w:eastAsiaTheme="minorEastAsia" w:hAnsi="Times New Roman"/>
                <w:lang w:eastAsia="zh-CN"/>
              </w:rPr>
            </w:pPr>
            <w:del w:id="3930" w:author="Yali Chen" w:date="2025-12-18T09:30:00Z" w16du:dateUtc="2025-12-18T01:30:00Z">
              <w:r w:rsidRPr="00FD35A8" w:rsidDel="006758BF">
                <w:rPr>
                  <w:rFonts w:ascii="Times New Roman" w:hAnsi="Times New Roman"/>
                </w:rPr>
                <w:delText>&lt;&lt;Analysis vist&gt;&gt;</w:delText>
              </w:r>
            </w:del>
          </w:p>
        </w:tc>
      </w:tr>
      <w:tr w:rsidR="00142204" w:rsidRPr="00FD35A8" w:rsidDel="006758BF" w14:paraId="7C2C5CBB" w14:textId="439F3052" w:rsidTr="003C2B61">
        <w:trPr>
          <w:trHeight w:val="242"/>
          <w:del w:id="3931" w:author="Yali Chen" w:date="2025-12-18T09:30:00Z"/>
        </w:trPr>
        <w:tc>
          <w:tcPr>
            <w:tcW w:w="2413" w:type="dxa"/>
            <w:tcBorders>
              <w:top w:val="nil"/>
              <w:left w:val="nil"/>
              <w:bottom w:val="nil"/>
              <w:right w:val="nil"/>
            </w:tcBorders>
            <w:vAlign w:val="center"/>
          </w:tcPr>
          <w:p w14:paraId="4C6A9185" w14:textId="28849924" w:rsidR="00142204" w:rsidRPr="00FD35A8" w:rsidDel="006758BF" w:rsidRDefault="00142204" w:rsidP="006921A2">
            <w:pPr>
              <w:widowControl/>
              <w:jc w:val="center"/>
              <w:rPr>
                <w:del w:id="3932" w:author="Yali Chen" w:date="2025-12-18T09:30:00Z" w16du:dateUtc="2025-12-18T01:30:00Z"/>
                <w:rFonts w:ascii="Times New Roman" w:hAnsi="Times New Roman"/>
                <w:color w:val="auto"/>
                <w:lang w:eastAsia="ja-JP"/>
              </w:rPr>
            </w:pPr>
            <w:del w:id="3933" w:author="Yali Chen" w:date="2025-12-18T09:30:00Z" w16du:dateUtc="2025-12-18T01:30:00Z">
              <w:r w:rsidRPr="00FD35A8" w:rsidDel="006758BF">
                <w:rPr>
                  <w:rFonts w:ascii="Times New Roman" w:eastAsia="等线" w:hAnsi="Times New Roman"/>
                  <w:color w:val="auto"/>
                </w:rPr>
                <w:delText>E0001001</w:delText>
              </w:r>
            </w:del>
          </w:p>
        </w:tc>
        <w:tc>
          <w:tcPr>
            <w:tcW w:w="1194" w:type="dxa"/>
            <w:tcBorders>
              <w:top w:val="nil"/>
              <w:left w:val="nil"/>
              <w:bottom w:val="nil"/>
              <w:right w:val="nil"/>
            </w:tcBorders>
            <w:vAlign w:val="center"/>
          </w:tcPr>
          <w:p w14:paraId="2F5D6FE9" w14:textId="7ECB75EF" w:rsidR="00142204" w:rsidRPr="00FD35A8" w:rsidDel="006758BF" w:rsidRDefault="00142204" w:rsidP="006921A2">
            <w:pPr>
              <w:widowControl/>
              <w:jc w:val="center"/>
              <w:rPr>
                <w:del w:id="3934" w:author="Yali Chen" w:date="2025-12-18T09:30:00Z" w16du:dateUtc="2025-12-18T01:30:00Z"/>
                <w:rFonts w:ascii="Times New Roman" w:hAnsi="Times New Roman"/>
                <w:color w:val="auto"/>
                <w:lang w:eastAsia="ja-JP"/>
              </w:rPr>
            </w:pPr>
            <w:del w:id="3935" w:author="Yali Chen" w:date="2025-12-18T09:30:00Z" w16du:dateUtc="2025-12-18T01:30:00Z">
              <w:r w:rsidRPr="00FD35A8" w:rsidDel="006758BF">
                <w:rPr>
                  <w:rFonts w:ascii="Times New Roman" w:eastAsia="等线" w:hAnsi="Times New Roman"/>
                  <w:color w:val="auto"/>
                </w:rPr>
                <w:delText>IIM</w:delText>
              </w:r>
            </w:del>
          </w:p>
        </w:tc>
        <w:tc>
          <w:tcPr>
            <w:tcW w:w="1590" w:type="dxa"/>
            <w:tcBorders>
              <w:top w:val="nil"/>
              <w:left w:val="nil"/>
              <w:bottom w:val="nil"/>
              <w:right w:val="nil"/>
            </w:tcBorders>
            <w:vAlign w:val="center"/>
          </w:tcPr>
          <w:p w14:paraId="2E9B1A42" w14:textId="3AE6B79B" w:rsidR="00142204" w:rsidRPr="00FD35A8" w:rsidDel="006758BF" w:rsidRDefault="00142204" w:rsidP="006921A2">
            <w:pPr>
              <w:widowControl/>
              <w:jc w:val="center"/>
              <w:rPr>
                <w:del w:id="3936" w:author="Yali Chen" w:date="2025-12-18T09:30:00Z" w16du:dateUtc="2025-12-18T01:30:00Z"/>
                <w:rFonts w:ascii="Times New Roman" w:hAnsi="Times New Roman"/>
                <w:color w:val="auto"/>
                <w:lang w:eastAsia="zh-CN"/>
              </w:rPr>
            </w:pPr>
            <w:del w:id="3937" w:author="Yali Chen" w:date="2025-12-18T09:30:00Z" w16du:dateUtc="2025-12-18T01:30:00Z">
              <w:r w:rsidRPr="00FD35A8" w:rsidDel="006758BF">
                <w:rPr>
                  <w:rFonts w:ascii="Times New Roman" w:eastAsia="等线" w:hAnsi="Times New Roman"/>
                  <w:color w:val="auto"/>
                </w:rPr>
                <w:delText>xx</w:delText>
              </w:r>
              <w:r w:rsidRPr="00FD35A8" w:rsidDel="006758BF">
                <w:rPr>
                  <w:rFonts w:ascii="Times New Roman" w:eastAsia="等线" w:hAnsi="Times New Roman"/>
                  <w:color w:val="auto"/>
                  <w:lang w:eastAsia="zh-CN"/>
                </w:rPr>
                <w:delText xml:space="preserve"> (unit)</w:delText>
              </w:r>
            </w:del>
          </w:p>
        </w:tc>
        <w:tc>
          <w:tcPr>
            <w:tcW w:w="1401" w:type="dxa"/>
            <w:tcBorders>
              <w:top w:val="nil"/>
              <w:left w:val="nil"/>
              <w:bottom w:val="nil"/>
              <w:right w:val="nil"/>
            </w:tcBorders>
            <w:vAlign w:val="center"/>
          </w:tcPr>
          <w:p w14:paraId="0EC92887" w14:textId="6EF93B63" w:rsidR="00142204" w:rsidRPr="00FD35A8" w:rsidDel="006758BF" w:rsidRDefault="00142204" w:rsidP="006921A2">
            <w:pPr>
              <w:widowControl/>
              <w:jc w:val="center"/>
              <w:rPr>
                <w:del w:id="3938" w:author="Yali Chen" w:date="2025-12-18T09:30:00Z" w16du:dateUtc="2025-12-18T01:30:00Z"/>
                <w:rFonts w:ascii="Times New Roman" w:hAnsi="Times New Roman"/>
                <w:color w:val="auto"/>
                <w:lang w:eastAsia="ja-JP"/>
              </w:rPr>
            </w:pPr>
            <w:del w:id="3939" w:author="Yali Chen" w:date="2025-12-18T09:30:00Z" w16du:dateUtc="2025-12-18T01:30:00Z">
              <w:r w:rsidRPr="00FD35A8" w:rsidDel="006758BF">
                <w:rPr>
                  <w:rFonts w:ascii="Times New Roman" w:eastAsia="等线" w:hAnsi="Times New Roman"/>
                  <w:color w:val="auto"/>
                  <w:lang w:eastAsia="zh-CN"/>
                </w:rPr>
                <w:delText>xx</w:delText>
              </w:r>
            </w:del>
          </w:p>
        </w:tc>
        <w:tc>
          <w:tcPr>
            <w:tcW w:w="714" w:type="dxa"/>
            <w:tcBorders>
              <w:top w:val="nil"/>
              <w:left w:val="nil"/>
              <w:bottom w:val="nil"/>
              <w:right w:val="nil"/>
            </w:tcBorders>
            <w:vAlign w:val="center"/>
          </w:tcPr>
          <w:p w14:paraId="56247F96" w14:textId="3D99CFB6" w:rsidR="00142204" w:rsidRPr="00FD35A8" w:rsidDel="006758BF" w:rsidRDefault="00142204" w:rsidP="006921A2">
            <w:pPr>
              <w:widowControl/>
              <w:jc w:val="center"/>
              <w:rPr>
                <w:del w:id="3940" w:author="Yali Chen" w:date="2025-12-18T09:30:00Z" w16du:dateUtc="2025-12-18T01:30:00Z"/>
                <w:rFonts w:ascii="Times New Roman" w:hAnsi="Times New Roman"/>
                <w:color w:val="auto"/>
              </w:rPr>
            </w:pPr>
            <w:del w:id="3941" w:author="Yali Chen" w:date="2025-12-18T09:30:00Z" w16du:dateUtc="2025-12-18T01:30:00Z">
              <w:r w:rsidRPr="00FD35A8" w:rsidDel="006758BF">
                <w:rPr>
                  <w:rFonts w:ascii="Times New Roman" w:eastAsia="等线" w:hAnsi="Times New Roman"/>
                  <w:color w:val="auto"/>
                  <w:lang w:eastAsia="zh-CN"/>
                </w:rPr>
                <w:delText>xx</w:delText>
              </w:r>
            </w:del>
          </w:p>
        </w:tc>
        <w:tc>
          <w:tcPr>
            <w:tcW w:w="714" w:type="dxa"/>
            <w:tcBorders>
              <w:top w:val="nil"/>
              <w:left w:val="nil"/>
              <w:bottom w:val="nil"/>
              <w:right w:val="nil"/>
            </w:tcBorders>
            <w:vAlign w:val="center"/>
          </w:tcPr>
          <w:p w14:paraId="513F6E57" w14:textId="2813AD4B" w:rsidR="00142204" w:rsidRPr="00FD35A8" w:rsidDel="006758BF" w:rsidRDefault="002B6570" w:rsidP="006921A2">
            <w:pPr>
              <w:widowControl/>
              <w:jc w:val="center"/>
              <w:rPr>
                <w:del w:id="3942" w:author="Yali Chen" w:date="2025-12-18T09:30:00Z" w16du:dateUtc="2025-12-18T01:30:00Z"/>
                <w:rFonts w:ascii="Times New Roman" w:hAnsi="Times New Roman"/>
                <w:color w:val="auto"/>
              </w:rPr>
            </w:pPr>
            <w:del w:id="3943" w:author="Yali Chen" w:date="2025-12-18T09:30:00Z" w16du:dateUtc="2025-12-18T01:30:00Z">
              <w:r w:rsidRPr="00FD35A8" w:rsidDel="006758BF">
                <w:rPr>
                  <w:rFonts w:ascii="Times New Roman" w:eastAsia="等线" w:hAnsi="Times New Roman"/>
                  <w:color w:val="auto"/>
                  <w:lang w:eastAsia="zh-CN"/>
                </w:rPr>
                <w:delText>x</w:delText>
              </w:r>
              <w:r w:rsidR="00142204" w:rsidRPr="00FD35A8" w:rsidDel="006758BF">
                <w:rPr>
                  <w:rFonts w:ascii="Times New Roman" w:eastAsia="等线" w:hAnsi="Times New Roman"/>
                  <w:color w:val="auto"/>
                  <w:lang w:eastAsia="zh-CN"/>
                </w:rPr>
                <w:delText>x</w:delText>
              </w:r>
            </w:del>
          </w:p>
        </w:tc>
        <w:tc>
          <w:tcPr>
            <w:tcW w:w="2584" w:type="dxa"/>
            <w:tcBorders>
              <w:top w:val="nil"/>
              <w:left w:val="nil"/>
              <w:bottom w:val="nil"/>
              <w:right w:val="nil"/>
            </w:tcBorders>
            <w:vAlign w:val="center"/>
          </w:tcPr>
          <w:p w14:paraId="0978D913" w14:textId="12DD01EA" w:rsidR="00142204" w:rsidRPr="00FD35A8" w:rsidDel="006758BF" w:rsidRDefault="00142204" w:rsidP="006921A2">
            <w:pPr>
              <w:widowControl/>
              <w:jc w:val="center"/>
              <w:rPr>
                <w:del w:id="3944" w:author="Yali Chen" w:date="2025-12-18T09:30:00Z" w16du:dateUtc="2025-12-18T01:30:00Z"/>
                <w:rFonts w:ascii="Times New Roman" w:hAnsi="Times New Roman"/>
                <w:color w:val="auto"/>
                <w:lang w:eastAsia="zh-CN"/>
              </w:rPr>
            </w:pPr>
            <w:del w:id="3945" w:author="Yali Chen" w:date="2025-12-18T09:30:00Z" w16du:dateUtc="2025-12-18T01:30:00Z">
              <w:r w:rsidRPr="00FD35A8" w:rsidDel="006758BF">
                <w:rPr>
                  <w:rFonts w:ascii="Times New Roman" w:eastAsia="等线" w:hAnsi="Times New Roman"/>
                  <w:color w:val="auto"/>
                  <w:lang w:eastAsia="zh-CN"/>
                </w:rPr>
                <w:delText>xx</w:delText>
              </w:r>
            </w:del>
          </w:p>
        </w:tc>
      </w:tr>
      <w:tr w:rsidR="00142204" w:rsidRPr="00FD35A8" w:rsidDel="006758BF" w14:paraId="53FE8375" w14:textId="4D2A50E9" w:rsidTr="003C2B61">
        <w:trPr>
          <w:trHeight w:val="270"/>
          <w:del w:id="3946" w:author="Yali Chen" w:date="2025-12-18T09:30:00Z"/>
        </w:trPr>
        <w:tc>
          <w:tcPr>
            <w:tcW w:w="2413" w:type="dxa"/>
            <w:tcBorders>
              <w:top w:val="nil"/>
              <w:left w:val="nil"/>
              <w:bottom w:val="nil"/>
              <w:right w:val="nil"/>
            </w:tcBorders>
            <w:vAlign w:val="center"/>
          </w:tcPr>
          <w:p w14:paraId="4CEE5FEE" w14:textId="70ABCB2B" w:rsidR="00142204" w:rsidRPr="00FD35A8" w:rsidDel="006758BF" w:rsidRDefault="00142204" w:rsidP="006921A2">
            <w:pPr>
              <w:widowControl/>
              <w:jc w:val="center"/>
              <w:rPr>
                <w:del w:id="3947" w:author="Yali Chen" w:date="2025-12-18T09:30:00Z" w16du:dateUtc="2025-12-18T01:30:00Z"/>
                <w:rFonts w:ascii="Times New Roman" w:hAnsi="Times New Roman"/>
                <w:color w:val="auto"/>
                <w:lang w:eastAsia="zh-CN"/>
              </w:rPr>
            </w:pPr>
            <w:del w:id="3948" w:author="Yali Chen" w:date="2025-12-18T09:30:00Z" w16du:dateUtc="2025-12-18T01:30:00Z">
              <w:r w:rsidRPr="00FD35A8" w:rsidDel="006758BF">
                <w:rPr>
                  <w:rFonts w:ascii="Times New Roman" w:eastAsia="等线" w:hAnsi="Times New Roman"/>
                  <w:color w:val="auto"/>
                </w:rPr>
                <w:delText>E000100</w:delText>
              </w:r>
              <w:r w:rsidRPr="00FD35A8" w:rsidDel="006758BF">
                <w:rPr>
                  <w:rFonts w:ascii="Times New Roman" w:eastAsia="等线" w:hAnsi="Times New Roman"/>
                  <w:color w:val="auto"/>
                  <w:lang w:eastAsia="zh-CN"/>
                </w:rPr>
                <w:delText>2</w:delText>
              </w:r>
            </w:del>
          </w:p>
        </w:tc>
        <w:tc>
          <w:tcPr>
            <w:tcW w:w="1194" w:type="dxa"/>
            <w:tcBorders>
              <w:top w:val="nil"/>
              <w:left w:val="nil"/>
              <w:bottom w:val="nil"/>
              <w:right w:val="nil"/>
            </w:tcBorders>
            <w:vAlign w:val="center"/>
          </w:tcPr>
          <w:p w14:paraId="6FE2F9CF" w14:textId="11A4C45B" w:rsidR="00142204" w:rsidRPr="00FD35A8" w:rsidDel="006758BF" w:rsidRDefault="00142204" w:rsidP="006921A2">
            <w:pPr>
              <w:widowControl/>
              <w:jc w:val="center"/>
              <w:rPr>
                <w:del w:id="3949" w:author="Yali Chen" w:date="2025-12-18T09:30:00Z" w16du:dateUtc="2025-12-18T01:30:00Z"/>
                <w:rFonts w:ascii="Times New Roman" w:hAnsi="Times New Roman"/>
                <w:color w:val="auto"/>
                <w:lang w:eastAsia="ja-JP"/>
              </w:rPr>
            </w:pPr>
            <w:del w:id="3950" w:author="Yali Chen" w:date="2025-12-18T09:30:00Z" w16du:dateUtc="2025-12-18T01:30:00Z">
              <w:r w:rsidRPr="00FD35A8" w:rsidDel="006758BF">
                <w:rPr>
                  <w:rFonts w:ascii="Times New Roman" w:eastAsia="等线" w:hAnsi="Times New Roman"/>
                  <w:color w:val="auto"/>
                </w:rPr>
                <w:delText>IIM</w:delText>
              </w:r>
            </w:del>
          </w:p>
        </w:tc>
        <w:tc>
          <w:tcPr>
            <w:tcW w:w="1590" w:type="dxa"/>
            <w:tcBorders>
              <w:top w:val="nil"/>
              <w:left w:val="nil"/>
              <w:bottom w:val="nil"/>
              <w:right w:val="nil"/>
            </w:tcBorders>
            <w:vAlign w:val="center"/>
          </w:tcPr>
          <w:p w14:paraId="71967DEC" w14:textId="3CA17FA8" w:rsidR="00142204" w:rsidRPr="00FD35A8" w:rsidDel="006758BF" w:rsidRDefault="00142204" w:rsidP="006921A2">
            <w:pPr>
              <w:widowControl/>
              <w:jc w:val="center"/>
              <w:rPr>
                <w:del w:id="3951" w:author="Yali Chen" w:date="2025-12-18T09:30:00Z" w16du:dateUtc="2025-12-18T01:30:00Z"/>
                <w:rFonts w:ascii="Times New Roman" w:hAnsi="Times New Roman"/>
                <w:color w:val="auto"/>
                <w:lang w:eastAsia="ja-JP"/>
              </w:rPr>
            </w:pPr>
            <w:del w:id="3952" w:author="Yali Chen" w:date="2025-12-18T09:30:00Z" w16du:dateUtc="2025-12-18T01:30:00Z">
              <w:r w:rsidRPr="00FD35A8" w:rsidDel="006758BF">
                <w:rPr>
                  <w:rFonts w:ascii="Times New Roman" w:eastAsia="等线" w:hAnsi="Times New Roman"/>
                  <w:color w:val="auto"/>
                </w:rPr>
                <w:delText>xx</w:delText>
              </w:r>
              <w:r w:rsidRPr="00FD35A8" w:rsidDel="006758BF">
                <w:rPr>
                  <w:rFonts w:ascii="Times New Roman" w:eastAsia="等线" w:hAnsi="Times New Roman"/>
                  <w:color w:val="auto"/>
                  <w:lang w:eastAsia="zh-CN"/>
                </w:rPr>
                <w:delText xml:space="preserve"> (unit)</w:delText>
              </w:r>
            </w:del>
          </w:p>
        </w:tc>
        <w:tc>
          <w:tcPr>
            <w:tcW w:w="1401" w:type="dxa"/>
            <w:tcBorders>
              <w:top w:val="nil"/>
              <w:left w:val="nil"/>
              <w:bottom w:val="nil"/>
              <w:right w:val="nil"/>
            </w:tcBorders>
            <w:vAlign w:val="center"/>
          </w:tcPr>
          <w:p w14:paraId="4C3584CB" w14:textId="33B43EB6" w:rsidR="00142204" w:rsidRPr="00FD35A8" w:rsidDel="006758BF" w:rsidRDefault="00142204" w:rsidP="006921A2">
            <w:pPr>
              <w:widowControl/>
              <w:jc w:val="center"/>
              <w:rPr>
                <w:del w:id="3953" w:author="Yali Chen" w:date="2025-12-18T09:30:00Z" w16du:dateUtc="2025-12-18T01:30:00Z"/>
                <w:rFonts w:ascii="Times New Roman" w:hAnsi="Times New Roman"/>
                <w:color w:val="auto"/>
                <w:lang w:eastAsia="zh-CN"/>
              </w:rPr>
            </w:pPr>
            <w:del w:id="3954" w:author="Yali Chen" w:date="2025-12-18T09:30:00Z" w16du:dateUtc="2025-12-18T01:30:00Z">
              <w:r w:rsidRPr="00FD35A8" w:rsidDel="006758BF">
                <w:rPr>
                  <w:rFonts w:ascii="Times New Roman" w:eastAsia="等线" w:hAnsi="Times New Roman"/>
                  <w:color w:val="auto"/>
                  <w:lang w:eastAsia="zh-CN"/>
                </w:rPr>
                <w:delText>xx</w:delText>
              </w:r>
            </w:del>
          </w:p>
        </w:tc>
        <w:tc>
          <w:tcPr>
            <w:tcW w:w="714" w:type="dxa"/>
            <w:tcBorders>
              <w:top w:val="nil"/>
              <w:left w:val="nil"/>
              <w:bottom w:val="nil"/>
              <w:right w:val="nil"/>
            </w:tcBorders>
            <w:vAlign w:val="center"/>
          </w:tcPr>
          <w:p w14:paraId="3C34426D" w14:textId="56E3799E" w:rsidR="00142204" w:rsidRPr="00FD35A8" w:rsidDel="006758BF" w:rsidRDefault="00142204" w:rsidP="006921A2">
            <w:pPr>
              <w:widowControl/>
              <w:jc w:val="center"/>
              <w:rPr>
                <w:del w:id="3955" w:author="Yali Chen" w:date="2025-12-18T09:30:00Z" w16du:dateUtc="2025-12-18T01:30:00Z"/>
                <w:rFonts w:ascii="Times New Roman" w:hAnsi="Times New Roman"/>
                <w:color w:val="auto"/>
                <w:lang w:eastAsia="zh-CN"/>
              </w:rPr>
            </w:pPr>
            <w:del w:id="3956" w:author="Yali Chen" w:date="2025-12-18T09:30:00Z" w16du:dateUtc="2025-12-18T01:30:00Z">
              <w:r w:rsidRPr="00FD35A8" w:rsidDel="006758BF">
                <w:rPr>
                  <w:rFonts w:ascii="Times New Roman" w:eastAsia="等线" w:hAnsi="Times New Roman"/>
                  <w:color w:val="auto"/>
                  <w:lang w:eastAsia="zh-CN"/>
                </w:rPr>
                <w:delText>xx</w:delText>
              </w:r>
            </w:del>
          </w:p>
        </w:tc>
        <w:tc>
          <w:tcPr>
            <w:tcW w:w="714" w:type="dxa"/>
            <w:tcBorders>
              <w:top w:val="nil"/>
              <w:left w:val="nil"/>
              <w:bottom w:val="nil"/>
              <w:right w:val="nil"/>
            </w:tcBorders>
            <w:vAlign w:val="center"/>
          </w:tcPr>
          <w:p w14:paraId="3BE531E7" w14:textId="56537F4D" w:rsidR="00142204" w:rsidRPr="00FD35A8" w:rsidDel="006758BF" w:rsidRDefault="00142204" w:rsidP="006921A2">
            <w:pPr>
              <w:widowControl/>
              <w:jc w:val="center"/>
              <w:rPr>
                <w:del w:id="3957" w:author="Yali Chen" w:date="2025-12-18T09:30:00Z" w16du:dateUtc="2025-12-18T01:30:00Z"/>
                <w:rFonts w:ascii="Times New Roman" w:hAnsi="Times New Roman"/>
                <w:color w:val="auto"/>
                <w:lang w:eastAsia="zh-CN"/>
              </w:rPr>
            </w:pPr>
            <w:del w:id="3958" w:author="Yali Chen" w:date="2025-12-18T09:30:00Z" w16du:dateUtc="2025-12-18T01:30:00Z">
              <w:r w:rsidRPr="00FD35A8" w:rsidDel="006758BF">
                <w:rPr>
                  <w:rFonts w:ascii="Times New Roman" w:eastAsia="等线" w:hAnsi="Times New Roman"/>
                  <w:color w:val="auto"/>
                  <w:lang w:eastAsia="zh-CN"/>
                </w:rPr>
                <w:delText>xx</w:delText>
              </w:r>
            </w:del>
          </w:p>
        </w:tc>
        <w:tc>
          <w:tcPr>
            <w:tcW w:w="2584" w:type="dxa"/>
            <w:tcBorders>
              <w:top w:val="nil"/>
              <w:left w:val="nil"/>
              <w:bottom w:val="nil"/>
              <w:right w:val="nil"/>
            </w:tcBorders>
            <w:vAlign w:val="center"/>
          </w:tcPr>
          <w:p w14:paraId="62B850BE" w14:textId="40D1D6CD" w:rsidR="00142204" w:rsidRPr="00FD35A8" w:rsidDel="006758BF" w:rsidRDefault="00142204" w:rsidP="006921A2">
            <w:pPr>
              <w:widowControl/>
              <w:jc w:val="center"/>
              <w:rPr>
                <w:del w:id="3959" w:author="Yali Chen" w:date="2025-12-18T09:30:00Z" w16du:dateUtc="2025-12-18T01:30:00Z"/>
                <w:rFonts w:ascii="Times New Roman" w:hAnsi="Times New Roman"/>
                <w:color w:val="auto"/>
                <w:lang w:eastAsia="zh-CN"/>
              </w:rPr>
            </w:pPr>
            <w:del w:id="3960" w:author="Yali Chen" w:date="2025-12-18T09:30:00Z" w16du:dateUtc="2025-12-18T01:30:00Z">
              <w:r w:rsidRPr="00FD35A8" w:rsidDel="006758BF">
                <w:rPr>
                  <w:rFonts w:ascii="Times New Roman" w:eastAsia="等线" w:hAnsi="Times New Roman"/>
                  <w:color w:val="auto"/>
                  <w:lang w:eastAsia="zh-CN"/>
                </w:rPr>
                <w:delText>xx</w:delText>
              </w:r>
            </w:del>
          </w:p>
        </w:tc>
      </w:tr>
      <w:tr w:rsidR="00142204" w:rsidRPr="00FD35A8" w:rsidDel="006758BF" w14:paraId="1249DC3B" w14:textId="0437FE54" w:rsidTr="003C2B61">
        <w:trPr>
          <w:trHeight w:val="288"/>
          <w:del w:id="3961" w:author="Yali Chen" w:date="2025-12-18T09:30:00Z"/>
        </w:trPr>
        <w:tc>
          <w:tcPr>
            <w:tcW w:w="2413" w:type="dxa"/>
            <w:tcBorders>
              <w:top w:val="nil"/>
              <w:left w:val="nil"/>
              <w:bottom w:val="nil"/>
              <w:right w:val="nil"/>
            </w:tcBorders>
            <w:vAlign w:val="center"/>
          </w:tcPr>
          <w:p w14:paraId="6605F1B3" w14:textId="7311CEDB" w:rsidR="00142204" w:rsidRPr="00FD35A8" w:rsidDel="006758BF" w:rsidRDefault="00142204" w:rsidP="006921A2">
            <w:pPr>
              <w:widowControl/>
              <w:jc w:val="center"/>
              <w:rPr>
                <w:del w:id="3962" w:author="Yali Chen" w:date="2025-12-18T09:30:00Z" w16du:dateUtc="2025-12-18T01:30:00Z"/>
                <w:rFonts w:ascii="Times New Roman" w:hAnsi="Times New Roman"/>
                <w:color w:val="auto"/>
                <w:lang w:eastAsia="zh-CN"/>
              </w:rPr>
            </w:pPr>
            <w:del w:id="3963" w:author="Yali Chen" w:date="2025-12-18T09:30:00Z" w16du:dateUtc="2025-12-18T01:30:00Z">
              <w:r w:rsidRPr="00FD35A8" w:rsidDel="006758BF">
                <w:rPr>
                  <w:rFonts w:ascii="Times New Roman" w:eastAsia="等线" w:hAnsi="Times New Roman"/>
                  <w:color w:val="auto"/>
                </w:rPr>
                <w:delText>E000100</w:delText>
              </w:r>
              <w:r w:rsidRPr="00FD35A8" w:rsidDel="006758BF">
                <w:rPr>
                  <w:rFonts w:ascii="Times New Roman" w:eastAsia="等线" w:hAnsi="Times New Roman"/>
                  <w:color w:val="auto"/>
                  <w:lang w:eastAsia="zh-CN"/>
                </w:rPr>
                <w:delText>3</w:delText>
              </w:r>
            </w:del>
          </w:p>
        </w:tc>
        <w:tc>
          <w:tcPr>
            <w:tcW w:w="1194" w:type="dxa"/>
            <w:tcBorders>
              <w:top w:val="nil"/>
              <w:left w:val="nil"/>
              <w:bottom w:val="nil"/>
              <w:right w:val="nil"/>
            </w:tcBorders>
            <w:vAlign w:val="center"/>
          </w:tcPr>
          <w:p w14:paraId="0D1643D6" w14:textId="785B9035" w:rsidR="00142204" w:rsidRPr="00FD35A8" w:rsidDel="006758BF" w:rsidRDefault="00142204" w:rsidP="006921A2">
            <w:pPr>
              <w:widowControl/>
              <w:jc w:val="center"/>
              <w:rPr>
                <w:del w:id="3964" w:author="Yali Chen" w:date="2025-12-18T09:30:00Z" w16du:dateUtc="2025-12-18T01:30:00Z"/>
                <w:rFonts w:ascii="Times New Roman" w:hAnsi="Times New Roman"/>
                <w:color w:val="auto"/>
                <w:lang w:eastAsia="ja-JP"/>
              </w:rPr>
            </w:pPr>
            <w:del w:id="3965" w:author="Yali Chen" w:date="2025-12-18T09:30:00Z" w16du:dateUtc="2025-12-18T01:30:00Z">
              <w:r w:rsidRPr="00FD35A8" w:rsidDel="006758BF">
                <w:rPr>
                  <w:rFonts w:ascii="Times New Roman" w:eastAsia="等线" w:hAnsi="Times New Roman"/>
                  <w:color w:val="auto"/>
                </w:rPr>
                <w:delText>IIM</w:delText>
              </w:r>
            </w:del>
          </w:p>
        </w:tc>
        <w:tc>
          <w:tcPr>
            <w:tcW w:w="1590" w:type="dxa"/>
            <w:tcBorders>
              <w:top w:val="nil"/>
              <w:left w:val="nil"/>
              <w:bottom w:val="nil"/>
              <w:right w:val="nil"/>
            </w:tcBorders>
            <w:vAlign w:val="center"/>
          </w:tcPr>
          <w:p w14:paraId="2A351A1F" w14:textId="508DF7D7" w:rsidR="00142204" w:rsidRPr="00FD35A8" w:rsidDel="006758BF" w:rsidRDefault="00142204" w:rsidP="006921A2">
            <w:pPr>
              <w:widowControl/>
              <w:jc w:val="center"/>
              <w:rPr>
                <w:del w:id="3966" w:author="Yali Chen" w:date="2025-12-18T09:30:00Z" w16du:dateUtc="2025-12-18T01:30:00Z"/>
                <w:rFonts w:ascii="Times New Roman" w:hAnsi="Times New Roman"/>
                <w:color w:val="auto"/>
                <w:lang w:eastAsia="ja-JP"/>
              </w:rPr>
            </w:pPr>
            <w:del w:id="3967" w:author="Yali Chen" w:date="2025-12-18T09:30:00Z" w16du:dateUtc="2025-12-18T01:30:00Z">
              <w:r w:rsidRPr="00FD35A8" w:rsidDel="006758BF">
                <w:rPr>
                  <w:rFonts w:ascii="Times New Roman" w:eastAsia="等线" w:hAnsi="Times New Roman"/>
                  <w:color w:val="auto"/>
                </w:rPr>
                <w:delText>xx</w:delText>
              </w:r>
              <w:r w:rsidRPr="00FD35A8" w:rsidDel="006758BF">
                <w:rPr>
                  <w:rFonts w:ascii="Times New Roman" w:eastAsia="等线" w:hAnsi="Times New Roman"/>
                  <w:color w:val="auto"/>
                  <w:lang w:eastAsia="zh-CN"/>
                </w:rPr>
                <w:delText xml:space="preserve"> (unit)</w:delText>
              </w:r>
            </w:del>
          </w:p>
        </w:tc>
        <w:tc>
          <w:tcPr>
            <w:tcW w:w="1401" w:type="dxa"/>
            <w:tcBorders>
              <w:top w:val="nil"/>
              <w:left w:val="nil"/>
              <w:bottom w:val="nil"/>
              <w:right w:val="nil"/>
            </w:tcBorders>
            <w:vAlign w:val="center"/>
          </w:tcPr>
          <w:p w14:paraId="2D11C305" w14:textId="0643AAEC" w:rsidR="00142204" w:rsidRPr="00FD35A8" w:rsidDel="006758BF" w:rsidRDefault="00142204" w:rsidP="006921A2">
            <w:pPr>
              <w:widowControl/>
              <w:jc w:val="center"/>
              <w:rPr>
                <w:del w:id="3968" w:author="Yali Chen" w:date="2025-12-18T09:30:00Z" w16du:dateUtc="2025-12-18T01:30:00Z"/>
                <w:rFonts w:ascii="Times New Roman" w:hAnsi="Times New Roman"/>
                <w:color w:val="auto"/>
                <w:lang w:eastAsia="zh-CN"/>
              </w:rPr>
            </w:pPr>
            <w:del w:id="3969" w:author="Yali Chen" w:date="2025-12-18T09:30:00Z" w16du:dateUtc="2025-12-18T01:30:00Z">
              <w:r w:rsidRPr="00FD35A8" w:rsidDel="006758BF">
                <w:rPr>
                  <w:rFonts w:ascii="Times New Roman" w:eastAsia="等线" w:hAnsi="Times New Roman"/>
                  <w:color w:val="auto"/>
                  <w:lang w:eastAsia="zh-CN"/>
                </w:rPr>
                <w:delText>xx</w:delText>
              </w:r>
            </w:del>
          </w:p>
        </w:tc>
        <w:tc>
          <w:tcPr>
            <w:tcW w:w="714" w:type="dxa"/>
            <w:tcBorders>
              <w:top w:val="nil"/>
              <w:left w:val="nil"/>
              <w:bottom w:val="nil"/>
              <w:right w:val="nil"/>
            </w:tcBorders>
            <w:vAlign w:val="center"/>
          </w:tcPr>
          <w:p w14:paraId="1D735216" w14:textId="52F5D8D3" w:rsidR="00142204" w:rsidRPr="00FD35A8" w:rsidDel="006758BF" w:rsidRDefault="00142204" w:rsidP="006921A2">
            <w:pPr>
              <w:widowControl/>
              <w:jc w:val="center"/>
              <w:rPr>
                <w:del w:id="3970" w:author="Yali Chen" w:date="2025-12-18T09:30:00Z" w16du:dateUtc="2025-12-18T01:30:00Z"/>
                <w:rFonts w:ascii="Times New Roman" w:hAnsi="Times New Roman"/>
                <w:color w:val="auto"/>
              </w:rPr>
            </w:pPr>
            <w:del w:id="3971" w:author="Yali Chen" w:date="2025-12-18T09:30:00Z" w16du:dateUtc="2025-12-18T01:30:00Z">
              <w:r w:rsidRPr="00FD35A8" w:rsidDel="006758BF">
                <w:rPr>
                  <w:rFonts w:ascii="Times New Roman" w:eastAsia="等线" w:hAnsi="Times New Roman"/>
                  <w:color w:val="auto"/>
                  <w:lang w:eastAsia="zh-CN"/>
                </w:rPr>
                <w:delText>xx</w:delText>
              </w:r>
            </w:del>
          </w:p>
        </w:tc>
        <w:tc>
          <w:tcPr>
            <w:tcW w:w="714" w:type="dxa"/>
            <w:tcBorders>
              <w:top w:val="nil"/>
              <w:left w:val="nil"/>
              <w:bottom w:val="nil"/>
              <w:right w:val="nil"/>
            </w:tcBorders>
            <w:vAlign w:val="center"/>
          </w:tcPr>
          <w:p w14:paraId="6C20E377" w14:textId="6008DE45" w:rsidR="00142204" w:rsidRPr="00FD35A8" w:rsidDel="006758BF" w:rsidRDefault="00142204" w:rsidP="006921A2">
            <w:pPr>
              <w:widowControl/>
              <w:jc w:val="center"/>
              <w:rPr>
                <w:del w:id="3972" w:author="Yali Chen" w:date="2025-12-18T09:30:00Z" w16du:dateUtc="2025-12-18T01:30:00Z"/>
                <w:rFonts w:ascii="Times New Roman" w:hAnsi="Times New Roman"/>
                <w:color w:val="auto"/>
              </w:rPr>
            </w:pPr>
            <w:del w:id="3973" w:author="Yali Chen" w:date="2025-12-18T09:30:00Z" w16du:dateUtc="2025-12-18T01:30:00Z">
              <w:r w:rsidRPr="00FD35A8" w:rsidDel="006758BF">
                <w:rPr>
                  <w:rFonts w:ascii="Times New Roman" w:eastAsia="等线" w:hAnsi="Times New Roman"/>
                  <w:color w:val="auto"/>
                  <w:lang w:eastAsia="zh-CN"/>
                </w:rPr>
                <w:delText>xx</w:delText>
              </w:r>
            </w:del>
          </w:p>
        </w:tc>
        <w:tc>
          <w:tcPr>
            <w:tcW w:w="2584" w:type="dxa"/>
            <w:tcBorders>
              <w:top w:val="nil"/>
              <w:left w:val="nil"/>
              <w:bottom w:val="nil"/>
              <w:right w:val="nil"/>
            </w:tcBorders>
            <w:vAlign w:val="center"/>
          </w:tcPr>
          <w:p w14:paraId="44C34564" w14:textId="7C91E62B" w:rsidR="00142204" w:rsidRPr="00FD35A8" w:rsidDel="006758BF" w:rsidRDefault="00142204" w:rsidP="006921A2">
            <w:pPr>
              <w:widowControl/>
              <w:jc w:val="center"/>
              <w:rPr>
                <w:del w:id="3974" w:author="Yali Chen" w:date="2025-12-18T09:30:00Z" w16du:dateUtc="2025-12-18T01:30:00Z"/>
                <w:rFonts w:ascii="Times New Roman" w:hAnsi="Times New Roman"/>
                <w:color w:val="auto"/>
                <w:lang w:eastAsia="zh-CN"/>
              </w:rPr>
            </w:pPr>
            <w:del w:id="3975" w:author="Yali Chen" w:date="2025-12-18T09:30:00Z" w16du:dateUtc="2025-12-18T01:30:00Z">
              <w:r w:rsidRPr="00FD35A8" w:rsidDel="006758BF">
                <w:rPr>
                  <w:rFonts w:ascii="Times New Roman" w:eastAsia="等线" w:hAnsi="Times New Roman"/>
                  <w:color w:val="auto"/>
                  <w:lang w:eastAsia="zh-CN"/>
                </w:rPr>
                <w:delText>xx</w:delText>
              </w:r>
            </w:del>
          </w:p>
        </w:tc>
      </w:tr>
      <w:tr w:rsidR="00142204" w:rsidRPr="00FD35A8" w:rsidDel="006758BF" w14:paraId="26A02994" w14:textId="524E6878" w:rsidTr="003C2B61">
        <w:trPr>
          <w:trHeight w:val="277"/>
          <w:del w:id="3976" w:author="Yali Chen" w:date="2025-12-18T09:30:00Z"/>
        </w:trPr>
        <w:tc>
          <w:tcPr>
            <w:tcW w:w="2413" w:type="dxa"/>
            <w:tcBorders>
              <w:top w:val="nil"/>
              <w:left w:val="nil"/>
              <w:bottom w:val="nil"/>
              <w:right w:val="nil"/>
            </w:tcBorders>
            <w:vAlign w:val="center"/>
          </w:tcPr>
          <w:p w14:paraId="3692812D" w14:textId="165B38B6" w:rsidR="00142204" w:rsidRPr="00FD35A8" w:rsidDel="006758BF" w:rsidRDefault="00142204" w:rsidP="006921A2">
            <w:pPr>
              <w:widowControl/>
              <w:jc w:val="center"/>
              <w:rPr>
                <w:del w:id="3977" w:author="Yali Chen" w:date="2025-12-18T09:30:00Z" w16du:dateUtc="2025-12-18T01:30:00Z"/>
                <w:rFonts w:ascii="Times New Roman" w:hAnsi="Times New Roman"/>
                <w:color w:val="auto"/>
                <w:lang w:eastAsia="zh-CN"/>
              </w:rPr>
            </w:pPr>
            <w:del w:id="3978" w:author="Yali Chen" w:date="2025-12-18T09:30:00Z" w16du:dateUtc="2025-12-18T01:30:00Z">
              <w:r w:rsidRPr="00FD35A8" w:rsidDel="006758BF">
                <w:rPr>
                  <w:rFonts w:ascii="Times New Roman" w:eastAsia="等线" w:hAnsi="Times New Roman"/>
                  <w:color w:val="auto"/>
                </w:rPr>
                <w:delText>E000100</w:delText>
              </w:r>
              <w:r w:rsidRPr="00FD35A8" w:rsidDel="006758BF">
                <w:rPr>
                  <w:rFonts w:ascii="Times New Roman" w:eastAsia="等线" w:hAnsi="Times New Roman"/>
                  <w:color w:val="auto"/>
                  <w:lang w:eastAsia="zh-CN"/>
                </w:rPr>
                <w:delText>4</w:delText>
              </w:r>
            </w:del>
          </w:p>
        </w:tc>
        <w:tc>
          <w:tcPr>
            <w:tcW w:w="1194" w:type="dxa"/>
            <w:tcBorders>
              <w:top w:val="nil"/>
              <w:left w:val="nil"/>
              <w:bottom w:val="nil"/>
              <w:right w:val="nil"/>
            </w:tcBorders>
            <w:vAlign w:val="center"/>
          </w:tcPr>
          <w:p w14:paraId="2D72689A" w14:textId="14AD305E" w:rsidR="00142204" w:rsidRPr="00FD35A8" w:rsidDel="006758BF" w:rsidRDefault="00142204" w:rsidP="006921A2">
            <w:pPr>
              <w:widowControl/>
              <w:jc w:val="center"/>
              <w:rPr>
                <w:del w:id="3979" w:author="Yali Chen" w:date="2025-12-18T09:30:00Z" w16du:dateUtc="2025-12-18T01:30:00Z"/>
                <w:rFonts w:ascii="Times New Roman" w:hAnsi="Times New Roman"/>
                <w:color w:val="auto"/>
                <w:lang w:eastAsia="zh-CN"/>
              </w:rPr>
            </w:pPr>
            <w:del w:id="3980" w:author="Yali Chen" w:date="2025-12-18T09:30:00Z" w16du:dateUtc="2025-12-18T01:30:00Z">
              <w:r w:rsidRPr="00FD35A8" w:rsidDel="006758BF">
                <w:rPr>
                  <w:rFonts w:ascii="Times New Roman" w:eastAsia="等线" w:hAnsi="Times New Roman"/>
                  <w:color w:val="auto"/>
                  <w:lang w:eastAsia="zh-CN"/>
                </w:rPr>
                <w:delText>SSc</w:delText>
              </w:r>
            </w:del>
          </w:p>
        </w:tc>
        <w:tc>
          <w:tcPr>
            <w:tcW w:w="1590" w:type="dxa"/>
            <w:tcBorders>
              <w:top w:val="nil"/>
              <w:left w:val="nil"/>
              <w:bottom w:val="nil"/>
              <w:right w:val="nil"/>
            </w:tcBorders>
            <w:vAlign w:val="center"/>
          </w:tcPr>
          <w:p w14:paraId="192399D7" w14:textId="4711EEE7" w:rsidR="00142204" w:rsidRPr="00FD35A8" w:rsidDel="006758BF" w:rsidRDefault="00142204" w:rsidP="006921A2">
            <w:pPr>
              <w:widowControl/>
              <w:jc w:val="center"/>
              <w:rPr>
                <w:del w:id="3981" w:author="Yali Chen" w:date="2025-12-18T09:30:00Z" w16du:dateUtc="2025-12-18T01:30:00Z"/>
                <w:rFonts w:ascii="Times New Roman" w:hAnsi="Times New Roman"/>
                <w:color w:val="auto"/>
                <w:lang w:eastAsia="ja-JP"/>
              </w:rPr>
            </w:pPr>
            <w:del w:id="3982" w:author="Yali Chen" w:date="2025-12-18T09:30:00Z" w16du:dateUtc="2025-12-18T01:30:00Z">
              <w:r w:rsidRPr="00FD35A8" w:rsidDel="006758BF">
                <w:rPr>
                  <w:rFonts w:ascii="Times New Roman" w:eastAsia="等线" w:hAnsi="Times New Roman"/>
                  <w:color w:val="auto"/>
                </w:rPr>
                <w:delText>xx</w:delText>
              </w:r>
              <w:r w:rsidRPr="00FD35A8" w:rsidDel="006758BF">
                <w:rPr>
                  <w:rFonts w:ascii="Times New Roman" w:eastAsia="等线" w:hAnsi="Times New Roman"/>
                  <w:color w:val="auto"/>
                  <w:lang w:eastAsia="zh-CN"/>
                </w:rPr>
                <w:delText xml:space="preserve"> (unit)</w:delText>
              </w:r>
            </w:del>
          </w:p>
        </w:tc>
        <w:tc>
          <w:tcPr>
            <w:tcW w:w="1401" w:type="dxa"/>
            <w:tcBorders>
              <w:top w:val="nil"/>
              <w:left w:val="nil"/>
              <w:bottom w:val="nil"/>
              <w:right w:val="nil"/>
            </w:tcBorders>
            <w:vAlign w:val="center"/>
          </w:tcPr>
          <w:p w14:paraId="2C5EF4E5" w14:textId="23B0B395" w:rsidR="00142204" w:rsidRPr="00FD35A8" w:rsidDel="006758BF" w:rsidRDefault="00142204" w:rsidP="006921A2">
            <w:pPr>
              <w:widowControl/>
              <w:jc w:val="center"/>
              <w:rPr>
                <w:del w:id="3983" w:author="Yali Chen" w:date="2025-12-18T09:30:00Z" w16du:dateUtc="2025-12-18T01:30:00Z"/>
                <w:rFonts w:ascii="Times New Roman" w:hAnsi="Times New Roman"/>
                <w:color w:val="auto"/>
                <w:lang w:eastAsia="zh-CN"/>
              </w:rPr>
            </w:pPr>
            <w:del w:id="3984" w:author="Yali Chen" w:date="2025-12-18T09:30:00Z" w16du:dateUtc="2025-12-18T01:30:00Z">
              <w:r w:rsidRPr="00FD35A8" w:rsidDel="006758BF">
                <w:rPr>
                  <w:rFonts w:ascii="Times New Roman" w:eastAsia="等线" w:hAnsi="Times New Roman"/>
                  <w:color w:val="auto"/>
                  <w:lang w:eastAsia="zh-CN"/>
                </w:rPr>
                <w:delText>xx</w:delText>
              </w:r>
            </w:del>
          </w:p>
        </w:tc>
        <w:tc>
          <w:tcPr>
            <w:tcW w:w="714" w:type="dxa"/>
            <w:tcBorders>
              <w:top w:val="nil"/>
              <w:left w:val="nil"/>
              <w:bottom w:val="nil"/>
              <w:right w:val="nil"/>
            </w:tcBorders>
            <w:vAlign w:val="center"/>
          </w:tcPr>
          <w:p w14:paraId="51E5CA29" w14:textId="31049F65" w:rsidR="00142204" w:rsidRPr="00FD35A8" w:rsidDel="006758BF" w:rsidRDefault="00142204" w:rsidP="006921A2">
            <w:pPr>
              <w:widowControl/>
              <w:jc w:val="center"/>
              <w:rPr>
                <w:del w:id="3985" w:author="Yali Chen" w:date="2025-12-18T09:30:00Z" w16du:dateUtc="2025-12-18T01:30:00Z"/>
                <w:rFonts w:ascii="Times New Roman" w:hAnsi="Times New Roman"/>
                <w:color w:val="auto"/>
              </w:rPr>
            </w:pPr>
            <w:del w:id="3986" w:author="Yali Chen" w:date="2025-12-18T09:30:00Z" w16du:dateUtc="2025-12-18T01:30:00Z">
              <w:r w:rsidRPr="00FD35A8" w:rsidDel="006758BF">
                <w:rPr>
                  <w:rFonts w:ascii="Times New Roman" w:eastAsia="等线" w:hAnsi="Times New Roman"/>
                  <w:color w:val="auto"/>
                  <w:lang w:eastAsia="zh-CN"/>
                </w:rPr>
                <w:delText>xx</w:delText>
              </w:r>
            </w:del>
          </w:p>
        </w:tc>
        <w:tc>
          <w:tcPr>
            <w:tcW w:w="714" w:type="dxa"/>
            <w:tcBorders>
              <w:top w:val="nil"/>
              <w:left w:val="nil"/>
              <w:bottom w:val="nil"/>
              <w:right w:val="nil"/>
            </w:tcBorders>
            <w:vAlign w:val="center"/>
          </w:tcPr>
          <w:p w14:paraId="77895FFB" w14:textId="21CBE0AF" w:rsidR="00142204" w:rsidRPr="00FD35A8" w:rsidDel="006758BF" w:rsidRDefault="00142204" w:rsidP="006921A2">
            <w:pPr>
              <w:widowControl/>
              <w:jc w:val="center"/>
              <w:rPr>
                <w:del w:id="3987" w:author="Yali Chen" w:date="2025-12-18T09:30:00Z" w16du:dateUtc="2025-12-18T01:30:00Z"/>
                <w:rFonts w:ascii="Times New Roman" w:hAnsi="Times New Roman"/>
                <w:color w:val="auto"/>
              </w:rPr>
            </w:pPr>
            <w:del w:id="3988" w:author="Yali Chen" w:date="2025-12-18T09:30:00Z" w16du:dateUtc="2025-12-18T01:30:00Z">
              <w:r w:rsidRPr="00FD35A8" w:rsidDel="006758BF">
                <w:rPr>
                  <w:rFonts w:ascii="Times New Roman" w:eastAsia="等线" w:hAnsi="Times New Roman"/>
                  <w:color w:val="auto"/>
                  <w:lang w:eastAsia="zh-CN"/>
                </w:rPr>
                <w:delText>xx</w:delText>
              </w:r>
            </w:del>
          </w:p>
        </w:tc>
        <w:tc>
          <w:tcPr>
            <w:tcW w:w="2584" w:type="dxa"/>
            <w:tcBorders>
              <w:top w:val="nil"/>
              <w:left w:val="nil"/>
              <w:bottom w:val="nil"/>
              <w:right w:val="nil"/>
            </w:tcBorders>
            <w:vAlign w:val="center"/>
          </w:tcPr>
          <w:p w14:paraId="6C341F42" w14:textId="716888A0" w:rsidR="00142204" w:rsidRPr="00FD35A8" w:rsidDel="006758BF" w:rsidRDefault="00142204" w:rsidP="006921A2">
            <w:pPr>
              <w:widowControl/>
              <w:jc w:val="center"/>
              <w:rPr>
                <w:del w:id="3989" w:author="Yali Chen" w:date="2025-12-18T09:30:00Z" w16du:dateUtc="2025-12-18T01:30:00Z"/>
                <w:rFonts w:ascii="Times New Roman" w:hAnsi="Times New Roman"/>
                <w:color w:val="auto"/>
                <w:lang w:eastAsia="zh-CN"/>
              </w:rPr>
            </w:pPr>
            <w:del w:id="3990" w:author="Yali Chen" w:date="2025-12-18T09:30:00Z" w16du:dateUtc="2025-12-18T01:30:00Z">
              <w:r w:rsidRPr="00FD35A8" w:rsidDel="006758BF">
                <w:rPr>
                  <w:rFonts w:ascii="Times New Roman" w:eastAsia="等线" w:hAnsi="Times New Roman"/>
                  <w:color w:val="auto"/>
                  <w:lang w:eastAsia="zh-CN"/>
                </w:rPr>
                <w:delText>xx</w:delText>
              </w:r>
            </w:del>
          </w:p>
        </w:tc>
      </w:tr>
      <w:tr w:rsidR="00142204" w:rsidRPr="00FD35A8" w:rsidDel="006758BF" w14:paraId="5F3BAAD5" w14:textId="4852CF19" w:rsidTr="003C2B61">
        <w:trPr>
          <w:trHeight w:val="295"/>
          <w:del w:id="3991" w:author="Yali Chen" w:date="2025-12-18T09:30:00Z"/>
        </w:trPr>
        <w:tc>
          <w:tcPr>
            <w:tcW w:w="2413" w:type="dxa"/>
            <w:tcBorders>
              <w:top w:val="nil"/>
              <w:left w:val="nil"/>
              <w:bottom w:val="single" w:sz="4" w:space="0" w:color="auto"/>
              <w:right w:val="nil"/>
            </w:tcBorders>
            <w:vAlign w:val="center"/>
          </w:tcPr>
          <w:p w14:paraId="6967DD51" w14:textId="250AB7A9" w:rsidR="00142204" w:rsidRPr="00FD35A8" w:rsidDel="006758BF" w:rsidRDefault="00142204" w:rsidP="006921A2">
            <w:pPr>
              <w:widowControl/>
              <w:spacing w:line="276" w:lineRule="auto"/>
              <w:jc w:val="center"/>
              <w:rPr>
                <w:del w:id="3992" w:author="Yali Chen" w:date="2025-12-18T09:30:00Z" w16du:dateUtc="2025-12-18T01:30:00Z"/>
                <w:rFonts w:ascii="Times New Roman" w:eastAsia="Times New Roman" w:hAnsi="Times New Roman"/>
                <w:lang w:eastAsia="ja-JP"/>
              </w:rPr>
            </w:pPr>
          </w:p>
        </w:tc>
        <w:tc>
          <w:tcPr>
            <w:tcW w:w="1194" w:type="dxa"/>
            <w:tcBorders>
              <w:top w:val="nil"/>
              <w:left w:val="nil"/>
              <w:bottom w:val="single" w:sz="4" w:space="0" w:color="auto"/>
              <w:right w:val="nil"/>
            </w:tcBorders>
            <w:vAlign w:val="center"/>
          </w:tcPr>
          <w:p w14:paraId="50A2625D" w14:textId="27348FBC" w:rsidR="00142204" w:rsidRPr="00FD35A8" w:rsidDel="006758BF" w:rsidRDefault="00142204" w:rsidP="006921A2">
            <w:pPr>
              <w:widowControl/>
              <w:spacing w:line="276" w:lineRule="auto"/>
              <w:jc w:val="center"/>
              <w:rPr>
                <w:del w:id="3993" w:author="Yali Chen" w:date="2025-12-18T09:30:00Z" w16du:dateUtc="2025-12-18T01:30:00Z"/>
                <w:rFonts w:ascii="Times New Roman" w:eastAsia="Times New Roman" w:hAnsi="Times New Roman"/>
                <w:lang w:eastAsia="ja-JP"/>
              </w:rPr>
            </w:pPr>
          </w:p>
        </w:tc>
        <w:tc>
          <w:tcPr>
            <w:tcW w:w="1590" w:type="dxa"/>
            <w:tcBorders>
              <w:top w:val="nil"/>
              <w:left w:val="nil"/>
              <w:bottom w:val="single" w:sz="4" w:space="0" w:color="auto"/>
              <w:right w:val="nil"/>
            </w:tcBorders>
            <w:vAlign w:val="center"/>
          </w:tcPr>
          <w:p w14:paraId="00A45FE2" w14:textId="267AE1C3" w:rsidR="00142204" w:rsidRPr="00FD35A8" w:rsidDel="006758BF" w:rsidRDefault="00142204" w:rsidP="006921A2">
            <w:pPr>
              <w:widowControl/>
              <w:spacing w:line="276" w:lineRule="auto"/>
              <w:jc w:val="center"/>
              <w:rPr>
                <w:del w:id="3994" w:author="Yali Chen" w:date="2025-12-18T09:30:00Z" w16du:dateUtc="2025-12-18T01:30:00Z"/>
                <w:rFonts w:ascii="Times New Roman" w:eastAsia="Times New Roman" w:hAnsi="Times New Roman"/>
                <w:lang w:eastAsia="ja-JP"/>
              </w:rPr>
            </w:pPr>
          </w:p>
        </w:tc>
        <w:tc>
          <w:tcPr>
            <w:tcW w:w="1401" w:type="dxa"/>
            <w:tcBorders>
              <w:top w:val="nil"/>
              <w:left w:val="nil"/>
              <w:bottom w:val="single" w:sz="4" w:space="0" w:color="auto"/>
              <w:right w:val="nil"/>
            </w:tcBorders>
            <w:vAlign w:val="center"/>
          </w:tcPr>
          <w:p w14:paraId="3F308F0D" w14:textId="5333ADBC" w:rsidR="00142204" w:rsidRPr="00FD35A8" w:rsidDel="006758BF" w:rsidRDefault="00142204" w:rsidP="006921A2">
            <w:pPr>
              <w:widowControl/>
              <w:spacing w:line="276" w:lineRule="auto"/>
              <w:jc w:val="center"/>
              <w:rPr>
                <w:del w:id="3995" w:author="Yali Chen" w:date="2025-12-18T09:30:00Z" w16du:dateUtc="2025-12-18T01:30:00Z"/>
                <w:rFonts w:ascii="Times New Roman" w:eastAsia="Times New Roman" w:hAnsi="Times New Roman"/>
                <w:lang w:eastAsia="ja-JP"/>
              </w:rPr>
            </w:pPr>
          </w:p>
        </w:tc>
        <w:tc>
          <w:tcPr>
            <w:tcW w:w="714" w:type="dxa"/>
            <w:tcBorders>
              <w:top w:val="nil"/>
              <w:left w:val="nil"/>
              <w:bottom w:val="single" w:sz="4" w:space="0" w:color="auto"/>
              <w:right w:val="nil"/>
            </w:tcBorders>
            <w:vAlign w:val="center"/>
          </w:tcPr>
          <w:p w14:paraId="44ECC016" w14:textId="009CF279" w:rsidR="00142204" w:rsidRPr="00FD35A8" w:rsidDel="006758BF" w:rsidRDefault="00142204" w:rsidP="006921A2">
            <w:pPr>
              <w:widowControl/>
              <w:spacing w:line="276" w:lineRule="auto"/>
              <w:jc w:val="center"/>
              <w:rPr>
                <w:del w:id="3996" w:author="Yali Chen" w:date="2025-12-18T09:30:00Z" w16du:dateUtc="2025-12-18T01:30:00Z"/>
                <w:rFonts w:ascii="Times New Roman" w:eastAsia="Times New Roman" w:hAnsi="Times New Roman"/>
                <w:lang w:eastAsia="ja-JP"/>
              </w:rPr>
            </w:pPr>
          </w:p>
        </w:tc>
        <w:tc>
          <w:tcPr>
            <w:tcW w:w="714" w:type="dxa"/>
            <w:tcBorders>
              <w:top w:val="nil"/>
              <w:left w:val="nil"/>
              <w:bottom w:val="single" w:sz="4" w:space="0" w:color="auto"/>
              <w:right w:val="nil"/>
            </w:tcBorders>
            <w:vAlign w:val="center"/>
          </w:tcPr>
          <w:p w14:paraId="4991E814" w14:textId="200EB206" w:rsidR="00142204" w:rsidRPr="00FD35A8" w:rsidDel="006758BF" w:rsidRDefault="00142204" w:rsidP="006921A2">
            <w:pPr>
              <w:widowControl/>
              <w:spacing w:line="276" w:lineRule="auto"/>
              <w:jc w:val="center"/>
              <w:rPr>
                <w:del w:id="3997" w:author="Yali Chen" w:date="2025-12-18T09:30:00Z" w16du:dateUtc="2025-12-18T01:30:00Z"/>
                <w:rFonts w:ascii="Times New Roman" w:eastAsia="Times New Roman" w:hAnsi="Times New Roman"/>
                <w:lang w:eastAsia="ja-JP"/>
              </w:rPr>
            </w:pPr>
          </w:p>
        </w:tc>
        <w:tc>
          <w:tcPr>
            <w:tcW w:w="2584" w:type="dxa"/>
            <w:tcBorders>
              <w:top w:val="nil"/>
              <w:left w:val="nil"/>
              <w:bottom w:val="single" w:sz="4" w:space="0" w:color="auto"/>
              <w:right w:val="nil"/>
            </w:tcBorders>
            <w:vAlign w:val="center"/>
          </w:tcPr>
          <w:p w14:paraId="7D812A2B" w14:textId="6ED04E25" w:rsidR="00142204" w:rsidRPr="00FD35A8" w:rsidDel="006758BF" w:rsidRDefault="00142204" w:rsidP="006921A2">
            <w:pPr>
              <w:widowControl/>
              <w:spacing w:line="276" w:lineRule="auto"/>
              <w:jc w:val="center"/>
              <w:rPr>
                <w:del w:id="3998" w:author="Yali Chen" w:date="2025-12-18T09:30:00Z" w16du:dateUtc="2025-12-18T01:30:00Z"/>
                <w:rFonts w:ascii="Times New Roman" w:eastAsia="Times New Roman" w:hAnsi="Times New Roman"/>
                <w:lang w:eastAsia="ja-JP"/>
              </w:rPr>
            </w:pPr>
          </w:p>
        </w:tc>
      </w:tr>
    </w:tbl>
    <w:p w14:paraId="289F2C8A" w14:textId="4587986C" w:rsidR="009326E5" w:rsidRPr="00FD35A8" w:rsidDel="006758BF" w:rsidRDefault="009326E5" w:rsidP="00146CB3">
      <w:pPr>
        <w:rPr>
          <w:del w:id="3999" w:author="Yali Chen" w:date="2025-12-18T09:30:00Z" w16du:dateUtc="2025-12-18T01:30:00Z"/>
          <w:rFonts w:ascii="Times New Roman" w:hAnsi="Times New Roman" w:cs="Times New Roman"/>
          <w:szCs w:val="20"/>
        </w:rPr>
      </w:pPr>
      <w:del w:id="4000" w:author="Yali Chen" w:date="2025-12-18T09:30:00Z" w16du:dateUtc="2025-12-18T01:30:00Z">
        <w:r w:rsidRPr="00FD35A8" w:rsidDel="006758BF">
          <w:rPr>
            <w:rFonts w:ascii="Times New Roman" w:hAnsi="Times New Roman" w:cs="Times New Roman"/>
            <w:szCs w:val="20"/>
          </w:rPr>
          <w:delText xml:space="preserve">Immunogenicity set: all subjects who have received cell infusion and have at least one immunogenicity assessment data point. This analysis set will be used for the analysis of immunogenicity endpoints </w:delText>
        </w:r>
      </w:del>
    </w:p>
    <w:p w14:paraId="543E6847" w14:textId="5D0DD9AE" w:rsidR="00146CB3" w:rsidRPr="00FD35A8" w:rsidDel="006758BF" w:rsidRDefault="00146CB3" w:rsidP="00146CB3">
      <w:pPr>
        <w:rPr>
          <w:del w:id="4001" w:author="Yali Chen" w:date="2025-12-18T09:30:00Z" w16du:dateUtc="2025-12-18T01:30:00Z"/>
          <w:rFonts w:ascii="Times New Roman" w:hAnsi="Times New Roman" w:cs="Times New Roman"/>
          <w:szCs w:val="20"/>
        </w:rPr>
      </w:pPr>
      <w:del w:id="4002" w:author="Yali Chen" w:date="2025-12-18T09:30:00Z" w16du:dateUtc="2025-12-18T01:30:00Z">
        <w:r w:rsidRPr="00FD35A8" w:rsidDel="006758BF">
          <w:rPr>
            <w:rFonts w:ascii="Times New Roman" w:hAnsi="Times New Roman" w:cs="Times New Roman"/>
            <w:szCs w:val="20"/>
          </w:rPr>
          <w:delText>IIM: Idiopathic Inflammatory Myopathies, SSc: Systemic Sclerosis</w:delText>
        </w:r>
      </w:del>
    </w:p>
    <w:p w14:paraId="79335EE1" w14:textId="6FA33C53" w:rsidR="00146CB3" w:rsidRPr="00FD35A8" w:rsidDel="006758BF" w:rsidRDefault="00167A52" w:rsidP="00167A52">
      <w:pPr>
        <w:tabs>
          <w:tab w:val="left" w:pos="800"/>
        </w:tabs>
        <w:rPr>
          <w:ins w:id="4003" w:author="Pan, Zhemin" w:date="2025-12-13T13:24:00Z" w16du:dateUtc="2025-12-13T05:24:00Z"/>
          <w:del w:id="4004" w:author="Yali Chen" w:date="2025-12-18T09:30:00Z" w16du:dateUtc="2025-12-18T01:30:00Z"/>
          <w:rFonts w:ascii="Times New Roman" w:hAnsi="Times New Roman" w:cs="Times New Roman"/>
          <w:szCs w:val="20"/>
        </w:rPr>
      </w:pPr>
      <w:ins w:id="4005" w:author="Pan, Zhemin" w:date="2025-12-13T13:24:00Z" w16du:dateUtc="2025-12-13T05:24:00Z">
        <w:del w:id="4006" w:author="Yali Chen" w:date="2025-12-18T09:30:00Z" w16du:dateUtc="2025-12-18T01:30:00Z">
          <w:r w:rsidRPr="00FD35A8" w:rsidDel="006758BF">
            <w:rPr>
              <w:rFonts w:ascii="Times New Roman" w:hAnsi="Times New Roman" w:cs="Times New Roman"/>
              <w:szCs w:val="20"/>
            </w:rPr>
            <w:tab/>
          </w:r>
        </w:del>
      </w:ins>
    </w:p>
    <w:p w14:paraId="3A013FE2" w14:textId="2440F0EB" w:rsidR="00167A52" w:rsidRPr="00FD35A8" w:rsidDel="006758BF" w:rsidRDefault="00167A52">
      <w:pPr>
        <w:widowControl/>
        <w:jc w:val="left"/>
        <w:rPr>
          <w:ins w:id="4007" w:author="Pan, Zhemin" w:date="2025-12-13T13:24:00Z" w16du:dateUtc="2025-12-13T05:24:00Z"/>
          <w:del w:id="4008" w:author="Yali Chen" w:date="2025-12-18T09:30:00Z" w16du:dateUtc="2025-12-18T01:30:00Z"/>
          <w:rFonts w:ascii="Times New Roman" w:hAnsi="Times New Roman" w:cs="Times New Roman"/>
          <w:szCs w:val="20"/>
        </w:rPr>
      </w:pPr>
      <w:ins w:id="4009" w:author="Pan, Zhemin" w:date="2025-12-13T13:24:00Z" w16du:dateUtc="2025-12-13T05:24:00Z">
        <w:del w:id="4010" w:author="Yali Chen" w:date="2025-12-18T09:30:00Z" w16du:dateUtc="2025-12-18T01:30:00Z">
          <w:r w:rsidRPr="00FD35A8" w:rsidDel="006758BF">
            <w:rPr>
              <w:rFonts w:ascii="Times New Roman" w:hAnsi="Times New Roman" w:cs="Times New Roman"/>
              <w:szCs w:val="20"/>
            </w:rPr>
            <w:br w:type="page"/>
          </w:r>
        </w:del>
      </w:ins>
    </w:p>
    <w:p w14:paraId="2E2E69E9" w14:textId="462CB34C" w:rsidR="00167A52" w:rsidRPr="00FD35A8" w:rsidRDefault="00167A52">
      <w:pPr>
        <w:tabs>
          <w:tab w:val="left" w:pos="800"/>
        </w:tabs>
        <w:jc w:val="center"/>
        <w:rPr>
          <w:ins w:id="4011" w:author="Pan, Zhemin" w:date="2025-12-13T13:24:00Z" w16du:dateUtc="2025-12-13T05:24:00Z"/>
          <w:rFonts w:ascii="Times New Roman" w:hAnsi="Times New Roman" w:cs="Times New Roman"/>
          <w:szCs w:val="20"/>
        </w:rPr>
        <w:pPrChange w:id="4012" w:author="Pan, Zhemin" w:date="2025-12-13T13:28:00Z" w16du:dateUtc="2025-12-13T05:28:00Z">
          <w:pPr>
            <w:tabs>
              <w:tab w:val="left" w:pos="800"/>
            </w:tabs>
          </w:pPr>
        </w:pPrChange>
      </w:pPr>
      <w:ins w:id="4013" w:author="Pan, Zhemin" w:date="2025-12-13T13:24:00Z" w16du:dateUtc="2025-12-13T05:24:00Z">
        <w:r w:rsidRPr="00FD35A8">
          <w:rPr>
            <w:rFonts w:ascii="Times New Roman" w:hAnsi="Times New Roman" w:cs="Times New Roman"/>
            <w:szCs w:val="20"/>
            <w:highlight w:val="yellow"/>
            <w:rPrChange w:id="4014" w:author="Pan, Zhemin" w:date="2025-12-13T13:35:00Z" w16du:dateUtc="2025-12-13T05:35:00Z">
              <w:rPr>
                <w:rFonts w:ascii="Times New Roman" w:hAnsi="Times New Roman" w:cs="Times New Roman"/>
                <w:szCs w:val="20"/>
              </w:rPr>
            </w:rPrChange>
          </w:rPr>
          <w:t>Note to study team:</w:t>
        </w:r>
      </w:ins>
      <w:ins w:id="4015" w:author="Pan, Zhemin" w:date="2025-12-13T13:27:00Z" w16du:dateUtc="2025-12-13T05:27:00Z">
        <w:r w:rsidR="00FA65C8" w:rsidRPr="00FD35A8">
          <w:rPr>
            <w:rFonts w:ascii="Times New Roman" w:hAnsi="Times New Roman" w:cs="Times New Roman"/>
            <w:szCs w:val="20"/>
            <w:highlight w:val="yellow"/>
          </w:rPr>
          <w:t xml:space="preserve"> </w:t>
        </w:r>
      </w:ins>
      <w:ins w:id="4016" w:author="Pan, Zhemin" w:date="2025-12-13T13:35:00Z" w16du:dateUtc="2025-12-13T05:35:00Z">
        <w:r w:rsidR="00916A7A" w:rsidRPr="00FD35A8">
          <w:rPr>
            <w:rFonts w:ascii="Times New Roman" w:hAnsi="Times New Roman" w:cs="Times New Roman"/>
            <w:szCs w:val="20"/>
            <w:highlight w:val="yellow"/>
            <w:rPrChange w:id="4017" w:author="Pan, Zhemin" w:date="2025-12-13T13:35:00Z" w16du:dateUtc="2025-12-13T05:35:00Z">
              <w:rPr>
                <w:rFonts w:ascii="Times New Roman" w:hAnsi="Times New Roman" w:cs="Times New Roman"/>
                <w:szCs w:val="20"/>
              </w:rPr>
            </w:rPrChange>
          </w:rPr>
          <w:t>The following outputs will be provided by Gracell Central Lab and are not included in CC deliverables.</w:t>
        </w:r>
      </w:ins>
    </w:p>
    <w:p w14:paraId="5505A86C" w14:textId="26CFA25D" w:rsidR="00C91768" w:rsidRPr="00FD35A8" w:rsidRDefault="00A8293F">
      <w:pPr>
        <w:keepNext/>
        <w:widowControl/>
        <w:spacing w:before="120" w:after="120"/>
        <w:jc w:val="left"/>
        <w:outlineLvl w:val="1"/>
        <w:rPr>
          <w:ins w:id="4018" w:author="Pan, Zhemin" w:date="2025-12-13T13:24:00Z" w16du:dateUtc="2025-12-13T05:24:00Z"/>
          <w:rFonts w:ascii="Times New Roman" w:hAnsi="Times New Roman" w:cs="Times New Roman"/>
          <w:b/>
          <w:bCs/>
          <w:smallCaps/>
          <w:color w:val="auto"/>
          <w:sz w:val="22"/>
          <w:rPrChange w:id="4019" w:author="Pan, Zhemin" w:date="2025-12-13T13:27:00Z" w16du:dateUtc="2025-12-13T05:27:00Z">
            <w:rPr>
              <w:ins w:id="4020" w:author="Pan, Zhemin" w:date="2025-12-13T13:24:00Z" w16du:dateUtc="2025-12-13T05:24:00Z"/>
              <w:rFonts w:ascii="Times New Roman" w:hAnsi="Times New Roman" w:cs="Times New Roman"/>
              <w:szCs w:val="20"/>
            </w:rPr>
          </w:rPrChange>
        </w:rPr>
        <w:pPrChange w:id="4021" w:author="Yali Chen" w:date="2025-12-18T09:32:00Z" w16du:dateUtc="2025-12-18T01:32:00Z">
          <w:pPr>
            <w:tabs>
              <w:tab w:val="left" w:pos="800"/>
            </w:tabs>
          </w:pPr>
        </w:pPrChange>
      </w:pPr>
      <w:bookmarkStart w:id="4022" w:name="_Toc217918943"/>
      <w:ins w:id="4023" w:author="Yali Chen" w:date="2025-12-18T09:32:00Z" w16du:dateUtc="2025-12-18T01:32:00Z">
        <w:r w:rsidRPr="00FD35A8">
          <w:rPr>
            <w:rFonts w:ascii="Times New Roman" w:hAnsi="Times New Roman" w:cs="Times New Roman"/>
            <w:b/>
            <w:bCs/>
            <w:smallCaps/>
            <w:color w:val="auto"/>
            <w:sz w:val="22"/>
          </w:rPr>
          <w:t>1</w:t>
        </w:r>
      </w:ins>
      <w:ins w:id="4024" w:author="Yali Chen" w:date="2025-12-18T09:33:00Z" w16du:dateUtc="2025-12-18T01:33:00Z">
        <w:r w:rsidRPr="00FD35A8">
          <w:rPr>
            <w:rFonts w:ascii="Times New Roman" w:hAnsi="Times New Roman" w:cs="Times New Roman"/>
            <w:b/>
            <w:bCs/>
            <w:smallCaps/>
            <w:color w:val="auto"/>
            <w:sz w:val="22"/>
          </w:rPr>
          <w:t xml:space="preserve">4.4 </w:t>
        </w:r>
      </w:ins>
      <w:ins w:id="4025" w:author="Pan, Zhemin" w:date="2025-12-13T13:37:00Z" w16du:dateUtc="2025-12-13T05:37:00Z">
        <w:r w:rsidR="0042517E" w:rsidRPr="00FD35A8">
          <w:rPr>
            <w:rFonts w:ascii="Times New Roman" w:hAnsi="Times New Roman" w:cs="Times New Roman"/>
            <w:b/>
            <w:bCs/>
            <w:smallCaps/>
            <w:color w:val="auto"/>
            <w:sz w:val="22"/>
          </w:rPr>
          <w:t>Pharmacokinetics Part</w:t>
        </w:r>
      </w:ins>
      <w:bookmarkEnd w:id="4022"/>
    </w:p>
    <w:p w14:paraId="02E7B9A7" w14:textId="29C639A0" w:rsidR="00C91768" w:rsidRPr="00FD35A8" w:rsidRDefault="00FB4F73" w:rsidP="00167A52">
      <w:pPr>
        <w:tabs>
          <w:tab w:val="left" w:pos="800"/>
        </w:tabs>
        <w:rPr>
          <w:ins w:id="4026" w:author="Pan, Zhemin" w:date="2025-12-13T13:28:00Z" w16du:dateUtc="2025-12-13T05:28:00Z"/>
          <w:rFonts w:ascii="Times New Roman" w:hAnsi="Times New Roman" w:cs="Times New Roman"/>
          <w:szCs w:val="20"/>
        </w:rPr>
      </w:pPr>
      <w:ins w:id="4027" w:author="Pan, Zhemin" w:date="2025-12-13T13:29:00Z" w16du:dateUtc="2025-12-13T05:29:00Z">
        <w:r w:rsidRPr="00FD35A8">
          <w:rPr>
            <w:rFonts w:ascii="Times New Roman" w:hAnsi="Times New Roman" w:cs="Times New Roman"/>
            <w:szCs w:val="20"/>
          </w:rPr>
          <w:t>1) PK figures (</w:t>
        </w:r>
        <w:r w:rsidR="000E0178" w:rsidRPr="00FD35A8">
          <w:rPr>
            <w:rFonts w:ascii="Times New Roman" w:hAnsi="Times New Roman" w:cs="Times New Roman"/>
            <w:szCs w:val="20"/>
          </w:rPr>
          <w:t>Copy number of CAR-T, CD19+ CAR-T c</w:t>
        </w:r>
      </w:ins>
      <w:ins w:id="4028" w:author="Pan, Zhemin" w:date="2025-12-13T13:30:00Z" w16du:dateUtc="2025-12-13T05:30:00Z">
        <w:r w:rsidR="000E0178" w:rsidRPr="00FD35A8">
          <w:rPr>
            <w:rFonts w:ascii="Times New Roman" w:hAnsi="Times New Roman" w:cs="Times New Roman"/>
            <w:szCs w:val="20"/>
          </w:rPr>
          <w:t>ell number), Format: line-plot figure for each subject</w:t>
        </w:r>
      </w:ins>
    </w:p>
    <w:p w14:paraId="4AD933B8" w14:textId="6CC69067" w:rsidR="00FB4F73" w:rsidRPr="00FD35A8" w:rsidRDefault="00FB4F73" w:rsidP="00167A52">
      <w:pPr>
        <w:tabs>
          <w:tab w:val="left" w:pos="800"/>
        </w:tabs>
        <w:rPr>
          <w:ins w:id="4029" w:author="Pan, Zhemin" w:date="2025-12-13T13:28:00Z" w16du:dateUtc="2025-12-13T05:28:00Z"/>
          <w:rFonts w:ascii="Times New Roman" w:hAnsi="Times New Roman" w:cs="Times New Roman"/>
          <w:szCs w:val="20"/>
        </w:rPr>
      </w:pPr>
      <w:commentRangeStart w:id="4030"/>
      <w:commentRangeStart w:id="4031"/>
      <w:ins w:id="4032" w:author="Pan, Zhemin" w:date="2025-12-13T13:28:00Z" w16du:dateUtc="2025-12-13T05:28:00Z">
        <w:r w:rsidRPr="00FD35A8">
          <w:rPr>
            <w:rFonts w:ascii="Times New Roman" w:hAnsi="Times New Roman" w:cs="Times New Roman"/>
            <w:noProof/>
            <w:szCs w:val="20"/>
          </w:rPr>
          <w:drawing>
            <wp:inline distT="0" distB="0" distL="0" distR="0" wp14:anchorId="189EA613" wp14:editId="4AC30C3C">
              <wp:extent cx="2885440" cy="2381250"/>
              <wp:effectExtent l="0" t="0" r="0" b="0"/>
              <wp:docPr id="1887176197" name="Picture 2"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176197" name="Picture 2" descr="A screen shot of a graph&#10;&#10;AI-generated content may be incorrec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885440" cy="2381250"/>
                      </a:xfrm>
                      <a:prstGeom prst="rect">
                        <a:avLst/>
                      </a:prstGeom>
                      <a:noFill/>
                    </pic:spPr>
                  </pic:pic>
                </a:graphicData>
              </a:graphic>
            </wp:inline>
          </w:drawing>
        </w:r>
      </w:ins>
      <w:commentRangeEnd w:id="4030"/>
      <w:ins w:id="4033" w:author="Pan, Zhemin" w:date="2025-12-16T13:42:00Z" w16du:dateUtc="2025-12-16T05:42:00Z">
        <w:r w:rsidR="00B2603A" w:rsidRPr="00FD35A8">
          <w:rPr>
            <w:rStyle w:val="CommentReference"/>
            <w:rFonts w:ascii="Times New Roman" w:hAnsi="Times New Roman" w:cs="Times New Roman"/>
            <w:sz w:val="20"/>
            <w:szCs w:val="20"/>
          </w:rPr>
          <w:commentReference w:id="4030"/>
        </w:r>
      </w:ins>
      <w:commentRangeEnd w:id="4031"/>
      <w:ins w:id="4034" w:author="Pan, Zhemin" w:date="2025-12-16T14:45:00Z" w16du:dateUtc="2025-12-16T06:45:00Z">
        <w:r w:rsidR="007F7A0B" w:rsidRPr="00FD35A8">
          <w:rPr>
            <w:rStyle w:val="CommentReference"/>
            <w:rFonts w:ascii="Times New Roman" w:hAnsi="Times New Roman" w:cs="Times New Roman"/>
            <w:sz w:val="20"/>
            <w:szCs w:val="20"/>
          </w:rPr>
          <w:commentReference w:id="4031"/>
        </w:r>
      </w:ins>
    </w:p>
    <w:p w14:paraId="65021704" w14:textId="70B67B7F" w:rsidR="00FB4F73" w:rsidRPr="00FD35A8" w:rsidRDefault="000E0178" w:rsidP="00167A52">
      <w:pPr>
        <w:tabs>
          <w:tab w:val="left" w:pos="800"/>
        </w:tabs>
        <w:rPr>
          <w:ins w:id="4035" w:author="Pan, Zhemin" w:date="2025-12-13T13:28:00Z" w16du:dateUtc="2025-12-13T05:28:00Z"/>
          <w:rFonts w:ascii="Times New Roman" w:hAnsi="Times New Roman" w:cs="Times New Roman"/>
          <w:szCs w:val="20"/>
        </w:rPr>
      </w:pPr>
      <w:ins w:id="4036" w:author="Pan, Zhemin" w:date="2025-12-13T13:30:00Z" w16du:dateUtc="2025-12-13T05:30:00Z">
        <w:r w:rsidRPr="00FD35A8">
          <w:rPr>
            <w:rFonts w:ascii="Times New Roman" w:hAnsi="Times New Roman" w:cs="Times New Roman"/>
            <w:szCs w:val="20"/>
          </w:rPr>
          <w:t xml:space="preserve">2) PK individual parameters: </w:t>
        </w:r>
      </w:ins>
    </w:p>
    <w:p w14:paraId="390466CE" w14:textId="77777777" w:rsidR="00A746E4" w:rsidRPr="00FD35A8" w:rsidRDefault="00A746E4" w:rsidP="00A746E4">
      <w:pPr>
        <w:tabs>
          <w:tab w:val="left" w:pos="800"/>
        </w:tabs>
        <w:rPr>
          <w:ins w:id="4037" w:author="Pan, Zhemin" w:date="2025-12-13T13:35:00Z" w16du:dateUtc="2025-12-13T05:35:00Z"/>
          <w:rFonts w:ascii="Times New Roman" w:hAnsi="Times New Roman" w:cs="Times New Roman"/>
          <w:szCs w:val="20"/>
        </w:rPr>
      </w:pPr>
      <w:ins w:id="4038" w:author="Pan, Zhemin" w:date="2025-12-13T13:35:00Z" w16du:dateUtc="2025-12-13T05:35:00Z">
        <w:r w:rsidRPr="00FD35A8">
          <w:rPr>
            <w:rFonts w:ascii="Times New Roman" w:hAnsi="Times New Roman" w:cs="Times New Roman"/>
            <w:szCs w:val="20"/>
          </w:rPr>
          <w:t>AUC(0~28days) (&lt;&lt;unit&gt;&gt;)</w:t>
        </w:r>
      </w:ins>
    </w:p>
    <w:p w14:paraId="78E8B5AA" w14:textId="77777777" w:rsidR="00A746E4" w:rsidRPr="00FD35A8" w:rsidRDefault="00A746E4" w:rsidP="00A746E4">
      <w:pPr>
        <w:tabs>
          <w:tab w:val="left" w:pos="800"/>
        </w:tabs>
        <w:rPr>
          <w:ins w:id="4039" w:author="Pan, Zhemin" w:date="2025-12-13T13:35:00Z" w16du:dateUtc="2025-12-13T05:35:00Z"/>
          <w:rFonts w:ascii="Times New Roman" w:hAnsi="Times New Roman" w:cs="Times New Roman"/>
          <w:szCs w:val="20"/>
        </w:rPr>
      </w:pPr>
      <w:ins w:id="4040" w:author="Pan, Zhemin" w:date="2025-12-13T13:35:00Z" w16du:dateUtc="2025-12-13T05:35:00Z">
        <w:r w:rsidRPr="00FD35A8">
          <w:rPr>
            <w:rFonts w:ascii="Times New Roman" w:hAnsi="Times New Roman" w:cs="Times New Roman"/>
            <w:szCs w:val="20"/>
          </w:rPr>
          <w:t>Cmax (&lt;&lt;unit&gt;&gt;)</w:t>
        </w:r>
      </w:ins>
    </w:p>
    <w:p w14:paraId="128E29E1" w14:textId="77777777" w:rsidR="00A746E4" w:rsidRPr="00FD35A8" w:rsidRDefault="00A746E4" w:rsidP="00A746E4">
      <w:pPr>
        <w:tabs>
          <w:tab w:val="left" w:pos="800"/>
        </w:tabs>
        <w:rPr>
          <w:ins w:id="4041" w:author="Pan, Zhemin" w:date="2025-12-13T13:35:00Z" w16du:dateUtc="2025-12-13T05:35:00Z"/>
          <w:rFonts w:ascii="Times New Roman" w:hAnsi="Times New Roman" w:cs="Times New Roman"/>
          <w:szCs w:val="20"/>
        </w:rPr>
      </w:pPr>
      <w:ins w:id="4042" w:author="Pan, Zhemin" w:date="2025-12-13T13:35:00Z" w16du:dateUtc="2025-12-13T05:35:00Z">
        <w:r w:rsidRPr="00FD35A8">
          <w:rPr>
            <w:rFonts w:ascii="Times New Roman" w:hAnsi="Times New Roman" w:cs="Times New Roman"/>
            <w:szCs w:val="20"/>
          </w:rPr>
          <w:t>Clast (&lt;&lt;unit&gt;&gt;)</w:t>
        </w:r>
      </w:ins>
    </w:p>
    <w:p w14:paraId="72E95E99" w14:textId="77777777" w:rsidR="00A746E4" w:rsidRPr="00FD35A8" w:rsidRDefault="00A746E4" w:rsidP="00A746E4">
      <w:pPr>
        <w:tabs>
          <w:tab w:val="left" w:pos="800"/>
        </w:tabs>
        <w:rPr>
          <w:ins w:id="4043" w:author="Pan, Zhemin" w:date="2025-12-13T13:35:00Z" w16du:dateUtc="2025-12-13T05:35:00Z"/>
          <w:rFonts w:ascii="Times New Roman" w:hAnsi="Times New Roman" w:cs="Times New Roman"/>
          <w:szCs w:val="20"/>
        </w:rPr>
      </w:pPr>
      <w:ins w:id="4044" w:author="Pan, Zhemin" w:date="2025-12-13T13:35:00Z" w16du:dateUtc="2025-12-13T05:35:00Z">
        <w:r w:rsidRPr="00FD35A8">
          <w:rPr>
            <w:rFonts w:ascii="Times New Roman" w:hAnsi="Times New Roman" w:cs="Times New Roman"/>
            <w:szCs w:val="20"/>
          </w:rPr>
          <w:t>Tmax (&lt;&lt;unit&gt;&gt;)</w:t>
        </w:r>
      </w:ins>
    </w:p>
    <w:p w14:paraId="7DDF06D1" w14:textId="77777777" w:rsidR="00A746E4" w:rsidRPr="00FD35A8" w:rsidRDefault="00A746E4" w:rsidP="00A746E4">
      <w:pPr>
        <w:tabs>
          <w:tab w:val="left" w:pos="800"/>
        </w:tabs>
        <w:rPr>
          <w:ins w:id="4045" w:author="Pan, Zhemin" w:date="2025-12-13T13:35:00Z" w16du:dateUtc="2025-12-13T05:35:00Z"/>
          <w:rFonts w:ascii="Times New Roman" w:hAnsi="Times New Roman" w:cs="Times New Roman"/>
          <w:szCs w:val="20"/>
        </w:rPr>
      </w:pPr>
      <w:ins w:id="4046" w:author="Pan, Zhemin" w:date="2025-12-13T13:35:00Z" w16du:dateUtc="2025-12-13T05:35:00Z">
        <w:r w:rsidRPr="00FD35A8">
          <w:rPr>
            <w:rFonts w:ascii="Times New Roman" w:hAnsi="Times New Roman" w:cs="Times New Roman"/>
            <w:szCs w:val="20"/>
          </w:rPr>
          <w:t>Tlast (&lt;&lt;unit&gt;&gt;)</w:t>
        </w:r>
      </w:ins>
    </w:p>
    <w:p w14:paraId="1B4515EF" w14:textId="026743A2" w:rsidR="00E42B1E" w:rsidRPr="00FD35A8" w:rsidRDefault="00A746E4" w:rsidP="00A746E4">
      <w:pPr>
        <w:tabs>
          <w:tab w:val="left" w:pos="800"/>
        </w:tabs>
        <w:rPr>
          <w:ins w:id="4047" w:author="Pan, Zhemin" w:date="2025-12-13T13:37:00Z" w16du:dateUtc="2025-12-13T05:37:00Z"/>
          <w:rFonts w:ascii="Times New Roman" w:hAnsi="Times New Roman" w:cs="Times New Roman"/>
          <w:szCs w:val="20"/>
        </w:rPr>
      </w:pPr>
      <w:ins w:id="4048" w:author="Pan, Zhemin" w:date="2025-12-13T13:35:00Z" w16du:dateUtc="2025-12-13T05:35:00Z">
        <w:r w:rsidRPr="00FD35A8">
          <w:rPr>
            <w:rFonts w:ascii="Times New Roman" w:hAnsi="Times New Roman" w:cs="Times New Roman"/>
            <w:szCs w:val="20"/>
          </w:rPr>
          <w:t>AUClast (&lt;&lt;unit&gt;&gt;)</w:t>
        </w:r>
      </w:ins>
      <w:ins w:id="4049" w:author="Pan, Zhemin" w:date="2025-12-13T13:37:00Z" w16du:dateUtc="2025-12-13T05:37:00Z">
        <w:r w:rsidR="00E42B1E" w:rsidRPr="00FD35A8">
          <w:rPr>
            <w:rFonts w:ascii="Times New Roman" w:hAnsi="Times New Roman" w:cs="Times New Roman"/>
            <w:szCs w:val="20"/>
          </w:rPr>
          <w:br w:type="page"/>
        </w:r>
      </w:ins>
    </w:p>
    <w:p w14:paraId="487A09E8" w14:textId="41C2AFBF" w:rsidR="00C91768" w:rsidRPr="00FD35A8" w:rsidRDefault="00A8293F">
      <w:pPr>
        <w:keepNext/>
        <w:widowControl/>
        <w:spacing w:before="120" w:after="120"/>
        <w:jc w:val="left"/>
        <w:outlineLvl w:val="1"/>
        <w:rPr>
          <w:ins w:id="4050" w:author="Pan, Zhemin" w:date="2025-12-13T13:24:00Z" w16du:dateUtc="2025-12-13T05:24:00Z"/>
          <w:rFonts w:ascii="Times New Roman" w:hAnsi="Times New Roman" w:cs="Times New Roman"/>
          <w:b/>
          <w:bCs/>
          <w:smallCaps/>
          <w:color w:val="auto"/>
          <w:sz w:val="22"/>
          <w:rPrChange w:id="4051" w:author="Pan, Zhemin" w:date="2025-12-13T13:37:00Z" w16du:dateUtc="2025-12-13T05:37:00Z">
            <w:rPr>
              <w:ins w:id="4052" w:author="Pan, Zhemin" w:date="2025-12-13T13:24:00Z" w16du:dateUtc="2025-12-13T05:24:00Z"/>
              <w:rFonts w:ascii="Times New Roman" w:hAnsi="Times New Roman" w:cs="Times New Roman"/>
              <w:szCs w:val="20"/>
            </w:rPr>
          </w:rPrChange>
        </w:rPr>
        <w:pPrChange w:id="4053" w:author="Pan, Zhemin" w:date="2025-12-13T13:37:00Z" w16du:dateUtc="2025-12-13T05:37:00Z">
          <w:pPr>
            <w:tabs>
              <w:tab w:val="left" w:pos="800"/>
            </w:tabs>
          </w:pPr>
        </w:pPrChange>
      </w:pPr>
      <w:bookmarkStart w:id="4054" w:name="_Toc217918944"/>
      <w:ins w:id="4055" w:author="Yali Chen" w:date="2025-12-18T09:33:00Z" w16du:dateUtc="2025-12-18T01:33:00Z">
        <w:r w:rsidRPr="00FD35A8">
          <w:rPr>
            <w:rFonts w:ascii="Times New Roman" w:hAnsi="Times New Roman" w:cs="Times New Roman"/>
            <w:b/>
            <w:bCs/>
            <w:smallCaps/>
            <w:color w:val="auto"/>
            <w:sz w:val="22"/>
          </w:rPr>
          <w:t xml:space="preserve">14.5 </w:t>
        </w:r>
      </w:ins>
      <w:ins w:id="4056" w:author="Pan, Zhemin" w:date="2025-12-13T13:37:00Z" w16du:dateUtc="2025-12-13T05:37:00Z">
        <w:r w:rsidR="00E42B1E" w:rsidRPr="00FD35A8">
          <w:rPr>
            <w:rFonts w:ascii="Times New Roman" w:hAnsi="Times New Roman" w:cs="Times New Roman"/>
            <w:b/>
            <w:bCs/>
            <w:smallCaps/>
            <w:color w:val="auto"/>
            <w:sz w:val="22"/>
            <w:rPrChange w:id="4057" w:author="Pan, Zhemin" w:date="2025-12-13T13:37:00Z" w16du:dateUtc="2025-12-13T05:37:00Z">
              <w:rPr>
                <w:rFonts w:ascii="Times New Roman" w:hAnsi="Times New Roman" w:cs="Times New Roman"/>
                <w:szCs w:val="20"/>
              </w:rPr>
            </w:rPrChange>
          </w:rPr>
          <w:t>Pharmaco</w:t>
        </w:r>
        <w:r w:rsidR="0042517E" w:rsidRPr="00FD35A8">
          <w:rPr>
            <w:rFonts w:ascii="Times New Roman" w:hAnsi="Times New Roman" w:cs="Times New Roman"/>
            <w:b/>
            <w:bCs/>
            <w:smallCaps/>
            <w:color w:val="auto"/>
            <w:sz w:val="22"/>
            <w:rPrChange w:id="4058" w:author="Pan, Zhemin" w:date="2025-12-13T13:37:00Z" w16du:dateUtc="2025-12-13T05:37:00Z">
              <w:rPr>
                <w:rFonts w:ascii="Times New Roman" w:hAnsi="Times New Roman" w:cs="Times New Roman"/>
                <w:szCs w:val="20"/>
              </w:rPr>
            </w:rPrChange>
          </w:rPr>
          <w:t>dynamics Part</w:t>
        </w:r>
      </w:ins>
      <w:bookmarkEnd w:id="4054"/>
    </w:p>
    <w:p w14:paraId="0B4E1090" w14:textId="062524B9" w:rsidR="00C91768" w:rsidRPr="00FD35A8" w:rsidRDefault="00FB3CB0" w:rsidP="00167A52">
      <w:pPr>
        <w:tabs>
          <w:tab w:val="left" w:pos="800"/>
        </w:tabs>
        <w:rPr>
          <w:ins w:id="4059" w:author="Pan, Zhemin" w:date="2025-12-13T13:39:00Z" w16du:dateUtc="2025-12-13T05:39:00Z"/>
          <w:rFonts w:ascii="Times New Roman" w:hAnsi="Times New Roman" w:cs="Times New Roman"/>
          <w:szCs w:val="20"/>
        </w:rPr>
      </w:pPr>
      <w:ins w:id="4060" w:author="Pan, Zhemin" w:date="2025-12-13T13:38:00Z" w16du:dateUtc="2025-12-13T05:38:00Z">
        <w:r w:rsidRPr="00FD35A8">
          <w:rPr>
            <w:rFonts w:ascii="Times New Roman" w:hAnsi="Times New Roman" w:cs="Times New Roman"/>
            <w:szCs w:val="20"/>
          </w:rPr>
          <w:t>PD figures</w:t>
        </w:r>
      </w:ins>
      <w:ins w:id="4061" w:author="Pan, Zhemin" w:date="2025-12-13T13:39:00Z" w16du:dateUtc="2025-12-13T05:39:00Z">
        <w:r w:rsidR="00106FB3" w:rsidRPr="00FD35A8">
          <w:rPr>
            <w:rFonts w:ascii="Times New Roman" w:hAnsi="Times New Roman" w:cs="Times New Roman"/>
            <w:szCs w:val="20"/>
          </w:rPr>
          <w:t>:</w:t>
        </w:r>
        <w:r w:rsidR="00106FB3" w:rsidRPr="00FD35A8">
          <w:rPr>
            <w:rFonts w:ascii="Times New Roman" w:hAnsi="Times New Roman" w:cs="Times New Roman"/>
          </w:rPr>
          <w:t xml:space="preserve"> </w:t>
        </w:r>
        <w:commentRangeStart w:id="4062"/>
        <w:commentRangeStart w:id="4063"/>
        <w:r w:rsidR="00106FB3" w:rsidRPr="00FD35A8">
          <w:rPr>
            <w:rFonts w:ascii="Times New Roman" w:hAnsi="Times New Roman" w:cs="Times New Roman"/>
            <w:szCs w:val="20"/>
          </w:rPr>
          <w:t>B cell, Naïve B cell, Memory B cell, CD20-CD38+</w:t>
        </w:r>
        <w:commentRangeEnd w:id="4062"/>
        <w:r w:rsidR="00F20F4E" w:rsidRPr="00FD35A8">
          <w:rPr>
            <w:rStyle w:val="CommentReference"/>
            <w:rFonts w:ascii="Times New Roman" w:hAnsi="Times New Roman" w:cs="Times New Roman"/>
            <w:sz w:val="20"/>
            <w:szCs w:val="20"/>
          </w:rPr>
          <w:commentReference w:id="4062"/>
        </w:r>
      </w:ins>
      <w:commentRangeEnd w:id="4063"/>
      <w:ins w:id="4064" w:author="Pan, Zhemin" w:date="2025-12-16T14:45:00Z" w16du:dateUtc="2025-12-16T06:45:00Z">
        <w:r w:rsidR="009976D9" w:rsidRPr="00FD35A8">
          <w:rPr>
            <w:rStyle w:val="CommentReference"/>
            <w:rFonts w:ascii="Times New Roman" w:hAnsi="Times New Roman" w:cs="Times New Roman"/>
            <w:sz w:val="20"/>
            <w:szCs w:val="20"/>
          </w:rPr>
          <w:commentReference w:id="4063"/>
        </w:r>
      </w:ins>
    </w:p>
    <w:p w14:paraId="53C338F1" w14:textId="26EA2AC3" w:rsidR="00F20F4E" w:rsidRPr="00FD35A8" w:rsidRDefault="00F20F4E" w:rsidP="00167A52">
      <w:pPr>
        <w:tabs>
          <w:tab w:val="left" w:pos="800"/>
        </w:tabs>
        <w:rPr>
          <w:ins w:id="4065" w:author="Pan, Zhemin" w:date="2025-12-13T13:38:00Z" w16du:dateUtc="2025-12-13T05:38:00Z"/>
          <w:rFonts w:ascii="Times New Roman" w:hAnsi="Times New Roman" w:cs="Times New Roman"/>
          <w:szCs w:val="20"/>
        </w:rPr>
      </w:pPr>
      <w:ins w:id="4066" w:author="Pan, Zhemin" w:date="2025-12-13T13:39:00Z" w16du:dateUtc="2025-12-13T05:39:00Z">
        <w:r w:rsidRPr="00FD35A8">
          <w:rPr>
            <w:rFonts w:ascii="Times New Roman" w:hAnsi="Times New Roman" w:cs="Times New Roman"/>
            <w:szCs w:val="20"/>
          </w:rPr>
          <w:t>&lt;Note</w:t>
        </w:r>
      </w:ins>
      <w:ins w:id="4067" w:author="Pan, Zhemin" w:date="2025-12-13T13:40:00Z" w16du:dateUtc="2025-12-13T05:40:00Z">
        <w:r w:rsidRPr="00FD35A8">
          <w:rPr>
            <w:rFonts w:ascii="Times New Roman" w:hAnsi="Times New Roman" w:cs="Times New Roman"/>
            <w:szCs w:val="20"/>
          </w:rPr>
          <w:t xml:space="preserve">: B cell related </w:t>
        </w:r>
      </w:ins>
      <w:ins w:id="4068" w:author="Pan, Zhemin" w:date="2025-12-13T13:43:00Z" w16du:dateUtc="2025-12-13T05:43:00Z">
        <w:r w:rsidR="00374816" w:rsidRPr="00FD35A8">
          <w:rPr>
            <w:rFonts w:ascii="Times New Roman" w:hAnsi="Times New Roman" w:cs="Times New Roman"/>
            <w:szCs w:val="20"/>
          </w:rPr>
          <w:t>analysis will not be offered in 1</w:t>
        </w:r>
        <w:r w:rsidR="00374816" w:rsidRPr="00FD35A8">
          <w:rPr>
            <w:rFonts w:ascii="Times New Roman" w:hAnsi="Times New Roman" w:cs="Times New Roman"/>
            <w:szCs w:val="20"/>
            <w:vertAlign w:val="superscript"/>
            <w:rPrChange w:id="4069" w:author="Pan, Zhemin" w:date="2025-12-13T13:43:00Z" w16du:dateUtc="2025-12-13T05:43:00Z">
              <w:rPr>
                <w:rFonts w:ascii="Times New Roman" w:hAnsi="Times New Roman" w:cs="Times New Roman"/>
                <w:szCs w:val="20"/>
              </w:rPr>
            </w:rPrChange>
          </w:rPr>
          <w:t>st</w:t>
        </w:r>
        <w:r w:rsidR="00374816" w:rsidRPr="00FD35A8">
          <w:rPr>
            <w:rFonts w:ascii="Times New Roman" w:hAnsi="Times New Roman" w:cs="Times New Roman"/>
            <w:szCs w:val="20"/>
          </w:rPr>
          <w:t xml:space="preserve"> data sharing</w:t>
        </w:r>
      </w:ins>
      <w:ins w:id="4070" w:author="Pan, Zhemin" w:date="2025-12-13T13:39:00Z" w16du:dateUtc="2025-12-13T05:39:00Z">
        <w:r w:rsidRPr="00FD35A8">
          <w:rPr>
            <w:rFonts w:ascii="Times New Roman" w:hAnsi="Times New Roman" w:cs="Times New Roman"/>
            <w:szCs w:val="20"/>
          </w:rPr>
          <w:t>&gt;</w:t>
        </w:r>
      </w:ins>
    </w:p>
    <w:p w14:paraId="2BFEB6BA" w14:textId="589D2896" w:rsidR="00FB3CB0" w:rsidRPr="00FD35A8" w:rsidRDefault="00FB3CB0" w:rsidP="00167A52">
      <w:pPr>
        <w:tabs>
          <w:tab w:val="left" w:pos="800"/>
        </w:tabs>
        <w:rPr>
          <w:ins w:id="4071" w:author="Pan, Zhemin" w:date="2025-12-13T13:24:00Z" w16du:dateUtc="2025-12-13T05:24:00Z"/>
          <w:rFonts w:ascii="Times New Roman" w:hAnsi="Times New Roman" w:cs="Times New Roman"/>
          <w:szCs w:val="20"/>
        </w:rPr>
      </w:pPr>
      <w:ins w:id="4072" w:author="Pan, Zhemin" w:date="2025-12-13T13:38:00Z" w16du:dateUtc="2025-12-13T05:38:00Z">
        <w:r w:rsidRPr="00FD35A8">
          <w:rPr>
            <w:rFonts w:ascii="Times New Roman" w:hAnsi="Times New Roman" w:cs="Times New Roman"/>
            <w:noProof/>
            <w:szCs w:val="20"/>
          </w:rPr>
          <w:drawing>
            <wp:inline distT="0" distB="0" distL="0" distR="0" wp14:anchorId="202AEEFE" wp14:editId="596534F4">
              <wp:extent cx="2637790" cy="2114550"/>
              <wp:effectExtent l="0" t="0" r="0" b="0"/>
              <wp:docPr id="1286102233" name="Picture 3"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102233" name="Picture 3" descr="A screen shot of a graph&#10;&#10;AI-generated content may be incorrec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637790" cy="2114550"/>
                      </a:xfrm>
                      <a:prstGeom prst="rect">
                        <a:avLst/>
                      </a:prstGeom>
                      <a:noFill/>
                    </pic:spPr>
                  </pic:pic>
                </a:graphicData>
              </a:graphic>
            </wp:inline>
          </w:drawing>
        </w:r>
      </w:ins>
    </w:p>
    <w:p w14:paraId="55FF34B1" w14:textId="77777777" w:rsidR="0002137F" w:rsidRPr="00FD35A8" w:rsidRDefault="0002137F" w:rsidP="00167A52">
      <w:pPr>
        <w:tabs>
          <w:tab w:val="left" w:pos="800"/>
        </w:tabs>
        <w:rPr>
          <w:ins w:id="4073" w:author="Pan, Zhemin" w:date="2025-12-13T13:38:00Z" w16du:dateUtc="2025-12-13T05:38:00Z"/>
          <w:rFonts w:ascii="Times New Roman" w:hAnsi="Times New Roman" w:cs="Times New Roman"/>
          <w:szCs w:val="20"/>
        </w:rPr>
      </w:pPr>
      <w:ins w:id="4074" w:author="Pan, Zhemin" w:date="2025-12-13T13:38:00Z" w16du:dateUtc="2025-12-13T05:38:00Z">
        <w:r w:rsidRPr="00FD35A8">
          <w:rPr>
            <w:rFonts w:ascii="Times New Roman" w:hAnsi="Times New Roman" w:cs="Times New Roman"/>
            <w:szCs w:val="20"/>
          </w:rPr>
          <w:br w:type="page"/>
        </w:r>
      </w:ins>
    </w:p>
    <w:p w14:paraId="7ED558BE" w14:textId="65577AE1" w:rsidR="00C91768" w:rsidRPr="00FD35A8" w:rsidRDefault="00A8293F">
      <w:pPr>
        <w:keepNext/>
        <w:widowControl/>
        <w:spacing w:before="120" w:after="120"/>
        <w:jc w:val="left"/>
        <w:outlineLvl w:val="1"/>
        <w:rPr>
          <w:rFonts w:ascii="Times New Roman" w:hAnsi="Times New Roman" w:cs="Times New Roman"/>
          <w:b/>
          <w:bCs/>
          <w:smallCaps/>
          <w:color w:val="auto"/>
          <w:sz w:val="22"/>
          <w:rPrChange w:id="4075" w:author="Pan, Zhemin" w:date="2025-12-13T13:38:00Z" w16du:dateUtc="2025-12-13T05:38:00Z">
            <w:rPr>
              <w:rFonts w:ascii="Times New Roman" w:hAnsi="Times New Roman" w:cs="Times New Roman"/>
              <w:szCs w:val="20"/>
            </w:rPr>
          </w:rPrChange>
        </w:rPr>
        <w:pPrChange w:id="4076" w:author="Pan, Zhemin" w:date="2025-12-13T13:38:00Z" w16du:dateUtc="2025-12-13T05:38:00Z">
          <w:pPr/>
        </w:pPrChange>
      </w:pPr>
      <w:bookmarkStart w:id="4077" w:name="_Toc217918945"/>
      <w:ins w:id="4078" w:author="Yali Chen" w:date="2025-12-18T09:33:00Z" w16du:dateUtc="2025-12-18T01:33:00Z">
        <w:r w:rsidRPr="00FD35A8">
          <w:rPr>
            <w:rFonts w:ascii="Times New Roman" w:hAnsi="Times New Roman" w:cs="Times New Roman"/>
            <w:b/>
            <w:bCs/>
            <w:smallCaps/>
            <w:color w:val="auto"/>
            <w:sz w:val="22"/>
          </w:rPr>
          <w:t xml:space="preserve">14.6 </w:t>
        </w:r>
      </w:ins>
      <w:ins w:id="4079" w:author="Pan, Zhemin" w:date="2025-12-13T13:24:00Z" w16du:dateUtc="2025-12-13T05:24:00Z">
        <w:r w:rsidR="00C91768" w:rsidRPr="00FD35A8">
          <w:rPr>
            <w:rFonts w:ascii="Times New Roman" w:hAnsi="Times New Roman" w:cs="Times New Roman"/>
            <w:b/>
            <w:bCs/>
            <w:smallCaps/>
            <w:color w:val="auto"/>
            <w:sz w:val="22"/>
            <w:rPrChange w:id="4080" w:author="Pan, Zhemin" w:date="2025-12-13T13:38:00Z" w16du:dateUtc="2025-12-13T05:38:00Z">
              <w:rPr>
                <w:rFonts w:ascii="Times New Roman" w:hAnsi="Times New Roman" w:cs="Times New Roman"/>
                <w:szCs w:val="20"/>
              </w:rPr>
            </w:rPrChange>
          </w:rPr>
          <w:t>AD</w:t>
        </w:r>
      </w:ins>
      <w:ins w:id="4081" w:author="Pan, Zhemin" w:date="2025-12-13T13:25:00Z" w16du:dateUtc="2025-12-13T05:25:00Z">
        <w:r w:rsidR="00C91768" w:rsidRPr="00FD35A8">
          <w:rPr>
            <w:rFonts w:ascii="Times New Roman" w:hAnsi="Times New Roman" w:cs="Times New Roman"/>
            <w:b/>
            <w:bCs/>
            <w:smallCaps/>
            <w:color w:val="auto"/>
            <w:sz w:val="22"/>
            <w:rPrChange w:id="4082" w:author="Pan, Zhemin" w:date="2025-12-13T13:38:00Z" w16du:dateUtc="2025-12-13T05:38:00Z">
              <w:rPr>
                <w:rFonts w:ascii="Times New Roman" w:hAnsi="Times New Roman" w:cs="Times New Roman"/>
                <w:szCs w:val="20"/>
              </w:rPr>
            </w:rPrChange>
          </w:rPr>
          <w:t>A</w:t>
        </w:r>
      </w:ins>
      <w:bookmarkEnd w:id="4077"/>
    </w:p>
    <w:p w14:paraId="5A32928C" w14:textId="13BEB4B5" w:rsidR="00B03F3F" w:rsidRPr="00FD35A8" w:rsidRDefault="0079678F" w:rsidP="00BB6A08">
      <w:pPr>
        <w:widowControl/>
        <w:jc w:val="left"/>
        <w:rPr>
          <w:rFonts w:ascii="Times New Roman" w:hAnsi="Times New Roman" w:cs="Times New Roman"/>
          <w:i/>
          <w:iCs/>
          <w:szCs w:val="20"/>
        </w:rPr>
      </w:pPr>
      <w:ins w:id="4083" w:author="Pan, Zhemin" w:date="2025-12-13T13:21:00Z" w16du:dateUtc="2025-12-13T05:21:00Z">
        <w:r w:rsidRPr="00FD35A8">
          <w:rPr>
            <w:rFonts w:ascii="Times New Roman" w:hAnsi="Times New Roman" w:cs="Times New Roman"/>
            <w:i/>
            <w:iCs/>
            <w:noProof/>
            <w:szCs w:val="20"/>
          </w:rPr>
          <w:drawing>
            <wp:anchor distT="0" distB="0" distL="114300" distR="114300" simplePos="0" relativeHeight="251658240" behindDoc="0" locked="0" layoutInCell="1" allowOverlap="1" wp14:anchorId="06126728" wp14:editId="099AD3DE">
              <wp:simplePos x="546265" y="1436914"/>
              <wp:positionH relativeFrom="column">
                <wp:align>left</wp:align>
              </wp:positionH>
              <wp:positionV relativeFrom="paragraph">
                <wp:align>top</wp:align>
              </wp:positionV>
              <wp:extent cx="5454930" cy="3854648"/>
              <wp:effectExtent l="0" t="0" r="0" b="0"/>
              <wp:wrapSquare wrapText="bothSides"/>
              <wp:docPr id="1389215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215968" name=""/>
                      <pic:cNvPicPr/>
                    </pic:nvPicPr>
                    <pic:blipFill>
                      <a:blip r:embed="rId34">
                        <a:extLst>
                          <a:ext uri="{28A0092B-C50C-407E-A947-70E740481C1C}">
                            <a14:useLocalDpi xmlns:a14="http://schemas.microsoft.com/office/drawing/2010/main" val="0"/>
                          </a:ext>
                        </a:extLst>
                      </a:blip>
                      <a:stretch>
                        <a:fillRect/>
                      </a:stretch>
                    </pic:blipFill>
                    <pic:spPr>
                      <a:xfrm>
                        <a:off x="0" y="0"/>
                        <a:ext cx="5454930" cy="3854648"/>
                      </a:xfrm>
                      <a:prstGeom prst="rect">
                        <a:avLst/>
                      </a:prstGeom>
                    </pic:spPr>
                  </pic:pic>
                </a:graphicData>
              </a:graphic>
            </wp:anchor>
          </w:drawing>
        </w:r>
      </w:ins>
      <w:ins w:id="4084" w:author="Yali Chen" w:date="2025-12-18T09:33:00Z" w16du:dateUtc="2025-12-18T01:33:00Z">
        <w:r w:rsidR="00A8293F" w:rsidRPr="00FD35A8">
          <w:rPr>
            <w:rFonts w:ascii="Times New Roman" w:hAnsi="Times New Roman" w:cs="Times New Roman"/>
            <w:i/>
            <w:iCs/>
            <w:szCs w:val="20"/>
          </w:rPr>
          <w:br w:type="textWrapping" w:clear="all"/>
        </w:r>
      </w:ins>
    </w:p>
    <w:sectPr w:rsidR="00B03F3F" w:rsidRPr="00FD35A8" w:rsidSect="00486AB0">
      <w:headerReference w:type="default" r:id="rId35"/>
      <w:footerReference w:type="default" r:id="rId36"/>
      <w:pgSz w:w="16839" w:h="11907" w:orient="landscape"/>
      <w:pgMar w:top="1418" w:right="1418" w:bottom="1418" w:left="851" w:header="624" w:footer="992" w:gutter="0"/>
      <w:cols w:space="425"/>
      <w:docGrid w:type="linesAndChar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Pan, Zhemin" w:date="2025-12-13T11:20:00Z" w:initials="ZP">
    <w:p w14:paraId="4E41CB99" w14:textId="77777777" w:rsidR="00307CF0" w:rsidRDefault="00307CF0" w:rsidP="00307CF0">
      <w:pPr>
        <w:pStyle w:val="CommentText"/>
      </w:pPr>
      <w:r>
        <w:rPr>
          <w:rStyle w:val="CommentReference"/>
        </w:rPr>
        <w:annotationRef/>
      </w:r>
      <w:r>
        <w:t>这个shell似乎是总的data sharing的shell？第一次data sharing在这个shell的基础上挑选？</w:t>
      </w:r>
    </w:p>
  </w:comment>
  <w:comment w:id="2" w:author="Yali Chen" w:date="2025-12-17T09:22:00Z" w:initials="YC">
    <w:p w14:paraId="0E495115" w14:textId="77777777" w:rsidR="005E4D27" w:rsidRDefault="005E4D27" w:rsidP="005E4D27">
      <w:pPr>
        <w:pStyle w:val="CommentText"/>
      </w:pPr>
      <w:r>
        <w:rPr>
          <w:rStyle w:val="CommentReference"/>
          <w:rFonts w:hint="eastAsia"/>
        </w:rPr>
        <w:annotationRef/>
      </w:r>
      <w:r>
        <w:rPr>
          <w:rFonts w:hint="eastAsia"/>
        </w:rPr>
        <w:t>初衷是只为这一次的data sharing，但考虑到现在的内容已经超过了1st data sharing的范畴，更新为适用于每一次</w:t>
      </w:r>
    </w:p>
  </w:comment>
  <w:comment w:id="43" w:author="LI, Bo" w:date="2025-12-10T18:41:00Z" w:initials="BL">
    <w:p w14:paraId="2416EC67" w14:textId="5FC21F7A" w:rsidR="00AB3483" w:rsidRDefault="00002888" w:rsidP="00AB3483">
      <w:pPr>
        <w:pStyle w:val="CommentText"/>
      </w:pPr>
      <w:r>
        <w:rPr>
          <w:rStyle w:val="CommentReference"/>
        </w:rPr>
        <w:annotationRef/>
      </w:r>
      <w:r w:rsidR="00AB3483">
        <w:t>对于所有的output， 请增加programming notes 去列举具体每个column是从哪抓的信息， 这样也好确保理解一致, 我看有的已经加了但不是全部</w:t>
      </w:r>
    </w:p>
  </w:comment>
  <w:comment w:id="44" w:author="Yali Chen" w:date="2025-12-18T10:05:00Z" w:initials="YC">
    <w:p w14:paraId="1AA3D846" w14:textId="77777777" w:rsidR="00C377C0" w:rsidRDefault="006D07CB" w:rsidP="00C377C0">
      <w:pPr>
        <w:pStyle w:val="CommentText"/>
      </w:pPr>
      <w:r>
        <w:rPr>
          <w:rStyle w:val="CommentReference"/>
          <w:rFonts w:hint="eastAsia"/>
        </w:rPr>
        <w:annotationRef/>
      </w:r>
      <w:r w:rsidR="00C377C0">
        <w:rPr>
          <w:rFonts w:hint="eastAsia"/>
        </w:rPr>
        <w:t>V0.1 的programming note是出于某些变量和CRF之间的对应并非显而易见。</w:t>
      </w:r>
    </w:p>
    <w:p w14:paraId="1AACBC2A" w14:textId="77777777" w:rsidR="00C377C0" w:rsidRDefault="00C377C0" w:rsidP="00C377C0">
      <w:pPr>
        <w:pStyle w:val="CommentText"/>
      </w:pPr>
    </w:p>
    <w:p w14:paraId="6FBB5CB7" w14:textId="77777777" w:rsidR="00C377C0" w:rsidRDefault="00C377C0" w:rsidP="00C377C0">
      <w:pPr>
        <w:pStyle w:val="CommentText"/>
      </w:pPr>
      <w:r>
        <w:rPr>
          <w:rFonts w:hint="eastAsia"/>
        </w:rPr>
        <w:t>本次V0.2 根据此条comments更加谨慎地考虑了可能让编程感到迷惑的变量，增加了这些变量的programming note。</w:t>
      </w:r>
    </w:p>
    <w:p w14:paraId="01E0C0EF" w14:textId="77777777" w:rsidR="00C377C0" w:rsidRDefault="00C377C0" w:rsidP="00C377C0">
      <w:pPr>
        <w:pStyle w:val="CommentText"/>
      </w:pPr>
    </w:p>
    <w:p w14:paraId="3066863E" w14:textId="77777777" w:rsidR="00C377C0" w:rsidRDefault="00C377C0" w:rsidP="00C377C0">
      <w:pPr>
        <w:pStyle w:val="CommentText"/>
      </w:pPr>
      <w:r>
        <w:rPr>
          <w:rFonts w:hint="eastAsia"/>
        </w:rPr>
        <w:t>没有将programming note当成spec，去介绍每一个表的每一列抓取自CRF或raw的哪一页，省略了一些显而易见的变量的对应关系介绍 比如受试者号 性别 组别...。</w:t>
      </w:r>
    </w:p>
  </w:comment>
  <w:comment w:id="45" w:author="LI, Bo" w:date="2025-12-31T10:01:00Z" w:initials="LB">
    <w:p w14:paraId="102BBD8F" w14:textId="249B2AAE" w:rsidR="00EA4B09" w:rsidRDefault="005B434E">
      <w:r>
        <w:annotationRef/>
      </w:r>
      <w:r w:rsidRPr="3BBFA6DF">
        <w:t>我有个疑问，prog有没有提前从dm那边要来实际的source rawdata去看下数据结构？还是纯对着crf来看的</w:t>
      </w:r>
    </w:p>
  </w:comment>
  <w:comment w:id="77" w:author="LI, Bo" w:date="2025-12-23T16:31:00Z" w:initials="BL">
    <w:p w14:paraId="2D1BF8DF" w14:textId="77777777" w:rsidR="00B305DA" w:rsidRDefault="00B305DA" w:rsidP="00B305DA">
      <w:pPr>
        <w:pStyle w:val="CommentText"/>
      </w:pPr>
      <w:r>
        <w:rPr>
          <w:rStyle w:val="CommentReference"/>
        </w:rPr>
        <w:annotationRef/>
      </w:r>
      <w:r>
        <w:t>Please help clarify about how to derive/get this information</w:t>
      </w:r>
    </w:p>
  </w:comment>
  <w:comment w:id="78" w:author="Yali Chen" w:date="2025-12-29T13:08:00Z" w:initials="YC">
    <w:p w14:paraId="350A7C94" w14:textId="77777777" w:rsidR="00F34C10" w:rsidRDefault="00F34C10" w:rsidP="00F34C10">
      <w:pPr>
        <w:pStyle w:val="CommentText"/>
      </w:pPr>
      <w:r>
        <w:rPr>
          <w:rStyle w:val="CommentReference"/>
          <w:rFonts w:hint="eastAsia"/>
        </w:rPr>
        <w:annotationRef/>
      </w:r>
      <w:r>
        <w:rPr>
          <w:rFonts w:hint="eastAsia"/>
        </w:rPr>
        <w:t>added</w:t>
      </w:r>
    </w:p>
  </w:comment>
  <w:comment w:id="79" w:author="Pan, Zhemin" w:date="2026-01-27T15:26:00Z" w:initials="ZP">
    <w:p w14:paraId="7A7E41BA" w14:textId="38976962" w:rsidR="008F5FB5" w:rsidRDefault="0082114A" w:rsidP="008F5FB5">
      <w:pPr>
        <w:pStyle w:val="CommentText"/>
      </w:pPr>
      <w:r>
        <w:rPr>
          <w:rStyle w:val="CommentReference"/>
        </w:rPr>
        <w:annotationRef/>
      </w:r>
      <w:r w:rsidR="008F5FB5">
        <w:rPr>
          <w:highlight w:val="green"/>
        </w:rPr>
        <w:t>这里应该是回输日期+28天。</w:t>
      </w:r>
      <w:r w:rsidR="008F5FB5">
        <w:rPr>
          <w:highlight w:val="green"/>
        </w:rPr>
        <w:fldChar w:fldCharType="begin"/>
      </w:r>
      <w:r w:rsidR="008F5FB5">
        <w:rPr>
          <w:highlight w:val="green"/>
        </w:rPr>
        <w:instrText>HYPERLINK "mailto:kgwv597@astrazeneca.net"</w:instrText>
      </w:r>
      <w:r w:rsidR="008F5FB5">
        <w:rPr>
          <w:highlight w:val="green"/>
        </w:rPr>
      </w:r>
      <w:bookmarkStart w:id="91" w:name="_@_4BEB8231C5CE4DDAACB00B2A3CD51AB4Z"/>
      <w:r w:rsidR="008F5FB5">
        <w:rPr>
          <w:highlight w:val="green"/>
        </w:rPr>
        <w:fldChar w:fldCharType="separate"/>
      </w:r>
      <w:bookmarkEnd w:id="91"/>
      <w:r w:rsidR="008F5FB5" w:rsidRPr="008F5FB5">
        <w:rPr>
          <w:rStyle w:val="Mention"/>
          <w:noProof/>
          <w:highlight w:val="green"/>
        </w:rPr>
        <w:t>@LI, Bo</w:t>
      </w:r>
      <w:r w:rsidR="008F5FB5">
        <w:rPr>
          <w:highlight w:val="green"/>
        </w:rPr>
        <w:fldChar w:fldCharType="end"/>
      </w:r>
      <w:r w:rsidR="008F5FB5">
        <w:rPr>
          <w:highlight w:val="green"/>
        </w:rPr>
        <w:t xml:space="preserve"> 帮忙double check</w:t>
      </w:r>
    </w:p>
  </w:comment>
  <w:comment w:id="80" w:author="LI, Bo" w:date="2026-01-27T16:02:00Z" w:initials="LB">
    <w:p w14:paraId="0835F7A0" w14:textId="65162D09" w:rsidR="008A742A" w:rsidRDefault="008A742A">
      <w:pPr>
        <w:pStyle w:val="CommentText"/>
      </w:pPr>
      <w:r>
        <w:rPr>
          <w:rStyle w:val="CommentReference"/>
        </w:rPr>
        <w:annotationRef/>
      </w:r>
      <w:r w:rsidRPr="6B15AC36">
        <w:t>我理解是的，毕竟出现dlt是小概率事件，这边应该是个固定的观察期</w:t>
      </w:r>
    </w:p>
  </w:comment>
  <w:comment w:id="81" w:author="Yali Chen" w:date="2026-01-27T16:37:00Z" w:initials="YC">
    <w:p w14:paraId="3693A168" w14:textId="04422162" w:rsidR="00410C39" w:rsidRDefault="00410C39">
      <w:pPr>
        <w:pStyle w:val="CommentText"/>
      </w:pPr>
      <w:r>
        <w:rPr>
          <w:rStyle w:val="CommentReference"/>
        </w:rPr>
        <w:annotationRef/>
      </w:r>
      <w:r w:rsidRPr="0678007F">
        <w:t>updated</w:t>
      </w:r>
    </w:p>
  </w:comment>
  <w:comment w:id="103" w:author="Pan, Zhemin" w:date="2025-12-13T11:23:00Z" w:initials="ZP">
    <w:p w14:paraId="71B49DDE" w14:textId="13AA3ABF" w:rsidR="00D9724D" w:rsidRDefault="00EA2B6B" w:rsidP="00D9724D">
      <w:pPr>
        <w:pStyle w:val="CommentText"/>
      </w:pPr>
      <w:r>
        <w:rPr>
          <w:rStyle w:val="CommentReference"/>
        </w:rPr>
        <w:annotationRef/>
      </w:r>
      <w:r w:rsidR="00D9724D">
        <w:rPr>
          <w:highlight w:val="yellow"/>
        </w:rPr>
        <w:t>确定scope的时候physician没有选weight，需要team 确认是否需要weight</w:t>
      </w:r>
    </w:p>
  </w:comment>
  <w:comment w:id="104" w:author="Pan, Zhemin" w:date="2025-12-16T13:03:00Z" w:initials="ZP">
    <w:p w14:paraId="5FC9F15E" w14:textId="77777777" w:rsidR="00320889" w:rsidRDefault="00320889" w:rsidP="00320889">
      <w:pPr>
        <w:pStyle w:val="CommentText"/>
      </w:pPr>
      <w:r>
        <w:rPr>
          <w:rStyle w:val="CommentReference"/>
        </w:rPr>
        <w:annotationRef/>
      </w:r>
      <w:r>
        <w:t>不要</w:t>
      </w:r>
    </w:p>
  </w:comment>
  <w:comment w:id="130" w:author="Pan, Zhemin" w:date="2025-12-13T11:26:00Z" w:initials="ZP">
    <w:p w14:paraId="233F493C" w14:textId="5CE96D9A" w:rsidR="00EE1089" w:rsidRDefault="00286D44" w:rsidP="00EE1089">
      <w:pPr>
        <w:pStyle w:val="CommentText"/>
      </w:pPr>
      <w:r>
        <w:rPr>
          <w:rStyle w:val="CommentReference"/>
        </w:rPr>
        <w:annotationRef/>
      </w:r>
      <w:r w:rsidR="00EE1089">
        <w:rPr>
          <w:highlight w:val="yellow"/>
        </w:rPr>
        <w:t>Disease subtype和Disease duration目前在edc里暂时没有收集，for team discussion是否需要抓紧在first patient dose前加到edc里。SSc病程同理</w:t>
      </w:r>
    </w:p>
  </w:comment>
  <w:comment w:id="131" w:author="Pan, Zhemin" w:date="2025-12-16T13:05:00Z" w:initials="ZP">
    <w:p w14:paraId="0DA83EB2" w14:textId="77777777" w:rsidR="008A20C6" w:rsidRDefault="008A20C6" w:rsidP="008A20C6">
      <w:pPr>
        <w:pStyle w:val="CommentText"/>
      </w:pPr>
      <w:r>
        <w:rPr>
          <w:rStyle w:val="CommentReference"/>
        </w:rPr>
        <w:annotationRef/>
      </w:r>
      <w:r>
        <w:t>excel记录一下</w:t>
      </w:r>
    </w:p>
  </w:comment>
  <w:comment w:id="132" w:author="Pan, Zhemin" w:date="2025-12-16T13:06:00Z" w:initials="ZP">
    <w:p w14:paraId="75190EE7" w14:textId="77777777" w:rsidR="00E35FC9" w:rsidRDefault="00E35FC9" w:rsidP="00E35FC9">
      <w:pPr>
        <w:pStyle w:val="CommentText"/>
      </w:pPr>
      <w:r>
        <w:rPr>
          <w:rStyle w:val="CommentReference"/>
        </w:rPr>
        <w:annotationRef/>
      </w:r>
      <w:r>
        <w:t>Shell 保留，output没有</w:t>
      </w:r>
    </w:p>
  </w:comment>
  <w:comment w:id="133" w:author="Pan, Zhemin" w:date="2025-12-13T12:10:00Z" w:initials="ZP">
    <w:p w14:paraId="6CA5BF39" w14:textId="3225D459" w:rsidR="00EE1089" w:rsidRDefault="00D61FDB" w:rsidP="00EE1089">
      <w:pPr>
        <w:pStyle w:val="CommentText"/>
      </w:pPr>
      <w:r>
        <w:rPr>
          <w:rStyle w:val="CommentReference"/>
        </w:rPr>
        <w:annotationRef/>
      </w:r>
      <w:r w:rsidR="00EE1089">
        <w:t>To Yali，目前这条需要去基线HRCT页面抓取了。SSc基线同理。</w:t>
      </w:r>
    </w:p>
  </w:comment>
  <w:comment w:id="134" w:author="Yali Chen" w:date="2025-12-17T10:02:00Z" w:initials="YC">
    <w:p w14:paraId="73E36BE6" w14:textId="77777777" w:rsidR="007C5768" w:rsidRDefault="007C5768" w:rsidP="007C5768">
      <w:pPr>
        <w:pStyle w:val="CommentText"/>
      </w:pPr>
      <w:r>
        <w:rPr>
          <w:rStyle w:val="CommentReference"/>
          <w:rFonts w:hint="eastAsia"/>
        </w:rPr>
        <w:annotationRef/>
      </w:r>
      <w:r>
        <w:rPr>
          <w:rFonts w:hint="eastAsia"/>
        </w:rPr>
        <w:t>添加了programmmig notes</w:t>
      </w:r>
    </w:p>
  </w:comment>
  <w:comment w:id="139" w:author="Pan, Zhemin" w:date="2025-12-10T14:05:00Z" w:initials="ZP">
    <w:p w14:paraId="0D2BF3A6" w14:textId="5034961E" w:rsidR="00427EBB" w:rsidRDefault="00F940C1" w:rsidP="00427EBB">
      <w:pPr>
        <w:pStyle w:val="CommentText"/>
      </w:pPr>
      <w:r>
        <w:rPr>
          <w:rStyle w:val="CommentReference"/>
        </w:rPr>
        <w:annotationRef/>
      </w:r>
      <w:r w:rsidR="00427EBB">
        <w:rPr>
          <w:highlight w:val="yellow"/>
        </w:rPr>
        <w:t>To team, 该指标是IIM study physician加的，请team评估Basket是否需要？</w:t>
      </w:r>
    </w:p>
    <w:p w14:paraId="46267F34" w14:textId="77777777" w:rsidR="00427EBB" w:rsidRDefault="00427EBB" w:rsidP="00427EBB">
      <w:pPr>
        <w:pStyle w:val="CommentText"/>
      </w:pPr>
      <w:r>
        <w:rPr>
          <w:highlight w:val="yellow"/>
        </w:rPr>
        <w:t>注意，myositis antibody是central lab检测的，如果需要纳入的话可能影响data sharing的timeline</w:t>
      </w:r>
    </w:p>
  </w:comment>
  <w:comment w:id="140" w:author="Pan, Zhemin" w:date="2025-12-16T13:07:00Z" w:initials="ZP">
    <w:p w14:paraId="0E615D6A" w14:textId="77777777" w:rsidR="00AA4AEC" w:rsidRDefault="00AA4AEC" w:rsidP="00AA4AEC">
      <w:pPr>
        <w:pStyle w:val="CommentText"/>
      </w:pPr>
      <w:r>
        <w:rPr>
          <w:rStyle w:val="CommentReference"/>
        </w:rPr>
        <w:annotationRef/>
      </w:r>
      <w:r>
        <w:t>先不要</w:t>
      </w:r>
    </w:p>
  </w:comment>
  <w:comment w:id="170" w:author="Pan, Zhemin" w:date="2025-12-13T12:17:00Z" w:initials="ZP">
    <w:p w14:paraId="2A4A1C86" w14:textId="41DFBFD3" w:rsidR="001C118B" w:rsidRDefault="009F3FD3" w:rsidP="001C118B">
      <w:pPr>
        <w:pStyle w:val="CommentText"/>
      </w:pPr>
      <w:r>
        <w:rPr>
          <w:rStyle w:val="CommentReference"/>
        </w:rPr>
        <w:annotationRef/>
      </w:r>
      <w:r w:rsidR="001C118B">
        <w:rPr>
          <w:highlight w:val="yellow"/>
        </w:rPr>
        <w:t>To team</w:t>
      </w:r>
    </w:p>
    <w:p w14:paraId="78350A68" w14:textId="77777777" w:rsidR="001C118B" w:rsidRDefault="001C118B" w:rsidP="001C118B">
      <w:pPr>
        <w:pStyle w:val="CommentText"/>
      </w:pPr>
      <w:r>
        <w:rPr>
          <w:highlight w:val="yellow"/>
        </w:rPr>
        <w:t>IIM疗效部分选择的是：PhGA,PtGA,MMT-8,</w:t>
      </w:r>
      <w:r>
        <w:rPr>
          <w:b/>
          <w:bCs/>
          <w:highlight w:val="yellow"/>
        </w:rPr>
        <w:t xml:space="preserve">MDAAT-EM, MDAAT-total, </w:t>
      </w:r>
      <w:r>
        <w:rPr>
          <w:highlight w:val="yellow"/>
        </w:rPr>
        <w:t xml:space="preserve">CDDASI, </w:t>
      </w:r>
      <w:r>
        <w:rPr>
          <w:b/>
          <w:bCs/>
          <w:highlight w:val="yellow"/>
        </w:rPr>
        <w:t>MDI</w:t>
      </w:r>
      <w:r>
        <w:rPr>
          <w:highlight w:val="yellow"/>
        </w:rPr>
        <w:t>, CK, FVC, ppFVC。 （其中加粗的几项前期沟通中没有选到基线表里）</w:t>
      </w:r>
    </w:p>
    <w:p w14:paraId="3FB65D8A" w14:textId="77777777" w:rsidR="001C118B" w:rsidRDefault="001C118B" w:rsidP="001C118B">
      <w:pPr>
        <w:pStyle w:val="CommentText"/>
      </w:pPr>
      <w:r>
        <w:rPr>
          <w:highlight w:val="yellow"/>
        </w:rPr>
        <w:t>考虑到前几次data sharing并不会生成疗效相关的图表，我们要不要把这些疗效指标都列在基线这里？</w:t>
      </w:r>
    </w:p>
  </w:comment>
  <w:comment w:id="171" w:author="Pan, Zhemin" w:date="2025-12-13T12:23:00Z" w:initials="ZP">
    <w:p w14:paraId="327B9BB2" w14:textId="577FBA03" w:rsidR="00AF108F" w:rsidRDefault="00AF108F" w:rsidP="00AF108F">
      <w:pPr>
        <w:pStyle w:val="CommentText"/>
      </w:pPr>
      <w:r>
        <w:rPr>
          <w:rStyle w:val="CommentReference"/>
        </w:rPr>
        <w:annotationRef/>
      </w:r>
      <w:r>
        <w:rPr>
          <w:noProof/>
        </w:rPr>
        <w:drawing>
          <wp:inline distT="0" distB="0" distL="0" distR="0" wp14:anchorId="5A0FDC88" wp14:editId="74A50F3D">
            <wp:extent cx="1549480" cy="3168813"/>
            <wp:effectExtent l="0" t="0" r="0" b="0"/>
            <wp:docPr id="19455614"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5614" name="Picture 19455614" descr="Image"/>
                    <pic:cNvPicPr/>
                  </pic:nvPicPr>
                  <pic:blipFill>
                    <a:blip r:embed="rId1">
                      <a:extLst>
                        <a:ext uri="{28A0092B-C50C-407E-A947-70E740481C1C}">
                          <a14:useLocalDpi xmlns:a14="http://schemas.microsoft.com/office/drawing/2010/main" val="0"/>
                        </a:ext>
                      </a:extLst>
                    </a:blip>
                    <a:stretch>
                      <a:fillRect/>
                    </a:stretch>
                  </pic:blipFill>
                  <pic:spPr>
                    <a:xfrm>
                      <a:off x="0" y="0"/>
                      <a:ext cx="1549480" cy="3168813"/>
                    </a:xfrm>
                    <a:prstGeom prst="rect">
                      <a:avLst/>
                    </a:prstGeom>
                  </pic:spPr>
                </pic:pic>
              </a:graphicData>
            </a:graphic>
          </wp:inline>
        </w:drawing>
      </w:r>
    </w:p>
  </w:comment>
  <w:comment w:id="172" w:author="Pan, Zhemin" w:date="2025-12-16T14:39:00Z" w:initials="ZP">
    <w:p w14:paraId="4F537C26" w14:textId="77777777" w:rsidR="00696053" w:rsidRDefault="00696053" w:rsidP="00696053">
      <w:pPr>
        <w:pStyle w:val="CommentText"/>
      </w:pPr>
      <w:r>
        <w:rPr>
          <w:rStyle w:val="CommentReference"/>
        </w:rPr>
        <w:annotationRef/>
      </w:r>
      <w:r>
        <w:t>已加在表里，相应修改。</w:t>
      </w:r>
    </w:p>
  </w:comment>
  <w:comment w:id="173" w:author="Yali Chen" w:date="2025-12-17T11:13:00Z" w:initials="YC">
    <w:p w14:paraId="7C7AE978" w14:textId="77777777" w:rsidR="005447D3" w:rsidRDefault="005447D3" w:rsidP="005447D3">
      <w:pPr>
        <w:pStyle w:val="CommentText"/>
      </w:pPr>
      <w:r>
        <w:rPr>
          <w:rStyle w:val="CommentReference"/>
          <w:rFonts w:hint="eastAsia"/>
        </w:rPr>
        <w:annotationRef/>
      </w:r>
      <w:r>
        <w:rPr>
          <w:rFonts w:hint="eastAsia"/>
        </w:rPr>
        <w:t>updated</w:t>
      </w:r>
    </w:p>
  </w:comment>
  <w:comment w:id="201" w:author="Pan, Zhemin" w:date="2025-12-13T12:23:00Z" w:initials="ZP">
    <w:p w14:paraId="212734F0" w14:textId="65A9F3F8" w:rsidR="00B841F1" w:rsidRDefault="00B841F1" w:rsidP="00B841F1">
      <w:pPr>
        <w:pStyle w:val="CommentText"/>
      </w:pPr>
      <w:r>
        <w:rPr>
          <w:rStyle w:val="CommentReference"/>
        </w:rPr>
        <w:annotationRef/>
      </w:r>
      <w:r>
        <w:t>To team</w:t>
      </w:r>
    </w:p>
    <w:p w14:paraId="468EDDE2" w14:textId="77777777" w:rsidR="00B841F1" w:rsidRDefault="00B841F1" w:rsidP="00B841F1">
      <w:pPr>
        <w:pStyle w:val="CommentText"/>
      </w:pPr>
      <w:r>
        <w:t>template中只选了CDASI，请确认是否2个score都需要加到基线表？</w:t>
      </w:r>
    </w:p>
  </w:comment>
  <w:comment w:id="202" w:author="Pan, Zhemin" w:date="2025-12-16T14:40:00Z" w:initials="ZP">
    <w:p w14:paraId="02CC20D0" w14:textId="77777777" w:rsidR="00DA5F6E" w:rsidRDefault="00DA5F6E" w:rsidP="00DA5F6E">
      <w:pPr>
        <w:pStyle w:val="CommentText"/>
      </w:pPr>
      <w:r>
        <w:rPr>
          <w:rStyle w:val="CommentReference"/>
        </w:rPr>
        <w:annotationRef/>
      </w:r>
      <w:r>
        <w:t>2个都要</w:t>
      </w:r>
    </w:p>
  </w:comment>
  <w:comment w:id="203" w:author="Yali Chen" w:date="2025-12-17T11:13:00Z" w:initials="YC">
    <w:p w14:paraId="79599A1E" w14:textId="77777777" w:rsidR="005447D3" w:rsidRDefault="005447D3" w:rsidP="005447D3">
      <w:pPr>
        <w:pStyle w:val="CommentText"/>
      </w:pPr>
      <w:r>
        <w:rPr>
          <w:rStyle w:val="CommentReference"/>
          <w:rFonts w:hint="eastAsia"/>
        </w:rPr>
        <w:annotationRef/>
      </w:r>
      <w:r>
        <w:rPr>
          <w:rFonts w:hint="eastAsia"/>
        </w:rPr>
        <w:t>updated</w:t>
      </w:r>
    </w:p>
  </w:comment>
  <w:comment w:id="222" w:author="Pan, Zhemin" w:date="2026-01-21T10:48:00Z" w:initials="ZP">
    <w:p w14:paraId="2FEA5086" w14:textId="77777777" w:rsidR="00890014" w:rsidRDefault="00BD3D47" w:rsidP="00890014">
      <w:pPr>
        <w:pStyle w:val="CommentText"/>
      </w:pPr>
      <w:r>
        <w:rPr>
          <w:rStyle w:val="CommentReference"/>
        </w:rPr>
        <w:annotationRef/>
      </w:r>
      <w:r w:rsidR="00890014">
        <w:rPr>
          <w:highlight w:val="yellow"/>
        </w:rPr>
        <w:t>定义在baseline visit这一天在on going使用激素的病人。//IIM SSc therapy, 激素都包括进来。h02ab</w:t>
      </w:r>
    </w:p>
  </w:comment>
  <w:comment w:id="223" w:author="Pan, Zhemin" w:date="2026-01-27T15:30:00Z" w:initials="ZP">
    <w:p w14:paraId="39B66BA8" w14:textId="77777777" w:rsidR="00E54C6F" w:rsidRDefault="00E54C6F" w:rsidP="00E54C6F">
      <w:pPr>
        <w:pStyle w:val="CommentText"/>
      </w:pPr>
      <w:r>
        <w:rPr>
          <w:rStyle w:val="CommentReference"/>
        </w:rPr>
        <w:annotationRef/>
      </w:r>
      <w:r>
        <w:rPr>
          <w:highlight w:val="green"/>
        </w:rPr>
        <w:t>加了备注，indicate 是for IIM</w:t>
      </w:r>
    </w:p>
  </w:comment>
  <w:comment w:id="220" w:author="Pan, Zhemin" w:date="2025-12-16T13:45:00Z" w:initials="ZP">
    <w:p w14:paraId="36DD6209" w14:textId="7C3C297C" w:rsidR="00CB09F1" w:rsidRDefault="006D5A47" w:rsidP="00CB09F1">
      <w:pPr>
        <w:pStyle w:val="CommentText"/>
      </w:pPr>
      <w:r>
        <w:rPr>
          <w:rStyle w:val="CommentReference"/>
        </w:rPr>
        <w:annotationRef/>
      </w:r>
      <w:r w:rsidR="00CB09F1">
        <w:t>拉list,按WHO DD coding。Data sharing output generate前请medical double confirm</w:t>
      </w:r>
    </w:p>
  </w:comment>
  <w:comment w:id="221" w:author="Yali Chen" w:date="2025-12-29T13:29:00Z" w:initials="YC">
    <w:p w14:paraId="75DE941F" w14:textId="77777777" w:rsidR="0040109B" w:rsidRDefault="0040109B" w:rsidP="0040109B">
      <w:pPr>
        <w:pStyle w:val="CommentText"/>
      </w:pPr>
      <w:r>
        <w:rPr>
          <w:rStyle w:val="CommentReference"/>
          <w:rFonts w:hint="eastAsia"/>
        </w:rPr>
        <w:annotationRef/>
      </w:r>
      <w:r>
        <w:rPr>
          <w:rFonts w:hint="eastAsia"/>
        </w:rPr>
        <w:t>Same as below</w:t>
      </w:r>
    </w:p>
  </w:comment>
  <w:comment w:id="326" w:author="Pan, Zhemin" w:date="2026-01-27T15:35:00Z" w:initials="ZP">
    <w:p w14:paraId="7FD67DAA" w14:textId="77777777" w:rsidR="00895687" w:rsidRDefault="00895687" w:rsidP="00895687">
      <w:pPr>
        <w:pStyle w:val="CommentText"/>
      </w:pPr>
      <w:r>
        <w:rPr>
          <w:rStyle w:val="CommentReference"/>
        </w:rPr>
        <w:annotationRef/>
      </w:r>
      <w:r>
        <w:rPr>
          <w:highlight w:val="green"/>
        </w:rPr>
        <w:t>如邮件沟通，这里只要IIM/SSc therapy页面的激素。并且时间段限定在baseline visit的时候on going在用。</w:t>
      </w:r>
    </w:p>
  </w:comment>
  <w:comment w:id="353" w:author="Pan, Zhemin" w:date="2026-01-27T15:36:00Z" w:initials="ZP">
    <w:p w14:paraId="56175B4B" w14:textId="00775DB4" w:rsidR="00B85C03" w:rsidRDefault="00B85C03" w:rsidP="00B85C03">
      <w:pPr>
        <w:pStyle w:val="CommentText"/>
      </w:pPr>
      <w:r>
        <w:rPr>
          <w:rStyle w:val="CommentReference"/>
        </w:rPr>
        <w:annotationRef/>
      </w:r>
      <w:r>
        <w:rPr>
          <w:highlight w:val="green"/>
        </w:rPr>
        <w:fldChar w:fldCharType="begin"/>
      </w:r>
      <w:r>
        <w:rPr>
          <w:highlight w:val="green"/>
        </w:rPr>
        <w:instrText>HYPERLINK "mailto:kgwv597@astrazeneca.net"</w:instrText>
      </w:r>
      <w:r>
        <w:rPr>
          <w:highlight w:val="green"/>
        </w:rPr>
      </w:r>
      <w:bookmarkStart w:id="356" w:name="_@_A61F5CDCACAB4425AAD3BF0AFE85E5BDZ"/>
      <w:r>
        <w:rPr>
          <w:highlight w:val="green"/>
        </w:rPr>
        <w:fldChar w:fldCharType="separate"/>
      </w:r>
      <w:bookmarkEnd w:id="356"/>
      <w:r w:rsidRPr="00B85C03">
        <w:rPr>
          <w:rStyle w:val="Mention"/>
          <w:noProof/>
          <w:highlight w:val="green"/>
        </w:rPr>
        <w:t>@LI, Bo</w:t>
      </w:r>
      <w:r>
        <w:rPr>
          <w:highlight w:val="green"/>
        </w:rPr>
        <w:fldChar w:fldCharType="end"/>
      </w:r>
      <w:r>
        <w:rPr>
          <w:highlight w:val="green"/>
        </w:rPr>
        <w:t xml:space="preserve"> 帮忙double check下逻辑，谢谢</w:t>
      </w:r>
    </w:p>
  </w:comment>
  <w:comment w:id="354" w:author="LI, Bo" w:date="2026-01-27T17:57:00Z" w:initials="LB">
    <w:p w14:paraId="72D4270D" w14:textId="33CD74E2" w:rsidR="008D6B24" w:rsidRDefault="008D6B24">
      <w:pPr>
        <w:pStyle w:val="CommentText"/>
      </w:pPr>
      <w:r>
        <w:rPr>
          <w:rStyle w:val="CommentReference"/>
        </w:rPr>
        <w:annotationRef/>
      </w:r>
      <w:r w:rsidRPr="257B1F87">
        <w:t>逻辑看起来ok，但需要看看variable的使用，比如basline visit</w:t>
      </w:r>
    </w:p>
  </w:comment>
  <w:comment w:id="364" w:author="Yali Chen" w:date="2025-12-17T09:54:00Z" w:initials="YC">
    <w:p w14:paraId="05F78C2D" w14:textId="06CC6EED" w:rsidR="003D148D" w:rsidRDefault="006F28A3" w:rsidP="003D148D">
      <w:pPr>
        <w:pStyle w:val="CommentText"/>
      </w:pPr>
      <w:r>
        <w:rPr>
          <w:rStyle w:val="CommentReference"/>
          <w:rFonts w:hint="eastAsia"/>
        </w:rPr>
        <w:annotationRef/>
      </w:r>
      <w:r w:rsidR="003D148D">
        <w:rPr>
          <w:rFonts w:hint="eastAsia"/>
        </w:rPr>
        <w:t>To physician：请核对是否包括了准确齐全的Glucocorticoia，使用whodrug coding 的ATC 4 查询 (考虑到Glucocorticoids包括太多的PN药品名称，CC医学提供了Glucocorticoids的ATC药名名称)？</w:t>
      </w:r>
    </w:p>
    <w:p w14:paraId="04C95C37" w14:textId="77777777" w:rsidR="003D148D" w:rsidRDefault="003D148D" w:rsidP="003D148D">
      <w:pPr>
        <w:pStyle w:val="CommentText"/>
      </w:pPr>
    </w:p>
    <w:p w14:paraId="66BBA143" w14:textId="77777777" w:rsidR="003D148D" w:rsidRDefault="003D148D" w:rsidP="003D148D">
      <w:pPr>
        <w:pStyle w:val="CommentText"/>
      </w:pPr>
      <w:r>
        <w:rPr>
          <w:rFonts w:hint="eastAsia"/>
        </w:rPr>
        <w:t>原列出药物</w:t>
      </w:r>
      <w:r>
        <w:rPr>
          <w:rFonts w:hint="eastAsia"/>
          <w:i/>
          <w:iCs/>
        </w:rPr>
        <w:t>Prednisone, Prednisolone, Triamcinolone, Methylprednisolone, Dexamethasone, and Betamethasone</w:t>
      </w:r>
      <w:r>
        <w:rPr>
          <w:rFonts w:hint="eastAsia"/>
        </w:rPr>
        <w:t>摘抄自Basket data sharing scope &amp; draft mock v0.1，不一定包括所有的Glucocorticoia。</w:t>
      </w:r>
    </w:p>
  </w:comment>
  <w:comment w:id="365" w:author="Pan, Zhemin" w:date="2025-12-23T10:45:00Z" w:initials="ZP">
    <w:p w14:paraId="3E5CE60D" w14:textId="76DD1BDC" w:rsidR="00314937" w:rsidRDefault="00314937" w:rsidP="00314937">
      <w:pPr>
        <w:pStyle w:val="CommentText"/>
      </w:pPr>
      <w:r>
        <w:rPr>
          <w:rStyle w:val="CommentReference"/>
        </w:rPr>
        <w:annotationRef/>
      </w:r>
      <w:r>
        <w:fldChar w:fldCharType="begin"/>
      </w:r>
      <w:r>
        <w:instrText>HYPERLINK "mailto:krqs382@astrazeneca.net"</w:instrText>
      </w:r>
      <w:bookmarkStart w:id="373" w:name="_@_523E9D65034D4A2F82EAA9C27B1A1C9DZ"/>
      <w:r>
        <w:fldChar w:fldCharType="separate"/>
      </w:r>
      <w:bookmarkEnd w:id="373"/>
      <w:r w:rsidRPr="00314937">
        <w:rPr>
          <w:rStyle w:val="Mention"/>
          <w:noProof/>
        </w:rPr>
        <w:t>@Zhu, Li</w:t>
      </w:r>
      <w:r>
        <w:fldChar w:fldCharType="end"/>
      </w:r>
      <w:r>
        <w:t xml:space="preserve"> 麻烦帮忙看下哦~</w:t>
      </w:r>
    </w:p>
  </w:comment>
  <w:comment w:id="366" w:author="Zhu, Li" w:date="2025-12-23T11:19:00Z" w:initials="ZL">
    <w:p w14:paraId="0100F4AE" w14:textId="3DE3F3CD" w:rsidR="00EA7385" w:rsidRDefault="00EA7385">
      <w:pPr>
        <w:pStyle w:val="CommentText"/>
      </w:pPr>
      <w:r>
        <w:rPr>
          <w:rStyle w:val="CommentReference"/>
        </w:rPr>
        <w:annotationRef/>
      </w:r>
      <w:r w:rsidRPr="5E8EADBC">
        <w:rPr>
          <w:b/>
          <w:bCs/>
        </w:rPr>
        <w:t>无异议</w:t>
      </w:r>
    </w:p>
  </w:comment>
  <w:comment w:id="367" w:author="LI, Bo" w:date="2025-12-23T18:45:00Z" w:initials="BL">
    <w:p w14:paraId="7AB00EBA" w14:textId="77777777" w:rsidR="009C2691" w:rsidRDefault="009C2691" w:rsidP="009C2691">
      <w:pPr>
        <w:pStyle w:val="CommentText"/>
      </w:pPr>
      <w:r>
        <w:rPr>
          <w:rStyle w:val="CommentReference"/>
        </w:rPr>
        <w:annotationRef/>
      </w:r>
      <w:r>
        <w:t>这块之前Anifrolumab项目会有一个非常长的project level maintain的list会根据whodd 更新而更新，如果我们不需要这么formal的话，当时还有一个list 专门for oral convert 计算的“</w:t>
      </w:r>
    </w:p>
    <w:p w14:paraId="4F3201E9" w14:textId="77777777" w:rsidR="009C2691" w:rsidRDefault="009C2691" w:rsidP="009C2691">
      <w:pPr>
        <w:pStyle w:val="CommentText"/>
      </w:pPr>
      <w:r>
        <w:rPr>
          <w:color w:val="000000"/>
        </w:rPr>
        <w:t>Betamethasone</w:t>
      </w:r>
    </w:p>
    <w:p w14:paraId="4C8029BA" w14:textId="77777777" w:rsidR="009C2691" w:rsidRDefault="009C2691" w:rsidP="009C2691">
      <w:pPr>
        <w:pStyle w:val="CommentText"/>
      </w:pPr>
      <w:r>
        <w:rPr>
          <w:color w:val="000000"/>
        </w:rPr>
        <w:t>Betamethasone dipropionate</w:t>
      </w:r>
    </w:p>
    <w:p w14:paraId="6BCD957E" w14:textId="77777777" w:rsidR="009C2691" w:rsidRDefault="009C2691" w:rsidP="009C2691">
      <w:pPr>
        <w:pStyle w:val="CommentText"/>
      </w:pPr>
      <w:r>
        <w:rPr>
          <w:color w:val="000000"/>
        </w:rPr>
        <w:t>Betamethasone sodium phosphate</w:t>
      </w:r>
    </w:p>
    <w:p w14:paraId="48ECE335" w14:textId="77777777" w:rsidR="009C2691" w:rsidRDefault="009C2691" w:rsidP="009C2691">
      <w:pPr>
        <w:pStyle w:val="CommentText"/>
      </w:pPr>
      <w:r>
        <w:rPr>
          <w:color w:val="000000"/>
        </w:rPr>
        <w:t>Betamethasone valerate</w:t>
      </w:r>
    </w:p>
    <w:p w14:paraId="42D53967" w14:textId="77777777" w:rsidR="009C2691" w:rsidRDefault="009C2691" w:rsidP="009C2691">
      <w:pPr>
        <w:pStyle w:val="CommentText"/>
      </w:pPr>
      <w:r>
        <w:rPr>
          <w:color w:val="000000"/>
        </w:rPr>
        <w:t>Betrospam</w:t>
      </w:r>
    </w:p>
    <w:p w14:paraId="0907F365" w14:textId="77777777" w:rsidR="009C2691" w:rsidRDefault="009C2691" w:rsidP="009C2691">
      <w:pPr>
        <w:pStyle w:val="CommentText"/>
      </w:pPr>
      <w:r>
        <w:rPr>
          <w:color w:val="000000"/>
        </w:rPr>
        <w:t>Budesonide</w:t>
      </w:r>
    </w:p>
    <w:p w14:paraId="11112E67" w14:textId="77777777" w:rsidR="009C2691" w:rsidRDefault="009C2691" w:rsidP="009C2691">
      <w:pPr>
        <w:pStyle w:val="CommentText"/>
      </w:pPr>
      <w:r>
        <w:rPr>
          <w:color w:val="000000"/>
        </w:rPr>
        <w:t>Celestona bifas</w:t>
      </w:r>
    </w:p>
    <w:p w14:paraId="5B2DEE8C" w14:textId="77777777" w:rsidR="009C2691" w:rsidRDefault="009C2691" w:rsidP="009C2691">
      <w:pPr>
        <w:pStyle w:val="CommentText"/>
      </w:pPr>
      <w:r>
        <w:rPr>
          <w:color w:val="000000"/>
        </w:rPr>
        <w:t>Cortisone</w:t>
      </w:r>
    </w:p>
    <w:p w14:paraId="0C25557E" w14:textId="77777777" w:rsidR="009C2691" w:rsidRDefault="009C2691" w:rsidP="009C2691">
      <w:pPr>
        <w:pStyle w:val="CommentText"/>
      </w:pPr>
      <w:r>
        <w:rPr>
          <w:color w:val="000000"/>
        </w:rPr>
        <w:t>Cortisone acetate</w:t>
      </w:r>
    </w:p>
    <w:p w14:paraId="0F4D7414" w14:textId="77777777" w:rsidR="009C2691" w:rsidRDefault="009C2691" w:rsidP="009C2691">
      <w:pPr>
        <w:pStyle w:val="CommentText"/>
      </w:pPr>
      <w:r>
        <w:rPr>
          <w:color w:val="000000"/>
        </w:rPr>
        <w:t>Cronolevel</w:t>
      </w:r>
    </w:p>
    <w:p w14:paraId="296AEAAD" w14:textId="77777777" w:rsidR="009C2691" w:rsidRDefault="009C2691" w:rsidP="009C2691">
      <w:pPr>
        <w:pStyle w:val="CommentText"/>
      </w:pPr>
      <w:r>
        <w:rPr>
          <w:color w:val="000000"/>
        </w:rPr>
        <w:t>Decadron (nos)</w:t>
      </w:r>
    </w:p>
    <w:p w14:paraId="05B9A64C" w14:textId="77777777" w:rsidR="009C2691" w:rsidRDefault="009C2691" w:rsidP="009C2691">
      <w:pPr>
        <w:pStyle w:val="CommentText"/>
      </w:pPr>
      <w:r>
        <w:rPr>
          <w:color w:val="000000"/>
        </w:rPr>
        <w:t>Deflazacort</w:t>
      </w:r>
    </w:p>
    <w:p w14:paraId="3E2D74F8" w14:textId="77777777" w:rsidR="009C2691" w:rsidRDefault="009C2691" w:rsidP="009C2691">
      <w:pPr>
        <w:pStyle w:val="CommentText"/>
      </w:pPr>
      <w:r>
        <w:rPr>
          <w:color w:val="000000"/>
        </w:rPr>
        <w:t>Dexamethasone</w:t>
      </w:r>
    </w:p>
    <w:p w14:paraId="70ED333F" w14:textId="77777777" w:rsidR="009C2691" w:rsidRDefault="009C2691" w:rsidP="009C2691">
      <w:pPr>
        <w:pStyle w:val="CommentText"/>
      </w:pPr>
      <w:r>
        <w:rPr>
          <w:color w:val="000000"/>
        </w:rPr>
        <w:t>Dexamethasone acetate</w:t>
      </w:r>
    </w:p>
    <w:p w14:paraId="56D3D9F7" w14:textId="77777777" w:rsidR="009C2691" w:rsidRDefault="009C2691" w:rsidP="009C2691">
      <w:pPr>
        <w:pStyle w:val="CommentText"/>
      </w:pPr>
      <w:r>
        <w:rPr>
          <w:color w:val="000000"/>
        </w:rPr>
        <w:t>Dexamethasone sodium phosphate</w:t>
      </w:r>
    </w:p>
    <w:p w14:paraId="185DD018" w14:textId="77777777" w:rsidR="009C2691" w:rsidRDefault="009C2691" w:rsidP="009C2691">
      <w:pPr>
        <w:pStyle w:val="CommentText"/>
      </w:pPr>
      <w:r>
        <w:rPr>
          <w:color w:val="000000"/>
        </w:rPr>
        <w:t>Fludrocortisone</w:t>
      </w:r>
    </w:p>
    <w:p w14:paraId="6204E9C1" w14:textId="77777777" w:rsidR="009C2691" w:rsidRDefault="009C2691" w:rsidP="009C2691">
      <w:pPr>
        <w:pStyle w:val="CommentText"/>
      </w:pPr>
      <w:r>
        <w:rPr>
          <w:color w:val="000000"/>
        </w:rPr>
        <w:t>Fluocortolone</w:t>
      </w:r>
    </w:p>
    <w:p w14:paraId="7188846D" w14:textId="77777777" w:rsidR="009C2691" w:rsidRDefault="009C2691" w:rsidP="009C2691">
      <w:pPr>
        <w:pStyle w:val="CommentText"/>
      </w:pPr>
      <w:r>
        <w:rPr>
          <w:color w:val="000000"/>
        </w:rPr>
        <w:t>Hydrocortisone</w:t>
      </w:r>
    </w:p>
    <w:p w14:paraId="1D4D3858" w14:textId="77777777" w:rsidR="009C2691" w:rsidRDefault="009C2691" w:rsidP="009C2691">
      <w:pPr>
        <w:pStyle w:val="CommentText"/>
      </w:pPr>
      <w:r>
        <w:rPr>
          <w:color w:val="000000"/>
        </w:rPr>
        <w:t>Hydrocortisone acetate</w:t>
      </w:r>
    </w:p>
    <w:p w14:paraId="36774D6E" w14:textId="77777777" w:rsidR="009C2691" w:rsidRDefault="009C2691" w:rsidP="009C2691">
      <w:pPr>
        <w:pStyle w:val="CommentText"/>
      </w:pPr>
      <w:r>
        <w:rPr>
          <w:color w:val="000000"/>
        </w:rPr>
        <w:t>Hydrocortisone sodium succinate</w:t>
      </w:r>
    </w:p>
    <w:p w14:paraId="19E2370D" w14:textId="77777777" w:rsidR="009C2691" w:rsidRDefault="009C2691" w:rsidP="009C2691">
      <w:pPr>
        <w:pStyle w:val="CommentText"/>
      </w:pPr>
      <w:r>
        <w:rPr>
          <w:color w:val="000000"/>
        </w:rPr>
        <w:t>Meprednisone</w:t>
      </w:r>
    </w:p>
    <w:p w14:paraId="1666A925" w14:textId="77777777" w:rsidR="009C2691" w:rsidRDefault="009C2691" w:rsidP="009C2691">
      <w:pPr>
        <w:pStyle w:val="CommentText"/>
      </w:pPr>
      <w:r>
        <w:rPr>
          <w:color w:val="000000"/>
        </w:rPr>
        <w:t>Methylprednisolone</w:t>
      </w:r>
    </w:p>
    <w:p w14:paraId="7B73A57D" w14:textId="77777777" w:rsidR="009C2691" w:rsidRDefault="009C2691" w:rsidP="009C2691">
      <w:pPr>
        <w:pStyle w:val="CommentText"/>
      </w:pPr>
      <w:r>
        <w:rPr>
          <w:color w:val="000000"/>
        </w:rPr>
        <w:t>Methylprednisolone acetate</w:t>
      </w:r>
    </w:p>
    <w:p w14:paraId="1EA09D54" w14:textId="77777777" w:rsidR="009C2691" w:rsidRDefault="009C2691" w:rsidP="009C2691">
      <w:pPr>
        <w:pStyle w:val="CommentText"/>
      </w:pPr>
      <w:r>
        <w:rPr>
          <w:color w:val="000000"/>
        </w:rPr>
        <w:t>Methylprednisolone sodium succinate</w:t>
      </w:r>
    </w:p>
    <w:p w14:paraId="12C06F2B" w14:textId="77777777" w:rsidR="009C2691" w:rsidRDefault="009C2691" w:rsidP="009C2691">
      <w:pPr>
        <w:pStyle w:val="CommentText"/>
      </w:pPr>
      <w:r>
        <w:rPr>
          <w:color w:val="000000"/>
        </w:rPr>
        <w:t>Paramethasone</w:t>
      </w:r>
    </w:p>
    <w:p w14:paraId="7B757B51" w14:textId="77777777" w:rsidR="009C2691" w:rsidRDefault="009C2691" w:rsidP="009C2691">
      <w:pPr>
        <w:pStyle w:val="CommentText"/>
      </w:pPr>
      <w:r>
        <w:rPr>
          <w:color w:val="000000"/>
        </w:rPr>
        <w:t>Prednisolone</w:t>
      </w:r>
    </w:p>
    <w:p w14:paraId="6508C331" w14:textId="77777777" w:rsidR="009C2691" w:rsidRDefault="009C2691" w:rsidP="009C2691">
      <w:pPr>
        <w:pStyle w:val="CommentText"/>
      </w:pPr>
      <w:r>
        <w:rPr>
          <w:color w:val="000000"/>
        </w:rPr>
        <w:t>Prednisolone acetate</w:t>
      </w:r>
    </w:p>
    <w:p w14:paraId="1C3516E1" w14:textId="77777777" w:rsidR="009C2691" w:rsidRDefault="009C2691" w:rsidP="009C2691">
      <w:pPr>
        <w:pStyle w:val="CommentText"/>
      </w:pPr>
      <w:r>
        <w:rPr>
          <w:color w:val="000000"/>
        </w:rPr>
        <w:t>Prednisolone sodium phosphate</w:t>
      </w:r>
    </w:p>
    <w:p w14:paraId="3BBB74AE" w14:textId="77777777" w:rsidR="009C2691" w:rsidRDefault="009C2691" w:rsidP="009C2691">
      <w:pPr>
        <w:pStyle w:val="CommentText"/>
      </w:pPr>
      <w:r>
        <w:rPr>
          <w:color w:val="000000"/>
        </w:rPr>
        <w:t>Prednisolone sodium succinate</w:t>
      </w:r>
    </w:p>
    <w:p w14:paraId="217800DE" w14:textId="77777777" w:rsidR="009C2691" w:rsidRDefault="009C2691" w:rsidP="009C2691">
      <w:pPr>
        <w:pStyle w:val="CommentText"/>
      </w:pPr>
      <w:r>
        <w:rPr>
          <w:color w:val="000000"/>
        </w:rPr>
        <w:t>Prednisone</w:t>
      </w:r>
    </w:p>
    <w:p w14:paraId="13C60D55" w14:textId="77777777" w:rsidR="009C2691" w:rsidRDefault="009C2691" w:rsidP="009C2691">
      <w:pPr>
        <w:pStyle w:val="CommentText"/>
      </w:pPr>
      <w:r>
        <w:rPr>
          <w:color w:val="000000"/>
        </w:rPr>
        <w:t>Prednisone acetate</w:t>
      </w:r>
    </w:p>
    <w:p w14:paraId="2FFA30B3" w14:textId="77777777" w:rsidR="009C2691" w:rsidRDefault="009C2691" w:rsidP="009C2691">
      <w:pPr>
        <w:pStyle w:val="CommentText"/>
      </w:pPr>
      <w:r>
        <w:rPr>
          <w:color w:val="000000"/>
        </w:rPr>
        <w:t>Triamcinolone</w:t>
      </w:r>
    </w:p>
    <w:p w14:paraId="2C2B0D0F" w14:textId="77777777" w:rsidR="009C2691" w:rsidRDefault="009C2691" w:rsidP="009C2691">
      <w:pPr>
        <w:pStyle w:val="CommentText"/>
      </w:pPr>
      <w:r>
        <w:rPr>
          <w:color w:val="000000"/>
        </w:rPr>
        <w:t>Triamcinolone acetate</w:t>
      </w:r>
    </w:p>
    <w:p w14:paraId="0AA0BD9D" w14:textId="77777777" w:rsidR="009C2691" w:rsidRDefault="009C2691" w:rsidP="009C2691">
      <w:pPr>
        <w:pStyle w:val="CommentText"/>
      </w:pPr>
      <w:r>
        <w:rPr>
          <w:color w:val="000000"/>
        </w:rPr>
        <w:t>Triamcinolone acetonide</w:t>
      </w:r>
    </w:p>
    <w:p w14:paraId="66C4C192" w14:textId="77777777" w:rsidR="009C2691" w:rsidRDefault="009C2691" w:rsidP="009C2691">
      <w:pPr>
        <w:pStyle w:val="CommentText"/>
      </w:pPr>
      <w:r>
        <w:t>”不太确定这个是否可以满足我们的search 需求，另外如果需要medical review再来判断的话，建议把这个流程梳理一下并记录操作</w:t>
      </w:r>
    </w:p>
  </w:comment>
  <w:comment w:id="368" w:author="Yali Chen" w:date="2025-12-29T13:27:00Z" w:initials="YC">
    <w:p w14:paraId="1DD81250" w14:textId="77777777" w:rsidR="00AD1FDE" w:rsidRDefault="008A4BA3" w:rsidP="00AD1FDE">
      <w:pPr>
        <w:pStyle w:val="CommentText"/>
      </w:pPr>
      <w:r>
        <w:rPr>
          <w:rStyle w:val="CommentReference"/>
          <w:rFonts w:hint="eastAsia"/>
        </w:rPr>
        <w:annotationRef/>
      </w:r>
      <w:r w:rsidR="00AD1FDE">
        <w:rPr>
          <w:rFonts w:hint="eastAsia"/>
        </w:rPr>
        <w:t>这里不计算daily dose，因为只需回答Y/N，list for oral convert 的系数就不会用到，其次我请教CC医学得到的答案是，ATC4比PN更高一级的类，已经包括上述list的PN药品名（甚至更多），就判断糖皮质激素Y/N而言ATC 4=H02AB更完整。</w:t>
      </w:r>
    </w:p>
  </w:comment>
  <w:comment w:id="369" w:author="LI, Bo" w:date="2025-12-30T16:58:00Z" w:initials="LB">
    <w:p w14:paraId="030A0EA7" w14:textId="583CD31A" w:rsidR="00EA4B09" w:rsidRDefault="005B434E">
      <w:r>
        <w:annotationRef/>
      </w:r>
      <w:r w:rsidRPr="38441C90">
        <w:t>如果是只for oral 那用h02ab 我没有意见，所以确认下我们这边现在只用列口服的对吧，不需要topical那些(e.g ATC=D07AB D07AC.)</w:t>
      </w:r>
    </w:p>
  </w:comment>
  <w:comment w:id="370" w:author="Pan, Zhemin" w:date="2026-01-27T15:32:00Z" w:initials="ZP">
    <w:p w14:paraId="24A9E3B3" w14:textId="77777777" w:rsidR="00725B53" w:rsidRDefault="00725B53" w:rsidP="00725B53">
      <w:pPr>
        <w:pStyle w:val="CommentText"/>
      </w:pPr>
      <w:r>
        <w:rPr>
          <w:rStyle w:val="CommentReference"/>
        </w:rPr>
        <w:annotationRef/>
      </w:r>
      <w:r>
        <w:t>Confrimed with zhuli, 用h02ab</w:t>
      </w:r>
    </w:p>
  </w:comment>
  <w:comment w:id="358" w:author="LI, Bo" w:date="2025-12-23T16:39:00Z" w:initials="BL">
    <w:p w14:paraId="28437822" w14:textId="58FF215B" w:rsidR="004C5611" w:rsidRDefault="004C5611" w:rsidP="004C5611">
      <w:pPr>
        <w:pStyle w:val="CommentText"/>
      </w:pPr>
      <w:r>
        <w:rPr>
          <w:rStyle w:val="CommentReference"/>
        </w:rPr>
        <w:annotationRef/>
      </w:r>
      <w:r>
        <w:t>If this is enough? Or need to use medication list provided before need to confirm with physician</w:t>
      </w:r>
    </w:p>
  </w:comment>
  <w:comment w:id="359" w:author="Yali Chen" w:date="2025-12-29T13:21:00Z" w:initials="YC">
    <w:p w14:paraId="193F13E7" w14:textId="77777777" w:rsidR="00A14C9A" w:rsidRDefault="00A14C9A" w:rsidP="00A14C9A">
      <w:pPr>
        <w:pStyle w:val="CommentText"/>
      </w:pPr>
      <w:r>
        <w:rPr>
          <w:rStyle w:val="CommentReference"/>
          <w:rFonts w:hint="eastAsia"/>
        </w:rPr>
        <w:annotationRef/>
      </w:r>
      <w:r>
        <w:rPr>
          <w:rFonts w:hint="eastAsia"/>
        </w:rPr>
        <w:t>Same as below</w:t>
      </w:r>
    </w:p>
  </w:comment>
  <w:comment w:id="360" w:author="LI, Bo" w:date="2025-12-30T16:59:00Z" w:initials="LB">
    <w:p w14:paraId="6D8D49B8" w14:textId="2A11ACB4" w:rsidR="00EA4B09" w:rsidRDefault="005B434E">
      <w:r>
        <w:annotationRef/>
      </w:r>
      <w:r w:rsidRPr="33362982">
        <w:t>如果是只for oral 那用h02ab 我没有意见，所以确认下我们这边现在只用列口服的对吧，不需要topical那些(e.g ATC=D07AB D07AC.)</w:t>
      </w:r>
    </w:p>
  </w:comment>
  <w:comment w:id="450" w:author="Pan, Zhemin" w:date="2025-12-12T13:53:00Z" w:initials="ZP">
    <w:p w14:paraId="70279B37" w14:textId="5AF4E6C4" w:rsidR="00D44B3A" w:rsidRDefault="00697DE9" w:rsidP="00D44B3A">
      <w:pPr>
        <w:pStyle w:val="CommentText"/>
      </w:pPr>
      <w:r>
        <w:rPr>
          <w:rStyle w:val="CommentReference"/>
        </w:rPr>
        <w:annotationRef/>
      </w:r>
      <w:r w:rsidR="00D44B3A">
        <w:rPr>
          <w:highlight w:val="yellow"/>
        </w:rPr>
        <w:t>To team,</w:t>
      </w:r>
    </w:p>
    <w:p w14:paraId="5F0CF3C1" w14:textId="77777777" w:rsidR="00D44B3A" w:rsidRDefault="00D44B3A" w:rsidP="00D44B3A">
      <w:pPr>
        <w:pStyle w:val="CommentText"/>
      </w:pPr>
      <w:r>
        <w:rPr>
          <w:highlight w:val="yellow"/>
        </w:rPr>
        <w:t>For SSc 前期team没有选Concomitant Glucocorticoid，是否需要添加？</w:t>
      </w:r>
    </w:p>
  </w:comment>
  <w:comment w:id="451" w:author="Pan, Zhemin" w:date="2025-12-16T13:10:00Z" w:initials="ZP">
    <w:p w14:paraId="17EEC072" w14:textId="77777777" w:rsidR="004A184D" w:rsidRDefault="004A184D" w:rsidP="004A184D">
      <w:pPr>
        <w:pStyle w:val="CommentText"/>
      </w:pPr>
      <w:r>
        <w:rPr>
          <w:rStyle w:val="CommentReference"/>
        </w:rPr>
        <w:annotationRef/>
      </w:r>
      <w:r>
        <w:t>不用</w:t>
      </w:r>
    </w:p>
  </w:comment>
  <w:comment w:id="452" w:author="Yali Chen" w:date="2025-12-17T11:13:00Z" w:initials="YC">
    <w:p w14:paraId="6EF24D18" w14:textId="77777777" w:rsidR="0088663F" w:rsidRDefault="0088663F" w:rsidP="0088663F">
      <w:pPr>
        <w:pStyle w:val="CommentText"/>
      </w:pPr>
      <w:r>
        <w:rPr>
          <w:rStyle w:val="CommentReference"/>
          <w:rFonts w:hint="eastAsia"/>
        </w:rPr>
        <w:annotationRef/>
      </w:r>
      <w:r>
        <w:rPr>
          <w:rFonts w:hint="eastAsia"/>
        </w:rPr>
        <w:t>updated</w:t>
      </w:r>
    </w:p>
  </w:comment>
  <w:comment w:id="466" w:author="Pan, Zhemin" w:date="2025-12-23T10:45:00Z" w:initials="ZP">
    <w:p w14:paraId="2E56AF5B" w14:textId="77777777" w:rsidR="00314937" w:rsidRDefault="00314937" w:rsidP="00314937">
      <w:pPr>
        <w:pStyle w:val="CommentText"/>
      </w:pPr>
      <w:r>
        <w:rPr>
          <w:rStyle w:val="CommentReference"/>
        </w:rPr>
        <w:annotationRef/>
      </w:r>
      <w:r>
        <w:t>DCO？</w:t>
      </w:r>
    </w:p>
  </w:comment>
  <w:comment w:id="467" w:author="Yali Chen" w:date="2025-12-29T13:29:00Z" w:initials="YC">
    <w:p w14:paraId="01145868" w14:textId="77777777" w:rsidR="0061003B" w:rsidRDefault="0061003B" w:rsidP="0061003B">
      <w:pPr>
        <w:pStyle w:val="CommentText"/>
      </w:pPr>
      <w:r>
        <w:rPr>
          <w:rStyle w:val="CommentReference"/>
          <w:rFonts w:hint="eastAsia"/>
        </w:rPr>
        <w:annotationRef/>
      </w:r>
      <w:r>
        <w:rPr>
          <w:rFonts w:hint="eastAsia"/>
        </w:rPr>
        <w:t>yes</w:t>
      </w:r>
    </w:p>
  </w:comment>
  <w:comment w:id="510" w:author="LI, Bo" w:date="2025-12-10T18:49:00Z" w:initials="BL">
    <w:p w14:paraId="766349E0" w14:textId="190DA29D" w:rsidR="00CD756B" w:rsidRDefault="00CD756B" w:rsidP="00CD756B">
      <w:pPr>
        <w:pStyle w:val="CommentText"/>
      </w:pPr>
      <w:r>
        <w:rPr>
          <w:rStyle w:val="CommentReference"/>
        </w:rPr>
        <w:annotationRef/>
      </w:r>
      <w:r>
        <w:t>这个转换列表列全了么？ 按照第二列也不太理解如何转换的</w:t>
      </w:r>
    </w:p>
  </w:comment>
  <w:comment w:id="511" w:author="Yali Chen" w:date="2025-12-17T09:54:00Z" w:initials="YC">
    <w:p w14:paraId="6AC83144" w14:textId="77777777" w:rsidR="0008563E" w:rsidRDefault="00283C7A" w:rsidP="0008563E">
      <w:pPr>
        <w:pStyle w:val="CommentText"/>
      </w:pPr>
      <w:r>
        <w:rPr>
          <w:rStyle w:val="CommentReference"/>
          <w:rFonts w:hint="eastAsia"/>
        </w:rPr>
        <w:annotationRef/>
      </w:r>
      <w:r w:rsidR="0008563E">
        <w:rPr>
          <w:rFonts w:hint="eastAsia"/>
        </w:rPr>
        <w:t>To physician：请核对是否包括了准确齐全的Glucocorticoia，使用whodrug coding 的ATC 4 查询 (考虑到Glucocorticoids包括太多的PN药品名称，CC医学提供了Glucocorticoids的ATC药名名称)？</w:t>
      </w:r>
    </w:p>
    <w:p w14:paraId="1D16F06C" w14:textId="77777777" w:rsidR="0008563E" w:rsidRDefault="0008563E" w:rsidP="0008563E">
      <w:pPr>
        <w:pStyle w:val="CommentText"/>
      </w:pPr>
    </w:p>
    <w:p w14:paraId="1412164F" w14:textId="77777777" w:rsidR="0008563E" w:rsidRDefault="0008563E" w:rsidP="0008563E">
      <w:pPr>
        <w:pStyle w:val="CommentText"/>
      </w:pPr>
      <w:r>
        <w:rPr>
          <w:rFonts w:hint="eastAsia"/>
        </w:rPr>
        <w:t>原列出药物Prednisone, Prednisolone, Triamcinolone, Methylprednisolone, Dexamethasone, and Betamethasone摘抄自Basket data sharing scope &amp; draft mock v0.1，不一定包括所有的Glucocorticoia。</w:t>
      </w:r>
    </w:p>
    <w:p w14:paraId="14EE9B96" w14:textId="77777777" w:rsidR="0008563E" w:rsidRDefault="0008563E" w:rsidP="0008563E">
      <w:pPr>
        <w:pStyle w:val="CommentText"/>
      </w:pPr>
    </w:p>
    <w:p w14:paraId="20D37687" w14:textId="77777777" w:rsidR="0008563E" w:rsidRDefault="0008563E" w:rsidP="0008563E">
      <w:pPr>
        <w:pStyle w:val="CommentText"/>
      </w:pPr>
      <w:r>
        <w:rPr>
          <w:rFonts w:hint="eastAsia"/>
        </w:rPr>
        <w:t>现在只对IIM做 Concomitant Glucocorticoi = Y, N</w:t>
      </w:r>
    </w:p>
    <w:p w14:paraId="61342B82" w14:textId="77777777" w:rsidR="0008563E" w:rsidRDefault="0008563E" w:rsidP="0008563E">
      <w:pPr>
        <w:pStyle w:val="CommentText"/>
      </w:pPr>
      <w:r>
        <w:rPr>
          <w:rFonts w:hint="eastAsia"/>
        </w:rPr>
        <w:t>不再需要转换系数。</w:t>
      </w:r>
    </w:p>
  </w:comment>
  <w:comment w:id="982" w:author="Pan, Zhemin" w:date="2025-12-23T10:42:00Z" w:initials="ZP">
    <w:p w14:paraId="4727A6C3" w14:textId="77777777" w:rsidR="005F4F7D" w:rsidRDefault="005F4F7D" w:rsidP="005F4F7D">
      <w:pPr>
        <w:pStyle w:val="CommentText"/>
      </w:pPr>
      <w:r>
        <w:rPr>
          <w:rStyle w:val="CommentReference"/>
        </w:rPr>
        <w:annotationRef/>
      </w:r>
      <w:r>
        <w:t xml:space="preserve">We can remove this listing as CK is presented in </w:t>
      </w:r>
      <w:r>
        <w:rPr>
          <w:color w:val="000000"/>
        </w:rPr>
        <w:t xml:space="preserve">Listing 14.1.2.1 </w:t>
      </w:r>
    </w:p>
  </w:comment>
  <w:comment w:id="983" w:author="Yali Chen" w:date="2025-12-29T14:15:00Z" w:initials="YC">
    <w:p w14:paraId="349FE5B2" w14:textId="77777777" w:rsidR="001B4BE2" w:rsidRDefault="001B4BE2" w:rsidP="001B4BE2">
      <w:pPr>
        <w:pStyle w:val="CommentText"/>
      </w:pPr>
      <w:r>
        <w:rPr>
          <w:rStyle w:val="CommentReference"/>
          <w:rFonts w:hint="eastAsia"/>
        </w:rPr>
        <w:annotationRef/>
      </w:r>
      <w:r>
        <w:rPr>
          <w:rFonts w:hint="eastAsia"/>
        </w:rPr>
        <w:t>Agreed</w:t>
      </w:r>
    </w:p>
  </w:comment>
  <w:comment w:id="1012" w:author="Yali Chen" w:date="2025-12-09T16:59:00Z" w:initials="YC">
    <w:p w14:paraId="1C49E2A3" w14:textId="6D33A4EF" w:rsidR="00547CFC" w:rsidRDefault="00547CFC" w:rsidP="00547CFC">
      <w:pPr>
        <w:pStyle w:val="CommentText"/>
      </w:pPr>
      <w:r>
        <w:rPr>
          <w:rStyle w:val="CommentReference"/>
          <w:rFonts w:hint="eastAsia"/>
        </w:rPr>
        <w:annotationRef/>
      </w:r>
      <w:r>
        <w:rPr>
          <w:rFonts w:hint="eastAsia"/>
        </w:rPr>
        <w:t>来自site</w:t>
      </w:r>
    </w:p>
  </w:comment>
  <w:comment w:id="1115" w:author="Yali Chen" w:date="2025-12-09T17:12:00Z" w:initials="YC">
    <w:p w14:paraId="435CB90F" w14:textId="77777777" w:rsidR="0000168B" w:rsidRDefault="001B7BE9" w:rsidP="0000168B">
      <w:pPr>
        <w:pStyle w:val="CommentText"/>
      </w:pPr>
      <w:r>
        <w:rPr>
          <w:rStyle w:val="CommentReference"/>
          <w:rFonts w:hint="eastAsia"/>
        </w:rPr>
        <w:annotationRef/>
      </w:r>
      <w:r w:rsidR="0000168B">
        <w:rPr>
          <w:rFonts w:hint="eastAsia"/>
        </w:rPr>
        <w:t>hs-CRP，ESR来自site</w:t>
      </w:r>
    </w:p>
    <w:p w14:paraId="065AE858" w14:textId="77777777" w:rsidR="0000168B" w:rsidRDefault="0000168B" w:rsidP="0000168B">
      <w:pPr>
        <w:pStyle w:val="CommentText"/>
        <w:ind w:leftChars="270" w:left="540"/>
      </w:pPr>
      <w:r>
        <w:rPr>
          <w:rFonts w:hint="eastAsia"/>
        </w:rPr>
        <w:t>另外三个来自中心实验室</w:t>
      </w:r>
    </w:p>
  </w:comment>
  <w:comment w:id="1116" w:author="Pan, Zhemin" w:date="2025-12-13T12:31:00Z" w:initials="ZP">
    <w:p w14:paraId="661908FA" w14:textId="77777777" w:rsidR="0084680C" w:rsidRDefault="0084680C" w:rsidP="0084680C">
      <w:pPr>
        <w:pStyle w:val="CommentText"/>
      </w:pPr>
      <w:r>
        <w:rPr>
          <w:rStyle w:val="CommentReference"/>
        </w:rPr>
        <w:annotationRef/>
      </w:r>
      <w:r>
        <w:t>To yali，请帮忙和DM确认下来自中心实验室的基线数据以什么样的频率transfer到CC？是否会影响data sharing的timeline？</w:t>
      </w:r>
    </w:p>
  </w:comment>
  <w:comment w:id="1117" w:author="Pan, Zhemin" w:date="2025-12-16T13:14:00Z" w:initials="ZP">
    <w:p w14:paraId="6C0F597A" w14:textId="77777777" w:rsidR="00DC44C6" w:rsidRDefault="00DC44C6" w:rsidP="00DC44C6">
      <w:pPr>
        <w:pStyle w:val="CommentText"/>
      </w:pPr>
      <w:r>
        <w:rPr>
          <w:rStyle w:val="CommentReference"/>
        </w:rPr>
        <w:annotationRef/>
      </w:r>
      <w:r>
        <w:t>最好要。Zhemin confrim with GC lab</w:t>
      </w:r>
    </w:p>
  </w:comment>
  <w:comment w:id="1118" w:author="Yali Chen" w:date="2025-12-18T11:52:00Z" w:initials="YC">
    <w:p w14:paraId="7A478D6E" w14:textId="77777777" w:rsidR="002268EB" w:rsidRDefault="002268EB" w:rsidP="002268EB">
      <w:pPr>
        <w:pStyle w:val="CommentText"/>
      </w:pPr>
      <w:r>
        <w:rPr>
          <w:rStyle w:val="CommentReference"/>
          <w:rFonts w:hint="eastAsia"/>
        </w:rPr>
        <w:annotationRef/>
      </w:r>
      <w:r>
        <w:rPr>
          <w:rFonts w:hint="eastAsia"/>
        </w:rPr>
        <w:t>DM计划频率是3个月一次, 也可以根据项目组需要进行频率调整. 总核查次数为16次 ,检测方的频率也是按需求调整</w:t>
      </w:r>
    </w:p>
  </w:comment>
  <w:comment w:id="1119" w:author="Pan, Zhemin" w:date="2025-12-23T10:48:00Z" w:initials="ZP">
    <w:p w14:paraId="5E52BFD5" w14:textId="77777777" w:rsidR="00DD28F5" w:rsidRDefault="00DD28F5" w:rsidP="00DD28F5">
      <w:pPr>
        <w:pStyle w:val="CommentText"/>
      </w:pPr>
      <w:r>
        <w:rPr>
          <w:rStyle w:val="CommentReference"/>
        </w:rPr>
        <w:annotationRef/>
      </w:r>
      <w:r>
        <w:t>下午的会上讨论</w:t>
      </w:r>
    </w:p>
  </w:comment>
  <w:comment w:id="1143" w:author="Pan, Zhemin" w:date="2026-02-11T17:20:00Z" w:initials="ZP">
    <w:p w14:paraId="3C07240E" w14:textId="77777777" w:rsidR="00904A57" w:rsidRDefault="00904A57" w:rsidP="00904A57">
      <w:pPr>
        <w:pStyle w:val="CommentText"/>
      </w:pPr>
      <w:r>
        <w:rPr>
          <w:rStyle w:val="CommentReference"/>
        </w:rPr>
        <w:annotationRef/>
      </w:r>
      <w:r>
        <w:t>从第二次data sharing开始，ANA，Anti-Scl-，anti-RNAPIII  用gracell lab 的</w:t>
      </w:r>
    </w:p>
  </w:comment>
  <w:comment w:id="1184" w:author="LI, Bo" w:date="2025-12-10T18:59:00Z" w:initials="BL">
    <w:p w14:paraId="5AC43CBC" w14:textId="4024EB3E" w:rsidR="000E62C1" w:rsidRDefault="00217F2F" w:rsidP="000E62C1">
      <w:pPr>
        <w:pStyle w:val="CommentText"/>
      </w:pPr>
      <w:r>
        <w:rPr>
          <w:rStyle w:val="CommentReference"/>
        </w:rPr>
        <w:annotationRef/>
      </w:r>
      <w:r w:rsidR="000E62C1">
        <w:t>Which raw variable you plan for this information, and following drug list based on logic or from medical team request? Same question for 14.1.4.1-14.1.5.2</w:t>
      </w:r>
    </w:p>
  </w:comment>
  <w:comment w:id="1185" w:author="Yali Chen" w:date="2025-12-17T10:34:00Z" w:initials="YC">
    <w:p w14:paraId="564380A0" w14:textId="77777777" w:rsidR="000E5888" w:rsidRDefault="00906EB0" w:rsidP="000E5888">
      <w:pPr>
        <w:pStyle w:val="CommentText"/>
      </w:pPr>
      <w:r>
        <w:rPr>
          <w:rStyle w:val="CommentReference"/>
          <w:rFonts w:hint="eastAsia"/>
        </w:rPr>
        <w:annotationRef/>
      </w:r>
      <w:r w:rsidR="000E5888">
        <w:rPr>
          <w:rFonts w:hint="eastAsia"/>
        </w:rPr>
        <w:t>Generic drug name的表述以及需要列出的药物</w:t>
      </w:r>
      <w:r w:rsidR="000E5888">
        <w:rPr>
          <w:rFonts w:hint="eastAsia"/>
          <w:i/>
          <w:iCs/>
        </w:rPr>
        <w:t>MSC, Tocilizumab, CTX, PLEX, IVIg, CsA, MTX, RTX, MMF, FK506, Steroid</w:t>
      </w:r>
      <w:r w:rsidR="000E5888">
        <w:rPr>
          <w:rFonts w:hint="eastAsia"/>
        </w:rPr>
        <w:t>摘抄自Basket data sharing scope &amp; draft mock v0.1。</w:t>
      </w:r>
    </w:p>
    <w:p w14:paraId="76AA681E" w14:textId="77777777" w:rsidR="000E5888" w:rsidRDefault="000E5888" w:rsidP="000E5888">
      <w:pPr>
        <w:pStyle w:val="CommentText"/>
      </w:pPr>
    </w:p>
    <w:p w14:paraId="0269399E" w14:textId="77777777" w:rsidR="000E5888" w:rsidRDefault="000E5888" w:rsidP="000E5888">
      <w:pPr>
        <w:pStyle w:val="CommentText"/>
      </w:pPr>
      <w:r>
        <w:rPr>
          <w:rFonts w:hint="eastAsia"/>
        </w:rPr>
        <w:t>To physician：请核对需要列出的drug name是否准确，使用whodrug coding 的ATC/PN查询（当前列出的ATC PN，由CC的DM及医学提供）？是否只需要列出这些药物？</w:t>
      </w:r>
    </w:p>
    <w:p w14:paraId="19D41979" w14:textId="77777777" w:rsidR="000E5888" w:rsidRDefault="000E5888" w:rsidP="000E5888">
      <w:pPr>
        <w:pStyle w:val="CommentText"/>
      </w:pPr>
    </w:p>
    <w:p w14:paraId="3F32BCC5" w14:textId="77777777" w:rsidR="000E5888" w:rsidRDefault="000E5888" w:rsidP="000E5888">
      <w:pPr>
        <w:pStyle w:val="CommentText"/>
      </w:pPr>
      <w:r>
        <w:rPr>
          <w:rFonts w:hint="eastAsia"/>
        </w:rPr>
        <w:t>Generic drug name即</w:t>
      </w:r>
      <w:r>
        <w:rPr>
          <w:rFonts w:hint="eastAsia"/>
          <w:i/>
          <w:iCs/>
        </w:rPr>
        <w:t>WHO Drug  coding后的PN？</w:t>
      </w:r>
    </w:p>
  </w:comment>
  <w:comment w:id="1186" w:author="LI, Bo" w:date="2025-12-23T17:05:00Z" w:initials="BL">
    <w:p w14:paraId="6F4F051F" w14:textId="77777777" w:rsidR="00F758FF" w:rsidRDefault="00F758FF" w:rsidP="00F758FF">
      <w:pPr>
        <w:pStyle w:val="CommentText"/>
      </w:pPr>
      <w:r>
        <w:rPr>
          <w:rStyle w:val="CommentReference"/>
        </w:rPr>
        <w:annotationRef/>
      </w:r>
      <w:r>
        <w:t>我理解我们可以列举出具体想看的药物但是首先我得问题是我们这个PN是从具体哪个变量来的，这边暂时没有注明</w:t>
      </w:r>
    </w:p>
  </w:comment>
  <w:comment w:id="1187" w:author="Yali Chen" w:date="2025-12-29T14:36:00Z" w:initials="YC">
    <w:p w14:paraId="2743B9A5" w14:textId="77777777" w:rsidR="00AE5576" w:rsidRDefault="00501DE9" w:rsidP="00AE5576">
      <w:pPr>
        <w:pStyle w:val="CommentText"/>
      </w:pPr>
      <w:r>
        <w:rPr>
          <w:rStyle w:val="CommentReference"/>
          <w:rFonts w:hint="eastAsia"/>
        </w:rPr>
        <w:annotationRef/>
      </w:r>
      <w:r w:rsidR="00AE5576">
        <w:rPr>
          <w:rFonts w:hint="eastAsia"/>
        </w:rPr>
        <w:t>Update programing note。</w:t>
      </w:r>
    </w:p>
    <w:p w14:paraId="420D15B5" w14:textId="77777777" w:rsidR="00AE5576" w:rsidRDefault="00AE5576" w:rsidP="00AE5576">
      <w:pPr>
        <w:pStyle w:val="CommentText"/>
      </w:pPr>
      <w:r>
        <w:rPr>
          <w:rFonts w:hint="eastAsia"/>
        </w:rPr>
        <w:t>ATC/PN is from WHO Drug Dictionary (March 1, 2025, or higher) coding,根据medication name， CC 的DM提供外部数据</w:t>
      </w:r>
    </w:p>
  </w:comment>
  <w:comment w:id="1188" w:author="LI, Bo" w:date="2025-12-30T17:49:00Z" w:initials="LB">
    <w:p w14:paraId="5C60D7DD" w14:textId="0A2D0B6B" w:rsidR="00EA4B09" w:rsidRDefault="005B434E">
      <w:r>
        <w:annotationRef/>
      </w:r>
      <w:r w:rsidRPr="1AE59EC9">
        <w:t xml:space="preserve">可不可以问下dm具体的变量名并注明，此外下面的table是什么意思，就是whodrug的信息么？ </w:t>
      </w:r>
      <w:r w:rsidRPr="70AD2ED0">
        <w:rPr>
          <w:b/>
          <w:bCs/>
          <w:i/>
          <w:iCs/>
          <w:u w:val="single"/>
        </w:rPr>
        <w:t>Preferred Name_E</w:t>
      </w:r>
      <w:r w:rsidRPr="7EB6EDF3">
        <w:rPr>
          <w:i/>
          <w:iCs/>
          <w:u w:val="single"/>
        </w:rPr>
        <w:t>就是 PN</w:t>
      </w:r>
      <w:r w:rsidRPr="553683D5">
        <w:rPr>
          <w:b/>
          <w:bCs/>
          <w:i/>
          <w:iCs/>
          <w:u w:val="single"/>
        </w:rPr>
        <w:t xml:space="preserve"> </w:t>
      </w:r>
      <w:r w:rsidRPr="09F0554F">
        <w:rPr>
          <w:i/>
          <w:iCs/>
          <w:u w:val="single"/>
        </w:rPr>
        <w:t xml:space="preserve">然后 </w:t>
      </w:r>
      <w:r w:rsidRPr="54E3039E">
        <w:rPr>
          <w:b/>
          <w:bCs/>
          <w:i/>
          <w:iCs/>
        </w:rPr>
        <w:t>ATCIV_EN</w:t>
      </w:r>
      <w:r w:rsidRPr="61C11780">
        <w:t>  就是ATC4？ 另外这些信息会提前并入到raw cm中去么？ 还是我们需要额外使用，那么是通过什么key来merge？</w:t>
      </w:r>
    </w:p>
  </w:comment>
  <w:comment w:id="1189" w:author="Pan, Zhemin" w:date="2026-01-27T15:45:00Z" w:initials="ZP">
    <w:p w14:paraId="710B2A6B" w14:textId="77777777" w:rsidR="00E80564" w:rsidRDefault="00E80564" w:rsidP="00E80564">
      <w:pPr>
        <w:pStyle w:val="CommentText"/>
      </w:pPr>
      <w:r>
        <w:rPr>
          <w:rStyle w:val="CommentReference"/>
        </w:rPr>
        <w:annotationRef/>
      </w:r>
      <w:r>
        <w:t>已和zhuli确认，按ATC PN 分析。</w:t>
      </w:r>
    </w:p>
  </w:comment>
  <w:comment w:id="1163" w:author="Yali Chen" w:date="2025-12-17T10:34:00Z" w:initials="YC">
    <w:p w14:paraId="3036BE74" w14:textId="1F59DF26" w:rsidR="000E5888" w:rsidRDefault="00906EB0" w:rsidP="000E5888">
      <w:pPr>
        <w:pStyle w:val="CommentText"/>
      </w:pPr>
      <w:r>
        <w:rPr>
          <w:rStyle w:val="CommentReference"/>
          <w:rFonts w:hint="eastAsia"/>
        </w:rPr>
        <w:annotationRef/>
      </w:r>
      <w:r w:rsidR="000E5888">
        <w:rPr>
          <w:rFonts w:hint="eastAsia"/>
        </w:rPr>
        <w:t>To physician：请核对需要列出的drug name是否准确，可使用whodrug coding 的ATC/PN查询（当前列出的ATC PN，由CC的DM及医学提供）？是否只需要列出这些药物？</w:t>
      </w:r>
    </w:p>
    <w:p w14:paraId="3F352FB3" w14:textId="77777777" w:rsidR="000E5888" w:rsidRDefault="000E5888" w:rsidP="000E5888">
      <w:pPr>
        <w:pStyle w:val="CommentText"/>
      </w:pPr>
    </w:p>
    <w:p w14:paraId="7673AB68" w14:textId="77777777" w:rsidR="000E5888" w:rsidRDefault="000E5888" w:rsidP="000E5888">
      <w:pPr>
        <w:pStyle w:val="CommentText"/>
      </w:pPr>
      <w:r>
        <w:rPr>
          <w:rFonts w:hint="eastAsia"/>
        </w:rPr>
        <w:t>Generic drug name的表述以及需要列出的药物</w:t>
      </w:r>
      <w:r>
        <w:rPr>
          <w:rFonts w:hint="eastAsia"/>
          <w:i/>
          <w:iCs/>
        </w:rPr>
        <w:t>MSC, Tocilizumab, CTX, PLEX, IVIg, CsA, MTX, RTX, MMF, FK506, Steroid</w:t>
      </w:r>
      <w:r>
        <w:rPr>
          <w:rFonts w:hint="eastAsia"/>
        </w:rPr>
        <w:t>摘抄自Basket data sharing scope &amp; draft mock v0.1。</w:t>
      </w:r>
    </w:p>
    <w:p w14:paraId="4E83BCA0" w14:textId="77777777" w:rsidR="000E5888" w:rsidRDefault="000E5888" w:rsidP="000E5888">
      <w:pPr>
        <w:pStyle w:val="CommentText"/>
      </w:pPr>
    </w:p>
    <w:p w14:paraId="4DFEA015" w14:textId="77777777" w:rsidR="000E5888" w:rsidRDefault="000E5888" w:rsidP="000E5888">
      <w:pPr>
        <w:pStyle w:val="CommentText"/>
      </w:pPr>
      <w:r>
        <w:rPr>
          <w:rFonts w:hint="eastAsia"/>
        </w:rPr>
        <w:t>Generic drug name即</w:t>
      </w:r>
      <w:r>
        <w:rPr>
          <w:rFonts w:hint="eastAsia"/>
          <w:i/>
          <w:iCs/>
        </w:rPr>
        <w:t>WHO Drug  coding后的PN？</w:t>
      </w:r>
    </w:p>
  </w:comment>
  <w:comment w:id="1164" w:author="Pan, Zhemin" w:date="2025-12-23T10:59:00Z" w:initials="ZP">
    <w:p w14:paraId="095278A5" w14:textId="0798E97F" w:rsidR="00A4229C" w:rsidRDefault="00A4229C" w:rsidP="00A4229C">
      <w:pPr>
        <w:pStyle w:val="CommentText"/>
      </w:pPr>
      <w:r>
        <w:rPr>
          <w:rStyle w:val="CommentReference"/>
        </w:rPr>
        <w:annotationRef/>
      </w:r>
      <w:r>
        <w:fldChar w:fldCharType="begin"/>
      </w:r>
      <w:r>
        <w:instrText>HYPERLINK "mailto:krqs382@astrazeneca.net"</w:instrText>
      </w:r>
      <w:bookmarkStart w:id="1240" w:name="_@_36CCA4BE4AC747CA979592FF6ECE3BD7Z"/>
      <w:r>
        <w:fldChar w:fldCharType="separate"/>
      </w:r>
      <w:bookmarkEnd w:id="1240"/>
      <w:r w:rsidRPr="00A4229C">
        <w:rPr>
          <w:rStyle w:val="Mention"/>
          <w:noProof/>
        </w:rPr>
        <w:t>@Zhu, Li</w:t>
      </w:r>
      <w:r>
        <w:fldChar w:fldCharType="end"/>
      </w:r>
      <w:r>
        <w:t xml:space="preserve"> 麻烦帮忙看下哦</w:t>
      </w:r>
    </w:p>
  </w:comment>
  <w:comment w:id="1165" w:author="Zhu, Li" w:date="2025-12-23T11:13:00Z" w:initials="ZL">
    <w:p w14:paraId="1BB291A7" w14:textId="5C4E938C" w:rsidR="00721073" w:rsidRDefault="00721073">
      <w:pPr>
        <w:pStyle w:val="CommentText"/>
      </w:pPr>
      <w:r>
        <w:rPr>
          <w:rStyle w:val="CommentReference"/>
        </w:rPr>
        <w:annotationRef/>
      </w:r>
      <w:r w:rsidRPr="5C3E02CD">
        <w:t>对目前列出的drug name无疑问。Generic drug name即PT。</w:t>
      </w:r>
    </w:p>
  </w:comment>
  <w:comment w:id="1166" w:author="LI, Bo" w:date="2025-12-23T18:39:00Z" w:initials="BL">
    <w:p w14:paraId="0CF7EB44" w14:textId="77777777" w:rsidR="00F302DB" w:rsidRDefault="008110DC" w:rsidP="00F302DB">
      <w:pPr>
        <w:pStyle w:val="CommentText"/>
      </w:pPr>
      <w:r>
        <w:rPr>
          <w:rStyle w:val="CommentReference"/>
        </w:rPr>
        <w:annotationRef/>
      </w:r>
      <w:r w:rsidR="00F302DB">
        <w:t>我确认下就是按照&lt;Disease Related Treatment Prior to Apheresis is from CRF page “IIM/SSc Medications Assessment”when “Whether the medication started before collection of mononuclear 5 cells?” = yes and “indication Type”= Related to the study disease&gt;这个列出所有符合的PT和ATC对吧，还需要做额外的操作么？</w:t>
      </w:r>
    </w:p>
  </w:comment>
  <w:comment w:id="1167" w:author="Yali Chen" w:date="2025-12-29T14:24:00Z" w:initials="YC">
    <w:p w14:paraId="758BFE09" w14:textId="77777777" w:rsidR="00186180" w:rsidRDefault="00186180" w:rsidP="00186180">
      <w:pPr>
        <w:pStyle w:val="CommentText"/>
      </w:pPr>
      <w:r>
        <w:rPr>
          <w:rStyle w:val="CommentReference"/>
          <w:rFonts w:hint="eastAsia"/>
        </w:rPr>
        <w:annotationRef/>
      </w:r>
      <w:r>
        <w:rPr>
          <w:rFonts w:hint="eastAsia"/>
        </w:rPr>
        <w:t>正确</w:t>
      </w:r>
    </w:p>
  </w:comment>
  <w:comment w:id="1168" w:author="Pan, Zhemin" w:date="2026-01-21T17:57:00Z" w:initials="ZP">
    <w:p w14:paraId="0780F294" w14:textId="77777777" w:rsidR="008B3D4C" w:rsidRDefault="008B3D4C" w:rsidP="008B3D4C">
      <w:pPr>
        <w:pStyle w:val="CommentText"/>
      </w:pPr>
      <w:r>
        <w:rPr>
          <w:rStyle w:val="CommentReference"/>
        </w:rPr>
        <w:annotationRef/>
      </w:r>
      <w:r>
        <w:t>改为基于ATC PN分析</w:t>
      </w:r>
    </w:p>
  </w:comment>
  <w:comment w:id="1860" w:author="LI, Bo" w:date="2025-12-10T19:03:00Z" w:initials="BL">
    <w:p w14:paraId="4388C00E" w14:textId="2E995304" w:rsidR="00192AF6" w:rsidRDefault="00192AF6" w:rsidP="00192AF6">
      <w:pPr>
        <w:pStyle w:val="CommentText"/>
      </w:pPr>
      <w:r>
        <w:rPr>
          <w:rStyle w:val="CommentReference"/>
        </w:rPr>
        <w:annotationRef/>
      </w:r>
      <w:r>
        <w:t>Header incorrect</w:t>
      </w:r>
    </w:p>
  </w:comment>
  <w:comment w:id="1861" w:author="Yali Chen" w:date="2025-12-17T10:49:00Z" w:initials="YC">
    <w:p w14:paraId="182BA76A" w14:textId="77777777" w:rsidR="003625E1" w:rsidRDefault="003625E1" w:rsidP="003625E1">
      <w:pPr>
        <w:pStyle w:val="CommentText"/>
      </w:pPr>
      <w:r>
        <w:rPr>
          <w:rStyle w:val="CommentReference"/>
          <w:rFonts w:hint="eastAsia"/>
        </w:rPr>
        <w:annotationRef/>
      </w:r>
      <w:r>
        <w:rPr>
          <w:rFonts w:hint="eastAsia"/>
        </w:rPr>
        <w:t>update</w:t>
      </w:r>
    </w:p>
  </w:comment>
  <w:comment w:id="1918" w:author="Pan, Zhemin" w:date="2025-12-23T11:00:00Z" w:initials="ZP">
    <w:p w14:paraId="1B5A71BC" w14:textId="77777777" w:rsidR="006174F5" w:rsidRDefault="005F371A" w:rsidP="006174F5">
      <w:pPr>
        <w:pStyle w:val="CommentText"/>
      </w:pPr>
      <w:r>
        <w:rPr>
          <w:rStyle w:val="CommentReference"/>
        </w:rPr>
        <w:annotationRef/>
      </w:r>
      <w:r w:rsidR="006174F5">
        <w:t>Also need to double check the date, briding therapy date should after apheresis and before LD therapy. Same for bridging therapy for SSc</w:t>
      </w:r>
    </w:p>
  </w:comment>
  <w:comment w:id="1919" w:author="Pan, Zhemin" w:date="2026-01-27T15:46:00Z" w:initials="ZP">
    <w:p w14:paraId="0E82F512" w14:textId="77777777" w:rsidR="0049618F" w:rsidRDefault="0049618F" w:rsidP="0049618F">
      <w:pPr>
        <w:pStyle w:val="CommentText"/>
      </w:pPr>
      <w:r>
        <w:rPr>
          <w:rStyle w:val="CommentReference"/>
        </w:rPr>
        <w:annotationRef/>
      </w:r>
      <w:r>
        <w:rPr>
          <w:highlight w:val="green"/>
        </w:rPr>
        <w:t>请programing 加上这条double check.下一张表同理</w:t>
      </w:r>
    </w:p>
  </w:comment>
  <w:comment w:id="1937" w:author="Pan, Zhemin" w:date="2026-02-11T17:22:00Z" w:initials="ZP">
    <w:p w14:paraId="1C15C021" w14:textId="77777777" w:rsidR="006F1B46" w:rsidRDefault="006F1B46" w:rsidP="006F1B46">
      <w:pPr>
        <w:pStyle w:val="CommentText"/>
      </w:pPr>
      <w:r>
        <w:rPr>
          <w:rStyle w:val="CommentReference"/>
        </w:rPr>
        <w:annotationRef/>
      </w:r>
      <w:r>
        <w:t>For MH/AE,加上具体的term。最好加上洗脱期。</w:t>
      </w:r>
    </w:p>
  </w:comment>
  <w:comment w:id="2236" w:author="Pan, Zhemin" w:date="2025-12-13T13:45:00Z" w:initials="ZP">
    <w:p w14:paraId="17276750" w14:textId="352F6519" w:rsidR="00E440E1" w:rsidRDefault="00E440E1" w:rsidP="00E440E1">
      <w:pPr>
        <w:pStyle w:val="CommentText"/>
      </w:pPr>
      <w:r>
        <w:rPr>
          <w:rStyle w:val="CommentReference"/>
        </w:rPr>
        <w:annotationRef/>
      </w:r>
      <w:r>
        <w:rPr>
          <w:highlight w:val="yellow"/>
        </w:rPr>
        <w:t>To team</w:t>
      </w:r>
    </w:p>
    <w:p w14:paraId="5DB333BD" w14:textId="77777777" w:rsidR="00E440E1" w:rsidRDefault="00E440E1" w:rsidP="00E440E1">
      <w:pPr>
        <w:pStyle w:val="CommentText"/>
      </w:pPr>
      <w:r>
        <w:rPr>
          <w:highlight w:val="yellow"/>
        </w:rPr>
        <w:t>第1-2次data sharing不包括以下疗效部分</w:t>
      </w:r>
    </w:p>
    <w:p w14:paraId="29ADCA41" w14:textId="77777777" w:rsidR="00E440E1" w:rsidRDefault="00E440E1" w:rsidP="00E440E1">
      <w:pPr>
        <w:pStyle w:val="CommentText"/>
      </w:pPr>
      <w:r>
        <w:rPr>
          <w:highlight w:val="yellow"/>
        </w:rPr>
        <w:t>第3次data sharing 是否包括以下疗效部分取决于患者随访时间</w:t>
      </w:r>
    </w:p>
  </w:comment>
  <w:comment w:id="2237" w:author="Pan, Zhemin" w:date="2025-12-16T14:42:00Z" w:initials="ZP">
    <w:p w14:paraId="1DD33474" w14:textId="77777777" w:rsidR="007F7A0B" w:rsidRDefault="007F7A0B" w:rsidP="007F7A0B">
      <w:pPr>
        <w:pStyle w:val="CommentText"/>
      </w:pPr>
      <w:r>
        <w:rPr>
          <w:rStyle w:val="CommentReference"/>
        </w:rPr>
        <w:annotationRef/>
      </w:r>
      <w:r>
        <w:t>Confirmed: 1-2次data sharing只要最后的2张listing</w:t>
      </w:r>
    </w:p>
  </w:comment>
  <w:comment w:id="2239" w:author="Pan, Zhemin" w:date="2025-12-24T17:30:00Z" w:initials="ZP">
    <w:p w14:paraId="4AA551FD" w14:textId="77777777" w:rsidR="005213C4" w:rsidRDefault="005213C4" w:rsidP="005213C4">
      <w:pPr>
        <w:pStyle w:val="CommentText"/>
      </w:pPr>
      <w:r>
        <w:rPr>
          <w:rStyle w:val="CommentReference"/>
        </w:rPr>
        <w:annotationRef/>
      </w:r>
      <w:r>
        <w:t>One more comment, all figure should start from screening period. Thanks</w:t>
      </w:r>
    </w:p>
  </w:comment>
  <w:comment w:id="2240" w:author="Yali Chen" w:date="2025-12-29T14:46:00Z" w:initials="YC">
    <w:p w14:paraId="048907E1" w14:textId="77777777" w:rsidR="001061B0" w:rsidRDefault="0040526C" w:rsidP="001061B0">
      <w:pPr>
        <w:pStyle w:val="CommentText"/>
      </w:pPr>
      <w:r>
        <w:rPr>
          <w:rStyle w:val="CommentReference"/>
          <w:rFonts w:hint="eastAsia"/>
        </w:rPr>
        <w:annotationRef/>
      </w:r>
      <w:r w:rsidR="001061B0">
        <w:rPr>
          <w:rFonts w:hint="eastAsia"/>
        </w:rPr>
        <w:t>图片仅示意，已有的note说明了X轴需要列出的visit。</w:t>
      </w:r>
    </w:p>
    <w:p w14:paraId="4C24BAD6" w14:textId="77777777" w:rsidR="001061B0" w:rsidRDefault="001061B0" w:rsidP="001061B0">
      <w:pPr>
        <w:pStyle w:val="CommentText"/>
      </w:pPr>
      <w:r>
        <w:rPr>
          <w:rFonts w:hint="eastAsia"/>
        </w:rPr>
        <w:t>note末尾将·再次强调，Update note</w:t>
      </w:r>
    </w:p>
  </w:comment>
  <w:comment w:id="2284" w:author="Pan, Zhemin" w:date="2025-12-13T12:43:00Z" w:initials="ZP">
    <w:p w14:paraId="3ABE1F2C" w14:textId="51AC6C9E" w:rsidR="00453268" w:rsidRDefault="00453268" w:rsidP="00453268">
      <w:pPr>
        <w:pStyle w:val="CommentText"/>
      </w:pPr>
      <w:r>
        <w:rPr>
          <w:rStyle w:val="CommentReference"/>
        </w:rPr>
        <w:annotationRef/>
      </w:r>
      <w:r>
        <w:rPr>
          <w:highlight w:val="yellow"/>
        </w:rPr>
        <w:t>To Team</w:t>
      </w:r>
    </w:p>
    <w:p w14:paraId="4BB3442D" w14:textId="77777777" w:rsidR="00453268" w:rsidRDefault="00453268" w:rsidP="00453268">
      <w:pPr>
        <w:pStyle w:val="CommentText"/>
      </w:pPr>
      <w:r>
        <w:rPr>
          <w:highlight w:val="yellow"/>
        </w:rPr>
        <w:t>请确认是需要MDAAT-EM还是MDAAT-Global Disease Activity? 看publication中似乎EM报道得多一些</w:t>
      </w:r>
    </w:p>
  </w:comment>
  <w:comment w:id="2285" w:author="Pan, Zhemin" w:date="2025-12-16T13:16:00Z" w:initials="ZP">
    <w:p w14:paraId="3A94DBFB" w14:textId="77777777" w:rsidR="00733EA0" w:rsidRDefault="00733EA0" w:rsidP="00733EA0">
      <w:pPr>
        <w:pStyle w:val="CommentText"/>
      </w:pPr>
      <w:r>
        <w:rPr>
          <w:rStyle w:val="CommentReference"/>
        </w:rPr>
        <w:annotationRef/>
      </w:r>
      <w:r>
        <w:t>EM</w:t>
      </w:r>
    </w:p>
  </w:comment>
  <w:comment w:id="2286" w:author="Yali Chen" w:date="2025-12-17T11:12:00Z" w:initials="YC">
    <w:p w14:paraId="7608AB47" w14:textId="77777777" w:rsidR="0088663F" w:rsidRDefault="0088663F" w:rsidP="0088663F">
      <w:pPr>
        <w:pStyle w:val="CommentText"/>
      </w:pPr>
      <w:r>
        <w:rPr>
          <w:rStyle w:val="CommentReference"/>
          <w:rFonts w:hint="eastAsia"/>
        </w:rPr>
        <w:annotationRef/>
      </w:r>
      <w:r>
        <w:rPr>
          <w:rFonts w:hint="eastAsia"/>
        </w:rPr>
        <w:t>updated</w:t>
      </w:r>
    </w:p>
  </w:comment>
  <w:comment w:id="2298" w:author="Pan, Zhemin" w:date="2025-12-13T12:34:00Z" w:initials="ZP">
    <w:p w14:paraId="300C61E7" w14:textId="5A058DB2" w:rsidR="00921AFC" w:rsidRDefault="00921AFC" w:rsidP="00921AFC">
      <w:pPr>
        <w:pStyle w:val="CommentText"/>
      </w:pPr>
      <w:r>
        <w:rPr>
          <w:rStyle w:val="CommentReference"/>
        </w:rPr>
        <w:annotationRef/>
      </w:r>
      <w:r>
        <w:rPr>
          <w:highlight w:val="yellow"/>
        </w:rPr>
        <w:t>To Team: CDASI total activity score or CDASI total damage score here?</w:t>
      </w:r>
    </w:p>
  </w:comment>
  <w:comment w:id="2299" w:author="Pan, Zhemin" w:date="2025-12-16T13:17:00Z" w:initials="ZP">
    <w:p w14:paraId="6F46DAB0" w14:textId="77777777" w:rsidR="00733EA0" w:rsidRDefault="00733EA0" w:rsidP="00733EA0">
      <w:pPr>
        <w:pStyle w:val="CommentText"/>
      </w:pPr>
      <w:r>
        <w:rPr>
          <w:rStyle w:val="CommentReference"/>
        </w:rPr>
        <w:annotationRef/>
      </w:r>
      <w:r>
        <w:t>both</w:t>
      </w:r>
    </w:p>
  </w:comment>
  <w:comment w:id="2300" w:author="Yali Chen" w:date="2025-12-29T14:55:00Z" w:initials="YC">
    <w:p w14:paraId="558D4742" w14:textId="77777777" w:rsidR="00FE7846" w:rsidRDefault="00FE7846" w:rsidP="00FE7846">
      <w:pPr>
        <w:pStyle w:val="CommentText"/>
      </w:pPr>
      <w:r>
        <w:rPr>
          <w:rStyle w:val="CommentReference"/>
          <w:rFonts w:hint="eastAsia"/>
        </w:rPr>
        <w:annotationRef/>
      </w:r>
      <w:r>
        <w:rPr>
          <w:rFonts w:hint="eastAsia"/>
        </w:rPr>
        <w:t>Already</w:t>
      </w:r>
    </w:p>
  </w:comment>
  <w:comment w:id="2310" w:author="Yali Chen" w:date="2025-12-17T11:35:00Z" w:initials="YC">
    <w:p w14:paraId="29178551" w14:textId="3EC2786A" w:rsidR="00B148F7" w:rsidRDefault="00481981" w:rsidP="00B148F7">
      <w:pPr>
        <w:pStyle w:val="CommentText"/>
      </w:pPr>
      <w:r>
        <w:rPr>
          <w:rStyle w:val="CommentReference"/>
          <w:rFonts w:hint="eastAsia"/>
        </w:rPr>
        <w:annotationRef/>
      </w:r>
      <w:r w:rsidR="00B148F7">
        <w:rPr>
          <w:rFonts w:hint="eastAsia"/>
        </w:rPr>
        <w:t>To team：此条件来自方案，但当前Unique CRF没有收集判别是否dermatomyositis的选项</w:t>
      </w:r>
    </w:p>
  </w:comment>
  <w:comment w:id="2311" w:author="Pan, Zhemin" w:date="2026-01-27T15:49:00Z" w:initials="ZP">
    <w:p w14:paraId="1FA14CE3" w14:textId="77777777" w:rsidR="00207E66" w:rsidRDefault="00207E66" w:rsidP="00207E66">
      <w:pPr>
        <w:pStyle w:val="CommentText"/>
      </w:pPr>
      <w:r>
        <w:rPr>
          <w:rStyle w:val="CommentReference"/>
        </w:rPr>
        <w:annotationRef/>
      </w:r>
      <w:r>
        <w:t>目前不涉及，edc更新后从IIM病史页面抓取患者是否是DM。</w:t>
      </w:r>
    </w:p>
  </w:comment>
  <w:comment w:id="2301" w:author="Pan, Zhemin" w:date="2025-12-13T12:36:00Z" w:initials="ZP">
    <w:p w14:paraId="2928F3EB" w14:textId="2DD6853C" w:rsidR="00ED2F4C" w:rsidRDefault="00ED2F4C" w:rsidP="00ED2F4C">
      <w:pPr>
        <w:pStyle w:val="CommentText"/>
      </w:pPr>
      <w:r>
        <w:rPr>
          <w:rStyle w:val="CommentReference"/>
        </w:rPr>
        <w:annotationRef/>
      </w:r>
      <w:r>
        <w:t>To Yali</w:t>
      </w:r>
    </w:p>
    <w:p w14:paraId="23AC3618" w14:textId="77777777" w:rsidR="00ED2F4C" w:rsidRDefault="00ED2F4C" w:rsidP="00ED2F4C">
      <w:pPr>
        <w:pStyle w:val="CommentText"/>
      </w:pPr>
      <w:r>
        <w:t>Please add note here only subjects with dermatomyositis will be included in the analysis.所以这里的N可能也需要相应修改。</w:t>
      </w:r>
    </w:p>
  </w:comment>
  <w:comment w:id="2302" w:author="Yali Chen" w:date="2025-12-17T13:03:00Z" w:initials="YC">
    <w:p w14:paraId="688487E3" w14:textId="77777777" w:rsidR="00817BFA" w:rsidRDefault="00817BFA" w:rsidP="00817BFA">
      <w:pPr>
        <w:pStyle w:val="CommentText"/>
      </w:pPr>
      <w:r>
        <w:rPr>
          <w:rStyle w:val="CommentReference"/>
          <w:rFonts w:hint="eastAsia"/>
        </w:rPr>
        <w:annotationRef/>
      </w:r>
      <w:r>
        <w:rPr>
          <w:rFonts w:hint="eastAsia"/>
        </w:rPr>
        <w:t>To team：此条件来自方案，但当前Unique CRF没有收集判别是否dermatomyositis的选项</w:t>
      </w:r>
    </w:p>
  </w:comment>
  <w:comment w:id="2303" w:author="Pan, Zhemin" w:date="2025-12-24T16:52:00Z" w:initials="ZP">
    <w:p w14:paraId="0C2B06CA" w14:textId="35500240" w:rsidR="003449A4" w:rsidRDefault="003449A4" w:rsidP="003449A4">
      <w:pPr>
        <w:pStyle w:val="CommentText"/>
      </w:pPr>
      <w:r>
        <w:rPr>
          <w:rStyle w:val="CommentReference"/>
        </w:rPr>
        <w:annotationRef/>
      </w:r>
      <w:r>
        <w:fldChar w:fldCharType="begin"/>
      </w:r>
      <w:r>
        <w:instrText>HYPERLINK "mailto:kgwv597@astrazeneca.net"</w:instrText>
      </w:r>
      <w:bookmarkStart w:id="2315" w:name="_@_634FFB2F655B4901AF3FEC7909941C27Z"/>
      <w:r>
        <w:fldChar w:fldCharType="separate"/>
      </w:r>
      <w:bookmarkEnd w:id="2315"/>
      <w:r w:rsidRPr="003449A4">
        <w:rPr>
          <w:rStyle w:val="Mention"/>
          <w:noProof/>
        </w:rPr>
        <w:t>@LI, Bo</w:t>
      </w:r>
      <w:r>
        <w:fldChar w:fldCharType="end"/>
      </w:r>
      <w:r>
        <w:t xml:space="preserve"> 目前没有收disease subtype,考虑到第一个患者是SSc的，是不是wording先改成patients with DM？</w:t>
      </w:r>
    </w:p>
  </w:comment>
  <w:comment w:id="2304" w:author="LI, Bo" w:date="2025-12-24T17:40:00Z" w:initials="LB">
    <w:p w14:paraId="6FA08956" w14:textId="6576E39E" w:rsidR="00174735" w:rsidRDefault="00174735">
      <w:pPr>
        <w:pStyle w:val="CommentText"/>
      </w:pPr>
      <w:r>
        <w:rPr>
          <w:rStyle w:val="CommentReference"/>
        </w:rPr>
        <w:annotationRef/>
      </w:r>
      <w:r w:rsidRPr="6511FDD5">
        <w:t>改不改是不是也没影响？</w:t>
      </w:r>
    </w:p>
  </w:comment>
  <w:comment w:id="2305" w:author="Pan, Zhemin" w:date="2025-12-24T17:47:00Z" w:initials="PZ">
    <w:p w14:paraId="15F7E479" w14:textId="5AC5D7D2" w:rsidR="00174735" w:rsidRDefault="00174735">
      <w:pPr>
        <w:pStyle w:val="CommentText"/>
      </w:pPr>
      <w:r>
        <w:rPr>
          <w:rStyle w:val="CommentReference"/>
        </w:rPr>
        <w:annotationRef/>
      </w:r>
      <w:r w:rsidRPr="30A3E78B">
        <w:t>现在是patients with IIM, DM 是IIM的subtype欸。我想着可以先按更新后的edc（就是包括subtype的版本）先改掉</w:t>
      </w:r>
    </w:p>
  </w:comment>
  <w:comment w:id="2306" w:author="LI, Bo" w:date="2025-12-24T18:39:00Z" w:initials="BL">
    <w:p w14:paraId="42CC0E23" w14:textId="77777777" w:rsidR="004A3BCF" w:rsidRDefault="004A3BCF" w:rsidP="004A3BCF">
      <w:pPr>
        <w:pStyle w:val="CommentText"/>
      </w:pPr>
      <w:r>
        <w:rPr>
          <w:rStyle w:val="CommentReference"/>
        </w:rPr>
        <w:annotationRef/>
      </w:r>
      <w:r>
        <w:t>我误会了，按照最终想要的样子呈现, 赞同的.</w:t>
      </w:r>
    </w:p>
  </w:comment>
  <w:comment w:id="2324" w:author="Pan, Zhemin" w:date="2025-12-13T12:37:00Z" w:initials="ZP">
    <w:p w14:paraId="16B43CC3" w14:textId="2FF3E75D" w:rsidR="00F40EAB" w:rsidRDefault="00F40EAB" w:rsidP="00F40EAB">
      <w:pPr>
        <w:pStyle w:val="CommentText"/>
      </w:pPr>
      <w:r>
        <w:rPr>
          <w:rStyle w:val="CommentReference"/>
        </w:rPr>
        <w:annotationRef/>
      </w:r>
      <w:r>
        <w:rPr>
          <w:highlight w:val="yellow"/>
        </w:rPr>
        <w:t>To team</w:t>
      </w:r>
    </w:p>
    <w:p w14:paraId="14ADEF81" w14:textId="77777777" w:rsidR="00F40EAB" w:rsidRDefault="00F40EAB" w:rsidP="00F40EAB">
      <w:pPr>
        <w:pStyle w:val="CommentText"/>
      </w:pPr>
      <w:r>
        <w:rPr>
          <w:highlight w:val="yellow"/>
        </w:rPr>
        <w:t>MDI有三个维度的分数（extent of damage score, severity of damage score, extended damage score），请确认是否都需要？</w:t>
      </w:r>
    </w:p>
  </w:comment>
  <w:comment w:id="2325" w:author="Pan, Zhemin" w:date="2025-12-16T13:18:00Z" w:initials="ZP">
    <w:p w14:paraId="141A26DB" w14:textId="77777777" w:rsidR="0063046B" w:rsidRDefault="00733EA0" w:rsidP="0063046B">
      <w:pPr>
        <w:pStyle w:val="CommentText"/>
      </w:pPr>
      <w:r>
        <w:rPr>
          <w:rStyle w:val="CommentReference"/>
        </w:rPr>
        <w:annotationRef/>
      </w:r>
      <w:r w:rsidR="0063046B">
        <w:rPr>
          <w:highlight w:val="yellow"/>
        </w:rPr>
        <w:t>extended damage score,基线同</w:t>
      </w:r>
    </w:p>
  </w:comment>
  <w:comment w:id="2326" w:author="Yali Chen" w:date="2025-12-17T11:37:00Z" w:initials="YC">
    <w:p w14:paraId="56ADD48A" w14:textId="77777777" w:rsidR="00C45FAC" w:rsidRDefault="00C45FAC" w:rsidP="00C45FAC">
      <w:pPr>
        <w:pStyle w:val="CommentText"/>
      </w:pPr>
      <w:r>
        <w:rPr>
          <w:rStyle w:val="CommentReference"/>
          <w:rFonts w:hint="eastAsia"/>
        </w:rPr>
        <w:annotationRef/>
      </w:r>
      <w:r>
        <w:rPr>
          <w:rFonts w:hint="eastAsia"/>
        </w:rPr>
        <w:t>updated</w:t>
      </w:r>
    </w:p>
  </w:comment>
  <w:comment w:id="2327" w:author="Pan, Zhemin" w:date="2026-01-27T15:50:00Z" w:initials="ZP">
    <w:p w14:paraId="73D56D31" w14:textId="77777777" w:rsidR="00207E66" w:rsidRDefault="00207E66" w:rsidP="00207E66">
      <w:pPr>
        <w:pStyle w:val="CommentText"/>
      </w:pPr>
      <w:r>
        <w:rPr>
          <w:rStyle w:val="CommentReference"/>
        </w:rPr>
        <w:annotationRef/>
      </w:r>
      <w:r>
        <w:rPr>
          <w:highlight w:val="green"/>
        </w:rPr>
        <w:t>这条需要具体的衍生规则。</w:t>
      </w:r>
    </w:p>
  </w:comment>
  <w:comment w:id="2347" w:author="Pan, Zhemin" w:date="2025-12-13T12:47:00Z" w:initials="ZP">
    <w:p w14:paraId="7375D26B" w14:textId="4B49BBA0" w:rsidR="00434FFA" w:rsidRDefault="000D1818" w:rsidP="00434FFA">
      <w:pPr>
        <w:pStyle w:val="CommentText"/>
      </w:pPr>
      <w:r>
        <w:rPr>
          <w:rStyle w:val="CommentReference"/>
        </w:rPr>
        <w:annotationRef/>
      </w:r>
      <w:r w:rsidR="00434FFA">
        <w:t>To Yali 麻烦标清楚是要Creatine Kinase</w:t>
      </w:r>
    </w:p>
  </w:comment>
  <w:comment w:id="2348" w:author="Yali Chen" w:date="2025-12-17T13:21:00Z" w:initials="YC">
    <w:p w14:paraId="135CD7DD" w14:textId="77777777" w:rsidR="00AB3844" w:rsidRDefault="00AB3844" w:rsidP="00AB3844">
      <w:pPr>
        <w:pStyle w:val="CommentText"/>
      </w:pPr>
      <w:r>
        <w:rPr>
          <w:rStyle w:val="CommentReference"/>
          <w:rFonts w:hint="eastAsia"/>
        </w:rPr>
        <w:annotationRef/>
      </w:r>
      <w:r>
        <w:rPr>
          <w:rFonts w:hint="eastAsia"/>
        </w:rPr>
        <w:t>updated</w:t>
      </w:r>
    </w:p>
  </w:comment>
  <w:comment w:id="2354" w:author="Pan, Zhemin" w:date="2026-01-09T17:45:00Z" w:initials="ZP">
    <w:p w14:paraId="2E57226A" w14:textId="77777777" w:rsidR="00E8552A" w:rsidRDefault="00E8552A" w:rsidP="00E8552A">
      <w:pPr>
        <w:pStyle w:val="CommentText"/>
      </w:pPr>
      <w:r>
        <w:rPr>
          <w:rStyle w:val="CommentReference"/>
        </w:rPr>
        <w:annotationRef/>
      </w:r>
      <w:r>
        <w:t>Double confirm needed, aldolase will be tested by local site or central lab?</w:t>
      </w:r>
    </w:p>
  </w:comment>
  <w:comment w:id="2381" w:author="Pan, Zhemin" w:date="2026-01-27T15:50:00Z" w:initials="ZP">
    <w:p w14:paraId="108CA737" w14:textId="77777777" w:rsidR="00207E66" w:rsidRDefault="00207E66" w:rsidP="00207E66">
      <w:pPr>
        <w:pStyle w:val="CommentText"/>
      </w:pPr>
      <w:r>
        <w:rPr>
          <w:rStyle w:val="CommentReference"/>
        </w:rPr>
        <w:annotationRef/>
      </w:r>
      <w:r>
        <w:rPr>
          <w:highlight w:val="green"/>
        </w:rPr>
        <w:t>这条后续需要具体的衍生规则</w:t>
      </w:r>
    </w:p>
  </w:comment>
  <w:comment w:id="2382" w:author="Pan, Zhemin" w:date="2025-12-13T12:45:00Z" w:initials="ZP">
    <w:p w14:paraId="3E11880D" w14:textId="5F98E2B3" w:rsidR="00CF4F71" w:rsidRDefault="00CF4F71" w:rsidP="00CF4F71">
      <w:pPr>
        <w:pStyle w:val="CommentText"/>
      </w:pPr>
      <w:r>
        <w:rPr>
          <w:rStyle w:val="CommentReference"/>
        </w:rPr>
        <w:annotationRef/>
      </w:r>
      <w:r>
        <w:t>To Yali, 备注下TIS的计算规则参看SAP？</w:t>
      </w:r>
    </w:p>
  </w:comment>
  <w:comment w:id="2383" w:author="Pan, Zhemin" w:date="2025-12-16T14:42:00Z" w:initials="ZP">
    <w:p w14:paraId="1BEFEF47" w14:textId="77777777" w:rsidR="007F7A0B" w:rsidRDefault="007F7A0B" w:rsidP="007F7A0B">
      <w:pPr>
        <w:pStyle w:val="CommentText"/>
      </w:pPr>
      <w:r>
        <w:rPr>
          <w:rStyle w:val="CommentReference"/>
        </w:rPr>
        <w:annotationRef/>
      </w:r>
      <w:r>
        <w:t>Follow up action: 后续review code</w:t>
      </w:r>
    </w:p>
  </w:comment>
  <w:comment w:id="2384" w:author="Yali Chen" w:date="2025-12-17T13:48:00Z" w:initials="YC">
    <w:p w14:paraId="23B186B7" w14:textId="77777777" w:rsidR="007E5D8C" w:rsidRDefault="007E5D8C" w:rsidP="007E5D8C">
      <w:pPr>
        <w:pStyle w:val="CommentText"/>
      </w:pPr>
      <w:r>
        <w:rPr>
          <w:rStyle w:val="CommentReference"/>
          <w:rFonts w:hint="eastAsia"/>
        </w:rPr>
        <w:annotationRef/>
      </w:r>
      <w:r>
        <w:rPr>
          <w:rFonts w:hint="eastAsia"/>
        </w:rPr>
        <w:t xml:space="preserve">Update. </w:t>
      </w:r>
    </w:p>
    <w:p w14:paraId="6C89CE8E" w14:textId="77777777" w:rsidR="007E5D8C" w:rsidRDefault="007E5D8C" w:rsidP="007E5D8C">
      <w:pPr>
        <w:pStyle w:val="CommentText"/>
      </w:pPr>
    </w:p>
    <w:p w14:paraId="1B166CAD" w14:textId="77777777" w:rsidR="007E5D8C" w:rsidRDefault="007E5D8C" w:rsidP="007E5D8C">
      <w:pPr>
        <w:pStyle w:val="CommentText"/>
      </w:pPr>
      <w:r>
        <w:rPr>
          <w:rFonts w:hint="eastAsia"/>
        </w:rPr>
        <w:t>TIS 第一二次data sharing暂不计算。</w:t>
      </w:r>
    </w:p>
  </w:comment>
  <w:comment w:id="2395" w:author="Pan, Zhemin" w:date="2026-01-27T15:52:00Z" w:initials="ZP">
    <w:p w14:paraId="0CAE4EAA" w14:textId="77777777" w:rsidR="00CF1FE8" w:rsidRDefault="00CF1FE8" w:rsidP="00CF1FE8">
      <w:pPr>
        <w:pStyle w:val="CommentText"/>
      </w:pPr>
      <w:r>
        <w:rPr>
          <w:rStyle w:val="CommentReference"/>
        </w:rPr>
        <w:annotationRef/>
      </w:r>
      <w:r>
        <w:rPr>
          <w:highlight w:val="green"/>
        </w:rPr>
        <w:t>这条后续需要programming衍生，不用crf raw data</w:t>
      </w:r>
    </w:p>
    <w:p w14:paraId="7A2673B9" w14:textId="77777777" w:rsidR="00CF1FE8" w:rsidRDefault="00CF1FE8" w:rsidP="00CF1FE8">
      <w:pPr>
        <w:pStyle w:val="CommentText"/>
      </w:pPr>
      <w:r>
        <w:rPr>
          <w:highlight w:val="green"/>
        </w:rPr>
        <w:t>目前第一次data sharing用crf raw.</w:t>
      </w:r>
    </w:p>
  </w:comment>
  <w:comment w:id="2396" w:author="LI, Bo" w:date="2026-01-27T18:17:00Z" w:initials="BL">
    <w:p w14:paraId="434AB7AD" w14:textId="77777777" w:rsidR="006E1C37" w:rsidRDefault="006E1C37" w:rsidP="006E1C37">
      <w:pPr>
        <w:pStyle w:val="CommentText"/>
      </w:pPr>
      <w:r>
        <w:rPr>
          <w:rStyle w:val="CommentReference"/>
        </w:rPr>
        <w:annotationRef/>
      </w:r>
      <w:r>
        <w:t>Will offline check 不影响第一次delivery</w:t>
      </w:r>
    </w:p>
    <w:p w14:paraId="6341BCD6" w14:textId="77777777" w:rsidR="006E1C37" w:rsidRDefault="006E1C37" w:rsidP="006E1C37">
      <w:pPr>
        <w:pStyle w:val="CommentText"/>
      </w:pPr>
      <w:r>
        <w:t xml:space="preserve">  </w:t>
      </w:r>
    </w:p>
  </w:comment>
  <w:comment w:id="2443" w:author="Pan, Zhemin" w:date="2026-01-27T15:53:00Z" w:initials="ZP">
    <w:p w14:paraId="1A5B919C" w14:textId="3F9143B1" w:rsidR="00CF1FE8" w:rsidRDefault="00CF1FE8" w:rsidP="00CF1FE8">
      <w:pPr>
        <w:pStyle w:val="CommentText"/>
      </w:pPr>
      <w:r>
        <w:rPr>
          <w:rStyle w:val="CommentReference"/>
        </w:rPr>
        <w:annotationRef/>
      </w:r>
      <w:r>
        <w:rPr>
          <w:highlight w:val="green"/>
        </w:rPr>
        <w:t>这条后续需要改成programming衍生。</w:t>
      </w:r>
    </w:p>
    <w:p w14:paraId="6F4D4E5A" w14:textId="77777777" w:rsidR="00CF1FE8" w:rsidRDefault="00CF1FE8" w:rsidP="00CF1FE8">
      <w:pPr>
        <w:pStyle w:val="CommentText"/>
      </w:pPr>
      <w:r>
        <w:rPr>
          <w:highlight w:val="green"/>
        </w:rPr>
        <w:t>目前基于raw crf</w:t>
      </w:r>
    </w:p>
  </w:comment>
  <w:comment w:id="2444" w:author="LI, Bo" w:date="2026-01-27T18:18:00Z" w:initials="BL">
    <w:p w14:paraId="2151D712" w14:textId="77777777" w:rsidR="006E1C37" w:rsidRDefault="006E1C37" w:rsidP="006E1C37">
      <w:pPr>
        <w:pStyle w:val="CommentText"/>
      </w:pPr>
      <w:r>
        <w:rPr>
          <w:rStyle w:val="CommentReference"/>
        </w:rPr>
        <w:annotationRef/>
      </w:r>
      <w:r>
        <w:t>Will offline check 不影响第一次delivery</w:t>
      </w:r>
    </w:p>
  </w:comment>
  <w:comment w:id="2452" w:author="Pan, Zhemin" w:date="2025-12-13T12:49:00Z" w:initials="ZP">
    <w:p w14:paraId="0334CB0A" w14:textId="125D1031" w:rsidR="002C2736" w:rsidRDefault="00922610" w:rsidP="002C2736">
      <w:pPr>
        <w:pStyle w:val="CommentText"/>
      </w:pPr>
      <w:r>
        <w:rPr>
          <w:rStyle w:val="CommentReference"/>
        </w:rPr>
        <w:annotationRef/>
      </w:r>
      <w:r w:rsidR="002C2736">
        <w:t>TO yali</w:t>
      </w:r>
    </w:p>
    <w:p w14:paraId="325620D2" w14:textId="77777777" w:rsidR="002C2736" w:rsidRDefault="002C2736" w:rsidP="002C2736">
      <w:pPr>
        <w:pStyle w:val="CommentText"/>
      </w:pPr>
      <w:r>
        <w:t>最后根据前面confirm的图片相应修改。SSc同理</w:t>
      </w:r>
    </w:p>
  </w:comment>
  <w:comment w:id="2453" w:author="Pan, Zhemin" w:date="2025-12-16T13:21:00Z" w:initials="ZP">
    <w:p w14:paraId="6C171BF8" w14:textId="77777777" w:rsidR="0063046B" w:rsidRDefault="0063046B" w:rsidP="0063046B">
      <w:pPr>
        <w:pStyle w:val="CommentText"/>
      </w:pPr>
      <w:r>
        <w:rPr>
          <w:rStyle w:val="CommentReference"/>
        </w:rPr>
        <w:annotationRef/>
      </w:r>
      <w:r>
        <w:t>加上这张表for 1</w:t>
      </w:r>
      <w:r>
        <w:rPr>
          <w:vertAlign w:val="superscript"/>
        </w:rPr>
        <w:t>st</w:t>
      </w:r>
      <w:r>
        <w:t xml:space="preserve"> data sharing</w:t>
      </w:r>
    </w:p>
  </w:comment>
  <w:comment w:id="2454" w:author="Yali Chen" w:date="2025-12-17T14:11:00Z" w:initials="YC">
    <w:p w14:paraId="19D21B47" w14:textId="77777777" w:rsidR="0060755E" w:rsidRDefault="0060755E" w:rsidP="0060755E">
      <w:pPr>
        <w:pStyle w:val="CommentText"/>
      </w:pPr>
      <w:r>
        <w:rPr>
          <w:rStyle w:val="CommentReference"/>
          <w:rFonts w:hint="eastAsia"/>
        </w:rPr>
        <w:annotationRef/>
      </w:r>
      <w:r>
        <w:rPr>
          <w:rFonts w:hint="eastAsia"/>
        </w:rPr>
        <w:t>UPDATED</w:t>
      </w:r>
    </w:p>
  </w:comment>
  <w:comment w:id="2455" w:author="Pan, Zhemin" w:date="2025-12-23T10:38:00Z" w:initials="ZP">
    <w:p w14:paraId="2C94FC31" w14:textId="77777777" w:rsidR="000A0E08" w:rsidRDefault="000A0E08" w:rsidP="000A0E08">
      <w:pPr>
        <w:pStyle w:val="CommentText"/>
      </w:pPr>
      <w:r>
        <w:rPr>
          <w:rStyle w:val="CommentReference"/>
        </w:rPr>
        <w:annotationRef/>
      </w:r>
      <w:r>
        <w:t>Just for reminder: further confirmation with physician needed to check if it is need to add the CSM change from baseline category (used to derive TIS.)</w:t>
      </w:r>
    </w:p>
  </w:comment>
  <w:comment w:id="2460" w:author="LI, Bo" w:date="2025-12-23T17:27:00Z" w:initials="BL">
    <w:p w14:paraId="50C81338" w14:textId="77777777" w:rsidR="001E7715" w:rsidRDefault="001E7715" w:rsidP="001E7715">
      <w:pPr>
        <w:pStyle w:val="CommentText"/>
      </w:pPr>
      <w:r>
        <w:rPr>
          <w:rStyle w:val="CommentReference"/>
        </w:rPr>
        <w:annotationRef/>
      </w:r>
      <w:r>
        <w:t xml:space="preserve">Do we still need this one? </w:t>
      </w:r>
    </w:p>
  </w:comment>
  <w:comment w:id="2461" w:author="Yali Chen" w:date="2025-12-29T15:02:00Z" w:initials="YC">
    <w:p w14:paraId="0AE221DF" w14:textId="77777777" w:rsidR="003B6A27" w:rsidRDefault="003B6A27" w:rsidP="003B6A27">
      <w:pPr>
        <w:pStyle w:val="CommentText"/>
      </w:pPr>
      <w:r>
        <w:rPr>
          <w:rStyle w:val="CommentReference"/>
          <w:rFonts w:hint="eastAsia"/>
        </w:rPr>
        <w:annotationRef/>
      </w:r>
      <w:r>
        <w:rPr>
          <w:rFonts w:hint="eastAsia"/>
        </w:rPr>
        <w:t>delete</w:t>
      </w:r>
    </w:p>
  </w:comment>
  <w:comment w:id="2475" w:author="LI, Bo" w:date="2025-12-10T19:42:00Z" w:initials="BL">
    <w:p w14:paraId="431582F5" w14:textId="6171C3E5" w:rsidR="00A51B88" w:rsidRDefault="00A51B88" w:rsidP="00A51B88">
      <w:pPr>
        <w:pStyle w:val="CommentText"/>
      </w:pPr>
      <w:r>
        <w:rPr>
          <w:rStyle w:val="CommentReference"/>
        </w:rPr>
        <w:annotationRef/>
      </w:r>
      <w:r>
        <w:t>Easy to confuse can we add some other description?</w:t>
      </w:r>
    </w:p>
  </w:comment>
  <w:comment w:id="2476" w:author="Yali Chen" w:date="2025-12-17T14:12:00Z" w:initials="YC">
    <w:p w14:paraId="00824CB3" w14:textId="77777777" w:rsidR="0010172E" w:rsidRDefault="0010172E" w:rsidP="0010172E">
      <w:pPr>
        <w:pStyle w:val="CommentText"/>
      </w:pPr>
      <w:r>
        <w:rPr>
          <w:rStyle w:val="CommentReference"/>
          <w:rFonts w:hint="eastAsia"/>
        </w:rPr>
        <w:annotationRef/>
      </w:r>
      <w:r>
        <w:rPr>
          <w:rFonts w:hint="eastAsia"/>
        </w:rPr>
        <w:t>Same as Figure programming note</w:t>
      </w:r>
    </w:p>
  </w:comment>
  <w:comment w:id="2502" w:author="Yali Chen" w:date="2025-12-17T13:49:00Z" w:initials="YC">
    <w:p w14:paraId="47C94B76" w14:textId="124E6DD3" w:rsidR="001B3BB4" w:rsidRDefault="001B3BB4" w:rsidP="001B3BB4">
      <w:pPr>
        <w:pStyle w:val="CommentText"/>
      </w:pPr>
      <w:r>
        <w:rPr>
          <w:rStyle w:val="CommentReference"/>
          <w:rFonts w:hint="eastAsia"/>
        </w:rPr>
        <w:annotationRef/>
      </w:r>
      <w:r>
        <w:rPr>
          <w:rFonts w:hint="eastAsia"/>
        </w:rPr>
        <w:t>第1-2 次data sharing暂不计算</w:t>
      </w:r>
    </w:p>
  </w:comment>
  <w:comment w:id="2533" w:author="Pan, Zhemin" w:date="2025-12-16T13:21:00Z" w:initials="ZP">
    <w:p w14:paraId="6BDF4996" w14:textId="34C0B145" w:rsidR="0063046B" w:rsidRDefault="0063046B" w:rsidP="0063046B">
      <w:pPr>
        <w:pStyle w:val="CommentText"/>
      </w:pPr>
      <w:r>
        <w:rPr>
          <w:rStyle w:val="CommentReference"/>
        </w:rPr>
        <w:annotationRef/>
      </w:r>
      <w:r>
        <w:t>1</w:t>
      </w:r>
      <w:r>
        <w:rPr>
          <w:vertAlign w:val="superscript"/>
        </w:rPr>
        <w:t>st</w:t>
      </w:r>
      <w:r>
        <w:t xml:space="preserve"> data sharing</w:t>
      </w:r>
    </w:p>
  </w:comment>
  <w:comment w:id="2534" w:author="Pan, Zhemin" w:date="2026-02-11T17:16:00Z" w:initials="ZP">
    <w:p w14:paraId="62F372DC" w14:textId="77777777" w:rsidR="00945DD9" w:rsidRDefault="00945DD9" w:rsidP="00945DD9">
      <w:pPr>
        <w:pStyle w:val="CommentText"/>
        <w:numPr>
          <w:ilvl w:val="0"/>
          <w:numId w:val="39"/>
        </w:numPr>
        <w:ind w:left="300"/>
      </w:pPr>
      <w:r>
        <w:rPr>
          <w:rStyle w:val="CommentReference"/>
        </w:rPr>
        <w:annotationRef/>
      </w:r>
      <w:r>
        <w:t>从第三次data sharing开始，rCRISS和HAQ-DI需要基于原始数据 dervie</w:t>
      </w:r>
    </w:p>
    <w:p w14:paraId="415DB667" w14:textId="77777777" w:rsidR="00945DD9" w:rsidRDefault="00945DD9" w:rsidP="00945DD9">
      <w:pPr>
        <w:pStyle w:val="CommentText"/>
        <w:numPr>
          <w:ilvl w:val="0"/>
          <w:numId w:val="39"/>
        </w:numPr>
        <w:ind w:left="300"/>
      </w:pPr>
      <w:r>
        <w:t>需要加上rCRISS derive相关的中间变量，包括：mRSS/ppFVC/PhGA/PtGA/HAQ-DI %change from baseline, 是否满足下降or上升xx%的标准。以及是否发生step 1 event (from CRF)</w:t>
      </w:r>
    </w:p>
  </w:comment>
  <w:comment w:id="2631" w:author="Pan, Zhemin" w:date="2025-12-13T12:54:00Z" w:initials="ZP">
    <w:p w14:paraId="3962EDB5" w14:textId="43542BCE" w:rsidR="009C47D4" w:rsidRDefault="00776CD3" w:rsidP="009C47D4">
      <w:pPr>
        <w:pStyle w:val="CommentText"/>
      </w:pPr>
      <w:r>
        <w:rPr>
          <w:rStyle w:val="CommentReference"/>
        </w:rPr>
        <w:annotationRef/>
      </w:r>
      <w:r w:rsidR="009C47D4">
        <w:fldChar w:fldCharType="begin"/>
      </w:r>
      <w:r w:rsidR="009C47D4">
        <w:instrText>HYPERLINK "mailto:kmhf173@astrazeneca.net"</w:instrText>
      </w:r>
      <w:bookmarkStart w:id="2636" w:name="_@_084FEDAE65E84D7EBB94482EFF40F3CFZ"/>
      <w:r w:rsidR="009C47D4">
        <w:fldChar w:fldCharType="separate"/>
      </w:r>
      <w:bookmarkEnd w:id="2636"/>
      <w:r w:rsidR="009C47D4" w:rsidRPr="009C47D4">
        <w:rPr>
          <w:rStyle w:val="Mention"/>
          <w:noProof/>
        </w:rPr>
        <w:t>@Zhang, Sherry</w:t>
      </w:r>
      <w:r w:rsidR="009C47D4">
        <w:fldChar w:fldCharType="end"/>
      </w:r>
      <w:r w:rsidR="009C47D4">
        <w:t xml:space="preserve"> </w:t>
      </w:r>
      <w:r w:rsidR="009C47D4">
        <w:rPr>
          <w:highlight w:val="yellow"/>
        </w:rPr>
        <w:fldChar w:fldCharType="begin"/>
      </w:r>
      <w:r w:rsidR="009C47D4">
        <w:rPr>
          <w:highlight w:val="yellow"/>
        </w:rPr>
        <w:instrText>HYPERLINK "mailto:kqxs973@astrazeneca.net"</w:instrText>
      </w:r>
      <w:r w:rsidR="009C47D4">
        <w:rPr>
          <w:highlight w:val="yellow"/>
        </w:rPr>
      </w:r>
      <w:bookmarkStart w:id="2637" w:name="_@_85A04D55C30B465F9EDCF7F4A50E0557Z"/>
      <w:r w:rsidR="009C47D4">
        <w:rPr>
          <w:highlight w:val="yellow"/>
        </w:rPr>
        <w:fldChar w:fldCharType="separate"/>
      </w:r>
      <w:bookmarkEnd w:id="2637"/>
      <w:r w:rsidR="009C47D4" w:rsidRPr="009C47D4">
        <w:rPr>
          <w:rStyle w:val="Mention"/>
          <w:noProof/>
          <w:highlight w:val="yellow"/>
        </w:rPr>
        <w:t>@Luo, Shuang (Gracell Bioscience (Shanghai) Co., Ltd.)</w:t>
      </w:r>
      <w:r w:rsidR="009C47D4">
        <w:rPr>
          <w:highlight w:val="yellow"/>
        </w:rPr>
        <w:fldChar w:fldCharType="end"/>
      </w:r>
      <w:r w:rsidR="009C47D4">
        <w:rPr>
          <w:highlight w:val="yellow"/>
        </w:rPr>
        <w:t xml:space="preserve"> 我理解CRS和ICANS是不是包括在AESI里？那这里的Any CRS, Any ICAN行可以删掉吗？还是Any AESI下面可以不用展开？</w:t>
      </w:r>
    </w:p>
  </w:comment>
  <w:comment w:id="2632" w:author="Luo, Shuang (Gracell Bioscience (Shanghai) Co., Ltd.)" w:date="2025-12-15T09:13:00Z" w:initials="SL">
    <w:p w14:paraId="7AEC1322" w14:textId="77777777" w:rsidR="006921A2" w:rsidRDefault="006921A2" w:rsidP="006921A2">
      <w:pPr>
        <w:pStyle w:val="CommentText"/>
      </w:pPr>
      <w:r>
        <w:rPr>
          <w:rStyle w:val="CommentReference"/>
          <w:rFonts w:hint="eastAsia"/>
        </w:rPr>
        <w:annotationRef/>
      </w:r>
      <w:r>
        <w:rPr>
          <w:rFonts w:hint="eastAsia"/>
        </w:rPr>
        <w:t>1 CRS和ICANS包括在AESI里面。2 不建议删掉，ICANS和neurotoxicity是两个范围的概念，ICANS包括在neurotoxicity里面。</w:t>
      </w:r>
    </w:p>
  </w:comment>
  <w:comment w:id="2651" w:author="Yali Chen" w:date="2025-12-09T19:25:00Z" w:initials="YC">
    <w:p w14:paraId="2270E10B" w14:textId="6A96C090" w:rsidR="00AE43CB" w:rsidRDefault="00E440E1">
      <w:r>
        <w:annotationRef/>
      </w:r>
      <w:r w:rsidRPr="5C33468C">
        <w:t>与当前CRF不相符</w:t>
      </w:r>
    </w:p>
  </w:comment>
  <w:comment w:id="2652" w:author="Pan, Zhemin" w:date="2025-12-13T12:59:00Z" w:initials="ZP">
    <w:p w14:paraId="1173DCC5" w14:textId="77777777" w:rsidR="00FD0882" w:rsidRDefault="00FD0882" w:rsidP="00FD0882">
      <w:pPr>
        <w:pStyle w:val="CommentText"/>
      </w:pPr>
      <w:r>
        <w:rPr>
          <w:rStyle w:val="CommentReference"/>
        </w:rPr>
        <w:annotationRef/>
      </w:r>
      <w:r>
        <w:t>已通知site按实际的0120AESI进行填写，请帮忙和operation team double confirm</w:t>
      </w:r>
    </w:p>
  </w:comment>
  <w:comment w:id="2686" w:author="Pan, Zhemin" w:date="2026-01-14T11:11:00Z" w:initials="ZP">
    <w:p w14:paraId="2CDB6A7D" w14:textId="77C59B3C" w:rsidR="004F7430" w:rsidRDefault="004F7430" w:rsidP="004F7430">
      <w:pPr>
        <w:pStyle w:val="CommentText"/>
      </w:pPr>
      <w:r>
        <w:rPr>
          <w:rStyle w:val="CommentReference"/>
        </w:rPr>
        <w:annotationRef/>
      </w:r>
      <w:r>
        <w:fldChar w:fldCharType="begin"/>
      </w:r>
      <w:r>
        <w:instrText>HYPERLINK "mailto:kgwv597@astrazeneca.net"</w:instrText>
      </w:r>
      <w:bookmarkStart w:id="2688" w:name="_@_63D5949AEFAF4EB9992746048467B06CZ"/>
      <w:r>
        <w:fldChar w:fldCharType="separate"/>
      </w:r>
      <w:bookmarkEnd w:id="2688"/>
      <w:r w:rsidRPr="004F7430">
        <w:rPr>
          <w:rStyle w:val="Mention"/>
          <w:noProof/>
        </w:rPr>
        <w:t>@LI, Bo</w:t>
      </w:r>
      <w:r>
        <w:fldChar w:fldCharType="end"/>
      </w:r>
      <w:r>
        <w:t xml:space="preserve"> 我们这边是基于SS，实际可能第5个患者满28天DCO做分析的时候，第6个患者刚回输完，那算DLT百分比的时候要不要算上第6个患者？我们DLT要不要加上限制SS满28天观察期？</w:t>
      </w:r>
    </w:p>
  </w:comment>
  <w:comment w:id="2687" w:author="Pan, Zhemin" w:date="2026-01-27T15:55:00Z" w:initials="ZP">
    <w:p w14:paraId="457534C5" w14:textId="77777777" w:rsidR="00982EBA" w:rsidRDefault="00982EBA" w:rsidP="00982EBA">
      <w:pPr>
        <w:pStyle w:val="CommentText"/>
      </w:pPr>
      <w:r>
        <w:rPr>
          <w:rStyle w:val="CommentReference"/>
        </w:rPr>
        <w:annotationRef/>
      </w:r>
      <w:r>
        <w:rPr>
          <w:highlight w:val="green"/>
        </w:rPr>
        <w:t>加上备注，Any DLT 是基于DLTS</w:t>
      </w:r>
    </w:p>
  </w:comment>
  <w:comment w:id="2735" w:author="Pan, Zhemin" w:date="2026-01-27T15:57:00Z" w:initials="ZP">
    <w:p w14:paraId="22DA0009" w14:textId="77777777" w:rsidR="00DB7BCF" w:rsidRDefault="00DB7BCF" w:rsidP="00DB7BCF">
      <w:pPr>
        <w:pStyle w:val="CommentText"/>
      </w:pPr>
      <w:r>
        <w:rPr>
          <w:rStyle w:val="CommentReference"/>
        </w:rPr>
        <w:annotationRef/>
      </w:r>
      <w:r>
        <w:rPr>
          <w:highlight w:val="green"/>
        </w:rPr>
        <w:t>这张表麻烦也提供衍生规则。</w:t>
      </w:r>
    </w:p>
  </w:comment>
  <w:comment w:id="2736" w:author="Pan, Zhemin" w:date="2026-02-11T17:23:00Z" w:initials="ZP">
    <w:p w14:paraId="0EEBA36E" w14:textId="77777777" w:rsidR="0096760B" w:rsidRDefault="0096760B" w:rsidP="0096760B">
      <w:pPr>
        <w:pStyle w:val="CommentText"/>
      </w:pPr>
      <w:r>
        <w:rPr>
          <w:rStyle w:val="CommentReference"/>
        </w:rPr>
        <w:annotationRef/>
      </w:r>
      <w:r>
        <w:t>加上AE record number</w:t>
      </w:r>
    </w:p>
  </w:comment>
  <w:comment w:id="2901" w:author="Pan, Zhemin" w:date="2026-01-27T15:59:00Z" w:initials="ZP">
    <w:p w14:paraId="692806BC" w14:textId="4A2E7366" w:rsidR="003A37C4" w:rsidRDefault="003A37C4" w:rsidP="003A37C4">
      <w:pPr>
        <w:pStyle w:val="CommentText"/>
      </w:pPr>
      <w:r>
        <w:rPr>
          <w:rStyle w:val="CommentReference"/>
        </w:rPr>
        <w:annotationRef/>
      </w:r>
      <w:r>
        <w:rPr>
          <w:highlight w:val="green"/>
        </w:rPr>
        <w:t>这张表麻烦提供衍生规则。谢谢</w:t>
      </w:r>
    </w:p>
  </w:comment>
  <w:comment w:id="2903" w:author="Pan, Zhemin" w:date="2025-12-24T15:58:00Z" w:initials="ZP">
    <w:p w14:paraId="06463B07" w14:textId="4831B384" w:rsidR="00B31818" w:rsidRDefault="00DC3E85" w:rsidP="00B31818">
      <w:pPr>
        <w:pStyle w:val="CommentText"/>
      </w:pPr>
      <w:r>
        <w:rPr>
          <w:rStyle w:val="CommentReference"/>
        </w:rPr>
        <w:annotationRef/>
      </w:r>
      <w:r w:rsidR="00B31818">
        <w:rPr>
          <w:highlight w:val="yellow"/>
        </w:rPr>
        <w:t>To Yali</w:t>
      </w:r>
    </w:p>
    <w:p w14:paraId="293FE769" w14:textId="77777777" w:rsidR="00B31818" w:rsidRDefault="00B31818" w:rsidP="00B31818">
      <w:pPr>
        <w:pStyle w:val="CommentText"/>
      </w:pPr>
      <w:r>
        <w:rPr>
          <w:highlight w:val="yellow"/>
        </w:rPr>
        <w:t>帮忙确认如果发生了发烧，是CRS AE Term 怎么填？</w:t>
      </w:r>
    </w:p>
  </w:comment>
  <w:comment w:id="2904" w:author="Yali Chen" w:date="2025-12-29T15:15:00Z" w:initials="YC">
    <w:p w14:paraId="77BA1057" w14:textId="77777777" w:rsidR="00F33CA5" w:rsidRDefault="00F33CA5" w:rsidP="00F33CA5">
      <w:pPr>
        <w:pStyle w:val="CommentText"/>
      </w:pPr>
      <w:r>
        <w:rPr>
          <w:rStyle w:val="CommentReference"/>
          <w:rFonts w:hint="eastAsia"/>
        </w:rPr>
        <w:annotationRef/>
      </w:r>
      <w:r>
        <w:rPr>
          <w:rFonts w:hint="eastAsia"/>
        </w:rPr>
        <w:t>已和DM确认，AE term是是具体的AE名称，不填成CRS</w:t>
      </w:r>
    </w:p>
  </w:comment>
  <w:comment w:id="2984" w:author="LI, Bo" w:date="2025-12-10T19:48:00Z" w:initials="BL">
    <w:p w14:paraId="1F55CE74" w14:textId="5C178A20" w:rsidR="00400300" w:rsidRDefault="00400300" w:rsidP="00400300">
      <w:pPr>
        <w:pStyle w:val="CommentText"/>
      </w:pPr>
      <w:r>
        <w:rPr>
          <w:rStyle w:val="CommentReference"/>
        </w:rPr>
        <w:annotationRef/>
      </w:r>
      <w:r>
        <w:t>请写明衍生的逻辑</w:t>
      </w:r>
    </w:p>
  </w:comment>
  <w:comment w:id="2985" w:author="Yali Chen" w:date="2025-12-17T14:56:00Z" w:initials="YC">
    <w:p w14:paraId="1D40931E" w14:textId="77777777" w:rsidR="00337D47" w:rsidRDefault="00337D47" w:rsidP="00337D47">
      <w:pPr>
        <w:pStyle w:val="CommentText"/>
      </w:pPr>
      <w:r>
        <w:rPr>
          <w:rStyle w:val="CommentReference"/>
          <w:rFonts w:hint="eastAsia"/>
        </w:rPr>
        <w:annotationRef/>
      </w:r>
      <w:r>
        <w:rPr>
          <w:rFonts w:hint="eastAsia"/>
        </w:rPr>
        <w:t>updated</w:t>
      </w:r>
    </w:p>
  </w:comment>
  <w:comment w:id="3165" w:author="LI, Bo" w:date="2025-12-30T18:02:00Z" w:initials="LB">
    <w:p w14:paraId="408B27E8" w14:textId="19A62C11" w:rsidR="00EA4B09" w:rsidRDefault="005B434E">
      <w:r>
        <w:annotationRef/>
      </w:r>
      <w:r w:rsidRPr="36160C64">
        <w:rPr>
          <w:i/>
          <w:iCs/>
          <w:u w:val="single"/>
        </w:rPr>
        <w:t>Adverse Event Reported Term for link purpose? Please double check for similar cases</w:t>
      </w:r>
    </w:p>
  </w:comment>
  <w:comment w:id="3028" w:author="Yali Chen" w:date="2025-12-17T15:26:00Z" w:initials="YC">
    <w:p w14:paraId="20E69E27" w14:textId="77777777" w:rsidR="00BB6830" w:rsidRDefault="00DA5901" w:rsidP="00BB6830">
      <w:pPr>
        <w:pStyle w:val="CommentText"/>
      </w:pPr>
      <w:r>
        <w:rPr>
          <w:rStyle w:val="CommentReference"/>
          <w:rFonts w:hint="eastAsia"/>
        </w:rPr>
        <w:annotationRef/>
      </w:r>
      <w:r w:rsidR="00BB6830">
        <w:rPr>
          <w:rFonts w:hint="eastAsia"/>
        </w:rPr>
        <w:t>To physician：</w:t>
      </w:r>
    </w:p>
    <w:p w14:paraId="4A4E0619" w14:textId="77777777" w:rsidR="00BB6830" w:rsidRDefault="00BB6830" w:rsidP="00BB6830">
      <w:pPr>
        <w:pStyle w:val="CommentText"/>
      </w:pPr>
      <w:r>
        <w:rPr>
          <w:rFonts w:hint="eastAsia"/>
        </w:rPr>
        <w:t>这三种治疗在ICANs和AE页面不收集，在既往/合并用药/治疗,</w:t>
      </w:r>
      <w:r>
        <w:rPr>
          <w:rFonts w:hint="eastAsia"/>
          <w:strike/>
        </w:rPr>
        <w:t>IIM/SSC用药/治疗收集</w:t>
      </w:r>
      <w:r>
        <w:rPr>
          <w:rFonts w:hint="eastAsia"/>
        </w:rPr>
        <w:t>。</w:t>
      </w:r>
    </w:p>
    <w:p w14:paraId="2E4CD54F" w14:textId="77777777" w:rsidR="00BB6830" w:rsidRDefault="00BB6830" w:rsidP="00BB6830">
      <w:pPr>
        <w:pStyle w:val="CommentText"/>
      </w:pPr>
      <w:r>
        <w:rPr>
          <w:rFonts w:hint="eastAsia"/>
        </w:rPr>
        <w:t>请核对药物名称是否完整准确，</w:t>
      </w:r>
    </w:p>
    <w:p w14:paraId="54A00493" w14:textId="77777777" w:rsidR="00BB6830" w:rsidRDefault="00BB6830" w:rsidP="00BB6830">
      <w:pPr>
        <w:pStyle w:val="CommentText"/>
      </w:pPr>
      <w:r>
        <w:rPr>
          <w:rFonts w:hint="eastAsia"/>
        </w:rPr>
        <w:t>prophylaxis作为用药indication而非药品名被收集，Tocilizumab</w:t>
      </w:r>
    </w:p>
    <w:p w14:paraId="19DC632E" w14:textId="77777777" w:rsidR="00BB6830" w:rsidRDefault="00BB6830" w:rsidP="00BB6830">
      <w:pPr>
        <w:pStyle w:val="CommentText"/>
      </w:pPr>
      <w:r>
        <w:rPr>
          <w:rFonts w:hint="eastAsia"/>
        </w:rPr>
        <w:t>Glucocorticoids的</w:t>
      </w:r>
    </w:p>
    <w:p w14:paraId="36D5A524" w14:textId="77777777" w:rsidR="00BB6830" w:rsidRDefault="00BB6830" w:rsidP="00BB6830">
      <w:pPr>
        <w:pStyle w:val="CommentText"/>
      </w:pPr>
      <w:r>
        <w:rPr>
          <w:rFonts w:hint="eastAsia"/>
        </w:rPr>
        <w:t>药物名称，通过who drug 编码后的PN或ATC4抓取（CC医学提供了Tocilizumab</w:t>
      </w:r>
    </w:p>
    <w:p w14:paraId="3D2D3038" w14:textId="77777777" w:rsidR="00BB6830" w:rsidRDefault="00BB6830" w:rsidP="00BB6830">
      <w:pPr>
        <w:pStyle w:val="CommentText"/>
      </w:pPr>
      <w:r>
        <w:rPr>
          <w:rFonts w:hint="eastAsia"/>
        </w:rPr>
        <w:t>Glucocorticoids的药名名称）。</w:t>
      </w:r>
    </w:p>
    <w:p w14:paraId="1A591CD7" w14:textId="77777777" w:rsidR="00BB6830" w:rsidRDefault="00BB6830" w:rsidP="00BB6830">
      <w:pPr>
        <w:pStyle w:val="CommentText"/>
      </w:pPr>
      <w:r>
        <w:rPr>
          <w:rFonts w:hint="eastAsia"/>
          <w:strike/>
        </w:rPr>
        <w:t>逻辑是只要使用该治疗过就=Yes</w:t>
      </w:r>
      <w:r>
        <w:rPr>
          <w:rFonts w:hint="eastAsia"/>
        </w:rPr>
        <w:t>。</w:t>
      </w:r>
    </w:p>
  </w:comment>
  <w:comment w:id="3029" w:author="LI, Bo" w:date="2025-12-23T18:32:00Z" w:initials="BL">
    <w:p w14:paraId="2C1DD9B1" w14:textId="4B1E52F3" w:rsidR="00C778CF" w:rsidRDefault="00C778CF" w:rsidP="00C778CF">
      <w:pPr>
        <w:pStyle w:val="CommentText"/>
      </w:pPr>
      <w:r>
        <w:rPr>
          <w:rStyle w:val="CommentReference"/>
        </w:rPr>
        <w:annotationRef/>
      </w:r>
      <w:r>
        <w:t>除了和physician确认收集的信息来源无误以外， 也请在programming note里加上需要aeno 和cmaeno 能link上的描述</w:t>
      </w:r>
    </w:p>
  </w:comment>
  <w:comment w:id="3030" w:author="Yali Chen" w:date="2025-12-29T15:27:00Z" w:initials="YC">
    <w:p w14:paraId="4DD1A4EC" w14:textId="77777777" w:rsidR="00260583" w:rsidRDefault="00C3798C" w:rsidP="00260583">
      <w:pPr>
        <w:pStyle w:val="CommentText"/>
      </w:pPr>
      <w:r>
        <w:rPr>
          <w:rStyle w:val="CommentReference"/>
          <w:rFonts w:hint="eastAsia"/>
        </w:rPr>
        <w:annotationRef/>
      </w:r>
      <w:r w:rsidR="00260583">
        <w:rPr>
          <w:rFonts w:hint="eastAsia"/>
        </w:rPr>
        <w:t>与zhemin确认需将逻辑更改为，针对该条AE的使用该治疗=Yes。</w:t>
      </w:r>
    </w:p>
    <w:p w14:paraId="471D7E27" w14:textId="77777777" w:rsidR="00260583" w:rsidRDefault="00260583" w:rsidP="00260583">
      <w:pPr>
        <w:pStyle w:val="CommentText"/>
      </w:pPr>
      <w:r>
        <w:rPr>
          <w:rFonts w:hint="eastAsia"/>
        </w:rPr>
        <w:t>通过</w:t>
      </w:r>
      <w:r>
        <w:rPr>
          <w:rFonts w:hint="eastAsia"/>
          <w:i/>
          <w:iCs/>
        </w:rPr>
        <w:t xml:space="preserve">Previous and Concomitant </w:t>
      </w:r>
      <w:r>
        <w:rPr>
          <w:rFonts w:hint="eastAsia"/>
        </w:rPr>
        <w:t>medication/prededure (IIM/SSC medication/prededure不关联AE，不再包括) 的indication = 不良事件#编号，和AE页面做link。</w:t>
      </w:r>
    </w:p>
  </w:comment>
  <w:comment w:id="3175" w:author="Pan, Zhemin" w:date="2025-12-13T13:09:00Z" w:initials="ZP">
    <w:p w14:paraId="7337F52B" w14:textId="5EA9E1A5" w:rsidR="00172899" w:rsidRDefault="00172899" w:rsidP="00172899">
      <w:pPr>
        <w:pStyle w:val="CommentText"/>
      </w:pPr>
      <w:r>
        <w:rPr>
          <w:rStyle w:val="CommentReference"/>
        </w:rPr>
        <w:annotationRef/>
      </w:r>
      <w:r>
        <w:t>To Yali</w:t>
      </w:r>
    </w:p>
    <w:p w14:paraId="6E80FF21" w14:textId="77777777" w:rsidR="00172899" w:rsidRDefault="00172899" w:rsidP="00172899">
      <w:pPr>
        <w:pStyle w:val="CommentText"/>
      </w:pPr>
      <w:r>
        <w:t>帮忙double confirm 这里linked到的AE PT是CRS或者ICANS吗？</w:t>
      </w:r>
    </w:p>
  </w:comment>
  <w:comment w:id="3176" w:author="Pan, Zhemin" w:date="2025-12-16T14:44:00Z" w:initials="ZP">
    <w:p w14:paraId="5EEDAEC7" w14:textId="77777777" w:rsidR="007F7A0B" w:rsidRDefault="007F7A0B" w:rsidP="007F7A0B">
      <w:pPr>
        <w:pStyle w:val="CommentText"/>
      </w:pPr>
      <w:r>
        <w:rPr>
          <w:rStyle w:val="CommentReference"/>
        </w:rPr>
        <w:annotationRef/>
      </w:r>
      <w:r>
        <w:t>Workaround模式下，AE PT 可能是恶心，衍生规则要修改，要是有CRS/ICANS criteria 的，linked到AE term，再link到合并用药page</w:t>
      </w:r>
    </w:p>
  </w:comment>
  <w:comment w:id="3177" w:author="Yali Chen" w:date="2025-12-17T17:24:00Z" w:initials="YC">
    <w:p w14:paraId="24A839BC" w14:textId="77777777" w:rsidR="003F03DF" w:rsidRDefault="003F03DF" w:rsidP="003F03DF">
      <w:pPr>
        <w:pStyle w:val="CommentText"/>
      </w:pPr>
      <w:r>
        <w:rPr>
          <w:rStyle w:val="CommentReference"/>
          <w:rFonts w:hint="eastAsia"/>
        </w:rPr>
        <w:annotationRef/>
      </w:r>
      <w:r>
        <w:rPr>
          <w:rFonts w:hint="eastAsia"/>
        </w:rPr>
        <w:t>AE是ICANS CRS，AE的PT是MedDRA coding来的，不是ICANS CRS。</w:t>
      </w:r>
    </w:p>
    <w:p w14:paraId="0F1C0845" w14:textId="77777777" w:rsidR="003F03DF" w:rsidRDefault="003F03DF" w:rsidP="003F03DF">
      <w:pPr>
        <w:pStyle w:val="CommentText"/>
      </w:pPr>
      <w:r>
        <w:rPr>
          <w:rFonts w:hint="eastAsia"/>
        </w:rPr>
        <w:t>Previous and Concomitant Medications 页面通过不良事件编号和AE页面链接，获取是否ICANS CRS的信息。</w:t>
      </w:r>
    </w:p>
  </w:comment>
  <w:comment w:id="3178" w:author="LI, Bo" w:date="2025-12-30T18:08:00Z" w:initials="LB">
    <w:p w14:paraId="53B4C0F6" w14:textId="2092CC88" w:rsidR="00EA4B09" w:rsidRDefault="005B434E">
      <w:r>
        <w:annotationRef/>
      </w:r>
      <w:r w:rsidRPr="79E19729">
        <w:t>有点晕，我确认下 这里列的其实是signs 和 symptom for ICANS和CRS？</w:t>
      </w:r>
    </w:p>
  </w:comment>
  <w:comment w:id="3248" w:author="Pan, Zhemin" w:date="2026-02-11T17:18:00Z" w:initials="ZP">
    <w:p w14:paraId="390DD95D" w14:textId="77777777" w:rsidR="008D2598" w:rsidRDefault="008D2598" w:rsidP="008D2598">
      <w:pPr>
        <w:pStyle w:val="CommentText"/>
      </w:pPr>
      <w:r>
        <w:rPr>
          <w:rStyle w:val="CommentReference"/>
        </w:rPr>
        <w:annotationRef/>
      </w:r>
      <w:r>
        <w:t>PV: 建议基于SLE dry run, Appendix 16.2.8.1 修改成纵向的</w:t>
      </w:r>
    </w:p>
  </w:comment>
  <w:comment w:id="3257" w:author="Pan, Zhemin" w:date="2025-12-13T13:20:00Z" w:initials="ZP">
    <w:p w14:paraId="42F9D7EC" w14:textId="5F6C7C83" w:rsidR="00AB3A57" w:rsidRDefault="00AB3A57" w:rsidP="00AB3A57">
      <w:pPr>
        <w:pStyle w:val="CommentText"/>
      </w:pPr>
      <w:r>
        <w:rPr>
          <w:rStyle w:val="CommentReference"/>
        </w:rPr>
        <w:annotationRef/>
      </w:r>
      <w:r>
        <w:t>To yali</w:t>
      </w:r>
    </w:p>
    <w:p w14:paraId="0C9AB233" w14:textId="77777777" w:rsidR="00AB3A57" w:rsidRDefault="00AB3A57" w:rsidP="00AB3A57">
      <w:pPr>
        <w:pStyle w:val="CommentText"/>
      </w:pPr>
      <w:r>
        <w:t>好像漏了N%？帮忙double check下</w:t>
      </w:r>
    </w:p>
  </w:comment>
  <w:comment w:id="3258" w:author="Pan, Zhemin" w:date="2025-12-16T13:36:00Z" w:initials="ZP">
    <w:p w14:paraId="68B495D3" w14:textId="77777777" w:rsidR="00885036" w:rsidRDefault="00885036" w:rsidP="00885036">
      <w:pPr>
        <w:pStyle w:val="CommentText"/>
      </w:pPr>
      <w:r>
        <w:rPr>
          <w:rStyle w:val="CommentReference"/>
        </w:rPr>
        <w:annotationRef/>
      </w:r>
      <w:r>
        <w:t>不要</w:t>
      </w:r>
    </w:p>
  </w:comment>
  <w:comment w:id="3252" w:author="Yali Chen" w:date="2025-12-09T17:19:00Z" w:initials="YC">
    <w:p w14:paraId="53D95346" w14:textId="55506C23" w:rsidR="00D647C1" w:rsidRDefault="00D647C1" w:rsidP="00D647C1">
      <w:pPr>
        <w:pStyle w:val="CommentText"/>
      </w:pPr>
      <w:r>
        <w:rPr>
          <w:rStyle w:val="CommentReference"/>
          <w:rFonts w:hint="eastAsia"/>
        </w:rPr>
        <w:annotationRef/>
      </w:r>
      <w:r>
        <w:rPr>
          <w:rFonts w:hint="eastAsia"/>
        </w:rPr>
        <w:t>来自site</w:t>
      </w:r>
    </w:p>
  </w:comment>
  <w:comment w:id="3253" w:author="LI, Bo" w:date="2025-12-10T19:44:00Z" w:initials="BL">
    <w:p w14:paraId="00607F3D" w14:textId="77777777" w:rsidR="00E641F8" w:rsidRDefault="00E641F8" w:rsidP="00E641F8">
      <w:pPr>
        <w:pStyle w:val="CommentText"/>
      </w:pPr>
      <w:r>
        <w:rPr>
          <w:rStyle w:val="CommentReference"/>
        </w:rPr>
        <w:annotationRef/>
      </w:r>
      <w:r>
        <w:t>请加上test code</w:t>
      </w:r>
    </w:p>
  </w:comment>
  <w:comment w:id="3254" w:author="Yali Chen" w:date="2025-12-18T09:28:00Z" w:initials="YC">
    <w:p w14:paraId="442DD50A" w14:textId="77777777" w:rsidR="006810F7" w:rsidRDefault="006810F7" w:rsidP="006810F7">
      <w:pPr>
        <w:pStyle w:val="CommentText"/>
      </w:pPr>
      <w:r>
        <w:rPr>
          <w:rStyle w:val="CommentReference"/>
          <w:rFonts w:hint="eastAsia"/>
        </w:rPr>
        <w:annotationRef/>
      </w:r>
      <w:r>
        <w:rPr>
          <w:rFonts w:hint="eastAsia"/>
        </w:rPr>
        <w:t>见对应位置的unique aCRF的SAS label。</w:t>
      </w:r>
    </w:p>
    <w:p w14:paraId="2D52A92A" w14:textId="77777777" w:rsidR="006810F7" w:rsidRDefault="006810F7" w:rsidP="006810F7">
      <w:pPr>
        <w:pStyle w:val="CommentText"/>
      </w:pPr>
    </w:p>
    <w:p w14:paraId="3CF428F2" w14:textId="77777777" w:rsidR="006810F7" w:rsidRDefault="006810F7" w:rsidP="006810F7">
      <w:pPr>
        <w:pStyle w:val="CommentText"/>
      </w:pPr>
      <w:r>
        <w:rPr>
          <w:rFonts w:hint="eastAsia"/>
        </w:rPr>
        <w:t>待分析的paramater，摘抄自Basket data sharing scope &amp; draft mock v0.1，当前表达与EDC的收集完全一致。</w:t>
      </w:r>
    </w:p>
  </w:comment>
  <w:comment w:id="3255" w:author="LI, Bo" w:date="2025-12-23T17:38:00Z" w:initials="BL">
    <w:p w14:paraId="703FFA11" w14:textId="77777777" w:rsidR="00C64EFB" w:rsidRDefault="00C64EFB" w:rsidP="00C64EFB">
      <w:pPr>
        <w:pStyle w:val="CommentText"/>
      </w:pPr>
      <w:r>
        <w:rPr>
          <w:rStyle w:val="CommentReference"/>
        </w:rPr>
        <w:annotationRef/>
      </w:r>
      <w:r>
        <w:t>还是请直接加到这边确保信息一致</w:t>
      </w:r>
    </w:p>
  </w:comment>
  <w:comment w:id="3256" w:author="Yali Chen" w:date="2025-12-29T16:14:00Z" w:initials="YC">
    <w:p w14:paraId="256A0685" w14:textId="77777777" w:rsidR="00E61291" w:rsidRDefault="00E61291" w:rsidP="00E61291">
      <w:pPr>
        <w:pStyle w:val="CommentText"/>
      </w:pPr>
      <w:r>
        <w:rPr>
          <w:rStyle w:val="CommentReference"/>
          <w:rFonts w:hint="eastAsia"/>
        </w:rPr>
        <w:annotationRef/>
      </w:r>
      <w:r>
        <w:rPr>
          <w:rFonts w:hint="eastAsia"/>
        </w:rPr>
        <w:t>Added</w:t>
      </w:r>
    </w:p>
  </w:comment>
  <w:comment w:id="3292" w:author="Pan, Zhemin" w:date="2025-12-13T13:44:00Z" w:initials="ZP">
    <w:p w14:paraId="50EF3202" w14:textId="0DB050EC" w:rsidR="00AE0309" w:rsidRDefault="00AE0309" w:rsidP="00AE0309">
      <w:pPr>
        <w:pStyle w:val="CommentText"/>
      </w:pPr>
      <w:r>
        <w:rPr>
          <w:rStyle w:val="CommentReference"/>
        </w:rPr>
        <w:annotationRef/>
      </w:r>
      <w:r>
        <w:rPr>
          <w:highlight w:val="yellow"/>
        </w:rPr>
        <w:t>PKPDADA 部分将有Gracell lab提供，请看56-58页</w:t>
      </w:r>
    </w:p>
  </w:comment>
  <w:comment w:id="3593" w:author="Yali Chen" w:date="2025-12-09T17:20:00Z" w:initials="YC">
    <w:p w14:paraId="13451A99" w14:textId="3806CC4D" w:rsidR="0000168B" w:rsidRDefault="00D15FB0" w:rsidP="0000168B">
      <w:pPr>
        <w:pStyle w:val="CommentText"/>
      </w:pPr>
      <w:r>
        <w:rPr>
          <w:rStyle w:val="CommentReference"/>
          <w:rFonts w:hint="eastAsia"/>
        </w:rPr>
        <w:annotationRef/>
      </w:r>
      <w:r w:rsidR="0000168B">
        <w:rPr>
          <w:rFonts w:hint="eastAsia"/>
        </w:rPr>
        <w:t>来自site</w:t>
      </w:r>
    </w:p>
  </w:comment>
  <w:comment w:id="3594" w:author="LI, Bo" w:date="2025-12-10T19:44:00Z" w:initials="BL">
    <w:p w14:paraId="2C603EE7" w14:textId="77777777" w:rsidR="009441C7" w:rsidRDefault="009441C7" w:rsidP="009441C7">
      <w:pPr>
        <w:pStyle w:val="CommentText"/>
      </w:pPr>
      <w:r>
        <w:rPr>
          <w:rStyle w:val="CommentReference"/>
        </w:rPr>
        <w:annotationRef/>
      </w:r>
      <w:r>
        <w:t>请加上test code</w:t>
      </w:r>
    </w:p>
  </w:comment>
  <w:comment w:id="3893" w:author="Yali Chen" w:date="2025-12-09T17:20:00Z" w:initials="YC">
    <w:p w14:paraId="66DCF047" w14:textId="3247EDEF" w:rsidR="0048435D" w:rsidRDefault="00EF06EF" w:rsidP="0048435D">
      <w:pPr>
        <w:pStyle w:val="CommentText"/>
      </w:pPr>
      <w:r>
        <w:rPr>
          <w:rStyle w:val="CommentReference"/>
          <w:rFonts w:hint="eastAsia"/>
        </w:rPr>
        <w:annotationRef/>
      </w:r>
      <w:r w:rsidR="0048435D">
        <w:rPr>
          <w:rFonts w:hint="eastAsia"/>
        </w:rPr>
        <w:t>来自中心实验室，来自site</w:t>
      </w:r>
    </w:p>
  </w:comment>
  <w:comment w:id="3894" w:author="LI, Bo" w:date="2025-12-10T19:52:00Z" w:initials="BL">
    <w:p w14:paraId="4D9FF240" w14:textId="77777777" w:rsidR="00887068" w:rsidRDefault="00887068" w:rsidP="00887068">
      <w:pPr>
        <w:pStyle w:val="CommentText"/>
      </w:pPr>
      <w:r>
        <w:rPr>
          <w:rStyle w:val="CommentReference"/>
        </w:rPr>
        <w:annotationRef/>
      </w:r>
      <w:r>
        <w:t>Double check from cc but not from gc lab then need to specify test code</w:t>
      </w:r>
    </w:p>
  </w:comment>
  <w:comment w:id="3913" w:author="LI, Bo" w:date="2025-12-10T19:50:00Z" w:initials="BL">
    <w:p w14:paraId="1D63DD3D" w14:textId="6E0A687C" w:rsidR="00091392" w:rsidRDefault="00091392" w:rsidP="00091392">
      <w:pPr>
        <w:pStyle w:val="CommentText"/>
      </w:pPr>
      <w:r>
        <w:rPr>
          <w:rStyle w:val="CommentReference"/>
        </w:rPr>
        <w:annotationRef/>
      </w:r>
      <w:r>
        <w:t>From cc or gc lab？</w:t>
      </w:r>
    </w:p>
  </w:comment>
  <w:comment w:id="3915" w:author="Yali Chen" w:date="2025-12-09T17:22:00Z" w:initials="YC">
    <w:p w14:paraId="3B4608BF" w14:textId="5EF2735B" w:rsidR="006300DF" w:rsidRDefault="006300DF" w:rsidP="006300DF">
      <w:pPr>
        <w:pStyle w:val="CommentText"/>
      </w:pPr>
      <w:r>
        <w:rPr>
          <w:rStyle w:val="CommentReference"/>
          <w:rFonts w:hint="eastAsia"/>
        </w:rPr>
        <w:annotationRef/>
      </w:r>
      <w:r>
        <w:rPr>
          <w:rFonts w:hint="eastAsia"/>
        </w:rPr>
        <w:t>来自中心实验室</w:t>
      </w:r>
    </w:p>
  </w:comment>
  <w:comment w:id="4030" w:author="Pan, Zhemin" w:date="2025-12-16T13:42:00Z" w:initials="ZP">
    <w:p w14:paraId="07099E24" w14:textId="77777777" w:rsidR="00B2603A" w:rsidRDefault="00B2603A" w:rsidP="00B2603A">
      <w:pPr>
        <w:pStyle w:val="CommentText"/>
      </w:pPr>
      <w:r>
        <w:rPr>
          <w:rStyle w:val="CommentReference"/>
        </w:rPr>
        <w:annotationRef/>
      </w:r>
      <w:r>
        <w:t>分IIM、SSc、total，3张，满3个人就overlay在一张图。</w:t>
      </w:r>
    </w:p>
  </w:comment>
  <w:comment w:id="4031" w:author="Pan, Zhemin" w:date="2025-12-16T14:45:00Z" w:initials="ZP">
    <w:p w14:paraId="127F27D7" w14:textId="77777777" w:rsidR="007F7A0B" w:rsidRDefault="007F7A0B" w:rsidP="007F7A0B">
      <w:pPr>
        <w:pStyle w:val="CommentText"/>
      </w:pPr>
      <w:r>
        <w:rPr>
          <w:rStyle w:val="CommentReference"/>
        </w:rPr>
        <w:annotationRef/>
      </w:r>
      <w:r>
        <w:t>Zhemin to confirm with GC lab</w:t>
      </w:r>
    </w:p>
  </w:comment>
  <w:comment w:id="4062" w:author="Pan, Zhemin" w:date="2025-12-13T13:39:00Z" w:initials="ZP">
    <w:p w14:paraId="5BB417C7" w14:textId="1C81E59D" w:rsidR="00F20F4E" w:rsidRDefault="00F20F4E" w:rsidP="00F20F4E">
      <w:pPr>
        <w:pStyle w:val="CommentText"/>
      </w:pPr>
      <w:r>
        <w:rPr>
          <w:rStyle w:val="CommentReference"/>
        </w:rPr>
        <w:annotationRef/>
      </w:r>
      <w:r>
        <w:rPr>
          <w:highlight w:val="yellow"/>
        </w:rPr>
        <w:t>To study team</w:t>
      </w:r>
    </w:p>
    <w:p w14:paraId="65645AAE" w14:textId="77777777" w:rsidR="00F20F4E" w:rsidRDefault="00F20F4E" w:rsidP="00F20F4E">
      <w:pPr>
        <w:pStyle w:val="CommentText"/>
      </w:pPr>
      <w:r>
        <w:rPr>
          <w:highlight w:val="yellow"/>
        </w:rPr>
        <w:t>Please double confirm</w:t>
      </w:r>
    </w:p>
  </w:comment>
  <w:comment w:id="4063" w:author="Pan, Zhemin" w:date="2025-12-16T14:45:00Z" w:initials="ZP">
    <w:p w14:paraId="6E2CCD61" w14:textId="77777777" w:rsidR="009976D9" w:rsidRDefault="009976D9" w:rsidP="009976D9">
      <w:pPr>
        <w:pStyle w:val="CommentText"/>
      </w:pPr>
      <w:r>
        <w:rPr>
          <w:rStyle w:val="CommentReference"/>
        </w:rPr>
        <w:annotationRef/>
      </w:r>
      <w:r>
        <w:t>confirmed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E41CB99" w15:done="1"/>
  <w15:commentEx w15:paraId="0E495115" w15:paraIdParent="4E41CB99" w15:done="1"/>
  <w15:commentEx w15:paraId="2416EC67" w15:done="0"/>
  <w15:commentEx w15:paraId="3066863E" w15:paraIdParent="2416EC67" w15:done="0"/>
  <w15:commentEx w15:paraId="102BBD8F" w15:paraIdParent="2416EC67" w15:done="0"/>
  <w15:commentEx w15:paraId="2D1BF8DF" w15:done="0"/>
  <w15:commentEx w15:paraId="350A7C94" w15:paraIdParent="2D1BF8DF" w15:done="0"/>
  <w15:commentEx w15:paraId="7A7E41BA" w15:paraIdParent="2D1BF8DF" w15:done="0"/>
  <w15:commentEx w15:paraId="0835F7A0" w15:paraIdParent="2D1BF8DF" w15:done="0"/>
  <w15:commentEx w15:paraId="3693A168" w15:paraIdParent="2D1BF8DF" w15:done="0"/>
  <w15:commentEx w15:paraId="71B49DDE" w15:done="1"/>
  <w15:commentEx w15:paraId="5FC9F15E" w15:paraIdParent="71B49DDE" w15:done="1"/>
  <w15:commentEx w15:paraId="233F493C" w15:done="1"/>
  <w15:commentEx w15:paraId="0DA83EB2" w15:paraIdParent="233F493C" w15:done="1"/>
  <w15:commentEx w15:paraId="75190EE7" w15:paraIdParent="233F493C" w15:done="1"/>
  <w15:commentEx w15:paraId="6CA5BF39" w15:done="1"/>
  <w15:commentEx w15:paraId="73E36BE6" w15:paraIdParent="6CA5BF39" w15:done="1"/>
  <w15:commentEx w15:paraId="46267F34" w15:done="1"/>
  <w15:commentEx w15:paraId="0E615D6A" w15:paraIdParent="46267F34" w15:done="1"/>
  <w15:commentEx w15:paraId="3FB65D8A" w15:done="1"/>
  <w15:commentEx w15:paraId="327B9BB2" w15:paraIdParent="3FB65D8A" w15:done="1"/>
  <w15:commentEx w15:paraId="4F537C26" w15:paraIdParent="3FB65D8A" w15:done="1"/>
  <w15:commentEx w15:paraId="7C7AE978" w15:paraIdParent="3FB65D8A" w15:done="1"/>
  <w15:commentEx w15:paraId="468EDDE2" w15:done="1"/>
  <w15:commentEx w15:paraId="02CC20D0" w15:paraIdParent="468EDDE2" w15:done="1"/>
  <w15:commentEx w15:paraId="79599A1E" w15:paraIdParent="468EDDE2" w15:done="1"/>
  <w15:commentEx w15:paraId="2FEA5086" w15:done="0"/>
  <w15:commentEx w15:paraId="39B66BA8" w15:paraIdParent="2FEA5086" w15:done="0"/>
  <w15:commentEx w15:paraId="36DD6209" w15:done="1"/>
  <w15:commentEx w15:paraId="75DE941F" w15:paraIdParent="36DD6209" w15:done="1"/>
  <w15:commentEx w15:paraId="7FD67DAA" w15:done="0"/>
  <w15:commentEx w15:paraId="56175B4B" w15:done="0"/>
  <w15:commentEx w15:paraId="72D4270D" w15:paraIdParent="56175B4B" w15:done="0"/>
  <w15:commentEx w15:paraId="66BBA143" w15:done="1"/>
  <w15:commentEx w15:paraId="3E5CE60D" w15:paraIdParent="66BBA143" w15:done="1"/>
  <w15:commentEx w15:paraId="0100F4AE" w15:paraIdParent="66BBA143" w15:done="1"/>
  <w15:commentEx w15:paraId="66C4C192" w15:paraIdParent="66BBA143" w15:done="1"/>
  <w15:commentEx w15:paraId="1DD81250" w15:paraIdParent="66BBA143" w15:done="1"/>
  <w15:commentEx w15:paraId="030A0EA7" w15:paraIdParent="66BBA143" w15:done="1"/>
  <w15:commentEx w15:paraId="24A9E3B3" w15:paraIdParent="66BBA143" w15:done="1"/>
  <w15:commentEx w15:paraId="28437822" w15:done="0"/>
  <w15:commentEx w15:paraId="193F13E7" w15:paraIdParent="28437822" w15:done="0"/>
  <w15:commentEx w15:paraId="6D8D49B8" w15:paraIdParent="28437822" w15:done="0"/>
  <w15:commentEx w15:paraId="5F0CF3C1" w15:done="1"/>
  <w15:commentEx w15:paraId="17EEC072" w15:paraIdParent="5F0CF3C1" w15:done="1"/>
  <w15:commentEx w15:paraId="6EF24D18" w15:paraIdParent="5F0CF3C1" w15:done="1"/>
  <w15:commentEx w15:paraId="2E56AF5B" w15:done="1"/>
  <w15:commentEx w15:paraId="01145868" w15:paraIdParent="2E56AF5B" w15:done="1"/>
  <w15:commentEx w15:paraId="766349E0" w15:done="0"/>
  <w15:commentEx w15:paraId="61342B82" w15:paraIdParent="766349E0" w15:done="0"/>
  <w15:commentEx w15:paraId="4727A6C3" w15:done="0"/>
  <w15:commentEx w15:paraId="349FE5B2" w15:paraIdParent="4727A6C3" w15:done="0"/>
  <w15:commentEx w15:paraId="1C49E2A3" w15:done="1"/>
  <w15:commentEx w15:paraId="065AE858" w15:done="1"/>
  <w15:commentEx w15:paraId="661908FA" w15:paraIdParent="065AE858" w15:done="1"/>
  <w15:commentEx w15:paraId="6C0F597A" w15:paraIdParent="065AE858" w15:done="1"/>
  <w15:commentEx w15:paraId="7A478D6E" w15:paraIdParent="065AE858" w15:done="1"/>
  <w15:commentEx w15:paraId="5E52BFD5" w15:paraIdParent="065AE858" w15:done="1"/>
  <w15:commentEx w15:paraId="3C07240E" w15:done="0"/>
  <w15:commentEx w15:paraId="5AC43CBC" w15:done="1"/>
  <w15:commentEx w15:paraId="3F32BCC5" w15:paraIdParent="5AC43CBC" w15:done="1"/>
  <w15:commentEx w15:paraId="6F4F051F" w15:paraIdParent="5AC43CBC" w15:done="1"/>
  <w15:commentEx w15:paraId="420D15B5" w15:paraIdParent="5AC43CBC" w15:done="1"/>
  <w15:commentEx w15:paraId="5C60D7DD" w15:paraIdParent="5AC43CBC" w15:done="1"/>
  <w15:commentEx w15:paraId="710B2A6B" w15:paraIdParent="5AC43CBC" w15:done="1"/>
  <w15:commentEx w15:paraId="4DFEA015" w15:done="1"/>
  <w15:commentEx w15:paraId="095278A5" w15:paraIdParent="4DFEA015" w15:done="1"/>
  <w15:commentEx w15:paraId="1BB291A7" w15:paraIdParent="4DFEA015" w15:done="1"/>
  <w15:commentEx w15:paraId="0CF7EB44" w15:paraIdParent="4DFEA015" w15:done="1"/>
  <w15:commentEx w15:paraId="758BFE09" w15:paraIdParent="4DFEA015" w15:done="1"/>
  <w15:commentEx w15:paraId="0780F294" w15:paraIdParent="4DFEA015" w15:done="1"/>
  <w15:commentEx w15:paraId="4388C00E" w15:done="1"/>
  <w15:commentEx w15:paraId="182BA76A" w15:paraIdParent="4388C00E" w15:done="1"/>
  <w15:commentEx w15:paraId="1B5A71BC" w15:done="0"/>
  <w15:commentEx w15:paraId="0E82F512" w15:paraIdParent="1B5A71BC" w15:done="0"/>
  <w15:commentEx w15:paraId="1C15C021" w15:done="0"/>
  <w15:commentEx w15:paraId="29ADCA41" w15:done="0"/>
  <w15:commentEx w15:paraId="1DD33474" w15:paraIdParent="29ADCA41" w15:done="0"/>
  <w15:commentEx w15:paraId="4AA551FD" w15:done="1"/>
  <w15:commentEx w15:paraId="4C24BAD6" w15:paraIdParent="4AA551FD" w15:done="1"/>
  <w15:commentEx w15:paraId="4BB3442D" w15:done="1"/>
  <w15:commentEx w15:paraId="3A94DBFB" w15:paraIdParent="4BB3442D" w15:done="1"/>
  <w15:commentEx w15:paraId="7608AB47" w15:paraIdParent="4BB3442D" w15:done="1"/>
  <w15:commentEx w15:paraId="300C61E7" w15:done="1"/>
  <w15:commentEx w15:paraId="6F46DAB0" w15:paraIdParent="300C61E7" w15:done="1"/>
  <w15:commentEx w15:paraId="558D4742" w15:paraIdParent="300C61E7" w15:done="1"/>
  <w15:commentEx w15:paraId="29178551" w15:done="0"/>
  <w15:commentEx w15:paraId="1FA14CE3" w15:paraIdParent="29178551" w15:done="0"/>
  <w15:commentEx w15:paraId="23AC3618" w15:done="1"/>
  <w15:commentEx w15:paraId="688487E3" w15:paraIdParent="23AC3618" w15:done="1"/>
  <w15:commentEx w15:paraId="0C2B06CA" w15:paraIdParent="23AC3618" w15:done="1"/>
  <w15:commentEx w15:paraId="6FA08956" w15:paraIdParent="23AC3618" w15:done="1"/>
  <w15:commentEx w15:paraId="15F7E479" w15:paraIdParent="23AC3618" w15:done="1"/>
  <w15:commentEx w15:paraId="42CC0E23" w15:paraIdParent="23AC3618" w15:done="1"/>
  <w15:commentEx w15:paraId="14ADEF81" w15:done="1"/>
  <w15:commentEx w15:paraId="141A26DB" w15:paraIdParent="14ADEF81" w15:done="1"/>
  <w15:commentEx w15:paraId="56ADD48A" w15:paraIdParent="14ADEF81" w15:done="1"/>
  <w15:commentEx w15:paraId="73D56D31" w15:done="0"/>
  <w15:commentEx w15:paraId="7375D26B" w15:done="1"/>
  <w15:commentEx w15:paraId="135CD7DD" w15:paraIdParent="7375D26B" w15:done="1"/>
  <w15:commentEx w15:paraId="2E57226A" w15:done="1"/>
  <w15:commentEx w15:paraId="108CA737" w15:done="0"/>
  <w15:commentEx w15:paraId="3E11880D" w15:done="0"/>
  <w15:commentEx w15:paraId="1BEFEF47" w15:paraIdParent="3E11880D" w15:done="0"/>
  <w15:commentEx w15:paraId="1B166CAD" w15:paraIdParent="3E11880D" w15:done="0"/>
  <w15:commentEx w15:paraId="7A2673B9" w15:done="0"/>
  <w15:commentEx w15:paraId="6341BCD6" w15:paraIdParent="7A2673B9" w15:done="0"/>
  <w15:commentEx w15:paraId="6F4D4E5A" w15:done="0"/>
  <w15:commentEx w15:paraId="2151D712" w15:paraIdParent="6F4D4E5A" w15:done="0"/>
  <w15:commentEx w15:paraId="325620D2" w15:done="1"/>
  <w15:commentEx w15:paraId="6C171BF8" w15:paraIdParent="325620D2" w15:done="1"/>
  <w15:commentEx w15:paraId="19D21B47" w15:paraIdParent="325620D2" w15:done="1"/>
  <w15:commentEx w15:paraId="2C94FC31" w15:done="0"/>
  <w15:commentEx w15:paraId="50C81338" w15:done="0"/>
  <w15:commentEx w15:paraId="0AE221DF" w15:paraIdParent="50C81338" w15:done="0"/>
  <w15:commentEx w15:paraId="431582F5" w15:done="0"/>
  <w15:commentEx w15:paraId="00824CB3" w15:paraIdParent="431582F5" w15:done="0"/>
  <w15:commentEx w15:paraId="47C94B76" w15:done="0"/>
  <w15:commentEx w15:paraId="6BDF4996" w15:done="0"/>
  <w15:commentEx w15:paraId="415DB667" w15:paraIdParent="6BDF4996" w15:done="0"/>
  <w15:commentEx w15:paraId="3962EDB5" w15:done="1"/>
  <w15:commentEx w15:paraId="7AEC1322" w15:paraIdParent="3962EDB5" w15:done="1"/>
  <w15:commentEx w15:paraId="2270E10B" w15:done="0"/>
  <w15:commentEx w15:paraId="1173DCC5" w15:paraIdParent="2270E10B" w15:done="0"/>
  <w15:commentEx w15:paraId="2CDB6A7D" w15:done="0"/>
  <w15:commentEx w15:paraId="457534C5" w15:paraIdParent="2CDB6A7D" w15:done="0"/>
  <w15:commentEx w15:paraId="22DA0009" w15:done="0"/>
  <w15:commentEx w15:paraId="0EEBA36E" w15:done="0"/>
  <w15:commentEx w15:paraId="692806BC" w15:done="0"/>
  <w15:commentEx w15:paraId="293FE769" w15:done="1"/>
  <w15:commentEx w15:paraId="77BA1057" w15:paraIdParent="293FE769" w15:done="1"/>
  <w15:commentEx w15:paraId="1F55CE74" w15:done="0"/>
  <w15:commentEx w15:paraId="1D40931E" w15:paraIdParent="1F55CE74" w15:done="0"/>
  <w15:commentEx w15:paraId="408B27E8" w15:done="0"/>
  <w15:commentEx w15:paraId="1A591CD7" w15:done="0"/>
  <w15:commentEx w15:paraId="2C1DD9B1" w15:paraIdParent="1A591CD7" w15:done="0"/>
  <w15:commentEx w15:paraId="471D7E27" w15:paraIdParent="1A591CD7" w15:done="0"/>
  <w15:commentEx w15:paraId="6E80FF21" w15:done="0"/>
  <w15:commentEx w15:paraId="5EEDAEC7" w15:paraIdParent="6E80FF21" w15:done="0"/>
  <w15:commentEx w15:paraId="0F1C0845" w15:paraIdParent="6E80FF21" w15:done="0"/>
  <w15:commentEx w15:paraId="53B4C0F6" w15:paraIdParent="6E80FF21" w15:done="0"/>
  <w15:commentEx w15:paraId="390DD95D" w15:done="0"/>
  <w15:commentEx w15:paraId="0C9AB233" w15:done="1"/>
  <w15:commentEx w15:paraId="68B495D3" w15:paraIdParent="0C9AB233" w15:done="1"/>
  <w15:commentEx w15:paraId="53D95346" w15:done="0"/>
  <w15:commentEx w15:paraId="00607F3D" w15:paraIdParent="53D95346" w15:done="0"/>
  <w15:commentEx w15:paraId="3CF428F2" w15:paraIdParent="53D95346" w15:done="0"/>
  <w15:commentEx w15:paraId="703FFA11" w15:paraIdParent="53D95346" w15:done="0"/>
  <w15:commentEx w15:paraId="256A0685" w15:paraIdParent="53D95346" w15:done="0"/>
  <w15:commentEx w15:paraId="50EF3202" w15:done="0"/>
  <w15:commentEx w15:paraId="13451A99" w15:done="0"/>
  <w15:commentEx w15:paraId="2C603EE7" w15:paraIdParent="13451A99" w15:done="0"/>
  <w15:commentEx w15:paraId="66DCF047" w15:done="0"/>
  <w15:commentEx w15:paraId="4D9FF240" w15:paraIdParent="66DCF047" w15:done="0"/>
  <w15:commentEx w15:paraId="1D63DD3D" w15:done="0"/>
  <w15:commentEx w15:paraId="3B4608BF" w15:done="0"/>
  <w15:commentEx w15:paraId="07099E24" w15:done="0"/>
  <w15:commentEx w15:paraId="127F27D7" w15:paraIdParent="07099E24" w15:done="0"/>
  <w15:commentEx w15:paraId="65645AAE" w15:done="1"/>
  <w15:commentEx w15:paraId="6E2CCD61" w15:paraIdParent="65645AAE"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8EA12CA" w16cex:dateUtc="2025-12-13T03:20:00Z"/>
  <w16cex:commentExtensible w16cex:durableId="03A968CD" w16cex:dateUtc="2025-12-17T01:22:00Z"/>
  <w16cex:commentExtensible w16cex:durableId="5624A992" w16cex:dateUtc="2025-12-10T10:41:00Z"/>
  <w16cex:commentExtensible w16cex:durableId="3C002F0C" w16cex:dateUtc="2025-12-18T02:05:00Z"/>
  <w16cex:commentExtensible w16cex:durableId="1B893368" w16cex:dateUtc="2025-12-31T02:01:00Z"/>
  <w16cex:commentExtensible w16cex:durableId="02320AE9" w16cex:dateUtc="2025-12-23T08:31:00Z"/>
  <w16cex:commentExtensible w16cex:durableId="57322D1D" w16cex:dateUtc="2025-12-29T05:08:00Z"/>
  <w16cex:commentExtensible w16cex:durableId="6C3621A5" w16cex:dateUtc="2026-01-27T07:26:00Z"/>
  <w16cex:commentExtensible w16cex:durableId="7297C522" w16cex:dateUtc="2026-01-27T08:02:00Z"/>
  <w16cex:commentExtensible w16cex:durableId="6F8CAE4D" w16cex:dateUtc="2026-01-27T08:37:00Z"/>
  <w16cex:commentExtensible w16cex:durableId="4106640E" w16cex:dateUtc="2025-12-13T03:23:00Z"/>
  <w16cex:commentExtensible w16cex:durableId="7367DAE9" w16cex:dateUtc="2025-12-16T05:03:00Z"/>
  <w16cex:commentExtensible w16cex:durableId="2C7BB5DC" w16cex:dateUtc="2025-12-13T03:26:00Z"/>
  <w16cex:commentExtensible w16cex:durableId="3B4C9160" w16cex:dateUtc="2025-12-16T05:05:00Z"/>
  <w16cex:commentExtensible w16cex:durableId="7B54B9E0" w16cex:dateUtc="2025-12-16T05:06:00Z"/>
  <w16cex:commentExtensible w16cex:durableId="746B65E5" w16cex:dateUtc="2025-12-13T04:10:00Z"/>
  <w16cex:commentExtensible w16cex:durableId="0C53181F" w16cex:dateUtc="2025-12-17T02:02:00Z"/>
  <w16cex:commentExtensible w16cex:durableId="08FE9FCE" w16cex:dateUtc="2025-12-10T06:05:00Z"/>
  <w16cex:commentExtensible w16cex:durableId="45B45337" w16cex:dateUtc="2025-12-16T05:07:00Z"/>
  <w16cex:commentExtensible w16cex:durableId="7BFD7C0D" w16cex:dateUtc="2025-12-13T04:17:00Z"/>
  <w16cex:commentExtensible w16cex:durableId="29541BCD" w16cex:dateUtc="2025-12-13T04:23:00Z"/>
  <w16cex:commentExtensible w16cex:durableId="6282F3FE" w16cex:dateUtc="2025-12-16T06:39:00Z"/>
  <w16cex:commentExtensible w16cex:durableId="15EC0B38" w16cex:dateUtc="2025-12-17T03:13:00Z"/>
  <w16cex:commentExtensible w16cex:durableId="07BA10D7" w16cex:dateUtc="2025-12-13T04:23:00Z"/>
  <w16cex:commentExtensible w16cex:durableId="0FE4763E" w16cex:dateUtc="2025-12-16T06:40:00Z"/>
  <w16cex:commentExtensible w16cex:durableId="7815E78C" w16cex:dateUtc="2025-12-17T03:13:00Z"/>
  <w16cex:commentExtensible w16cex:durableId="75DEDDF5" w16cex:dateUtc="2026-01-21T02:48:00Z"/>
  <w16cex:commentExtensible w16cex:durableId="66D44685" w16cex:dateUtc="2026-01-27T07:30:00Z"/>
  <w16cex:commentExtensible w16cex:durableId="640A54ED" w16cex:dateUtc="2025-12-16T05:45:00Z"/>
  <w16cex:commentExtensible w16cex:durableId="0F7F7D1F" w16cex:dateUtc="2025-12-29T05:29:00Z"/>
  <w16cex:commentExtensible w16cex:durableId="122AB6AB" w16cex:dateUtc="2026-01-27T07:35:00Z"/>
  <w16cex:commentExtensible w16cex:durableId="05A9A9EA" w16cex:dateUtc="2026-01-27T07:36:00Z"/>
  <w16cex:commentExtensible w16cex:durableId="0A4052F4" w16cex:dateUtc="2026-01-27T09:57:00Z"/>
  <w16cex:commentExtensible w16cex:durableId="7D62A0EB" w16cex:dateUtc="2025-12-17T01:54:00Z"/>
  <w16cex:commentExtensible w16cex:durableId="4767EAB3" w16cex:dateUtc="2025-12-23T02:45:00Z"/>
  <w16cex:commentExtensible w16cex:durableId="01AC7270" w16cex:dateUtc="2025-12-23T03:19:00Z"/>
  <w16cex:commentExtensible w16cex:durableId="12B0E00A" w16cex:dateUtc="2025-12-23T10:45:00Z"/>
  <w16cex:commentExtensible w16cex:durableId="7DE77887" w16cex:dateUtc="2025-12-29T05:27:00Z"/>
  <w16cex:commentExtensible w16cex:durableId="7CA82E62" w16cex:dateUtc="2025-12-30T08:58:00Z"/>
  <w16cex:commentExtensible w16cex:durableId="2D0BA129" w16cex:dateUtc="2026-01-27T07:32:00Z"/>
  <w16cex:commentExtensible w16cex:durableId="35FC92B3" w16cex:dateUtc="2025-12-23T08:39:00Z">
    <w16cex:extLst>
      <w16:ext w16:uri="{CE6994B0-6A32-4C9F-8C6B-6E91EDA988CE}">
        <cr:reactions xmlns:cr="http://schemas.microsoft.com/office/comments/2020/reactions">
          <cr:reaction reactionType="1">
            <cr:reactionInfo dateUtc="2025-12-24T08:35:51Z">
              <cr:user userId="S::kqnf215@astrazeneca.net::1b1fd279-dc95-4760-9546-2f57f6ec1637" userProvider="AD" userName="Pan, Zhemin"/>
            </cr:reactionInfo>
          </cr:reaction>
        </cr:reactions>
      </w16:ext>
    </w16cex:extLst>
  </w16cex:commentExtensible>
  <w16cex:commentExtensible w16cex:durableId="1C6BF064" w16cex:dateUtc="2025-12-29T05:21:00Z"/>
  <w16cex:commentExtensible w16cex:durableId="1E531F52" w16cex:dateUtc="2025-12-30T08:59:00Z"/>
  <w16cex:commentExtensible w16cex:durableId="289542DB" w16cex:dateUtc="2025-12-12T05:53:00Z"/>
  <w16cex:commentExtensible w16cex:durableId="7650CFA8" w16cex:dateUtc="2025-12-16T05:10:00Z"/>
  <w16cex:commentExtensible w16cex:durableId="49D58B20" w16cex:dateUtc="2025-12-17T03:13:00Z"/>
  <w16cex:commentExtensible w16cex:durableId="5E80E7C9" w16cex:dateUtc="2025-12-23T02:45:00Z"/>
  <w16cex:commentExtensible w16cex:durableId="28C9873C" w16cex:dateUtc="2025-12-29T05:29:00Z"/>
  <w16cex:commentExtensible w16cex:durableId="3D6485BF" w16cex:dateUtc="2025-12-10T10:49:00Z"/>
  <w16cex:commentExtensible w16cex:durableId="7B0ABAB5" w16cex:dateUtc="2025-12-17T01:54:00Z"/>
  <w16cex:commentExtensible w16cex:durableId="3E7B8A30" w16cex:dateUtc="2025-12-23T02:42:00Z"/>
  <w16cex:commentExtensible w16cex:durableId="678EB06A" w16cex:dateUtc="2025-12-29T06:15:00Z"/>
  <w16cex:commentExtensible w16cex:durableId="4286F668" w16cex:dateUtc="2025-12-09T08:59:00Z"/>
  <w16cex:commentExtensible w16cex:durableId="318419BA" w16cex:dateUtc="2025-12-09T09:12:00Z"/>
  <w16cex:commentExtensible w16cex:durableId="5113B333" w16cex:dateUtc="2025-12-13T04:31:00Z"/>
  <w16cex:commentExtensible w16cex:durableId="2CF2AEB2" w16cex:dateUtc="2025-12-16T05:14:00Z"/>
  <w16cex:commentExtensible w16cex:durableId="14547A2E" w16cex:dateUtc="2025-12-18T03:52:00Z"/>
  <w16cex:commentExtensible w16cex:durableId="4A8181F7" w16cex:dateUtc="2025-12-23T02:48:00Z"/>
  <w16cex:commentExtensible w16cex:durableId="02AF8C9A" w16cex:dateUtc="2026-02-11T09:20:00Z"/>
  <w16cex:commentExtensible w16cex:durableId="22DEF075" w16cex:dateUtc="2025-12-10T10:59:00Z"/>
  <w16cex:commentExtensible w16cex:durableId="40B47D03" w16cex:dateUtc="2025-12-17T02:34:00Z"/>
  <w16cex:commentExtensible w16cex:durableId="113A11CA" w16cex:dateUtc="2025-12-23T09:05:00Z"/>
  <w16cex:commentExtensible w16cex:durableId="492DC77E" w16cex:dateUtc="2025-12-29T06:36:00Z"/>
  <w16cex:commentExtensible w16cex:durableId="4A49CB9B" w16cex:dateUtc="2025-12-30T09:49:00Z"/>
  <w16cex:commentExtensible w16cex:durableId="05E458B6" w16cex:dateUtc="2026-01-27T07:45:00Z"/>
  <w16cex:commentExtensible w16cex:durableId="1013A672" w16cex:dateUtc="2025-12-17T02:34:00Z"/>
  <w16cex:commentExtensible w16cex:durableId="2BB5E17A" w16cex:dateUtc="2025-12-23T02:59:00Z"/>
  <w16cex:commentExtensible w16cex:durableId="21FF22FE" w16cex:dateUtc="2025-12-23T03:13:00Z"/>
  <w16cex:commentExtensible w16cex:durableId="7E988DD5" w16cex:dateUtc="2025-12-23T10:39:00Z"/>
  <w16cex:commentExtensible w16cex:durableId="45DCC47E" w16cex:dateUtc="2025-12-29T06:24:00Z"/>
  <w16cex:commentExtensible w16cex:durableId="4CC02C00" w16cex:dateUtc="2026-01-21T09:57:00Z"/>
  <w16cex:commentExtensible w16cex:durableId="05600E9B" w16cex:dateUtc="2025-12-10T11:03:00Z"/>
  <w16cex:commentExtensible w16cex:durableId="5B3D81ED" w16cex:dateUtc="2025-12-17T02:49:00Z"/>
  <w16cex:commentExtensible w16cex:durableId="0AE1A1E1" w16cex:dateUtc="2025-12-23T03:00:00Z"/>
  <w16cex:commentExtensible w16cex:durableId="6E65D80D" w16cex:dateUtc="2026-01-27T07:46:00Z"/>
  <w16cex:commentExtensible w16cex:durableId="49846C98" w16cex:dateUtc="2026-02-11T09:22:00Z"/>
  <w16cex:commentExtensible w16cex:durableId="5F6560D7" w16cex:dateUtc="2025-12-13T05:45:00Z"/>
  <w16cex:commentExtensible w16cex:durableId="6F9DCFB3" w16cex:dateUtc="2025-12-16T06:42:00Z"/>
  <w16cex:commentExtensible w16cex:durableId="6D386B80" w16cex:dateUtc="2025-12-24T09:30:00Z"/>
  <w16cex:commentExtensible w16cex:durableId="12BD1E83" w16cex:dateUtc="2025-12-29T06:46:00Z"/>
  <w16cex:commentExtensible w16cex:durableId="6786DDEB" w16cex:dateUtc="2025-12-13T04:43:00Z"/>
  <w16cex:commentExtensible w16cex:durableId="65B4A166" w16cex:dateUtc="2025-12-16T05:16:00Z"/>
  <w16cex:commentExtensible w16cex:durableId="13289ACE" w16cex:dateUtc="2025-12-17T03:12:00Z"/>
  <w16cex:commentExtensible w16cex:durableId="7BC3BFF1" w16cex:dateUtc="2025-12-13T04:34:00Z"/>
  <w16cex:commentExtensible w16cex:durableId="28D5D532" w16cex:dateUtc="2025-12-16T05:17:00Z"/>
  <w16cex:commentExtensible w16cex:durableId="7089D214" w16cex:dateUtc="2025-12-29T06:55:00Z"/>
  <w16cex:commentExtensible w16cex:durableId="44E40973" w16cex:dateUtc="2025-12-17T03:35:00Z"/>
  <w16cex:commentExtensible w16cex:durableId="29CFDDE3" w16cex:dateUtc="2026-01-27T07:49:00Z"/>
  <w16cex:commentExtensible w16cex:durableId="2C6D82AA" w16cex:dateUtc="2025-12-13T04:36:00Z"/>
  <w16cex:commentExtensible w16cex:durableId="0AD08FB0" w16cex:dateUtc="2025-12-17T05:03:00Z"/>
  <w16cex:commentExtensible w16cex:durableId="790036C8" w16cex:dateUtc="2025-12-24T08:52:00Z"/>
  <w16cex:commentExtensible w16cex:durableId="60D772BD" w16cex:dateUtc="2025-12-24T09:40:00Z"/>
  <w16cex:commentExtensible w16cex:durableId="60104436" w16cex:dateUtc="2025-12-24T09:47:00Z"/>
  <w16cex:commentExtensible w16cex:durableId="628C0B45" w16cex:dateUtc="2025-12-24T10:39:00Z"/>
  <w16cex:commentExtensible w16cex:durableId="61C20546" w16cex:dateUtc="2025-12-13T04:37:00Z"/>
  <w16cex:commentExtensible w16cex:durableId="110819A4" w16cex:dateUtc="2025-12-16T05:18:00Z"/>
  <w16cex:commentExtensible w16cex:durableId="53B6CFCE" w16cex:dateUtc="2025-12-17T03:37:00Z"/>
  <w16cex:commentExtensible w16cex:durableId="36BDF9EB" w16cex:dateUtc="2026-01-27T07:50:00Z"/>
  <w16cex:commentExtensible w16cex:durableId="78FDDE13" w16cex:dateUtc="2025-12-13T04:47:00Z"/>
  <w16cex:commentExtensible w16cex:durableId="773B9D53" w16cex:dateUtc="2025-12-17T05:21:00Z"/>
  <w16cex:commentExtensible w16cex:durableId="569EC8A4" w16cex:dateUtc="2026-01-09T09:45:00Z"/>
  <w16cex:commentExtensible w16cex:durableId="1F565339" w16cex:dateUtc="2026-01-27T07:50:00Z"/>
  <w16cex:commentExtensible w16cex:durableId="26D2D691" w16cex:dateUtc="2025-12-13T04:45:00Z"/>
  <w16cex:commentExtensible w16cex:durableId="580EFAC2" w16cex:dateUtc="2025-12-16T06:42:00Z"/>
  <w16cex:commentExtensible w16cex:durableId="1AA8CA49" w16cex:dateUtc="2025-12-17T05:48:00Z"/>
  <w16cex:commentExtensible w16cex:durableId="650EDD65" w16cex:dateUtc="2026-01-27T07:52:00Z"/>
  <w16cex:commentExtensible w16cex:durableId="2BE0D7B1" w16cex:dateUtc="2026-01-27T10:17:00Z"/>
  <w16cex:commentExtensible w16cex:durableId="49F97152" w16cex:dateUtc="2026-01-27T07:53:00Z"/>
  <w16cex:commentExtensible w16cex:durableId="13A7177D" w16cex:dateUtc="2026-01-27T10:18:00Z"/>
  <w16cex:commentExtensible w16cex:durableId="3A7A60B5" w16cex:dateUtc="2025-12-13T04:49:00Z"/>
  <w16cex:commentExtensible w16cex:durableId="00ED1BA8" w16cex:dateUtc="2025-12-16T05:21:00Z"/>
  <w16cex:commentExtensible w16cex:durableId="17F3E914" w16cex:dateUtc="2025-12-17T06:11:00Z"/>
  <w16cex:commentExtensible w16cex:durableId="76A58FA4" w16cex:dateUtc="2025-12-23T02:38:00Z"/>
  <w16cex:commentExtensible w16cex:durableId="765AABC2" w16cex:dateUtc="2025-12-23T09:27:00Z"/>
  <w16cex:commentExtensible w16cex:durableId="6AA1F985" w16cex:dateUtc="2025-12-29T07:02:00Z"/>
  <w16cex:commentExtensible w16cex:durableId="0D139201" w16cex:dateUtc="2025-12-10T11:42:00Z">
    <w16cex:extLst>
      <w16:ext w16:uri="{CE6994B0-6A32-4C9F-8C6B-6E91EDA988CE}">
        <cr:reactions xmlns:cr="http://schemas.microsoft.com/office/comments/2020/reactions">
          <cr:reaction reactionType="1">
            <cr:reactionInfo dateUtc="2025-12-10T13:55:22Z">
              <cr:user userId="S::kqnf215@astrazeneca.net::1b1fd279-dc95-4760-9546-2f57f6ec1637" userProvider="AD" userName="Pan, Zhemin"/>
            </cr:reactionInfo>
          </cr:reaction>
        </cr:reactions>
      </w16:ext>
    </w16cex:extLst>
  </w16cex:commentExtensible>
  <w16cex:commentExtensible w16cex:durableId="269B9206" w16cex:dateUtc="2025-12-17T06:12:00Z"/>
  <w16cex:commentExtensible w16cex:durableId="33AE287D" w16cex:dateUtc="2025-12-17T05:49:00Z"/>
  <w16cex:commentExtensible w16cex:durableId="0813AF28" w16cex:dateUtc="2025-12-16T05:21:00Z"/>
  <w16cex:commentExtensible w16cex:durableId="509B876C" w16cex:dateUtc="2026-02-11T09:16:00Z"/>
  <w16cex:commentExtensible w16cex:durableId="48F17F51" w16cex:dateUtc="2025-12-13T04:54:00Z"/>
  <w16cex:commentExtensible w16cex:durableId="546D96F9" w16cex:dateUtc="2025-12-15T01:13:00Z"/>
  <w16cex:commentExtensible w16cex:durableId="3BAE5E1F" w16cex:dateUtc="2025-12-09T11:25:00Z"/>
  <w16cex:commentExtensible w16cex:durableId="6164D4BB" w16cex:dateUtc="2025-12-13T04:59:00Z"/>
  <w16cex:commentExtensible w16cex:durableId="4AC5F51F" w16cex:dateUtc="2026-01-14T03:11:00Z"/>
  <w16cex:commentExtensible w16cex:durableId="63AF3FC9" w16cex:dateUtc="2026-01-27T07:55:00Z"/>
  <w16cex:commentExtensible w16cex:durableId="119281E5" w16cex:dateUtc="2026-01-27T07:57:00Z"/>
  <w16cex:commentExtensible w16cex:durableId="0D8005D1" w16cex:dateUtc="2026-02-11T09:23:00Z"/>
  <w16cex:commentExtensible w16cex:durableId="0BE1D586" w16cex:dateUtc="2026-01-27T07:59:00Z"/>
  <w16cex:commentExtensible w16cex:durableId="55A0FADA" w16cex:dateUtc="2025-12-24T07:58:00Z"/>
  <w16cex:commentExtensible w16cex:durableId="40193A8E" w16cex:dateUtc="2025-12-29T07:15:00Z"/>
  <w16cex:commentExtensible w16cex:durableId="563B5FE8" w16cex:dateUtc="2025-12-10T11:48:00Z"/>
  <w16cex:commentExtensible w16cex:durableId="64979A25" w16cex:dateUtc="2025-12-17T06:56:00Z"/>
  <w16cex:commentExtensible w16cex:durableId="4C011CC5" w16cex:dateUtc="2025-12-30T10:02:00Z"/>
  <w16cex:commentExtensible w16cex:durableId="4C55AC24" w16cex:dateUtc="2025-12-17T07:26:00Z"/>
  <w16cex:commentExtensible w16cex:durableId="1B973F1D" w16cex:dateUtc="2025-12-23T10:32:00Z"/>
  <w16cex:commentExtensible w16cex:durableId="0D5F286A" w16cex:dateUtc="2025-12-29T07:27:00Z"/>
  <w16cex:commentExtensible w16cex:durableId="61C64C5B" w16cex:dateUtc="2025-12-13T05:09:00Z"/>
  <w16cex:commentExtensible w16cex:durableId="0CC75889" w16cex:dateUtc="2025-12-16T06:44:00Z"/>
  <w16cex:commentExtensible w16cex:durableId="0BE44866" w16cex:dateUtc="2025-12-17T09:24:00Z"/>
  <w16cex:commentExtensible w16cex:durableId="3EB0036B" w16cex:dateUtc="2025-12-30T10:08:00Z"/>
  <w16cex:commentExtensible w16cex:durableId="37E5898B" w16cex:dateUtc="2026-02-11T09:18:00Z"/>
  <w16cex:commentExtensible w16cex:durableId="40504066" w16cex:dateUtc="2025-12-13T05:20:00Z"/>
  <w16cex:commentExtensible w16cex:durableId="5944BE6C" w16cex:dateUtc="2025-12-16T05:36:00Z"/>
  <w16cex:commentExtensible w16cex:durableId="0AB7A3DA" w16cex:dateUtc="2025-12-09T09:19:00Z"/>
  <w16cex:commentExtensible w16cex:durableId="7EA5D15A" w16cex:dateUtc="2025-12-10T11:44:00Z"/>
  <w16cex:commentExtensible w16cex:durableId="57C48ABD" w16cex:dateUtc="2025-12-18T01:28:00Z"/>
  <w16cex:commentExtensible w16cex:durableId="7D9C8647" w16cex:dateUtc="2025-12-23T09:38:00Z"/>
  <w16cex:commentExtensible w16cex:durableId="72A60A41" w16cex:dateUtc="2025-12-29T08:14:00Z"/>
  <w16cex:commentExtensible w16cex:durableId="0676600D" w16cex:dateUtc="2025-12-13T05:44:00Z"/>
  <w16cex:commentExtensible w16cex:durableId="65043837" w16cex:dateUtc="2025-12-09T09:20:00Z"/>
  <w16cex:commentExtensible w16cex:durableId="45E1C7B2" w16cex:dateUtc="2025-12-10T11:44:00Z"/>
  <w16cex:commentExtensible w16cex:durableId="093E62DF" w16cex:dateUtc="2025-12-09T09:20:00Z"/>
  <w16cex:commentExtensible w16cex:durableId="05C70AE3" w16cex:dateUtc="2025-12-10T11:52:00Z"/>
  <w16cex:commentExtensible w16cex:durableId="22CCBA53" w16cex:dateUtc="2025-12-10T11:50:00Z"/>
  <w16cex:commentExtensible w16cex:durableId="05728C99" w16cex:dateUtc="2025-12-09T09:22:00Z"/>
  <w16cex:commentExtensible w16cex:durableId="6FE9BEB1" w16cex:dateUtc="2025-12-16T05:42:00Z"/>
  <w16cex:commentExtensible w16cex:durableId="555E8580" w16cex:dateUtc="2025-12-16T06:45:00Z"/>
  <w16cex:commentExtensible w16cex:durableId="18C1F6EF" w16cex:dateUtc="2025-12-13T05:39:00Z"/>
  <w16cex:commentExtensible w16cex:durableId="2B3124EE" w16cex:dateUtc="2025-12-16T06: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E41CB99" w16cid:durableId="18EA12CA"/>
  <w16cid:commentId w16cid:paraId="0E495115" w16cid:durableId="03A968CD"/>
  <w16cid:commentId w16cid:paraId="2416EC67" w16cid:durableId="5624A992"/>
  <w16cid:commentId w16cid:paraId="3066863E" w16cid:durableId="3C002F0C"/>
  <w16cid:commentId w16cid:paraId="102BBD8F" w16cid:durableId="1B893368"/>
  <w16cid:commentId w16cid:paraId="2D1BF8DF" w16cid:durableId="02320AE9"/>
  <w16cid:commentId w16cid:paraId="350A7C94" w16cid:durableId="57322D1D"/>
  <w16cid:commentId w16cid:paraId="7A7E41BA" w16cid:durableId="6C3621A5"/>
  <w16cid:commentId w16cid:paraId="0835F7A0" w16cid:durableId="7297C522"/>
  <w16cid:commentId w16cid:paraId="3693A168" w16cid:durableId="6F8CAE4D"/>
  <w16cid:commentId w16cid:paraId="71B49DDE" w16cid:durableId="4106640E"/>
  <w16cid:commentId w16cid:paraId="5FC9F15E" w16cid:durableId="7367DAE9"/>
  <w16cid:commentId w16cid:paraId="233F493C" w16cid:durableId="2C7BB5DC"/>
  <w16cid:commentId w16cid:paraId="0DA83EB2" w16cid:durableId="3B4C9160"/>
  <w16cid:commentId w16cid:paraId="75190EE7" w16cid:durableId="7B54B9E0"/>
  <w16cid:commentId w16cid:paraId="6CA5BF39" w16cid:durableId="746B65E5"/>
  <w16cid:commentId w16cid:paraId="73E36BE6" w16cid:durableId="0C53181F"/>
  <w16cid:commentId w16cid:paraId="46267F34" w16cid:durableId="08FE9FCE"/>
  <w16cid:commentId w16cid:paraId="0E615D6A" w16cid:durableId="45B45337"/>
  <w16cid:commentId w16cid:paraId="3FB65D8A" w16cid:durableId="7BFD7C0D"/>
  <w16cid:commentId w16cid:paraId="327B9BB2" w16cid:durableId="29541BCD"/>
  <w16cid:commentId w16cid:paraId="4F537C26" w16cid:durableId="6282F3FE"/>
  <w16cid:commentId w16cid:paraId="7C7AE978" w16cid:durableId="15EC0B38"/>
  <w16cid:commentId w16cid:paraId="468EDDE2" w16cid:durableId="07BA10D7"/>
  <w16cid:commentId w16cid:paraId="02CC20D0" w16cid:durableId="0FE4763E"/>
  <w16cid:commentId w16cid:paraId="79599A1E" w16cid:durableId="7815E78C"/>
  <w16cid:commentId w16cid:paraId="2FEA5086" w16cid:durableId="75DEDDF5"/>
  <w16cid:commentId w16cid:paraId="39B66BA8" w16cid:durableId="66D44685"/>
  <w16cid:commentId w16cid:paraId="36DD6209" w16cid:durableId="640A54ED"/>
  <w16cid:commentId w16cid:paraId="75DE941F" w16cid:durableId="0F7F7D1F"/>
  <w16cid:commentId w16cid:paraId="7FD67DAA" w16cid:durableId="122AB6AB"/>
  <w16cid:commentId w16cid:paraId="56175B4B" w16cid:durableId="05A9A9EA"/>
  <w16cid:commentId w16cid:paraId="72D4270D" w16cid:durableId="0A4052F4"/>
  <w16cid:commentId w16cid:paraId="66BBA143" w16cid:durableId="7D62A0EB"/>
  <w16cid:commentId w16cid:paraId="3E5CE60D" w16cid:durableId="4767EAB3"/>
  <w16cid:commentId w16cid:paraId="0100F4AE" w16cid:durableId="01AC7270"/>
  <w16cid:commentId w16cid:paraId="66C4C192" w16cid:durableId="12B0E00A"/>
  <w16cid:commentId w16cid:paraId="1DD81250" w16cid:durableId="7DE77887"/>
  <w16cid:commentId w16cid:paraId="030A0EA7" w16cid:durableId="7CA82E62"/>
  <w16cid:commentId w16cid:paraId="24A9E3B3" w16cid:durableId="2D0BA129"/>
  <w16cid:commentId w16cid:paraId="28437822" w16cid:durableId="35FC92B3"/>
  <w16cid:commentId w16cid:paraId="193F13E7" w16cid:durableId="1C6BF064"/>
  <w16cid:commentId w16cid:paraId="6D8D49B8" w16cid:durableId="1E531F52"/>
  <w16cid:commentId w16cid:paraId="5F0CF3C1" w16cid:durableId="289542DB"/>
  <w16cid:commentId w16cid:paraId="17EEC072" w16cid:durableId="7650CFA8"/>
  <w16cid:commentId w16cid:paraId="6EF24D18" w16cid:durableId="49D58B20"/>
  <w16cid:commentId w16cid:paraId="2E56AF5B" w16cid:durableId="5E80E7C9"/>
  <w16cid:commentId w16cid:paraId="01145868" w16cid:durableId="28C9873C"/>
  <w16cid:commentId w16cid:paraId="766349E0" w16cid:durableId="3D6485BF"/>
  <w16cid:commentId w16cid:paraId="61342B82" w16cid:durableId="7B0ABAB5"/>
  <w16cid:commentId w16cid:paraId="4727A6C3" w16cid:durableId="3E7B8A30"/>
  <w16cid:commentId w16cid:paraId="349FE5B2" w16cid:durableId="678EB06A"/>
  <w16cid:commentId w16cid:paraId="1C49E2A3" w16cid:durableId="4286F668"/>
  <w16cid:commentId w16cid:paraId="065AE858" w16cid:durableId="318419BA"/>
  <w16cid:commentId w16cid:paraId="661908FA" w16cid:durableId="5113B333"/>
  <w16cid:commentId w16cid:paraId="6C0F597A" w16cid:durableId="2CF2AEB2"/>
  <w16cid:commentId w16cid:paraId="7A478D6E" w16cid:durableId="14547A2E"/>
  <w16cid:commentId w16cid:paraId="5E52BFD5" w16cid:durableId="4A8181F7"/>
  <w16cid:commentId w16cid:paraId="3C07240E" w16cid:durableId="02AF8C9A"/>
  <w16cid:commentId w16cid:paraId="5AC43CBC" w16cid:durableId="22DEF075"/>
  <w16cid:commentId w16cid:paraId="3F32BCC5" w16cid:durableId="40B47D03"/>
  <w16cid:commentId w16cid:paraId="6F4F051F" w16cid:durableId="113A11CA"/>
  <w16cid:commentId w16cid:paraId="420D15B5" w16cid:durableId="492DC77E"/>
  <w16cid:commentId w16cid:paraId="5C60D7DD" w16cid:durableId="4A49CB9B"/>
  <w16cid:commentId w16cid:paraId="710B2A6B" w16cid:durableId="05E458B6"/>
  <w16cid:commentId w16cid:paraId="4DFEA015" w16cid:durableId="1013A672"/>
  <w16cid:commentId w16cid:paraId="095278A5" w16cid:durableId="2BB5E17A"/>
  <w16cid:commentId w16cid:paraId="1BB291A7" w16cid:durableId="21FF22FE"/>
  <w16cid:commentId w16cid:paraId="0CF7EB44" w16cid:durableId="7E988DD5"/>
  <w16cid:commentId w16cid:paraId="758BFE09" w16cid:durableId="45DCC47E"/>
  <w16cid:commentId w16cid:paraId="0780F294" w16cid:durableId="4CC02C00"/>
  <w16cid:commentId w16cid:paraId="4388C00E" w16cid:durableId="05600E9B"/>
  <w16cid:commentId w16cid:paraId="182BA76A" w16cid:durableId="5B3D81ED"/>
  <w16cid:commentId w16cid:paraId="1B5A71BC" w16cid:durableId="0AE1A1E1"/>
  <w16cid:commentId w16cid:paraId="0E82F512" w16cid:durableId="6E65D80D"/>
  <w16cid:commentId w16cid:paraId="1C15C021" w16cid:durableId="49846C98"/>
  <w16cid:commentId w16cid:paraId="29ADCA41" w16cid:durableId="5F6560D7"/>
  <w16cid:commentId w16cid:paraId="1DD33474" w16cid:durableId="6F9DCFB3"/>
  <w16cid:commentId w16cid:paraId="4AA551FD" w16cid:durableId="6D386B80"/>
  <w16cid:commentId w16cid:paraId="4C24BAD6" w16cid:durableId="12BD1E83"/>
  <w16cid:commentId w16cid:paraId="4BB3442D" w16cid:durableId="6786DDEB"/>
  <w16cid:commentId w16cid:paraId="3A94DBFB" w16cid:durableId="65B4A166"/>
  <w16cid:commentId w16cid:paraId="7608AB47" w16cid:durableId="13289ACE"/>
  <w16cid:commentId w16cid:paraId="300C61E7" w16cid:durableId="7BC3BFF1"/>
  <w16cid:commentId w16cid:paraId="6F46DAB0" w16cid:durableId="28D5D532"/>
  <w16cid:commentId w16cid:paraId="558D4742" w16cid:durableId="7089D214"/>
  <w16cid:commentId w16cid:paraId="29178551" w16cid:durableId="44E40973"/>
  <w16cid:commentId w16cid:paraId="1FA14CE3" w16cid:durableId="29CFDDE3"/>
  <w16cid:commentId w16cid:paraId="23AC3618" w16cid:durableId="2C6D82AA"/>
  <w16cid:commentId w16cid:paraId="688487E3" w16cid:durableId="0AD08FB0"/>
  <w16cid:commentId w16cid:paraId="0C2B06CA" w16cid:durableId="790036C8"/>
  <w16cid:commentId w16cid:paraId="6FA08956" w16cid:durableId="60D772BD"/>
  <w16cid:commentId w16cid:paraId="15F7E479" w16cid:durableId="60104436"/>
  <w16cid:commentId w16cid:paraId="42CC0E23" w16cid:durableId="628C0B45"/>
  <w16cid:commentId w16cid:paraId="14ADEF81" w16cid:durableId="61C20546"/>
  <w16cid:commentId w16cid:paraId="141A26DB" w16cid:durableId="110819A4"/>
  <w16cid:commentId w16cid:paraId="56ADD48A" w16cid:durableId="53B6CFCE"/>
  <w16cid:commentId w16cid:paraId="73D56D31" w16cid:durableId="36BDF9EB"/>
  <w16cid:commentId w16cid:paraId="7375D26B" w16cid:durableId="78FDDE13"/>
  <w16cid:commentId w16cid:paraId="135CD7DD" w16cid:durableId="773B9D53"/>
  <w16cid:commentId w16cid:paraId="2E57226A" w16cid:durableId="569EC8A4"/>
  <w16cid:commentId w16cid:paraId="108CA737" w16cid:durableId="1F565339"/>
  <w16cid:commentId w16cid:paraId="3E11880D" w16cid:durableId="26D2D691"/>
  <w16cid:commentId w16cid:paraId="1BEFEF47" w16cid:durableId="580EFAC2"/>
  <w16cid:commentId w16cid:paraId="1B166CAD" w16cid:durableId="1AA8CA49"/>
  <w16cid:commentId w16cid:paraId="7A2673B9" w16cid:durableId="650EDD65"/>
  <w16cid:commentId w16cid:paraId="6341BCD6" w16cid:durableId="2BE0D7B1"/>
  <w16cid:commentId w16cid:paraId="6F4D4E5A" w16cid:durableId="49F97152"/>
  <w16cid:commentId w16cid:paraId="2151D712" w16cid:durableId="13A7177D"/>
  <w16cid:commentId w16cid:paraId="325620D2" w16cid:durableId="3A7A60B5"/>
  <w16cid:commentId w16cid:paraId="6C171BF8" w16cid:durableId="00ED1BA8"/>
  <w16cid:commentId w16cid:paraId="19D21B47" w16cid:durableId="17F3E914"/>
  <w16cid:commentId w16cid:paraId="2C94FC31" w16cid:durableId="76A58FA4"/>
  <w16cid:commentId w16cid:paraId="50C81338" w16cid:durableId="765AABC2"/>
  <w16cid:commentId w16cid:paraId="0AE221DF" w16cid:durableId="6AA1F985"/>
  <w16cid:commentId w16cid:paraId="431582F5" w16cid:durableId="0D139201"/>
  <w16cid:commentId w16cid:paraId="00824CB3" w16cid:durableId="269B9206"/>
  <w16cid:commentId w16cid:paraId="47C94B76" w16cid:durableId="33AE287D"/>
  <w16cid:commentId w16cid:paraId="6BDF4996" w16cid:durableId="0813AF28"/>
  <w16cid:commentId w16cid:paraId="415DB667" w16cid:durableId="509B876C"/>
  <w16cid:commentId w16cid:paraId="3962EDB5" w16cid:durableId="48F17F51"/>
  <w16cid:commentId w16cid:paraId="7AEC1322" w16cid:durableId="546D96F9"/>
  <w16cid:commentId w16cid:paraId="2270E10B" w16cid:durableId="3BAE5E1F"/>
  <w16cid:commentId w16cid:paraId="1173DCC5" w16cid:durableId="6164D4BB"/>
  <w16cid:commentId w16cid:paraId="2CDB6A7D" w16cid:durableId="4AC5F51F"/>
  <w16cid:commentId w16cid:paraId="457534C5" w16cid:durableId="63AF3FC9"/>
  <w16cid:commentId w16cid:paraId="22DA0009" w16cid:durableId="119281E5"/>
  <w16cid:commentId w16cid:paraId="0EEBA36E" w16cid:durableId="0D8005D1"/>
  <w16cid:commentId w16cid:paraId="692806BC" w16cid:durableId="0BE1D586"/>
  <w16cid:commentId w16cid:paraId="293FE769" w16cid:durableId="55A0FADA"/>
  <w16cid:commentId w16cid:paraId="77BA1057" w16cid:durableId="40193A8E"/>
  <w16cid:commentId w16cid:paraId="1F55CE74" w16cid:durableId="563B5FE8"/>
  <w16cid:commentId w16cid:paraId="1D40931E" w16cid:durableId="64979A25"/>
  <w16cid:commentId w16cid:paraId="408B27E8" w16cid:durableId="4C011CC5"/>
  <w16cid:commentId w16cid:paraId="1A591CD7" w16cid:durableId="4C55AC24"/>
  <w16cid:commentId w16cid:paraId="2C1DD9B1" w16cid:durableId="1B973F1D"/>
  <w16cid:commentId w16cid:paraId="471D7E27" w16cid:durableId="0D5F286A"/>
  <w16cid:commentId w16cid:paraId="6E80FF21" w16cid:durableId="61C64C5B"/>
  <w16cid:commentId w16cid:paraId="5EEDAEC7" w16cid:durableId="0CC75889"/>
  <w16cid:commentId w16cid:paraId="0F1C0845" w16cid:durableId="0BE44866"/>
  <w16cid:commentId w16cid:paraId="53B4C0F6" w16cid:durableId="3EB0036B"/>
  <w16cid:commentId w16cid:paraId="390DD95D" w16cid:durableId="37E5898B"/>
  <w16cid:commentId w16cid:paraId="0C9AB233" w16cid:durableId="40504066"/>
  <w16cid:commentId w16cid:paraId="68B495D3" w16cid:durableId="5944BE6C"/>
  <w16cid:commentId w16cid:paraId="53D95346" w16cid:durableId="0AB7A3DA"/>
  <w16cid:commentId w16cid:paraId="00607F3D" w16cid:durableId="7EA5D15A"/>
  <w16cid:commentId w16cid:paraId="3CF428F2" w16cid:durableId="57C48ABD"/>
  <w16cid:commentId w16cid:paraId="703FFA11" w16cid:durableId="7D9C8647"/>
  <w16cid:commentId w16cid:paraId="256A0685" w16cid:durableId="72A60A41"/>
  <w16cid:commentId w16cid:paraId="50EF3202" w16cid:durableId="0676600D"/>
  <w16cid:commentId w16cid:paraId="13451A99" w16cid:durableId="65043837"/>
  <w16cid:commentId w16cid:paraId="2C603EE7" w16cid:durableId="45E1C7B2"/>
  <w16cid:commentId w16cid:paraId="66DCF047" w16cid:durableId="093E62DF"/>
  <w16cid:commentId w16cid:paraId="4D9FF240" w16cid:durableId="05C70AE3"/>
  <w16cid:commentId w16cid:paraId="1D63DD3D" w16cid:durableId="22CCBA53"/>
  <w16cid:commentId w16cid:paraId="3B4608BF" w16cid:durableId="05728C99"/>
  <w16cid:commentId w16cid:paraId="07099E24" w16cid:durableId="6FE9BEB1"/>
  <w16cid:commentId w16cid:paraId="127F27D7" w16cid:durableId="555E8580"/>
  <w16cid:commentId w16cid:paraId="65645AAE" w16cid:durableId="18C1F6EF"/>
  <w16cid:commentId w16cid:paraId="6E2CCD61" w16cid:durableId="2B3124E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7FFECF" w14:textId="77777777" w:rsidR="008008CA" w:rsidRDefault="008008CA" w:rsidP="00DC23B0">
      <w:r>
        <w:separator/>
      </w:r>
    </w:p>
  </w:endnote>
  <w:endnote w:type="continuationSeparator" w:id="0">
    <w:p w14:paraId="4731A671" w14:textId="77777777" w:rsidR="008008CA" w:rsidRDefault="008008CA" w:rsidP="00DC23B0">
      <w:r>
        <w:continuationSeparator/>
      </w:r>
    </w:p>
  </w:endnote>
  <w:endnote w:type="continuationNotice" w:id="1">
    <w:p w14:paraId="499E6A77" w14:textId="77777777" w:rsidR="008008CA" w:rsidRDefault="008008C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MS Mincho">
    <w:altName w:val="ＭＳ 明朝"/>
    <w:panose1 w:val="020206090402050803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BMJAKM+Arial">
    <w:altName w:val="Arial"/>
    <w:panose1 w:val="00000000000000000000"/>
    <w:charset w:val="00"/>
    <w:family w:val="swiss"/>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ourier">
    <w:panose1 w:val="02070409020205020404"/>
    <w:charset w:val="00"/>
    <w:family w:val="modern"/>
    <w:pitch w:val="fixed"/>
    <w:sig w:usb0="00000007" w:usb1="00000000" w:usb2="00000000" w:usb3="00000000" w:csb0="00000093" w:csb1="00000000"/>
  </w:font>
  <w:font w:name="Times New Roman Bold">
    <w:altName w:val="Times New Roman"/>
    <w:panose1 w:val="02020803070505020304"/>
    <w:charset w:val="00"/>
    <w:family w:val="auto"/>
    <w:pitch w:val="variable"/>
    <w:sig w:usb0="00000003" w:usb1="00000000" w:usb2="00000000" w:usb3="00000000" w:csb0="00000001" w:csb1="00000000"/>
  </w:font>
  <w:font w:name="MS PGothic">
    <w:panose1 w:val="020B0600070205080204"/>
    <w:charset w:val="80"/>
    <w:family w:val="swiss"/>
    <w:pitch w:val="variable"/>
    <w:sig w:usb0="E00002FF" w:usb1="6AC7FDFB" w:usb2="08000012" w:usb3="00000000" w:csb0="0002009F" w:csb1="00000000"/>
  </w:font>
  <w:font w:name="AdobeSongStd-Light">
    <w:altName w:val="微软雅黑"/>
    <w:charset w:val="86"/>
    <w:family w:val="auto"/>
    <w:pitch w:val="default"/>
    <w:sig w:usb0="00000000" w:usb1="00000000" w:usb2="00000010" w:usb3="00000000" w:csb0="00040000"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9BC2A" w14:textId="5B0DA98A" w:rsidR="0024161D" w:rsidRDefault="00000000" w:rsidP="007561EB">
    <w:pPr>
      <w:pStyle w:val="Footer"/>
      <w:wordWrap w:val="0"/>
      <w:jc w:val="right"/>
    </w:pPr>
    <w:sdt>
      <w:sdtPr>
        <w:rPr>
          <w:rFonts w:ascii="Times New Roman" w:hAnsi="Times New Roman" w:cs="Times New Roman"/>
          <w:sz w:val="20"/>
          <w:szCs w:val="20"/>
        </w:rPr>
        <w:id w:val="114888039"/>
        <w:docPartObj>
          <w:docPartGallery w:val="Page Numbers (Bottom of Page)"/>
          <w:docPartUnique/>
        </w:docPartObj>
      </w:sdtPr>
      <w:sdtEndPr>
        <w:rPr>
          <w:rFonts w:ascii="宋体" w:hAnsi="宋体" w:cstheme="minorBidi"/>
          <w:sz w:val="18"/>
          <w:szCs w:val="18"/>
        </w:rPr>
      </w:sdtEndPr>
      <w:sdtContent>
        <w:sdt>
          <w:sdtPr>
            <w:rPr>
              <w:rFonts w:ascii="Times New Roman" w:hAnsi="Times New Roman" w:cs="Times New Roman"/>
              <w:sz w:val="20"/>
              <w:szCs w:val="20"/>
            </w:rPr>
            <w:id w:val="1640074439"/>
            <w:docPartObj>
              <w:docPartGallery w:val="Page Numbers (Top of Page)"/>
              <w:docPartUnique/>
            </w:docPartObj>
          </w:sdtPr>
          <w:sdtEndPr>
            <w:rPr>
              <w:rFonts w:ascii="宋体" w:hAnsi="宋体" w:cstheme="minorBidi"/>
              <w:sz w:val="18"/>
              <w:szCs w:val="18"/>
            </w:rPr>
          </w:sdtEndPr>
          <w:sdtContent>
            <w:r w:rsidR="0024161D">
              <w:rPr>
                <w:rFonts w:ascii="Times New Roman" w:hAnsi="Times New Roman" w:cs="Times New Roman"/>
                <w:sz w:val="20"/>
                <w:szCs w:val="20"/>
              </w:rPr>
              <w:t xml:space="preserve">                                                                         </w:t>
            </w:r>
          </w:sdtContent>
        </w:sdt>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16D84" w14:textId="241B3B95" w:rsidR="0024161D" w:rsidRDefault="00000000" w:rsidP="007561EB">
    <w:pPr>
      <w:pStyle w:val="Footer"/>
    </w:pPr>
    <w:sdt>
      <w:sdtPr>
        <w:id w:val="-2051064134"/>
        <w:docPartObj>
          <w:docPartGallery w:val="Page Numbers (Bottom of Page)"/>
          <w:docPartUnique/>
        </w:docPartObj>
      </w:sdtPr>
      <w:sdtContent>
        <w:r w:rsidR="0024161D">
          <w:rPr>
            <w:rFonts w:ascii="Times New Roman" w:hAnsi="Times New Roman" w:cs="Times New Roman"/>
            <w:sz w:val="20"/>
            <w:szCs w:val="20"/>
          </w:rPr>
          <w:t xml:space="preserve">                                                                                        </w:t>
        </w:r>
        <w:r w:rsidR="0024161D">
          <w:rPr>
            <w:rFonts w:ascii="Times New Roman" w:hAnsi="Times New Roman" w:cs="Times New Roman"/>
            <w:sz w:val="20"/>
            <w:szCs w:val="20"/>
          </w:rPr>
          <w:tab/>
        </w:r>
        <w:r w:rsidR="0024161D">
          <w:rPr>
            <w:rFonts w:ascii="Times New Roman" w:hAnsi="Times New Roman" w:cs="Times New Roman"/>
            <w:sz w:val="20"/>
            <w:szCs w:val="20"/>
          </w:rPr>
          <w:tab/>
        </w:r>
        <w:r w:rsidR="0024161D">
          <w:rPr>
            <w:rFonts w:ascii="Times New Roman" w:hAnsi="Times New Roman" w:cs="Times New Roman"/>
            <w:sz w:val="20"/>
            <w:szCs w:val="20"/>
          </w:rPr>
          <w:tab/>
        </w:r>
        <w:r w:rsidR="0024161D">
          <w:rPr>
            <w:rFonts w:ascii="Times New Roman" w:hAnsi="Times New Roman" w:cs="Times New Roman"/>
            <w:sz w:val="20"/>
            <w:szCs w:val="20"/>
          </w:rPr>
          <w:tab/>
        </w:r>
        <w:r w:rsidR="0024161D">
          <w:rPr>
            <w:rFonts w:ascii="Times New Roman" w:hAnsi="Times New Roman" w:cs="Times New Roman"/>
            <w:sz w:val="20"/>
            <w:szCs w:val="20"/>
          </w:rPr>
          <w:tab/>
        </w:r>
        <w:r w:rsidR="0024161D">
          <w:rPr>
            <w:rFonts w:ascii="Times New Roman" w:hAnsi="Times New Roman" w:cs="Times New Roman"/>
            <w:sz w:val="20"/>
            <w:szCs w:val="20"/>
          </w:rPr>
          <w:tab/>
        </w:r>
        <w:r w:rsidR="0024161D">
          <w:rPr>
            <w:rFonts w:ascii="Times New Roman" w:hAnsi="Times New Roman" w:cs="Times New Roman"/>
            <w:sz w:val="20"/>
            <w:szCs w:val="20"/>
          </w:rPr>
          <w:tab/>
        </w:r>
        <w:r w:rsidR="0024161D">
          <w:rPr>
            <w:rFonts w:ascii="Times New Roman" w:hAnsi="Times New Roman" w:cs="Times New Roman"/>
            <w:sz w:val="20"/>
            <w:szCs w:val="20"/>
          </w:rPr>
          <w:tab/>
        </w:r>
        <w:r w:rsidR="0024161D">
          <w:rPr>
            <w:rFonts w:ascii="Times New Roman" w:hAnsi="Times New Roman" w:cs="Times New Roman"/>
            <w:sz w:val="20"/>
            <w:szCs w:val="20"/>
          </w:rPr>
          <w:tab/>
          <w:t xml:space="preserve">    </w:t>
        </w:r>
        <w:r w:rsidR="0024161D" w:rsidRPr="007561EB">
          <w:rPr>
            <w:rFonts w:ascii="Times New Roman" w:hAnsi="Times New Roman" w:cs="Times New Roman"/>
            <w:sz w:val="20"/>
            <w:szCs w:val="20"/>
          </w:rPr>
          <w:t xml:space="preserve"> </w:t>
        </w:r>
      </w:sdtContent>
    </w:sdt>
  </w:p>
  <w:p w14:paraId="15B3504D" w14:textId="77777777" w:rsidR="0024161D" w:rsidRPr="00DC23B0" w:rsidRDefault="0024161D" w:rsidP="005C5A5A">
    <w:pPr>
      <w:pStyle w:val="Footer"/>
      <w:rPr>
        <w:rFonts w:ascii="Times New Roman" w:hAnsi="Times New Roman" w:cs="Times New Roman"/>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AE5F4F" w14:textId="77777777" w:rsidR="008008CA" w:rsidRDefault="008008CA" w:rsidP="00DC23B0">
      <w:r>
        <w:separator/>
      </w:r>
    </w:p>
  </w:footnote>
  <w:footnote w:type="continuationSeparator" w:id="0">
    <w:p w14:paraId="3616815A" w14:textId="77777777" w:rsidR="008008CA" w:rsidRDefault="008008CA" w:rsidP="00DC23B0">
      <w:r>
        <w:continuationSeparator/>
      </w:r>
    </w:p>
  </w:footnote>
  <w:footnote w:type="continuationNotice" w:id="1">
    <w:p w14:paraId="30E5FA5D" w14:textId="77777777" w:rsidR="008008CA" w:rsidRDefault="008008C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6BC3F" w14:textId="77777777" w:rsidR="0024161D" w:rsidRPr="00DC23B0" w:rsidRDefault="0024161D" w:rsidP="00DC23B0">
    <w:pPr>
      <w:pStyle w:val="Header"/>
      <w:pBdr>
        <w:bottom w:val="none" w:sz="0" w:space="0" w:color="auto"/>
      </w:pBdr>
      <w:rPr>
        <w:rFonts w:ascii="Times New Roman" w:hAnsi="Times New Roman" w:cs="Times New Roman"/>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000" w:firstRow="0" w:lastRow="0" w:firstColumn="0" w:lastColumn="0" w:noHBand="0" w:noVBand="0"/>
    </w:tblPr>
    <w:tblGrid>
      <w:gridCol w:w="4678"/>
      <w:gridCol w:w="1370"/>
      <w:gridCol w:w="3025"/>
    </w:tblGrid>
    <w:tr w:rsidR="0024161D" w14:paraId="46F10208" w14:textId="77777777" w:rsidTr="0005147D">
      <w:tc>
        <w:tcPr>
          <w:tcW w:w="4678" w:type="dxa"/>
        </w:tcPr>
        <w:p w14:paraId="02241AB8" w14:textId="77777777" w:rsidR="0061695E" w:rsidRDefault="0061695E" w:rsidP="00DC23B0">
          <w:pPr>
            <w:pStyle w:val="Header"/>
            <w:pBdr>
              <w:bottom w:val="none" w:sz="0" w:space="0" w:color="auto"/>
            </w:pBdr>
            <w:jc w:val="left"/>
            <w:rPr>
              <w:rFonts w:ascii="Times New Roman" w:hAnsi="Times New Roman" w:cs="Times New Roman"/>
              <w:sz w:val="20"/>
            </w:rPr>
          </w:pPr>
          <w:r w:rsidRPr="0061695E">
            <w:rPr>
              <w:rFonts w:ascii="Times New Roman" w:hAnsi="Times New Roman" w:cs="Times New Roman" w:hint="eastAsia"/>
              <w:sz w:val="20"/>
            </w:rPr>
            <w:t>Partner: Gracell Biotechnologies (Shanghai) Co., Ltd.</w:t>
          </w:r>
        </w:p>
        <w:p w14:paraId="175C341B" w14:textId="77777777" w:rsidR="0061695E" w:rsidRDefault="0061695E" w:rsidP="00DC23B0">
          <w:pPr>
            <w:pStyle w:val="Header"/>
            <w:pBdr>
              <w:bottom w:val="none" w:sz="0" w:space="0" w:color="auto"/>
            </w:pBdr>
            <w:jc w:val="left"/>
            <w:rPr>
              <w:rFonts w:ascii="Times New Roman" w:hAnsi="Times New Roman" w:cs="Times New Roman"/>
              <w:sz w:val="20"/>
            </w:rPr>
          </w:pPr>
          <w:r w:rsidRPr="0061695E">
            <w:rPr>
              <w:rFonts w:ascii="Times New Roman" w:hAnsi="Times New Roman" w:cs="Times New Roman" w:hint="eastAsia"/>
              <w:sz w:val="20"/>
            </w:rPr>
            <w:t>Suzhou Gracell Biotechnologies Co., Ltd.</w:t>
          </w:r>
        </w:p>
        <w:p w14:paraId="1FD99FEE" w14:textId="7444ABB3" w:rsidR="0024161D" w:rsidRDefault="00ED15BB" w:rsidP="00DC23B0">
          <w:pPr>
            <w:pStyle w:val="Header"/>
            <w:pBdr>
              <w:bottom w:val="none" w:sz="0" w:space="0" w:color="auto"/>
            </w:pBdr>
            <w:jc w:val="left"/>
            <w:rPr>
              <w:rFonts w:ascii="Times New Roman" w:hAnsi="Times New Roman" w:cs="Times New Roman"/>
              <w:sz w:val="20"/>
            </w:rPr>
          </w:pPr>
          <w:r w:rsidRPr="00ED15BB">
            <w:rPr>
              <w:rFonts w:ascii="Times New Roman" w:hAnsi="Times New Roman" w:cs="Times New Roman" w:hint="eastAsia"/>
              <w:sz w:val="20"/>
            </w:rPr>
            <w:t>AstraZeneca Global R&amp;D (China) Co., Ltd.</w:t>
          </w:r>
        </w:p>
      </w:tc>
      <w:tc>
        <w:tcPr>
          <w:tcW w:w="1370" w:type="dxa"/>
        </w:tcPr>
        <w:p w14:paraId="7AD9232E" w14:textId="77777777" w:rsidR="0024161D" w:rsidRDefault="0024161D" w:rsidP="00DC23B0">
          <w:pPr>
            <w:pStyle w:val="Header"/>
            <w:pBdr>
              <w:bottom w:val="none" w:sz="0" w:space="0" w:color="auto"/>
            </w:pBdr>
            <w:rPr>
              <w:rFonts w:ascii="Times New Roman" w:hAnsi="Times New Roman" w:cs="Times New Roman"/>
              <w:sz w:val="20"/>
            </w:rPr>
          </w:pPr>
        </w:p>
      </w:tc>
      <w:tc>
        <w:tcPr>
          <w:tcW w:w="3025" w:type="dxa"/>
        </w:tcPr>
        <w:p w14:paraId="7727A4FA" w14:textId="2C392B62" w:rsidR="0024161D" w:rsidRDefault="0024161D" w:rsidP="00DC23B0">
          <w:pPr>
            <w:pStyle w:val="Header"/>
            <w:pBdr>
              <w:bottom w:val="none" w:sz="0" w:space="0" w:color="auto"/>
            </w:pBdr>
            <w:jc w:val="right"/>
            <w:rPr>
              <w:rFonts w:ascii="Times New Roman" w:hAnsi="Times New Roman" w:cs="Times New Roman"/>
              <w:sz w:val="20"/>
            </w:rPr>
          </w:pPr>
          <w:r w:rsidRPr="007561EB">
            <w:rPr>
              <w:rFonts w:ascii="Times New Roman" w:hAnsi="Times New Roman" w:cs="Times New Roman"/>
              <w:bCs/>
              <w:sz w:val="20"/>
              <w:szCs w:val="20"/>
            </w:rPr>
            <w:fldChar w:fldCharType="begin"/>
          </w:r>
          <w:r w:rsidRPr="007561EB">
            <w:rPr>
              <w:rFonts w:ascii="Times New Roman" w:hAnsi="Times New Roman" w:cs="Times New Roman"/>
              <w:bCs/>
              <w:sz w:val="20"/>
              <w:szCs w:val="20"/>
            </w:rPr>
            <w:instrText>PAGE</w:instrText>
          </w:r>
          <w:r w:rsidRPr="007561EB">
            <w:rPr>
              <w:rFonts w:ascii="Times New Roman" w:hAnsi="Times New Roman" w:cs="Times New Roman"/>
              <w:bCs/>
              <w:sz w:val="20"/>
              <w:szCs w:val="20"/>
            </w:rPr>
            <w:fldChar w:fldCharType="separate"/>
          </w:r>
          <w:r w:rsidR="00F8642D">
            <w:rPr>
              <w:rFonts w:ascii="Times New Roman" w:hAnsi="Times New Roman" w:cs="Times New Roman"/>
              <w:bCs/>
              <w:noProof/>
              <w:sz w:val="20"/>
              <w:szCs w:val="20"/>
            </w:rPr>
            <w:t>3</w:t>
          </w:r>
          <w:r w:rsidRPr="007561EB">
            <w:rPr>
              <w:rFonts w:ascii="Times New Roman" w:hAnsi="Times New Roman" w:cs="Times New Roman"/>
              <w:bCs/>
              <w:sz w:val="20"/>
              <w:szCs w:val="20"/>
            </w:rPr>
            <w:fldChar w:fldCharType="end"/>
          </w:r>
          <w:r w:rsidRPr="007561EB">
            <w:rPr>
              <w:rFonts w:ascii="Times New Roman" w:hAnsi="Times New Roman" w:cs="Times New Roman"/>
              <w:sz w:val="20"/>
              <w:szCs w:val="20"/>
              <w:lang w:val="zh-CN"/>
            </w:rPr>
            <w:t xml:space="preserve"> /</w:t>
          </w:r>
          <w:r w:rsidRPr="007561EB">
            <w:rPr>
              <w:rFonts w:ascii="Times New Roman" w:hAnsi="Times New Roman" w:cs="Times New Roman"/>
              <w:bCs/>
              <w:sz w:val="20"/>
              <w:szCs w:val="20"/>
            </w:rPr>
            <w:t xml:space="preserve"> </w:t>
          </w:r>
          <w:r w:rsidRPr="007561EB">
            <w:rPr>
              <w:rFonts w:ascii="Times New Roman" w:hAnsi="Times New Roman" w:cs="Times New Roman"/>
              <w:bCs/>
              <w:sz w:val="20"/>
              <w:szCs w:val="20"/>
            </w:rPr>
            <w:fldChar w:fldCharType="begin"/>
          </w:r>
          <w:r w:rsidRPr="007561EB">
            <w:rPr>
              <w:rFonts w:ascii="Times New Roman" w:hAnsi="Times New Roman" w:cs="Times New Roman"/>
              <w:bCs/>
              <w:sz w:val="20"/>
              <w:szCs w:val="20"/>
            </w:rPr>
            <w:instrText>NUMPAGES</w:instrText>
          </w:r>
          <w:r w:rsidRPr="007561EB">
            <w:rPr>
              <w:rFonts w:ascii="Times New Roman" w:hAnsi="Times New Roman" w:cs="Times New Roman"/>
              <w:bCs/>
              <w:sz w:val="20"/>
              <w:szCs w:val="20"/>
            </w:rPr>
            <w:fldChar w:fldCharType="separate"/>
          </w:r>
          <w:r w:rsidR="00F8642D">
            <w:rPr>
              <w:rFonts w:ascii="Times New Roman" w:hAnsi="Times New Roman" w:cs="Times New Roman"/>
              <w:bCs/>
              <w:noProof/>
              <w:sz w:val="20"/>
              <w:szCs w:val="20"/>
            </w:rPr>
            <w:t>34</w:t>
          </w:r>
          <w:r w:rsidRPr="007561EB">
            <w:rPr>
              <w:rFonts w:ascii="Times New Roman" w:hAnsi="Times New Roman" w:cs="Times New Roman"/>
              <w:bCs/>
              <w:sz w:val="20"/>
              <w:szCs w:val="20"/>
            </w:rPr>
            <w:fldChar w:fldCharType="end"/>
          </w:r>
          <w:r>
            <w:rPr>
              <w:rFonts w:ascii="Times New Roman" w:hAnsi="Times New Roman" w:cs="Times New Roman"/>
              <w:sz w:val="20"/>
            </w:rPr>
            <w:t xml:space="preserve"> </w:t>
          </w:r>
        </w:p>
      </w:tc>
    </w:tr>
    <w:tr w:rsidR="0024161D" w14:paraId="62351485" w14:textId="77777777" w:rsidTr="0005147D">
      <w:tc>
        <w:tcPr>
          <w:tcW w:w="4678" w:type="dxa"/>
        </w:tcPr>
        <w:p w14:paraId="26E7C673" w14:textId="69372A80" w:rsidR="0024161D" w:rsidRDefault="0024161D" w:rsidP="00DC23B0">
          <w:pPr>
            <w:pStyle w:val="Header"/>
            <w:pBdr>
              <w:bottom w:val="none" w:sz="0" w:space="0" w:color="auto"/>
            </w:pBdr>
            <w:jc w:val="left"/>
            <w:rPr>
              <w:rFonts w:ascii="Times New Roman" w:hAnsi="Times New Roman" w:cs="Times New Roman"/>
              <w:sz w:val="20"/>
            </w:rPr>
          </w:pPr>
          <w:r w:rsidRPr="0005147D">
            <w:rPr>
              <w:rFonts w:ascii="Times New Roman" w:hAnsi="Times New Roman" w:cs="Times New Roman" w:hint="eastAsia"/>
              <w:sz w:val="20"/>
            </w:rPr>
            <w:t xml:space="preserve">Protocol No.: </w:t>
          </w:r>
          <w:r w:rsidR="00ED15BB" w:rsidRPr="00ED15BB">
            <w:rPr>
              <w:rFonts w:ascii="Times New Roman" w:hAnsi="Times New Roman" w:cs="Times New Roman" w:hint="eastAsia"/>
              <w:sz w:val="20"/>
            </w:rPr>
            <w:t>D8317C00001</w:t>
          </w:r>
        </w:p>
      </w:tc>
      <w:tc>
        <w:tcPr>
          <w:tcW w:w="1370" w:type="dxa"/>
        </w:tcPr>
        <w:p w14:paraId="24B4DF94" w14:textId="77777777" w:rsidR="0024161D" w:rsidRDefault="0024161D" w:rsidP="00DC23B0">
          <w:pPr>
            <w:pStyle w:val="Header"/>
            <w:pBdr>
              <w:bottom w:val="none" w:sz="0" w:space="0" w:color="auto"/>
            </w:pBdr>
            <w:rPr>
              <w:rFonts w:ascii="Times New Roman" w:hAnsi="Times New Roman" w:cs="Times New Roman"/>
              <w:sz w:val="20"/>
            </w:rPr>
          </w:pPr>
        </w:p>
      </w:tc>
      <w:tc>
        <w:tcPr>
          <w:tcW w:w="3025" w:type="dxa"/>
        </w:tcPr>
        <w:p w14:paraId="49F1F447" w14:textId="1E69E7EC" w:rsidR="0024161D" w:rsidRDefault="0024161D" w:rsidP="009525A8">
          <w:pPr>
            <w:pStyle w:val="Header"/>
            <w:pBdr>
              <w:bottom w:val="none" w:sz="0" w:space="0" w:color="auto"/>
            </w:pBdr>
            <w:ind w:right="200"/>
            <w:jc w:val="right"/>
            <w:rPr>
              <w:rFonts w:ascii="Times New Roman" w:hAnsi="Times New Roman" w:cs="Times New Roman"/>
              <w:sz w:val="20"/>
            </w:rPr>
          </w:pPr>
        </w:p>
      </w:tc>
    </w:tr>
  </w:tbl>
  <w:p w14:paraId="29610C28" w14:textId="77777777" w:rsidR="0024161D" w:rsidRPr="00DC23B0" w:rsidRDefault="0024161D" w:rsidP="00DC23B0">
    <w:pPr>
      <w:pStyle w:val="Header"/>
      <w:pBdr>
        <w:bottom w:val="none" w:sz="0" w:space="0" w:color="auto"/>
      </w:pBdr>
      <w:rPr>
        <w:rFonts w:ascii="Times New Roman" w:hAnsi="Times New Roman" w:cs="Times New Roman"/>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000" w:firstRow="0" w:lastRow="0" w:firstColumn="0" w:lastColumn="0" w:noHBand="0" w:noVBand="0"/>
    </w:tblPr>
    <w:tblGrid>
      <w:gridCol w:w="3591"/>
      <w:gridCol w:w="240"/>
      <w:gridCol w:w="5242"/>
    </w:tblGrid>
    <w:tr w:rsidR="0024161D" w14:paraId="3DAA38F1" w14:textId="77777777" w:rsidTr="00C91C76">
      <w:tc>
        <w:tcPr>
          <w:tcW w:w="1979" w:type="pct"/>
        </w:tcPr>
        <w:p w14:paraId="2E75E784" w14:textId="77777777" w:rsidR="0024161D" w:rsidRPr="00366DF9" w:rsidRDefault="0024161D" w:rsidP="00366DF9">
          <w:pPr>
            <w:pStyle w:val="Header"/>
            <w:pBdr>
              <w:bottom w:val="none" w:sz="0" w:space="0" w:color="auto"/>
            </w:pBdr>
            <w:jc w:val="left"/>
            <w:rPr>
              <w:rFonts w:ascii="Times New Roman" w:hAnsi="Times New Roman" w:cs="Times New Roman"/>
              <w:sz w:val="20"/>
            </w:rPr>
          </w:pPr>
          <w:r>
            <w:rPr>
              <w:rFonts w:ascii="Times New Roman" w:hAnsi="Times New Roman" w:cs="Times New Roman" w:hint="eastAsia"/>
              <w:sz w:val="20"/>
            </w:rPr>
            <w:t xml:space="preserve">Sponsor: </w:t>
          </w:r>
          <w:r w:rsidRPr="00366DF9">
            <w:rPr>
              <w:rFonts w:ascii="Times New Roman" w:hAnsi="Times New Roman" w:cs="Times New Roman" w:hint="eastAsia"/>
              <w:sz w:val="20"/>
            </w:rPr>
            <w:t>Gracell Biotechnologies (Shanghai) Co., Ltd.,Suzhou Gracell Biotechnologies Co.,</w:t>
          </w:r>
        </w:p>
        <w:p w14:paraId="1371C384" w14:textId="7C3F9149" w:rsidR="0024161D" w:rsidRDefault="0024161D" w:rsidP="00366DF9">
          <w:pPr>
            <w:pStyle w:val="Header"/>
            <w:pBdr>
              <w:bottom w:val="none" w:sz="0" w:space="0" w:color="auto"/>
            </w:pBdr>
            <w:jc w:val="left"/>
            <w:rPr>
              <w:rFonts w:ascii="Times New Roman" w:hAnsi="Times New Roman" w:cs="Times New Roman"/>
              <w:sz w:val="20"/>
            </w:rPr>
          </w:pPr>
          <w:r w:rsidRPr="00366DF9">
            <w:rPr>
              <w:rFonts w:ascii="Times New Roman" w:hAnsi="Times New Roman" w:cs="Times New Roman" w:hint="eastAsia"/>
              <w:sz w:val="20"/>
            </w:rPr>
            <w:t>Ltd.,AstraZeneca Global R&amp;D (China) Co., Ltd.</w:t>
          </w:r>
        </w:p>
      </w:tc>
      <w:tc>
        <w:tcPr>
          <w:tcW w:w="132" w:type="pct"/>
        </w:tcPr>
        <w:p w14:paraId="0E664A6A" w14:textId="77777777" w:rsidR="0024161D" w:rsidRDefault="0024161D" w:rsidP="00DC23B0">
          <w:pPr>
            <w:pStyle w:val="Header"/>
            <w:pBdr>
              <w:bottom w:val="none" w:sz="0" w:space="0" w:color="auto"/>
            </w:pBdr>
            <w:rPr>
              <w:rFonts w:ascii="Times New Roman" w:hAnsi="Times New Roman" w:cs="Times New Roman"/>
              <w:sz w:val="20"/>
            </w:rPr>
          </w:pPr>
        </w:p>
      </w:tc>
      <w:tc>
        <w:tcPr>
          <w:tcW w:w="2888" w:type="pct"/>
        </w:tcPr>
        <w:p w14:paraId="05418579" w14:textId="362A175A" w:rsidR="0024161D" w:rsidRDefault="0024161D" w:rsidP="00DC23B0">
          <w:pPr>
            <w:pStyle w:val="Header"/>
            <w:pBdr>
              <w:bottom w:val="none" w:sz="0" w:space="0" w:color="auto"/>
            </w:pBdr>
            <w:jc w:val="right"/>
            <w:rPr>
              <w:rFonts w:ascii="Times New Roman" w:hAnsi="Times New Roman" w:cs="Times New Roman"/>
              <w:sz w:val="20"/>
            </w:rPr>
          </w:pPr>
        </w:p>
      </w:tc>
    </w:tr>
    <w:tr w:rsidR="0024161D" w14:paraId="40442476" w14:textId="77777777" w:rsidTr="00C91C76">
      <w:tc>
        <w:tcPr>
          <w:tcW w:w="1979" w:type="pct"/>
        </w:tcPr>
        <w:p w14:paraId="4657420D" w14:textId="0384E949" w:rsidR="0024161D" w:rsidRDefault="0024161D" w:rsidP="00DC23B0">
          <w:pPr>
            <w:pStyle w:val="Header"/>
            <w:pBdr>
              <w:bottom w:val="none" w:sz="0" w:space="0" w:color="auto"/>
            </w:pBdr>
            <w:jc w:val="left"/>
            <w:rPr>
              <w:rFonts w:ascii="Times New Roman" w:hAnsi="Times New Roman" w:cs="Times New Roman"/>
              <w:sz w:val="20"/>
            </w:rPr>
          </w:pPr>
          <w:r w:rsidRPr="00705969">
            <w:rPr>
              <w:rFonts w:ascii="Times New Roman" w:hAnsi="Times New Roman" w:cs="Times New Roman" w:hint="eastAsia"/>
              <w:sz w:val="20"/>
            </w:rPr>
            <w:t>Protocol No.</w:t>
          </w:r>
          <w:r>
            <w:rPr>
              <w:rFonts w:ascii="Times New Roman" w:hAnsi="Times New Roman" w:cs="Times New Roman" w:hint="eastAsia"/>
              <w:sz w:val="20"/>
            </w:rPr>
            <w:t xml:space="preserve">: </w:t>
          </w:r>
          <w:r w:rsidR="00AB7479" w:rsidRPr="00AB7479">
            <w:rPr>
              <w:rFonts w:ascii="Times New Roman" w:hAnsi="Times New Roman" w:cs="Times New Roman" w:hint="eastAsia"/>
              <w:sz w:val="20"/>
            </w:rPr>
            <w:t>D8317C00001</w:t>
          </w:r>
        </w:p>
      </w:tc>
      <w:tc>
        <w:tcPr>
          <w:tcW w:w="132" w:type="pct"/>
        </w:tcPr>
        <w:p w14:paraId="1C8DD806" w14:textId="77777777" w:rsidR="0024161D" w:rsidRDefault="0024161D" w:rsidP="00DC23B0">
          <w:pPr>
            <w:pStyle w:val="Header"/>
            <w:pBdr>
              <w:bottom w:val="none" w:sz="0" w:space="0" w:color="auto"/>
            </w:pBdr>
            <w:rPr>
              <w:rFonts w:ascii="Times New Roman" w:hAnsi="Times New Roman" w:cs="Times New Roman"/>
              <w:sz w:val="20"/>
            </w:rPr>
          </w:pPr>
        </w:p>
      </w:tc>
      <w:tc>
        <w:tcPr>
          <w:tcW w:w="2888" w:type="pct"/>
        </w:tcPr>
        <w:p w14:paraId="08A515DB" w14:textId="319259C2" w:rsidR="0024161D" w:rsidRDefault="00000000" w:rsidP="00DC23B0">
          <w:pPr>
            <w:pStyle w:val="Header"/>
            <w:pBdr>
              <w:bottom w:val="none" w:sz="0" w:space="0" w:color="auto"/>
            </w:pBdr>
            <w:jc w:val="right"/>
            <w:rPr>
              <w:rFonts w:ascii="Times New Roman" w:hAnsi="Times New Roman" w:cs="Times New Roman"/>
              <w:sz w:val="20"/>
            </w:rPr>
          </w:pPr>
          <w:sdt>
            <w:sdtPr>
              <w:rPr>
                <w:rFonts w:ascii="Times New Roman" w:hAnsi="Times New Roman" w:cs="Times New Roman"/>
                <w:sz w:val="20"/>
                <w:szCs w:val="20"/>
              </w:rPr>
              <w:id w:val="-1705238520"/>
              <w:docPartObj>
                <w:docPartGallery w:val="Page Numbers (Top of Page)"/>
                <w:docPartUnique/>
              </w:docPartObj>
            </w:sdtPr>
            <w:sdtEndPr>
              <w:rPr>
                <w:rFonts w:ascii="宋体" w:hAnsi="宋体" w:cstheme="minorBidi"/>
                <w:sz w:val="18"/>
                <w:szCs w:val="18"/>
              </w:rPr>
            </w:sdtEndPr>
            <w:sdtContent>
              <w:r w:rsidR="0024161D" w:rsidRPr="007561EB">
                <w:rPr>
                  <w:rFonts w:ascii="Times New Roman" w:hAnsi="Times New Roman" w:cs="Times New Roman"/>
                  <w:bCs/>
                  <w:sz w:val="20"/>
                  <w:szCs w:val="20"/>
                </w:rPr>
                <w:fldChar w:fldCharType="begin"/>
              </w:r>
              <w:r w:rsidR="0024161D" w:rsidRPr="007561EB">
                <w:rPr>
                  <w:rFonts w:ascii="Times New Roman" w:hAnsi="Times New Roman" w:cs="Times New Roman"/>
                  <w:bCs/>
                  <w:sz w:val="20"/>
                  <w:szCs w:val="20"/>
                </w:rPr>
                <w:instrText>PAGE</w:instrText>
              </w:r>
              <w:r w:rsidR="0024161D" w:rsidRPr="007561EB">
                <w:rPr>
                  <w:rFonts w:ascii="Times New Roman" w:hAnsi="Times New Roman" w:cs="Times New Roman"/>
                  <w:bCs/>
                  <w:sz w:val="20"/>
                  <w:szCs w:val="20"/>
                </w:rPr>
                <w:fldChar w:fldCharType="separate"/>
              </w:r>
              <w:r w:rsidR="00F8642D">
                <w:rPr>
                  <w:rFonts w:ascii="Times New Roman" w:hAnsi="Times New Roman" w:cs="Times New Roman"/>
                  <w:bCs/>
                  <w:noProof/>
                  <w:sz w:val="20"/>
                  <w:szCs w:val="20"/>
                </w:rPr>
                <w:t>31</w:t>
              </w:r>
              <w:r w:rsidR="0024161D" w:rsidRPr="007561EB">
                <w:rPr>
                  <w:rFonts w:ascii="Times New Roman" w:hAnsi="Times New Roman" w:cs="Times New Roman"/>
                  <w:bCs/>
                  <w:sz w:val="20"/>
                  <w:szCs w:val="20"/>
                </w:rPr>
                <w:fldChar w:fldCharType="end"/>
              </w:r>
              <w:r w:rsidR="0024161D" w:rsidRPr="007561EB">
                <w:rPr>
                  <w:rFonts w:ascii="Times New Roman" w:hAnsi="Times New Roman" w:cs="Times New Roman"/>
                  <w:sz w:val="20"/>
                  <w:szCs w:val="20"/>
                  <w:lang w:val="zh-CN"/>
                </w:rPr>
                <w:t xml:space="preserve"> /</w:t>
              </w:r>
              <w:r w:rsidR="0024161D" w:rsidRPr="007561EB">
                <w:rPr>
                  <w:rFonts w:ascii="Times New Roman" w:hAnsi="Times New Roman" w:cs="Times New Roman"/>
                  <w:bCs/>
                  <w:sz w:val="20"/>
                  <w:szCs w:val="20"/>
                </w:rPr>
                <w:t xml:space="preserve"> </w:t>
              </w:r>
              <w:r w:rsidR="0024161D" w:rsidRPr="007561EB">
                <w:rPr>
                  <w:rFonts w:ascii="Times New Roman" w:hAnsi="Times New Roman" w:cs="Times New Roman"/>
                  <w:bCs/>
                  <w:sz w:val="20"/>
                  <w:szCs w:val="20"/>
                </w:rPr>
                <w:fldChar w:fldCharType="begin"/>
              </w:r>
              <w:r w:rsidR="0024161D" w:rsidRPr="007561EB">
                <w:rPr>
                  <w:rFonts w:ascii="Times New Roman" w:hAnsi="Times New Roman" w:cs="Times New Roman"/>
                  <w:bCs/>
                  <w:sz w:val="20"/>
                  <w:szCs w:val="20"/>
                </w:rPr>
                <w:instrText>NUMPAGES</w:instrText>
              </w:r>
              <w:r w:rsidR="0024161D" w:rsidRPr="007561EB">
                <w:rPr>
                  <w:rFonts w:ascii="Times New Roman" w:hAnsi="Times New Roman" w:cs="Times New Roman"/>
                  <w:bCs/>
                  <w:sz w:val="20"/>
                  <w:szCs w:val="20"/>
                </w:rPr>
                <w:fldChar w:fldCharType="separate"/>
              </w:r>
              <w:r w:rsidR="00F8642D">
                <w:rPr>
                  <w:rFonts w:ascii="Times New Roman" w:hAnsi="Times New Roman" w:cs="Times New Roman"/>
                  <w:bCs/>
                  <w:noProof/>
                  <w:sz w:val="20"/>
                  <w:szCs w:val="20"/>
                </w:rPr>
                <w:t>31</w:t>
              </w:r>
              <w:r w:rsidR="0024161D" w:rsidRPr="007561EB">
                <w:rPr>
                  <w:rFonts w:ascii="Times New Roman" w:hAnsi="Times New Roman" w:cs="Times New Roman"/>
                  <w:bCs/>
                  <w:sz w:val="20"/>
                  <w:szCs w:val="20"/>
                </w:rPr>
                <w:fldChar w:fldCharType="end"/>
              </w:r>
              <w:r w:rsidR="0024161D">
                <w:t xml:space="preserve"> </w:t>
              </w:r>
            </w:sdtContent>
          </w:sdt>
        </w:p>
      </w:tc>
    </w:tr>
  </w:tbl>
  <w:p w14:paraId="11379BA9" w14:textId="77777777" w:rsidR="0024161D" w:rsidRPr="00DC23B0" w:rsidRDefault="0024161D" w:rsidP="005C5A5A">
    <w:pPr>
      <w:pStyle w:val="Header"/>
      <w:pBdr>
        <w:bottom w:val="none" w:sz="0" w:space="0" w:color="auto"/>
      </w:pBdr>
      <w:jc w:val="both"/>
      <w:rPr>
        <w:rFonts w:ascii="Times New Roman" w:hAnsi="Times New Roman" w:cs="Times New Roman"/>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E66802E"/>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9A0B68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026C950"/>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58B0B9E4"/>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5CF0C1B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A7438E0"/>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B0C2B6"/>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486B5A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EBC8D60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DF4CFE4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782C63"/>
    <w:multiLevelType w:val="singleLevel"/>
    <w:tmpl w:val="12DCE992"/>
    <w:lvl w:ilvl="0">
      <w:start w:val="1"/>
      <w:numFmt w:val="decimal"/>
      <w:pStyle w:val="AppendixListing"/>
      <w:lvlText w:val="%1."/>
      <w:lvlJc w:val="left"/>
      <w:pPr>
        <w:tabs>
          <w:tab w:val="num" w:pos="720"/>
        </w:tabs>
        <w:ind w:left="720" w:hanging="720"/>
      </w:pPr>
      <w:rPr>
        <w:rFonts w:hint="default"/>
      </w:rPr>
    </w:lvl>
  </w:abstractNum>
  <w:abstractNum w:abstractNumId="11" w15:restartNumberingAfterBreak="0">
    <w:nsid w:val="08957F71"/>
    <w:multiLevelType w:val="hybridMultilevel"/>
    <w:tmpl w:val="E55698EA"/>
    <w:lvl w:ilvl="0" w:tplc="9330FAE6">
      <w:start w:val="1"/>
      <w:numFmt w:val="bullet"/>
      <w:lvlText w:val=""/>
      <w:lvlJc w:val="left"/>
      <w:pPr>
        <w:tabs>
          <w:tab w:val="num" w:pos="360"/>
        </w:tabs>
        <w:ind w:left="360" w:hanging="360"/>
      </w:pPr>
      <w:rPr>
        <w:rFonts w:ascii="Symbol" w:hAnsi="Symbol" w:hint="default"/>
        <w:color w:val="008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BA55A2C"/>
    <w:multiLevelType w:val="hybridMultilevel"/>
    <w:tmpl w:val="FFFFFFFF"/>
    <w:lvl w:ilvl="0" w:tplc="CA7438E0">
      <w:start w:val="1"/>
      <w:numFmt w:val="bullet"/>
      <w:lvlText w:val=""/>
      <w:lvlJc w:val="left"/>
      <w:pPr>
        <w:ind w:left="900" w:hanging="420"/>
      </w:pPr>
      <w:rPr>
        <w:rFonts w:ascii="Symbol" w:hAnsi="Symbol"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3" w15:restartNumberingAfterBreak="0">
    <w:nsid w:val="104A17BE"/>
    <w:multiLevelType w:val="hybridMultilevel"/>
    <w:tmpl w:val="FD1A85C8"/>
    <w:lvl w:ilvl="0" w:tplc="9330FAE6">
      <w:start w:val="1"/>
      <w:numFmt w:val="bullet"/>
      <w:lvlText w:val=""/>
      <w:lvlJc w:val="left"/>
      <w:pPr>
        <w:tabs>
          <w:tab w:val="num" w:pos="360"/>
        </w:tabs>
        <w:ind w:left="360" w:hanging="360"/>
      </w:pPr>
      <w:rPr>
        <w:rFonts w:ascii="Symbol" w:hAnsi="Symbol" w:hint="default"/>
        <w:color w:val="008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2516634"/>
    <w:multiLevelType w:val="singleLevel"/>
    <w:tmpl w:val="5252736C"/>
    <w:lvl w:ilvl="0">
      <w:start w:val="1"/>
      <w:numFmt w:val="decimal"/>
      <w:pStyle w:val="BulletNumber"/>
      <w:lvlText w:val="%1)"/>
      <w:lvlJc w:val="left"/>
      <w:pPr>
        <w:tabs>
          <w:tab w:val="num" w:pos="360"/>
        </w:tabs>
        <w:ind w:left="360" w:hanging="360"/>
      </w:pPr>
      <w:rPr>
        <w:rFonts w:ascii="Arial" w:hAnsi="Arial" w:hint="default"/>
        <w:b w:val="0"/>
        <w:i w:val="0"/>
        <w:sz w:val="22"/>
        <w:u w:val="none"/>
      </w:rPr>
    </w:lvl>
  </w:abstractNum>
  <w:abstractNum w:abstractNumId="15" w15:restartNumberingAfterBreak="0">
    <w:nsid w:val="147A4F72"/>
    <w:multiLevelType w:val="hybridMultilevel"/>
    <w:tmpl w:val="336E6DB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6" w15:restartNumberingAfterBreak="0">
    <w:nsid w:val="18C97DA3"/>
    <w:multiLevelType w:val="hybridMultilevel"/>
    <w:tmpl w:val="830609BA"/>
    <w:lvl w:ilvl="0" w:tplc="9330FAE6">
      <w:start w:val="1"/>
      <w:numFmt w:val="bullet"/>
      <w:lvlText w:val=""/>
      <w:lvlJc w:val="left"/>
      <w:pPr>
        <w:tabs>
          <w:tab w:val="num" w:pos="360"/>
        </w:tabs>
        <w:ind w:left="360" w:hanging="360"/>
      </w:pPr>
      <w:rPr>
        <w:rFonts w:ascii="Symbol" w:hAnsi="Symbol" w:hint="default"/>
        <w:color w:val="008000"/>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7" w15:restartNumberingAfterBreak="0">
    <w:nsid w:val="1DC36C9B"/>
    <w:multiLevelType w:val="multilevel"/>
    <w:tmpl w:val="0CFA200C"/>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Table %1.%2.1"/>
      <w:lvlJc w:val="left"/>
      <w:pPr>
        <w:ind w:left="0" w:firstLine="0"/>
      </w:pPr>
      <w:rPr>
        <w:rFonts w:hint="default"/>
      </w:rPr>
    </w:lvl>
    <w:lvl w:ilvl="3">
      <w:numFmt w:val="none"/>
      <w:lvlText w:val=""/>
      <w:lvlJc w:val="left"/>
      <w:pPr>
        <w:tabs>
          <w:tab w:val="num" w:pos="360"/>
        </w:tabs>
      </w:p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21881CB7"/>
    <w:multiLevelType w:val="hybridMultilevel"/>
    <w:tmpl w:val="0D0273A6"/>
    <w:lvl w:ilvl="0" w:tplc="6F8CC440">
      <w:numFmt w:val="decimal"/>
      <w:pStyle w:val="LastBullet"/>
      <w:lvlText w:val=""/>
      <w:lvlJc w:val="left"/>
    </w:lvl>
    <w:lvl w:ilvl="1" w:tplc="CE24DB6E">
      <w:numFmt w:val="decimal"/>
      <w:lvlText w:val=""/>
      <w:lvlJc w:val="left"/>
    </w:lvl>
    <w:lvl w:ilvl="2" w:tplc="04090005">
      <w:numFmt w:val="decimal"/>
      <w:lvlText w:val=""/>
      <w:lvlJc w:val="left"/>
    </w:lvl>
    <w:lvl w:ilvl="3" w:tplc="04090001">
      <w:numFmt w:val="decimal"/>
      <w:lvlText w:val=""/>
      <w:lvlJc w:val="left"/>
    </w:lvl>
    <w:lvl w:ilvl="4" w:tplc="04090003">
      <w:numFmt w:val="decimal"/>
      <w:lvlText w:val=""/>
      <w:lvlJc w:val="left"/>
    </w:lvl>
    <w:lvl w:ilvl="5" w:tplc="04090005">
      <w:numFmt w:val="decimal"/>
      <w:lvlText w:val=""/>
      <w:lvlJc w:val="left"/>
    </w:lvl>
    <w:lvl w:ilvl="6" w:tplc="04090001">
      <w:numFmt w:val="decimal"/>
      <w:lvlText w:val=""/>
      <w:lvlJc w:val="left"/>
    </w:lvl>
    <w:lvl w:ilvl="7" w:tplc="04090003">
      <w:numFmt w:val="decimal"/>
      <w:lvlText w:val=""/>
      <w:lvlJc w:val="left"/>
    </w:lvl>
    <w:lvl w:ilvl="8" w:tplc="04090005">
      <w:numFmt w:val="decimal"/>
      <w:lvlText w:val=""/>
      <w:lvlJc w:val="left"/>
    </w:lvl>
  </w:abstractNum>
  <w:abstractNum w:abstractNumId="19" w15:restartNumberingAfterBreak="0">
    <w:nsid w:val="23761E94"/>
    <w:multiLevelType w:val="hybridMultilevel"/>
    <w:tmpl w:val="9AFC25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64D02FC"/>
    <w:multiLevelType w:val="hybridMultilevel"/>
    <w:tmpl w:val="6CCE88F0"/>
    <w:lvl w:ilvl="0" w:tplc="E2AC955A">
      <w:start w:val="1"/>
      <w:numFmt w:val="bullet"/>
      <w:lvlText w:val="•"/>
      <w:lvlJc w:val="left"/>
      <w:pPr>
        <w:tabs>
          <w:tab w:val="num" w:pos="720"/>
        </w:tabs>
        <w:ind w:left="720" w:hanging="360"/>
      </w:pPr>
      <w:rPr>
        <w:rFonts w:ascii="Arial" w:hAnsi="Arial" w:hint="default"/>
      </w:rPr>
    </w:lvl>
    <w:lvl w:ilvl="1" w:tplc="2C369FF4" w:tentative="1">
      <w:start w:val="1"/>
      <w:numFmt w:val="bullet"/>
      <w:lvlText w:val="•"/>
      <w:lvlJc w:val="left"/>
      <w:pPr>
        <w:tabs>
          <w:tab w:val="num" w:pos="1440"/>
        </w:tabs>
        <w:ind w:left="1440" w:hanging="360"/>
      </w:pPr>
      <w:rPr>
        <w:rFonts w:ascii="Arial" w:hAnsi="Arial" w:hint="default"/>
      </w:rPr>
    </w:lvl>
    <w:lvl w:ilvl="2" w:tplc="03402EA0" w:tentative="1">
      <w:start w:val="1"/>
      <w:numFmt w:val="bullet"/>
      <w:lvlText w:val="•"/>
      <w:lvlJc w:val="left"/>
      <w:pPr>
        <w:tabs>
          <w:tab w:val="num" w:pos="2160"/>
        </w:tabs>
        <w:ind w:left="2160" w:hanging="360"/>
      </w:pPr>
      <w:rPr>
        <w:rFonts w:ascii="Arial" w:hAnsi="Arial" w:hint="default"/>
      </w:rPr>
    </w:lvl>
    <w:lvl w:ilvl="3" w:tplc="FC3AE2D2" w:tentative="1">
      <w:start w:val="1"/>
      <w:numFmt w:val="bullet"/>
      <w:lvlText w:val="•"/>
      <w:lvlJc w:val="left"/>
      <w:pPr>
        <w:tabs>
          <w:tab w:val="num" w:pos="2880"/>
        </w:tabs>
        <w:ind w:left="2880" w:hanging="360"/>
      </w:pPr>
      <w:rPr>
        <w:rFonts w:ascii="Arial" w:hAnsi="Arial" w:hint="default"/>
      </w:rPr>
    </w:lvl>
    <w:lvl w:ilvl="4" w:tplc="27C6432C" w:tentative="1">
      <w:start w:val="1"/>
      <w:numFmt w:val="bullet"/>
      <w:lvlText w:val="•"/>
      <w:lvlJc w:val="left"/>
      <w:pPr>
        <w:tabs>
          <w:tab w:val="num" w:pos="3600"/>
        </w:tabs>
        <w:ind w:left="3600" w:hanging="360"/>
      </w:pPr>
      <w:rPr>
        <w:rFonts w:ascii="Arial" w:hAnsi="Arial" w:hint="default"/>
      </w:rPr>
    </w:lvl>
    <w:lvl w:ilvl="5" w:tplc="49049A22" w:tentative="1">
      <w:start w:val="1"/>
      <w:numFmt w:val="bullet"/>
      <w:lvlText w:val="•"/>
      <w:lvlJc w:val="left"/>
      <w:pPr>
        <w:tabs>
          <w:tab w:val="num" w:pos="4320"/>
        </w:tabs>
        <w:ind w:left="4320" w:hanging="360"/>
      </w:pPr>
      <w:rPr>
        <w:rFonts w:ascii="Arial" w:hAnsi="Arial" w:hint="default"/>
      </w:rPr>
    </w:lvl>
    <w:lvl w:ilvl="6" w:tplc="928C8BA6" w:tentative="1">
      <w:start w:val="1"/>
      <w:numFmt w:val="bullet"/>
      <w:lvlText w:val="•"/>
      <w:lvlJc w:val="left"/>
      <w:pPr>
        <w:tabs>
          <w:tab w:val="num" w:pos="5040"/>
        </w:tabs>
        <w:ind w:left="5040" w:hanging="360"/>
      </w:pPr>
      <w:rPr>
        <w:rFonts w:ascii="Arial" w:hAnsi="Arial" w:hint="default"/>
      </w:rPr>
    </w:lvl>
    <w:lvl w:ilvl="7" w:tplc="C856189C" w:tentative="1">
      <w:start w:val="1"/>
      <w:numFmt w:val="bullet"/>
      <w:lvlText w:val="•"/>
      <w:lvlJc w:val="left"/>
      <w:pPr>
        <w:tabs>
          <w:tab w:val="num" w:pos="5760"/>
        </w:tabs>
        <w:ind w:left="5760" w:hanging="360"/>
      </w:pPr>
      <w:rPr>
        <w:rFonts w:ascii="Arial" w:hAnsi="Arial" w:hint="default"/>
      </w:rPr>
    </w:lvl>
    <w:lvl w:ilvl="8" w:tplc="62D05EF4"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28C4229D"/>
    <w:multiLevelType w:val="hybridMultilevel"/>
    <w:tmpl w:val="17F4484E"/>
    <w:lvl w:ilvl="0" w:tplc="FFFFFFFF">
      <w:start w:val="1"/>
      <w:numFmt w:val="bullet"/>
      <w:lvlText w:val=""/>
      <w:lvlJc w:val="left"/>
      <w:pPr>
        <w:ind w:left="1320" w:hanging="420"/>
      </w:pPr>
      <w:rPr>
        <w:rFonts w:ascii="Symbol" w:hAnsi="Symbol" w:hint="default"/>
        <w:color w:val="auto"/>
      </w:rPr>
    </w:lvl>
    <w:lvl w:ilvl="1" w:tplc="04090003" w:tentative="1">
      <w:start w:val="1"/>
      <w:numFmt w:val="bullet"/>
      <w:lvlText w:val=""/>
      <w:lvlJc w:val="left"/>
      <w:pPr>
        <w:ind w:left="1740" w:hanging="420"/>
      </w:pPr>
      <w:rPr>
        <w:rFonts w:ascii="Wingdings" w:hAnsi="Wingdings" w:hint="default"/>
      </w:rPr>
    </w:lvl>
    <w:lvl w:ilvl="2" w:tplc="04090005" w:tentative="1">
      <w:start w:val="1"/>
      <w:numFmt w:val="bullet"/>
      <w:lvlText w:val=""/>
      <w:lvlJc w:val="left"/>
      <w:pPr>
        <w:ind w:left="2160" w:hanging="420"/>
      </w:pPr>
      <w:rPr>
        <w:rFonts w:ascii="Wingdings" w:hAnsi="Wingdings" w:hint="default"/>
      </w:rPr>
    </w:lvl>
    <w:lvl w:ilvl="3" w:tplc="04090001" w:tentative="1">
      <w:start w:val="1"/>
      <w:numFmt w:val="bullet"/>
      <w:lvlText w:val=""/>
      <w:lvlJc w:val="left"/>
      <w:pPr>
        <w:ind w:left="2580" w:hanging="420"/>
      </w:pPr>
      <w:rPr>
        <w:rFonts w:ascii="Wingdings" w:hAnsi="Wingdings" w:hint="default"/>
      </w:rPr>
    </w:lvl>
    <w:lvl w:ilvl="4" w:tplc="04090003" w:tentative="1">
      <w:start w:val="1"/>
      <w:numFmt w:val="bullet"/>
      <w:lvlText w:val=""/>
      <w:lvlJc w:val="left"/>
      <w:pPr>
        <w:ind w:left="3000" w:hanging="420"/>
      </w:pPr>
      <w:rPr>
        <w:rFonts w:ascii="Wingdings" w:hAnsi="Wingdings" w:hint="default"/>
      </w:rPr>
    </w:lvl>
    <w:lvl w:ilvl="5" w:tplc="04090005" w:tentative="1">
      <w:start w:val="1"/>
      <w:numFmt w:val="bullet"/>
      <w:lvlText w:val=""/>
      <w:lvlJc w:val="left"/>
      <w:pPr>
        <w:ind w:left="3420" w:hanging="420"/>
      </w:pPr>
      <w:rPr>
        <w:rFonts w:ascii="Wingdings" w:hAnsi="Wingdings" w:hint="default"/>
      </w:rPr>
    </w:lvl>
    <w:lvl w:ilvl="6" w:tplc="04090001" w:tentative="1">
      <w:start w:val="1"/>
      <w:numFmt w:val="bullet"/>
      <w:lvlText w:val=""/>
      <w:lvlJc w:val="left"/>
      <w:pPr>
        <w:ind w:left="3840" w:hanging="420"/>
      </w:pPr>
      <w:rPr>
        <w:rFonts w:ascii="Wingdings" w:hAnsi="Wingdings" w:hint="default"/>
      </w:rPr>
    </w:lvl>
    <w:lvl w:ilvl="7" w:tplc="04090003" w:tentative="1">
      <w:start w:val="1"/>
      <w:numFmt w:val="bullet"/>
      <w:lvlText w:val=""/>
      <w:lvlJc w:val="left"/>
      <w:pPr>
        <w:ind w:left="4260" w:hanging="420"/>
      </w:pPr>
      <w:rPr>
        <w:rFonts w:ascii="Wingdings" w:hAnsi="Wingdings" w:hint="default"/>
      </w:rPr>
    </w:lvl>
    <w:lvl w:ilvl="8" w:tplc="04090005" w:tentative="1">
      <w:start w:val="1"/>
      <w:numFmt w:val="bullet"/>
      <w:lvlText w:val=""/>
      <w:lvlJc w:val="left"/>
      <w:pPr>
        <w:ind w:left="4680" w:hanging="420"/>
      </w:pPr>
      <w:rPr>
        <w:rFonts w:ascii="Wingdings" w:hAnsi="Wingdings" w:hint="default"/>
      </w:rPr>
    </w:lvl>
  </w:abstractNum>
  <w:abstractNum w:abstractNumId="22" w15:restartNumberingAfterBreak="0">
    <w:nsid w:val="2B3E29CF"/>
    <w:multiLevelType w:val="multilevel"/>
    <w:tmpl w:val="46A82CFA"/>
    <w:lvl w:ilvl="0">
      <w:start w:val="1"/>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32546E58"/>
    <w:multiLevelType w:val="hybridMultilevel"/>
    <w:tmpl w:val="91F02DF6"/>
    <w:lvl w:ilvl="0" w:tplc="9036EC44">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4445FAF"/>
    <w:multiLevelType w:val="singleLevel"/>
    <w:tmpl w:val="6828589C"/>
    <w:lvl w:ilvl="0">
      <w:start w:val="1"/>
      <w:numFmt w:val="bullet"/>
      <w:pStyle w:val="A-ListBullet"/>
      <w:lvlText w:val=""/>
      <w:lvlJc w:val="left"/>
      <w:pPr>
        <w:tabs>
          <w:tab w:val="num" w:pos="994"/>
        </w:tabs>
        <w:ind w:left="994" w:hanging="994"/>
      </w:pPr>
      <w:rPr>
        <w:rFonts w:ascii="Symbol" w:hAnsi="Symbol" w:hint="default"/>
      </w:rPr>
    </w:lvl>
  </w:abstractNum>
  <w:abstractNum w:abstractNumId="25" w15:restartNumberingAfterBreak="0">
    <w:nsid w:val="43F41F85"/>
    <w:multiLevelType w:val="singleLevel"/>
    <w:tmpl w:val="AC608440"/>
    <w:lvl w:ilvl="0">
      <w:numFmt w:val="decimal"/>
      <w:pStyle w:val="Bullet"/>
      <w:lvlText w:val=""/>
      <w:lvlJc w:val="left"/>
    </w:lvl>
  </w:abstractNum>
  <w:abstractNum w:abstractNumId="26" w15:restartNumberingAfterBreak="0">
    <w:nsid w:val="4CC27C5C"/>
    <w:multiLevelType w:val="singleLevel"/>
    <w:tmpl w:val="98D0E276"/>
    <w:lvl w:ilvl="0">
      <w:numFmt w:val="decimal"/>
      <w:pStyle w:val="BulletedListLevel3"/>
      <w:lvlText w:val=""/>
      <w:lvlJc w:val="left"/>
    </w:lvl>
  </w:abstractNum>
  <w:abstractNum w:abstractNumId="27" w15:restartNumberingAfterBreak="0">
    <w:nsid w:val="4E473BB3"/>
    <w:multiLevelType w:val="hybridMultilevel"/>
    <w:tmpl w:val="18FCFEAE"/>
    <w:lvl w:ilvl="0" w:tplc="0409000B">
      <w:start w:val="1"/>
      <w:numFmt w:val="bullet"/>
      <w:lvlText w:val=""/>
      <w:lvlJc w:val="left"/>
      <w:pPr>
        <w:tabs>
          <w:tab w:val="num" w:pos="360"/>
        </w:tabs>
        <w:ind w:left="360" w:hanging="360"/>
      </w:pPr>
      <w:rPr>
        <w:rFonts w:ascii="Wingdings" w:hAnsi="Wingdings" w:hint="default"/>
        <w:color w:val="008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1BF4B4F"/>
    <w:multiLevelType w:val="hybridMultilevel"/>
    <w:tmpl w:val="A274BC04"/>
    <w:lvl w:ilvl="0" w:tplc="5740BA86">
      <w:start w:val="1"/>
      <w:numFmt w:val="decimal"/>
      <w:lvlText w:val="%1)"/>
      <w:lvlJc w:val="left"/>
      <w:pPr>
        <w:ind w:left="1020" w:hanging="360"/>
      </w:pPr>
    </w:lvl>
    <w:lvl w:ilvl="1" w:tplc="247067B8">
      <w:start w:val="1"/>
      <w:numFmt w:val="decimal"/>
      <w:lvlText w:val="%2)"/>
      <w:lvlJc w:val="left"/>
      <w:pPr>
        <w:ind w:left="1020" w:hanging="360"/>
      </w:pPr>
    </w:lvl>
    <w:lvl w:ilvl="2" w:tplc="8A1CEA80">
      <w:start w:val="1"/>
      <w:numFmt w:val="decimal"/>
      <w:lvlText w:val="%3)"/>
      <w:lvlJc w:val="left"/>
      <w:pPr>
        <w:ind w:left="1020" w:hanging="360"/>
      </w:pPr>
    </w:lvl>
    <w:lvl w:ilvl="3" w:tplc="D5829190">
      <w:start w:val="1"/>
      <w:numFmt w:val="decimal"/>
      <w:lvlText w:val="%4)"/>
      <w:lvlJc w:val="left"/>
      <w:pPr>
        <w:ind w:left="1020" w:hanging="360"/>
      </w:pPr>
    </w:lvl>
    <w:lvl w:ilvl="4" w:tplc="D8F24718">
      <w:start w:val="1"/>
      <w:numFmt w:val="decimal"/>
      <w:lvlText w:val="%5)"/>
      <w:lvlJc w:val="left"/>
      <w:pPr>
        <w:ind w:left="1020" w:hanging="360"/>
      </w:pPr>
    </w:lvl>
    <w:lvl w:ilvl="5" w:tplc="F9968EAC">
      <w:start w:val="1"/>
      <w:numFmt w:val="decimal"/>
      <w:lvlText w:val="%6)"/>
      <w:lvlJc w:val="left"/>
      <w:pPr>
        <w:ind w:left="1020" w:hanging="360"/>
      </w:pPr>
    </w:lvl>
    <w:lvl w:ilvl="6" w:tplc="058ADCC6">
      <w:start w:val="1"/>
      <w:numFmt w:val="decimal"/>
      <w:lvlText w:val="%7)"/>
      <w:lvlJc w:val="left"/>
      <w:pPr>
        <w:ind w:left="1020" w:hanging="360"/>
      </w:pPr>
    </w:lvl>
    <w:lvl w:ilvl="7" w:tplc="3B9AE038">
      <w:start w:val="1"/>
      <w:numFmt w:val="decimal"/>
      <w:lvlText w:val="%8)"/>
      <w:lvlJc w:val="left"/>
      <w:pPr>
        <w:ind w:left="1020" w:hanging="360"/>
      </w:pPr>
    </w:lvl>
    <w:lvl w:ilvl="8" w:tplc="6C881900">
      <w:start w:val="1"/>
      <w:numFmt w:val="decimal"/>
      <w:lvlText w:val="%9)"/>
      <w:lvlJc w:val="left"/>
      <w:pPr>
        <w:ind w:left="1020" w:hanging="360"/>
      </w:pPr>
    </w:lvl>
  </w:abstractNum>
  <w:abstractNum w:abstractNumId="29" w15:restartNumberingAfterBreak="0">
    <w:nsid w:val="61B3517E"/>
    <w:multiLevelType w:val="hybridMultilevel"/>
    <w:tmpl w:val="4CC0CD98"/>
    <w:lvl w:ilvl="0" w:tplc="0409000B">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30" w15:restartNumberingAfterBreak="0">
    <w:nsid w:val="678245E3"/>
    <w:multiLevelType w:val="hybridMultilevel"/>
    <w:tmpl w:val="C69E5398"/>
    <w:lvl w:ilvl="0" w:tplc="0409000B">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31" w15:restartNumberingAfterBreak="0">
    <w:nsid w:val="6C610BE7"/>
    <w:multiLevelType w:val="hybridMultilevel"/>
    <w:tmpl w:val="416421EE"/>
    <w:lvl w:ilvl="0" w:tplc="837A4374">
      <w:start w:val="1"/>
      <w:numFmt w:val="decimal"/>
      <w:lvlText w:val="%1."/>
      <w:lvlJc w:val="left"/>
      <w:pPr>
        <w:ind w:left="659" w:hanging="360"/>
      </w:pPr>
      <w:rPr>
        <w:rFonts w:hint="default"/>
      </w:rPr>
    </w:lvl>
    <w:lvl w:ilvl="1" w:tplc="04090019" w:tentative="1">
      <w:start w:val="1"/>
      <w:numFmt w:val="lowerLetter"/>
      <w:lvlText w:val="%2)"/>
      <w:lvlJc w:val="left"/>
      <w:pPr>
        <w:ind w:left="1139" w:hanging="420"/>
      </w:pPr>
    </w:lvl>
    <w:lvl w:ilvl="2" w:tplc="0409001B" w:tentative="1">
      <w:start w:val="1"/>
      <w:numFmt w:val="lowerRoman"/>
      <w:lvlText w:val="%3."/>
      <w:lvlJc w:val="right"/>
      <w:pPr>
        <w:ind w:left="1559" w:hanging="420"/>
      </w:pPr>
    </w:lvl>
    <w:lvl w:ilvl="3" w:tplc="0409000F" w:tentative="1">
      <w:start w:val="1"/>
      <w:numFmt w:val="decimal"/>
      <w:lvlText w:val="%4."/>
      <w:lvlJc w:val="left"/>
      <w:pPr>
        <w:ind w:left="1979" w:hanging="420"/>
      </w:pPr>
    </w:lvl>
    <w:lvl w:ilvl="4" w:tplc="04090019" w:tentative="1">
      <w:start w:val="1"/>
      <w:numFmt w:val="lowerLetter"/>
      <w:lvlText w:val="%5)"/>
      <w:lvlJc w:val="left"/>
      <w:pPr>
        <w:ind w:left="2399" w:hanging="420"/>
      </w:pPr>
    </w:lvl>
    <w:lvl w:ilvl="5" w:tplc="0409001B" w:tentative="1">
      <w:start w:val="1"/>
      <w:numFmt w:val="lowerRoman"/>
      <w:lvlText w:val="%6."/>
      <w:lvlJc w:val="right"/>
      <w:pPr>
        <w:ind w:left="2819" w:hanging="420"/>
      </w:pPr>
    </w:lvl>
    <w:lvl w:ilvl="6" w:tplc="0409000F" w:tentative="1">
      <w:start w:val="1"/>
      <w:numFmt w:val="decimal"/>
      <w:lvlText w:val="%7."/>
      <w:lvlJc w:val="left"/>
      <w:pPr>
        <w:ind w:left="3239" w:hanging="420"/>
      </w:pPr>
    </w:lvl>
    <w:lvl w:ilvl="7" w:tplc="04090019" w:tentative="1">
      <w:start w:val="1"/>
      <w:numFmt w:val="lowerLetter"/>
      <w:lvlText w:val="%8)"/>
      <w:lvlJc w:val="left"/>
      <w:pPr>
        <w:ind w:left="3659" w:hanging="420"/>
      </w:pPr>
    </w:lvl>
    <w:lvl w:ilvl="8" w:tplc="0409001B" w:tentative="1">
      <w:start w:val="1"/>
      <w:numFmt w:val="lowerRoman"/>
      <w:lvlText w:val="%9."/>
      <w:lvlJc w:val="right"/>
      <w:pPr>
        <w:ind w:left="4079" w:hanging="420"/>
      </w:pPr>
    </w:lvl>
  </w:abstractNum>
  <w:abstractNum w:abstractNumId="32" w15:restartNumberingAfterBreak="0">
    <w:nsid w:val="708610F5"/>
    <w:multiLevelType w:val="hybridMultilevel"/>
    <w:tmpl w:val="C8D65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1BF081E"/>
    <w:multiLevelType w:val="multilevel"/>
    <w:tmpl w:val="5EC63E2E"/>
    <w:lvl w:ilvl="0">
      <w:start w:val="1"/>
      <w:numFmt w:val="decimal"/>
      <w:pStyle w:val="Level1HeadingSAPStyle"/>
      <w:lvlText w:val="%1."/>
      <w:lvlJc w:val="left"/>
      <w:pPr>
        <w:tabs>
          <w:tab w:val="num" w:pos="720"/>
        </w:tabs>
        <w:ind w:left="720" w:hanging="720"/>
      </w:pPr>
      <w:rPr>
        <w:rFonts w:hint="default"/>
      </w:rPr>
    </w:lvl>
    <w:lvl w:ilvl="1">
      <w:start w:val="1"/>
      <w:numFmt w:val="decimal"/>
      <w:pStyle w:val="Level2HeadingSAPStyle"/>
      <w:lvlText w:val="%1.%2"/>
      <w:lvlJc w:val="left"/>
      <w:pPr>
        <w:tabs>
          <w:tab w:val="num" w:pos="720"/>
        </w:tabs>
        <w:ind w:left="720" w:hanging="720"/>
      </w:pPr>
      <w:rPr>
        <w:rFonts w:hint="default"/>
      </w:rPr>
    </w:lvl>
    <w:lvl w:ilvl="2">
      <w:start w:val="1"/>
      <w:numFmt w:val="decimal"/>
      <w:pStyle w:val="Level3HeadingSAPStyle"/>
      <w:lvlText w:val="%1.%2.%3"/>
      <w:lvlJc w:val="left"/>
      <w:pPr>
        <w:tabs>
          <w:tab w:val="num" w:pos="720"/>
        </w:tabs>
        <w:ind w:left="720" w:hanging="720"/>
      </w:pPr>
      <w:rPr>
        <w:rFonts w:hint="default"/>
      </w:rPr>
    </w:lvl>
    <w:lvl w:ilvl="3">
      <w:start w:val="1"/>
      <w:numFmt w:val="decimal"/>
      <w:pStyle w:val="Level4HeadingSAPStyle"/>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4" w15:restartNumberingAfterBreak="0">
    <w:nsid w:val="71FA423D"/>
    <w:multiLevelType w:val="hybridMultilevel"/>
    <w:tmpl w:val="403A5E6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5" w15:restartNumberingAfterBreak="0">
    <w:nsid w:val="77221CA1"/>
    <w:multiLevelType w:val="singleLevel"/>
    <w:tmpl w:val="E0EAFE88"/>
    <w:lvl w:ilvl="0">
      <w:numFmt w:val="decimal"/>
      <w:pStyle w:val="TableListing"/>
      <w:lvlText w:val=""/>
      <w:lvlJc w:val="left"/>
    </w:lvl>
  </w:abstractNum>
  <w:abstractNum w:abstractNumId="36" w15:restartNumberingAfterBreak="0">
    <w:nsid w:val="796F6B6E"/>
    <w:multiLevelType w:val="hybridMultilevel"/>
    <w:tmpl w:val="DA800A1C"/>
    <w:lvl w:ilvl="0" w:tplc="95EC13E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7" w15:restartNumberingAfterBreak="0">
    <w:nsid w:val="79C12A1A"/>
    <w:multiLevelType w:val="singleLevel"/>
    <w:tmpl w:val="D258FA98"/>
    <w:lvl w:ilvl="0">
      <w:numFmt w:val="decimal"/>
      <w:pStyle w:val="BulletedListLevel1"/>
      <w:lvlText w:val=""/>
      <w:lvlJc w:val="left"/>
    </w:lvl>
  </w:abstractNum>
  <w:num w:numId="1" w16cid:durableId="887843361">
    <w:abstractNumId w:val="12"/>
  </w:num>
  <w:num w:numId="2" w16cid:durableId="503671359">
    <w:abstractNumId w:val="10"/>
  </w:num>
  <w:num w:numId="3" w16cid:durableId="1417483932">
    <w:abstractNumId w:val="35"/>
  </w:num>
  <w:num w:numId="4" w16cid:durableId="1180924227">
    <w:abstractNumId w:val="26"/>
  </w:num>
  <w:num w:numId="5" w16cid:durableId="1405495478">
    <w:abstractNumId w:val="9"/>
  </w:num>
  <w:num w:numId="6" w16cid:durableId="1079525048">
    <w:abstractNumId w:val="1"/>
  </w:num>
  <w:num w:numId="7" w16cid:durableId="292642200">
    <w:abstractNumId w:val="37"/>
  </w:num>
  <w:num w:numId="8" w16cid:durableId="345255825">
    <w:abstractNumId w:val="7"/>
  </w:num>
  <w:num w:numId="9" w16cid:durableId="1031761373">
    <w:abstractNumId w:val="6"/>
  </w:num>
  <w:num w:numId="10" w16cid:durableId="1228302717">
    <w:abstractNumId w:val="5"/>
  </w:num>
  <w:num w:numId="11" w16cid:durableId="176189667">
    <w:abstractNumId w:val="4"/>
  </w:num>
  <w:num w:numId="12" w16cid:durableId="1428034963">
    <w:abstractNumId w:val="8"/>
  </w:num>
  <w:num w:numId="13" w16cid:durableId="2134521775">
    <w:abstractNumId w:val="3"/>
  </w:num>
  <w:num w:numId="14" w16cid:durableId="1099133052">
    <w:abstractNumId w:val="2"/>
  </w:num>
  <w:num w:numId="15" w16cid:durableId="891695051">
    <w:abstractNumId w:val="0"/>
  </w:num>
  <w:num w:numId="16" w16cid:durableId="1195776522">
    <w:abstractNumId w:val="25"/>
  </w:num>
  <w:num w:numId="17" w16cid:durableId="5446704">
    <w:abstractNumId w:val="14"/>
  </w:num>
  <w:num w:numId="18" w16cid:durableId="2091733324">
    <w:abstractNumId w:val="18"/>
  </w:num>
  <w:num w:numId="19" w16cid:durableId="1060833067">
    <w:abstractNumId w:val="17"/>
  </w:num>
  <w:num w:numId="20" w16cid:durableId="1010107616">
    <w:abstractNumId w:val="17"/>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130170140">
    <w:abstractNumId w:val="22"/>
  </w:num>
  <w:num w:numId="22" w16cid:durableId="90054776">
    <w:abstractNumId w:val="32"/>
  </w:num>
  <w:num w:numId="23" w16cid:durableId="1472677700">
    <w:abstractNumId w:val="16"/>
  </w:num>
  <w:num w:numId="24" w16cid:durableId="572467271">
    <w:abstractNumId w:val="11"/>
  </w:num>
  <w:num w:numId="25" w16cid:durableId="548417944">
    <w:abstractNumId w:val="13"/>
  </w:num>
  <w:num w:numId="26" w16cid:durableId="1344669933">
    <w:abstractNumId w:val="23"/>
  </w:num>
  <w:num w:numId="27" w16cid:durableId="631205823">
    <w:abstractNumId w:val="24"/>
  </w:num>
  <w:num w:numId="28" w16cid:durableId="836651149">
    <w:abstractNumId w:val="34"/>
  </w:num>
  <w:num w:numId="29" w16cid:durableId="2127649582">
    <w:abstractNumId w:val="19"/>
  </w:num>
  <w:num w:numId="30" w16cid:durableId="1640650503">
    <w:abstractNumId w:val="15"/>
  </w:num>
  <w:num w:numId="31" w16cid:durableId="1265306629">
    <w:abstractNumId w:val="30"/>
  </w:num>
  <w:num w:numId="32" w16cid:durableId="1501627559">
    <w:abstractNumId w:val="27"/>
  </w:num>
  <w:num w:numId="33" w16cid:durableId="1947810746">
    <w:abstractNumId w:val="29"/>
  </w:num>
  <w:num w:numId="34" w16cid:durableId="2014800239">
    <w:abstractNumId w:val="31"/>
  </w:num>
  <w:num w:numId="35" w16cid:durableId="1646659534">
    <w:abstractNumId w:val="21"/>
  </w:num>
  <w:num w:numId="36" w16cid:durableId="1133520095">
    <w:abstractNumId w:val="33"/>
  </w:num>
  <w:num w:numId="37" w16cid:durableId="11417987">
    <w:abstractNumId w:val="20"/>
  </w:num>
  <w:num w:numId="38" w16cid:durableId="1938246268">
    <w:abstractNumId w:val="36"/>
  </w:num>
  <w:num w:numId="39" w16cid:durableId="1251349272">
    <w:abstractNumId w:val="2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Yali Chen">
    <w15:presenceInfo w15:providerId="AD" w15:userId="S::yali.chen@clinchoice.com::bb23653d-8e65-4547-8a48-4f2be7a7c3a6"/>
  </w15:person>
  <w15:person w15:author="Pan, Zhemin">
    <w15:presenceInfo w15:providerId="AD" w15:userId="S::kqnf215@astrazeneca.net::1b1fd279-dc95-4760-9546-2f57f6ec1637"/>
  </w15:person>
  <w15:person w15:author="LI, Bo">
    <w15:presenceInfo w15:providerId="AD" w15:userId="S::kgwv597@astrazeneca.net::0bdb0faf-56fc-48fe-926d-38a1ae7d66b3"/>
  </w15:person>
  <w15:person w15:author="Zhu, Li">
    <w15:presenceInfo w15:providerId="AD" w15:userId="S::krqs382@astrazeneca.net::1cc9fc33-cdfb-4e85-915c-c3684085c1e7"/>
  </w15:person>
  <w15:person w15:author="Luo, Shuang (Gracell Bioscience (Shanghai) Co., Ltd.)">
    <w15:presenceInfo w15:providerId="AD" w15:userId="S::kqxs973@astrazeneca.net::33a6489d-46c7-4cc3-a828-f6d3fae41ab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00"/>
  <w:doNotDisplayPageBoundaries/>
  <w:bordersDoNotSurroundHeader/>
  <w:bordersDoNotSurroundFooter/>
  <w:activeWritingStyle w:appName="MSWord" w:lang="zh-CN" w:vendorID="64" w:dllVersion="0" w:nlCheck="1" w:checkStyle="1"/>
  <w:activeWritingStyle w:appName="MSWord" w:lang="en-US" w:vendorID="64" w:dllVersion="0" w:nlCheck="1" w:checkStyle="0"/>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 w:id="1"/>
  </w:footnotePr>
  <w:endnotePr>
    <w:endnote w:id="-1"/>
    <w:endnote w:id="0"/>
    <w:endnote w:id="1"/>
  </w:endnotePr>
  <w:compat>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0646"/>
    <w:rsid w:val="00000535"/>
    <w:rsid w:val="000008DF"/>
    <w:rsid w:val="0000168B"/>
    <w:rsid w:val="00002353"/>
    <w:rsid w:val="00002372"/>
    <w:rsid w:val="00002888"/>
    <w:rsid w:val="00002A28"/>
    <w:rsid w:val="00002A4F"/>
    <w:rsid w:val="00002D97"/>
    <w:rsid w:val="00003361"/>
    <w:rsid w:val="000037AD"/>
    <w:rsid w:val="00003C5A"/>
    <w:rsid w:val="000040A9"/>
    <w:rsid w:val="0000470E"/>
    <w:rsid w:val="00004DC2"/>
    <w:rsid w:val="000057A5"/>
    <w:rsid w:val="00005C83"/>
    <w:rsid w:val="00006390"/>
    <w:rsid w:val="000063BE"/>
    <w:rsid w:val="0000668D"/>
    <w:rsid w:val="000067D4"/>
    <w:rsid w:val="00007639"/>
    <w:rsid w:val="00007CFD"/>
    <w:rsid w:val="00010A54"/>
    <w:rsid w:val="00010B40"/>
    <w:rsid w:val="00010DC6"/>
    <w:rsid w:val="000120C2"/>
    <w:rsid w:val="000126E7"/>
    <w:rsid w:val="000129F0"/>
    <w:rsid w:val="00012DF0"/>
    <w:rsid w:val="000134FB"/>
    <w:rsid w:val="000138A6"/>
    <w:rsid w:val="00013E35"/>
    <w:rsid w:val="000143A1"/>
    <w:rsid w:val="00014B1E"/>
    <w:rsid w:val="00014DEB"/>
    <w:rsid w:val="00014FCE"/>
    <w:rsid w:val="00015532"/>
    <w:rsid w:val="00015C8C"/>
    <w:rsid w:val="00016050"/>
    <w:rsid w:val="00016849"/>
    <w:rsid w:val="00016FF5"/>
    <w:rsid w:val="00017033"/>
    <w:rsid w:val="00017366"/>
    <w:rsid w:val="000173B0"/>
    <w:rsid w:val="00017575"/>
    <w:rsid w:val="00017765"/>
    <w:rsid w:val="00017DBE"/>
    <w:rsid w:val="00020A23"/>
    <w:rsid w:val="0002137F"/>
    <w:rsid w:val="000219E2"/>
    <w:rsid w:val="00021FB2"/>
    <w:rsid w:val="00022095"/>
    <w:rsid w:val="00022559"/>
    <w:rsid w:val="0002289F"/>
    <w:rsid w:val="00022935"/>
    <w:rsid w:val="00022A02"/>
    <w:rsid w:val="00022CEA"/>
    <w:rsid w:val="00023124"/>
    <w:rsid w:val="00023AA8"/>
    <w:rsid w:val="0002448E"/>
    <w:rsid w:val="00024B72"/>
    <w:rsid w:val="000254D3"/>
    <w:rsid w:val="00025717"/>
    <w:rsid w:val="00025B89"/>
    <w:rsid w:val="000264EB"/>
    <w:rsid w:val="00026933"/>
    <w:rsid w:val="00027234"/>
    <w:rsid w:val="00027502"/>
    <w:rsid w:val="00027A04"/>
    <w:rsid w:val="00027AF9"/>
    <w:rsid w:val="00027EDC"/>
    <w:rsid w:val="00030658"/>
    <w:rsid w:val="00030787"/>
    <w:rsid w:val="00030DDF"/>
    <w:rsid w:val="0003244D"/>
    <w:rsid w:val="00032790"/>
    <w:rsid w:val="000328FA"/>
    <w:rsid w:val="00032A1A"/>
    <w:rsid w:val="00032E2E"/>
    <w:rsid w:val="00034247"/>
    <w:rsid w:val="0003458F"/>
    <w:rsid w:val="000350FD"/>
    <w:rsid w:val="0003568C"/>
    <w:rsid w:val="000360EF"/>
    <w:rsid w:val="000363FB"/>
    <w:rsid w:val="000365D2"/>
    <w:rsid w:val="000369CB"/>
    <w:rsid w:val="00036AF9"/>
    <w:rsid w:val="00036C99"/>
    <w:rsid w:val="00037854"/>
    <w:rsid w:val="00037C2A"/>
    <w:rsid w:val="00037FEF"/>
    <w:rsid w:val="000406FA"/>
    <w:rsid w:val="00040749"/>
    <w:rsid w:val="00041292"/>
    <w:rsid w:val="00041B9A"/>
    <w:rsid w:val="0004212C"/>
    <w:rsid w:val="00042754"/>
    <w:rsid w:val="00042D45"/>
    <w:rsid w:val="00042EA7"/>
    <w:rsid w:val="00042FF0"/>
    <w:rsid w:val="000430B0"/>
    <w:rsid w:val="00043A15"/>
    <w:rsid w:val="00044B59"/>
    <w:rsid w:val="00044C45"/>
    <w:rsid w:val="000467B8"/>
    <w:rsid w:val="00046805"/>
    <w:rsid w:val="000468FA"/>
    <w:rsid w:val="00046954"/>
    <w:rsid w:val="00046A0D"/>
    <w:rsid w:val="00046AFB"/>
    <w:rsid w:val="00047A81"/>
    <w:rsid w:val="0005055D"/>
    <w:rsid w:val="0005057D"/>
    <w:rsid w:val="00050A36"/>
    <w:rsid w:val="00050C5D"/>
    <w:rsid w:val="000510EC"/>
    <w:rsid w:val="0005147D"/>
    <w:rsid w:val="00052225"/>
    <w:rsid w:val="000531FD"/>
    <w:rsid w:val="0005431B"/>
    <w:rsid w:val="00054753"/>
    <w:rsid w:val="000548A6"/>
    <w:rsid w:val="000550E6"/>
    <w:rsid w:val="00055EBE"/>
    <w:rsid w:val="00055EF0"/>
    <w:rsid w:val="0005655F"/>
    <w:rsid w:val="000568F9"/>
    <w:rsid w:val="00056E56"/>
    <w:rsid w:val="000575F0"/>
    <w:rsid w:val="00057645"/>
    <w:rsid w:val="0005795B"/>
    <w:rsid w:val="0006029E"/>
    <w:rsid w:val="0006078E"/>
    <w:rsid w:val="00061D0C"/>
    <w:rsid w:val="000620F1"/>
    <w:rsid w:val="00062A67"/>
    <w:rsid w:val="00063A5C"/>
    <w:rsid w:val="00063D67"/>
    <w:rsid w:val="00063DA3"/>
    <w:rsid w:val="00064193"/>
    <w:rsid w:val="000649CC"/>
    <w:rsid w:val="00064B71"/>
    <w:rsid w:val="00065175"/>
    <w:rsid w:val="00065519"/>
    <w:rsid w:val="0006559A"/>
    <w:rsid w:val="00065C7A"/>
    <w:rsid w:val="00065F7B"/>
    <w:rsid w:val="00066254"/>
    <w:rsid w:val="000671BE"/>
    <w:rsid w:val="000673DA"/>
    <w:rsid w:val="0006748C"/>
    <w:rsid w:val="000674F7"/>
    <w:rsid w:val="00067DB9"/>
    <w:rsid w:val="00067EAD"/>
    <w:rsid w:val="000702A3"/>
    <w:rsid w:val="000707F7"/>
    <w:rsid w:val="000728D9"/>
    <w:rsid w:val="00072BE9"/>
    <w:rsid w:val="00073989"/>
    <w:rsid w:val="00073AF7"/>
    <w:rsid w:val="00073B0F"/>
    <w:rsid w:val="00073B15"/>
    <w:rsid w:val="00073E3C"/>
    <w:rsid w:val="00074AC8"/>
    <w:rsid w:val="00074C0B"/>
    <w:rsid w:val="000750A6"/>
    <w:rsid w:val="00075493"/>
    <w:rsid w:val="00075BFF"/>
    <w:rsid w:val="00075EA5"/>
    <w:rsid w:val="00076080"/>
    <w:rsid w:val="000765C4"/>
    <w:rsid w:val="0007683D"/>
    <w:rsid w:val="00077068"/>
    <w:rsid w:val="00077672"/>
    <w:rsid w:val="0007777A"/>
    <w:rsid w:val="000777A8"/>
    <w:rsid w:val="00077857"/>
    <w:rsid w:val="000814F8"/>
    <w:rsid w:val="000815FF"/>
    <w:rsid w:val="000823D8"/>
    <w:rsid w:val="00082454"/>
    <w:rsid w:val="00082591"/>
    <w:rsid w:val="000828B9"/>
    <w:rsid w:val="0008306F"/>
    <w:rsid w:val="000830B8"/>
    <w:rsid w:val="00083165"/>
    <w:rsid w:val="0008321C"/>
    <w:rsid w:val="0008349E"/>
    <w:rsid w:val="000839D1"/>
    <w:rsid w:val="000844BB"/>
    <w:rsid w:val="00084A85"/>
    <w:rsid w:val="00085029"/>
    <w:rsid w:val="00085490"/>
    <w:rsid w:val="0008563E"/>
    <w:rsid w:val="00085743"/>
    <w:rsid w:val="00085F31"/>
    <w:rsid w:val="00086189"/>
    <w:rsid w:val="00086FF8"/>
    <w:rsid w:val="00087EFF"/>
    <w:rsid w:val="0009078E"/>
    <w:rsid w:val="00090FD1"/>
    <w:rsid w:val="00091392"/>
    <w:rsid w:val="000918A2"/>
    <w:rsid w:val="00091C59"/>
    <w:rsid w:val="00091E13"/>
    <w:rsid w:val="00092C9D"/>
    <w:rsid w:val="000930DD"/>
    <w:rsid w:val="00093176"/>
    <w:rsid w:val="0009332A"/>
    <w:rsid w:val="00093E82"/>
    <w:rsid w:val="00093F49"/>
    <w:rsid w:val="00094111"/>
    <w:rsid w:val="0009465D"/>
    <w:rsid w:val="0009490E"/>
    <w:rsid w:val="00094A09"/>
    <w:rsid w:val="000954FA"/>
    <w:rsid w:val="00096446"/>
    <w:rsid w:val="00096626"/>
    <w:rsid w:val="00096D25"/>
    <w:rsid w:val="00096D83"/>
    <w:rsid w:val="000977E8"/>
    <w:rsid w:val="00097E73"/>
    <w:rsid w:val="000A039E"/>
    <w:rsid w:val="000A0B01"/>
    <w:rsid w:val="000A0E08"/>
    <w:rsid w:val="000A15B5"/>
    <w:rsid w:val="000A1A62"/>
    <w:rsid w:val="000A2ACA"/>
    <w:rsid w:val="000A2F3B"/>
    <w:rsid w:val="000A315C"/>
    <w:rsid w:val="000A3CC4"/>
    <w:rsid w:val="000A407B"/>
    <w:rsid w:val="000A4221"/>
    <w:rsid w:val="000A42CC"/>
    <w:rsid w:val="000A4421"/>
    <w:rsid w:val="000A4543"/>
    <w:rsid w:val="000A47D4"/>
    <w:rsid w:val="000A56D2"/>
    <w:rsid w:val="000A58AF"/>
    <w:rsid w:val="000A5A92"/>
    <w:rsid w:val="000A5EBA"/>
    <w:rsid w:val="000A64BE"/>
    <w:rsid w:val="000A6ED2"/>
    <w:rsid w:val="000B04B2"/>
    <w:rsid w:val="000B0953"/>
    <w:rsid w:val="000B0B51"/>
    <w:rsid w:val="000B0CE6"/>
    <w:rsid w:val="000B14AE"/>
    <w:rsid w:val="000B29DC"/>
    <w:rsid w:val="000B2B82"/>
    <w:rsid w:val="000B3339"/>
    <w:rsid w:val="000B384B"/>
    <w:rsid w:val="000B39FF"/>
    <w:rsid w:val="000B49AD"/>
    <w:rsid w:val="000B4DD1"/>
    <w:rsid w:val="000B53AE"/>
    <w:rsid w:val="000B5658"/>
    <w:rsid w:val="000B5788"/>
    <w:rsid w:val="000B5D7D"/>
    <w:rsid w:val="000B60D4"/>
    <w:rsid w:val="000B6164"/>
    <w:rsid w:val="000B62D9"/>
    <w:rsid w:val="000B64C1"/>
    <w:rsid w:val="000B6521"/>
    <w:rsid w:val="000B6FE1"/>
    <w:rsid w:val="000B71C3"/>
    <w:rsid w:val="000B7452"/>
    <w:rsid w:val="000B759F"/>
    <w:rsid w:val="000B766C"/>
    <w:rsid w:val="000B7C9A"/>
    <w:rsid w:val="000B7D5A"/>
    <w:rsid w:val="000C002D"/>
    <w:rsid w:val="000C02B4"/>
    <w:rsid w:val="000C1218"/>
    <w:rsid w:val="000C12D2"/>
    <w:rsid w:val="000C2077"/>
    <w:rsid w:val="000C2403"/>
    <w:rsid w:val="000C2AFD"/>
    <w:rsid w:val="000C2B45"/>
    <w:rsid w:val="000C2BB5"/>
    <w:rsid w:val="000C2D83"/>
    <w:rsid w:val="000C2DA5"/>
    <w:rsid w:val="000C3804"/>
    <w:rsid w:val="000C3EAB"/>
    <w:rsid w:val="000C3EF9"/>
    <w:rsid w:val="000C40D5"/>
    <w:rsid w:val="000C428F"/>
    <w:rsid w:val="000C42D3"/>
    <w:rsid w:val="000C4DC3"/>
    <w:rsid w:val="000C4E0E"/>
    <w:rsid w:val="000C4F9B"/>
    <w:rsid w:val="000C4FED"/>
    <w:rsid w:val="000C5314"/>
    <w:rsid w:val="000C5EA8"/>
    <w:rsid w:val="000C7422"/>
    <w:rsid w:val="000C7608"/>
    <w:rsid w:val="000D0315"/>
    <w:rsid w:val="000D0558"/>
    <w:rsid w:val="000D14C3"/>
    <w:rsid w:val="000D15C9"/>
    <w:rsid w:val="000D1818"/>
    <w:rsid w:val="000D1F96"/>
    <w:rsid w:val="000D23CA"/>
    <w:rsid w:val="000D29B3"/>
    <w:rsid w:val="000D2F5A"/>
    <w:rsid w:val="000D342A"/>
    <w:rsid w:val="000D34D9"/>
    <w:rsid w:val="000D3693"/>
    <w:rsid w:val="000D3BB9"/>
    <w:rsid w:val="000D3DD0"/>
    <w:rsid w:val="000D429C"/>
    <w:rsid w:val="000D4334"/>
    <w:rsid w:val="000D55B6"/>
    <w:rsid w:val="000D5DB7"/>
    <w:rsid w:val="000D61D6"/>
    <w:rsid w:val="000D686E"/>
    <w:rsid w:val="000D6DB7"/>
    <w:rsid w:val="000D6E25"/>
    <w:rsid w:val="000D6FC2"/>
    <w:rsid w:val="000D71DE"/>
    <w:rsid w:val="000D737B"/>
    <w:rsid w:val="000D773E"/>
    <w:rsid w:val="000E007A"/>
    <w:rsid w:val="000E010B"/>
    <w:rsid w:val="000E0178"/>
    <w:rsid w:val="000E03DF"/>
    <w:rsid w:val="000E056A"/>
    <w:rsid w:val="000E0930"/>
    <w:rsid w:val="000E1962"/>
    <w:rsid w:val="000E21E9"/>
    <w:rsid w:val="000E2939"/>
    <w:rsid w:val="000E2E3D"/>
    <w:rsid w:val="000E3107"/>
    <w:rsid w:val="000E3722"/>
    <w:rsid w:val="000E388A"/>
    <w:rsid w:val="000E3996"/>
    <w:rsid w:val="000E3C2F"/>
    <w:rsid w:val="000E3C87"/>
    <w:rsid w:val="000E3CEB"/>
    <w:rsid w:val="000E4B7A"/>
    <w:rsid w:val="000E5496"/>
    <w:rsid w:val="000E5888"/>
    <w:rsid w:val="000E62C1"/>
    <w:rsid w:val="000E701B"/>
    <w:rsid w:val="000E71E3"/>
    <w:rsid w:val="000E7286"/>
    <w:rsid w:val="000F00D0"/>
    <w:rsid w:val="000F06EF"/>
    <w:rsid w:val="000F0C27"/>
    <w:rsid w:val="000F0D71"/>
    <w:rsid w:val="000F152A"/>
    <w:rsid w:val="000F177C"/>
    <w:rsid w:val="000F19FD"/>
    <w:rsid w:val="000F23EB"/>
    <w:rsid w:val="000F241F"/>
    <w:rsid w:val="000F258D"/>
    <w:rsid w:val="000F2595"/>
    <w:rsid w:val="000F2CC0"/>
    <w:rsid w:val="000F2DA3"/>
    <w:rsid w:val="000F38B8"/>
    <w:rsid w:val="000F39AF"/>
    <w:rsid w:val="000F3B14"/>
    <w:rsid w:val="000F3B61"/>
    <w:rsid w:val="000F3BCF"/>
    <w:rsid w:val="000F3C69"/>
    <w:rsid w:val="000F3D2D"/>
    <w:rsid w:val="000F45D7"/>
    <w:rsid w:val="000F49C2"/>
    <w:rsid w:val="000F4B92"/>
    <w:rsid w:val="000F4DC6"/>
    <w:rsid w:val="000F4EEB"/>
    <w:rsid w:val="000F694F"/>
    <w:rsid w:val="000F6DC4"/>
    <w:rsid w:val="00100676"/>
    <w:rsid w:val="0010093E"/>
    <w:rsid w:val="00100BCC"/>
    <w:rsid w:val="00100DB1"/>
    <w:rsid w:val="00100DDA"/>
    <w:rsid w:val="0010172E"/>
    <w:rsid w:val="00101F36"/>
    <w:rsid w:val="00102027"/>
    <w:rsid w:val="0010213F"/>
    <w:rsid w:val="001025A9"/>
    <w:rsid w:val="00102737"/>
    <w:rsid w:val="00102B6A"/>
    <w:rsid w:val="00102C0B"/>
    <w:rsid w:val="00103197"/>
    <w:rsid w:val="00105132"/>
    <w:rsid w:val="0010592E"/>
    <w:rsid w:val="001061B0"/>
    <w:rsid w:val="001063CD"/>
    <w:rsid w:val="00106574"/>
    <w:rsid w:val="00106763"/>
    <w:rsid w:val="00106B21"/>
    <w:rsid w:val="00106E1E"/>
    <w:rsid w:val="00106FB3"/>
    <w:rsid w:val="001077EF"/>
    <w:rsid w:val="001079C5"/>
    <w:rsid w:val="00107EF4"/>
    <w:rsid w:val="0011032C"/>
    <w:rsid w:val="001107E5"/>
    <w:rsid w:val="00110BF0"/>
    <w:rsid w:val="00111317"/>
    <w:rsid w:val="00111AB7"/>
    <w:rsid w:val="00112B28"/>
    <w:rsid w:val="00112BD0"/>
    <w:rsid w:val="00112C57"/>
    <w:rsid w:val="00113C4D"/>
    <w:rsid w:val="00113E76"/>
    <w:rsid w:val="001141D8"/>
    <w:rsid w:val="00114506"/>
    <w:rsid w:val="00114783"/>
    <w:rsid w:val="00114A9C"/>
    <w:rsid w:val="00115654"/>
    <w:rsid w:val="00115DF5"/>
    <w:rsid w:val="00116956"/>
    <w:rsid w:val="00116DB5"/>
    <w:rsid w:val="00116E82"/>
    <w:rsid w:val="00116F17"/>
    <w:rsid w:val="00117258"/>
    <w:rsid w:val="001178E5"/>
    <w:rsid w:val="00117FB5"/>
    <w:rsid w:val="0012012E"/>
    <w:rsid w:val="00120415"/>
    <w:rsid w:val="0012060F"/>
    <w:rsid w:val="00120648"/>
    <w:rsid w:val="0012069D"/>
    <w:rsid w:val="00120D40"/>
    <w:rsid w:val="00120E83"/>
    <w:rsid w:val="00121C9F"/>
    <w:rsid w:val="00121CA1"/>
    <w:rsid w:val="00121E75"/>
    <w:rsid w:val="00121F91"/>
    <w:rsid w:val="0012273E"/>
    <w:rsid w:val="00122962"/>
    <w:rsid w:val="00123053"/>
    <w:rsid w:val="001232AC"/>
    <w:rsid w:val="001233E7"/>
    <w:rsid w:val="0012351D"/>
    <w:rsid w:val="0012366C"/>
    <w:rsid w:val="00123DCE"/>
    <w:rsid w:val="00124046"/>
    <w:rsid w:val="001242F9"/>
    <w:rsid w:val="0012489D"/>
    <w:rsid w:val="001248AA"/>
    <w:rsid w:val="00124BB8"/>
    <w:rsid w:val="001254C6"/>
    <w:rsid w:val="00125631"/>
    <w:rsid w:val="00125C3A"/>
    <w:rsid w:val="00125CA1"/>
    <w:rsid w:val="00125ED2"/>
    <w:rsid w:val="00126212"/>
    <w:rsid w:val="00126303"/>
    <w:rsid w:val="0012693A"/>
    <w:rsid w:val="00126B32"/>
    <w:rsid w:val="001270E6"/>
    <w:rsid w:val="00127857"/>
    <w:rsid w:val="00127DD2"/>
    <w:rsid w:val="00127E00"/>
    <w:rsid w:val="00130336"/>
    <w:rsid w:val="00130FEF"/>
    <w:rsid w:val="00131148"/>
    <w:rsid w:val="00132FED"/>
    <w:rsid w:val="00133240"/>
    <w:rsid w:val="00133C58"/>
    <w:rsid w:val="00133EE0"/>
    <w:rsid w:val="00134291"/>
    <w:rsid w:val="00134B1A"/>
    <w:rsid w:val="00134D81"/>
    <w:rsid w:val="00134DAF"/>
    <w:rsid w:val="00134E6C"/>
    <w:rsid w:val="00134F3C"/>
    <w:rsid w:val="00134F7D"/>
    <w:rsid w:val="00135169"/>
    <w:rsid w:val="0013526F"/>
    <w:rsid w:val="0013530D"/>
    <w:rsid w:val="00135638"/>
    <w:rsid w:val="0013602F"/>
    <w:rsid w:val="00136545"/>
    <w:rsid w:val="0013680A"/>
    <w:rsid w:val="00136B03"/>
    <w:rsid w:val="001370C6"/>
    <w:rsid w:val="00137201"/>
    <w:rsid w:val="0013753B"/>
    <w:rsid w:val="00137676"/>
    <w:rsid w:val="0014031C"/>
    <w:rsid w:val="001405AF"/>
    <w:rsid w:val="00140867"/>
    <w:rsid w:val="00140EE1"/>
    <w:rsid w:val="00141932"/>
    <w:rsid w:val="00141B8B"/>
    <w:rsid w:val="00141D33"/>
    <w:rsid w:val="00141D37"/>
    <w:rsid w:val="00142204"/>
    <w:rsid w:val="0014282C"/>
    <w:rsid w:val="001429C7"/>
    <w:rsid w:val="00142C13"/>
    <w:rsid w:val="00142CAD"/>
    <w:rsid w:val="00143270"/>
    <w:rsid w:val="00144659"/>
    <w:rsid w:val="00144F26"/>
    <w:rsid w:val="0014638B"/>
    <w:rsid w:val="00146474"/>
    <w:rsid w:val="0014659F"/>
    <w:rsid w:val="00146CB3"/>
    <w:rsid w:val="0014775C"/>
    <w:rsid w:val="00147DA5"/>
    <w:rsid w:val="00150E50"/>
    <w:rsid w:val="001512AA"/>
    <w:rsid w:val="00151947"/>
    <w:rsid w:val="00151B80"/>
    <w:rsid w:val="00151E25"/>
    <w:rsid w:val="0015214E"/>
    <w:rsid w:val="0015298A"/>
    <w:rsid w:val="0015331D"/>
    <w:rsid w:val="0015358F"/>
    <w:rsid w:val="00153FDB"/>
    <w:rsid w:val="001554D2"/>
    <w:rsid w:val="00155D38"/>
    <w:rsid w:val="0015642E"/>
    <w:rsid w:val="0015728E"/>
    <w:rsid w:val="001573A5"/>
    <w:rsid w:val="00157494"/>
    <w:rsid w:val="0015754D"/>
    <w:rsid w:val="001576D2"/>
    <w:rsid w:val="001600DC"/>
    <w:rsid w:val="00160485"/>
    <w:rsid w:val="001610F3"/>
    <w:rsid w:val="00161211"/>
    <w:rsid w:val="001620BC"/>
    <w:rsid w:val="001621BC"/>
    <w:rsid w:val="001627D3"/>
    <w:rsid w:val="001627F9"/>
    <w:rsid w:val="00162BE8"/>
    <w:rsid w:val="00163192"/>
    <w:rsid w:val="0016393C"/>
    <w:rsid w:val="00164370"/>
    <w:rsid w:val="001656CB"/>
    <w:rsid w:val="00165DC3"/>
    <w:rsid w:val="00165FBF"/>
    <w:rsid w:val="00166523"/>
    <w:rsid w:val="00167A52"/>
    <w:rsid w:val="00170055"/>
    <w:rsid w:val="00170CC1"/>
    <w:rsid w:val="00170DFF"/>
    <w:rsid w:val="00171100"/>
    <w:rsid w:val="00171824"/>
    <w:rsid w:val="00172531"/>
    <w:rsid w:val="00172899"/>
    <w:rsid w:val="00172B44"/>
    <w:rsid w:val="00172C62"/>
    <w:rsid w:val="001733D6"/>
    <w:rsid w:val="0017346A"/>
    <w:rsid w:val="001735B9"/>
    <w:rsid w:val="0017406D"/>
    <w:rsid w:val="00174096"/>
    <w:rsid w:val="00174525"/>
    <w:rsid w:val="001745B1"/>
    <w:rsid w:val="00174735"/>
    <w:rsid w:val="001748C2"/>
    <w:rsid w:val="00174DBA"/>
    <w:rsid w:val="00174F28"/>
    <w:rsid w:val="00176271"/>
    <w:rsid w:val="00176C19"/>
    <w:rsid w:val="00177A61"/>
    <w:rsid w:val="00177B32"/>
    <w:rsid w:val="00180BD3"/>
    <w:rsid w:val="00181151"/>
    <w:rsid w:val="00181163"/>
    <w:rsid w:val="001812B1"/>
    <w:rsid w:val="0018135C"/>
    <w:rsid w:val="0018189E"/>
    <w:rsid w:val="00181922"/>
    <w:rsid w:val="00181AB0"/>
    <w:rsid w:val="00182354"/>
    <w:rsid w:val="001829B9"/>
    <w:rsid w:val="001830CB"/>
    <w:rsid w:val="0018331D"/>
    <w:rsid w:val="0018462B"/>
    <w:rsid w:val="00185833"/>
    <w:rsid w:val="00185D0A"/>
    <w:rsid w:val="00186180"/>
    <w:rsid w:val="0018650F"/>
    <w:rsid w:val="00186AFC"/>
    <w:rsid w:val="00186C69"/>
    <w:rsid w:val="00186FB3"/>
    <w:rsid w:val="00186FC8"/>
    <w:rsid w:val="0018785A"/>
    <w:rsid w:val="00187933"/>
    <w:rsid w:val="00187A8F"/>
    <w:rsid w:val="00187C75"/>
    <w:rsid w:val="0019053C"/>
    <w:rsid w:val="0019098D"/>
    <w:rsid w:val="00190CD5"/>
    <w:rsid w:val="00190F5E"/>
    <w:rsid w:val="00191A22"/>
    <w:rsid w:val="00192AF6"/>
    <w:rsid w:val="00192D4E"/>
    <w:rsid w:val="0019355E"/>
    <w:rsid w:val="00193F5C"/>
    <w:rsid w:val="00194287"/>
    <w:rsid w:val="00194462"/>
    <w:rsid w:val="0019468F"/>
    <w:rsid w:val="00194A5D"/>
    <w:rsid w:val="0019561E"/>
    <w:rsid w:val="00195D75"/>
    <w:rsid w:val="00196F1B"/>
    <w:rsid w:val="001970B9"/>
    <w:rsid w:val="001973D0"/>
    <w:rsid w:val="001A04CE"/>
    <w:rsid w:val="001A0C86"/>
    <w:rsid w:val="001A1463"/>
    <w:rsid w:val="001A2725"/>
    <w:rsid w:val="001A2B5D"/>
    <w:rsid w:val="001A2F84"/>
    <w:rsid w:val="001A3598"/>
    <w:rsid w:val="001A361F"/>
    <w:rsid w:val="001A3821"/>
    <w:rsid w:val="001A3857"/>
    <w:rsid w:val="001A3B1C"/>
    <w:rsid w:val="001A3B62"/>
    <w:rsid w:val="001A42C1"/>
    <w:rsid w:val="001A443B"/>
    <w:rsid w:val="001A505F"/>
    <w:rsid w:val="001A5206"/>
    <w:rsid w:val="001A57A6"/>
    <w:rsid w:val="001A6243"/>
    <w:rsid w:val="001A648E"/>
    <w:rsid w:val="001A70F0"/>
    <w:rsid w:val="001A7305"/>
    <w:rsid w:val="001A7A01"/>
    <w:rsid w:val="001A7A5F"/>
    <w:rsid w:val="001A7AC6"/>
    <w:rsid w:val="001A7E11"/>
    <w:rsid w:val="001B0B62"/>
    <w:rsid w:val="001B1172"/>
    <w:rsid w:val="001B146E"/>
    <w:rsid w:val="001B1609"/>
    <w:rsid w:val="001B1971"/>
    <w:rsid w:val="001B1B19"/>
    <w:rsid w:val="001B2148"/>
    <w:rsid w:val="001B21FF"/>
    <w:rsid w:val="001B2336"/>
    <w:rsid w:val="001B2953"/>
    <w:rsid w:val="001B29AC"/>
    <w:rsid w:val="001B34B0"/>
    <w:rsid w:val="001B3BB4"/>
    <w:rsid w:val="001B414A"/>
    <w:rsid w:val="001B4276"/>
    <w:rsid w:val="001B45BA"/>
    <w:rsid w:val="001B4AEB"/>
    <w:rsid w:val="001B4BE2"/>
    <w:rsid w:val="001B4C4C"/>
    <w:rsid w:val="001B5095"/>
    <w:rsid w:val="001B52FF"/>
    <w:rsid w:val="001B5DC9"/>
    <w:rsid w:val="001B61FB"/>
    <w:rsid w:val="001B6298"/>
    <w:rsid w:val="001B6CCE"/>
    <w:rsid w:val="001B73FA"/>
    <w:rsid w:val="001B7BE9"/>
    <w:rsid w:val="001B7C53"/>
    <w:rsid w:val="001C03D1"/>
    <w:rsid w:val="001C0AD2"/>
    <w:rsid w:val="001C118B"/>
    <w:rsid w:val="001C1C5E"/>
    <w:rsid w:val="001C20A4"/>
    <w:rsid w:val="001C2365"/>
    <w:rsid w:val="001C257B"/>
    <w:rsid w:val="001C2FB7"/>
    <w:rsid w:val="001C2FC3"/>
    <w:rsid w:val="001C30C0"/>
    <w:rsid w:val="001C355A"/>
    <w:rsid w:val="001C43CE"/>
    <w:rsid w:val="001C4BD7"/>
    <w:rsid w:val="001C4CBB"/>
    <w:rsid w:val="001C4DA1"/>
    <w:rsid w:val="001C523F"/>
    <w:rsid w:val="001C583F"/>
    <w:rsid w:val="001C6245"/>
    <w:rsid w:val="001C6BB6"/>
    <w:rsid w:val="001C6F51"/>
    <w:rsid w:val="001C748B"/>
    <w:rsid w:val="001C75B8"/>
    <w:rsid w:val="001C79E4"/>
    <w:rsid w:val="001C7FDC"/>
    <w:rsid w:val="001D064F"/>
    <w:rsid w:val="001D0794"/>
    <w:rsid w:val="001D0873"/>
    <w:rsid w:val="001D0FD7"/>
    <w:rsid w:val="001D1F9E"/>
    <w:rsid w:val="001D1FF1"/>
    <w:rsid w:val="001D2A47"/>
    <w:rsid w:val="001D3077"/>
    <w:rsid w:val="001D3899"/>
    <w:rsid w:val="001D44F5"/>
    <w:rsid w:val="001D4754"/>
    <w:rsid w:val="001D4951"/>
    <w:rsid w:val="001D5268"/>
    <w:rsid w:val="001D56CD"/>
    <w:rsid w:val="001D6929"/>
    <w:rsid w:val="001D702E"/>
    <w:rsid w:val="001D762D"/>
    <w:rsid w:val="001D76A9"/>
    <w:rsid w:val="001D770D"/>
    <w:rsid w:val="001D78A9"/>
    <w:rsid w:val="001D78AD"/>
    <w:rsid w:val="001E005E"/>
    <w:rsid w:val="001E050E"/>
    <w:rsid w:val="001E0796"/>
    <w:rsid w:val="001E0F71"/>
    <w:rsid w:val="001E0F95"/>
    <w:rsid w:val="001E1733"/>
    <w:rsid w:val="001E267E"/>
    <w:rsid w:val="001E2E53"/>
    <w:rsid w:val="001E37CC"/>
    <w:rsid w:val="001E3C7F"/>
    <w:rsid w:val="001E4CBC"/>
    <w:rsid w:val="001E4D50"/>
    <w:rsid w:val="001E536C"/>
    <w:rsid w:val="001E5879"/>
    <w:rsid w:val="001E6C3A"/>
    <w:rsid w:val="001E742E"/>
    <w:rsid w:val="001E7715"/>
    <w:rsid w:val="001E7AB5"/>
    <w:rsid w:val="001E7E6A"/>
    <w:rsid w:val="001F0455"/>
    <w:rsid w:val="001F06A4"/>
    <w:rsid w:val="001F0B7A"/>
    <w:rsid w:val="001F0F49"/>
    <w:rsid w:val="001F11FC"/>
    <w:rsid w:val="001F1232"/>
    <w:rsid w:val="001F18EE"/>
    <w:rsid w:val="001F1A60"/>
    <w:rsid w:val="001F2456"/>
    <w:rsid w:val="001F260B"/>
    <w:rsid w:val="001F27FE"/>
    <w:rsid w:val="001F28CC"/>
    <w:rsid w:val="001F2ED8"/>
    <w:rsid w:val="001F337D"/>
    <w:rsid w:val="001F34E4"/>
    <w:rsid w:val="001F388C"/>
    <w:rsid w:val="001F3DB5"/>
    <w:rsid w:val="001F4462"/>
    <w:rsid w:val="001F4D44"/>
    <w:rsid w:val="001F4F66"/>
    <w:rsid w:val="001F5247"/>
    <w:rsid w:val="001F5628"/>
    <w:rsid w:val="001F56E5"/>
    <w:rsid w:val="001F587B"/>
    <w:rsid w:val="001F5A67"/>
    <w:rsid w:val="001F5F3B"/>
    <w:rsid w:val="001F6354"/>
    <w:rsid w:val="001F6E2F"/>
    <w:rsid w:val="001F7864"/>
    <w:rsid w:val="001F78C0"/>
    <w:rsid w:val="001F7AE4"/>
    <w:rsid w:val="00200334"/>
    <w:rsid w:val="00200DFE"/>
    <w:rsid w:val="00201494"/>
    <w:rsid w:val="00201A9A"/>
    <w:rsid w:val="00201EE4"/>
    <w:rsid w:val="0020250C"/>
    <w:rsid w:val="002026A2"/>
    <w:rsid w:val="00202B2A"/>
    <w:rsid w:val="00202D38"/>
    <w:rsid w:val="002035B2"/>
    <w:rsid w:val="0020427E"/>
    <w:rsid w:val="00204673"/>
    <w:rsid w:val="00204DD4"/>
    <w:rsid w:val="00204FF8"/>
    <w:rsid w:val="00205773"/>
    <w:rsid w:val="002058EA"/>
    <w:rsid w:val="00205D8F"/>
    <w:rsid w:val="0020659E"/>
    <w:rsid w:val="00206640"/>
    <w:rsid w:val="00206B39"/>
    <w:rsid w:val="002076A8"/>
    <w:rsid w:val="00207E66"/>
    <w:rsid w:val="00210209"/>
    <w:rsid w:val="0021033B"/>
    <w:rsid w:val="002107AD"/>
    <w:rsid w:val="00210812"/>
    <w:rsid w:val="0021092F"/>
    <w:rsid w:val="0021196F"/>
    <w:rsid w:val="00211A21"/>
    <w:rsid w:val="00211A35"/>
    <w:rsid w:val="002124B1"/>
    <w:rsid w:val="00212924"/>
    <w:rsid w:val="00212AB3"/>
    <w:rsid w:val="00212D0F"/>
    <w:rsid w:val="00213778"/>
    <w:rsid w:val="00213A4B"/>
    <w:rsid w:val="00213CFB"/>
    <w:rsid w:val="00213DED"/>
    <w:rsid w:val="0021402C"/>
    <w:rsid w:val="002143AC"/>
    <w:rsid w:val="002146DF"/>
    <w:rsid w:val="002149A6"/>
    <w:rsid w:val="00215142"/>
    <w:rsid w:val="002168A4"/>
    <w:rsid w:val="00216933"/>
    <w:rsid w:val="00216E69"/>
    <w:rsid w:val="00217726"/>
    <w:rsid w:val="00217AAF"/>
    <w:rsid w:val="00217AF8"/>
    <w:rsid w:val="00217F2F"/>
    <w:rsid w:val="00217F8F"/>
    <w:rsid w:val="00220352"/>
    <w:rsid w:val="00220382"/>
    <w:rsid w:val="0022050A"/>
    <w:rsid w:val="002205BF"/>
    <w:rsid w:val="00220AB9"/>
    <w:rsid w:val="00220B5D"/>
    <w:rsid w:val="00220D0E"/>
    <w:rsid w:val="00220DA2"/>
    <w:rsid w:val="002216B0"/>
    <w:rsid w:val="002216F2"/>
    <w:rsid w:val="002224CD"/>
    <w:rsid w:val="002230FB"/>
    <w:rsid w:val="00223338"/>
    <w:rsid w:val="00223590"/>
    <w:rsid w:val="0022386B"/>
    <w:rsid w:val="00223A35"/>
    <w:rsid w:val="00223B76"/>
    <w:rsid w:val="00223FEB"/>
    <w:rsid w:val="0022414E"/>
    <w:rsid w:val="002243F2"/>
    <w:rsid w:val="002251F7"/>
    <w:rsid w:val="002255B9"/>
    <w:rsid w:val="002256E2"/>
    <w:rsid w:val="00225A58"/>
    <w:rsid w:val="00225D56"/>
    <w:rsid w:val="00226298"/>
    <w:rsid w:val="002268EB"/>
    <w:rsid w:val="00226AA9"/>
    <w:rsid w:val="002270EA"/>
    <w:rsid w:val="0022735A"/>
    <w:rsid w:val="00227980"/>
    <w:rsid w:val="00227CF0"/>
    <w:rsid w:val="00230CFC"/>
    <w:rsid w:val="00230DF7"/>
    <w:rsid w:val="00231216"/>
    <w:rsid w:val="00231FCF"/>
    <w:rsid w:val="002326AD"/>
    <w:rsid w:val="0023282B"/>
    <w:rsid w:val="00233526"/>
    <w:rsid w:val="002338D6"/>
    <w:rsid w:val="00233D61"/>
    <w:rsid w:val="00233E0A"/>
    <w:rsid w:val="00234280"/>
    <w:rsid w:val="00234585"/>
    <w:rsid w:val="002351C0"/>
    <w:rsid w:val="00235593"/>
    <w:rsid w:val="0023567A"/>
    <w:rsid w:val="00235C10"/>
    <w:rsid w:val="00235EE9"/>
    <w:rsid w:val="002363FA"/>
    <w:rsid w:val="002364F2"/>
    <w:rsid w:val="0023697C"/>
    <w:rsid w:val="00236F44"/>
    <w:rsid w:val="00237524"/>
    <w:rsid w:val="00237685"/>
    <w:rsid w:val="002378CF"/>
    <w:rsid w:val="002379FB"/>
    <w:rsid w:val="00237EE9"/>
    <w:rsid w:val="00237FAF"/>
    <w:rsid w:val="002405F3"/>
    <w:rsid w:val="00240E7F"/>
    <w:rsid w:val="0024160E"/>
    <w:rsid w:val="0024161D"/>
    <w:rsid w:val="0024200F"/>
    <w:rsid w:val="00242DDC"/>
    <w:rsid w:val="00243542"/>
    <w:rsid w:val="0024401E"/>
    <w:rsid w:val="002446AD"/>
    <w:rsid w:val="00244D43"/>
    <w:rsid w:val="00244DDD"/>
    <w:rsid w:val="002451E4"/>
    <w:rsid w:val="00245838"/>
    <w:rsid w:val="00245C93"/>
    <w:rsid w:val="00245FBE"/>
    <w:rsid w:val="002461EC"/>
    <w:rsid w:val="00246284"/>
    <w:rsid w:val="0024693F"/>
    <w:rsid w:val="00246B30"/>
    <w:rsid w:val="00247631"/>
    <w:rsid w:val="002476D0"/>
    <w:rsid w:val="00250185"/>
    <w:rsid w:val="00250387"/>
    <w:rsid w:val="002515D4"/>
    <w:rsid w:val="00251665"/>
    <w:rsid w:val="0025199F"/>
    <w:rsid w:val="00251EE8"/>
    <w:rsid w:val="002520A0"/>
    <w:rsid w:val="00252901"/>
    <w:rsid w:val="00252E9F"/>
    <w:rsid w:val="002530B2"/>
    <w:rsid w:val="002533B9"/>
    <w:rsid w:val="002538FC"/>
    <w:rsid w:val="00253971"/>
    <w:rsid w:val="00253ADE"/>
    <w:rsid w:val="00253B82"/>
    <w:rsid w:val="00253CE8"/>
    <w:rsid w:val="0025498E"/>
    <w:rsid w:val="002549CE"/>
    <w:rsid w:val="00254D28"/>
    <w:rsid w:val="00255269"/>
    <w:rsid w:val="0025527D"/>
    <w:rsid w:val="002552BD"/>
    <w:rsid w:val="0025611E"/>
    <w:rsid w:val="002568DD"/>
    <w:rsid w:val="002570D3"/>
    <w:rsid w:val="0025795B"/>
    <w:rsid w:val="00257FA0"/>
    <w:rsid w:val="00260004"/>
    <w:rsid w:val="00260583"/>
    <w:rsid w:val="00261392"/>
    <w:rsid w:val="0026177C"/>
    <w:rsid w:val="00261A63"/>
    <w:rsid w:val="002620D8"/>
    <w:rsid w:val="00262868"/>
    <w:rsid w:val="00262A71"/>
    <w:rsid w:val="00262DD4"/>
    <w:rsid w:val="0026408B"/>
    <w:rsid w:val="00264809"/>
    <w:rsid w:val="00264A4C"/>
    <w:rsid w:val="00264BB9"/>
    <w:rsid w:val="00264DD3"/>
    <w:rsid w:val="0026523B"/>
    <w:rsid w:val="00265245"/>
    <w:rsid w:val="002654C7"/>
    <w:rsid w:val="00265C64"/>
    <w:rsid w:val="0026654E"/>
    <w:rsid w:val="00266612"/>
    <w:rsid w:val="00266665"/>
    <w:rsid w:val="002666C1"/>
    <w:rsid w:val="00266EE1"/>
    <w:rsid w:val="002670AE"/>
    <w:rsid w:val="00267207"/>
    <w:rsid w:val="002672DC"/>
    <w:rsid w:val="00267C93"/>
    <w:rsid w:val="00267D35"/>
    <w:rsid w:val="002701AA"/>
    <w:rsid w:val="002707FD"/>
    <w:rsid w:val="00270B2E"/>
    <w:rsid w:val="002712DA"/>
    <w:rsid w:val="00271808"/>
    <w:rsid w:val="00271F9F"/>
    <w:rsid w:val="0027237E"/>
    <w:rsid w:val="0027267E"/>
    <w:rsid w:val="0027287A"/>
    <w:rsid w:val="00272971"/>
    <w:rsid w:val="00273036"/>
    <w:rsid w:val="00273216"/>
    <w:rsid w:val="0027323B"/>
    <w:rsid w:val="00273580"/>
    <w:rsid w:val="00273626"/>
    <w:rsid w:val="00274273"/>
    <w:rsid w:val="002743FD"/>
    <w:rsid w:val="00274E1F"/>
    <w:rsid w:val="0027507C"/>
    <w:rsid w:val="002755EF"/>
    <w:rsid w:val="00275EEA"/>
    <w:rsid w:val="0027672D"/>
    <w:rsid w:val="00276C43"/>
    <w:rsid w:val="00276E5C"/>
    <w:rsid w:val="002770DF"/>
    <w:rsid w:val="0027728E"/>
    <w:rsid w:val="002800CF"/>
    <w:rsid w:val="00280859"/>
    <w:rsid w:val="0028195B"/>
    <w:rsid w:val="002819BE"/>
    <w:rsid w:val="00281CB3"/>
    <w:rsid w:val="0028202B"/>
    <w:rsid w:val="00282123"/>
    <w:rsid w:val="002825FF"/>
    <w:rsid w:val="00282695"/>
    <w:rsid w:val="00282942"/>
    <w:rsid w:val="00282DD3"/>
    <w:rsid w:val="00283890"/>
    <w:rsid w:val="00283942"/>
    <w:rsid w:val="00283A8D"/>
    <w:rsid w:val="00283AD4"/>
    <w:rsid w:val="00283C7A"/>
    <w:rsid w:val="00283C9C"/>
    <w:rsid w:val="002855D8"/>
    <w:rsid w:val="00285905"/>
    <w:rsid w:val="00285D3B"/>
    <w:rsid w:val="002864A0"/>
    <w:rsid w:val="002867D5"/>
    <w:rsid w:val="00286B10"/>
    <w:rsid w:val="00286D44"/>
    <w:rsid w:val="00286E62"/>
    <w:rsid w:val="00287808"/>
    <w:rsid w:val="0029073C"/>
    <w:rsid w:val="002907C9"/>
    <w:rsid w:val="00290886"/>
    <w:rsid w:val="00290D33"/>
    <w:rsid w:val="002913BB"/>
    <w:rsid w:val="0029142B"/>
    <w:rsid w:val="00291465"/>
    <w:rsid w:val="0029219C"/>
    <w:rsid w:val="00292314"/>
    <w:rsid w:val="00292606"/>
    <w:rsid w:val="00292EA0"/>
    <w:rsid w:val="00293F85"/>
    <w:rsid w:val="002945E7"/>
    <w:rsid w:val="00294809"/>
    <w:rsid w:val="002949E2"/>
    <w:rsid w:val="00294EAC"/>
    <w:rsid w:val="0029508A"/>
    <w:rsid w:val="00295139"/>
    <w:rsid w:val="00295204"/>
    <w:rsid w:val="002958ED"/>
    <w:rsid w:val="0029618E"/>
    <w:rsid w:val="00296442"/>
    <w:rsid w:val="00297280"/>
    <w:rsid w:val="00297738"/>
    <w:rsid w:val="00297BD7"/>
    <w:rsid w:val="002A11A7"/>
    <w:rsid w:val="002A1528"/>
    <w:rsid w:val="002A219C"/>
    <w:rsid w:val="002A21A5"/>
    <w:rsid w:val="002A2EE1"/>
    <w:rsid w:val="002A3570"/>
    <w:rsid w:val="002A4564"/>
    <w:rsid w:val="002A49FE"/>
    <w:rsid w:val="002A4E34"/>
    <w:rsid w:val="002A4E4E"/>
    <w:rsid w:val="002A54C9"/>
    <w:rsid w:val="002A57AB"/>
    <w:rsid w:val="002A5941"/>
    <w:rsid w:val="002A6291"/>
    <w:rsid w:val="002A642F"/>
    <w:rsid w:val="002A6B0D"/>
    <w:rsid w:val="002A72EB"/>
    <w:rsid w:val="002A750C"/>
    <w:rsid w:val="002A7F9F"/>
    <w:rsid w:val="002A7FD9"/>
    <w:rsid w:val="002B05D4"/>
    <w:rsid w:val="002B0BE1"/>
    <w:rsid w:val="002B127D"/>
    <w:rsid w:val="002B1442"/>
    <w:rsid w:val="002B1EC9"/>
    <w:rsid w:val="002B232C"/>
    <w:rsid w:val="002B305C"/>
    <w:rsid w:val="002B3529"/>
    <w:rsid w:val="002B39C4"/>
    <w:rsid w:val="002B3AC2"/>
    <w:rsid w:val="002B43BD"/>
    <w:rsid w:val="002B48AC"/>
    <w:rsid w:val="002B4DA0"/>
    <w:rsid w:val="002B4E87"/>
    <w:rsid w:val="002B5560"/>
    <w:rsid w:val="002B5C30"/>
    <w:rsid w:val="002B618C"/>
    <w:rsid w:val="002B645D"/>
    <w:rsid w:val="002B64D4"/>
    <w:rsid w:val="002B6570"/>
    <w:rsid w:val="002B6AB2"/>
    <w:rsid w:val="002B6C92"/>
    <w:rsid w:val="002C0D47"/>
    <w:rsid w:val="002C1173"/>
    <w:rsid w:val="002C16C6"/>
    <w:rsid w:val="002C1881"/>
    <w:rsid w:val="002C1B0D"/>
    <w:rsid w:val="002C1E8C"/>
    <w:rsid w:val="002C2462"/>
    <w:rsid w:val="002C2642"/>
    <w:rsid w:val="002C26B0"/>
    <w:rsid w:val="002C2736"/>
    <w:rsid w:val="002C29A5"/>
    <w:rsid w:val="002C2A4F"/>
    <w:rsid w:val="002C2ACE"/>
    <w:rsid w:val="002C375B"/>
    <w:rsid w:val="002C3ABC"/>
    <w:rsid w:val="002C3C53"/>
    <w:rsid w:val="002C3DC6"/>
    <w:rsid w:val="002C409F"/>
    <w:rsid w:val="002C40E9"/>
    <w:rsid w:val="002C4C56"/>
    <w:rsid w:val="002C4F30"/>
    <w:rsid w:val="002C5211"/>
    <w:rsid w:val="002C57ED"/>
    <w:rsid w:val="002C5810"/>
    <w:rsid w:val="002C5BAF"/>
    <w:rsid w:val="002C5F90"/>
    <w:rsid w:val="002C5FCC"/>
    <w:rsid w:val="002C5FE7"/>
    <w:rsid w:val="002C608F"/>
    <w:rsid w:val="002C6545"/>
    <w:rsid w:val="002C6B11"/>
    <w:rsid w:val="002C779C"/>
    <w:rsid w:val="002D04F5"/>
    <w:rsid w:val="002D06EC"/>
    <w:rsid w:val="002D0947"/>
    <w:rsid w:val="002D1204"/>
    <w:rsid w:val="002D17D4"/>
    <w:rsid w:val="002D24C3"/>
    <w:rsid w:val="002D2A84"/>
    <w:rsid w:val="002D2D2D"/>
    <w:rsid w:val="002D2E2C"/>
    <w:rsid w:val="002D3544"/>
    <w:rsid w:val="002D38EF"/>
    <w:rsid w:val="002D38F1"/>
    <w:rsid w:val="002D4266"/>
    <w:rsid w:val="002D4C1A"/>
    <w:rsid w:val="002D5573"/>
    <w:rsid w:val="002D5DA8"/>
    <w:rsid w:val="002D5F84"/>
    <w:rsid w:val="002D60C3"/>
    <w:rsid w:val="002D6C84"/>
    <w:rsid w:val="002D6E2B"/>
    <w:rsid w:val="002D73D2"/>
    <w:rsid w:val="002D7837"/>
    <w:rsid w:val="002D7F61"/>
    <w:rsid w:val="002E0107"/>
    <w:rsid w:val="002E0298"/>
    <w:rsid w:val="002E02DF"/>
    <w:rsid w:val="002E042E"/>
    <w:rsid w:val="002E082C"/>
    <w:rsid w:val="002E1077"/>
    <w:rsid w:val="002E12D2"/>
    <w:rsid w:val="002E12DF"/>
    <w:rsid w:val="002E2331"/>
    <w:rsid w:val="002E2948"/>
    <w:rsid w:val="002E2ACC"/>
    <w:rsid w:val="002E330B"/>
    <w:rsid w:val="002E34B6"/>
    <w:rsid w:val="002E3D23"/>
    <w:rsid w:val="002E44E2"/>
    <w:rsid w:val="002E468B"/>
    <w:rsid w:val="002E53AE"/>
    <w:rsid w:val="002E5EA2"/>
    <w:rsid w:val="002E5ED4"/>
    <w:rsid w:val="002E6155"/>
    <w:rsid w:val="002E61D8"/>
    <w:rsid w:val="002E75FB"/>
    <w:rsid w:val="002E76CB"/>
    <w:rsid w:val="002E7A33"/>
    <w:rsid w:val="002E7C0D"/>
    <w:rsid w:val="002E7F1D"/>
    <w:rsid w:val="002F0CCB"/>
    <w:rsid w:val="002F0E3A"/>
    <w:rsid w:val="002F1718"/>
    <w:rsid w:val="002F178C"/>
    <w:rsid w:val="002F1DD8"/>
    <w:rsid w:val="002F1FA9"/>
    <w:rsid w:val="002F1FB1"/>
    <w:rsid w:val="002F209E"/>
    <w:rsid w:val="002F25C6"/>
    <w:rsid w:val="002F2699"/>
    <w:rsid w:val="002F276C"/>
    <w:rsid w:val="002F2E5A"/>
    <w:rsid w:val="002F320A"/>
    <w:rsid w:val="002F3660"/>
    <w:rsid w:val="002F3E29"/>
    <w:rsid w:val="002F3FF6"/>
    <w:rsid w:val="002F4837"/>
    <w:rsid w:val="002F4CA7"/>
    <w:rsid w:val="002F4E20"/>
    <w:rsid w:val="002F4EE5"/>
    <w:rsid w:val="002F529A"/>
    <w:rsid w:val="002F5A9A"/>
    <w:rsid w:val="002F6028"/>
    <w:rsid w:val="002F6227"/>
    <w:rsid w:val="002F6589"/>
    <w:rsid w:val="002F6A47"/>
    <w:rsid w:val="002F6DAD"/>
    <w:rsid w:val="002F7721"/>
    <w:rsid w:val="002F7AE8"/>
    <w:rsid w:val="00300283"/>
    <w:rsid w:val="00300B48"/>
    <w:rsid w:val="0030171C"/>
    <w:rsid w:val="00301C73"/>
    <w:rsid w:val="00302284"/>
    <w:rsid w:val="00302E48"/>
    <w:rsid w:val="00303821"/>
    <w:rsid w:val="00303A7A"/>
    <w:rsid w:val="00304A2A"/>
    <w:rsid w:val="00304C66"/>
    <w:rsid w:val="00304E3F"/>
    <w:rsid w:val="00305930"/>
    <w:rsid w:val="00306322"/>
    <w:rsid w:val="003065C9"/>
    <w:rsid w:val="003068D9"/>
    <w:rsid w:val="0030734F"/>
    <w:rsid w:val="003076C9"/>
    <w:rsid w:val="00307CF0"/>
    <w:rsid w:val="00310646"/>
    <w:rsid w:val="00311000"/>
    <w:rsid w:val="00311032"/>
    <w:rsid w:val="00311102"/>
    <w:rsid w:val="00312311"/>
    <w:rsid w:val="003129B2"/>
    <w:rsid w:val="00312A93"/>
    <w:rsid w:val="00312B66"/>
    <w:rsid w:val="00312F63"/>
    <w:rsid w:val="00313665"/>
    <w:rsid w:val="00313ED8"/>
    <w:rsid w:val="00314340"/>
    <w:rsid w:val="00314937"/>
    <w:rsid w:val="00315021"/>
    <w:rsid w:val="00315226"/>
    <w:rsid w:val="00315774"/>
    <w:rsid w:val="003158FA"/>
    <w:rsid w:val="00315C54"/>
    <w:rsid w:val="00316474"/>
    <w:rsid w:val="003176AE"/>
    <w:rsid w:val="003177F7"/>
    <w:rsid w:val="003179F4"/>
    <w:rsid w:val="00320418"/>
    <w:rsid w:val="00320431"/>
    <w:rsid w:val="00320889"/>
    <w:rsid w:val="003209CE"/>
    <w:rsid w:val="00320B32"/>
    <w:rsid w:val="00320BED"/>
    <w:rsid w:val="00320C3A"/>
    <w:rsid w:val="003211D9"/>
    <w:rsid w:val="003212E9"/>
    <w:rsid w:val="00321300"/>
    <w:rsid w:val="00321990"/>
    <w:rsid w:val="00321F32"/>
    <w:rsid w:val="00321FFA"/>
    <w:rsid w:val="003223B7"/>
    <w:rsid w:val="00322C1D"/>
    <w:rsid w:val="00323B50"/>
    <w:rsid w:val="0032465A"/>
    <w:rsid w:val="00324C70"/>
    <w:rsid w:val="00324FB0"/>
    <w:rsid w:val="00325442"/>
    <w:rsid w:val="003258CE"/>
    <w:rsid w:val="00325958"/>
    <w:rsid w:val="00325975"/>
    <w:rsid w:val="00326218"/>
    <w:rsid w:val="003266AB"/>
    <w:rsid w:val="00326D32"/>
    <w:rsid w:val="0033037E"/>
    <w:rsid w:val="00330D89"/>
    <w:rsid w:val="00331BD0"/>
    <w:rsid w:val="00331C3E"/>
    <w:rsid w:val="00331F0C"/>
    <w:rsid w:val="003325BD"/>
    <w:rsid w:val="003325E9"/>
    <w:rsid w:val="00332850"/>
    <w:rsid w:val="00332A41"/>
    <w:rsid w:val="00332E8A"/>
    <w:rsid w:val="00334D3F"/>
    <w:rsid w:val="0033575E"/>
    <w:rsid w:val="00335A10"/>
    <w:rsid w:val="003367A1"/>
    <w:rsid w:val="00336BC9"/>
    <w:rsid w:val="00336D12"/>
    <w:rsid w:val="0033737B"/>
    <w:rsid w:val="00337A9B"/>
    <w:rsid w:val="00337D47"/>
    <w:rsid w:val="003401AC"/>
    <w:rsid w:val="003402C1"/>
    <w:rsid w:val="003405FB"/>
    <w:rsid w:val="00340AE6"/>
    <w:rsid w:val="003412F7"/>
    <w:rsid w:val="00341BF8"/>
    <w:rsid w:val="003422C5"/>
    <w:rsid w:val="00342E28"/>
    <w:rsid w:val="003430BC"/>
    <w:rsid w:val="003449A4"/>
    <w:rsid w:val="00344A0F"/>
    <w:rsid w:val="00344C28"/>
    <w:rsid w:val="003458EF"/>
    <w:rsid w:val="00345E1D"/>
    <w:rsid w:val="00345E4E"/>
    <w:rsid w:val="00346621"/>
    <w:rsid w:val="00346904"/>
    <w:rsid w:val="00346A50"/>
    <w:rsid w:val="00346C92"/>
    <w:rsid w:val="00347156"/>
    <w:rsid w:val="00347226"/>
    <w:rsid w:val="00347331"/>
    <w:rsid w:val="0034751A"/>
    <w:rsid w:val="00347AB4"/>
    <w:rsid w:val="003501EB"/>
    <w:rsid w:val="00350738"/>
    <w:rsid w:val="003508B6"/>
    <w:rsid w:val="0035097D"/>
    <w:rsid w:val="00350A37"/>
    <w:rsid w:val="003511F9"/>
    <w:rsid w:val="003513D3"/>
    <w:rsid w:val="00351A2A"/>
    <w:rsid w:val="00352123"/>
    <w:rsid w:val="003526B0"/>
    <w:rsid w:val="00352B57"/>
    <w:rsid w:val="00352EA6"/>
    <w:rsid w:val="00352EED"/>
    <w:rsid w:val="00353611"/>
    <w:rsid w:val="0035380B"/>
    <w:rsid w:val="003546DB"/>
    <w:rsid w:val="003553F8"/>
    <w:rsid w:val="00356A32"/>
    <w:rsid w:val="00356E84"/>
    <w:rsid w:val="00356F71"/>
    <w:rsid w:val="00357D53"/>
    <w:rsid w:val="00360826"/>
    <w:rsid w:val="00360831"/>
    <w:rsid w:val="00360971"/>
    <w:rsid w:val="00360DAC"/>
    <w:rsid w:val="00360E16"/>
    <w:rsid w:val="00361EBD"/>
    <w:rsid w:val="003625E1"/>
    <w:rsid w:val="003644BA"/>
    <w:rsid w:val="003644E4"/>
    <w:rsid w:val="0036497C"/>
    <w:rsid w:val="00365496"/>
    <w:rsid w:val="00365C95"/>
    <w:rsid w:val="003662CA"/>
    <w:rsid w:val="003665A2"/>
    <w:rsid w:val="00366CD0"/>
    <w:rsid w:val="00366DF9"/>
    <w:rsid w:val="0036743A"/>
    <w:rsid w:val="003674E4"/>
    <w:rsid w:val="003675F8"/>
    <w:rsid w:val="0036769E"/>
    <w:rsid w:val="00367843"/>
    <w:rsid w:val="00367C68"/>
    <w:rsid w:val="003707A1"/>
    <w:rsid w:val="00370FE4"/>
    <w:rsid w:val="0037136D"/>
    <w:rsid w:val="00371929"/>
    <w:rsid w:val="00371D82"/>
    <w:rsid w:val="00371E17"/>
    <w:rsid w:val="00371F28"/>
    <w:rsid w:val="00372405"/>
    <w:rsid w:val="00372719"/>
    <w:rsid w:val="00372AA1"/>
    <w:rsid w:val="00372BB4"/>
    <w:rsid w:val="00372EB1"/>
    <w:rsid w:val="00373061"/>
    <w:rsid w:val="00373105"/>
    <w:rsid w:val="00373E1F"/>
    <w:rsid w:val="00374816"/>
    <w:rsid w:val="00374818"/>
    <w:rsid w:val="003748EF"/>
    <w:rsid w:val="00374A6E"/>
    <w:rsid w:val="00374D6D"/>
    <w:rsid w:val="003755BC"/>
    <w:rsid w:val="00375D36"/>
    <w:rsid w:val="003770A2"/>
    <w:rsid w:val="00377106"/>
    <w:rsid w:val="003772CD"/>
    <w:rsid w:val="0037765A"/>
    <w:rsid w:val="003779F2"/>
    <w:rsid w:val="00377ED2"/>
    <w:rsid w:val="003803C5"/>
    <w:rsid w:val="003809E9"/>
    <w:rsid w:val="00381510"/>
    <w:rsid w:val="00382244"/>
    <w:rsid w:val="00382409"/>
    <w:rsid w:val="003828D5"/>
    <w:rsid w:val="00382F79"/>
    <w:rsid w:val="00383141"/>
    <w:rsid w:val="00383789"/>
    <w:rsid w:val="00383965"/>
    <w:rsid w:val="00383E29"/>
    <w:rsid w:val="0038542C"/>
    <w:rsid w:val="00385CA9"/>
    <w:rsid w:val="00386263"/>
    <w:rsid w:val="003862E3"/>
    <w:rsid w:val="00386393"/>
    <w:rsid w:val="0038658C"/>
    <w:rsid w:val="00386CFD"/>
    <w:rsid w:val="00386DF5"/>
    <w:rsid w:val="00386EF2"/>
    <w:rsid w:val="00386F7D"/>
    <w:rsid w:val="00387573"/>
    <w:rsid w:val="003908B2"/>
    <w:rsid w:val="00391088"/>
    <w:rsid w:val="00391717"/>
    <w:rsid w:val="00391D18"/>
    <w:rsid w:val="00391D6F"/>
    <w:rsid w:val="0039207F"/>
    <w:rsid w:val="0039208B"/>
    <w:rsid w:val="003922F7"/>
    <w:rsid w:val="003923C3"/>
    <w:rsid w:val="003926FC"/>
    <w:rsid w:val="00392750"/>
    <w:rsid w:val="00392803"/>
    <w:rsid w:val="003937E5"/>
    <w:rsid w:val="00393E17"/>
    <w:rsid w:val="00394E53"/>
    <w:rsid w:val="003954DC"/>
    <w:rsid w:val="003964FC"/>
    <w:rsid w:val="0039741E"/>
    <w:rsid w:val="003A1003"/>
    <w:rsid w:val="003A1046"/>
    <w:rsid w:val="003A1EC8"/>
    <w:rsid w:val="003A1F51"/>
    <w:rsid w:val="003A209B"/>
    <w:rsid w:val="003A2E19"/>
    <w:rsid w:val="003A3519"/>
    <w:rsid w:val="003A3685"/>
    <w:rsid w:val="003A37C4"/>
    <w:rsid w:val="003A3E33"/>
    <w:rsid w:val="003A418A"/>
    <w:rsid w:val="003A43A4"/>
    <w:rsid w:val="003A4C0A"/>
    <w:rsid w:val="003A4F93"/>
    <w:rsid w:val="003A50C6"/>
    <w:rsid w:val="003A5C01"/>
    <w:rsid w:val="003A5C48"/>
    <w:rsid w:val="003A5D9F"/>
    <w:rsid w:val="003A67FA"/>
    <w:rsid w:val="003A7048"/>
    <w:rsid w:val="003A7677"/>
    <w:rsid w:val="003A774E"/>
    <w:rsid w:val="003A7ADD"/>
    <w:rsid w:val="003B038C"/>
    <w:rsid w:val="003B0B89"/>
    <w:rsid w:val="003B0C5D"/>
    <w:rsid w:val="003B1359"/>
    <w:rsid w:val="003B17B4"/>
    <w:rsid w:val="003B315B"/>
    <w:rsid w:val="003B35FD"/>
    <w:rsid w:val="003B3713"/>
    <w:rsid w:val="003B3925"/>
    <w:rsid w:val="003B3A8C"/>
    <w:rsid w:val="003B44DC"/>
    <w:rsid w:val="003B5C86"/>
    <w:rsid w:val="003B6A27"/>
    <w:rsid w:val="003B6BC6"/>
    <w:rsid w:val="003B6D38"/>
    <w:rsid w:val="003B71B5"/>
    <w:rsid w:val="003B721A"/>
    <w:rsid w:val="003B7480"/>
    <w:rsid w:val="003C0346"/>
    <w:rsid w:val="003C03EB"/>
    <w:rsid w:val="003C0E12"/>
    <w:rsid w:val="003C1384"/>
    <w:rsid w:val="003C192A"/>
    <w:rsid w:val="003C1AB1"/>
    <w:rsid w:val="003C1FBC"/>
    <w:rsid w:val="003C206A"/>
    <w:rsid w:val="003C22C0"/>
    <w:rsid w:val="003C2B50"/>
    <w:rsid w:val="003C2B61"/>
    <w:rsid w:val="003C33CE"/>
    <w:rsid w:val="003C37EB"/>
    <w:rsid w:val="003C5FA4"/>
    <w:rsid w:val="003C6139"/>
    <w:rsid w:val="003C6447"/>
    <w:rsid w:val="003C660F"/>
    <w:rsid w:val="003C6FB3"/>
    <w:rsid w:val="003C72C9"/>
    <w:rsid w:val="003C7510"/>
    <w:rsid w:val="003C7AF2"/>
    <w:rsid w:val="003C7E87"/>
    <w:rsid w:val="003D099E"/>
    <w:rsid w:val="003D0A0C"/>
    <w:rsid w:val="003D0C8C"/>
    <w:rsid w:val="003D148D"/>
    <w:rsid w:val="003D16F9"/>
    <w:rsid w:val="003D32BF"/>
    <w:rsid w:val="003D35C0"/>
    <w:rsid w:val="003D3B0F"/>
    <w:rsid w:val="003D491A"/>
    <w:rsid w:val="003D543E"/>
    <w:rsid w:val="003D54F3"/>
    <w:rsid w:val="003D5956"/>
    <w:rsid w:val="003D5A4A"/>
    <w:rsid w:val="003D5ABA"/>
    <w:rsid w:val="003D5E1C"/>
    <w:rsid w:val="003D69D6"/>
    <w:rsid w:val="003D73C8"/>
    <w:rsid w:val="003D7631"/>
    <w:rsid w:val="003D7752"/>
    <w:rsid w:val="003D78D0"/>
    <w:rsid w:val="003D7BEE"/>
    <w:rsid w:val="003D7D91"/>
    <w:rsid w:val="003E095C"/>
    <w:rsid w:val="003E0F77"/>
    <w:rsid w:val="003E18D2"/>
    <w:rsid w:val="003E1AF8"/>
    <w:rsid w:val="003E1CDA"/>
    <w:rsid w:val="003E1D22"/>
    <w:rsid w:val="003E1ED1"/>
    <w:rsid w:val="003E272D"/>
    <w:rsid w:val="003E30A4"/>
    <w:rsid w:val="003E43B6"/>
    <w:rsid w:val="003E441F"/>
    <w:rsid w:val="003E494F"/>
    <w:rsid w:val="003E4E61"/>
    <w:rsid w:val="003E5032"/>
    <w:rsid w:val="003E512B"/>
    <w:rsid w:val="003E5A7E"/>
    <w:rsid w:val="003E5B17"/>
    <w:rsid w:val="003E6586"/>
    <w:rsid w:val="003E6748"/>
    <w:rsid w:val="003E6BE5"/>
    <w:rsid w:val="003E70CF"/>
    <w:rsid w:val="003E766C"/>
    <w:rsid w:val="003E781D"/>
    <w:rsid w:val="003E78A6"/>
    <w:rsid w:val="003E7B57"/>
    <w:rsid w:val="003E7FE9"/>
    <w:rsid w:val="003F03DF"/>
    <w:rsid w:val="003F08A4"/>
    <w:rsid w:val="003F0C67"/>
    <w:rsid w:val="003F0F7E"/>
    <w:rsid w:val="003F10B3"/>
    <w:rsid w:val="003F12CE"/>
    <w:rsid w:val="003F14D6"/>
    <w:rsid w:val="003F1B22"/>
    <w:rsid w:val="003F1D74"/>
    <w:rsid w:val="003F23A1"/>
    <w:rsid w:val="003F2418"/>
    <w:rsid w:val="003F29CA"/>
    <w:rsid w:val="003F2AD5"/>
    <w:rsid w:val="003F2D6E"/>
    <w:rsid w:val="003F2DAB"/>
    <w:rsid w:val="003F429A"/>
    <w:rsid w:val="003F503F"/>
    <w:rsid w:val="003F6518"/>
    <w:rsid w:val="003F6533"/>
    <w:rsid w:val="003F6F30"/>
    <w:rsid w:val="003F79CF"/>
    <w:rsid w:val="00400300"/>
    <w:rsid w:val="004007AF"/>
    <w:rsid w:val="00400C2A"/>
    <w:rsid w:val="00400EDC"/>
    <w:rsid w:val="00400F52"/>
    <w:rsid w:val="0040109B"/>
    <w:rsid w:val="0040146A"/>
    <w:rsid w:val="00402EEA"/>
    <w:rsid w:val="00402EF0"/>
    <w:rsid w:val="00402F18"/>
    <w:rsid w:val="00403131"/>
    <w:rsid w:val="004035E7"/>
    <w:rsid w:val="004036D0"/>
    <w:rsid w:val="00403856"/>
    <w:rsid w:val="00403BF0"/>
    <w:rsid w:val="004051A8"/>
    <w:rsid w:val="004051B0"/>
    <w:rsid w:val="0040526C"/>
    <w:rsid w:val="004054BD"/>
    <w:rsid w:val="004055C1"/>
    <w:rsid w:val="004063F4"/>
    <w:rsid w:val="00406872"/>
    <w:rsid w:val="004069A4"/>
    <w:rsid w:val="00406AE6"/>
    <w:rsid w:val="00406E55"/>
    <w:rsid w:val="00407B07"/>
    <w:rsid w:val="00407B15"/>
    <w:rsid w:val="00410306"/>
    <w:rsid w:val="00410C39"/>
    <w:rsid w:val="00410FA9"/>
    <w:rsid w:val="00412340"/>
    <w:rsid w:val="004124C6"/>
    <w:rsid w:val="00412985"/>
    <w:rsid w:val="004129E0"/>
    <w:rsid w:val="0041305A"/>
    <w:rsid w:val="00413478"/>
    <w:rsid w:val="00413558"/>
    <w:rsid w:val="00414234"/>
    <w:rsid w:val="00414828"/>
    <w:rsid w:val="00414B9A"/>
    <w:rsid w:val="00414BBD"/>
    <w:rsid w:val="004157B1"/>
    <w:rsid w:val="00415C2C"/>
    <w:rsid w:val="00415E51"/>
    <w:rsid w:val="00416261"/>
    <w:rsid w:val="0041683F"/>
    <w:rsid w:val="00416B64"/>
    <w:rsid w:val="00416EF4"/>
    <w:rsid w:val="00417170"/>
    <w:rsid w:val="004177F4"/>
    <w:rsid w:val="00420273"/>
    <w:rsid w:val="0042027E"/>
    <w:rsid w:val="00420370"/>
    <w:rsid w:val="00420A1A"/>
    <w:rsid w:val="0042157E"/>
    <w:rsid w:val="00421868"/>
    <w:rsid w:val="00421B76"/>
    <w:rsid w:val="00421F78"/>
    <w:rsid w:val="004224EA"/>
    <w:rsid w:val="0042289D"/>
    <w:rsid w:val="004232C7"/>
    <w:rsid w:val="004237DB"/>
    <w:rsid w:val="00423947"/>
    <w:rsid w:val="00423B77"/>
    <w:rsid w:val="00423DF3"/>
    <w:rsid w:val="00423DFE"/>
    <w:rsid w:val="004243CC"/>
    <w:rsid w:val="0042445A"/>
    <w:rsid w:val="004248C9"/>
    <w:rsid w:val="0042517E"/>
    <w:rsid w:val="004257D4"/>
    <w:rsid w:val="00425D06"/>
    <w:rsid w:val="004265C3"/>
    <w:rsid w:val="00426DE0"/>
    <w:rsid w:val="00427028"/>
    <w:rsid w:val="004276DB"/>
    <w:rsid w:val="00427997"/>
    <w:rsid w:val="00427DB0"/>
    <w:rsid w:val="00427EBB"/>
    <w:rsid w:val="004301BB"/>
    <w:rsid w:val="00431587"/>
    <w:rsid w:val="00431D3C"/>
    <w:rsid w:val="00431E09"/>
    <w:rsid w:val="00431F30"/>
    <w:rsid w:val="00432ACF"/>
    <w:rsid w:val="00432DC5"/>
    <w:rsid w:val="00432E55"/>
    <w:rsid w:val="004333B3"/>
    <w:rsid w:val="00433E91"/>
    <w:rsid w:val="00434331"/>
    <w:rsid w:val="00434486"/>
    <w:rsid w:val="00434546"/>
    <w:rsid w:val="00434738"/>
    <w:rsid w:val="00434ABD"/>
    <w:rsid w:val="00434F98"/>
    <w:rsid w:val="00434FFA"/>
    <w:rsid w:val="004361A1"/>
    <w:rsid w:val="00436316"/>
    <w:rsid w:val="004367A2"/>
    <w:rsid w:val="00437101"/>
    <w:rsid w:val="004375BD"/>
    <w:rsid w:val="0043770F"/>
    <w:rsid w:val="0043785A"/>
    <w:rsid w:val="00440141"/>
    <w:rsid w:val="00440B3E"/>
    <w:rsid w:val="00440D49"/>
    <w:rsid w:val="00441BAD"/>
    <w:rsid w:val="00441C1F"/>
    <w:rsid w:val="00441EC6"/>
    <w:rsid w:val="00442896"/>
    <w:rsid w:val="00442977"/>
    <w:rsid w:val="00442F09"/>
    <w:rsid w:val="00443896"/>
    <w:rsid w:val="004439B0"/>
    <w:rsid w:val="00443D14"/>
    <w:rsid w:val="00443D6F"/>
    <w:rsid w:val="00444493"/>
    <w:rsid w:val="004446F8"/>
    <w:rsid w:val="00444A95"/>
    <w:rsid w:val="00445575"/>
    <w:rsid w:val="0044583E"/>
    <w:rsid w:val="004459D0"/>
    <w:rsid w:val="00445D0F"/>
    <w:rsid w:val="004471BC"/>
    <w:rsid w:val="004476D3"/>
    <w:rsid w:val="00447913"/>
    <w:rsid w:val="004502A1"/>
    <w:rsid w:val="0045198A"/>
    <w:rsid w:val="00451C2E"/>
    <w:rsid w:val="004521B6"/>
    <w:rsid w:val="00452891"/>
    <w:rsid w:val="00452A55"/>
    <w:rsid w:val="00453268"/>
    <w:rsid w:val="00453374"/>
    <w:rsid w:val="0045361E"/>
    <w:rsid w:val="004536E6"/>
    <w:rsid w:val="004537C7"/>
    <w:rsid w:val="0045561B"/>
    <w:rsid w:val="00457769"/>
    <w:rsid w:val="0046059B"/>
    <w:rsid w:val="00460637"/>
    <w:rsid w:val="0046129F"/>
    <w:rsid w:val="00461859"/>
    <w:rsid w:val="00461997"/>
    <w:rsid w:val="0046231C"/>
    <w:rsid w:val="004624A5"/>
    <w:rsid w:val="00462600"/>
    <w:rsid w:val="00462BE8"/>
    <w:rsid w:val="00463161"/>
    <w:rsid w:val="00463A40"/>
    <w:rsid w:val="00463F50"/>
    <w:rsid w:val="00463FF2"/>
    <w:rsid w:val="004651EA"/>
    <w:rsid w:val="00465E5F"/>
    <w:rsid w:val="00465F00"/>
    <w:rsid w:val="00465F06"/>
    <w:rsid w:val="00466745"/>
    <w:rsid w:val="004671EF"/>
    <w:rsid w:val="00467600"/>
    <w:rsid w:val="00467CD1"/>
    <w:rsid w:val="00467E10"/>
    <w:rsid w:val="004702EE"/>
    <w:rsid w:val="00470BB2"/>
    <w:rsid w:val="00470BE9"/>
    <w:rsid w:val="0047173B"/>
    <w:rsid w:val="00471E59"/>
    <w:rsid w:val="00472074"/>
    <w:rsid w:val="004723C5"/>
    <w:rsid w:val="00472592"/>
    <w:rsid w:val="004725EB"/>
    <w:rsid w:val="00472696"/>
    <w:rsid w:val="004737CF"/>
    <w:rsid w:val="00473CF4"/>
    <w:rsid w:val="00474317"/>
    <w:rsid w:val="004745EA"/>
    <w:rsid w:val="00475B13"/>
    <w:rsid w:val="0047615C"/>
    <w:rsid w:val="004762C8"/>
    <w:rsid w:val="00476ECE"/>
    <w:rsid w:val="00477541"/>
    <w:rsid w:val="00477E6F"/>
    <w:rsid w:val="00480239"/>
    <w:rsid w:val="004807C5"/>
    <w:rsid w:val="00480D9A"/>
    <w:rsid w:val="004810B2"/>
    <w:rsid w:val="004816BB"/>
    <w:rsid w:val="004816D7"/>
    <w:rsid w:val="00481981"/>
    <w:rsid w:val="00481F5A"/>
    <w:rsid w:val="0048257C"/>
    <w:rsid w:val="00482741"/>
    <w:rsid w:val="00483366"/>
    <w:rsid w:val="0048346F"/>
    <w:rsid w:val="004839DB"/>
    <w:rsid w:val="00483C77"/>
    <w:rsid w:val="00483ED1"/>
    <w:rsid w:val="0048435D"/>
    <w:rsid w:val="004848CB"/>
    <w:rsid w:val="00484933"/>
    <w:rsid w:val="00484CF1"/>
    <w:rsid w:val="00485062"/>
    <w:rsid w:val="00485962"/>
    <w:rsid w:val="00485E7F"/>
    <w:rsid w:val="00486AB0"/>
    <w:rsid w:val="00487D9C"/>
    <w:rsid w:val="00490586"/>
    <w:rsid w:val="00491686"/>
    <w:rsid w:val="00491AA6"/>
    <w:rsid w:val="00491BD6"/>
    <w:rsid w:val="00491D52"/>
    <w:rsid w:val="00492223"/>
    <w:rsid w:val="00492DC8"/>
    <w:rsid w:val="004930F7"/>
    <w:rsid w:val="004931C0"/>
    <w:rsid w:val="00493F96"/>
    <w:rsid w:val="004946D8"/>
    <w:rsid w:val="00494E37"/>
    <w:rsid w:val="00494E76"/>
    <w:rsid w:val="004951C4"/>
    <w:rsid w:val="00495405"/>
    <w:rsid w:val="0049548C"/>
    <w:rsid w:val="0049618F"/>
    <w:rsid w:val="0049676C"/>
    <w:rsid w:val="00496B7C"/>
    <w:rsid w:val="00497463"/>
    <w:rsid w:val="0049761E"/>
    <w:rsid w:val="00497633"/>
    <w:rsid w:val="004976CB"/>
    <w:rsid w:val="004977BB"/>
    <w:rsid w:val="00497868"/>
    <w:rsid w:val="004A00AD"/>
    <w:rsid w:val="004A0913"/>
    <w:rsid w:val="004A096E"/>
    <w:rsid w:val="004A0EBF"/>
    <w:rsid w:val="004A14FA"/>
    <w:rsid w:val="004A184D"/>
    <w:rsid w:val="004A22A6"/>
    <w:rsid w:val="004A2807"/>
    <w:rsid w:val="004A2B22"/>
    <w:rsid w:val="004A2C3F"/>
    <w:rsid w:val="004A2EB5"/>
    <w:rsid w:val="004A2F2B"/>
    <w:rsid w:val="004A31AD"/>
    <w:rsid w:val="004A346B"/>
    <w:rsid w:val="004A3BCF"/>
    <w:rsid w:val="004A404C"/>
    <w:rsid w:val="004A46F3"/>
    <w:rsid w:val="004A4725"/>
    <w:rsid w:val="004A489B"/>
    <w:rsid w:val="004A4C8D"/>
    <w:rsid w:val="004A67FC"/>
    <w:rsid w:val="004A69CF"/>
    <w:rsid w:val="004A7077"/>
    <w:rsid w:val="004A7897"/>
    <w:rsid w:val="004A7B24"/>
    <w:rsid w:val="004A7D5C"/>
    <w:rsid w:val="004B0C7D"/>
    <w:rsid w:val="004B1268"/>
    <w:rsid w:val="004B1E0D"/>
    <w:rsid w:val="004B21D2"/>
    <w:rsid w:val="004B24D7"/>
    <w:rsid w:val="004B2592"/>
    <w:rsid w:val="004B2663"/>
    <w:rsid w:val="004B29AC"/>
    <w:rsid w:val="004B317D"/>
    <w:rsid w:val="004B4A62"/>
    <w:rsid w:val="004B4BBA"/>
    <w:rsid w:val="004B4F8C"/>
    <w:rsid w:val="004B5039"/>
    <w:rsid w:val="004B5B2C"/>
    <w:rsid w:val="004B5DCF"/>
    <w:rsid w:val="004B5F8C"/>
    <w:rsid w:val="004B6179"/>
    <w:rsid w:val="004B650D"/>
    <w:rsid w:val="004B66A9"/>
    <w:rsid w:val="004B6806"/>
    <w:rsid w:val="004B6B0B"/>
    <w:rsid w:val="004B721E"/>
    <w:rsid w:val="004B723B"/>
    <w:rsid w:val="004B74B6"/>
    <w:rsid w:val="004B7502"/>
    <w:rsid w:val="004B766B"/>
    <w:rsid w:val="004B7977"/>
    <w:rsid w:val="004C0241"/>
    <w:rsid w:val="004C0646"/>
    <w:rsid w:val="004C09FD"/>
    <w:rsid w:val="004C0AB0"/>
    <w:rsid w:val="004C0AF7"/>
    <w:rsid w:val="004C0D62"/>
    <w:rsid w:val="004C0F3B"/>
    <w:rsid w:val="004C151C"/>
    <w:rsid w:val="004C1C40"/>
    <w:rsid w:val="004C1D2C"/>
    <w:rsid w:val="004C276D"/>
    <w:rsid w:val="004C295F"/>
    <w:rsid w:val="004C2B48"/>
    <w:rsid w:val="004C2DB8"/>
    <w:rsid w:val="004C378C"/>
    <w:rsid w:val="004C3B97"/>
    <w:rsid w:val="004C3C39"/>
    <w:rsid w:val="004C4541"/>
    <w:rsid w:val="004C4713"/>
    <w:rsid w:val="004C4C8D"/>
    <w:rsid w:val="004C5611"/>
    <w:rsid w:val="004C5E1D"/>
    <w:rsid w:val="004C6466"/>
    <w:rsid w:val="004C69E4"/>
    <w:rsid w:val="004C6ABF"/>
    <w:rsid w:val="004C6B76"/>
    <w:rsid w:val="004C70E4"/>
    <w:rsid w:val="004C7AD1"/>
    <w:rsid w:val="004C7B62"/>
    <w:rsid w:val="004C7CF3"/>
    <w:rsid w:val="004C7E34"/>
    <w:rsid w:val="004D112A"/>
    <w:rsid w:val="004D151A"/>
    <w:rsid w:val="004D1794"/>
    <w:rsid w:val="004D17E6"/>
    <w:rsid w:val="004D19F7"/>
    <w:rsid w:val="004D209E"/>
    <w:rsid w:val="004D2714"/>
    <w:rsid w:val="004D2CC0"/>
    <w:rsid w:val="004D34BE"/>
    <w:rsid w:val="004D36D0"/>
    <w:rsid w:val="004D42DE"/>
    <w:rsid w:val="004D49CB"/>
    <w:rsid w:val="004D53E1"/>
    <w:rsid w:val="004D5707"/>
    <w:rsid w:val="004D655C"/>
    <w:rsid w:val="004D6BF2"/>
    <w:rsid w:val="004D719C"/>
    <w:rsid w:val="004D7787"/>
    <w:rsid w:val="004D7C03"/>
    <w:rsid w:val="004D7F1A"/>
    <w:rsid w:val="004D7FFC"/>
    <w:rsid w:val="004E0D7E"/>
    <w:rsid w:val="004E16CA"/>
    <w:rsid w:val="004E25D4"/>
    <w:rsid w:val="004E2B5B"/>
    <w:rsid w:val="004E31E9"/>
    <w:rsid w:val="004E41E7"/>
    <w:rsid w:val="004E470E"/>
    <w:rsid w:val="004E49F0"/>
    <w:rsid w:val="004E4A67"/>
    <w:rsid w:val="004E4B39"/>
    <w:rsid w:val="004E514A"/>
    <w:rsid w:val="004E59BD"/>
    <w:rsid w:val="004E5D5B"/>
    <w:rsid w:val="004E5D68"/>
    <w:rsid w:val="004E5DEF"/>
    <w:rsid w:val="004E69CB"/>
    <w:rsid w:val="004E6A85"/>
    <w:rsid w:val="004E6D77"/>
    <w:rsid w:val="004E6F64"/>
    <w:rsid w:val="004E70BB"/>
    <w:rsid w:val="004E70BD"/>
    <w:rsid w:val="004E7298"/>
    <w:rsid w:val="004E732A"/>
    <w:rsid w:val="004E75BA"/>
    <w:rsid w:val="004E775A"/>
    <w:rsid w:val="004E7C0F"/>
    <w:rsid w:val="004E7F6F"/>
    <w:rsid w:val="004F00C4"/>
    <w:rsid w:val="004F02DF"/>
    <w:rsid w:val="004F052D"/>
    <w:rsid w:val="004F06E4"/>
    <w:rsid w:val="004F1266"/>
    <w:rsid w:val="004F1470"/>
    <w:rsid w:val="004F1652"/>
    <w:rsid w:val="004F16C9"/>
    <w:rsid w:val="004F2361"/>
    <w:rsid w:val="004F251F"/>
    <w:rsid w:val="004F25B4"/>
    <w:rsid w:val="004F2D64"/>
    <w:rsid w:val="004F30B3"/>
    <w:rsid w:val="004F3B9D"/>
    <w:rsid w:val="004F4252"/>
    <w:rsid w:val="004F45CD"/>
    <w:rsid w:val="004F497E"/>
    <w:rsid w:val="004F5807"/>
    <w:rsid w:val="004F584C"/>
    <w:rsid w:val="004F66A5"/>
    <w:rsid w:val="004F6B11"/>
    <w:rsid w:val="004F6BF5"/>
    <w:rsid w:val="004F7430"/>
    <w:rsid w:val="004F7840"/>
    <w:rsid w:val="004F7849"/>
    <w:rsid w:val="004F78D8"/>
    <w:rsid w:val="004F795A"/>
    <w:rsid w:val="004F7B23"/>
    <w:rsid w:val="0050008A"/>
    <w:rsid w:val="00500843"/>
    <w:rsid w:val="00501DE9"/>
    <w:rsid w:val="00502302"/>
    <w:rsid w:val="00502650"/>
    <w:rsid w:val="00502666"/>
    <w:rsid w:val="005028CC"/>
    <w:rsid w:val="00502A47"/>
    <w:rsid w:val="005030C0"/>
    <w:rsid w:val="0050366A"/>
    <w:rsid w:val="00503E67"/>
    <w:rsid w:val="00504841"/>
    <w:rsid w:val="00504E38"/>
    <w:rsid w:val="00504F20"/>
    <w:rsid w:val="00504FB0"/>
    <w:rsid w:val="00505069"/>
    <w:rsid w:val="00505562"/>
    <w:rsid w:val="00505649"/>
    <w:rsid w:val="005057FB"/>
    <w:rsid w:val="00505D9F"/>
    <w:rsid w:val="00505DFD"/>
    <w:rsid w:val="0050657A"/>
    <w:rsid w:val="00507921"/>
    <w:rsid w:val="00507FE3"/>
    <w:rsid w:val="00510168"/>
    <w:rsid w:val="00510244"/>
    <w:rsid w:val="00510717"/>
    <w:rsid w:val="0051072E"/>
    <w:rsid w:val="005109D3"/>
    <w:rsid w:val="00510C4B"/>
    <w:rsid w:val="00510C51"/>
    <w:rsid w:val="00512F83"/>
    <w:rsid w:val="0051351E"/>
    <w:rsid w:val="0051358A"/>
    <w:rsid w:val="00513BBB"/>
    <w:rsid w:val="00513EBB"/>
    <w:rsid w:val="0051405F"/>
    <w:rsid w:val="0051412F"/>
    <w:rsid w:val="005141A1"/>
    <w:rsid w:val="005144A9"/>
    <w:rsid w:val="0051529F"/>
    <w:rsid w:val="00516C9E"/>
    <w:rsid w:val="0051738E"/>
    <w:rsid w:val="00517483"/>
    <w:rsid w:val="005174CF"/>
    <w:rsid w:val="00517628"/>
    <w:rsid w:val="00520E15"/>
    <w:rsid w:val="00521255"/>
    <w:rsid w:val="005212BE"/>
    <w:rsid w:val="005213C4"/>
    <w:rsid w:val="005214FD"/>
    <w:rsid w:val="005215DC"/>
    <w:rsid w:val="00521D00"/>
    <w:rsid w:val="00522485"/>
    <w:rsid w:val="0052249D"/>
    <w:rsid w:val="0052272F"/>
    <w:rsid w:val="005228C7"/>
    <w:rsid w:val="00522915"/>
    <w:rsid w:val="00522E93"/>
    <w:rsid w:val="00523CB8"/>
    <w:rsid w:val="00523E21"/>
    <w:rsid w:val="0052510E"/>
    <w:rsid w:val="00526130"/>
    <w:rsid w:val="0052632C"/>
    <w:rsid w:val="00526BC1"/>
    <w:rsid w:val="00527ABC"/>
    <w:rsid w:val="00530102"/>
    <w:rsid w:val="005303F7"/>
    <w:rsid w:val="00530508"/>
    <w:rsid w:val="0053072F"/>
    <w:rsid w:val="00530756"/>
    <w:rsid w:val="00530E0A"/>
    <w:rsid w:val="00531D08"/>
    <w:rsid w:val="00531D76"/>
    <w:rsid w:val="00531D83"/>
    <w:rsid w:val="005322E9"/>
    <w:rsid w:val="005326E7"/>
    <w:rsid w:val="00532A08"/>
    <w:rsid w:val="00532A14"/>
    <w:rsid w:val="00532C4B"/>
    <w:rsid w:val="00533092"/>
    <w:rsid w:val="005331D0"/>
    <w:rsid w:val="0053362A"/>
    <w:rsid w:val="00533B9C"/>
    <w:rsid w:val="00533F70"/>
    <w:rsid w:val="00534092"/>
    <w:rsid w:val="005340D5"/>
    <w:rsid w:val="00534AB7"/>
    <w:rsid w:val="00534B2E"/>
    <w:rsid w:val="00534EBF"/>
    <w:rsid w:val="00534FF0"/>
    <w:rsid w:val="005352AB"/>
    <w:rsid w:val="00535A45"/>
    <w:rsid w:val="00535EB7"/>
    <w:rsid w:val="0053638F"/>
    <w:rsid w:val="0053689A"/>
    <w:rsid w:val="00536FBB"/>
    <w:rsid w:val="00537350"/>
    <w:rsid w:val="00537543"/>
    <w:rsid w:val="0053755E"/>
    <w:rsid w:val="005376F4"/>
    <w:rsid w:val="005401D6"/>
    <w:rsid w:val="00540517"/>
    <w:rsid w:val="005409BE"/>
    <w:rsid w:val="00540B65"/>
    <w:rsid w:val="0054189F"/>
    <w:rsid w:val="005425D0"/>
    <w:rsid w:val="00542ABB"/>
    <w:rsid w:val="00542D0A"/>
    <w:rsid w:val="005434A4"/>
    <w:rsid w:val="0054373A"/>
    <w:rsid w:val="00544027"/>
    <w:rsid w:val="005445E0"/>
    <w:rsid w:val="005447D3"/>
    <w:rsid w:val="00545463"/>
    <w:rsid w:val="00545EA7"/>
    <w:rsid w:val="00545EF7"/>
    <w:rsid w:val="005461BA"/>
    <w:rsid w:val="005464EE"/>
    <w:rsid w:val="0054651F"/>
    <w:rsid w:val="00546BF6"/>
    <w:rsid w:val="00547578"/>
    <w:rsid w:val="00547ACA"/>
    <w:rsid w:val="00547CFC"/>
    <w:rsid w:val="00547D7E"/>
    <w:rsid w:val="00547E36"/>
    <w:rsid w:val="00547EE4"/>
    <w:rsid w:val="00547EF4"/>
    <w:rsid w:val="005508A4"/>
    <w:rsid w:val="00550F06"/>
    <w:rsid w:val="005513F6"/>
    <w:rsid w:val="005514A2"/>
    <w:rsid w:val="0055191C"/>
    <w:rsid w:val="00551F41"/>
    <w:rsid w:val="00551F55"/>
    <w:rsid w:val="005524C3"/>
    <w:rsid w:val="00552D41"/>
    <w:rsid w:val="00553B13"/>
    <w:rsid w:val="00553C92"/>
    <w:rsid w:val="005542B4"/>
    <w:rsid w:val="00554508"/>
    <w:rsid w:val="00554947"/>
    <w:rsid w:val="00554988"/>
    <w:rsid w:val="005549AE"/>
    <w:rsid w:val="00554C14"/>
    <w:rsid w:val="0055535D"/>
    <w:rsid w:val="00555FC1"/>
    <w:rsid w:val="0055642B"/>
    <w:rsid w:val="005565C1"/>
    <w:rsid w:val="0055672A"/>
    <w:rsid w:val="005569EC"/>
    <w:rsid w:val="00556E25"/>
    <w:rsid w:val="00557087"/>
    <w:rsid w:val="00557875"/>
    <w:rsid w:val="0056051C"/>
    <w:rsid w:val="00560C7A"/>
    <w:rsid w:val="00560D77"/>
    <w:rsid w:val="00560E24"/>
    <w:rsid w:val="00560EA3"/>
    <w:rsid w:val="00560ED6"/>
    <w:rsid w:val="0056157B"/>
    <w:rsid w:val="005618EF"/>
    <w:rsid w:val="005619A9"/>
    <w:rsid w:val="00561BC5"/>
    <w:rsid w:val="005626FA"/>
    <w:rsid w:val="005628A1"/>
    <w:rsid w:val="005635D0"/>
    <w:rsid w:val="00564F4A"/>
    <w:rsid w:val="0056512E"/>
    <w:rsid w:val="005651FE"/>
    <w:rsid w:val="0056579A"/>
    <w:rsid w:val="00565E1B"/>
    <w:rsid w:val="00566BB0"/>
    <w:rsid w:val="00567F5E"/>
    <w:rsid w:val="005700DC"/>
    <w:rsid w:val="005707A8"/>
    <w:rsid w:val="00570D39"/>
    <w:rsid w:val="00570D87"/>
    <w:rsid w:val="00570E44"/>
    <w:rsid w:val="00571A21"/>
    <w:rsid w:val="00571AC2"/>
    <w:rsid w:val="00571AFB"/>
    <w:rsid w:val="00572E6C"/>
    <w:rsid w:val="005730DC"/>
    <w:rsid w:val="0057388A"/>
    <w:rsid w:val="005738BA"/>
    <w:rsid w:val="00573AE8"/>
    <w:rsid w:val="00574097"/>
    <w:rsid w:val="00574099"/>
    <w:rsid w:val="0057416F"/>
    <w:rsid w:val="005742ED"/>
    <w:rsid w:val="0057492A"/>
    <w:rsid w:val="00574C87"/>
    <w:rsid w:val="00574F6F"/>
    <w:rsid w:val="005752CC"/>
    <w:rsid w:val="00575EE1"/>
    <w:rsid w:val="00576301"/>
    <w:rsid w:val="0057658C"/>
    <w:rsid w:val="0057676D"/>
    <w:rsid w:val="005767E2"/>
    <w:rsid w:val="005768C7"/>
    <w:rsid w:val="00577078"/>
    <w:rsid w:val="00577AA6"/>
    <w:rsid w:val="00577D1A"/>
    <w:rsid w:val="00577DBF"/>
    <w:rsid w:val="00577DF8"/>
    <w:rsid w:val="00580A71"/>
    <w:rsid w:val="00580E42"/>
    <w:rsid w:val="00580E87"/>
    <w:rsid w:val="00581574"/>
    <w:rsid w:val="00581876"/>
    <w:rsid w:val="005819D3"/>
    <w:rsid w:val="00581E92"/>
    <w:rsid w:val="00581EDD"/>
    <w:rsid w:val="00582035"/>
    <w:rsid w:val="0058271A"/>
    <w:rsid w:val="00582B15"/>
    <w:rsid w:val="005832AC"/>
    <w:rsid w:val="005837C9"/>
    <w:rsid w:val="00584467"/>
    <w:rsid w:val="0058505F"/>
    <w:rsid w:val="00585094"/>
    <w:rsid w:val="00585375"/>
    <w:rsid w:val="00585838"/>
    <w:rsid w:val="00585DAD"/>
    <w:rsid w:val="00586724"/>
    <w:rsid w:val="0058682C"/>
    <w:rsid w:val="00586D32"/>
    <w:rsid w:val="00587062"/>
    <w:rsid w:val="00587441"/>
    <w:rsid w:val="00587727"/>
    <w:rsid w:val="0059009F"/>
    <w:rsid w:val="00590B2D"/>
    <w:rsid w:val="00591052"/>
    <w:rsid w:val="0059183C"/>
    <w:rsid w:val="00591F82"/>
    <w:rsid w:val="00592185"/>
    <w:rsid w:val="005921EE"/>
    <w:rsid w:val="005928A4"/>
    <w:rsid w:val="00593697"/>
    <w:rsid w:val="00595084"/>
    <w:rsid w:val="00595318"/>
    <w:rsid w:val="00595631"/>
    <w:rsid w:val="005956E1"/>
    <w:rsid w:val="00595C16"/>
    <w:rsid w:val="005962B4"/>
    <w:rsid w:val="005962BD"/>
    <w:rsid w:val="0059660C"/>
    <w:rsid w:val="005968BF"/>
    <w:rsid w:val="00596A81"/>
    <w:rsid w:val="00596A87"/>
    <w:rsid w:val="00597172"/>
    <w:rsid w:val="005971C3"/>
    <w:rsid w:val="0059738A"/>
    <w:rsid w:val="005974DC"/>
    <w:rsid w:val="005A05D1"/>
    <w:rsid w:val="005A05D2"/>
    <w:rsid w:val="005A0EFB"/>
    <w:rsid w:val="005A16E7"/>
    <w:rsid w:val="005A189F"/>
    <w:rsid w:val="005A1E33"/>
    <w:rsid w:val="005A208F"/>
    <w:rsid w:val="005A23FC"/>
    <w:rsid w:val="005A2879"/>
    <w:rsid w:val="005A3A25"/>
    <w:rsid w:val="005A3A53"/>
    <w:rsid w:val="005A403E"/>
    <w:rsid w:val="005A4332"/>
    <w:rsid w:val="005A4A56"/>
    <w:rsid w:val="005A4E33"/>
    <w:rsid w:val="005A560E"/>
    <w:rsid w:val="005A564C"/>
    <w:rsid w:val="005A6038"/>
    <w:rsid w:val="005A652E"/>
    <w:rsid w:val="005A6DA2"/>
    <w:rsid w:val="005A7ECD"/>
    <w:rsid w:val="005B049F"/>
    <w:rsid w:val="005B05E7"/>
    <w:rsid w:val="005B0677"/>
    <w:rsid w:val="005B0844"/>
    <w:rsid w:val="005B0B25"/>
    <w:rsid w:val="005B177F"/>
    <w:rsid w:val="005B1B8F"/>
    <w:rsid w:val="005B1CA5"/>
    <w:rsid w:val="005B1E54"/>
    <w:rsid w:val="005B21A3"/>
    <w:rsid w:val="005B21F7"/>
    <w:rsid w:val="005B3DFB"/>
    <w:rsid w:val="005B434E"/>
    <w:rsid w:val="005B4610"/>
    <w:rsid w:val="005B5523"/>
    <w:rsid w:val="005B5ECE"/>
    <w:rsid w:val="005B6997"/>
    <w:rsid w:val="005B6BBE"/>
    <w:rsid w:val="005B710F"/>
    <w:rsid w:val="005B7424"/>
    <w:rsid w:val="005B7C77"/>
    <w:rsid w:val="005C0204"/>
    <w:rsid w:val="005C11FD"/>
    <w:rsid w:val="005C1CF4"/>
    <w:rsid w:val="005C1D86"/>
    <w:rsid w:val="005C2705"/>
    <w:rsid w:val="005C30E8"/>
    <w:rsid w:val="005C3154"/>
    <w:rsid w:val="005C34B5"/>
    <w:rsid w:val="005C363A"/>
    <w:rsid w:val="005C4D34"/>
    <w:rsid w:val="005C4FEE"/>
    <w:rsid w:val="005C50F2"/>
    <w:rsid w:val="005C53B8"/>
    <w:rsid w:val="005C5A5A"/>
    <w:rsid w:val="005C5DD5"/>
    <w:rsid w:val="005C66B0"/>
    <w:rsid w:val="005C6773"/>
    <w:rsid w:val="005C67DC"/>
    <w:rsid w:val="005C6C22"/>
    <w:rsid w:val="005C7595"/>
    <w:rsid w:val="005C773F"/>
    <w:rsid w:val="005C7AC4"/>
    <w:rsid w:val="005C7C01"/>
    <w:rsid w:val="005C7CBA"/>
    <w:rsid w:val="005D0494"/>
    <w:rsid w:val="005D061A"/>
    <w:rsid w:val="005D069F"/>
    <w:rsid w:val="005D18E9"/>
    <w:rsid w:val="005D1C2A"/>
    <w:rsid w:val="005D243D"/>
    <w:rsid w:val="005D24C3"/>
    <w:rsid w:val="005D2EE8"/>
    <w:rsid w:val="005D3095"/>
    <w:rsid w:val="005D34A2"/>
    <w:rsid w:val="005D364D"/>
    <w:rsid w:val="005D3D0C"/>
    <w:rsid w:val="005D4496"/>
    <w:rsid w:val="005D4DF3"/>
    <w:rsid w:val="005D4F84"/>
    <w:rsid w:val="005D5A64"/>
    <w:rsid w:val="005D684D"/>
    <w:rsid w:val="005D6937"/>
    <w:rsid w:val="005D6B99"/>
    <w:rsid w:val="005D6FDE"/>
    <w:rsid w:val="005D785F"/>
    <w:rsid w:val="005D7D78"/>
    <w:rsid w:val="005D8417"/>
    <w:rsid w:val="005E0903"/>
    <w:rsid w:val="005E0BD4"/>
    <w:rsid w:val="005E0CBB"/>
    <w:rsid w:val="005E0FB9"/>
    <w:rsid w:val="005E1912"/>
    <w:rsid w:val="005E1A0B"/>
    <w:rsid w:val="005E1A42"/>
    <w:rsid w:val="005E1D1D"/>
    <w:rsid w:val="005E1E31"/>
    <w:rsid w:val="005E26C4"/>
    <w:rsid w:val="005E4B69"/>
    <w:rsid w:val="005E4D27"/>
    <w:rsid w:val="005E5006"/>
    <w:rsid w:val="005E5089"/>
    <w:rsid w:val="005E5297"/>
    <w:rsid w:val="005E580D"/>
    <w:rsid w:val="005E5F14"/>
    <w:rsid w:val="005E6809"/>
    <w:rsid w:val="005E6F02"/>
    <w:rsid w:val="005E6F4A"/>
    <w:rsid w:val="005E7ACE"/>
    <w:rsid w:val="005E7EE8"/>
    <w:rsid w:val="005F027C"/>
    <w:rsid w:val="005F04DE"/>
    <w:rsid w:val="005F07A0"/>
    <w:rsid w:val="005F0E7A"/>
    <w:rsid w:val="005F1189"/>
    <w:rsid w:val="005F137F"/>
    <w:rsid w:val="005F1816"/>
    <w:rsid w:val="005F1821"/>
    <w:rsid w:val="005F247F"/>
    <w:rsid w:val="005F2A1E"/>
    <w:rsid w:val="005F2A24"/>
    <w:rsid w:val="005F2A3A"/>
    <w:rsid w:val="005F2C18"/>
    <w:rsid w:val="005F2D58"/>
    <w:rsid w:val="005F2F86"/>
    <w:rsid w:val="005F31AD"/>
    <w:rsid w:val="005F31E6"/>
    <w:rsid w:val="005F359E"/>
    <w:rsid w:val="005F371A"/>
    <w:rsid w:val="005F3E9A"/>
    <w:rsid w:val="005F3F8D"/>
    <w:rsid w:val="005F4028"/>
    <w:rsid w:val="005F484A"/>
    <w:rsid w:val="005F49C8"/>
    <w:rsid w:val="005F4D26"/>
    <w:rsid w:val="005F4F7D"/>
    <w:rsid w:val="005F536F"/>
    <w:rsid w:val="005F5B4B"/>
    <w:rsid w:val="005F6B30"/>
    <w:rsid w:val="005F6C7C"/>
    <w:rsid w:val="005F6D9E"/>
    <w:rsid w:val="005F76D2"/>
    <w:rsid w:val="005F7D35"/>
    <w:rsid w:val="005F7D6C"/>
    <w:rsid w:val="006002FB"/>
    <w:rsid w:val="00600581"/>
    <w:rsid w:val="006014F5"/>
    <w:rsid w:val="00601C14"/>
    <w:rsid w:val="0060248E"/>
    <w:rsid w:val="0060248F"/>
    <w:rsid w:val="006025F2"/>
    <w:rsid w:val="00602F47"/>
    <w:rsid w:val="00603710"/>
    <w:rsid w:val="0060497A"/>
    <w:rsid w:val="00604EBC"/>
    <w:rsid w:val="00605B07"/>
    <w:rsid w:val="00606161"/>
    <w:rsid w:val="00606239"/>
    <w:rsid w:val="00606D2B"/>
    <w:rsid w:val="00607297"/>
    <w:rsid w:val="006073FE"/>
    <w:rsid w:val="0060755E"/>
    <w:rsid w:val="006077F5"/>
    <w:rsid w:val="00607B30"/>
    <w:rsid w:val="00607CA7"/>
    <w:rsid w:val="0061001D"/>
    <w:rsid w:val="0061003B"/>
    <w:rsid w:val="006115DD"/>
    <w:rsid w:val="006116CB"/>
    <w:rsid w:val="0061174F"/>
    <w:rsid w:val="00611CAA"/>
    <w:rsid w:val="00612451"/>
    <w:rsid w:val="00612A10"/>
    <w:rsid w:val="006136C8"/>
    <w:rsid w:val="00613901"/>
    <w:rsid w:val="00613BDF"/>
    <w:rsid w:val="00613FA8"/>
    <w:rsid w:val="00614DFE"/>
    <w:rsid w:val="006156BF"/>
    <w:rsid w:val="00615A0F"/>
    <w:rsid w:val="006168D4"/>
    <w:rsid w:val="0061695E"/>
    <w:rsid w:val="0061715F"/>
    <w:rsid w:val="006174F5"/>
    <w:rsid w:val="00617599"/>
    <w:rsid w:val="0061770D"/>
    <w:rsid w:val="00617E1A"/>
    <w:rsid w:val="006203A2"/>
    <w:rsid w:val="00620AB0"/>
    <w:rsid w:val="00620DD9"/>
    <w:rsid w:val="00621534"/>
    <w:rsid w:val="006217DB"/>
    <w:rsid w:val="00621E13"/>
    <w:rsid w:val="006223F0"/>
    <w:rsid w:val="006224D9"/>
    <w:rsid w:val="00622B77"/>
    <w:rsid w:val="00622D04"/>
    <w:rsid w:val="00622EA2"/>
    <w:rsid w:val="00623205"/>
    <w:rsid w:val="00623802"/>
    <w:rsid w:val="00623A97"/>
    <w:rsid w:val="0062400E"/>
    <w:rsid w:val="00624403"/>
    <w:rsid w:val="00624D26"/>
    <w:rsid w:val="0062557E"/>
    <w:rsid w:val="00625BB3"/>
    <w:rsid w:val="00626973"/>
    <w:rsid w:val="00626B00"/>
    <w:rsid w:val="00627525"/>
    <w:rsid w:val="00627ADC"/>
    <w:rsid w:val="00627B03"/>
    <w:rsid w:val="00627E1A"/>
    <w:rsid w:val="006300DF"/>
    <w:rsid w:val="0063046B"/>
    <w:rsid w:val="00630B41"/>
    <w:rsid w:val="00630D31"/>
    <w:rsid w:val="0063147D"/>
    <w:rsid w:val="0063227F"/>
    <w:rsid w:val="00632334"/>
    <w:rsid w:val="00632BC8"/>
    <w:rsid w:val="00632BE8"/>
    <w:rsid w:val="00633878"/>
    <w:rsid w:val="0063462B"/>
    <w:rsid w:val="00634C7D"/>
    <w:rsid w:val="00634CD8"/>
    <w:rsid w:val="006351B1"/>
    <w:rsid w:val="00635647"/>
    <w:rsid w:val="006361C8"/>
    <w:rsid w:val="00636768"/>
    <w:rsid w:val="00637721"/>
    <w:rsid w:val="00637AD9"/>
    <w:rsid w:val="00637DA1"/>
    <w:rsid w:val="00640904"/>
    <w:rsid w:val="00640946"/>
    <w:rsid w:val="006419CE"/>
    <w:rsid w:val="00641B3A"/>
    <w:rsid w:val="00642D31"/>
    <w:rsid w:val="0064373E"/>
    <w:rsid w:val="0064381C"/>
    <w:rsid w:val="00643A7C"/>
    <w:rsid w:val="006455BB"/>
    <w:rsid w:val="00645668"/>
    <w:rsid w:val="00645F09"/>
    <w:rsid w:val="00645FBE"/>
    <w:rsid w:val="0064734C"/>
    <w:rsid w:val="00647FC7"/>
    <w:rsid w:val="0065054D"/>
    <w:rsid w:val="00650772"/>
    <w:rsid w:val="006512B9"/>
    <w:rsid w:val="00651431"/>
    <w:rsid w:val="00651916"/>
    <w:rsid w:val="006520B5"/>
    <w:rsid w:val="006520D5"/>
    <w:rsid w:val="0065239B"/>
    <w:rsid w:val="00652756"/>
    <w:rsid w:val="006528EC"/>
    <w:rsid w:val="00652AD4"/>
    <w:rsid w:val="00652C53"/>
    <w:rsid w:val="0065313C"/>
    <w:rsid w:val="0065320E"/>
    <w:rsid w:val="00653289"/>
    <w:rsid w:val="0065331D"/>
    <w:rsid w:val="00653528"/>
    <w:rsid w:val="00653F78"/>
    <w:rsid w:val="00653FD0"/>
    <w:rsid w:val="00654280"/>
    <w:rsid w:val="0065458D"/>
    <w:rsid w:val="00654B53"/>
    <w:rsid w:val="00654DDE"/>
    <w:rsid w:val="00654EC7"/>
    <w:rsid w:val="00655298"/>
    <w:rsid w:val="00656349"/>
    <w:rsid w:val="00656918"/>
    <w:rsid w:val="006570F8"/>
    <w:rsid w:val="0065733E"/>
    <w:rsid w:val="00657711"/>
    <w:rsid w:val="00657F29"/>
    <w:rsid w:val="00660347"/>
    <w:rsid w:val="006603E6"/>
    <w:rsid w:val="00660683"/>
    <w:rsid w:val="0066098E"/>
    <w:rsid w:val="00660BAB"/>
    <w:rsid w:val="00661153"/>
    <w:rsid w:val="0066118E"/>
    <w:rsid w:val="006613B8"/>
    <w:rsid w:val="006616E9"/>
    <w:rsid w:val="00661FA9"/>
    <w:rsid w:val="00662757"/>
    <w:rsid w:val="00662D13"/>
    <w:rsid w:val="00663635"/>
    <w:rsid w:val="00664278"/>
    <w:rsid w:val="006644E2"/>
    <w:rsid w:val="006647FC"/>
    <w:rsid w:val="006648D1"/>
    <w:rsid w:val="006651DA"/>
    <w:rsid w:val="006652C6"/>
    <w:rsid w:val="00665620"/>
    <w:rsid w:val="0066584C"/>
    <w:rsid w:val="00665AA9"/>
    <w:rsid w:val="00666BDD"/>
    <w:rsid w:val="00666E93"/>
    <w:rsid w:val="00667013"/>
    <w:rsid w:val="0066706D"/>
    <w:rsid w:val="006670F0"/>
    <w:rsid w:val="00667286"/>
    <w:rsid w:val="00667902"/>
    <w:rsid w:val="00667FE4"/>
    <w:rsid w:val="006701EA"/>
    <w:rsid w:val="00670489"/>
    <w:rsid w:val="0067061F"/>
    <w:rsid w:val="0067066A"/>
    <w:rsid w:val="00670A00"/>
    <w:rsid w:val="00670E47"/>
    <w:rsid w:val="00671399"/>
    <w:rsid w:val="00671CF4"/>
    <w:rsid w:val="0067219D"/>
    <w:rsid w:val="00672A96"/>
    <w:rsid w:val="00672ECA"/>
    <w:rsid w:val="00672F00"/>
    <w:rsid w:val="00673493"/>
    <w:rsid w:val="00673941"/>
    <w:rsid w:val="00673A61"/>
    <w:rsid w:val="0067425A"/>
    <w:rsid w:val="00674EC7"/>
    <w:rsid w:val="00674FB7"/>
    <w:rsid w:val="0067549D"/>
    <w:rsid w:val="006756BC"/>
    <w:rsid w:val="006756C3"/>
    <w:rsid w:val="006758BF"/>
    <w:rsid w:val="00675C58"/>
    <w:rsid w:val="006762E8"/>
    <w:rsid w:val="006762F9"/>
    <w:rsid w:val="006765E1"/>
    <w:rsid w:val="00676A5D"/>
    <w:rsid w:val="00676E51"/>
    <w:rsid w:val="00677939"/>
    <w:rsid w:val="0068045E"/>
    <w:rsid w:val="00680C5F"/>
    <w:rsid w:val="00680DA6"/>
    <w:rsid w:val="00680E3B"/>
    <w:rsid w:val="006810F7"/>
    <w:rsid w:val="006811D6"/>
    <w:rsid w:val="006818A5"/>
    <w:rsid w:val="00681E63"/>
    <w:rsid w:val="00682A46"/>
    <w:rsid w:val="00682F56"/>
    <w:rsid w:val="00683521"/>
    <w:rsid w:val="0068356C"/>
    <w:rsid w:val="00683731"/>
    <w:rsid w:val="006837B0"/>
    <w:rsid w:val="006840A3"/>
    <w:rsid w:val="0068489F"/>
    <w:rsid w:val="006852CC"/>
    <w:rsid w:val="006856DD"/>
    <w:rsid w:val="00685F42"/>
    <w:rsid w:val="006867BC"/>
    <w:rsid w:val="00686D18"/>
    <w:rsid w:val="00686F2B"/>
    <w:rsid w:val="00687FBE"/>
    <w:rsid w:val="00690377"/>
    <w:rsid w:val="00690B2D"/>
    <w:rsid w:val="00690DEA"/>
    <w:rsid w:val="00691078"/>
    <w:rsid w:val="0069141D"/>
    <w:rsid w:val="00691A3B"/>
    <w:rsid w:val="006921A2"/>
    <w:rsid w:val="006925CF"/>
    <w:rsid w:val="006933D4"/>
    <w:rsid w:val="006934AA"/>
    <w:rsid w:val="00693D52"/>
    <w:rsid w:val="00693EA2"/>
    <w:rsid w:val="006956A1"/>
    <w:rsid w:val="00696053"/>
    <w:rsid w:val="0069623C"/>
    <w:rsid w:val="006969F7"/>
    <w:rsid w:val="00697046"/>
    <w:rsid w:val="00697B0C"/>
    <w:rsid w:val="00697DCC"/>
    <w:rsid w:val="00697DE9"/>
    <w:rsid w:val="006A0FC0"/>
    <w:rsid w:val="006A10B6"/>
    <w:rsid w:val="006A16F1"/>
    <w:rsid w:val="006A187C"/>
    <w:rsid w:val="006A18E4"/>
    <w:rsid w:val="006A1CB5"/>
    <w:rsid w:val="006A2AB6"/>
    <w:rsid w:val="006A3104"/>
    <w:rsid w:val="006A32E6"/>
    <w:rsid w:val="006A3A5C"/>
    <w:rsid w:val="006A3CA4"/>
    <w:rsid w:val="006A478F"/>
    <w:rsid w:val="006A52C1"/>
    <w:rsid w:val="006A55D2"/>
    <w:rsid w:val="006A5A14"/>
    <w:rsid w:val="006A5A69"/>
    <w:rsid w:val="006A5B57"/>
    <w:rsid w:val="006A6FCE"/>
    <w:rsid w:val="006A7613"/>
    <w:rsid w:val="006B00F2"/>
    <w:rsid w:val="006B029E"/>
    <w:rsid w:val="006B0426"/>
    <w:rsid w:val="006B04E3"/>
    <w:rsid w:val="006B0918"/>
    <w:rsid w:val="006B0C67"/>
    <w:rsid w:val="006B0F7C"/>
    <w:rsid w:val="006B1103"/>
    <w:rsid w:val="006B1345"/>
    <w:rsid w:val="006B1526"/>
    <w:rsid w:val="006B193D"/>
    <w:rsid w:val="006B210D"/>
    <w:rsid w:val="006B2AE4"/>
    <w:rsid w:val="006B3A9B"/>
    <w:rsid w:val="006B4573"/>
    <w:rsid w:val="006B4A3D"/>
    <w:rsid w:val="006B4AA2"/>
    <w:rsid w:val="006B5BC1"/>
    <w:rsid w:val="006B5DA4"/>
    <w:rsid w:val="006B5E6E"/>
    <w:rsid w:val="006B61CE"/>
    <w:rsid w:val="006B622A"/>
    <w:rsid w:val="006B6C24"/>
    <w:rsid w:val="006B6F00"/>
    <w:rsid w:val="006B71A3"/>
    <w:rsid w:val="006C03D8"/>
    <w:rsid w:val="006C0460"/>
    <w:rsid w:val="006C05DA"/>
    <w:rsid w:val="006C0640"/>
    <w:rsid w:val="006C133F"/>
    <w:rsid w:val="006C1D25"/>
    <w:rsid w:val="006C2053"/>
    <w:rsid w:val="006C21F5"/>
    <w:rsid w:val="006C2573"/>
    <w:rsid w:val="006C272E"/>
    <w:rsid w:val="006C2788"/>
    <w:rsid w:val="006C2D41"/>
    <w:rsid w:val="006C3894"/>
    <w:rsid w:val="006C38B9"/>
    <w:rsid w:val="006C3B85"/>
    <w:rsid w:val="006C3E8D"/>
    <w:rsid w:val="006C43A8"/>
    <w:rsid w:val="006C48C8"/>
    <w:rsid w:val="006C4A9B"/>
    <w:rsid w:val="006C4C61"/>
    <w:rsid w:val="006C4C65"/>
    <w:rsid w:val="006C5380"/>
    <w:rsid w:val="006C5F4E"/>
    <w:rsid w:val="006C6968"/>
    <w:rsid w:val="006C7248"/>
    <w:rsid w:val="006C7531"/>
    <w:rsid w:val="006D0569"/>
    <w:rsid w:val="006D068D"/>
    <w:rsid w:val="006D07CB"/>
    <w:rsid w:val="006D0A54"/>
    <w:rsid w:val="006D0E6F"/>
    <w:rsid w:val="006D131F"/>
    <w:rsid w:val="006D1392"/>
    <w:rsid w:val="006D1557"/>
    <w:rsid w:val="006D1716"/>
    <w:rsid w:val="006D1C1F"/>
    <w:rsid w:val="006D1D3E"/>
    <w:rsid w:val="006D20A2"/>
    <w:rsid w:val="006D2C3A"/>
    <w:rsid w:val="006D3145"/>
    <w:rsid w:val="006D38D1"/>
    <w:rsid w:val="006D3A6C"/>
    <w:rsid w:val="006D3BB6"/>
    <w:rsid w:val="006D3E3F"/>
    <w:rsid w:val="006D4087"/>
    <w:rsid w:val="006D408C"/>
    <w:rsid w:val="006D4EDB"/>
    <w:rsid w:val="006D5154"/>
    <w:rsid w:val="006D5A47"/>
    <w:rsid w:val="006D6D22"/>
    <w:rsid w:val="006D7AA7"/>
    <w:rsid w:val="006D7ADA"/>
    <w:rsid w:val="006D7B68"/>
    <w:rsid w:val="006D7C90"/>
    <w:rsid w:val="006D7FA6"/>
    <w:rsid w:val="006E05D1"/>
    <w:rsid w:val="006E063F"/>
    <w:rsid w:val="006E0773"/>
    <w:rsid w:val="006E1277"/>
    <w:rsid w:val="006E1374"/>
    <w:rsid w:val="006E1C37"/>
    <w:rsid w:val="006E1CBE"/>
    <w:rsid w:val="006E1E1B"/>
    <w:rsid w:val="006E2E8D"/>
    <w:rsid w:val="006E3450"/>
    <w:rsid w:val="006E3A88"/>
    <w:rsid w:val="006E3B81"/>
    <w:rsid w:val="006E4100"/>
    <w:rsid w:val="006E428F"/>
    <w:rsid w:val="006E4837"/>
    <w:rsid w:val="006E4885"/>
    <w:rsid w:val="006E5126"/>
    <w:rsid w:val="006E5165"/>
    <w:rsid w:val="006E5685"/>
    <w:rsid w:val="006E59E8"/>
    <w:rsid w:val="006E5F1B"/>
    <w:rsid w:val="006E6557"/>
    <w:rsid w:val="006E6E84"/>
    <w:rsid w:val="006E75C0"/>
    <w:rsid w:val="006E7F1B"/>
    <w:rsid w:val="006F0099"/>
    <w:rsid w:val="006F0C90"/>
    <w:rsid w:val="006F185C"/>
    <w:rsid w:val="006F189D"/>
    <w:rsid w:val="006F1B46"/>
    <w:rsid w:val="006F21D1"/>
    <w:rsid w:val="006F23B3"/>
    <w:rsid w:val="006F28A3"/>
    <w:rsid w:val="006F2C80"/>
    <w:rsid w:val="006F2FB6"/>
    <w:rsid w:val="006F375B"/>
    <w:rsid w:val="006F37E6"/>
    <w:rsid w:val="006F3909"/>
    <w:rsid w:val="006F3B1F"/>
    <w:rsid w:val="006F4005"/>
    <w:rsid w:val="006F471A"/>
    <w:rsid w:val="006F518F"/>
    <w:rsid w:val="006F53A3"/>
    <w:rsid w:val="006F5493"/>
    <w:rsid w:val="006F5930"/>
    <w:rsid w:val="006F5C43"/>
    <w:rsid w:val="006F5F4E"/>
    <w:rsid w:val="006F63DC"/>
    <w:rsid w:val="006F6968"/>
    <w:rsid w:val="006F6EA2"/>
    <w:rsid w:val="006F77B0"/>
    <w:rsid w:val="00701229"/>
    <w:rsid w:val="0070287A"/>
    <w:rsid w:val="00702F0F"/>
    <w:rsid w:val="00702F61"/>
    <w:rsid w:val="00703669"/>
    <w:rsid w:val="00703FE0"/>
    <w:rsid w:val="00704B3B"/>
    <w:rsid w:val="007054E2"/>
    <w:rsid w:val="0070577D"/>
    <w:rsid w:val="00705969"/>
    <w:rsid w:val="00706858"/>
    <w:rsid w:val="00706ECB"/>
    <w:rsid w:val="00707783"/>
    <w:rsid w:val="00707BC7"/>
    <w:rsid w:val="0071050F"/>
    <w:rsid w:val="00710746"/>
    <w:rsid w:val="00711C29"/>
    <w:rsid w:val="00711DAA"/>
    <w:rsid w:val="007123E5"/>
    <w:rsid w:val="00712ECF"/>
    <w:rsid w:val="00713837"/>
    <w:rsid w:val="00714ABF"/>
    <w:rsid w:val="00714D1E"/>
    <w:rsid w:val="00715274"/>
    <w:rsid w:val="0071570F"/>
    <w:rsid w:val="007159F9"/>
    <w:rsid w:val="00715A0F"/>
    <w:rsid w:val="00715EE7"/>
    <w:rsid w:val="00715F90"/>
    <w:rsid w:val="0071618F"/>
    <w:rsid w:val="007167F7"/>
    <w:rsid w:val="007168CD"/>
    <w:rsid w:val="007169A7"/>
    <w:rsid w:val="00716A51"/>
    <w:rsid w:val="007179D6"/>
    <w:rsid w:val="00720081"/>
    <w:rsid w:val="0072015C"/>
    <w:rsid w:val="007202A5"/>
    <w:rsid w:val="00720F87"/>
    <w:rsid w:val="00721073"/>
    <w:rsid w:val="00722074"/>
    <w:rsid w:val="007228F9"/>
    <w:rsid w:val="00722B9F"/>
    <w:rsid w:val="00722DE1"/>
    <w:rsid w:val="00723394"/>
    <w:rsid w:val="00724267"/>
    <w:rsid w:val="0072441A"/>
    <w:rsid w:val="00724B40"/>
    <w:rsid w:val="007251D6"/>
    <w:rsid w:val="00725211"/>
    <w:rsid w:val="00725542"/>
    <w:rsid w:val="00725B53"/>
    <w:rsid w:val="00725C14"/>
    <w:rsid w:val="00726632"/>
    <w:rsid w:val="00726812"/>
    <w:rsid w:val="00726839"/>
    <w:rsid w:val="00726A3B"/>
    <w:rsid w:val="007272C7"/>
    <w:rsid w:val="00727339"/>
    <w:rsid w:val="00727688"/>
    <w:rsid w:val="00727755"/>
    <w:rsid w:val="00727892"/>
    <w:rsid w:val="00727ED8"/>
    <w:rsid w:val="0073042D"/>
    <w:rsid w:val="00730D33"/>
    <w:rsid w:val="00731168"/>
    <w:rsid w:val="0073136F"/>
    <w:rsid w:val="00731C31"/>
    <w:rsid w:val="007320B3"/>
    <w:rsid w:val="007320C5"/>
    <w:rsid w:val="0073298A"/>
    <w:rsid w:val="00732B62"/>
    <w:rsid w:val="00732D1A"/>
    <w:rsid w:val="00733316"/>
    <w:rsid w:val="00733483"/>
    <w:rsid w:val="00733B43"/>
    <w:rsid w:val="00733E92"/>
    <w:rsid w:val="00733EA0"/>
    <w:rsid w:val="00734B65"/>
    <w:rsid w:val="00734D14"/>
    <w:rsid w:val="00734D81"/>
    <w:rsid w:val="0073637B"/>
    <w:rsid w:val="007363C4"/>
    <w:rsid w:val="007364B6"/>
    <w:rsid w:val="007368DE"/>
    <w:rsid w:val="007369D3"/>
    <w:rsid w:val="00736CEC"/>
    <w:rsid w:val="007371BE"/>
    <w:rsid w:val="007372A5"/>
    <w:rsid w:val="00737386"/>
    <w:rsid w:val="007373B8"/>
    <w:rsid w:val="00737934"/>
    <w:rsid w:val="00740E2B"/>
    <w:rsid w:val="00741DEE"/>
    <w:rsid w:val="00741E9C"/>
    <w:rsid w:val="007439F0"/>
    <w:rsid w:val="00743A0B"/>
    <w:rsid w:val="00744A17"/>
    <w:rsid w:val="00744B25"/>
    <w:rsid w:val="00744C47"/>
    <w:rsid w:val="007453CB"/>
    <w:rsid w:val="00745C6D"/>
    <w:rsid w:val="00746108"/>
    <w:rsid w:val="00746452"/>
    <w:rsid w:val="00746773"/>
    <w:rsid w:val="00746843"/>
    <w:rsid w:val="00746A4B"/>
    <w:rsid w:val="00747ADA"/>
    <w:rsid w:val="00747B4E"/>
    <w:rsid w:val="00750170"/>
    <w:rsid w:val="00750ACC"/>
    <w:rsid w:val="007529C1"/>
    <w:rsid w:val="00752BD0"/>
    <w:rsid w:val="007530CA"/>
    <w:rsid w:val="00753702"/>
    <w:rsid w:val="0075397F"/>
    <w:rsid w:val="007540C2"/>
    <w:rsid w:val="007540F3"/>
    <w:rsid w:val="0075493B"/>
    <w:rsid w:val="007552FB"/>
    <w:rsid w:val="0075593D"/>
    <w:rsid w:val="00755945"/>
    <w:rsid w:val="00755AC6"/>
    <w:rsid w:val="00755BEB"/>
    <w:rsid w:val="00755C3E"/>
    <w:rsid w:val="00755DAC"/>
    <w:rsid w:val="007561EB"/>
    <w:rsid w:val="0075628B"/>
    <w:rsid w:val="007567B7"/>
    <w:rsid w:val="00756DB6"/>
    <w:rsid w:val="00757588"/>
    <w:rsid w:val="00757663"/>
    <w:rsid w:val="00757B95"/>
    <w:rsid w:val="0076035C"/>
    <w:rsid w:val="007608C0"/>
    <w:rsid w:val="00760B13"/>
    <w:rsid w:val="00760B49"/>
    <w:rsid w:val="00760C16"/>
    <w:rsid w:val="00761B00"/>
    <w:rsid w:val="007623B3"/>
    <w:rsid w:val="0076252F"/>
    <w:rsid w:val="007625CD"/>
    <w:rsid w:val="00762E40"/>
    <w:rsid w:val="0076338C"/>
    <w:rsid w:val="007633B8"/>
    <w:rsid w:val="007636D5"/>
    <w:rsid w:val="00763900"/>
    <w:rsid w:val="00763AB6"/>
    <w:rsid w:val="00765917"/>
    <w:rsid w:val="00765AC3"/>
    <w:rsid w:val="00766030"/>
    <w:rsid w:val="00766052"/>
    <w:rsid w:val="007662C0"/>
    <w:rsid w:val="00766B4E"/>
    <w:rsid w:val="00767182"/>
    <w:rsid w:val="0076761B"/>
    <w:rsid w:val="007677F3"/>
    <w:rsid w:val="00767E5D"/>
    <w:rsid w:val="00770934"/>
    <w:rsid w:val="00770A8A"/>
    <w:rsid w:val="00770AE4"/>
    <w:rsid w:val="00771504"/>
    <w:rsid w:val="0077168E"/>
    <w:rsid w:val="0077214D"/>
    <w:rsid w:val="00772ABC"/>
    <w:rsid w:val="00772ABD"/>
    <w:rsid w:val="00773626"/>
    <w:rsid w:val="00773FB7"/>
    <w:rsid w:val="00773FFD"/>
    <w:rsid w:val="00774116"/>
    <w:rsid w:val="0077416D"/>
    <w:rsid w:val="007743B9"/>
    <w:rsid w:val="00774BE1"/>
    <w:rsid w:val="00774F74"/>
    <w:rsid w:val="007754B0"/>
    <w:rsid w:val="0077602C"/>
    <w:rsid w:val="00776312"/>
    <w:rsid w:val="007763A5"/>
    <w:rsid w:val="007763E4"/>
    <w:rsid w:val="007765B9"/>
    <w:rsid w:val="00776CD3"/>
    <w:rsid w:val="00776EC6"/>
    <w:rsid w:val="0077704F"/>
    <w:rsid w:val="00777BE1"/>
    <w:rsid w:val="00777E33"/>
    <w:rsid w:val="00780120"/>
    <w:rsid w:val="0078082E"/>
    <w:rsid w:val="00780FD4"/>
    <w:rsid w:val="007824ED"/>
    <w:rsid w:val="00782510"/>
    <w:rsid w:val="00782AF3"/>
    <w:rsid w:val="00782D3E"/>
    <w:rsid w:val="0078465C"/>
    <w:rsid w:val="00784F6F"/>
    <w:rsid w:val="00784FE2"/>
    <w:rsid w:val="00785169"/>
    <w:rsid w:val="007852A5"/>
    <w:rsid w:val="007852F6"/>
    <w:rsid w:val="007857F4"/>
    <w:rsid w:val="00785C84"/>
    <w:rsid w:val="00785D8A"/>
    <w:rsid w:val="00785F66"/>
    <w:rsid w:val="00786184"/>
    <w:rsid w:val="00786F6A"/>
    <w:rsid w:val="00787A0D"/>
    <w:rsid w:val="00790253"/>
    <w:rsid w:val="0079069C"/>
    <w:rsid w:val="00791A95"/>
    <w:rsid w:val="00791D20"/>
    <w:rsid w:val="0079225D"/>
    <w:rsid w:val="0079251A"/>
    <w:rsid w:val="00792816"/>
    <w:rsid w:val="00792969"/>
    <w:rsid w:val="0079304E"/>
    <w:rsid w:val="0079304F"/>
    <w:rsid w:val="00793C90"/>
    <w:rsid w:val="00793F34"/>
    <w:rsid w:val="00794801"/>
    <w:rsid w:val="00794DE1"/>
    <w:rsid w:val="00794F43"/>
    <w:rsid w:val="00795201"/>
    <w:rsid w:val="00795766"/>
    <w:rsid w:val="00795832"/>
    <w:rsid w:val="007958EC"/>
    <w:rsid w:val="007963C7"/>
    <w:rsid w:val="0079678F"/>
    <w:rsid w:val="007969E8"/>
    <w:rsid w:val="00796B2D"/>
    <w:rsid w:val="00796E74"/>
    <w:rsid w:val="007A027F"/>
    <w:rsid w:val="007A0602"/>
    <w:rsid w:val="007A085A"/>
    <w:rsid w:val="007A08C2"/>
    <w:rsid w:val="007A1515"/>
    <w:rsid w:val="007A19D8"/>
    <w:rsid w:val="007A1EDE"/>
    <w:rsid w:val="007A2167"/>
    <w:rsid w:val="007A22E6"/>
    <w:rsid w:val="007A2DFE"/>
    <w:rsid w:val="007A2E5F"/>
    <w:rsid w:val="007A347C"/>
    <w:rsid w:val="007A382F"/>
    <w:rsid w:val="007A3C9B"/>
    <w:rsid w:val="007A3ECE"/>
    <w:rsid w:val="007A445C"/>
    <w:rsid w:val="007A4550"/>
    <w:rsid w:val="007A4E48"/>
    <w:rsid w:val="007A503D"/>
    <w:rsid w:val="007A5D8B"/>
    <w:rsid w:val="007A6143"/>
    <w:rsid w:val="007A6DA5"/>
    <w:rsid w:val="007A6DF4"/>
    <w:rsid w:val="007A725E"/>
    <w:rsid w:val="007A7A50"/>
    <w:rsid w:val="007A7A8B"/>
    <w:rsid w:val="007B065F"/>
    <w:rsid w:val="007B067B"/>
    <w:rsid w:val="007B0B5D"/>
    <w:rsid w:val="007B1734"/>
    <w:rsid w:val="007B2263"/>
    <w:rsid w:val="007B234C"/>
    <w:rsid w:val="007B2580"/>
    <w:rsid w:val="007B35DA"/>
    <w:rsid w:val="007B3925"/>
    <w:rsid w:val="007B3980"/>
    <w:rsid w:val="007B4ADA"/>
    <w:rsid w:val="007B55D1"/>
    <w:rsid w:val="007B59AF"/>
    <w:rsid w:val="007B691E"/>
    <w:rsid w:val="007B74B0"/>
    <w:rsid w:val="007B7A71"/>
    <w:rsid w:val="007B7E10"/>
    <w:rsid w:val="007B7E99"/>
    <w:rsid w:val="007B7F99"/>
    <w:rsid w:val="007C00C0"/>
    <w:rsid w:val="007C04D7"/>
    <w:rsid w:val="007C0982"/>
    <w:rsid w:val="007C0E31"/>
    <w:rsid w:val="007C0E4D"/>
    <w:rsid w:val="007C1709"/>
    <w:rsid w:val="007C1B61"/>
    <w:rsid w:val="007C1E64"/>
    <w:rsid w:val="007C1EFB"/>
    <w:rsid w:val="007C2403"/>
    <w:rsid w:val="007C25F3"/>
    <w:rsid w:val="007C2B9E"/>
    <w:rsid w:val="007C3D4C"/>
    <w:rsid w:val="007C3EDA"/>
    <w:rsid w:val="007C41C2"/>
    <w:rsid w:val="007C46AF"/>
    <w:rsid w:val="007C4A7D"/>
    <w:rsid w:val="007C5768"/>
    <w:rsid w:val="007C5802"/>
    <w:rsid w:val="007C5F6B"/>
    <w:rsid w:val="007C6476"/>
    <w:rsid w:val="007C74D2"/>
    <w:rsid w:val="007C7C04"/>
    <w:rsid w:val="007C7CC2"/>
    <w:rsid w:val="007D04DE"/>
    <w:rsid w:val="007D0E39"/>
    <w:rsid w:val="007D1BF9"/>
    <w:rsid w:val="007D1DEB"/>
    <w:rsid w:val="007D2372"/>
    <w:rsid w:val="007D276E"/>
    <w:rsid w:val="007D3382"/>
    <w:rsid w:val="007D359D"/>
    <w:rsid w:val="007D3C83"/>
    <w:rsid w:val="007D3EAE"/>
    <w:rsid w:val="007D41FD"/>
    <w:rsid w:val="007D4CC9"/>
    <w:rsid w:val="007D50DA"/>
    <w:rsid w:val="007D50FC"/>
    <w:rsid w:val="007D548D"/>
    <w:rsid w:val="007D569F"/>
    <w:rsid w:val="007D5A30"/>
    <w:rsid w:val="007D5C71"/>
    <w:rsid w:val="007D6B72"/>
    <w:rsid w:val="007D711F"/>
    <w:rsid w:val="007D7174"/>
    <w:rsid w:val="007D72C8"/>
    <w:rsid w:val="007E0098"/>
    <w:rsid w:val="007E0D0B"/>
    <w:rsid w:val="007E10BA"/>
    <w:rsid w:val="007E1A0E"/>
    <w:rsid w:val="007E2576"/>
    <w:rsid w:val="007E301C"/>
    <w:rsid w:val="007E3020"/>
    <w:rsid w:val="007E3F9D"/>
    <w:rsid w:val="007E414C"/>
    <w:rsid w:val="007E430D"/>
    <w:rsid w:val="007E4656"/>
    <w:rsid w:val="007E4964"/>
    <w:rsid w:val="007E4ED9"/>
    <w:rsid w:val="007E5D8C"/>
    <w:rsid w:val="007E5F85"/>
    <w:rsid w:val="007E6EAB"/>
    <w:rsid w:val="007E7BD7"/>
    <w:rsid w:val="007E7DF3"/>
    <w:rsid w:val="007F0991"/>
    <w:rsid w:val="007F0A9D"/>
    <w:rsid w:val="007F0AB2"/>
    <w:rsid w:val="007F0BA1"/>
    <w:rsid w:val="007F0BFE"/>
    <w:rsid w:val="007F1382"/>
    <w:rsid w:val="007F15E7"/>
    <w:rsid w:val="007F18DD"/>
    <w:rsid w:val="007F1A20"/>
    <w:rsid w:val="007F2AE4"/>
    <w:rsid w:val="007F2FB2"/>
    <w:rsid w:val="007F31CD"/>
    <w:rsid w:val="007F3A99"/>
    <w:rsid w:val="007F3BE2"/>
    <w:rsid w:val="007F46CD"/>
    <w:rsid w:val="007F4E83"/>
    <w:rsid w:val="007F529A"/>
    <w:rsid w:val="007F53C3"/>
    <w:rsid w:val="007F570B"/>
    <w:rsid w:val="007F6028"/>
    <w:rsid w:val="007F60A8"/>
    <w:rsid w:val="007F6FF0"/>
    <w:rsid w:val="007F7058"/>
    <w:rsid w:val="007F7925"/>
    <w:rsid w:val="007F7A0B"/>
    <w:rsid w:val="007F7B3E"/>
    <w:rsid w:val="00800126"/>
    <w:rsid w:val="00800432"/>
    <w:rsid w:val="008008CA"/>
    <w:rsid w:val="0080091F"/>
    <w:rsid w:val="00801202"/>
    <w:rsid w:val="008012C5"/>
    <w:rsid w:val="0080149A"/>
    <w:rsid w:val="0080153A"/>
    <w:rsid w:val="00801B42"/>
    <w:rsid w:val="00801FD6"/>
    <w:rsid w:val="0080207D"/>
    <w:rsid w:val="00802096"/>
    <w:rsid w:val="00802A15"/>
    <w:rsid w:val="00802A51"/>
    <w:rsid w:val="00803464"/>
    <w:rsid w:val="00804129"/>
    <w:rsid w:val="00804394"/>
    <w:rsid w:val="008047D9"/>
    <w:rsid w:val="00804C83"/>
    <w:rsid w:val="0080503E"/>
    <w:rsid w:val="00805625"/>
    <w:rsid w:val="00805F64"/>
    <w:rsid w:val="00806231"/>
    <w:rsid w:val="00806BA6"/>
    <w:rsid w:val="00806F1B"/>
    <w:rsid w:val="008071C3"/>
    <w:rsid w:val="00807390"/>
    <w:rsid w:val="00807D9C"/>
    <w:rsid w:val="008102BD"/>
    <w:rsid w:val="00810808"/>
    <w:rsid w:val="00810C0E"/>
    <w:rsid w:val="00810C15"/>
    <w:rsid w:val="008110DC"/>
    <w:rsid w:val="0081111F"/>
    <w:rsid w:val="00811124"/>
    <w:rsid w:val="00812008"/>
    <w:rsid w:val="00812B10"/>
    <w:rsid w:val="00812D2D"/>
    <w:rsid w:val="00813907"/>
    <w:rsid w:val="008140DE"/>
    <w:rsid w:val="00814A5E"/>
    <w:rsid w:val="00815126"/>
    <w:rsid w:val="008153F3"/>
    <w:rsid w:val="0081561D"/>
    <w:rsid w:val="00815CC2"/>
    <w:rsid w:val="00815E17"/>
    <w:rsid w:val="00815EAC"/>
    <w:rsid w:val="00816318"/>
    <w:rsid w:val="0081688D"/>
    <w:rsid w:val="00817393"/>
    <w:rsid w:val="00817BFA"/>
    <w:rsid w:val="00817CEC"/>
    <w:rsid w:val="00817DA6"/>
    <w:rsid w:val="00817E13"/>
    <w:rsid w:val="0082071B"/>
    <w:rsid w:val="00820C9F"/>
    <w:rsid w:val="00820EB8"/>
    <w:rsid w:val="0082114A"/>
    <w:rsid w:val="008211B7"/>
    <w:rsid w:val="008213BF"/>
    <w:rsid w:val="008216A1"/>
    <w:rsid w:val="008218E6"/>
    <w:rsid w:val="008224BD"/>
    <w:rsid w:val="0082267E"/>
    <w:rsid w:val="00822DD4"/>
    <w:rsid w:val="0082316E"/>
    <w:rsid w:val="00823264"/>
    <w:rsid w:val="008232E7"/>
    <w:rsid w:val="008238E6"/>
    <w:rsid w:val="00823A11"/>
    <w:rsid w:val="00824C24"/>
    <w:rsid w:val="00825C00"/>
    <w:rsid w:val="00826A66"/>
    <w:rsid w:val="008271AD"/>
    <w:rsid w:val="0082722E"/>
    <w:rsid w:val="00827B0C"/>
    <w:rsid w:val="008300B8"/>
    <w:rsid w:val="00830158"/>
    <w:rsid w:val="00830B8F"/>
    <w:rsid w:val="00830F17"/>
    <w:rsid w:val="00830F19"/>
    <w:rsid w:val="00831313"/>
    <w:rsid w:val="00831958"/>
    <w:rsid w:val="00831C70"/>
    <w:rsid w:val="00831F5C"/>
    <w:rsid w:val="00832C74"/>
    <w:rsid w:val="00832CBE"/>
    <w:rsid w:val="008334E4"/>
    <w:rsid w:val="0083422A"/>
    <w:rsid w:val="00834806"/>
    <w:rsid w:val="00835489"/>
    <w:rsid w:val="008363C8"/>
    <w:rsid w:val="008364C1"/>
    <w:rsid w:val="008364F9"/>
    <w:rsid w:val="00836545"/>
    <w:rsid w:val="008365A0"/>
    <w:rsid w:val="008378F0"/>
    <w:rsid w:val="008405DA"/>
    <w:rsid w:val="008407BD"/>
    <w:rsid w:val="00840BD8"/>
    <w:rsid w:val="00841581"/>
    <w:rsid w:val="00841BA2"/>
    <w:rsid w:val="00841BF7"/>
    <w:rsid w:val="0084265B"/>
    <w:rsid w:val="008427B5"/>
    <w:rsid w:val="00842BE5"/>
    <w:rsid w:val="008434AB"/>
    <w:rsid w:val="00843572"/>
    <w:rsid w:val="00843899"/>
    <w:rsid w:val="00843E40"/>
    <w:rsid w:val="00843E63"/>
    <w:rsid w:val="00843F7A"/>
    <w:rsid w:val="0084415F"/>
    <w:rsid w:val="00844895"/>
    <w:rsid w:val="0084491F"/>
    <w:rsid w:val="00844C79"/>
    <w:rsid w:val="0084598B"/>
    <w:rsid w:val="00845B21"/>
    <w:rsid w:val="00845B56"/>
    <w:rsid w:val="00845B5F"/>
    <w:rsid w:val="00846304"/>
    <w:rsid w:val="0084680C"/>
    <w:rsid w:val="0084693A"/>
    <w:rsid w:val="00846D0B"/>
    <w:rsid w:val="0084700F"/>
    <w:rsid w:val="00847572"/>
    <w:rsid w:val="0084778A"/>
    <w:rsid w:val="00847C27"/>
    <w:rsid w:val="00847F61"/>
    <w:rsid w:val="008500D1"/>
    <w:rsid w:val="00850616"/>
    <w:rsid w:val="00850969"/>
    <w:rsid w:val="00850D31"/>
    <w:rsid w:val="00850DF5"/>
    <w:rsid w:val="00851037"/>
    <w:rsid w:val="00851735"/>
    <w:rsid w:val="0085336C"/>
    <w:rsid w:val="00853BB0"/>
    <w:rsid w:val="00853C3A"/>
    <w:rsid w:val="008544C9"/>
    <w:rsid w:val="008555AA"/>
    <w:rsid w:val="0085571F"/>
    <w:rsid w:val="00855954"/>
    <w:rsid w:val="00856447"/>
    <w:rsid w:val="00856BA0"/>
    <w:rsid w:val="00857B1A"/>
    <w:rsid w:val="00860015"/>
    <w:rsid w:val="008602F8"/>
    <w:rsid w:val="00861167"/>
    <w:rsid w:val="0086165B"/>
    <w:rsid w:val="008617CF"/>
    <w:rsid w:val="00861C6D"/>
    <w:rsid w:val="00861C9D"/>
    <w:rsid w:val="00862650"/>
    <w:rsid w:val="008630A4"/>
    <w:rsid w:val="00863700"/>
    <w:rsid w:val="0086372D"/>
    <w:rsid w:val="00863AC5"/>
    <w:rsid w:val="00863C11"/>
    <w:rsid w:val="008648D0"/>
    <w:rsid w:val="008648D2"/>
    <w:rsid w:val="008649A0"/>
    <w:rsid w:val="00864A8C"/>
    <w:rsid w:val="00866068"/>
    <w:rsid w:val="00866709"/>
    <w:rsid w:val="00866ACA"/>
    <w:rsid w:val="00866DB9"/>
    <w:rsid w:val="0086740B"/>
    <w:rsid w:val="00867532"/>
    <w:rsid w:val="0086776F"/>
    <w:rsid w:val="00867790"/>
    <w:rsid w:val="00867E33"/>
    <w:rsid w:val="00867E9B"/>
    <w:rsid w:val="00870397"/>
    <w:rsid w:val="008713C0"/>
    <w:rsid w:val="0087174D"/>
    <w:rsid w:val="0087211D"/>
    <w:rsid w:val="00872318"/>
    <w:rsid w:val="00872D03"/>
    <w:rsid w:val="008730F1"/>
    <w:rsid w:val="0087340B"/>
    <w:rsid w:val="0087504A"/>
    <w:rsid w:val="008750A2"/>
    <w:rsid w:val="00875801"/>
    <w:rsid w:val="008764EC"/>
    <w:rsid w:val="00876C22"/>
    <w:rsid w:val="00876EF4"/>
    <w:rsid w:val="008777D6"/>
    <w:rsid w:val="00877AF7"/>
    <w:rsid w:val="00877B55"/>
    <w:rsid w:val="00877D8D"/>
    <w:rsid w:val="00877F7A"/>
    <w:rsid w:val="00877F9D"/>
    <w:rsid w:val="008806BD"/>
    <w:rsid w:val="008806D1"/>
    <w:rsid w:val="008814B5"/>
    <w:rsid w:val="0088172E"/>
    <w:rsid w:val="00882143"/>
    <w:rsid w:val="008842FB"/>
    <w:rsid w:val="0088451C"/>
    <w:rsid w:val="00884C86"/>
    <w:rsid w:val="00884DE5"/>
    <w:rsid w:val="00885036"/>
    <w:rsid w:val="00885537"/>
    <w:rsid w:val="00885635"/>
    <w:rsid w:val="008858F4"/>
    <w:rsid w:val="0088598C"/>
    <w:rsid w:val="00885BF4"/>
    <w:rsid w:val="00885DF6"/>
    <w:rsid w:val="00886591"/>
    <w:rsid w:val="0088663F"/>
    <w:rsid w:val="0088669F"/>
    <w:rsid w:val="00887068"/>
    <w:rsid w:val="0088720E"/>
    <w:rsid w:val="0088728B"/>
    <w:rsid w:val="00887814"/>
    <w:rsid w:val="00887B34"/>
    <w:rsid w:val="00887C38"/>
    <w:rsid w:val="00890014"/>
    <w:rsid w:val="0089019A"/>
    <w:rsid w:val="00890847"/>
    <w:rsid w:val="00891F17"/>
    <w:rsid w:val="00891FAF"/>
    <w:rsid w:val="0089222A"/>
    <w:rsid w:val="00893002"/>
    <w:rsid w:val="00893112"/>
    <w:rsid w:val="00893465"/>
    <w:rsid w:val="008938F8"/>
    <w:rsid w:val="00893C07"/>
    <w:rsid w:val="00894040"/>
    <w:rsid w:val="00894043"/>
    <w:rsid w:val="008949E3"/>
    <w:rsid w:val="00894C14"/>
    <w:rsid w:val="00894FB3"/>
    <w:rsid w:val="008955A5"/>
    <w:rsid w:val="00895687"/>
    <w:rsid w:val="008957A5"/>
    <w:rsid w:val="00895E77"/>
    <w:rsid w:val="00896FA2"/>
    <w:rsid w:val="00897541"/>
    <w:rsid w:val="008A0101"/>
    <w:rsid w:val="008A02CE"/>
    <w:rsid w:val="008A05B9"/>
    <w:rsid w:val="008A0A40"/>
    <w:rsid w:val="008A1701"/>
    <w:rsid w:val="008A1E5C"/>
    <w:rsid w:val="008A20C6"/>
    <w:rsid w:val="008A26CA"/>
    <w:rsid w:val="008A2F24"/>
    <w:rsid w:val="008A2FAB"/>
    <w:rsid w:val="008A32BE"/>
    <w:rsid w:val="008A3547"/>
    <w:rsid w:val="008A450D"/>
    <w:rsid w:val="008A4BA3"/>
    <w:rsid w:val="008A4F8B"/>
    <w:rsid w:val="008A539D"/>
    <w:rsid w:val="008A5C01"/>
    <w:rsid w:val="008A5DC8"/>
    <w:rsid w:val="008A6861"/>
    <w:rsid w:val="008A686D"/>
    <w:rsid w:val="008A6983"/>
    <w:rsid w:val="008A702B"/>
    <w:rsid w:val="008A742A"/>
    <w:rsid w:val="008A76BD"/>
    <w:rsid w:val="008A7E96"/>
    <w:rsid w:val="008B01DA"/>
    <w:rsid w:val="008B0412"/>
    <w:rsid w:val="008B06D3"/>
    <w:rsid w:val="008B0793"/>
    <w:rsid w:val="008B12ED"/>
    <w:rsid w:val="008B153C"/>
    <w:rsid w:val="008B1E0A"/>
    <w:rsid w:val="008B26D8"/>
    <w:rsid w:val="008B2785"/>
    <w:rsid w:val="008B29FC"/>
    <w:rsid w:val="008B2F15"/>
    <w:rsid w:val="008B3398"/>
    <w:rsid w:val="008B3D4C"/>
    <w:rsid w:val="008B3F6E"/>
    <w:rsid w:val="008B41AA"/>
    <w:rsid w:val="008B423E"/>
    <w:rsid w:val="008B4FDE"/>
    <w:rsid w:val="008B56B8"/>
    <w:rsid w:val="008B5A44"/>
    <w:rsid w:val="008B5B89"/>
    <w:rsid w:val="008B66C2"/>
    <w:rsid w:val="008B6DA5"/>
    <w:rsid w:val="008B6EC6"/>
    <w:rsid w:val="008B75AE"/>
    <w:rsid w:val="008C0DFB"/>
    <w:rsid w:val="008C0F98"/>
    <w:rsid w:val="008C1595"/>
    <w:rsid w:val="008C15D0"/>
    <w:rsid w:val="008C1932"/>
    <w:rsid w:val="008C24B8"/>
    <w:rsid w:val="008C268F"/>
    <w:rsid w:val="008C274C"/>
    <w:rsid w:val="008C2D06"/>
    <w:rsid w:val="008C2D59"/>
    <w:rsid w:val="008C2E46"/>
    <w:rsid w:val="008C35AB"/>
    <w:rsid w:val="008C3EAA"/>
    <w:rsid w:val="008C4136"/>
    <w:rsid w:val="008C4AF2"/>
    <w:rsid w:val="008C4ECF"/>
    <w:rsid w:val="008C4F03"/>
    <w:rsid w:val="008C5095"/>
    <w:rsid w:val="008C5096"/>
    <w:rsid w:val="008C513D"/>
    <w:rsid w:val="008C61CF"/>
    <w:rsid w:val="008C6445"/>
    <w:rsid w:val="008C6B28"/>
    <w:rsid w:val="008C6C5B"/>
    <w:rsid w:val="008C729D"/>
    <w:rsid w:val="008C72BE"/>
    <w:rsid w:val="008C780F"/>
    <w:rsid w:val="008C7A7F"/>
    <w:rsid w:val="008D00F2"/>
    <w:rsid w:val="008D0DE2"/>
    <w:rsid w:val="008D1234"/>
    <w:rsid w:val="008D1E70"/>
    <w:rsid w:val="008D1FA2"/>
    <w:rsid w:val="008D20D9"/>
    <w:rsid w:val="008D2162"/>
    <w:rsid w:val="008D2598"/>
    <w:rsid w:val="008D2E01"/>
    <w:rsid w:val="008D2E2F"/>
    <w:rsid w:val="008D3086"/>
    <w:rsid w:val="008D320D"/>
    <w:rsid w:val="008D3299"/>
    <w:rsid w:val="008D3345"/>
    <w:rsid w:val="008D4421"/>
    <w:rsid w:val="008D44D6"/>
    <w:rsid w:val="008D506F"/>
    <w:rsid w:val="008D5274"/>
    <w:rsid w:val="008D53CA"/>
    <w:rsid w:val="008D5448"/>
    <w:rsid w:val="008D566A"/>
    <w:rsid w:val="008D57CD"/>
    <w:rsid w:val="008D5F21"/>
    <w:rsid w:val="008D6B24"/>
    <w:rsid w:val="008D6D52"/>
    <w:rsid w:val="008D72B4"/>
    <w:rsid w:val="008D763C"/>
    <w:rsid w:val="008D7DF7"/>
    <w:rsid w:val="008E03BB"/>
    <w:rsid w:val="008E042F"/>
    <w:rsid w:val="008E04D1"/>
    <w:rsid w:val="008E0C5C"/>
    <w:rsid w:val="008E0DD3"/>
    <w:rsid w:val="008E0E02"/>
    <w:rsid w:val="008E16F7"/>
    <w:rsid w:val="008E1C25"/>
    <w:rsid w:val="008E2054"/>
    <w:rsid w:val="008E26BD"/>
    <w:rsid w:val="008E2AA5"/>
    <w:rsid w:val="008E2B6D"/>
    <w:rsid w:val="008E2BBE"/>
    <w:rsid w:val="008E3260"/>
    <w:rsid w:val="008E357E"/>
    <w:rsid w:val="008E3701"/>
    <w:rsid w:val="008E39BF"/>
    <w:rsid w:val="008E3AD1"/>
    <w:rsid w:val="008E3C93"/>
    <w:rsid w:val="008E41E4"/>
    <w:rsid w:val="008E4645"/>
    <w:rsid w:val="008E5042"/>
    <w:rsid w:val="008E50B8"/>
    <w:rsid w:val="008E52D2"/>
    <w:rsid w:val="008E5781"/>
    <w:rsid w:val="008E5B3A"/>
    <w:rsid w:val="008E5CD6"/>
    <w:rsid w:val="008E685D"/>
    <w:rsid w:val="008E6B01"/>
    <w:rsid w:val="008E72E2"/>
    <w:rsid w:val="008E73EF"/>
    <w:rsid w:val="008E746E"/>
    <w:rsid w:val="008E7CCC"/>
    <w:rsid w:val="008E7E40"/>
    <w:rsid w:val="008E7FAF"/>
    <w:rsid w:val="008F014D"/>
    <w:rsid w:val="008F05EC"/>
    <w:rsid w:val="008F0B2A"/>
    <w:rsid w:val="008F1068"/>
    <w:rsid w:val="008F1167"/>
    <w:rsid w:val="008F1356"/>
    <w:rsid w:val="008F18AA"/>
    <w:rsid w:val="008F18D5"/>
    <w:rsid w:val="008F1DC7"/>
    <w:rsid w:val="008F2343"/>
    <w:rsid w:val="008F345F"/>
    <w:rsid w:val="008F34A3"/>
    <w:rsid w:val="008F3A8F"/>
    <w:rsid w:val="008F480C"/>
    <w:rsid w:val="008F4B19"/>
    <w:rsid w:val="008F5496"/>
    <w:rsid w:val="008F56D8"/>
    <w:rsid w:val="008F56DC"/>
    <w:rsid w:val="008F5FB5"/>
    <w:rsid w:val="008F60E9"/>
    <w:rsid w:val="008F642B"/>
    <w:rsid w:val="008F6A70"/>
    <w:rsid w:val="008F7A34"/>
    <w:rsid w:val="00900504"/>
    <w:rsid w:val="009009B2"/>
    <w:rsid w:val="00900CEC"/>
    <w:rsid w:val="00901074"/>
    <w:rsid w:val="009015A5"/>
    <w:rsid w:val="0090173D"/>
    <w:rsid w:val="00901DB7"/>
    <w:rsid w:val="00901E9C"/>
    <w:rsid w:val="00902567"/>
    <w:rsid w:val="00902EF0"/>
    <w:rsid w:val="00902F40"/>
    <w:rsid w:val="009031E8"/>
    <w:rsid w:val="00903B1A"/>
    <w:rsid w:val="00903F5C"/>
    <w:rsid w:val="009046AE"/>
    <w:rsid w:val="00904A57"/>
    <w:rsid w:val="00904C7A"/>
    <w:rsid w:val="009056F0"/>
    <w:rsid w:val="00905B33"/>
    <w:rsid w:val="00905E09"/>
    <w:rsid w:val="009064C5"/>
    <w:rsid w:val="00906A98"/>
    <w:rsid w:val="00906D7D"/>
    <w:rsid w:val="00906EB0"/>
    <w:rsid w:val="00907089"/>
    <w:rsid w:val="00907196"/>
    <w:rsid w:val="00907817"/>
    <w:rsid w:val="009103AD"/>
    <w:rsid w:val="00911529"/>
    <w:rsid w:val="009119CC"/>
    <w:rsid w:val="00911A25"/>
    <w:rsid w:val="00911D9A"/>
    <w:rsid w:val="00911E7F"/>
    <w:rsid w:val="00912116"/>
    <w:rsid w:val="00912A61"/>
    <w:rsid w:val="00912A64"/>
    <w:rsid w:val="00912C33"/>
    <w:rsid w:val="00912DA1"/>
    <w:rsid w:val="009149E1"/>
    <w:rsid w:val="00914D14"/>
    <w:rsid w:val="00915299"/>
    <w:rsid w:val="00916214"/>
    <w:rsid w:val="00916765"/>
    <w:rsid w:val="00916A7A"/>
    <w:rsid w:val="00916BC7"/>
    <w:rsid w:val="00916DD5"/>
    <w:rsid w:val="00916FEC"/>
    <w:rsid w:val="009170F1"/>
    <w:rsid w:val="009171C4"/>
    <w:rsid w:val="00917490"/>
    <w:rsid w:val="00920167"/>
    <w:rsid w:val="00920178"/>
    <w:rsid w:val="009201DA"/>
    <w:rsid w:val="009201E3"/>
    <w:rsid w:val="0092021B"/>
    <w:rsid w:val="00920227"/>
    <w:rsid w:val="00921074"/>
    <w:rsid w:val="00921346"/>
    <w:rsid w:val="00921AFC"/>
    <w:rsid w:val="0092227D"/>
    <w:rsid w:val="009225A4"/>
    <w:rsid w:val="00922610"/>
    <w:rsid w:val="00922C1B"/>
    <w:rsid w:val="00922CB6"/>
    <w:rsid w:val="00923DF6"/>
    <w:rsid w:val="00923E5F"/>
    <w:rsid w:val="0092419B"/>
    <w:rsid w:val="00925AC0"/>
    <w:rsid w:val="00925D18"/>
    <w:rsid w:val="0092605B"/>
    <w:rsid w:val="009261E5"/>
    <w:rsid w:val="00926C79"/>
    <w:rsid w:val="00927074"/>
    <w:rsid w:val="00927725"/>
    <w:rsid w:val="00927920"/>
    <w:rsid w:val="00927BA6"/>
    <w:rsid w:val="00927F0E"/>
    <w:rsid w:val="00930732"/>
    <w:rsid w:val="00930D67"/>
    <w:rsid w:val="00931982"/>
    <w:rsid w:val="0093239F"/>
    <w:rsid w:val="009326E5"/>
    <w:rsid w:val="00932980"/>
    <w:rsid w:val="00932A4C"/>
    <w:rsid w:val="00932D40"/>
    <w:rsid w:val="00933016"/>
    <w:rsid w:val="009339A8"/>
    <w:rsid w:val="00933AEB"/>
    <w:rsid w:val="00933BD5"/>
    <w:rsid w:val="00933F19"/>
    <w:rsid w:val="00934949"/>
    <w:rsid w:val="00935780"/>
    <w:rsid w:val="0093666E"/>
    <w:rsid w:val="00936ABE"/>
    <w:rsid w:val="009373EE"/>
    <w:rsid w:val="00940266"/>
    <w:rsid w:val="009405C3"/>
    <w:rsid w:val="00940752"/>
    <w:rsid w:val="009407CB"/>
    <w:rsid w:val="0094250F"/>
    <w:rsid w:val="00942898"/>
    <w:rsid w:val="00942D3D"/>
    <w:rsid w:val="00943586"/>
    <w:rsid w:val="0094363C"/>
    <w:rsid w:val="009441C7"/>
    <w:rsid w:val="00944A8E"/>
    <w:rsid w:val="00944DA3"/>
    <w:rsid w:val="00945409"/>
    <w:rsid w:val="0094576F"/>
    <w:rsid w:val="00945807"/>
    <w:rsid w:val="009458AF"/>
    <w:rsid w:val="009459B3"/>
    <w:rsid w:val="00945DD9"/>
    <w:rsid w:val="00945EC5"/>
    <w:rsid w:val="0094615C"/>
    <w:rsid w:val="0094649B"/>
    <w:rsid w:val="00946911"/>
    <w:rsid w:val="00946A6B"/>
    <w:rsid w:val="00946B6D"/>
    <w:rsid w:val="0094770A"/>
    <w:rsid w:val="00950469"/>
    <w:rsid w:val="00950E3B"/>
    <w:rsid w:val="00950F70"/>
    <w:rsid w:val="0095120C"/>
    <w:rsid w:val="009522F4"/>
    <w:rsid w:val="009525A8"/>
    <w:rsid w:val="009530D5"/>
    <w:rsid w:val="009535E2"/>
    <w:rsid w:val="0095362C"/>
    <w:rsid w:val="009539D1"/>
    <w:rsid w:val="00954194"/>
    <w:rsid w:val="009541BF"/>
    <w:rsid w:val="00954531"/>
    <w:rsid w:val="00954624"/>
    <w:rsid w:val="00954785"/>
    <w:rsid w:val="00954B11"/>
    <w:rsid w:val="00954EE8"/>
    <w:rsid w:val="009551B3"/>
    <w:rsid w:val="00955630"/>
    <w:rsid w:val="00956C49"/>
    <w:rsid w:val="00956E6B"/>
    <w:rsid w:val="00956FBB"/>
    <w:rsid w:val="00957190"/>
    <w:rsid w:val="00957412"/>
    <w:rsid w:val="00957833"/>
    <w:rsid w:val="00957E2E"/>
    <w:rsid w:val="009600A4"/>
    <w:rsid w:val="00960266"/>
    <w:rsid w:val="00960350"/>
    <w:rsid w:val="00960E9A"/>
    <w:rsid w:val="00961113"/>
    <w:rsid w:val="00961267"/>
    <w:rsid w:val="009612CE"/>
    <w:rsid w:val="00961616"/>
    <w:rsid w:val="0096174D"/>
    <w:rsid w:val="00961BB4"/>
    <w:rsid w:val="00961C0B"/>
    <w:rsid w:val="00961D3B"/>
    <w:rsid w:val="00962A0D"/>
    <w:rsid w:val="00962EBD"/>
    <w:rsid w:val="00963304"/>
    <w:rsid w:val="009635A6"/>
    <w:rsid w:val="00963672"/>
    <w:rsid w:val="00963D89"/>
    <w:rsid w:val="00963EC5"/>
    <w:rsid w:val="00963FC0"/>
    <w:rsid w:val="009645DB"/>
    <w:rsid w:val="00964D74"/>
    <w:rsid w:val="00964FF2"/>
    <w:rsid w:val="009654F4"/>
    <w:rsid w:val="00965E71"/>
    <w:rsid w:val="009662E8"/>
    <w:rsid w:val="00967349"/>
    <w:rsid w:val="009675C8"/>
    <w:rsid w:val="0096760B"/>
    <w:rsid w:val="0096764C"/>
    <w:rsid w:val="00967A16"/>
    <w:rsid w:val="00967FD4"/>
    <w:rsid w:val="00970B49"/>
    <w:rsid w:val="00970CAF"/>
    <w:rsid w:val="00971331"/>
    <w:rsid w:val="0097134C"/>
    <w:rsid w:val="00971692"/>
    <w:rsid w:val="009722EF"/>
    <w:rsid w:val="009738C2"/>
    <w:rsid w:val="00973C22"/>
    <w:rsid w:val="0097410A"/>
    <w:rsid w:val="00975C0F"/>
    <w:rsid w:val="00976525"/>
    <w:rsid w:val="0097670E"/>
    <w:rsid w:val="00976901"/>
    <w:rsid w:val="00976E52"/>
    <w:rsid w:val="00977F3D"/>
    <w:rsid w:val="009800A6"/>
    <w:rsid w:val="009812AC"/>
    <w:rsid w:val="00981B78"/>
    <w:rsid w:val="009827FC"/>
    <w:rsid w:val="00982E72"/>
    <w:rsid w:val="00982EBA"/>
    <w:rsid w:val="0098336D"/>
    <w:rsid w:val="00983960"/>
    <w:rsid w:val="00984999"/>
    <w:rsid w:val="009849D8"/>
    <w:rsid w:val="00984E37"/>
    <w:rsid w:val="00984F07"/>
    <w:rsid w:val="00984FB2"/>
    <w:rsid w:val="009853C1"/>
    <w:rsid w:val="00985C27"/>
    <w:rsid w:val="009865F9"/>
    <w:rsid w:val="00986696"/>
    <w:rsid w:val="009867C0"/>
    <w:rsid w:val="00986A14"/>
    <w:rsid w:val="00986AF6"/>
    <w:rsid w:val="00986F56"/>
    <w:rsid w:val="00987006"/>
    <w:rsid w:val="009877F2"/>
    <w:rsid w:val="00987D8A"/>
    <w:rsid w:val="00990051"/>
    <w:rsid w:val="00990A1B"/>
    <w:rsid w:val="0099139A"/>
    <w:rsid w:val="009915AC"/>
    <w:rsid w:val="0099162E"/>
    <w:rsid w:val="00991BEE"/>
    <w:rsid w:val="009921FC"/>
    <w:rsid w:val="0099220A"/>
    <w:rsid w:val="0099233F"/>
    <w:rsid w:val="0099235E"/>
    <w:rsid w:val="00992CB1"/>
    <w:rsid w:val="00993012"/>
    <w:rsid w:val="00993372"/>
    <w:rsid w:val="0099339A"/>
    <w:rsid w:val="00993AC6"/>
    <w:rsid w:val="0099491F"/>
    <w:rsid w:val="00994C23"/>
    <w:rsid w:val="00994F32"/>
    <w:rsid w:val="00997131"/>
    <w:rsid w:val="00997557"/>
    <w:rsid w:val="009976D9"/>
    <w:rsid w:val="00997954"/>
    <w:rsid w:val="00997AED"/>
    <w:rsid w:val="009A0665"/>
    <w:rsid w:val="009A08A0"/>
    <w:rsid w:val="009A1087"/>
    <w:rsid w:val="009A156A"/>
    <w:rsid w:val="009A15E6"/>
    <w:rsid w:val="009A19A7"/>
    <w:rsid w:val="009A1BA1"/>
    <w:rsid w:val="009A2525"/>
    <w:rsid w:val="009A336E"/>
    <w:rsid w:val="009A3461"/>
    <w:rsid w:val="009A3989"/>
    <w:rsid w:val="009A450C"/>
    <w:rsid w:val="009A4AB1"/>
    <w:rsid w:val="009A591B"/>
    <w:rsid w:val="009A5CCE"/>
    <w:rsid w:val="009A5DCD"/>
    <w:rsid w:val="009A60E8"/>
    <w:rsid w:val="009A71D8"/>
    <w:rsid w:val="009B0E41"/>
    <w:rsid w:val="009B139A"/>
    <w:rsid w:val="009B1866"/>
    <w:rsid w:val="009B211B"/>
    <w:rsid w:val="009B27BE"/>
    <w:rsid w:val="009B28B7"/>
    <w:rsid w:val="009B29A3"/>
    <w:rsid w:val="009B3088"/>
    <w:rsid w:val="009B30F5"/>
    <w:rsid w:val="009B3238"/>
    <w:rsid w:val="009B3740"/>
    <w:rsid w:val="009B3D41"/>
    <w:rsid w:val="009B40A9"/>
    <w:rsid w:val="009B4880"/>
    <w:rsid w:val="009B4C2C"/>
    <w:rsid w:val="009B51A3"/>
    <w:rsid w:val="009B570E"/>
    <w:rsid w:val="009B5AFC"/>
    <w:rsid w:val="009B6368"/>
    <w:rsid w:val="009B6665"/>
    <w:rsid w:val="009B6903"/>
    <w:rsid w:val="009B6AAF"/>
    <w:rsid w:val="009B73F8"/>
    <w:rsid w:val="009B7878"/>
    <w:rsid w:val="009B7B0C"/>
    <w:rsid w:val="009B7E17"/>
    <w:rsid w:val="009C019D"/>
    <w:rsid w:val="009C0DBF"/>
    <w:rsid w:val="009C1200"/>
    <w:rsid w:val="009C1959"/>
    <w:rsid w:val="009C199A"/>
    <w:rsid w:val="009C2691"/>
    <w:rsid w:val="009C277B"/>
    <w:rsid w:val="009C2880"/>
    <w:rsid w:val="009C2C4E"/>
    <w:rsid w:val="009C2EAA"/>
    <w:rsid w:val="009C2EF3"/>
    <w:rsid w:val="009C358C"/>
    <w:rsid w:val="009C3763"/>
    <w:rsid w:val="009C37C3"/>
    <w:rsid w:val="009C3A49"/>
    <w:rsid w:val="009C3D0E"/>
    <w:rsid w:val="009C3FA6"/>
    <w:rsid w:val="009C4464"/>
    <w:rsid w:val="009C463B"/>
    <w:rsid w:val="009C47D4"/>
    <w:rsid w:val="009C4E8A"/>
    <w:rsid w:val="009C51D8"/>
    <w:rsid w:val="009C5270"/>
    <w:rsid w:val="009C5443"/>
    <w:rsid w:val="009C5664"/>
    <w:rsid w:val="009C5720"/>
    <w:rsid w:val="009C5F94"/>
    <w:rsid w:val="009C621B"/>
    <w:rsid w:val="009C64A0"/>
    <w:rsid w:val="009C6712"/>
    <w:rsid w:val="009C6740"/>
    <w:rsid w:val="009C70EF"/>
    <w:rsid w:val="009C758B"/>
    <w:rsid w:val="009C7956"/>
    <w:rsid w:val="009C7C4D"/>
    <w:rsid w:val="009C7EF7"/>
    <w:rsid w:val="009D076F"/>
    <w:rsid w:val="009D0FEB"/>
    <w:rsid w:val="009D1891"/>
    <w:rsid w:val="009D1911"/>
    <w:rsid w:val="009D1C25"/>
    <w:rsid w:val="009D2BB8"/>
    <w:rsid w:val="009D2D7A"/>
    <w:rsid w:val="009D2DDB"/>
    <w:rsid w:val="009D2FBF"/>
    <w:rsid w:val="009D395A"/>
    <w:rsid w:val="009D3D65"/>
    <w:rsid w:val="009D3E5B"/>
    <w:rsid w:val="009D3EA0"/>
    <w:rsid w:val="009D4BD9"/>
    <w:rsid w:val="009D580D"/>
    <w:rsid w:val="009D6CE5"/>
    <w:rsid w:val="009D700B"/>
    <w:rsid w:val="009D7182"/>
    <w:rsid w:val="009D74F4"/>
    <w:rsid w:val="009E0D2C"/>
    <w:rsid w:val="009E0E07"/>
    <w:rsid w:val="009E120E"/>
    <w:rsid w:val="009E154E"/>
    <w:rsid w:val="009E15B7"/>
    <w:rsid w:val="009E1B6C"/>
    <w:rsid w:val="009E20C6"/>
    <w:rsid w:val="009E24EF"/>
    <w:rsid w:val="009E2D91"/>
    <w:rsid w:val="009E2F8C"/>
    <w:rsid w:val="009E3FA1"/>
    <w:rsid w:val="009E5041"/>
    <w:rsid w:val="009E5429"/>
    <w:rsid w:val="009E5C9D"/>
    <w:rsid w:val="009E5D58"/>
    <w:rsid w:val="009E6955"/>
    <w:rsid w:val="009E6DFC"/>
    <w:rsid w:val="009E6EAA"/>
    <w:rsid w:val="009E7059"/>
    <w:rsid w:val="009E7723"/>
    <w:rsid w:val="009E792F"/>
    <w:rsid w:val="009E7A9A"/>
    <w:rsid w:val="009E7BB2"/>
    <w:rsid w:val="009E7C61"/>
    <w:rsid w:val="009F0347"/>
    <w:rsid w:val="009F038B"/>
    <w:rsid w:val="009F06EB"/>
    <w:rsid w:val="009F0F5F"/>
    <w:rsid w:val="009F1222"/>
    <w:rsid w:val="009F19B0"/>
    <w:rsid w:val="009F1E13"/>
    <w:rsid w:val="009F2233"/>
    <w:rsid w:val="009F22B8"/>
    <w:rsid w:val="009F23AF"/>
    <w:rsid w:val="009F2A2D"/>
    <w:rsid w:val="009F2BC6"/>
    <w:rsid w:val="009F3177"/>
    <w:rsid w:val="009F3919"/>
    <w:rsid w:val="009F3FD3"/>
    <w:rsid w:val="009F4E01"/>
    <w:rsid w:val="009F5694"/>
    <w:rsid w:val="009F5AF1"/>
    <w:rsid w:val="009F6C89"/>
    <w:rsid w:val="009F6E37"/>
    <w:rsid w:val="009F6F37"/>
    <w:rsid w:val="009F6FA6"/>
    <w:rsid w:val="009F7211"/>
    <w:rsid w:val="009F7536"/>
    <w:rsid w:val="009F783B"/>
    <w:rsid w:val="009F7B27"/>
    <w:rsid w:val="009F7C26"/>
    <w:rsid w:val="009F7C72"/>
    <w:rsid w:val="00A003E5"/>
    <w:rsid w:val="00A0045F"/>
    <w:rsid w:val="00A009F9"/>
    <w:rsid w:val="00A00CA1"/>
    <w:rsid w:val="00A00CDC"/>
    <w:rsid w:val="00A01783"/>
    <w:rsid w:val="00A01BB7"/>
    <w:rsid w:val="00A01CB5"/>
    <w:rsid w:val="00A022A8"/>
    <w:rsid w:val="00A02BC3"/>
    <w:rsid w:val="00A0315E"/>
    <w:rsid w:val="00A03693"/>
    <w:rsid w:val="00A03F2B"/>
    <w:rsid w:val="00A03F30"/>
    <w:rsid w:val="00A04AED"/>
    <w:rsid w:val="00A055FB"/>
    <w:rsid w:val="00A06677"/>
    <w:rsid w:val="00A06E5D"/>
    <w:rsid w:val="00A07EC1"/>
    <w:rsid w:val="00A10137"/>
    <w:rsid w:val="00A10317"/>
    <w:rsid w:val="00A10984"/>
    <w:rsid w:val="00A10B19"/>
    <w:rsid w:val="00A10B73"/>
    <w:rsid w:val="00A10D61"/>
    <w:rsid w:val="00A10EC3"/>
    <w:rsid w:val="00A10EF8"/>
    <w:rsid w:val="00A1140E"/>
    <w:rsid w:val="00A11A4C"/>
    <w:rsid w:val="00A121CA"/>
    <w:rsid w:val="00A12548"/>
    <w:rsid w:val="00A126D7"/>
    <w:rsid w:val="00A12A19"/>
    <w:rsid w:val="00A143B7"/>
    <w:rsid w:val="00A14C9A"/>
    <w:rsid w:val="00A152CD"/>
    <w:rsid w:val="00A1619C"/>
    <w:rsid w:val="00A1736D"/>
    <w:rsid w:val="00A17D14"/>
    <w:rsid w:val="00A20574"/>
    <w:rsid w:val="00A211BB"/>
    <w:rsid w:val="00A21632"/>
    <w:rsid w:val="00A22126"/>
    <w:rsid w:val="00A22238"/>
    <w:rsid w:val="00A22274"/>
    <w:rsid w:val="00A22424"/>
    <w:rsid w:val="00A22F25"/>
    <w:rsid w:val="00A22FE1"/>
    <w:rsid w:val="00A23CDE"/>
    <w:rsid w:val="00A23E32"/>
    <w:rsid w:val="00A243E1"/>
    <w:rsid w:val="00A249B6"/>
    <w:rsid w:val="00A24B2F"/>
    <w:rsid w:val="00A2573E"/>
    <w:rsid w:val="00A26697"/>
    <w:rsid w:val="00A2723F"/>
    <w:rsid w:val="00A27263"/>
    <w:rsid w:val="00A27608"/>
    <w:rsid w:val="00A2762E"/>
    <w:rsid w:val="00A27A81"/>
    <w:rsid w:val="00A300EE"/>
    <w:rsid w:val="00A30317"/>
    <w:rsid w:val="00A303D7"/>
    <w:rsid w:val="00A30BA6"/>
    <w:rsid w:val="00A30DDD"/>
    <w:rsid w:val="00A31462"/>
    <w:rsid w:val="00A3203C"/>
    <w:rsid w:val="00A3208E"/>
    <w:rsid w:val="00A3315E"/>
    <w:rsid w:val="00A33495"/>
    <w:rsid w:val="00A3366F"/>
    <w:rsid w:val="00A33724"/>
    <w:rsid w:val="00A33DE7"/>
    <w:rsid w:val="00A33EA4"/>
    <w:rsid w:val="00A34930"/>
    <w:rsid w:val="00A34B11"/>
    <w:rsid w:val="00A35305"/>
    <w:rsid w:val="00A35C29"/>
    <w:rsid w:val="00A35FA3"/>
    <w:rsid w:val="00A35FEE"/>
    <w:rsid w:val="00A360E2"/>
    <w:rsid w:val="00A36975"/>
    <w:rsid w:val="00A37011"/>
    <w:rsid w:val="00A3707A"/>
    <w:rsid w:val="00A3769B"/>
    <w:rsid w:val="00A376E3"/>
    <w:rsid w:val="00A4041E"/>
    <w:rsid w:val="00A40A87"/>
    <w:rsid w:val="00A40C2A"/>
    <w:rsid w:val="00A415BA"/>
    <w:rsid w:val="00A420E0"/>
    <w:rsid w:val="00A4229C"/>
    <w:rsid w:val="00A4257F"/>
    <w:rsid w:val="00A428C8"/>
    <w:rsid w:val="00A429BF"/>
    <w:rsid w:val="00A4397B"/>
    <w:rsid w:val="00A43980"/>
    <w:rsid w:val="00A439AC"/>
    <w:rsid w:val="00A43ADD"/>
    <w:rsid w:val="00A43CE6"/>
    <w:rsid w:val="00A44519"/>
    <w:rsid w:val="00A44544"/>
    <w:rsid w:val="00A447B7"/>
    <w:rsid w:val="00A44E46"/>
    <w:rsid w:val="00A4516E"/>
    <w:rsid w:val="00A46983"/>
    <w:rsid w:val="00A4768A"/>
    <w:rsid w:val="00A479A2"/>
    <w:rsid w:val="00A47A57"/>
    <w:rsid w:val="00A47AD0"/>
    <w:rsid w:val="00A47CE2"/>
    <w:rsid w:val="00A50653"/>
    <w:rsid w:val="00A50879"/>
    <w:rsid w:val="00A50B14"/>
    <w:rsid w:val="00A50B38"/>
    <w:rsid w:val="00A51B88"/>
    <w:rsid w:val="00A52AC6"/>
    <w:rsid w:val="00A52FFC"/>
    <w:rsid w:val="00A5311F"/>
    <w:rsid w:val="00A5343F"/>
    <w:rsid w:val="00A53FAF"/>
    <w:rsid w:val="00A5435E"/>
    <w:rsid w:val="00A54918"/>
    <w:rsid w:val="00A5497F"/>
    <w:rsid w:val="00A55442"/>
    <w:rsid w:val="00A5595B"/>
    <w:rsid w:val="00A55F00"/>
    <w:rsid w:val="00A56C10"/>
    <w:rsid w:val="00A56DF6"/>
    <w:rsid w:val="00A57620"/>
    <w:rsid w:val="00A57F3E"/>
    <w:rsid w:val="00A57F43"/>
    <w:rsid w:val="00A60352"/>
    <w:rsid w:val="00A6090F"/>
    <w:rsid w:val="00A60EC7"/>
    <w:rsid w:val="00A61C56"/>
    <w:rsid w:val="00A6218A"/>
    <w:rsid w:val="00A62D8B"/>
    <w:rsid w:val="00A6301D"/>
    <w:rsid w:val="00A63B3C"/>
    <w:rsid w:val="00A63BF4"/>
    <w:rsid w:val="00A63E0C"/>
    <w:rsid w:val="00A64280"/>
    <w:rsid w:val="00A643C1"/>
    <w:rsid w:val="00A65205"/>
    <w:rsid w:val="00A652AF"/>
    <w:rsid w:val="00A6542E"/>
    <w:rsid w:val="00A65437"/>
    <w:rsid w:val="00A65903"/>
    <w:rsid w:val="00A65A61"/>
    <w:rsid w:val="00A65A7E"/>
    <w:rsid w:val="00A65ED6"/>
    <w:rsid w:val="00A66110"/>
    <w:rsid w:val="00A666C5"/>
    <w:rsid w:val="00A66E87"/>
    <w:rsid w:val="00A66F05"/>
    <w:rsid w:val="00A67464"/>
    <w:rsid w:val="00A676DB"/>
    <w:rsid w:val="00A67879"/>
    <w:rsid w:val="00A71D7B"/>
    <w:rsid w:val="00A726A0"/>
    <w:rsid w:val="00A7311F"/>
    <w:rsid w:val="00A7330F"/>
    <w:rsid w:val="00A733FD"/>
    <w:rsid w:val="00A7382F"/>
    <w:rsid w:val="00A73B5E"/>
    <w:rsid w:val="00A73FF7"/>
    <w:rsid w:val="00A74382"/>
    <w:rsid w:val="00A74452"/>
    <w:rsid w:val="00A746E4"/>
    <w:rsid w:val="00A74D9B"/>
    <w:rsid w:val="00A74DC0"/>
    <w:rsid w:val="00A74E73"/>
    <w:rsid w:val="00A752A2"/>
    <w:rsid w:val="00A765F5"/>
    <w:rsid w:val="00A76A32"/>
    <w:rsid w:val="00A77D29"/>
    <w:rsid w:val="00A77ED0"/>
    <w:rsid w:val="00A77F88"/>
    <w:rsid w:val="00A77F8C"/>
    <w:rsid w:val="00A801C3"/>
    <w:rsid w:val="00A80432"/>
    <w:rsid w:val="00A80D38"/>
    <w:rsid w:val="00A80E46"/>
    <w:rsid w:val="00A80F68"/>
    <w:rsid w:val="00A81453"/>
    <w:rsid w:val="00A81783"/>
    <w:rsid w:val="00A81867"/>
    <w:rsid w:val="00A81AD1"/>
    <w:rsid w:val="00A8293F"/>
    <w:rsid w:val="00A82CB6"/>
    <w:rsid w:val="00A82E67"/>
    <w:rsid w:val="00A8371D"/>
    <w:rsid w:val="00A838FF"/>
    <w:rsid w:val="00A83B1D"/>
    <w:rsid w:val="00A85005"/>
    <w:rsid w:val="00A86367"/>
    <w:rsid w:val="00A865A7"/>
    <w:rsid w:val="00A86BE9"/>
    <w:rsid w:val="00A86C7C"/>
    <w:rsid w:val="00A86E1C"/>
    <w:rsid w:val="00A8780F"/>
    <w:rsid w:val="00A90020"/>
    <w:rsid w:val="00A901EF"/>
    <w:rsid w:val="00A905CC"/>
    <w:rsid w:val="00A9104C"/>
    <w:rsid w:val="00A9183B"/>
    <w:rsid w:val="00A91B3E"/>
    <w:rsid w:val="00A91BB7"/>
    <w:rsid w:val="00A9245C"/>
    <w:rsid w:val="00A928D9"/>
    <w:rsid w:val="00A92D33"/>
    <w:rsid w:val="00A93A15"/>
    <w:rsid w:val="00A94232"/>
    <w:rsid w:val="00A94C0C"/>
    <w:rsid w:val="00A94D66"/>
    <w:rsid w:val="00A95388"/>
    <w:rsid w:val="00A95419"/>
    <w:rsid w:val="00A9567B"/>
    <w:rsid w:val="00A95B26"/>
    <w:rsid w:val="00A95E08"/>
    <w:rsid w:val="00A96155"/>
    <w:rsid w:val="00A96444"/>
    <w:rsid w:val="00A978D4"/>
    <w:rsid w:val="00A97F96"/>
    <w:rsid w:val="00AA0385"/>
    <w:rsid w:val="00AA057F"/>
    <w:rsid w:val="00AA0B51"/>
    <w:rsid w:val="00AA0E6C"/>
    <w:rsid w:val="00AA16A8"/>
    <w:rsid w:val="00AA181F"/>
    <w:rsid w:val="00AA1895"/>
    <w:rsid w:val="00AA1B56"/>
    <w:rsid w:val="00AA2AC8"/>
    <w:rsid w:val="00AA34DC"/>
    <w:rsid w:val="00AA3733"/>
    <w:rsid w:val="00AA37AF"/>
    <w:rsid w:val="00AA4749"/>
    <w:rsid w:val="00AA4904"/>
    <w:rsid w:val="00AA4AC4"/>
    <w:rsid w:val="00AA4AEC"/>
    <w:rsid w:val="00AA4CB2"/>
    <w:rsid w:val="00AA4DB5"/>
    <w:rsid w:val="00AA5225"/>
    <w:rsid w:val="00AA54AF"/>
    <w:rsid w:val="00AA59C6"/>
    <w:rsid w:val="00AA60C9"/>
    <w:rsid w:val="00AA622C"/>
    <w:rsid w:val="00AA6290"/>
    <w:rsid w:val="00AA6894"/>
    <w:rsid w:val="00AA6A33"/>
    <w:rsid w:val="00AA7D9D"/>
    <w:rsid w:val="00AB002C"/>
    <w:rsid w:val="00AB00BA"/>
    <w:rsid w:val="00AB0389"/>
    <w:rsid w:val="00AB0F2A"/>
    <w:rsid w:val="00AB1A34"/>
    <w:rsid w:val="00AB220F"/>
    <w:rsid w:val="00AB2318"/>
    <w:rsid w:val="00AB244A"/>
    <w:rsid w:val="00AB2BF4"/>
    <w:rsid w:val="00AB2C73"/>
    <w:rsid w:val="00AB31E1"/>
    <w:rsid w:val="00AB3483"/>
    <w:rsid w:val="00AB3844"/>
    <w:rsid w:val="00AB3862"/>
    <w:rsid w:val="00AB3963"/>
    <w:rsid w:val="00AB3A57"/>
    <w:rsid w:val="00AB3AC1"/>
    <w:rsid w:val="00AB4165"/>
    <w:rsid w:val="00AB492D"/>
    <w:rsid w:val="00AB4E4E"/>
    <w:rsid w:val="00AB52C7"/>
    <w:rsid w:val="00AB5429"/>
    <w:rsid w:val="00AB560B"/>
    <w:rsid w:val="00AB573B"/>
    <w:rsid w:val="00AB57FD"/>
    <w:rsid w:val="00AB5978"/>
    <w:rsid w:val="00AB5AC3"/>
    <w:rsid w:val="00AB7479"/>
    <w:rsid w:val="00AB768E"/>
    <w:rsid w:val="00AB76F7"/>
    <w:rsid w:val="00AC0199"/>
    <w:rsid w:val="00AC04CA"/>
    <w:rsid w:val="00AC097D"/>
    <w:rsid w:val="00AC1689"/>
    <w:rsid w:val="00AC1A64"/>
    <w:rsid w:val="00AC1E9A"/>
    <w:rsid w:val="00AC2029"/>
    <w:rsid w:val="00AC22C2"/>
    <w:rsid w:val="00AC2431"/>
    <w:rsid w:val="00AC283C"/>
    <w:rsid w:val="00AC2A18"/>
    <w:rsid w:val="00AC2BC0"/>
    <w:rsid w:val="00AC382E"/>
    <w:rsid w:val="00AC3FB1"/>
    <w:rsid w:val="00AC45D1"/>
    <w:rsid w:val="00AC4B3E"/>
    <w:rsid w:val="00AC4D61"/>
    <w:rsid w:val="00AC5036"/>
    <w:rsid w:val="00AC5E72"/>
    <w:rsid w:val="00AC5EC7"/>
    <w:rsid w:val="00AC6B02"/>
    <w:rsid w:val="00AC6B36"/>
    <w:rsid w:val="00AC717E"/>
    <w:rsid w:val="00AC72A2"/>
    <w:rsid w:val="00AC784C"/>
    <w:rsid w:val="00AC7DA2"/>
    <w:rsid w:val="00AD01DE"/>
    <w:rsid w:val="00AD0BC5"/>
    <w:rsid w:val="00AD0DBC"/>
    <w:rsid w:val="00AD100A"/>
    <w:rsid w:val="00AD1350"/>
    <w:rsid w:val="00AD1FDE"/>
    <w:rsid w:val="00AD338A"/>
    <w:rsid w:val="00AD34D8"/>
    <w:rsid w:val="00AD3F28"/>
    <w:rsid w:val="00AD51EF"/>
    <w:rsid w:val="00AD5B69"/>
    <w:rsid w:val="00AD6034"/>
    <w:rsid w:val="00AD68E1"/>
    <w:rsid w:val="00AD75C7"/>
    <w:rsid w:val="00AD75DB"/>
    <w:rsid w:val="00AD7989"/>
    <w:rsid w:val="00AD7CFD"/>
    <w:rsid w:val="00AE0309"/>
    <w:rsid w:val="00AE0C80"/>
    <w:rsid w:val="00AE0EE9"/>
    <w:rsid w:val="00AE0EF4"/>
    <w:rsid w:val="00AE1758"/>
    <w:rsid w:val="00AE2662"/>
    <w:rsid w:val="00AE2691"/>
    <w:rsid w:val="00AE2D4A"/>
    <w:rsid w:val="00AE2F40"/>
    <w:rsid w:val="00AE3916"/>
    <w:rsid w:val="00AE3D43"/>
    <w:rsid w:val="00AE3D46"/>
    <w:rsid w:val="00AE4197"/>
    <w:rsid w:val="00AE426C"/>
    <w:rsid w:val="00AE43CB"/>
    <w:rsid w:val="00AE471B"/>
    <w:rsid w:val="00AE4A85"/>
    <w:rsid w:val="00AE4E89"/>
    <w:rsid w:val="00AE5576"/>
    <w:rsid w:val="00AE5903"/>
    <w:rsid w:val="00AE5DC2"/>
    <w:rsid w:val="00AE5E52"/>
    <w:rsid w:val="00AE6814"/>
    <w:rsid w:val="00AE76AE"/>
    <w:rsid w:val="00AE77CA"/>
    <w:rsid w:val="00AE7855"/>
    <w:rsid w:val="00AE7F52"/>
    <w:rsid w:val="00AF108F"/>
    <w:rsid w:val="00AF13D2"/>
    <w:rsid w:val="00AF1C3A"/>
    <w:rsid w:val="00AF1DF7"/>
    <w:rsid w:val="00AF2191"/>
    <w:rsid w:val="00AF22C4"/>
    <w:rsid w:val="00AF22E7"/>
    <w:rsid w:val="00AF2F5A"/>
    <w:rsid w:val="00AF3391"/>
    <w:rsid w:val="00AF38B8"/>
    <w:rsid w:val="00AF4311"/>
    <w:rsid w:val="00AF4802"/>
    <w:rsid w:val="00AF4B9E"/>
    <w:rsid w:val="00AF4E55"/>
    <w:rsid w:val="00AF4EDF"/>
    <w:rsid w:val="00AF5E79"/>
    <w:rsid w:val="00AF6664"/>
    <w:rsid w:val="00AF6C67"/>
    <w:rsid w:val="00AF6E76"/>
    <w:rsid w:val="00AF7386"/>
    <w:rsid w:val="00AF7964"/>
    <w:rsid w:val="00B0013C"/>
    <w:rsid w:val="00B010F3"/>
    <w:rsid w:val="00B010FB"/>
    <w:rsid w:val="00B022E9"/>
    <w:rsid w:val="00B02595"/>
    <w:rsid w:val="00B02D80"/>
    <w:rsid w:val="00B03138"/>
    <w:rsid w:val="00B0353E"/>
    <w:rsid w:val="00B0385D"/>
    <w:rsid w:val="00B03F3F"/>
    <w:rsid w:val="00B05394"/>
    <w:rsid w:val="00B05F74"/>
    <w:rsid w:val="00B0604F"/>
    <w:rsid w:val="00B0617A"/>
    <w:rsid w:val="00B064D2"/>
    <w:rsid w:val="00B06814"/>
    <w:rsid w:val="00B0688C"/>
    <w:rsid w:val="00B06A39"/>
    <w:rsid w:val="00B0715F"/>
    <w:rsid w:val="00B07547"/>
    <w:rsid w:val="00B07BB1"/>
    <w:rsid w:val="00B07C06"/>
    <w:rsid w:val="00B07D80"/>
    <w:rsid w:val="00B10019"/>
    <w:rsid w:val="00B1007E"/>
    <w:rsid w:val="00B1013C"/>
    <w:rsid w:val="00B10326"/>
    <w:rsid w:val="00B105FA"/>
    <w:rsid w:val="00B1076B"/>
    <w:rsid w:val="00B113C1"/>
    <w:rsid w:val="00B11E43"/>
    <w:rsid w:val="00B12BF3"/>
    <w:rsid w:val="00B12C51"/>
    <w:rsid w:val="00B12F8D"/>
    <w:rsid w:val="00B1302F"/>
    <w:rsid w:val="00B13827"/>
    <w:rsid w:val="00B1409A"/>
    <w:rsid w:val="00B148F7"/>
    <w:rsid w:val="00B15249"/>
    <w:rsid w:val="00B15951"/>
    <w:rsid w:val="00B1602A"/>
    <w:rsid w:val="00B16668"/>
    <w:rsid w:val="00B16DBA"/>
    <w:rsid w:val="00B1747B"/>
    <w:rsid w:val="00B17719"/>
    <w:rsid w:val="00B17A03"/>
    <w:rsid w:val="00B2070F"/>
    <w:rsid w:val="00B20AF9"/>
    <w:rsid w:val="00B20F74"/>
    <w:rsid w:val="00B216AD"/>
    <w:rsid w:val="00B2189B"/>
    <w:rsid w:val="00B21DEA"/>
    <w:rsid w:val="00B21F60"/>
    <w:rsid w:val="00B2284D"/>
    <w:rsid w:val="00B2299D"/>
    <w:rsid w:val="00B22C9D"/>
    <w:rsid w:val="00B23F0E"/>
    <w:rsid w:val="00B24B5E"/>
    <w:rsid w:val="00B258F4"/>
    <w:rsid w:val="00B2603A"/>
    <w:rsid w:val="00B26AFB"/>
    <w:rsid w:val="00B26CA0"/>
    <w:rsid w:val="00B2728B"/>
    <w:rsid w:val="00B279D6"/>
    <w:rsid w:val="00B27A07"/>
    <w:rsid w:val="00B27C77"/>
    <w:rsid w:val="00B30170"/>
    <w:rsid w:val="00B305DA"/>
    <w:rsid w:val="00B30830"/>
    <w:rsid w:val="00B309F9"/>
    <w:rsid w:val="00B30DEF"/>
    <w:rsid w:val="00B30EE8"/>
    <w:rsid w:val="00B313A3"/>
    <w:rsid w:val="00B31776"/>
    <w:rsid w:val="00B31818"/>
    <w:rsid w:val="00B31C36"/>
    <w:rsid w:val="00B31C3A"/>
    <w:rsid w:val="00B31F0F"/>
    <w:rsid w:val="00B32333"/>
    <w:rsid w:val="00B3273A"/>
    <w:rsid w:val="00B3291E"/>
    <w:rsid w:val="00B32AE0"/>
    <w:rsid w:val="00B32D1F"/>
    <w:rsid w:val="00B33194"/>
    <w:rsid w:val="00B33280"/>
    <w:rsid w:val="00B33467"/>
    <w:rsid w:val="00B337AB"/>
    <w:rsid w:val="00B33C9F"/>
    <w:rsid w:val="00B33F84"/>
    <w:rsid w:val="00B34573"/>
    <w:rsid w:val="00B34781"/>
    <w:rsid w:val="00B3497E"/>
    <w:rsid w:val="00B3599D"/>
    <w:rsid w:val="00B35DC5"/>
    <w:rsid w:val="00B35FB6"/>
    <w:rsid w:val="00B361B1"/>
    <w:rsid w:val="00B36C40"/>
    <w:rsid w:val="00B36E5F"/>
    <w:rsid w:val="00B36ED2"/>
    <w:rsid w:val="00B36F48"/>
    <w:rsid w:val="00B3727D"/>
    <w:rsid w:val="00B37526"/>
    <w:rsid w:val="00B40439"/>
    <w:rsid w:val="00B407A7"/>
    <w:rsid w:val="00B40D38"/>
    <w:rsid w:val="00B41537"/>
    <w:rsid w:val="00B4164C"/>
    <w:rsid w:val="00B41C0D"/>
    <w:rsid w:val="00B41D96"/>
    <w:rsid w:val="00B41E31"/>
    <w:rsid w:val="00B4270D"/>
    <w:rsid w:val="00B42887"/>
    <w:rsid w:val="00B42DD4"/>
    <w:rsid w:val="00B43992"/>
    <w:rsid w:val="00B448C6"/>
    <w:rsid w:val="00B44963"/>
    <w:rsid w:val="00B44D6C"/>
    <w:rsid w:val="00B50A5D"/>
    <w:rsid w:val="00B51180"/>
    <w:rsid w:val="00B51C14"/>
    <w:rsid w:val="00B51DEA"/>
    <w:rsid w:val="00B51E66"/>
    <w:rsid w:val="00B52320"/>
    <w:rsid w:val="00B53256"/>
    <w:rsid w:val="00B533CE"/>
    <w:rsid w:val="00B537A6"/>
    <w:rsid w:val="00B5382D"/>
    <w:rsid w:val="00B547C4"/>
    <w:rsid w:val="00B5487B"/>
    <w:rsid w:val="00B54D1E"/>
    <w:rsid w:val="00B5529F"/>
    <w:rsid w:val="00B560EB"/>
    <w:rsid w:val="00B56B56"/>
    <w:rsid w:val="00B56B73"/>
    <w:rsid w:val="00B57B4B"/>
    <w:rsid w:val="00B57C7D"/>
    <w:rsid w:val="00B57CA1"/>
    <w:rsid w:val="00B6014E"/>
    <w:rsid w:val="00B60201"/>
    <w:rsid w:val="00B6106C"/>
    <w:rsid w:val="00B610B7"/>
    <w:rsid w:val="00B61B35"/>
    <w:rsid w:val="00B6286B"/>
    <w:rsid w:val="00B6351E"/>
    <w:rsid w:val="00B636B8"/>
    <w:rsid w:val="00B63810"/>
    <w:rsid w:val="00B6387D"/>
    <w:rsid w:val="00B638C7"/>
    <w:rsid w:val="00B64122"/>
    <w:rsid w:val="00B641E3"/>
    <w:rsid w:val="00B642A2"/>
    <w:rsid w:val="00B64622"/>
    <w:rsid w:val="00B64C24"/>
    <w:rsid w:val="00B65118"/>
    <w:rsid w:val="00B655B6"/>
    <w:rsid w:val="00B6599D"/>
    <w:rsid w:val="00B6606B"/>
    <w:rsid w:val="00B66990"/>
    <w:rsid w:val="00B66A08"/>
    <w:rsid w:val="00B66CF3"/>
    <w:rsid w:val="00B66E40"/>
    <w:rsid w:val="00B67397"/>
    <w:rsid w:val="00B67581"/>
    <w:rsid w:val="00B67A1C"/>
    <w:rsid w:val="00B67F04"/>
    <w:rsid w:val="00B67F07"/>
    <w:rsid w:val="00B70111"/>
    <w:rsid w:val="00B7025F"/>
    <w:rsid w:val="00B710B1"/>
    <w:rsid w:val="00B71344"/>
    <w:rsid w:val="00B71BA2"/>
    <w:rsid w:val="00B71BF9"/>
    <w:rsid w:val="00B71E8A"/>
    <w:rsid w:val="00B729E8"/>
    <w:rsid w:val="00B72D9B"/>
    <w:rsid w:val="00B73B4F"/>
    <w:rsid w:val="00B743A0"/>
    <w:rsid w:val="00B74460"/>
    <w:rsid w:val="00B7468A"/>
    <w:rsid w:val="00B749D3"/>
    <w:rsid w:val="00B74E08"/>
    <w:rsid w:val="00B74FCE"/>
    <w:rsid w:val="00B75037"/>
    <w:rsid w:val="00B75720"/>
    <w:rsid w:val="00B7575F"/>
    <w:rsid w:val="00B758DF"/>
    <w:rsid w:val="00B75E17"/>
    <w:rsid w:val="00B75FA3"/>
    <w:rsid w:val="00B76025"/>
    <w:rsid w:val="00B76448"/>
    <w:rsid w:val="00B764EE"/>
    <w:rsid w:val="00B767BC"/>
    <w:rsid w:val="00B7697D"/>
    <w:rsid w:val="00B76DB7"/>
    <w:rsid w:val="00B76EE3"/>
    <w:rsid w:val="00B77113"/>
    <w:rsid w:val="00B77A0E"/>
    <w:rsid w:val="00B77BDE"/>
    <w:rsid w:val="00B80EE2"/>
    <w:rsid w:val="00B81426"/>
    <w:rsid w:val="00B816D6"/>
    <w:rsid w:val="00B818B7"/>
    <w:rsid w:val="00B81CB3"/>
    <w:rsid w:val="00B82936"/>
    <w:rsid w:val="00B82C1B"/>
    <w:rsid w:val="00B83793"/>
    <w:rsid w:val="00B838C8"/>
    <w:rsid w:val="00B83D51"/>
    <w:rsid w:val="00B83DF0"/>
    <w:rsid w:val="00B841F1"/>
    <w:rsid w:val="00B84485"/>
    <w:rsid w:val="00B84573"/>
    <w:rsid w:val="00B8464B"/>
    <w:rsid w:val="00B84884"/>
    <w:rsid w:val="00B853A9"/>
    <w:rsid w:val="00B85C03"/>
    <w:rsid w:val="00B864E8"/>
    <w:rsid w:val="00B87418"/>
    <w:rsid w:val="00B9005A"/>
    <w:rsid w:val="00B9089C"/>
    <w:rsid w:val="00B90A23"/>
    <w:rsid w:val="00B90DD1"/>
    <w:rsid w:val="00B90EFC"/>
    <w:rsid w:val="00B91702"/>
    <w:rsid w:val="00B91C6F"/>
    <w:rsid w:val="00B91CF6"/>
    <w:rsid w:val="00B923CF"/>
    <w:rsid w:val="00B92498"/>
    <w:rsid w:val="00B92916"/>
    <w:rsid w:val="00B92B5D"/>
    <w:rsid w:val="00B93211"/>
    <w:rsid w:val="00B933F1"/>
    <w:rsid w:val="00B943C1"/>
    <w:rsid w:val="00B947D4"/>
    <w:rsid w:val="00B94873"/>
    <w:rsid w:val="00B95856"/>
    <w:rsid w:val="00B95D7E"/>
    <w:rsid w:val="00B9687B"/>
    <w:rsid w:val="00B97249"/>
    <w:rsid w:val="00B9751F"/>
    <w:rsid w:val="00B976CD"/>
    <w:rsid w:val="00B97811"/>
    <w:rsid w:val="00B979DC"/>
    <w:rsid w:val="00BA0075"/>
    <w:rsid w:val="00BA03C1"/>
    <w:rsid w:val="00BA06DE"/>
    <w:rsid w:val="00BA0751"/>
    <w:rsid w:val="00BA0A71"/>
    <w:rsid w:val="00BA0A9F"/>
    <w:rsid w:val="00BA1275"/>
    <w:rsid w:val="00BA12BD"/>
    <w:rsid w:val="00BA2033"/>
    <w:rsid w:val="00BA2BAB"/>
    <w:rsid w:val="00BA3ABD"/>
    <w:rsid w:val="00BA4226"/>
    <w:rsid w:val="00BA4DEE"/>
    <w:rsid w:val="00BA5072"/>
    <w:rsid w:val="00BA58C2"/>
    <w:rsid w:val="00BA59FC"/>
    <w:rsid w:val="00BA5B29"/>
    <w:rsid w:val="00BA6153"/>
    <w:rsid w:val="00BA6FD7"/>
    <w:rsid w:val="00BA787E"/>
    <w:rsid w:val="00BA7E04"/>
    <w:rsid w:val="00BB0042"/>
    <w:rsid w:val="00BB0D74"/>
    <w:rsid w:val="00BB0E1C"/>
    <w:rsid w:val="00BB0F8F"/>
    <w:rsid w:val="00BB13DB"/>
    <w:rsid w:val="00BB1C15"/>
    <w:rsid w:val="00BB2BDA"/>
    <w:rsid w:val="00BB3376"/>
    <w:rsid w:val="00BB341D"/>
    <w:rsid w:val="00BB3C42"/>
    <w:rsid w:val="00BB4142"/>
    <w:rsid w:val="00BB4287"/>
    <w:rsid w:val="00BB4400"/>
    <w:rsid w:val="00BB442E"/>
    <w:rsid w:val="00BB48CA"/>
    <w:rsid w:val="00BB55AC"/>
    <w:rsid w:val="00BB57D8"/>
    <w:rsid w:val="00BB592A"/>
    <w:rsid w:val="00BB637C"/>
    <w:rsid w:val="00BB63C1"/>
    <w:rsid w:val="00BB6830"/>
    <w:rsid w:val="00BB6A08"/>
    <w:rsid w:val="00BB6AF8"/>
    <w:rsid w:val="00BB6EE0"/>
    <w:rsid w:val="00BB73E5"/>
    <w:rsid w:val="00BB77A6"/>
    <w:rsid w:val="00BB7B3F"/>
    <w:rsid w:val="00BB7BFC"/>
    <w:rsid w:val="00BB7E74"/>
    <w:rsid w:val="00BC00A5"/>
    <w:rsid w:val="00BC04CC"/>
    <w:rsid w:val="00BC05DF"/>
    <w:rsid w:val="00BC0A8F"/>
    <w:rsid w:val="00BC0C50"/>
    <w:rsid w:val="00BC0E6C"/>
    <w:rsid w:val="00BC10B3"/>
    <w:rsid w:val="00BC15DC"/>
    <w:rsid w:val="00BC1BCA"/>
    <w:rsid w:val="00BC2959"/>
    <w:rsid w:val="00BC29AC"/>
    <w:rsid w:val="00BC2DE7"/>
    <w:rsid w:val="00BC36C4"/>
    <w:rsid w:val="00BC3F8C"/>
    <w:rsid w:val="00BC42BD"/>
    <w:rsid w:val="00BC4BE0"/>
    <w:rsid w:val="00BC4FE4"/>
    <w:rsid w:val="00BC51C3"/>
    <w:rsid w:val="00BC582D"/>
    <w:rsid w:val="00BC5C04"/>
    <w:rsid w:val="00BC61C2"/>
    <w:rsid w:val="00BC6492"/>
    <w:rsid w:val="00BC64BB"/>
    <w:rsid w:val="00BC6E98"/>
    <w:rsid w:val="00BC6F70"/>
    <w:rsid w:val="00BC7384"/>
    <w:rsid w:val="00BC7868"/>
    <w:rsid w:val="00BC7C5B"/>
    <w:rsid w:val="00BC7C88"/>
    <w:rsid w:val="00BD0942"/>
    <w:rsid w:val="00BD0B94"/>
    <w:rsid w:val="00BD1EB4"/>
    <w:rsid w:val="00BD2045"/>
    <w:rsid w:val="00BD2391"/>
    <w:rsid w:val="00BD27B0"/>
    <w:rsid w:val="00BD2E65"/>
    <w:rsid w:val="00BD2EDB"/>
    <w:rsid w:val="00BD309B"/>
    <w:rsid w:val="00BD3347"/>
    <w:rsid w:val="00BD3D47"/>
    <w:rsid w:val="00BD3F5E"/>
    <w:rsid w:val="00BD476F"/>
    <w:rsid w:val="00BD488B"/>
    <w:rsid w:val="00BD4D2E"/>
    <w:rsid w:val="00BD501F"/>
    <w:rsid w:val="00BD5614"/>
    <w:rsid w:val="00BD5749"/>
    <w:rsid w:val="00BD5993"/>
    <w:rsid w:val="00BD5DCC"/>
    <w:rsid w:val="00BD6293"/>
    <w:rsid w:val="00BD7507"/>
    <w:rsid w:val="00BD78B5"/>
    <w:rsid w:val="00BD7EE4"/>
    <w:rsid w:val="00BD7EF9"/>
    <w:rsid w:val="00BE03D2"/>
    <w:rsid w:val="00BE0E91"/>
    <w:rsid w:val="00BE10F4"/>
    <w:rsid w:val="00BE111B"/>
    <w:rsid w:val="00BE114B"/>
    <w:rsid w:val="00BE31C6"/>
    <w:rsid w:val="00BE323E"/>
    <w:rsid w:val="00BE35AF"/>
    <w:rsid w:val="00BE398B"/>
    <w:rsid w:val="00BE3CE5"/>
    <w:rsid w:val="00BE4A1D"/>
    <w:rsid w:val="00BE4D1F"/>
    <w:rsid w:val="00BE556D"/>
    <w:rsid w:val="00BE5759"/>
    <w:rsid w:val="00BE5F57"/>
    <w:rsid w:val="00BE694E"/>
    <w:rsid w:val="00BE701B"/>
    <w:rsid w:val="00BE77A2"/>
    <w:rsid w:val="00BE79F4"/>
    <w:rsid w:val="00BF023B"/>
    <w:rsid w:val="00BF0601"/>
    <w:rsid w:val="00BF091F"/>
    <w:rsid w:val="00BF0B69"/>
    <w:rsid w:val="00BF1F88"/>
    <w:rsid w:val="00BF20A1"/>
    <w:rsid w:val="00BF25D6"/>
    <w:rsid w:val="00BF2DE7"/>
    <w:rsid w:val="00BF2F1D"/>
    <w:rsid w:val="00BF3159"/>
    <w:rsid w:val="00BF329F"/>
    <w:rsid w:val="00BF3C27"/>
    <w:rsid w:val="00BF4692"/>
    <w:rsid w:val="00BF4AC0"/>
    <w:rsid w:val="00BF4EE1"/>
    <w:rsid w:val="00BF50C7"/>
    <w:rsid w:val="00BF585D"/>
    <w:rsid w:val="00BF5889"/>
    <w:rsid w:val="00BF61A7"/>
    <w:rsid w:val="00BF63B5"/>
    <w:rsid w:val="00BF7001"/>
    <w:rsid w:val="00BF76DD"/>
    <w:rsid w:val="00BF7AB4"/>
    <w:rsid w:val="00BF7D9A"/>
    <w:rsid w:val="00C003E0"/>
    <w:rsid w:val="00C0046F"/>
    <w:rsid w:val="00C00A29"/>
    <w:rsid w:val="00C00A98"/>
    <w:rsid w:val="00C00C75"/>
    <w:rsid w:val="00C00DB1"/>
    <w:rsid w:val="00C00F21"/>
    <w:rsid w:val="00C0156C"/>
    <w:rsid w:val="00C01827"/>
    <w:rsid w:val="00C01828"/>
    <w:rsid w:val="00C01956"/>
    <w:rsid w:val="00C01A5F"/>
    <w:rsid w:val="00C02233"/>
    <w:rsid w:val="00C02346"/>
    <w:rsid w:val="00C02592"/>
    <w:rsid w:val="00C02F24"/>
    <w:rsid w:val="00C02FEF"/>
    <w:rsid w:val="00C03097"/>
    <w:rsid w:val="00C031CC"/>
    <w:rsid w:val="00C0340B"/>
    <w:rsid w:val="00C034C8"/>
    <w:rsid w:val="00C03AC1"/>
    <w:rsid w:val="00C03CDE"/>
    <w:rsid w:val="00C04217"/>
    <w:rsid w:val="00C04BDE"/>
    <w:rsid w:val="00C054E1"/>
    <w:rsid w:val="00C05615"/>
    <w:rsid w:val="00C05726"/>
    <w:rsid w:val="00C05CBE"/>
    <w:rsid w:val="00C05E74"/>
    <w:rsid w:val="00C05FB6"/>
    <w:rsid w:val="00C06202"/>
    <w:rsid w:val="00C06B42"/>
    <w:rsid w:val="00C06E98"/>
    <w:rsid w:val="00C06EDB"/>
    <w:rsid w:val="00C11332"/>
    <w:rsid w:val="00C11A86"/>
    <w:rsid w:val="00C11BE3"/>
    <w:rsid w:val="00C11F21"/>
    <w:rsid w:val="00C120B2"/>
    <w:rsid w:val="00C12181"/>
    <w:rsid w:val="00C12B05"/>
    <w:rsid w:val="00C1325E"/>
    <w:rsid w:val="00C1353F"/>
    <w:rsid w:val="00C137CB"/>
    <w:rsid w:val="00C13AF4"/>
    <w:rsid w:val="00C1450C"/>
    <w:rsid w:val="00C147CB"/>
    <w:rsid w:val="00C150E5"/>
    <w:rsid w:val="00C15862"/>
    <w:rsid w:val="00C15A7A"/>
    <w:rsid w:val="00C15EA3"/>
    <w:rsid w:val="00C16CA5"/>
    <w:rsid w:val="00C16CB6"/>
    <w:rsid w:val="00C16CC6"/>
    <w:rsid w:val="00C17128"/>
    <w:rsid w:val="00C174F9"/>
    <w:rsid w:val="00C175A0"/>
    <w:rsid w:val="00C17AFF"/>
    <w:rsid w:val="00C17BAF"/>
    <w:rsid w:val="00C2069F"/>
    <w:rsid w:val="00C20B5A"/>
    <w:rsid w:val="00C20BD4"/>
    <w:rsid w:val="00C20FE2"/>
    <w:rsid w:val="00C2155B"/>
    <w:rsid w:val="00C21910"/>
    <w:rsid w:val="00C219C0"/>
    <w:rsid w:val="00C2204F"/>
    <w:rsid w:val="00C23F01"/>
    <w:rsid w:val="00C24CC8"/>
    <w:rsid w:val="00C252C3"/>
    <w:rsid w:val="00C253E4"/>
    <w:rsid w:val="00C25667"/>
    <w:rsid w:val="00C259B7"/>
    <w:rsid w:val="00C25EEA"/>
    <w:rsid w:val="00C26EEB"/>
    <w:rsid w:val="00C2704D"/>
    <w:rsid w:val="00C27512"/>
    <w:rsid w:val="00C2777B"/>
    <w:rsid w:val="00C27B54"/>
    <w:rsid w:val="00C27DDA"/>
    <w:rsid w:val="00C30107"/>
    <w:rsid w:val="00C301AD"/>
    <w:rsid w:val="00C3031F"/>
    <w:rsid w:val="00C30432"/>
    <w:rsid w:val="00C307C1"/>
    <w:rsid w:val="00C3104B"/>
    <w:rsid w:val="00C313F1"/>
    <w:rsid w:val="00C314EB"/>
    <w:rsid w:val="00C316E3"/>
    <w:rsid w:val="00C31C1C"/>
    <w:rsid w:val="00C32793"/>
    <w:rsid w:val="00C329B9"/>
    <w:rsid w:val="00C3365C"/>
    <w:rsid w:val="00C3368C"/>
    <w:rsid w:val="00C33DAE"/>
    <w:rsid w:val="00C341A3"/>
    <w:rsid w:val="00C34366"/>
    <w:rsid w:val="00C34519"/>
    <w:rsid w:val="00C34608"/>
    <w:rsid w:val="00C34E43"/>
    <w:rsid w:val="00C34EB1"/>
    <w:rsid w:val="00C3522A"/>
    <w:rsid w:val="00C3564C"/>
    <w:rsid w:val="00C35741"/>
    <w:rsid w:val="00C358F9"/>
    <w:rsid w:val="00C359C9"/>
    <w:rsid w:val="00C35CE4"/>
    <w:rsid w:val="00C35D86"/>
    <w:rsid w:val="00C366B6"/>
    <w:rsid w:val="00C3684E"/>
    <w:rsid w:val="00C37370"/>
    <w:rsid w:val="00C37458"/>
    <w:rsid w:val="00C375D1"/>
    <w:rsid w:val="00C377C0"/>
    <w:rsid w:val="00C3798C"/>
    <w:rsid w:val="00C40872"/>
    <w:rsid w:val="00C40D1B"/>
    <w:rsid w:val="00C41356"/>
    <w:rsid w:val="00C41396"/>
    <w:rsid w:val="00C41682"/>
    <w:rsid w:val="00C418CA"/>
    <w:rsid w:val="00C4197C"/>
    <w:rsid w:val="00C41C1C"/>
    <w:rsid w:val="00C42932"/>
    <w:rsid w:val="00C4294E"/>
    <w:rsid w:val="00C42E4D"/>
    <w:rsid w:val="00C42EDF"/>
    <w:rsid w:val="00C42EFD"/>
    <w:rsid w:val="00C42FD4"/>
    <w:rsid w:val="00C430E6"/>
    <w:rsid w:val="00C43225"/>
    <w:rsid w:val="00C4348B"/>
    <w:rsid w:val="00C434FF"/>
    <w:rsid w:val="00C441FB"/>
    <w:rsid w:val="00C44322"/>
    <w:rsid w:val="00C4464F"/>
    <w:rsid w:val="00C44F8B"/>
    <w:rsid w:val="00C45223"/>
    <w:rsid w:val="00C456A3"/>
    <w:rsid w:val="00C459A9"/>
    <w:rsid w:val="00C45B9F"/>
    <w:rsid w:val="00C45FAC"/>
    <w:rsid w:val="00C45FE1"/>
    <w:rsid w:val="00C4674D"/>
    <w:rsid w:val="00C46AD7"/>
    <w:rsid w:val="00C46C75"/>
    <w:rsid w:val="00C47CF0"/>
    <w:rsid w:val="00C47E59"/>
    <w:rsid w:val="00C50360"/>
    <w:rsid w:val="00C5067E"/>
    <w:rsid w:val="00C50BD7"/>
    <w:rsid w:val="00C50F32"/>
    <w:rsid w:val="00C51284"/>
    <w:rsid w:val="00C51BEC"/>
    <w:rsid w:val="00C51E5C"/>
    <w:rsid w:val="00C528AD"/>
    <w:rsid w:val="00C52ADB"/>
    <w:rsid w:val="00C52BEC"/>
    <w:rsid w:val="00C52E95"/>
    <w:rsid w:val="00C5373C"/>
    <w:rsid w:val="00C53864"/>
    <w:rsid w:val="00C538CB"/>
    <w:rsid w:val="00C53C52"/>
    <w:rsid w:val="00C54041"/>
    <w:rsid w:val="00C5491C"/>
    <w:rsid w:val="00C550B7"/>
    <w:rsid w:val="00C5521A"/>
    <w:rsid w:val="00C55571"/>
    <w:rsid w:val="00C55B82"/>
    <w:rsid w:val="00C55C42"/>
    <w:rsid w:val="00C55D8B"/>
    <w:rsid w:val="00C55EF8"/>
    <w:rsid w:val="00C5600C"/>
    <w:rsid w:val="00C5600E"/>
    <w:rsid w:val="00C56117"/>
    <w:rsid w:val="00C5701B"/>
    <w:rsid w:val="00C5717C"/>
    <w:rsid w:val="00C5723E"/>
    <w:rsid w:val="00C57490"/>
    <w:rsid w:val="00C57B6E"/>
    <w:rsid w:val="00C57D6F"/>
    <w:rsid w:val="00C60EE5"/>
    <w:rsid w:val="00C60FAE"/>
    <w:rsid w:val="00C61046"/>
    <w:rsid w:val="00C61533"/>
    <w:rsid w:val="00C61651"/>
    <w:rsid w:val="00C62345"/>
    <w:rsid w:val="00C62824"/>
    <w:rsid w:val="00C63296"/>
    <w:rsid w:val="00C63C05"/>
    <w:rsid w:val="00C63CE6"/>
    <w:rsid w:val="00C63E02"/>
    <w:rsid w:val="00C6408D"/>
    <w:rsid w:val="00C641CB"/>
    <w:rsid w:val="00C641FD"/>
    <w:rsid w:val="00C644DD"/>
    <w:rsid w:val="00C64EFB"/>
    <w:rsid w:val="00C654C1"/>
    <w:rsid w:val="00C65E2D"/>
    <w:rsid w:val="00C65E6B"/>
    <w:rsid w:val="00C65FAA"/>
    <w:rsid w:val="00C66266"/>
    <w:rsid w:val="00C66332"/>
    <w:rsid w:val="00C66DC3"/>
    <w:rsid w:val="00C66EB8"/>
    <w:rsid w:val="00C67306"/>
    <w:rsid w:val="00C676F7"/>
    <w:rsid w:val="00C700DA"/>
    <w:rsid w:val="00C702D0"/>
    <w:rsid w:val="00C705B2"/>
    <w:rsid w:val="00C7076D"/>
    <w:rsid w:val="00C70B81"/>
    <w:rsid w:val="00C70D22"/>
    <w:rsid w:val="00C70F6D"/>
    <w:rsid w:val="00C717B5"/>
    <w:rsid w:val="00C71CD9"/>
    <w:rsid w:val="00C72BCE"/>
    <w:rsid w:val="00C72D38"/>
    <w:rsid w:val="00C73DB3"/>
    <w:rsid w:val="00C74A05"/>
    <w:rsid w:val="00C74E62"/>
    <w:rsid w:val="00C754E2"/>
    <w:rsid w:val="00C7699B"/>
    <w:rsid w:val="00C77880"/>
    <w:rsid w:val="00C778CF"/>
    <w:rsid w:val="00C779B6"/>
    <w:rsid w:val="00C77D85"/>
    <w:rsid w:val="00C77D98"/>
    <w:rsid w:val="00C802F4"/>
    <w:rsid w:val="00C80E70"/>
    <w:rsid w:val="00C816AC"/>
    <w:rsid w:val="00C81D2A"/>
    <w:rsid w:val="00C8261D"/>
    <w:rsid w:val="00C829A0"/>
    <w:rsid w:val="00C83273"/>
    <w:rsid w:val="00C83762"/>
    <w:rsid w:val="00C84E98"/>
    <w:rsid w:val="00C85007"/>
    <w:rsid w:val="00C8528E"/>
    <w:rsid w:val="00C856B5"/>
    <w:rsid w:val="00C85968"/>
    <w:rsid w:val="00C85FDC"/>
    <w:rsid w:val="00C86557"/>
    <w:rsid w:val="00C87440"/>
    <w:rsid w:val="00C876A4"/>
    <w:rsid w:val="00C87E84"/>
    <w:rsid w:val="00C90406"/>
    <w:rsid w:val="00C904DA"/>
    <w:rsid w:val="00C907BA"/>
    <w:rsid w:val="00C909E1"/>
    <w:rsid w:val="00C9128A"/>
    <w:rsid w:val="00C9160D"/>
    <w:rsid w:val="00C9162F"/>
    <w:rsid w:val="00C9163C"/>
    <w:rsid w:val="00C91768"/>
    <w:rsid w:val="00C91C76"/>
    <w:rsid w:val="00C91CE1"/>
    <w:rsid w:val="00C91F6F"/>
    <w:rsid w:val="00C9214B"/>
    <w:rsid w:val="00C9394F"/>
    <w:rsid w:val="00C94631"/>
    <w:rsid w:val="00C9492A"/>
    <w:rsid w:val="00C94D7D"/>
    <w:rsid w:val="00C94E65"/>
    <w:rsid w:val="00C958A4"/>
    <w:rsid w:val="00C959E4"/>
    <w:rsid w:val="00C9616E"/>
    <w:rsid w:val="00C96849"/>
    <w:rsid w:val="00C96D5B"/>
    <w:rsid w:val="00C97505"/>
    <w:rsid w:val="00C97BD6"/>
    <w:rsid w:val="00C97CC5"/>
    <w:rsid w:val="00C97ED3"/>
    <w:rsid w:val="00CA0642"/>
    <w:rsid w:val="00CA0B19"/>
    <w:rsid w:val="00CA0B9F"/>
    <w:rsid w:val="00CA0C5F"/>
    <w:rsid w:val="00CA16E0"/>
    <w:rsid w:val="00CA19C2"/>
    <w:rsid w:val="00CA23ED"/>
    <w:rsid w:val="00CA24EE"/>
    <w:rsid w:val="00CA3073"/>
    <w:rsid w:val="00CA31D9"/>
    <w:rsid w:val="00CA3C23"/>
    <w:rsid w:val="00CA3E44"/>
    <w:rsid w:val="00CA3F17"/>
    <w:rsid w:val="00CA3F1A"/>
    <w:rsid w:val="00CA4062"/>
    <w:rsid w:val="00CA4EB2"/>
    <w:rsid w:val="00CA4F60"/>
    <w:rsid w:val="00CA50AD"/>
    <w:rsid w:val="00CA564D"/>
    <w:rsid w:val="00CA5C01"/>
    <w:rsid w:val="00CA60BF"/>
    <w:rsid w:val="00CA612C"/>
    <w:rsid w:val="00CA62ED"/>
    <w:rsid w:val="00CA65EF"/>
    <w:rsid w:val="00CA6E61"/>
    <w:rsid w:val="00CA7363"/>
    <w:rsid w:val="00CA7511"/>
    <w:rsid w:val="00CA7C49"/>
    <w:rsid w:val="00CA7F91"/>
    <w:rsid w:val="00CB08FF"/>
    <w:rsid w:val="00CB09F1"/>
    <w:rsid w:val="00CB13A7"/>
    <w:rsid w:val="00CB148D"/>
    <w:rsid w:val="00CB1798"/>
    <w:rsid w:val="00CB186A"/>
    <w:rsid w:val="00CB3258"/>
    <w:rsid w:val="00CB3968"/>
    <w:rsid w:val="00CB3A0D"/>
    <w:rsid w:val="00CB3D58"/>
    <w:rsid w:val="00CB412C"/>
    <w:rsid w:val="00CB5536"/>
    <w:rsid w:val="00CB5889"/>
    <w:rsid w:val="00CB5C03"/>
    <w:rsid w:val="00CB6595"/>
    <w:rsid w:val="00CB70D0"/>
    <w:rsid w:val="00CB730B"/>
    <w:rsid w:val="00CB7677"/>
    <w:rsid w:val="00CB774A"/>
    <w:rsid w:val="00CC02DB"/>
    <w:rsid w:val="00CC0A9F"/>
    <w:rsid w:val="00CC0BD1"/>
    <w:rsid w:val="00CC0CA7"/>
    <w:rsid w:val="00CC10F1"/>
    <w:rsid w:val="00CC197A"/>
    <w:rsid w:val="00CC1D53"/>
    <w:rsid w:val="00CC1FA4"/>
    <w:rsid w:val="00CC2C47"/>
    <w:rsid w:val="00CC2F22"/>
    <w:rsid w:val="00CC32C3"/>
    <w:rsid w:val="00CC3808"/>
    <w:rsid w:val="00CC426B"/>
    <w:rsid w:val="00CC432E"/>
    <w:rsid w:val="00CC4589"/>
    <w:rsid w:val="00CC45CA"/>
    <w:rsid w:val="00CC487A"/>
    <w:rsid w:val="00CC4C34"/>
    <w:rsid w:val="00CC51B0"/>
    <w:rsid w:val="00CC5838"/>
    <w:rsid w:val="00CC5960"/>
    <w:rsid w:val="00CC5E03"/>
    <w:rsid w:val="00CC5E99"/>
    <w:rsid w:val="00CC6163"/>
    <w:rsid w:val="00CC6A7F"/>
    <w:rsid w:val="00CC6EBA"/>
    <w:rsid w:val="00CC738C"/>
    <w:rsid w:val="00CC7427"/>
    <w:rsid w:val="00CC7846"/>
    <w:rsid w:val="00CC7B36"/>
    <w:rsid w:val="00CC7EB1"/>
    <w:rsid w:val="00CC7FE2"/>
    <w:rsid w:val="00CD0672"/>
    <w:rsid w:val="00CD1090"/>
    <w:rsid w:val="00CD13D3"/>
    <w:rsid w:val="00CD19EE"/>
    <w:rsid w:val="00CD1B0B"/>
    <w:rsid w:val="00CD2428"/>
    <w:rsid w:val="00CD2444"/>
    <w:rsid w:val="00CD2551"/>
    <w:rsid w:val="00CD2D5C"/>
    <w:rsid w:val="00CD2DA8"/>
    <w:rsid w:val="00CD2F4B"/>
    <w:rsid w:val="00CD36E1"/>
    <w:rsid w:val="00CD3AF7"/>
    <w:rsid w:val="00CD3D57"/>
    <w:rsid w:val="00CD3F96"/>
    <w:rsid w:val="00CD4D77"/>
    <w:rsid w:val="00CD4E1C"/>
    <w:rsid w:val="00CD5318"/>
    <w:rsid w:val="00CD5C86"/>
    <w:rsid w:val="00CD5DCB"/>
    <w:rsid w:val="00CD5EA9"/>
    <w:rsid w:val="00CD5F4A"/>
    <w:rsid w:val="00CD72B6"/>
    <w:rsid w:val="00CD72CE"/>
    <w:rsid w:val="00CD756B"/>
    <w:rsid w:val="00CD783E"/>
    <w:rsid w:val="00CD7A98"/>
    <w:rsid w:val="00CE031C"/>
    <w:rsid w:val="00CE111D"/>
    <w:rsid w:val="00CE1D86"/>
    <w:rsid w:val="00CE1DEF"/>
    <w:rsid w:val="00CE43BA"/>
    <w:rsid w:val="00CE4E17"/>
    <w:rsid w:val="00CE4F3F"/>
    <w:rsid w:val="00CE4F95"/>
    <w:rsid w:val="00CE5B14"/>
    <w:rsid w:val="00CE6017"/>
    <w:rsid w:val="00CE627D"/>
    <w:rsid w:val="00CE6F05"/>
    <w:rsid w:val="00CE739E"/>
    <w:rsid w:val="00CE7C09"/>
    <w:rsid w:val="00CF0986"/>
    <w:rsid w:val="00CF104D"/>
    <w:rsid w:val="00CF1FE8"/>
    <w:rsid w:val="00CF1FEB"/>
    <w:rsid w:val="00CF2007"/>
    <w:rsid w:val="00CF2BAD"/>
    <w:rsid w:val="00CF2FAC"/>
    <w:rsid w:val="00CF3BFE"/>
    <w:rsid w:val="00CF40EC"/>
    <w:rsid w:val="00CF44FF"/>
    <w:rsid w:val="00CF49E3"/>
    <w:rsid w:val="00CF4A83"/>
    <w:rsid w:val="00CF4F71"/>
    <w:rsid w:val="00CF51ED"/>
    <w:rsid w:val="00CF529D"/>
    <w:rsid w:val="00CF5529"/>
    <w:rsid w:val="00CF59F4"/>
    <w:rsid w:val="00CF5B7F"/>
    <w:rsid w:val="00CF6107"/>
    <w:rsid w:val="00CF65F2"/>
    <w:rsid w:val="00CF704B"/>
    <w:rsid w:val="00CF73B5"/>
    <w:rsid w:val="00CF75E7"/>
    <w:rsid w:val="00D00136"/>
    <w:rsid w:val="00D00838"/>
    <w:rsid w:val="00D0095B"/>
    <w:rsid w:val="00D00E6D"/>
    <w:rsid w:val="00D01010"/>
    <w:rsid w:val="00D010CF"/>
    <w:rsid w:val="00D01321"/>
    <w:rsid w:val="00D02AB8"/>
    <w:rsid w:val="00D02AE7"/>
    <w:rsid w:val="00D03004"/>
    <w:rsid w:val="00D039B6"/>
    <w:rsid w:val="00D042D6"/>
    <w:rsid w:val="00D04390"/>
    <w:rsid w:val="00D043F5"/>
    <w:rsid w:val="00D044EF"/>
    <w:rsid w:val="00D04C30"/>
    <w:rsid w:val="00D053CE"/>
    <w:rsid w:val="00D05C85"/>
    <w:rsid w:val="00D06190"/>
    <w:rsid w:val="00D0629F"/>
    <w:rsid w:val="00D06A7E"/>
    <w:rsid w:val="00D06B2E"/>
    <w:rsid w:val="00D10146"/>
    <w:rsid w:val="00D102F6"/>
    <w:rsid w:val="00D1083C"/>
    <w:rsid w:val="00D1087C"/>
    <w:rsid w:val="00D108D8"/>
    <w:rsid w:val="00D10A36"/>
    <w:rsid w:val="00D10AD1"/>
    <w:rsid w:val="00D110AF"/>
    <w:rsid w:val="00D122C6"/>
    <w:rsid w:val="00D13316"/>
    <w:rsid w:val="00D139A3"/>
    <w:rsid w:val="00D13E73"/>
    <w:rsid w:val="00D146DA"/>
    <w:rsid w:val="00D151E8"/>
    <w:rsid w:val="00D159A5"/>
    <w:rsid w:val="00D15FB0"/>
    <w:rsid w:val="00D16799"/>
    <w:rsid w:val="00D169E1"/>
    <w:rsid w:val="00D17179"/>
    <w:rsid w:val="00D175F7"/>
    <w:rsid w:val="00D17898"/>
    <w:rsid w:val="00D17DE7"/>
    <w:rsid w:val="00D202EA"/>
    <w:rsid w:val="00D2047E"/>
    <w:rsid w:val="00D204DA"/>
    <w:rsid w:val="00D20E52"/>
    <w:rsid w:val="00D21271"/>
    <w:rsid w:val="00D216D8"/>
    <w:rsid w:val="00D218FD"/>
    <w:rsid w:val="00D21AE4"/>
    <w:rsid w:val="00D21F16"/>
    <w:rsid w:val="00D22243"/>
    <w:rsid w:val="00D22B91"/>
    <w:rsid w:val="00D22E7B"/>
    <w:rsid w:val="00D23352"/>
    <w:rsid w:val="00D2354E"/>
    <w:rsid w:val="00D23A44"/>
    <w:rsid w:val="00D23CCA"/>
    <w:rsid w:val="00D23F4D"/>
    <w:rsid w:val="00D23FB4"/>
    <w:rsid w:val="00D23FC7"/>
    <w:rsid w:val="00D2510B"/>
    <w:rsid w:val="00D252FE"/>
    <w:rsid w:val="00D26000"/>
    <w:rsid w:val="00D263A5"/>
    <w:rsid w:val="00D263F8"/>
    <w:rsid w:val="00D303FE"/>
    <w:rsid w:val="00D30C35"/>
    <w:rsid w:val="00D31074"/>
    <w:rsid w:val="00D310B6"/>
    <w:rsid w:val="00D31459"/>
    <w:rsid w:val="00D320A5"/>
    <w:rsid w:val="00D3279D"/>
    <w:rsid w:val="00D32AB9"/>
    <w:rsid w:val="00D33103"/>
    <w:rsid w:val="00D33A65"/>
    <w:rsid w:val="00D3435B"/>
    <w:rsid w:val="00D347A3"/>
    <w:rsid w:val="00D347AA"/>
    <w:rsid w:val="00D34B93"/>
    <w:rsid w:val="00D35687"/>
    <w:rsid w:val="00D359A3"/>
    <w:rsid w:val="00D35A7E"/>
    <w:rsid w:val="00D361E5"/>
    <w:rsid w:val="00D3686C"/>
    <w:rsid w:val="00D373E1"/>
    <w:rsid w:val="00D374A9"/>
    <w:rsid w:val="00D375F6"/>
    <w:rsid w:val="00D37746"/>
    <w:rsid w:val="00D37992"/>
    <w:rsid w:val="00D400CF"/>
    <w:rsid w:val="00D40564"/>
    <w:rsid w:val="00D40AD1"/>
    <w:rsid w:val="00D41310"/>
    <w:rsid w:val="00D41349"/>
    <w:rsid w:val="00D4177E"/>
    <w:rsid w:val="00D418A9"/>
    <w:rsid w:val="00D419D1"/>
    <w:rsid w:val="00D41EB6"/>
    <w:rsid w:val="00D420D3"/>
    <w:rsid w:val="00D42178"/>
    <w:rsid w:val="00D4225C"/>
    <w:rsid w:val="00D424CE"/>
    <w:rsid w:val="00D427BA"/>
    <w:rsid w:val="00D42ADB"/>
    <w:rsid w:val="00D436A2"/>
    <w:rsid w:val="00D44B3A"/>
    <w:rsid w:val="00D45373"/>
    <w:rsid w:val="00D45CC7"/>
    <w:rsid w:val="00D45D7B"/>
    <w:rsid w:val="00D45F09"/>
    <w:rsid w:val="00D46279"/>
    <w:rsid w:val="00D46422"/>
    <w:rsid w:val="00D465F1"/>
    <w:rsid w:val="00D47618"/>
    <w:rsid w:val="00D4763C"/>
    <w:rsid w:val="00D50244"/>
    <w:rsid w:val="00D50A2E"/>
    <w:rsid w:val="00D51FA8"/>
    <w:rsid w:val="00D52488"/>
    <w:rsid w:val="00D524DB"/>
    <w:rsid w:val="00D52A7B"/>
    <w:rsid w:val="00D52CF4"/>
    <w:rsid w:val="00D52DF6"/>
    <w:rsid w:val="00D53B82"/>
    <w:rsid w:val="00D53C40"/>
    <w:rsid w:val="00D53E4D"/>
    <w:rsid w:val="00D54E8D"/>
    <w:rsid w:val="00D54F68"/>
    <w:rsid w:val="00D55271"/>
    <w:rsid w:val="00D55296"/>
    <w:rsid w:val="00D5552E"/>
    <w:rsid w:val="00D5638A"/>
    <w:rsid w:val="00D578FC"/>
    <w:rsid w:val="00D57AA6"/>
    <w:rsid w:val="00D57B35"/>
    <w:rsid w:val="00D600B5"/>
    <w:rsid w:val="00D600D2"/>
    <w:rsid w:val="00D6043D"/>
    <w:rsid w:val="00D610B4"/>
    <w:rsid w:val="00D612CA"/>
    <w:rsid w:val="00D61A81"/>
    <w:rsid w:val="00D61D89"/>
    <w:rsid w:val="00D61E4F"/>
    <w:rsid w:val="00D61FDB"/>
    <w:rsid w:val="00D62266"/>
    <w:rsid w:val="00D62A04"/>
    <w:rsid w:val="00D6330B"/>
    <w:rsid w:val="00D633C0"/>
    <w:rsid w:val="00D633F9"/>
    <w:rsid w:val="00D63708"/>
    <w:rsid w:val="00D6396F"/>
    <w:rsid w:val="00D63AE1"/>
    <w:rsid w:val="00D63ECA"/>
    <w:rsid w:val="00D64063"/>
    <w:rsid w:val="00D6454D"/>
    <w:rsid w:val="00D647C1"/>
    <w:rsid w:val="00D65AF6"/>
    <w:rsid w:val="00D65B2C"/>
    <w:rsid w:val="00D65F6F"/>
    <w:rsid w:val="00D67509"/>
    <w:rsid w:val="00D67E87"/>
    <w:rsid w:val="00D67E9A"/>
    <w:rsid w:val="00D67ED4"/>
    <w:rsid w:val="00D67FC3"/>
    <w:rsid w:val="00D704C3"/>
    <w:rsid w:val="00D70BD4"/>
    <w:rsid w:val="00D71648"/>
    <w:rsid w:val="00D7238B"/>
    <w:rsid w:val="00D72470"/>
    <w:rsid w:val="00D7279C"/>
    <w:rsid w:val="00D72DD1"/>
    <w:rsid w:val="00D72E83"/>
    <w:rsid w:val="00D72FBA"/>
    <w:rsid w:val="00D73702"/>
    <w:rsid w:val="00D73A87"/>
    <w:rsid w:val="00D73AF8"/>
    <w:rsid w:val="00D74068"/>
    <w:rsid w:val="00D740C2"/>
    <w:rsid w:val="00D742E1"/>
    <w:rsid w:val="00D74533"/>
    <w:rsid w:val="00D74A6F"/>
    <w:rsid w:val="00D7527B"/>
    <w:rsid w:val="00D758D0"/>
    <w:rsid w:val="00D75B83"/>
    <w:rsid w:val="00D7601E"/>
    <w:rsid w:val="00D763C1"/>
    <w:rsid w:val="00D76526"/>
    <w:rsid w:val="00D76869"/>
    <w:rsid w:val="00D768A3"/>
    <w:rsid w:val="00D7695D"/>
    <w:rsid w:val="00D76EE5"/>
    <w:rsid w:val="00D771B0"/>
    <w:rsid w:val="00D80746"/>
    <w:rsid w:val="00D8142D"/>
    <w:rsid w:val="00D81512"/>
    <w:rsid w:val="00D81725"/>
    <w:rsid w:val="00D81872"/>
    <w:rsid w:val="00D818AA"/>
    <w:rsid w:val="00D82AF0"/>
    <w:rsid w:val="00D833B4"/>
    <w:rsid w:val="00D8344F"/>
    <w:rsid w:val="00D84120"/>
    <w:rsid w:val="00D84D8C"/>
    <w:rsid w:val="00D85ADF"/>
    <w:rsid w:val="00D85E56"/>
    <w:rsid w:val="00D86149"/>
    <w:rsid w:val="00D8676C"/>
    <w:rsid w:val="00D86F0E"/>
    <w:rsid w:val="00D87C06"/>
    <w:rsid w:val="00D9010B"/>
    <w:rsid w:val="00D90756"/>
    <w:rsid w:val="00D908FA"/>
    <w:rsid w:val="00D909EE"/>
    <w:rsid w:val="00D90BB9"/>
    <w:rsid w:val="00D90EBD"/>
    <w:rsid w:val="00D91C66"/>
    <w:rsid w:val="00D91D88"/>
    <w:rsid w:val="00D91DCE"/>
    <w:rsid w:val="00D92077"/>
    <w:rsid w:val="00D9268A"/>
    <w:rsid w:val="00D92A0B"/>
    <w:rsid w:val="00D92B44"/>
    <w:rsid w:val="00D94A64"/>
    <w:rsid w:val="00D94FAA"/>
    <w:rsid w:val="00D95376"/>
    <w:rsid w:val="00D95CC3"/>
    <w:rsid w:val="00D95E20"/>
    <w:rsid w:val="00D9661C"/>
    <w:rsid w:val="00D9719D"/>
    <w:rsid w:val="00D971EF"/>
    <w:rsid w:val="00D9724D"/>
    <w:rsid w:val="00D976D0"/>
    <w:rsid w:val="00D97C32"/>
    <w:rsid w:val="00DA05D4"/>
    <w:rsid w:val="00DA0721"/>
    <w:rsid w:val="00DA0929"/>
    <w:rsid w:val="00DA118B"/>
    <w:rsid w:val="00DA1AB2"/>
    <w:rsid w:val="00DA378D"/>
    <w:rsid w:val="00DA39D0"/>
    <w:rsid w:val="00DA39D6"/>
    <w:rsid w:val="00DA4026"/>
    <w:rsid w:val="00DA44D6"/>
    <w:rsid w:val="00DA4769"/>
    <w:rsid w:val="00DA47C7"/>
    <w:rsid w:val="00DA4BFF"/>
    <w:rsid w:val="00DA4D8E"/>
    <w:rsid w:val="00DA5589"/>
    <w:rsid w:val="00DA5901"/>
    <w:rsid w:val="00DA5F6E"/>
    <w:rsid w:val="00DA60A3"/>
    <w:rsid w:val="00DA63D3"/>
    <w:rsid w:val="00DA6B7E"/>
    <w:rsid w:val="00DA702B"/>
    <w:rsid w:val="00DA7379"/>
    <w:rsid w:val="00DA76BD"/>
    <w:rsid w:val="00DA77A0"/>
    <w:rsid w:val="00DA7B25"/>
    <w:rsid w:val="00DA7F05"/>
    <w:rsid w:val="00DB0D3D"/>
    <w:rsid w:val="00DB0F2B"/>
    <w:rsid w:val="00DB17B3"/>
    <w:rsid w:val="00DB3FC4"/>
    <w:rsid w:val="00DB4515"/>
    <w:rsid w:val="00DB49D1"/>
    <w:rsid w:val="00DB4ED1"/>
    <w:rsid w:val="00DB5390"/>
    <w:rsid w:val="00DB5DCD"/>
    <w:rsid w:val="00DB5EA7"/>
    <w:rsid w:val="00DB6F81"/>
    <w:rsid w:val="00DB71C7"/>
    <w:rsid w:val="00DB7655"/>
    <w:rsid w:val="00DB7BCF"/>
    <w:rsid w:val="00DC0225"/>
    <w:rsid w:val="00DC060C"/>
    <w:rsid w:val="00DC23B0"/>
    <w:rsid w:val="00DC2511"/>
    <w:rsid w:val="00DC25C4"/>
    <w:rsid w:val="00DC2AD2"/>
    <w:rsid w:val="00DC3723"/>
    <w:rsid w:val="00DC37E0"/>
    <w:rsid w:val="00DC3DE9"/>
    <w:rsid w:val="00DC3E85"/>
    <w:rsid w:val="00DC4374"/>
    <w:rsid w:val="00DC44C6"/>
    <w:rsid w:val="00DC47FA"/>
    <w:rsid w:val="00DC48FF"/>
    <w:rsid w:val="00DC4CA7"/>
    <w:rsid w:val="00DC4E28"/>
    <w:rsid w:val="00DC58FA"/>
    <w:rsid w:val="00DC596E"/>
    <w:rsid w:val="00DC5EA2"/>
    <w:rsid w:val="00DC6516"/>
    <w:rsid w:val="00DC69E8"/>
    <w:rsid w:val="00DC706F"/>
    <w:rsid w:val="00DC7320"/>
    <w:rsid w:val="00DC73E0"/>
    <w:rsid w:val="00DC7AEC"/>
    <w:rsid w:val="00DC7B7A"/>
    <w:rsid w:val="00DC7F8F"/>
    <w:rsid w:val="00DD085E"/>
    <w:rsid w:val="00DD087B"/>
    <w:rsid w:val="00DD08DF"/>
    <w:rsid w:val="00DD0B0D"/>
    <w:rsid w:val="00DD1269"/>
    <w:rsid w:val="00DD1366"/>
    <w:rsid w:val="00DD1DDB"/>
    <w:rsid w:val="00DD25DC"/>
    <w:rsid w:val="00DD261F"/>
    <w:rsid w:val="00DD28F5"/>
    <w:rsid w:val="00DD2F18"/>
    <w:rsid w:val="00DD2F4E"/>
    <w:rsid w:val="00DD34A4"/>
    <w:rsid w:val="00DD3D5F"/>
    <w:rsid w:val="00DD3F1F"/>
    <w:rsid w:val="00DD4E15"/>
    <w:rsid w:val="00DD4F50"/>
    <w:rsid w:val="00DD5503"/>
    <w:rsid w:val="00DD5A31"/>
    <w:rsid w:val="00DD5F8F"/>
    <w:rsid w:val="00DD74C0"/>
    <w:rsid w:val="00DD7567"/>
    <w:rsid w:val="00DD7BE7"/>
    <w:rsid w:val="00DD7CDA"/>
    <w:rsid w:val="00DE0869"/>
    <w:rsid w:val="00DE241F"/>
    <w:rsid w:val="00DE26DD"/>
    <w:rsid w:val="00DE2F7F"/>
    <w:rsid w:val="00DE31AA"/>
    <w:rsid w:val="00DE3880"/>
    <w:rsid w:val="00DE3A5E"/>
    <w:rsid w:val="00DE3B58"/>
    <w:rsid w:val="00DE3D35"/>
    <w:rsid w:val="00DE3E55"/>
    <w:rsid w:val="00DE3FF9"/>
    <w:rsid w:val="00DE408A"/>
    <w:rsid w:val="00DE420B"/>
    <w:rsid w:val="00DE43DE"/>
    <w:rsid w:val="00DE479F"/>
    <w:rsid w:val="00DE4B24"/>
    <w:rsid w:val="00DE4C77"/>
    <w:rsid w:val="00DE4FB3"/>
    <w:rsid w:val="00DE5E3A"/>
    <w:rsid w:val="00DE5E7D"/>
    <w:rsid w:val="00DE62EC"/>
    <w:rsid w:val="00DE66F1"/>
    <w:rsid w:val="00DE6C24"/>
    <w:rsid w:val="00DE7D21"/>
    <w:rsid w:val="00DF00F2"/>
    <w:rsid w:val="00DF0174"/>
    <w:rsid w:val="00DF076D"/>
    <w:rsid w:val="00DF07A1"/>
    <w:rsid w:val="00DF0AEA"/>
    <w:rsid w:val="00DF177C"/>
    <w:rsid w:val="00DF1B41"/>
    <w:rsid w:val="00DF1B5B"/>
    <w:rsid w:val="00DF23DA"/>
    <w:rsid w:val="00DF294A"/>
    <w:rsid w:val="00DF2C86"/>
    <w:rsid w:val="00DF2E83"/>
    <w:rsid w:val="00DF3789"/>
    <w:rsid w:val="00DF380C"/>
    <w:rsid w:val="00DF3F0E"/>
    <w:rsid w:val="00DF407E"/>
    <w:rsid w:val="00DF42D2"/>
    <w:rsid w:val="00DF48E4"/>
    <w:rsid w:val="00DF4E98"/>
    <w:rsid w:val="00DF4EBD"/>
    <w:rsid w:val="00DF4F6C"/>
    <w:rsid w:val="00DF4FE5"/>
    <w:rsid w:val="00DF54AE"/>
    <w:rsid w:val="00DF54CE"/>
    <w:rsid w:val="00DF556B"/>
    <w:rsid w:val="00DF5CB9"/>
    <w:rsid w:val="00DF5E1D"/>
    <w:rsid w:val="00DF6C28"/>
    <w:rsid w:val="00DF7165"/>
    <w:rsid w:val="00DF7449"/>
    <w:rsid w:val="00DF7D0C"/>
    <w:rsid w:val="00E00482"/>
    <w:rsid w:val="00E008AC"/>
    <w:rsid w:val="00E00CC4"/>
    <w:rsid w:val="00E00F06"/>
    <w:rsid w:val="00E01250"/>
    <w:rsid w:val="00E013C8"/>
    <w:rsid w:val="00E0153D"/>
    <w:rsid w:val="00E01652"/>
    <w:rsid w:val="00E0175C"/>
    <w:rsid w:val="00E022F0"/>
    <w:rsid w:val="00E02344"/>
    <w:rsid w:val="00E02C3E"/>
    <w:rsid w:val="00E0392C"/>
    <w:rsid w:val="00E04271"/>
    <w:rsid w:val="00E04313"/>
    <w:rsid w:val="00E04EE7"/>
    <w:rsid w:val="00E052F3"/>
    <w:rsid w:val="00E05450"/>
    <w:rsid w:val="00E05BF5"/>
    <w:rsid w:val="00E0605D"/>
    <w:rsid w:val="00E0696C"/>
    <w:rsid w:val="00E06B00"/>
    <w:rsid w:val="00E06D00"/>
    <w:rsid w:val="00E06F00"/>
    <w:rsid w:val="00E07325"/>
    <w:rsid w:val="00E07B02"/>
    <w:rsid w:val="00E10121"/>
    <w:rsid w:val="00E10301"/>
    <w:rsid w:val="00E1036A"/>
    <w:rsid w:val="00E10695"/>
    <w:rsid w:val="00E1071B"/>
    <w:rsid w:val="00E10B16"/>
    <w:rsid w:val="00E1171F"/>
    <w:rsid w:val="00E11757"/>
    <w:rsid w:val="00E11B7C"/>
    <w:rsid w:val="00E11E02"/>
    <w:rsid w:val="00E126F5"/>
    <w:rsid w:val="00E12768"/>
    <w:rsid w:val="00E130D9"/>
    <w:rsid w:val="00E131DF"/>
    <w:rsid w:val="00E13208"/>
    <w:rsid w:val="00E134FC"/>
    <w:rsid w:val="00E13957"/>
    <w:rsid w:val="00E13A93"/>
    <w:rsid w:val="00E13E95"/>
    <w:rsid w:val="00E144F2"/>
    <w:rsid w:val="00E14731"/>
    <w:rsid w:val="00E14B52"/>
    <w:rsid w:val="00E14B91"/>
    <w:rsid w:val="00E151E8"/>
    <w:rsid w:val="00E157B8"/>
    <w:rsid w:val="00E15A74"/>
    <w:rsid w:val="00E15C6F"/>
    <w:rsid w:val="00E176F1"/>
    <w:rsid w:val="00E177CD"/>
    <w:rsid w:val="00E200AC"/>
    <w:rsid w:val="00E20384"/>
    <w:rsid w:val="00E203BB"/>
    <w:rsid w:val="00E20428"/>
    <w:rsid w:val="00E205C3"/>
    <w:rsid w:val="00E208CA"/>
    <w:rsid w:val="00E20913"/>
    <w:rsid w:val="00E20D68"/>
    <w:rsid w:val="00E210A1"/>
    <w:rsid w:val="00E214B3"/>
    <w:rsid w:val="00E21863"/>
    <w:rsid w:val="00E21893"/>
    <w:rsid w:val="00E22EA1"/>
    <w:rsid w:val="00E23147"/>
    <w:rsid w:val="00E23696"/>
    <w:rsid w:val="00E23890"/>
    <w:rsid w:val="00E23B06"/>
    <w:rsid w:val="00E23D99"/>
    <w:rsid w:val="00E24722"/>
    <w:rsid w:val="00E2518D"/>
    <w:rsid w:val="00E2562D"/>
    <w:rsid w:val="00E2582A"/>
    <w:rsid w:val="00E265C7"/>
    <w:rsid w:val="00E26750"/>
    <w:rsid w:val="00E26885"/>
    <w:rsid w:val="00E274AB"/>
    <w:rsid w:val="00E274B3"/>
    <w:rsid w:val="00E27543"/>
    <w:rsid w:val="00E277FF"/>
    <w:rsid w:val="00E27D66"/>
    <w:rsid w:val="00E27E75"/>
    <w:rsid w:val="00E27F45"/>
    <w:rsid w:val="00E302D0"/>
    <w:rsid w:val="00E30582"/>
    <w:rsid w:val="00E307D7"/>
    <w:rsid w:val="00E312BE"/>
    <w:rsid w:val="00E3130D"/>
    <w:rsid w:val="00E314BB"/>
    <w:rsid w:val="00E3172B"/>
    <w:rsid w:val="00E31919"/>
    <w:rsid w:val="00E31B1F"/>
    <w:rsid w:val="00E32CB9"/>
    <w:rsid w:val="00E331CD"/>
    <w:rsid w:val="00E332DD"/>
    <w:rsid w:val="00E34263"/>
    <w:rsid w:val="00E34888"/>
    <w:rsid w:val="00E35298"/>
    <w:rsid w:val="00E3535E"/>
    <w:rsid w:val="00E3546C"/>
    <w:rsid w:val="00E35551"/>
    <w:rsid w:val="00E357EC"/>
    <w:rsid w:val="00E35881"/>
    <w:rsid w:val="00E35BA4"/>
    <w:rsid w:val="00E35CAE"/>
    <w:rsid w:val="00E35FC9"/>
    <w:rsid w:val="00E36085"/>
    <w:rsid w:val="00E3637D"/>
    <w:rsid w:val="00E3640B"/>
    <w:rsid w:val="00E36737"/>
    <w:rsid w:val="00E3692A"/>
    <w:rsid w:val="00E37044"/>
    <w:rsid w:val="00E3754F"/>
    <w:rsid w:val="00E37734"/>
    <w:rsid w:val="00E37D15"/>
    <w:rsid w:val="00E40BE5"/>
    <w:rsid w:val="00E40FDB"/>
    <w:rsid w:val="00E410D3"/>
    <w:rsid w:val="00E4200C"/>
    <w:rsid w:val="00E4228A"/>
    <w:rsid w:val="00E42B1E"/>
    <w:rsid w:val="00E42EEA"/>
    <w:rsid w:val="00E43118"/>
    <w:rsid w:val="00E438BA"/>
    <w:rsid w:val="00E439F7"/>
    <w:rsid w:val="00E43A95"/>
    <w:rsid w:val="00E43C46"/>
    <w:rsid w:val="00E43EE5"/>
    <w:rsid w:val="00E440E1"/>
    <w:rsid w:val="00E44ABA"/>
    <w:rsid w:val="00E44D85"/>
    <w:rsid w:val="00E45780"/>
    <w:rsid w:val="00E45928"/>
    <w:rsid w:val="00E45B49"/>
    <w:rsid w:val="00E461A2"/>
    <w:rsid w:val="00E4654A"/>
    <w:rsid w:val="00E466A8"/>
    <w:rsid w:val="00E46716"/>
    <w:rsid w:val="00E46E29"/>
    <w:rsid w:val="00E477DF"/>
    <w:rsid w:val="00E47890"/>
    <w:rsid w:val="00E47F96"/>
    <w:rsid w:val="00E503D6"/>
    <w:rsid w:val="00E509CD"/>
    <w:rsid w:val="00E51A86"/>
    <w:rsid w:val="00E52AC2"/>
    <w:rsid w:val="00E52DE5"/>
    <w:rsid w:val="00E53E13"/>
    <w:rsid w:val="00E54805"/>
    <w:rsid w:val="00E5495B"/>
    <w:rsid w:val="00E54C6F"/>
    <w:rsid w:val="00E54D29"/>
    <w:rsid w:val="00E54F9E"/>
    <w:rsid w:val="00E55471"/>
    <w:rsid w:val="00E554F1"/>
    <w:rsid w:val="00E557B1"/>
    <w:rsid w:val="00E55F60"/>
    <w:rsid w:val="00E56143"/>
    <w:rsid w:val="00E5614A"/>
    <w:rsid w:val="00E56420"/>
    <w:rsid w:val="00E56A71"/>
    <w:rsid w:val="00E56B46"/>
    <w:rsid w:val="00E56CA1"/>
    <w:rsid w:val="00E56F9E"/>
    <w:rsid w:val="00E572D2"/>
    <w:rsid w:val="00E57561"/>
    <w:rsid w:val="00E606C3"/>
    <w:rsid w:val="00E60CA1"/>
    <w:rsid w:val="00E6104C"/>
    <w:rsid w:val="00E61236"/>
    <w:rsid w:val="00E61291"/>
    <w:rsid w:val="00E616AB"/>
    <w:rsid w:val="00E61D86"/>
    <w:rsid w:val="00E6253C"/>
    <w:rsid w:val="00E62F6A"/>
    <w:rsid w:val="00E62F7F"/>
    <w:rsid w:val="00E6400E"/>
    <w:rsid w:val="00E64174"/>
    <w:rsid w:val="00E641F8"/>
    <w:rsid w:val="00E64496"/>
    <w:rsid w:val="00E64824"/>
    <w:rsid w:val="00E64E9D"/>
    <w:rsid w:val="00E64ECD"/>
    <w:rsid w:val="00E6503E"/>
    <w:rsid w:val="00E65116"/>
    <w:rsid w:val="00E65466"/>
    <w:rsid w:val="00E657ED"/>
    <w:rsid w:val="00E65E88"/>
    <w:rsid w:val="00E66694"/>
    <w:rsid w:val="00E667F6"/>
    <w:rsid w:val="00E66881"/>
    <w:rsid w:val="00E66FF5"/>
    <w:rsid w:val="00E672C5"/>
    <w:rsid w:val="00E67645"/>
    <w:rsid w:val="00E67A53"/>
    <w:rsid w:val="00E67D8A"/>
    <w:rsid w:val="00E71D62"/>
    <w:rsid w:val="00E7207C"/>
    <w:rsid w:val="00E725EE"/>
    <w:rsid w:val="00E72B3E"/>
    <w:rsid w:val="00E73772"/>
    <w:rsid w:val="00E73BCC"/>
    <w:rsid w:val="00E73F3A"/>
    <w:rsid w:val="00E74B66"/>
    <w:rsid w:val="00E74F19"/>
    <w:rsid w:val="00E75034"/>
    <w:rsid w:val="00E75993"/>
    <w:rsid w:val="00E75A93"/>
    <w:rsid w:val="00E75E1B"/>
    <w:rsid w:val="00E766E3"/>
    <w:rsid w:val="00E76B10"/>
    <w:rsid w:val="00E76C34"/>
    <w:rsid w:val="00E76C5F"/>
    <w:rsid w:val="00E77777"/>
    <w:rsid w:val="00E77A44"/>
    <w:rsid w:val="00E77C4B"/>
    <w:rsid w:val="00E80564"/>
    <w:rsid w:val="00E8164B"/>
    <w:rsid w:val="00E8190F"/>
    <w:rsid w:val="00E8214D"/>
    <w:rsid w:val="00E825CF"/>
    <w:rsid w:val="00E82709"/>
    <w:rsid w:val="00E83285"/>
    <w:rsid w:val="00E83373"/>
    <w:rsid w:val="00E8341D"/>
    <w:rsid w:val="00E84659"/>
    <w:rsid w:val="00E84ED4"/>
    <w:rsid w:val="00E8552A"/>
    <w:rsid w:val="00E8599D"/>
    <w:rsid w:val="00E859F8"/>
    <w:rsid w:val="00E85EE3"/>
    <w:rsid w:val="00E86406"/>
    <w:rsid w:val="00E86685"/>
    <w:rsid w:val="00E86BF4"/>
    <w:rsid w:val="00E86F3A"/>
    <w:rsid w:val="00E87F91"/>
    <w:rsid w:val="00E90545"/>
    <w:rsid w:val="00E90905"/>
    <w:rsid w:val="00E909EC"/>
    <w:rsid w:val="00E91676"/>
    <w:rsid w:val="00E92804"/>
    <w:rsid w:val="00E929E2"/>
    <w:rsid w:val="00E93685"/>
    <w:rsid w:val="00E9402F"/>
    <w:rsid w:val="00E9426F"/>
    <w:rsid w:val="00E9443B"/>
    <w:rsid w:val="00E9448B"/>
    <w:rsid w:val="00E949E3"/>
    <w:rsid w:val="00E9545F"/>
    <w:rsid w:val="00E95559"/>
    <w:rsid w:val="00E95C89"/>
    <w:rsid w:val="00E95DCB"/>
    <w:rsid w:val="00E96471"/>
    <w:rsid w:val="00E9685C"/>
    <w:rsid w:val="00E97789"/>
    <w:rsid w:val="00E97BB2"/>
    <w:rsid w:val="00EA0082"/>
    <w:rsid w:val="00EA0A09"/>
    <w:rsid w:val="00EA0E06"/>
    <w:rsid w:val="00EA205C"/>
    <w:rsid w:val="00EA2B6B"/>
    <w:rsid w:val="00EA4442"/>
    <w:rsid w:val="00EA4B09"/>
    <w:rsid w:val="00EA4B84"/>
    <w:rsid w:val="00EA4D16"/>
    <w:rsid w:val="00EA4ED4"/>
    <w:rsid w:val="00EA56B2"/>
    <w:rsid w:val="00EA5FD1"/>
    <w:rsid w:val="00EA61E1"/>
    <w:rsid w:val="00EA68B3"/>
    <w:rsid w:val="00EA7385"/>
    <w:rsid w:val="00EB06EB"/>
    <w:rsid w:val="00EB0C0C"/>
    <w:rsid w:val="00EB13BF"/>
    <w:rsid w:val="00EB15BD"/>
    <w:rsid w:val="00EB1A88"/>
    <w:rsid w:val="00EB1CFA"/>
    <w:rsid w:val="00EB1F8E"/>
    <w:rsid w:val="00EB22F2"/>
    <w:rsid w:val="00EB2321"/>
    <w:rsid w:val="00EB2C71"/>
    <w:rsid w:val="00EB2D70"/>
    <w:rsid w:val="00EB3B1E"/>
    <w:rsid w:val="00EB3E6B"/>
    <w:rsid w:val="00EB41B8"/>
    <w:rsid w:val="00EB4698"/>
    <w:rsid w:val="00EB4A83"/>
    <w:rsid w:val="00EB4C83"/>
    <w:rsid w:val="00EB4D1F"/>
    <w:rsid w:val="00EB53EC"/>
    <w:rsid w:val="00EB563A"/>
    <w:rsid w:val="00EB5B95"/>
    <w:rsid w:val="00EB5D01"/>
    <w:rsid w:val="00EB6348"/>
    <w:rsid w:val="00EB6812"/>
    <w:rsid w:val="00EB70C4"/>
    <w:rsid w:val="00EB7247"/>
    <w:rsid w:val="00EB77F0"/>
    <w:rsid w:val="00EB7ECF"/>
    <w:rsid w:val="00EB7EF8"/>
    <w:rsid w:val="00EB7FE8"/>
    <w:rsid w:val="00EC09D2"/>
    <w:rsid w:val="00EC1541"/>
    <w:rsid w:val="00EC1781"/>
    <w:rsid w:val="00EC19E8"/>
    <w:rsid w:val="00EC1A9A"/>
    <w:rsid w:val="00EC1B8D"/>
    <w:rsid w:val="00EC1C98"/>
    <w:rsid w:val="00EC20A2"/>
    <w:rsid w:val="00EC2CD5"/>
    <w:rsid w:val="00EC3D3A"/>
    <w:rsid w:val="00EC3F39"/>
    <w:rsid w:val="00EC44B5"/>
    <w:rsid w:val="00EC48DD"/>
    <w:rsid w:val="00EC4E42"/>
    <w:rsid w:val="00EC50B5"/>
    <w:rsid w:val="00EC5158"/>
    <w:rsid w:val="00EC51CC"/>
    <w:rsid w:val="00EC577E"/>
    <w:rsid w:val="00EC58BC"/>
    <w:rsid w:val="00EC5BEA"/>
    <w:rsid w:val="00EC6945"/>
    <w:rsid w:val="00EC69BA"/>
    <w:rsid w:val="00EC6FBE"/>
    <w:rsid w:val="00EC7031"/>
    <w:rsid w:val="00ED08A4"/>
    <w:rsid w:val="00ED08BB"/>
    <w:rsid w:val="00ED15BB"/>
    <w:rsid w:val="00ED1C7A"/>
    <w:rsid w:val="00ED25C2"/>
    <w:rsid w:val="00ED277C"/>
    <w:rsid w:val="00ED279C"/>
    <w:rsid w:val="00ED2F4C"/>
    <w:rsid w:val="00ED2FE2"/>
    <w:rsid w:val="00ED3B58"/>
    <w:rsid w:val="00ED3D4D"/>
    <w:rsid w:val="00ED4A1D"/>
    <w:rsid w:val="00ED4F0F"/>
    <w:rsid w:val="00ED55B6"/>
    <w:rsid w:val="00ED57B9"/>
    <w:rsid w:val="00ED58A9"/>
    <w:rsid w:val="00ED5A10"/>
    <w:rsid w:val="00ED5BE6"/>
    <w:rsid w:val="00ED5C17"/>
    <w:rsid w:val="00ED5E6A"/>
    <w:rsid w:val="00ED661B"/>
    <w:rsid w:val="00ED6664"/>
    <w:rsid w:val="00ED66B7"/>
    <w:rsid w:val="00EE022F"/>
    <w:rsid w:val="00EE048A"/>
    <w:rsid w:val="00EE1089"/>
    <w:rsid w:val="00EE1141"/>
    <w:rsid w:val="00EE1479"/>
    <w:rsid w:val="00EE1664"/>
    <w:rsid w:val="00EE20C0"/>
    <w:rsid w:val="00EE2508"/>
    <w:rsid w:val="00EE2977"/>
    <w:rsid w:val="00EE2ECD"/>
    <w:rsid w:val="00EE5265"/>
    <w:rsid w:val="00EE57B6"/>
    <w:rsid w:val="00EE6129"/>
    <w:rsid w:val="00EE61B2"/>
    <w:rsid w:val="00EE6682"/>
    <w:rsid w:val="00EE66A1"/>
    <w:rsid w:val="00EE6B68"/>
    <w:rsid w:val="00EE6BEC"/>
    <w:rsid w:val="00EE707A"/>
    <w:rsid w:val="00EE7768"/>
    <w:rsid w:val="00EE7ED2"/>
    <w:rsid w:val="00EE7F12"/>
    <w:rsid w:val="00EF06EF"/>
    <w:rsid w:val="00EF0BDD"/>
    <w:rsid w:val="00EF0D25"/>
    <w:rsid w:val="00EF0F40"/>
    <w:rsid w:val="00EF0F9F"/>
    <w:rsid w:val="00EF10EB"/>
    <w:rsid w:val="00EF1882"/>
    <w:rsid w:val="00EF2931"/>
    <w:rsid w:val="00EF2D79"/>
    <w:rsid w:val="00EF30B0"/>
    <w:rsid w:val="00EF3305"/>
    <w:rsid w:val="00EF3437"/>
    <w:rsid w:val="00EF3AA7"/>
    <w:rsid w:val="00EF3B06"/>
    <w:rsid w:val="00EF3BE9"/>
    <w:rsid w:val="00EF3E54"/>
    <w:rsid w:val="00EF4114"/>
    <w:rsid w:val="00EF42F3"/>
    <w:rsid w:val="00EF4562"/>
    <w:rsid w:val="00EF46DF"/>
    <w:rsid w:val="00EF497A"/>
    <w:rsid w:val="00EF57C3"/>
    <w:rsid w:val="00EF58EF"/>
    <w:rsid w:val="00EF5B40"/>
    <w:rsid w:val="00EF5BFB"/>
    <w:rsid w:val="00EF5E71"/>
    <w:rsid w:val="00EF5F48"/>
    <w:rsid w:val="00EF6157"/>
    <w:rsid w:val="00EF68C6"/>
    <w:rsid w:val="00EF7167"/>
    <w:rsid w:val="00EF794A"/>
    <w:rsid w:val="00F00C61"/>
    <w:rsid w:val="00F00D7E"/>
    <w:rsid w:val="00F00FB0"/>
    <w:rsid w:val="00F01982"/>
    <w:rsid w:val="00F01CA1"/>
    <w:rsid w:val="00F02108"/>
    <w:rsid w:val="00F0221A"/>
    <w:rsid w:val="00F02249"/>
    <w:rsid w:val="00F02B5D"/>
    <w:rsid w:val="00F02CC9"/>
    <w:rsid w:val="00F03256"/>
    <w:rsid w:val="00F033AB"/>
    <w:rsid w:val="00F034FD"/>
    <w:rsid w:val="00F03C0A"/>
    <w:rsid w:val="00F04D0B"/>
    <w:rsid w:val="00F04F44"/>
    <w:rsid w:val="00F05E84"/>
    <w:rsid w:val="00F06D51"/>
    <w:rsid w:val="00F06E01"/>
    <w:rsid w:val="00F07089"/>
    <w:rsid w:val="00F0751C"/>
    <w:rsid w:val="00F07765"/>
    <w:rsid w:val="00F0779C"/>
    <w:rsid w:val="00F11AEE"/>
    <w:rsid w:val="00F12269"/>
    <w:rsid w:val="00F12648"/>
    <w:rsid w:val="00F128B7"/>
    <w:rsid w:val="00F130F2"/>
    <w:rsid w:val="00F13144"/>
    <w:rsid w:val="00F13311"/>
    <w:rsid w:val="00F1339F"/>
    <w:rsid w:val="00F13F49"/>
    <w:rsid w:val="00F14037"/>
    <w:rsid w:val="00F15651"/>
    <w:rsid w:val="00F15E7B"/>
    <w:rsid w:val="00F1672C"/>
    <w:rsid w:val="00F16D47"/>
    <w:rsid w:val="00F16F98"/>
    <w:rsid w:val="00F17459"/>
    <w:rsid w:val="00F17CA3"/>
    <w:rsid w:val="00F2021A"/>
    <w:rsid w:val="00F206F4"/>
    <w:rsid w:val="00F20F4E"/>
    <w:rsid w:val="00F21AF4"/>
    <w:rsid w:val="00F22326"/>
    <w:rsid w:val="00F2239D"/>
    <w:rsid w:val="00F22480"/>
    <w:rsid w:val="00F226B2"/>
    <w:rsid w:val="00F22D1B"/>
    <w:rsid w:val="00F22DF9"/>
    <w:rsid w:val="00F23292"/>
    <w:rsid w:val="00F23418"/>
    <w:rsid w:val="00F23C6A"/>
    <w:rsid w:val="00F23DBA"/>
    <w:rsid w:val="00F23EBE"/>
    <w:rsid w:val="00F23F40"/>
    <w:rsid w:val="00F2408B"/>
    <w:rsid w:val="00F243FE"/>
    <w:rsid w:val="00F24725"/>
    <w:rsid w:val="00F248D6"/>
    <w:rsid w:val="00F24CCB"/>
    <w:rsid w:val="00F253C5"/>
    <w:rsid w:val="00F259F4"/>
    <w:rsid w:val="00F25A9B"/>
    <w:rsid w:val="00F26D34"/>
    <w:rsid w:val="00F26F2E"/>
    <w:rsid w:val="00F27056"/>
    <w:rsid w:val="00F270BF"/>
    <w:rsid w:val="00F27436"/>
    <w:rsid w:val="00F274C2"/>
    <w:rsid w:val="00F27A7C"/>
    <w:rsid w:val="00F302DB"/>
    <w:rsid w:val="00F305CD"/>
    <w:rsid w:val="00F30656"/>
    <w:rsid w:val="00F3075F"/>
    <w:rsid w:val="00F30765"/>
    <w:rsid w:val="00F30BF4"/>
    <w:rsid w:val="00F31CB0"/>
    <w:rsid w:val="00F320C1"/>
    <w:rsid w:val="00F333B4"/>
    <w:rsid w:val="00F333E4"/>
    <w:rsid w:val="00F33998"/>
    <w:rsid w:val="00F33C6B"/>
    <w:rsid w:val="00F33CA5"/>
    <w:rsid w:val="00F33CD3"/>
    <w:rsid w:val="00F33F1C"/>
    <w:rsid w:val="00F33FB8"/>
    <w:rsid w:val="00F34190"/>
    <w:rsid w:val="00F342AF"/>
    <w:rsid w:val="00F3468F"/>
    <w:rsid w:val="00F34C10"/>
    <w:rsid w:val="00F35999"/>
    <w:rsid w:val="00F35AD1"/>
    <w:rsid w:val="00F3610B"/>
    <w:rsid w:val="00F36279"/>
    <w:rsid w:val="00F37D56"/>
    <w:rsid w:val="00F37F51"/>
    <w:rsid w:val="00F40BA1"/>
    <w:rsid w:val="00F40C09"/>
    <w:rsid w:val="00F40D6D"/>
    <w:rsid w:val="00F40D7D"/>
    <w:rsid w:val="00F40DB9"/>
    <w:rsid w:val="00F40DEB"/>
    <w:rsid w:val="00F40EAB"/>
    <w:rsid w:val="00F40F0E"/>
    <w:rsid w:val="00F40FDB"/>
    <w:rsid w:val="00F413B4"/>
    <w:rsid w:val="00F41991"/>
    <w:rsid w:val="00F41A8C"/>
    <w:rsid w:val="00F41F60"/>
    <w:rsid w:val="00F4212C"/>
    <w:rsid w:val="00F42788"/>
    <w:rsid w:val="00F42831"/>
    <w:rsid w:val="00F42A73"/>
    <w:rsid w:val="00F4313B"/>
    <w:rsid w:val="00F43A61"/>
    <w:rsid w:val="00F43EE8"/>
    <w:rsid w:val="00F443E4"/>
    <w:rsid w:val="00F44748"/>
    <w:rsid w:val="00F453AA"/>
    <w:rsid w:val="00F45C2F"/>
    <w:rsid w:val="00F45DCE"/>
    <w:rsid w:val="00F45EAC"/>
    <w:rsid w:val="00F46B14"/>
    <w:rsid w:val="00F46B28"/>
    <w:rsid w:val="00F47095"/>
    <w:rsid w:val="00F47341"/>
    <w:rsid w:val="00F47883"/>
    <w:rsid w:val="00F50E2F"/>
    <w:rsid w:val="00F513AE"/>
    <w:rsid w:val="00F51A1C"/>
    <w:rsid w:val="00F529D5"/>
    <w:rsid w:val="00F52AC0"/>
    <w:rsid w:val="00F52CC9"/>
    <w:rsid w:val="00F52D0C"/>
    <w:rsid w:val="00F532ED"/>
    <w:rsid w:val="00F53B87"/>
    <w:rsid w:val="00F54545"/>
    <w:rsid w:val="00F54551"/>
    <w:rsid w:val="00F546C8"/>
    <w:rsid w:val="00F54B21"/>
    <w:rsid w:val="00F5552C"/>
    <w:rsid w:val="00F55BE5"/>
    <w:rsid w:val="00F56246"/>
    <w:rsid w:val="00F56334"/>
    <w:rsid w:val="00F5641B"/>
    <w:rsid w:val="00F56F1D"/>
    <w:rsid w:val="00F57072"/>
    <w:rsid w:val="00F570FA"/>
    <w:rsid w:val="00F574CD"/>
    <w:rsid w:val="00F57A35"/>
    <w:rsid w:val="00F57DBF"/>
    <w:rsid w:val="00F609EE"/>
    <w:rsid w:val="00F60AD7"/>
    <w:rsid w:val="00F60BA3"/>
    <w:rsid w:val="00F610C2"/>
    <w:rsid w:val="00F611DD"/>
    <w:rsid w:val="00F620BF"/>
    <w:rsid w:val="00F62B23"/>
    <w:rsid w:val="00F62C63"/>
    <w:rsid w:val="00F633BD"/>
    <w:rsid w:val="00F637FB"/>
    <w:rsid w:val="00F63982"/>
    <w:rsid w:val="00F63B19"/>
    <w:rsid w:val="00F6428B"/>
    <w:rsid w:val="00F64383"/>
    <w:rsid w:val="00F64651"/>
    <w:rsid w:val="00F646AE"/>
    <w:rsid w:val="00F64AD1"/>
    <w:rsid w:val="00F65372"/>
    <w:rsid w:val="00F65451"/>
    <w:rsid w:val="00F65B94"/>
    <w:rsid w:val="00F65E9C"/>
    <w:rsid w:val="00F65FBC"/>
    <w:rsid w:val="00F66C36"/>
    <w:rsid w:val="00F6745D"/>
    <w:rsid w:val="00F674BC"/>
    <w:rsid w:val="00F674DD"/>
    <w:rsid w:val="00F67545"/>
    <w:rsid w:val="00F71192"/>
    <w:rsid w:val="00F71355"/>
    <w:rsid w:val="00F71C0F"/>
    <w:rsid w:val="00F7219D"/>
    <w:rsid w:val="00F73B4B"/>
    <w:rsid w:val="00F73C69"/>
    <w:rsid w:val="00F741F2"/>
    <w:rsid w:val="00F74587"/>
    <w:rsid w:val="00F74BA6"/>
    <w:rsid w:val="00F758A7"/>
    <w:rsid w:val="00F758FF"/>
    <w:rsid w:val="00F7598A"/>
    <w:rsid w:val="00F75B89"/>
    <w:rsid w:val="00F762A1"/>
    <w:rsid w:val="00F769CB"/>
    <w:rsid w:val="00F76A79"/>
    <w:rsid w:val="00F76E30"/>
    <w:rsid w:val="00F7737F"/>
    <w:rsid w:val="00F776C9"/>
    <w:rsid w:val="00F806DF"/>
    <w:rsid w:val="00F809F8"/>
    <w:rsid w:val="00F80A4C"/>
    <w:rsid w:val="00F80B7B"/>
    <w:rsid w:val="00F810B1"/>
    <w:rsid w:val="00F81233"/>
    <w:rsid w:val="00F818C1"/>
    <w:rsid w:val="00F81954"/>
    <w:rsid w:val="00F819DA"/>
    <w:rsid w:val="00F81C89"/>
    <w:rsid w:val="00F81E58"/>
    <w:rsid w:val="00F81E79"/>
    <w:rsid w:val="00F8261F"/>
    <w:rsid w:val="00F82E26"/>
    <w:rsid w:val="00F83098"/>
    <w:rsid w:val="00F835C9"/>
    <w:rsid w:val="00F83609"/>
    <w:rsid w:val="00F8362B"/>
    <w:rsid w:val="00F837E9"/>
    <w:rsid w:val="00F83880"/>
    <w:rsid w:val="00F83940"/>
    <w:rsid w:val="00F83B49"/>
    <w:rsid w:val="00F84374"/>
    <w:rsid w:val="00F844E2"/>
    <w:rsid w:val="00F851AC"/>
    <w:rsid w:val="00F852A3"/>
    <w:rsid w:val="00F8540A"/>
    <w:rsid w:val="00F854C2"/>
    <w:rsid w:val="00F856D5"/>
    <w:rsid w:val="00F85C6D"/>
    <w:rsid w:val="00F85CFC"/>
    <w:rsid w:val="00F8642D"/>
    <w:rsid w:val="00F86690"/>
    <w:rsid w:val="00F86C05"/>
    <w:rsid w:val="00F86EA9"/>
    <w:rsid w:val="00F8712B"/>
    <w:rsid w:val="00F87EEE"/>
    <w:rsid w:val="00F87FE4"/>
    <w:rsid w:val="00F9006E"/>
    <w:rsid w:val="00F901FD"/>
    <w:rsid w:val="00F902C0"/>
    <w:rsid w:val="00F903DD"/>
    <w:rsid w:val="00F904D5"/>
    <w:rsid w:val="00F9055C"/>
    <w:rsid w:val="00F90F70"/>
    <w:rsid w:val="00F92AB1"/>
    <w:rsid w:val="00F92BAC"/>
    <w:rsid w:val="00F92C20"/>
    <w:rsid w:val="00F93998"/>
    <w:rsid w:val="00F93D9D"/>
    <w:rsid w:val="00F940C1"/>
    <w:rsid w:val="00F94617"/>
    <w:rsid w:val="00F94EB1"/>
    <w:rsid w:val="00F95090"/>
    <w:rsid w:val="00F952F2"/>
    <w:rsid w:val="00F95441"/>
    <w:rsid w:val="00F95CDD"/>
    <w:rsid w:val="00F95D03"/>
    <w:rsid w:val="00F95D0D"/>
    <w:rsid w:val="00F968D6"/>
    <w:rsid w:val="00F96B5D"/>
    <w:rsid w:val="00F9713F"/>
    <w:rsid w:val="00F971A9"/>
    <w:rsid w:val="00F971AC"/>
    <w:rsid w:val="00F974D4"/>
    <w:rsid w:val="00FA014B"/>
    <w:rsid w:val="00FA1322"/>
    <w:rsid w:val="00FA1AA2"/>
    <w:rsid w:val="00FA1DBA"/>
    <w:rsid w:val="00FA2054"/>
    <w:rsid w:val="00FA3E09"/>
    <w:rsid w:val="00FA40BD"/>
    <w:rsid w:val="00FA41E6"/>
    <w:rsid w:val="00FA43FA"/>
    <w:rsid w:val="00FA5006"/>
    <w:rsid w:val="00FA51DF"/>
    <w:rsid w:val="00FA55D0"/>
    <w:rsid w:val="00FA5617"/>
    <w:rsid w:val="00FA65C8"/>
    <w:rsid w:val="00FA666E"/>
    <w:rsid w:val="00FA716E"/>
    <w:rsid w:val="00FB0B66"/>
    <w:rsid w:val="00FB0C58"/>
    <w:rsid w:val="00FB10E4"/>
    <w:rsid w:val="00FB1235"/>
    <w:rsid w:val="00FB152A"/>
    <w:rsid w:val="00FB15AF"/>
    <w:rsid w:val="00FB17FA"/>
    <w:rsid w:val="00FB1AB7"/>
    <w:rsid w:val="00FB1C4D"/>
    <w:rsid w:val="00FB1E46"/>
    <w:rsid w:val="00FB1FFE"/>
    <w:rsid w:val="00FB20E6"/>
    <w:rsid w:val="00FB2F3C"/>
    <w:rsid w:val="00FB3425"/>
    <w:rsid w:val="00FB3940"/>
    <w:rsid w:val="00FB3C70"/>
    <w:rsid w:val="00FB3CB0"/>
    <w:rsid w:val="00FB3D15"/>
    <w:rsid w:val="00FB45CA"/>
    <w:rsid w:val="00FB4F73"/>
    <w:rsid w:val="00FB52D2"/>
    <w:rsid w:val="00FB58D2"/>
    <w:rsid w:val="00FB7170"/>
    <w:rsid w:val="00FC046F"/>
    <w:rsid w:val="00FC0BF3"/>
    <w:rsid w:val="00FC0D48"/>
    <w:rsid w:val="00FC1802"/>
    <w:rsid w:val="00FC219D"/>
    <w:rsid w:val="00FC2392"/>
    <w:rsid w:val="00FC24F2"/>
    <w:rsid w:val="00FC2706"/>
    <w:rsid w:val="00FC2812"/>
    <w:rsid w:val="00FC2F9D"/>
    <w:rsid w:val="00FC3457"/>
    <w:rsid w:val="00FC3463"/>
    <w:rsid w:val="00FC3518"/>
    <w:rsid w:val="00FC3829"/>
    <w:rsid w:val="00FC3B85"/>
    <w:rsid w:val="00FC3F71"/>
    <w:rsid w:val="00FC456B"/>
    <w:rsid w:val="00FC49EA"/>
    <w:rsid w:val="00FC6081"/>
    <w:rsid w:val="00FC6C72"/>
    <w:rsid w:val="00FC6F80"/>
    <w:rsid w:val="00FC70DA"/>
    <w:rsid w:val="00FC7180"/>
    <w:rsid w:val="00FC783F"/>
    <w:rsid w:val="00FC78A5"/>
    <w:rsid w:val="00FC7920"/>
    <w:rsid w:val="00FC7E46"/>
    <w:rsid w:val="00FD01F1"/>
    <w:rsid w:val="00FD07CF"/>
    <w:rsid w:val="00FD0882"/>
    <w:rsid w:val="00FD0B15"/>
    <w:rsid w:val="00FD0FFC"/>
    <w:rsid w:val="00FD14F7"/>
    <w:rsid w:val="00FD1EFC"/>
    <w:rsid w:val="00FD2379"/>
    <w:rsid w:val="00FD3126"/>
    <w:rsid w:val="00FD32FA"/>
    <w:rsid w:val="00FD3349"/>
    <w:rsid w:val="00FD337E"/>
    <w:rsid w:val="00FD35A3"/>
    <w:rsid w:val="00FD35A8"/>
    <w:rsid w:val="00FD3AF4"/>
    <w:rsid w:val="00FD3C47"/>
    <w:rsid w:val="00FD3F96"/>
    <w:rsid w:val="00FD4417"/>
    <w:rsid w:val="00FD47AF"/>
    <w:rsid w:val="00FD4C33"/>
    <w:rsid w:val="00FD4EE1"/>
    <w:rsid w:val="00FD523D"/>
    <w:rsid w:val="00FD551D"/>
    <w:rsid w:val="00FD56F8"/>
    <w:rsid w:val="00FD5A1F"/>
    <w:rsid w:val="00FD6889"/>
    <w:rsid w:val="00FD693A"/>
    <w:rsid w:val="00FD6E70"/>
    <w:rsid w:val="00FE002A"/>
    <w:rsid w:val="00FE0459"/>
    <w:rsid w:val="00FE0F38"/>
    <w:rsid w:val="00FE1384"/>
    <w:rsid w:val="00FE1396"/>
    <w:rsid w:val="00FE1820"/>
    <w:rsid w:val="00FE1A93"/>
    <w:rsid w:val="00FE2048"/>
    <w:rsid w:val="00FE20A4"/>
    <w:rsid w:val="00FE250C"/>
    <w:rsid w:val="00FE2D82"/>
    <w:rsid w:val="00FE32A9"/>
    <w:rsid w:val="00FE35AC"/>
    <w:rsid w:val="00FE3B35"/>
    <w:rsid w:val="00FE3BB7"/>
    <w:rsid w:val="00FE3BDF"/>
    <w:rsid w:val="00FE445A"/>
    <w:rsid w:val="00FE50D4"/>
    <w:rsid w:val="00FE5D2C"/>
    <w:rsid w:val="00FE612E"/>
    <w:rsid w:val="00FE6C57"/>
    <w:rsid w:val="00FE72FF"/>
    <w:rsid w:val="00FE7846"/>
    <w:rsid w:val="00FE7D4F"/>
    <w:rsid w:val="00FE7F30"/>
    <w:rsid w:val="00FF0A7B"/>
    <w:rsid w:val="00FF0BB2"/>
    <w:rsid w:val="00FF1CC4"/>
    <w:rsid w:val="00FF1DB2"/>
    <w:rsid w:val="00FF2A41"/>
    <w:rsid w:val="00FF3611"/>
    <w:rsid w:val="00FF36D8"/>
    <w:rsid w:val="00FF3775"/>
    <w:rsid w:val="00FF419A"/>
    <w:rsid w:val="00FF4312"/>
    <w:rsid w:val="00FF5200"/>
    <w:rsid w:val="00FF58AF"/>
    <w:rsid w:val="00FF602E"/>
    <w:rsid w:val="00FF6333"/>
    <w:rsid w:val="00FF767F"/>
    <w:rsid w:val="00FF7C67"/>
    <w:rsid w:val="00FF7FFB"/>
    <w:rsid w:val="012C0739"/>
    <w:rsid w:val="01801930"/>
    <w:rsid w:val="020F94F7"/>
    <w:rsid w:val="02A1FE81"/>
    <w:rsid w:val="044432A3"/>
    <w:rsid w:val="0479C3D3"/>
    <w:rsid w:val="05A2040A"/>
    <w:rsid w:val="06D32438"/>
    <w:rsid w:val="08F53104"/>
    <w:rsid w:val="0A3B663E"/>
    <w:rsid w:val="0B480369"/>
    <w:rsid w:val="0B4E7EF0"/>
    <w:rsid w:val="0B57658C"/>
    <w:rsid w:val="0BF9582E"/>
    <w:rsid w:val="0BFD2165"/>
    <w:rsid w:val="0EC81DC4"/>
    <w:rsid w:val="0F036569"/>
    <w:rsid w:val="1062E342"/>
    <w:rsid w:val="10722593"/>
    <w:rsid w:val="10A39C7D"/>
    <w:rsid w:val="1100C044"/>
    <w:rsid w:val="11CDE78F"/>
    <w:rsid w:val="11EC05E0"/>
    <w:rsid w:val="13657EC9"/>
    <w:rsid w:val="1494F83B"/>
    <w:rsid w:val="161A5833"/>
    <w:rsid w:val="191F1D5E"/>
    <w:rsid w:val="1A7EE80F"/>
    <w:rsid w:val="1B299EF8"/>
    <w:rsid w:val="1BF79B81"/>
    <w:rsid w:val="1C0431BB"/>
    <w:rsid w:val="1CE37FDC"/>
    <w:rsid w:val="1CEF8B1E"/>
    <w:rsid w:val="1D074BEE"/>
    <w:rsid w:val="1D8A17C8"/>
    <w:rsid w:val="1E006621"/>
    <w:rsid w:val="1E470514"/>
    <w:rsid w:val="20381488"/>
    <w:rsid w:val="207091BF"/>
    <w:rsid w:val="20B2B46C"/>
    <w:rsid w:val="232B26FA"/>
    <w:rsid w:val="23D3F9C8"/>
    <w:rsid w:val="2432B35C"/>
    <w:rsid w:val="24432B75"/>
    <w:rsid w:val="254A55DD"/>
    <w:rsid w:val="25E7D48E"/>
    <w:rsid w:val="25E89E4A"/>
    <w:rsid w:val="2601F1B8"/>
    <w:rsid w:val="26B3597F"/>
    <w:rsid w:val="2784262C"/>
    <w:rsid w:val="2915795E"/>
    <w:rsid w:val="297FA4F2"/>
    <w:rsid w:val="29A08A11"/>
    <w:rsid w:val="2B04E567"/>
    <w:rsid w:val="2BDCB1F9"/>
    <w:rsid w:val="2C64BA8E"/>
    <w:rsid w:val="315D7B5E"/>
    <w:rsid w:val="319BC275"/>
    <w:rsid w:val="32E1900A"/>
    <w:rsid w:val="337FF0EC"/>
    <w:rsid w:val="34ECFDA8"/>
    <w:rsid w:val="35E64ED8"/>
    <w:rsid w:val="36339195"/>
    <w:rsid w:val="36375F59"/>
    <w:rsid w:val="36D760BE"/>
    <w:rsid w:val="373D2CAE"/>
    <w:rsid w:val="374A7C65"/>
    <w:rsid w:val="37A4E543"/>
    <w:rsid w:val="388405DC"/>
    <w:rsid w:val="38A9354F"/>
    <w:rsid w:val="38B50B15"/>
    <w:rsid w:val="3A5DBD12"/>
    <w:rsid w:val="3B23DCF2"/>
    <w:rsid w:val="3BDFD6FA"/>
    <w:rsid w:val="3BF2A7BF"/>
    <w:rsid w:val="3CF4CFA4"/>
    <w:rsid w:val="3D0BD1F6"/>
    <w:rsid w:val="3E091C92"/>
    <w:rsid w:val="3E18F158"/>
    <w:rsid w:val="3E6282B3"/>
    <w:rsid w:val="3E713211"/>
    <w:rsid w:val="3EAD76F0"/>
    <w:rsid w:val="3EAE3E02"/>
    <w:rsid w:val="3FF93220"/>
    <w:rsid w:val="41B36053"/>
    <w:rsid w:val="4450B9B0"/>
    <w:rsid w:val="47A176FD"/>
    <w:rsid w:val="48A364EA"/>
    <w:rsid w:val="49DDA0CC"/>
    <w:rsid w:val="4B130264"/>
    <w:rsid w:val="4BE748B1"/>
    <w:rsid w:val="4E04E2CC"/>
    <w:rsid w:val="4E542BA0"/>
    <w:rsid w:val="4F980E56"/>
    <w:rsid w:val="51439D7A"/>
    <w:rsid w:val="5192E148"/>
    <w:rsid w:val="51C35491"/>
    <w:rsid w:val="533AEB7C"/>
    <w:rsid w:val="534A59EA"/>
    <w:rsid w:val="5362F924"/>
    <w:rsid w:val="53CECACD"/>
    <w:rsid w:val="54556AE2"/>
    <w:rsid w:val="54E56796"/>
    <w:rsid w:val="553656B1"/>
    <w:rsid w:val="559C7555"/>
    <w:rsid w:val="57680BA5"/>
    <w:rsid w:val="5823FD7C"/>
    <w:rsid w:val="585BA557"/>
    <w:rsid w:val="58B227A9"/>
    <w:rsid w:val="598503EF"/>
    <w:rsid w:val="5A9F4A06"/>
    <w:rsid w:val="5AA8E1A6"/>
    <w:rsid w:val="5C2055CB"/>
    <w:rsid w:val="5C4497E4"/>
    <w:rsid w:val="5F1946B4"/>
    <w:rsid w:val="5F2B82DD"/>
    <w:rsid w:val="5F97D550"/>
    <w:rsid w:val="6035E8F6"/>
    <w:rsid w:val="609D660A"/>
    <w:rsid w:val="620308D2"/>
    <w:rsid w:val="62DF02AB"/>
    <w:rsid w:val="64C5E271"/>
    <w:rsid w:val="65B1AE94"/>
    <w:rsid w:val="6634E6CD"/>
    <w:rsid w:val="66C90663"/>
    <w:rsid w:val="66F7455A"/>
    <w:rsid w:val="67185B44"/>
    <w:rsid w:val="676C180F"/>
    <w:rsid w:val="683D9D31"/>
    <w:rsid w:val="691485E8"/>
    <w:rsid w:val="69C49C0E"/>
    <w:rsid w:val="6AEB364F"/>
    <w:rsid w:val="6B683FF2"/>
    <w:rsid w:val="6C907A38"/>
    <w:rsid w:val="6CBBC2C3"/>
    <w:rsid w:val="6D290367"/>
    <w:rsid w:val="6DF3A601"/>
    <w:rsid w:val="6EB48A51"/>
    <w:rsid w:val="6FC51600"/>
    <w:rsid w:val="6FF71692"/>
    <w:rsid w:val="70353200"/>
    <w:rsid w:val="71178383"/>
    <w:rsid w:val="72480ED0"/>
    <w:rsid w:val="72FFFCD9"/>
    <w:rsid w:val="730952E0"/>
    <w:rsid w:val="734AD361"/>
    <w:rsid w:val="73DC9332"/>
    <w:rsid w:val="7408D994"/>
    <w:rsid w:val="750737B0"/>
    <w:rsid w:val="7507A170"/>
    <w:rsid w:val="7603425A"/>
    <w:rsid w:val="768CCAA0"/>
    <w:rsid w:val="769131D1"/>
    <w:rsid w:val="76AB7B0A"/>
    <w:rsid w:val="76E06768"/>
    <w:rsid w:val="77F45C6E"/>
    <w:rsid w:val="77F99034"/>
    <w:rsid w:val="79249CE4"/>
    <w:rsid w:val="79524A2A"/>
    <w:rsid w:val="7A0B1267"/>
    <w:rsid w:val="7A49542F"/>
    <w:rsid w:val="7BA054D7"/>
    <w:rsid w:val="7C0D8E4B"/>
    <w:rsid w:val="7C179C1C"/>
    <w:rsid w:val="7D381202"/>
    <w:rsid w:val="7DBA355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4D5100"/>
  <w15:chartTrackingRefBased/>
  <w15:docId w15:val="{CB593638-5BDB-4F1E-8C22-05B59ECFC5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qFormat="1"/>
    <w:lsdException w:name="index heading" w:semiHidden="1"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qFormat="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iPriority="0" w:unhideWhenUsed="1"/>
    <w:lsdException w:name="List 2" w:semiHidden="1" w:unhideWhenUsed="1"/>
    <w:lsdException w:name="List 3" w:semiHidden="1" w:uiPriority="0"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iPriority="0"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iPriority="0"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7E36"/>
    <w:pPr>
      <w:widowControl w:val="0"/>
      <w:jc w:val="both"/>
    </w:pPr>
    <w:rPr>
      <w:rFonts w:ascii="宋体" w:eastAsia="宋体" w:hAnsi="宋体"/>
      <w:color w:val="050000"/>
      <w:sz w:val="20"/>
    </w:rPr>
  </w:style>
  <w:style w:type="paragraph" w:styleId="Heading1">
    <w:name w:val="heading 1"/>
    <w:aliases w:val="Title_1,TK見出し 1,TK,Section Heading,Section,chaptertext,PWCK 1,Heading1_Titre1,chaptertext + Arial + Arial"/>
    <w:basedOn w:val="Normal"/>
    <w:next w:val="Normal"/>
    <w:link w:val="Heading1Char"/>
    <w:uiPriority w:val="9"/>
    <w:qFormat/>
    <w:rsid w:val="00BA2BAB"/>
    <w:pPr>
      <w:keepNext/>
      <w:keepLines/>
      <w:spacing w:afterLines="50" w:after="50"/>
      <w:jc w:val="left"/>
      <w:outlineLvl w:val="0"/>
    </w:pPr>
    <w:rPr>
      <w:rFonts w:ascii="Times New Roman" w:hAnsi="Times New Roman"/>
      <w:b/>
      <w:bCs/>
      <w:kern w:val="44"/>
      <w:sz w:val="24"/>
      <w:szCs w:val="44"/>
    </w:rPr>
  </w:style>
  <w:style w:type="paragraph" w:styleId="Heading2">
    <w:name w:val="heading 2"/>
    <w:aliases w:val="Chapter Title,Abschnitt,Reset numbering,PWCK 2,Major,Heading2_Titre2,H2,h2,2,headi,heading2,h21,h22,21,Heading Two,Reset..."/>
    <w:basedOn w:val="Normal"/>
    <w:next w:val="Normal"/>
    <w:link w:val="Heading2Char"/>
    <w:uiPriority w:val="9"/>
    <w:unhideWhenUsed/>
    <w:qFormat/>
    <w:rsid w:val="00A95388"/>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Heading3">
    <w:name w:val="heading 3"/>
    <w:aliases w:val="Map,Level 1 - 1,Minor,h3,1.2.3.,PWCK 3,Heading3_Titre3"/>
    <w:basedOn w:val="Normal"/>
    <w:next w:val="Normal"/>
    <w:link w:val="Heading3Char2"/>
    <w:uiPriority w:val="9"/>
    <w:qFormat/>
    <w:rsid w:val="00723394"/>
    <w:pPr>
      <w:keepNext/>
      <w:widowControl/>
      <w:spacing w:before="120" w:after="120"/>
      <w:outlineLvl w:val="2"/>
    </w:pPr>
    <w:rPr>
      <w:rFonts w:ascii="Times New Roman" w:eastAsia="MS Mincho" w:hAnsi="Times New Roman" w:cs="Times New Roman"/>
      <w:b/>
      <w:color w:val="auto"/>
      <w:sz w:val="24"/>
      <w:szCs w:val="24"/>
      <w:lang w:val="x-none" w:eastAsia="ja-JP"/>
    </w:rPr>
  </w:style>
  <w:style w:type="paragraph" w:styleId="Heading4">
    <w:name w:val="heading 4"/>
    <w:aliases w:val="Block,Level 2 - a,PWCK 4,Sub-Minor,Heading4_Titre4"/>
    <w:basedOn w:val="Text"/>
    <w:next w:val="Text"/>
    <w:link w:val="Heading4Char"/>
    <w:uiPriority w:val="9"/>
    <w:qFormat/>
    <w:rsid w:val="00E31919"/>
    <w:pPr>
      <w:keepNext/>
      <w:widowControl/>
      <w:spacing w:before="120" w:after="120"/>
      <w:outlineLvl w:val="3"/>
    </w:pPr>
    <w:rPr>
      <w:rFonts w:eastAsia="宋体"/>
      <w:bCs/>
    </w:rPr>
  </w:style>
  <w:style w:type="paragraph" w:styleId="Heading5">
    <w:name w:val="heading 5"/>
    <w:basedOn w:val="Normal"/>
    <w:next w:val="Normal"/>
    <w:link w:val="Heading5Char"/>
    <w:uiPriority w:val="9"/>
    <w:qFormat/>
    <w:rsid w:val="00E31919"/>
    <w:pPr>
      <w:keepNext/>
      <w:tabs>
        <w:tab w:val="left" w:pos="1008"/>
      </w:tabs>
      <w:spacing w:before="180" w:after="120"/>
      <w:outlineLvl w:val="4"/>
    </w:pPr>
    <w:rPr>
      <w:rFonts w:ascii="Times New Roman" w:eastAsia="MS Mincho" w:hAnsi="Times New Roman" w:cs="Times New Roman"/>
      <w:color w:val="auto"/>
      <w:sz w:val="24"/>
      <w:szCs w:val="24"/>
      <w:lang w:eastAsia="ja-JP"/>
    </w:rPr>
  </w:style>
  <w:style w:type="paragraph" w:styleId="Heading6">
    <w:name w:val="heading 6"/>
    <w:basedOn w:val="Normal"/>
    <w:next w:val="Normal"/>
    <w:link w:val="Heading6Char"/>
    <w:uiPriority w:val="9"/>
    <w:qFormat/>
    <w:rsid w:val="00E31919"/>
    <w:pPr>
      <w:keepNext/>
      <w:spacing w:before="180" w:after="120"/>
      <w:outlineLvl w:val="5"/>
    </w:pPr>
    <w:rPr>
      <w:rFonts w:ascii="Times New Roman" w:eastAsia="MS Mincho" w:hAnsi="Times New Roman" w:cs="Times New Roman"/>
      <w:bCs/>
      <w:color w:val="auto"/>
      <w:sz w:val="24"/>
      <w:szCs w:val="24"/>
      <w:lang w:eastAsia="ja-JP"/>
    </w:rPr>
  </w:style>
  <w:style w:type="paragraph" w:styleId="Heading7">
    <w:name w:val="heading 7"/>
    <w:basedOn w:val="Normal"/>
    <w:next w:val="Normal"/>
    <w:link w:val="Heading7Char"/>
    <w:uiPriority w:val="9"/>
    <w:qFormat/>
    <w:rsid w:val="00E31919"/>
    <w:pPr>
      <w:spacing w:before="180" w:after="120"/>
      <w:outlineLvl w:val="6"/>
    </w:pPr>
    <w:rPr>
      <w:rFonts w:ascii="Times New Roman" w:eastAsia="MS Mincho" w:hAnsi="Times New Roman" w:cs="Times New Roman"/>
      <w:color w:val="auto"/>
      <w:sz w:val="24"/>
      <w:szCs w:val="24"/>
      <w:lang w:eastAsia="ja-JP"/>
    </w:rPr>
  </w:style>
  <w:style w:type="paragraph" w:styleId="Heading8">
    <w:name w:val="heading 8"/>
    <w:basedOn w:val="Normal"/>
    <w:next w:val="Normal"/>
    <w:link w:val="Heading8Char"/>
    <w:uiPriority w:val="9"/>
    <w:qFormat/>
    <w:rsid w:val="00E31919"/>
    <w:pPr>
      <w:spacing w:before="180" w:after="120"/>
      <w:outlineLvl w:val="7"/>
    </w:pPr>
    <w:rPr>
      <w:rFonts w:ascii="Times New Roman" w:eastAsia="MS Mincho" w:hAnsi="Times New Roman" w:cs="Times New Roman"/>
      <w:i/>
      <w:iCs/>
      <w:color w:val="auto"/>
      <w:sz w:val="24"/>
      <w:szCs w:val="24"/>
      <w:lang w:eastAsia="ja-JP"/>
    </w:rPr>
  </w:style>
  <w:style w:type="paragraph" w:styleId="Heading9">
    <w:name w:val="heading 9"/>
    <w:basedOn w:val="Normal"/>
    <w:next w:val="Normal"/>
    <w:link w:val="Heading9Char"/>
    <w:uiPriority w:val="9"/>
    <w:qFormat/>
    <w:rsid w:val="00E31919"/>
    <w:pPr>
      <w:spacing w:before="180" w:after="120"/>
      <w:outlineLvl w:val="8"/>
    </w:pPr>
    <w:rPr>
      <w:rFonts w:ascii="Arial" w:eastAsia="MS Mincho" w:hAnsi="Arial" w:cs="Arial"/>
      <w:color w:val="auto"/>
      <w:sz w:val="22"/>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qFormat/>
    <w:rsid w:val="000F23EB"/>
    <w:pPr>
      <w:tabs>
        <w:tab w:val="right" w:leader="dot" w:pos="9063"/>
      </w:tabs>
      <w:jc w:val="left"/>
    </w:pPr>
    <w:rPr>
      <w:b/>
      <w:bCs/>
    </w:rPr>
  </w:style>
  <w:style w:type="character" w:styleId="Hyperlink">
    <w:name w:val="Hyperlink"/>
    <w:basedOn w:val="DefaultParagraphFont"/>
    <w:uiPriority w:val="99"/>
    <w:unhideWhenUsed/>
    <w:rsid w:val="00DC23B0"/>
    <w:rPr>
      <w:color w:val="0563C1" w:themeColor="hyperlink"/>
      <w:u w:val="single"/>
    </w:rPr>
  </w:style>
  <w:style w:type="paragraph" w:styleId="TOC2">
    <w:name w:val="toc 2"/>
    <w:basedOn w:val="Normal"/>
    <w:next w:val="Normal"/>
    <w:autoRedefine/>
    <w:uiPriority w:val="39"/>
    <w:unhideWhenUsed/>
    <w:qFormat/>
    <w:rsid w:val="00383789"/>
    <w:pPr>
      <w:tabs>
        <w:tab w:val="right" w:leader="dot" w:pos="9063"/>
      </w:tabs>
      <w:ind w:leftChars="200" w:left="400"/>
    </w:pPr>
    <w:rPr>
      <w:rFonts w:ascii="Times New Roman" w:hAnsi="Times New Roman" w:cs="Times New Roman"/>
      <w:b/>
      <w:bCs/>
      <w:smallCaps/>
      <w:noProof/>
    </w:rPr>
  </w:style>
  <w:style w:type="paragraph" w:styleId="TOC3">
    <w:name w:val="toc 3"/>
    <w:basedOn w:val="Normal"/>
    <w:next w:val="Normal"/>
    <w:autoRedefine/>
    <w:uiPriority w:val="39"/>
    <w:unhideWhenUsed/>
    <w:qFormat/>
    <w:rsid w:val="00900CEC"/>
    <w:pPr>
      <w:tabs>
        <w:tab w:val="right" w:leader="dot" w:pos="9063"/>
      </w:tabs>
      <w:ind w:leftChars="400" w:left="800"/>
    </w:pPr>
    <w:rPr>
      <w:rFonts w:ascii="Times New Roman" w:hAnsi="Times New Roman" w:cs="Times New Roman"/>
      <w:noProof/>
    </w:rPr>
  </w:style>
  <w:style w:type="paragraph" w:styleId="TOC4">
    <w:name w:val="toc 4"/>
    <w:basedOn w:val="Normal"/>
    <w:next w:val="Normal"/>
    <w:autoRedefine/>
    <w:uiPriority w:val="39"/>
    <w:unhideWhenUsed/>
    <w:rsid w:val="00DC23B0"/>
    <w:pPr>
      <w:ind w:leftChars="600" w:left="1260"/>
    </w:pPr>
  </w:style>
  <w:style w:type="paragraph" w:styleId="TOC5">
    <w:name w:val="toc 5"/>
    <w:basedOn w:val="Normal"/>
    <w:next w:val="Normal"/>
    <w:autoRedefine/>
    <w:uiPriority w:val="39"/>
    <w:unhideWhenUsed/>
    <w:rsid w:val="00DC23B0"/>
    <w:pPr>
      <w:ind w:leftChars="800" w:left="1680"/>
    </w:pPr>
  </w:style>
  <w:style w:type="paragraph" w:styleId="TOC6">
    <w:name w:val="toc 6"/>
    <w:basedOn w:val="Normal"/>
    <w:next w:val="Normal"/>
    <w:autoRedefine/>
    <w:uiPriority w:val="39"/>
    <w:unhideWhenUsed/>
    <w:rsid w:val="00DC23B0"/>
    <w:pPr>
      <w:ind w:leftChars="1000" w:left="2100"/>
    </w:pPr>
  </w:style>
  <w:style w:type="paragraph" w:styleId="TOC7">
    <w:name w:val="toc 7"/>
    <w:basedOn w:val="Normal"/>
    <w:next w:val="Normal"/>
    <w:autoRedefine/>
    <w:uiPriority w:val="39"/>
    <w:unhideWhenUsed/>
    <w:rsid w:val="00DC23B0"/>
    <w:pPr>
      <w:ind w:leftChars="1200" w:left="2520"/>
    </w:pPr>
  </w:style>
  <w:style w:type="paragraph" w:styleId="TOC8">
    <w:name w:val="toc 8"/>
    <w:basedOn w:val="Normal"/>
    <w:next w:val="Normal"/>
    <w:autoRedefine/>
    <w:uiPriority w:val="39"/>
    <w:unhideWhenUsed/>
    <w:rsid w:val="00DC23B0"/>
    <w:pPr>
      <w:ind w:leftChars="1400" w:left="2940"/>
    </w:pPr>
  </w:style>
  <w:style w:type="paragraph" w:styleId="TOC9">
    <w:name w:val="toc 9"/>
    <w:basedOn w:val="Normal"/>
    <w:next w:val="Normal"/>
    <w:autoRedefine/>
    <w:uiPriority w:val="39"/>
    <w:unhideWhenUsed/>
    <w:rsid w:val="00DC23B0"/>
    <w:pPr>
      <w:ind w:leftChars="1600" w:left="3360"/>
    </w:pPr>
  </w:style>
  <w:style w:type="paragraph" w:styleId="Header">
    <w:name w:val="header"/>
    <w:aliases w:val="Header Char1,Document Header Char,CG Header Char,Header Char Char,Header Char3 Char Char,Header Char2 Char Char Char,Header Char1 Char1 Char Char Char,Header Char Char Char1 Char Char Char,Header Char1 Char Char Char Char Char"/>
    <w:basedOn w:val="Normal"/>
    <w:link w:val="HeaderChar"/>
    <w:uiPriority w:val="99"/>
    <w:unhideWhenUsed/>
    <w:rsid w:val="00DC23B0"/>
    <w:pPr>
      <w:pBdr>
        <w:bottom w:val="single" w:sz="6" w:space="1" w:color="auto"/>
      </w:pBdr>
      <w:tabs>
        <w:tab w:val="center" w:pos="4153"/>
        <w:tab w:val="right" w:pos="8306"/>
      </w:tabs>
      <w:snapToGrid w:val="0"/>
      <w:jc w:val="center"/>
    </w:pPr>
    <w:rPr>
      <w:sz w:val="18"/>
      <w:szCs w:val="18"/>
    </w:rPr>
  </w:style>
  <w:style w:type="character" w:customStyle="1" w:styleId="HeaderChar">
    <w:name w:val="Header Char"/>
    <w:aliases w:val="Header Char1 Char,Document Header Char Char,CG Header Char Char,Header Char Char Char,Header Char3 Char Char Char,Header Char2 Char Char Char Char,Header Char1 Char1 Char Char Char Char,Header Char Char Char1 Char Char Char Char"/>
    <w:basedOn w:val="DefaultParagraphFont"/>
    <w:link w:val="Header"/>
    <w:uiPriority w:val="99"/>
    <w:rsid w:val="00DC23B0"/>
    <w:rPr>
      <w:rFonts w:ascii="宋体" w:eastAsia="宋体" w:hAnsi="宋体"/>
      <w:color w:val="050000"/>
      <w:sz w:val="18"/>
      <w:szCs w:val="18"/>
    </w:rPr>
  </w:style>
  <w:style w:type="paragraph" w:styleId="Footer">
    <w:name w:val="footer"/>
    <w:aliases w:val="CG Footer"/>
    <w:basedOn w:val="Normal"/>
    <w:link w:val="FooterChar"/>
    <w:uiPriority w:val="99"/>
    <w:unhideWhenUsed/>
    <w:qFormat/>
    <w:rsid w:val="00DC23B0"/>
    <w:pPr>
      <w:tabs>
        <w:tab w:val="center" w:pos="4153"/>
        <w:tab w:val="right" w:pos="8306"/>
      </w:tabs>
      <w:snapToGrid w:val="0"/>
      <w:jc w:val="left"/>
    </w:pPr>
    <w:rPr>
      <w:sz w:val="18"/>
      <w:szCs w:val="18"/>
    </w:rPr>
  </w:style>
  <w:style w:type="character" w:customStyle="1" w:styleId="FooterChar">
    <w:name w:val="Footer Char"/>
    <w:aliases w:val="CG Footer Char"/>
    <w:basedOn w:val="DefaultParagraphFont"/>
    <w:link w:val="Footer"/>
    <w:uiPriority w:val="99"/>
    <w:qFormat/>
    <w:rsid w:val="00DC23B0"/>
    <w:rPr>
      <w:rFonts w:ascii="宋体" w:eastAsia="宋体" w:hAnsi="宋体"/>
      <w:color w:val="050000"/>
      <w:sz w:val="18"/>
      <w:szCs w:val="18"/>
    </w:rPr>
  </w:style>
  <w:style w:type="character" w:customStyle="1" w:styleId="Heading1Char">
    <w:name w:val="Heading 1 Char"/>
    <w:aliases w:val="Title_1 Char,TK見出し 1 Char,TK Char,Section Heading Char,Section Char,chaptertext Char,PWCK 1 Char,Heading1_Titre1 Char,chaptertext + Arial + Arial Char"/>
    <w:basedOn w:val="DefaultParagraphFont"/>
    <w:link w:val="Heading1"/>
    <w:uiPriority w:val="9"/>
    <w:rsid w:val="00BA2BAB"/>
    <w:rPr>
      <w:rFonts w:ascii="Times New Roman" w:eastAsia="宋体" w:hAnsi="Times New Roman"/>
      <w:b/>
      <w:bCs/>
      <w:color w:val="050000"/>
      <w:kern w:val="44"/>
      <w:sz w:val="24"/>
      <w:szCs w:val="44"/>
    </w:rPr>
  </w:style>
  <w:style w:type="character" w:styleId="CommentReference">
    <w:name w:val="annotation reference"/>
    <w:basedOn w:val="DefaultParagraphFont"/>
    <w:uiPriority w:val="99"/>
    <w:unhideWhenUsed/>
    <w:qFormat/>
    <w:rsid w:val="00716A51"/>
    <w:rPr>
      <w:sz w:val="21"/>
      <w:szCs w:val="21"/>
    </w:rPr>
  </w:style>
  <w:style w:type="paragraph" w:styleId="CommentText">
    <w:name w:val="annotation text"/>
    <w:basedOn w:val="Normal"/>
    <w:link w:val="CommentTextChar"/>
    <w:uiPriority w:val="99"/>
    <w:unhideWhenUsed/>
    <w:qFormat/>
    <w:rsid w:val="00716A51"/>
    <w:pPr>
      <w:jc w:val="left"/>
    </w:pPr>
  </w:style>
  <w:style w:type="character" w:customStyle="1" w:styleId="CommentTextChar">
    <w:name w:val="Comment Text Char"/>
    <w:basedOn w:val="DefaultParagraphFont"/>
    <w:link w:val="CommentText"/>
    <w:uiPriority w:val="99"/>
    <w:qFormat/>
    <w:rsid w:val="00716A51"/>
    <w:rPr>
      <w:rFonts w:ascii="宋体" w:eastAsia="宋体" w:hAnsi="宋体"/>
      <w:color w:val="050000"/>
      <w:sz w:val="20"/>
    </w:rPr>
  </w:style>
  <w:style w:type="paragraph" w:styleId="CommentSubject">
    <w:name w:val="annotation subject"/>
    <w:basedOn w:val="CommentText"/>
    <w:next w:val="CommentText"/>
    <w:link w:val="CommentSubjectChar"/>
    <w:uiPriority w:val="99"/>
    <w:semiHidden/>
    <w:unhideWhenUsed/>
    <w:rsid w:val="00716A51"/>
    <w:rPr>
      <w:b/>
      <w:bCs/>
    </w:rPr>
  </w:style>
  <w:style w:type="character" w:customStyle="1" w:styleId="CommentSubjectChar">
    <w:name w:val="Comment Subject Char"/>
    <w:basedOn w:val="CommentTextChar"/>
    <w:link w:val="CommentSubject"/>
    <w:uiPriority w:val="99"/>
    <w:semiHidden/>
    <w:rsid w:val="00716A51"/>
    <w:rPr>
      <w:rFonts w:ascii="宋体" w:eastAsia="宋体" w:hAnsi="宋体"/>
      <w:b/>
      <w:bCs/>
      <w:color w:val="050000"/>
      <w:sz w:val="20"/>
    </w:rPr>
  </w:style>
  <w:style w:type="paragraph" w:styleId="BalloonText">
    <w:name w:val="Balloon Text"/>
    <w:basedOn w:val="Normal"/>
    <w:link w:val="BalloonTextChar"/>
    <w:semiHidden/>
    <w:unhideWhenUsed/>
    <w:rsid w:val="00716A51"/>
    <w:rPr>
      <w:sz w:val="18"/>
      <w:szCs w:val="18"/>
    </w:rPr>
  </w:style>
  <w:style w:type="character" w:customStyle="1" w:styleId="BalloonTextChar">
    <w:name w:val="Balloon Text Char"/>
    <w:basedOn w:val="DefaultParagraphFont"/>
    <w:link w:val="BalloonText"/>
    <w:semiHidden/>
    <w:rsid w:val="00716A51"/>
    <w:rPr>
      <w:rFonts w:ascii="宋体" w:eastAsia="宋体" w:hAnsi="宋体"/>
      <w:color w:val="050000"/>
      <w:sz w:val="18"/>
      <w:szCs w:val="18"/>
    </w:rPr>
  </w:style>
  <w:style w:type="paragraph" w:customStyle="1" w:styleId="a">
    <w:name w:val="版本号"/>
    <w:basedOn w:val="Normal"/>
    <w:link w:val="Char"/>
    <w:rsid w:val="00E557B1"/>
    <w:pPr>
      <w:spacing w:line="400" w:lineRule="exact"/>
    </w:pPr>
    <w:rPr>
      <w:rFonts w:ascii="Times New Roman" w:hAnsi="Times New Roman" w:cs="Arial"/>
      <w:snapToGrid w:val="0"/>
      <w:color w:val="00B050"/>
      <w:sz w:val="24"/>
      <w:szCs w:val="24"/>
    </w:rPr>
  </w:style>
  <w:style w:type="paragraph" w:customStyle="1" w:styleId="a0">
    <w:name w:val="日期样式"/>
    <w:basedOn w:val="Normal"/>
    <w:link w:val="Char0"/>
    <w:rsid w:val="00E557B1"/>
    <w:pPr>
      <w:spacing w:line="400" w:lineRule="exact"/>
    </w:pPr>
    <w:rPr>
      <w:rFonts w:ascii="Times New Roman" w:hAnsi="Times New Roman" w:cs="Arial"/>
      <w:snapToGrid w:val="0"/>
      <w:color w:val="00B050"/>
      <w:sz w:val="24"/>
      <w:szCs w:val="24"/>
    </w:rPr>
  </w:style>
  <w:style w:type="character" w:customStyle="1" w:styleId="Char">
    <w:name w:val="版本号 Char"/>
    <w:link w:val="a"/>
    <w:rsid w:val="00E557B1"/>
    <w:rPr>
      <w:rFonts w:ascii="Times New Roman" w:eastAsia="宋体" w:hAnsi="Times New Roman" w:cs="Arial"/>
      <w:snapToGrid w:val="0"/>
      <w:color w:val="00B050"/>
      <w:sz w:val="24"/>
      <w:szCs w:val="24"/>
    </w:rPr>
  </w:style>
  <w:style w:type="character" w:customStyle="1" w:styleId="Char0">
    <w:name w:val="日期样式 Char"/>
    <w:link w:val="a0"/>
    <w:rsid w:val="00E557B1"/>
    <w:rPr>
      <w:rFonts w:ascii="Times New Roman" w:eastAsia="宋体" w:hAnsi="Times New Roman" w:cs="Arial"/>
      <w:snapToGrid w:val="0"/>
      <w:color w:val="00B050"/>
      <w:sz w:val="24"/>
      <w:szCs w:val="24"/>
    </w:rPr>
  </w:style>
  <w:style w:type="character" w:customStyle="1" w:styleId="1">
    <w:name w:val="未处理的提及1"/>
    <w:basedOn w:val="DefaultParagraphFont"/>
    <w:uiPriority w:val="99"/>
    <w:semiHidden/>
    <w:unhideWhenUsed/>
    <w:rsid w:val="00AD75DB"/>
    <w:rPr>
      <w:color w:val="605E5C"/>
      <w:shd w:val="clear" w:color="auto" w:fill="E1DFDD"/>
    </w:rPr>
  </w:style>
  <w:style w:type="paragraph" w:styleId="Revision">
    <w:name w:val="Revision"/>
    <w:hidden/>
    <w:uiPriority w:val="99"/>
    <w:semiHidden/>
    <w:rsid w:val="005F3F8D"/>
    <w:rPr>
      <w:rFonts w:ascii="宋体" w:eastAsia="宋体" w:hAnsi="宋体"/>
      <w:color w:val="050000"/>
      <w:sz w:val="20"/>
    </w:rPr>
  </w:style>
  <w:style w:type="character" w:customStyle="1" w:styleId="Heading2Char">
    <w:name w:val="Heading 2 Char"/>
    <w:aliases w:val="Chapter Title Char,Abschnitt Char,Reset numbering Char,PWCK 2 Char,Major Char,Heading2_Titre2 Char,H2 Char,h2 Char,2 Char,headi Char,heading2 Char,h21 Char,h22 Char,21 Char,Heading Two Char,Reset... Char"/>
    <w:basedOn w:val="DefaultParagraphFont"/>
    <w:link w:val="Heading2"/>
    <w:uiPriority w:val="9"/>
    <w:rsid w:val="00A95388"/>
    <w:rPr>
      <w:rFonts w:asciiTheme="majorHAnsi" w:eastAsiaTheme="majorEastAsia" w:hAnsiTheme="majorHAnsi" w:cstheme="majorBidi"/>
      <w:b/>
      <w:bCs/>
      <w:color w:val="050000"/>
      <w:sz w:val="32"/>
      <w:szCs w:val="32"/>
    </w:rPr>
  </w:style>
  <w:style w:type="character" w:customStyle="1" w:styleId="Heading3Char2">
    <w:name w:val="Heading 3 Char2"/>
    <w:aliases w:val="Map Char1,Level 1 - 1 Char1,Minor Char1,h3 Char1,1.2.3. Char1,PWCK 3 Char1,Heading3_Titre3 Char1"/>
    <w:basedOn w:val="DefaultParagraphFont"/>
    <w:link w:val="Heading3"/>
    <w:uiPriority w:val="9"/>
    <w:qFormat/>
    <w:rsid w:val="00723394"/>
    <w:rPr>
      <w:rFonts w:ascii="Times New Roman" w:eastAsia="MS Mincho" w:hAnsi="Times New Roman" w:cs="Times New Roman"/>
      <w:b/>
      <w:sz w:val="24"/>
      <w:szCs w:val="24"/>
      <w:lang w:val="x-none" w:eastAsia="ja-JP"/>
    </w:rPr>
  </w:style>
  <w:style w:type="character" w:customStyle="1" w:styleId="Heading3Char1">
    <w:name w:val="Heading 3 Char1"/>
    <w:aliases w:val="Map Char,Level 1 - 1 Char,Minor Char,h3 Char,1.2.3. Char,PWCK 3 Char,Heading3_Titre3 Char,Heading3_Titre3 Char Char"/>
    <w:rsid w:val="00723394"/>
    <w:rPr>
      <w:rFonts w:eastAsia="MS Mincho"/>
      <w:b/>
      <w:kern w:val="2"/>
      <w:sz w:val="24"/>
      <w:szCs w:val="24"/>
      <w:lang w:val="en-US" w:eastAsia="ja-JP" w:bidi="ar-SA"/>
    </w:rPr>
  </w:style>
  <w:style w:type="character" w:customStyle="1" w:styleId="Heading4Char">
    <w:name w:val="Heading 4 Char"/>
    <w:aliases w:val="Block Char,Level 2 - a Char,PWCK 4 Char,Sub-Minor Char,Heading4_Titre4 Char"/>
    <w:basedOn w:val="DefaultParagraphFont"/>
    <w:link w:val="Heading4"/>
    <w:uiPriority w:val="9"/>
    <w:rsid w:val="00E31919"/>
    <w:rPr>
      <w:rFonts w:ascii="Times New Roman" w:eastAsia="宋体" w:hAnsi="Times New Roman" w:cs="Times New Roman"/>
      <w:bCs/>
      <w:sz w:val="24"/>
      <w:szCs w:val="24"/>
      <w:lang w:eastAsia="ja-JP"/>
    </w:rPr>
  </w:style>
  <w:style w:type="character" w:customStyle="1" w:styleId="Heading5Char">
    <w:name w:val="Heading 5 Char"/>
    <w:basedOn w:val="DefaultParagraphFont"/>
    <w:link w:val="Heading5"/>
    <w:uiPriority w:val="9"/>
    <w:rsid w:val="00E31919"/>
    <w:rPr>
      <w:rFonts w:ascii="Times New Roman" w:eastAsia="MS Mincho" w:hAnsi="Times New Roman" w:cs="Times New Roman"/>
      <w:sz w:val="24"/>
      <w:szCs w:val="24"/>
      <w:lang w:eastAsia="ja-JP"/>
    </w:rPr>
  </w:style>
  <w:style w:type="character" w:customStyle="1" w:styleId="Heading6Char">
    <w:name w:val="Heading 6 Char"/>
    <w:basedOn w:val="DefaultParagraphFont"/>
    <w:link w:val="Heading6"/>
    <w:uiPriority w:val="9"/>
    <w:rsid w:val="00E31919"/>
    <w:rPr>
      <w:rFonts w:ascii="Times New Roman" w:eastAsia="MS Mincho" w:hAnsi="Times New Roman" w:cs="Times New Roman"/>
      <w:bCs/>
      <w:sz w:val="24"/>
      <w:szCs w:val="24"/>
      <w:lang w:eastAsia="ja-JP"/>
    </w:rPr>
  </w:style>
  <w:style w:type="character" w:customStyle="1" w:styleId="Heading7Char">
    <w:name w:val="Heading 7 Char"/>
    <w:basedOn w:val="DefaultParagraphFont"/>
    <w:link w:val="Heading7"/>
    <w:uiPriority w:val="9"/>
    <w:rsid w:val="00E31919"/>
    <w:rPr>
      <w:rFonts w:ascii="Times New Roman" w:eastAsia="MS Mincho" w:hAnsi="Times New Roman" w:cs="Times New Roman"/>
      <w:sz w:val="24"/>
      <w:szCs w:val="24"/>
      <w:lang w:eastAsia="ja-JP"/>
    </w:rPr>
  </w:style>
  <w:style w:type="character" w:customStyle="1" w:styleId="Heading8Char">
    <w:name w:val="Heading 8 Char"/>
    <w:basedOn w:val="DefaultParagraphFont"/>
    <w:link w:val="Heading8"/>
    <w:uiPriority w:val="9"/>
    <w:rsid w:val="00E31919"/>
    <w:rPr>
      <w:rFonts w:ascii="Times New Roman" w:eastAsia="MS Mincho" w:hAnsi="Times New Roman" w:cs="Times New Roman"/>
      <w:i/>
      <w:iCs/>
      <w:sz w:val="24"/>
      <w:szCs w:val="24"/>
      <w:lang w:eastAsia="ja-JP"/>
    </w:rPr>
  </w:style>
  <w:style w:type="character" w:customStyle="1" w:styleId="Heading9Char">
    <w:name w:val="Heading 9 Char"/>
    <w:basedOn w:val="DefaultParagraphFont"/>
    <w:link w:val="Heading9"/>
    <w:uiPriority w:val="9"/>
    <w:rsid w:val="00E31919"/>
    <w:rPr>
      <w:rFonts w:ascii="Arial" w:eastAsia="MS Mincho" w:hAnsi="Arial" w:cs="Arial"/>
      <w:sz w:val="22"/>
      <w:lang w:eastAsia="ja-JP"/>
    </w:rPr>
  </w:style>
  <w:style w:type="numbering" w:customStyle="1" w:styleId="10">
    <w:name w:val="无列表1"/>
    <w:next w:val="NoList"/>
    <w:uiPriority w:val="99"/>
    <w:semiHidden/>
    <w:unhideWhenUsed/>
    <w:rsid w:val="00E31919"/>
  </w:style>
  <w:style w:type="paragraph" w:styleId="BodyTextIndent">
    <w:name w:val="Body Text Indent"/>
    <w:basedOn w:val="Normal"/>
    <w:link w:val="BodyTextIndentChar"/>
    <w:rsid w:val="00E31919"/>
    <w:pPr>
      <w:jc w:val="center"/>
    </w:pPr>
    <w:rPr>
      <w:rFonts w:ascii="Times" w:eastAsia="MS Mincho" w:hAnsi="Times" w:cs="Times New Roman"/>
      <w:color w:val="auto"/>
      <w:sz w:val="24"/>
      <w:szCs w:val="24"/>
      <w:lang w:eastAsia="en-US"/>
    </w:rPr>
  </w:style>
  <w:style w:type="character" w:customStyle="1" w:styleId="BodyTextIndentChar">
    <w:name w:val="Body Text Indent Char"/>
    <w:basedOn w:val="DefaultParagraphFont"/>
    <w:link w:val="BodyTextIndent"/>
    <w:rsid w:val="00E31919"/>
    <w:rPr>
      <w:rFonts w:ascii="Times" w:eastAsia="MS Mincho" w:hAnsi="Times" w:cs="Times New Roman"/>
      <w:sz w:val="24"/>
      <w:szCs w:val="24"/>
      <w:lang w:eastAsia="en-US"/>
    </w:rPr>
  </w:style>
  <w:style w:type="paragraph" w:customStyle="1" w:styleId="Normal1">
    <w:name w:val="Normal 1"/>
    <w:basedOn w:val="Normal"/>
    <w:rsid w:val="00E31919"/>
    <w:pPr>
      <w:tabs>
        <w:tab w:val="left" w:pos="1"/>
        <w:tab w:val="left" w:pos="720"/>
        <w:tab w:val="left" w:pos="1440"/>
        <w:tab w:val="left" w:pos="2160"/>
        <w:tab w:val="left" w:pos="3600"/>
        <w:tab w:val="left" w:pos="4320"/>
        <w:tab w:val="left" w:pos="5040"/>
        <w:tab w:val="left" w:pos="5760"/>
        <w:tab w:val="left" w:pos="6480"/>
        <w:tab w:val="left" w:pos="7200"/>
        <w:tab w:val="left" w:pos="7920"/>
        <w:tab w:val="left" w:pos="8640"/>
      </w:tabs>
    </w:pPr>
    <w:rPr>
      <w:rFonts w:ascii="Times New Roman" w:eastAsia="MS Mincho" w:hAnsi="Times New Roman" w:cs="Times New Roman"/>
      <w:color w:val="auto"/>
      <w:sz w:val="24"/>
      <w:szCs w:val="24"/>
      <w:lang w:eastAsia="ja-JP"/>
    </w:rPr>
  </w:style>
  <w:style w:type="paragraph" w:styleId="BodyTextIndent2">
    <w:name w:val="Body Text Indent 2"/>
    <w:basedOn w:val="Normal"/>
    <w:link w:val="BodyTextIndent2Char"/>
    <w:rsid w:val="00E31919"/>
    <w:pPr>
      <w:tabs>
        <w:tab w:val="left" w:pos="270"/>
      </w:tabs>
      <w:ind w:left="270" w:firstLine="360"/>
    </w:pPr>
    <w:rPr>
      <w:rFonts w:ascii="Times" w:eastAsia="MS Mincho" w:hAnsi="Times" w:cs="Times New Roman"/>
      <w:color w:val="auto"/>
      <w:sz w:val="22"/>
      <w:szCs w:val="24"/>
      <w:lang w:eastAsia="en-US"/>
    </w:rPr>
  </w:style>
  <w:style w:type="character" w:customStyle="1" w:styleId="BodyTextIndent2Char">
    <w:name w:val="Body Text Indent 2 Char"/>
    <w:basedOn w:val="DefaultParagraphFont"/>
    <w:link w:val="BodyTextIndent2"/>
    <w:rsid w:val="00E31919"/>
    <w:rPr>
      <w:rFonts w:ascii="Times" w:eastAsia="MS Mincho" w:hAnsi="Times" w:cs="Times New Roman"/>
      <w:sz w:val="22"/>
      <w:szCs w:val="24"/>
      <w:lang w:eastAsia="en-US"/>
    </w:rPr>
  </w:style>
  <w:style w:type="paragraph" w:styleId="Title">
    <w:name w:val="Title"/>
    <w:basedOn w:val="Normal"/>
    <w:link w:val="TitleChar"/>
    <w:uiPriority w:val="10"/>
    <w:qFormat/>
    <w:rsid w:val="00E31919"/>
    <w:pPr>
      <w:spacing w:before="240" w:after="120"/>
      <w:jc w:val="center"/>
      <w:outlineLvl w:val="0"/>
    </w:pPr>
    <w:rPr>
      <w:rFonts w:ascii="Times New Roman" w:eastAsia="MS Mincho" w:hAnsi="Times New Roman" w:cs="Arial"/>
      <w:b/>
      <w:color w:val="auto"/>
      <w:sz w:val="40"/>
      <w:szCs w:val="32"/>
      <w:lang w:eastAsia="ja-JP"/>
    </w:rPr>
  </w:style>
  <w:style w:type="character" w:customStyle="1" w:styleId="TitleChar">
    <w:name w:val="Title Char"/>
    <w:basedOn w:val="DefaultParagraphFont"/>
    <w:link w:val="Title"/>
    <w:uiPriority w:val="10"/>
    <w:rsid w:val="00E31919"/>
    <w:rPr>
      <w:rFonts w:ascii="Times New Roman" w:eastAsia="MS Mincho" w:hAnsi="Times New Roman" w:cs="Arial"/>
      <w:b/>
      <w:sz w:val="40"/>
      <w:szCs w:val="32"/>
      <w:lang w:eastAsia="ja-JP"/>
    </w:rPr>
  </w:style>
  <w:style w:type="paragraph" w:styleId="DocumentMap">
    <w:name w:val="Document Map"/>
    <w:basedOn w:val="Normal"/>
    <w:link w:val="DocumentMapChar"/>
    <w:semiHidden/>
    <w:rsid w:val="00E31919"/>
    <w:pPr>
      <w:shd w:val="clear" w:color="auto" w:fill="000080"/>
    </w:pPr>
    <w:rPr>
      <w:rFonts w:ascii="Tahoma" w:eastAsia="MS Mincho" w:hAnsi="Tahoma" w:cs="Times New Roman"/>
      <w:color w:val="auto"/>
      <w:sz w:val="24"/>
      <w:szCs w:val="24"/>
      <w:lang w:eastAsia="ja-JP"/>
    </w:rPr>
  </w:style>
  <w:style w:type="character" w:customStyle="1" w:styleId="DocumentMapChar">
    <w:name w:val="Document Map Char"/>
    <w:basedOn w:val="DefaultParagraphFont"/>
    <w:link w:val="DocumentMap"/>
    <w:semiHidden/>
    <w:rsid w:val="00E31919"/>
    <w:rPr>
      <w:rFonts w:ascii="Tahoma" w:eastAsia="MS Mincho" w:hAnsi="Tahoma" w:cs="Times New Roman"/>
      <w:sz w:val="24"/>
      <w:szCs w:val="24"/>
      <w:shd w:val="clear" w:color="auto" w:fill="000080"/>
      <w:lang w:eastAsia="ja-JP"/>
    </w:rPr>
  </w:style>
  <w:style w:type="paragraph" w:styleId="TableofFigures">
    <w:name w:val="table of figures"/>
    <w:basedOn w:val="Text"/>
    <w:next w:val="Text"/>
    <w:semiHidden/>
    <w:rsid w:val="00E31919"/>
    <w:pPr>
      <w:tabs>
        <w:tab w:val="right" w:pos="8505"/>
      </w:tabs>
      <w:spacing w:before="120" w:after="0"/>
      <w:ind w:right="1440"/>
      <w:jc w:val="left"/>
    </w:pPr>
    <w:rPr>
      <w:b/>
    </w:rPr>
  </w:style>
  <w:style w:type="paragraph" w:styleId="Index1">
    <w:name w:val="index 1"/>
    <w:basedOn w:val="Normal"/>
    <w:next w:val="Normal"/>
    <w:autoRedefine/>
    <w:semiHidden/>
    <w:rsid w:val="00E31919"/>
    <w:pPr>
      <w:ind w:left="240" w:hanging="240"/>
    </w:pPr>
    <w:rPr>
      <w:rFonts w:ascii="Times New Roman" w:eastAsia="MS Mincho" w:hAnsi="Times New Roman" w:cs="Times New Roman"/>
      <w:color w:val="auto"/>
      <w:sz w:val="24"/>
      <w:szCs w:val="24"/>
      <w:lang w:eastAsia="ja-JP"/>
    </w:rPr>
  </w:style>
  <w:style w:type="paragraph" w:styleId="BodyTextIndent3">
    <w:name w:val="Body Text Indent 3"/>
    <w:basedOn w:val="Normal"/>
    <w:link w:val="BodyTextIndent3Char"/>
    <w:rsid w:val="00E31919"/>
    <w:pPr>
      <w:tabs>
        <w:tab w:val="left" w:pos="2880"/>
        <w:tab w:val="left" w:pos="3240"/>
      </w:tabs>
      <w:ind w:left="3240" w:hanging="3240"/>
    </w:pPr>
    <w:rPr>
      <w:rFonts w:ascii="Times New Roman" w:eastAsia="MS Mincho" w:hAnsi="Times New Roman" w:cs="Times New Roman"/>
      <w:color w:val="auto"/>
      <w:sz w:val="24"/>
      <w:szCs w:val="24"/>
      <w:lang w:eastAsia="ja-JP"/>
    </w:rPr>
  </w:style>
  <w:style w:type="character" w:customStyle="1" w:styleId="BodyTextIndent3Char">
    <w:name w:val="Body Text Indent 3 Char"/>
    <w:basedOn w:val="DefaultParagraphFont"/>
    <w:link w:val="BodyTextIndent3"/>
    <w:rsid w:val="00E31919"/>
    <w:rPr>
      <w:rFonts w:ascii="Times New Roman" w:eastAsia="MS Mincho" w:hAnsi="Times New Roman" w:cs="Times New Roman"/>
      <w:sz w:val="24"/>
      <w:szCs w:val="24"/>
      <w:lang w:eastAsia="ja-JP"/>
    </w:rPr>
  </w:style>
  <w:style w:type="paragraph" w:styleId="Caption">
    <w:name w:val="caption"/>
    <w:basedOn w:val="Normal"/>
    <w:next w:val="Normal"/>
    <w:link w:val="CaptionChar"/>
    <w:qFormat/>
    <w:rsid w:val="00E31919"/>
    <w:pPr>
      <w:spacing w:before="120" w:after="240"/>
    </w:pPr>
    <w:rPr>
      <w:rFonts w:ascii="Times New Roman" w:eastAsia="MS Mincho" w:hAnsi="Times New Roman" w:cs="Times New Roman"/>
      <w:b/>
      <w:bCs/>
      <w:color w:val="auto"/>
      <w:sz w:val="24"/>
      <w:szCs w:val="21"/>
      <w:lang w:eastAsia="ja-JP"/>
    </w:rPr>
  </w:style>
  <w:style w:type="paragraph" w:customStyle="1" w:styleId="ReferenceListing">
    <w:name w:val="Reference Listing"/>
    <w:basedOn w:val="Normal"/>
    <w:rsid w:val="00E31919"/>
    <w:pPr>
      <w:tabs>
        <w:tab w:val="left" w:pos="720"/>
      </w:tabs>
      <w:spacing w:after="60"/>
    </w:pPr>
    <w:rPr>
      <w:rFonts w:ascii="Times New Roman" w:eastAsia="MS Mincho" w:hAnsi="Times New Roman" w:cs="Times New Roman"/>
      <w:color w:val="auto"/>
      <w:sz w:val="24"/>
      <w:szCs w:val="24"/>
      <w:lang w:eastAsia="ja-JP"/>
    </w:rPr>
  </w:style>
  <w:style w:type="paragraph" w:customStyle="1" w:styleId="BulletListLevel1">
    <w:name w:val="Bullet List Level 1"/>
    <w:basedOn w:val="Normal"/>
    <w:rsid w:val="00E31919"/>
    <w:pPr>
      <w:tabs>
        <w:tab w:val="num" w:pos="360"/>
      </w:tabs>
      <w:ind w:left="360" w:hanging="360"/>
    </w:pPr>
    <w:rPr>
      <w:rFonts w:ascii="Times New Roman" w:eastAsia="MS Mincho" w:hAnsi="Times New Roman" w:cs="Times New Roman"/>
      <w:color w:val="auto"/>
      <w:sz w:val="24"/>
      <w:szCs w:val="24"/>
      <w:lang w:eastAsia="ja-JP"/>
    </w:rPr>
  </w:style>
  <w:style w:type="paragraph" w:styleId="List3">
    <w:name w:val="List 3"/>
    <w:basedOn w:val="Normal"/>
    <w:rsid w:val="00E31919"/>
    <w:pPr>
      <w:ind w:left="1080" w:hanging="360"/>
    </w:pPr>
    <w:rPr>
      <w:rFonts w:ascii="Times New Roman" w:eastAsia="MS Mincho" w:hAnsi="Times New Roman" w:cs="Times New Roman"/>
      <w:color w:val="auto"/>
      <w:sz w:val="24"/>
      <w:szCs w:val="24"/>
      <w:lang w:eastAsia="ja-JP"/>
    </w:rPr>
  </w:style>
  <w:style w:type="paragraph" w:customStyle="1" w:styleId="Level-2IndentText">
    <w:name w:val="Level-2 Indent Text"/>
    <w:basedOn w:val="Normal"/>
    <w:rsid w:val="00E31919"/>
    <w:pPr>
      <w:spacing w:before="120" w:after="120"/>
      <w:ind w:left="1008"/>
    </w:pPr>
    <w:rPr>
      <w:rFonts w:ascii="Times New Roman" w:eastAsia="MS Mincho" w:hAnsi="Times New Roman" w:cs="Times New Roman"/>
      <w:color w:val="auto"/>
      <w:sz w:val="24"/>
      <w:szCs w:val="24"/>
      <w:lang w:eastAsia="ja-JP"/>
    </w:rPr>
  </w:style>
  <w:style w:type="paragraph" w:customStyle="1" w:styleId="Level-3IndentText">
    <w:name w:val="Level-3 Indent Text"/>
    <w:basedOn w:val="Normal"/>
    <w:rsid w:val="00E31919"/>
    <w:pPr>
      <w:spacing w:before="120" w:after="120"/>
      <w:ind w:left="1800"/>
    </w:pPr>
    <w:rPr>
      <w:rFonts w:ascii="Times New Roman" w:eastAsia="MS Mincho" w:hAnsi="Times New Roman" w:cs="Times New Roman"/>
      <w:color w:val="auto"/>
      <w:sz w:val="24"/>
      <w:szCs w:val="24"/>
      <w:lang w:eastAsia="ja-JP"/>
    </w:rPr>
  </w:style>
  <w:style w:type="paragraph" w:customStyle="1" w:styleId="Level-4IndentText">
    <w:name w:val="Level-4 Indent Text"/>
    <w:basedOn w:val="Header"/>
    <w:rsid w:val="00E31919"/>
    <w:pPr>
      <w:pBdr>
        <w:bottom w:val="none" w:sz="0" w:space="0" w:color="auto"/>
      </w:pBdr>
      <w:tabs>
        <w:tab w:val="clear" w:pos="4153"/>
        <w:tab w:val="clear" w:pos="8306"/>
      </w:tabs>
      <w:snapToGrid/>
      <w:spacing w:before="120" w:after="120"/>
      <w:ind w:left="2880"/>
      <w:jc w:val="both"/>
    </w:pPr>
    <w:rPr>
      <w:rFonts w:ascii="Times New Roman" w:eastAsia="MS Mincho" w:hAnsi="Times New Roman" w:cs="Times New Roman"/>
      <w:color w:val="auto"/>
      <w:sz w:val="20"/>
      <w:szCs w:val="24"/>
      <w:lang w:eastAsia="ja-JP"/>
    </w:rPr>
  </w:style>
  <w:style w:type="paragraph" w:customStyle="1" w:styleId="Level-1IndentedText">
    <w:name w:val="Level-1 Indented Text"/>
    <w:basedOn w:val="Normal"/>
    <w:rsid w:val="00E31919"/>
    <w:rPr>
      <w:rFonts w:ascii="Times New Roman" w:eastAsia="MS Mincho" w:hAnsi="Times New Roman" w:cs="Times New Roman"/>
      <w:color w:val="auto"/>
      <w:sz w:val="24"/>
      <w:szCs w:val="24"/>
      <w:lang w:eastAsia="ja-JP"/>
    </w:rPr>
  </w:style>
  <w:style w:type="paragraph" w:styleId="List">
    <w:name w:val="List"/>
    <w:basedOn w:val="Normal"/>
    <w:rsid w:val="00E31919"/>
    <w:pPr>
      <w:ind w:left="360" w:hanging="360"/>
    </w:pPr>
    <w:rPr>
      <w:rFonts w:ascii="Times New Roman" w:eastAsia="MS Mincho" w:hAnsi="Times New Roman" w:cs="Times New Roman"/>
      <w:color w:val="auto"/>
      <w:sz w:val="24"/>
      <w:szCs w:val="24"/>
      <w:lang w:eastAsia="ja-JP"/>
    </w:rPr>
  </w:style>
  <w:style w:type="paragraph" w:customStyle="1" w:styleId="TableListing">
    <w:name w:val="Table Listing"/>
    <w:basedOn w:val="List"/>
    <w:rsid w:val="00E31919"/>
    <w:pPr>
      <w:numPr>
        <w:numId w:val="3"/>
      </w:numPr>
      <w:spacing w:after="60"/>
    </w:pPr>
  </w:style>
  <w:style w:type="paragraph" w:customStyle="1" w:styleId="Normal10">
    <w:name w:val="Normal1"/>
    <w:basedOn w:val="Normal"/>
    <w:rsid w:val="00E31919"/>
    <w:rPr>
      <w:rFonts w:ascii="Times New Roman" w:eastAsia="MS Mincho" w:hAnsi="Times New Roman" w:cs="Times New Roman"/>
      <w:color w:val="auto"/>
      <w:sz w:val="24"/>
      <w:szCs w:val="24"/>
      <w:lang w:eastAsia="ja-JP"/>
    </w:rPr>
  </w:style>
  <w:style w:type="paragraph" w:customStyle="1" w:styleId="SectionTitle">
    <w:name w:val="Section Title"/>
    <w:basedOn w:val="Heading1"/>
    <w:rsid w:val="00E31919"/>
    <w:pPr>
      <w:keepLines w:val="0"/>
      <w:widowControl/>
      <w:spacing w:before="120" w:afterLines="0" w:after="120"/>
      <w:jc w:val="center"/>
    </w:pPr>
    <w:rPr>
      <w:rFonts w:eastAsia="MS Mincho" w:cs="Times New Roman"/>
      <w:bCs w:val="0"/>
      <w:color w:val="auto"/>
      <w:kern w:val="2"/>
      <w:sz w:val="26"/>
      <w:szCs w:val="26"/>
      <w:lang w:eastAsia="ja-JP"/>
    </w:rPr>
  </w:style>
  <w:style w:type="paragraph" w:customStyle="1" w:styleId="AppendixListing">
    <w:name w:val="Appendix Listing"/>
    <w:basedOn w:val="Normal"/>
    <w:rsid w:val="00E31919"/>
    <w:pPr>
      <w:numPr>
        <w:numId w:val="2"/>
      </w:numPr>
      <w:spacing w:before="120" w:after="120"/>
    </w:pPr>
    <w:rPr>
      <w:rFonts w:ascii="Times New Roman" w:eastAsia="MS Mincho" w:hAnsi="Times New Roman" w:cs="Times New Roman"/>
      <w:color w:val="auto"/>
      <w:sz w:val="24"/>
      <w:szCs w:val="24"/>
      <w:lang w:eastAsia="ja-JP"/>
    </w:rPr>
  </w:style>
  <w:style w:type="paragraph" w:customStyle="1" w:styleId="AppendixTitle">
    <w:name w:val="Appendix Title"/>
    <w:basedOn w:val="SectionTitle"/>
    <w:rsid w:val="00E31919"/>
  </w:style>
  <w:style w:type="paragraph" w:customStyle="1" w:styleId="StudyTitle">
    <w:name w:val="Study Title"/>
    <w:basedOn w:val="Title"/>
    <w:rsid w:val="00E31919"/>
    <w:rPr>
      <w:caps/>
    </w:rPr>
  </w:style>
  <w:style w:type="paragraph" w:customStyle="1" w:styleId="ClinicalStudyNumber">
    <w:name w:val="Clinical Study Number"/>
    <w:basedOn w:val="Normal"/>
    <w:rsid w:val="00E31919"/>
    <w:pPr>
      <w:jc w:val="center"/>
    </w:pPr>
    <w:rPr>
      <w:rFonts w:ascii="Times New Roman" w:eastAsia="MS Mincho" w:hAnsi="Times New Roman" w:cs="Times New Roman"/>
      <w:b/>
      <w:color w:val="auto"/>
      <w:sz w:val="24"/>
      <w:szCs w:val="24"/>
      <w:lang w:eastAsia="ja-JP"/>
    </w:rPr>
  </w:style>
  <w:style w:type="paragraph" w:customStyle="1" w:styleId="ProtocolNumber">
    <w:name w:val="Protocol Number"/>
    <w:basedOn w:val="Normal"/>
    <w:rsid w:val="00E31919"/>
    <w:pPr>
      <w:jc w:val="center"/>
      <w:outlineLvl w:val="0"/>
    </w:pPr>
    <w:rPr>
      <w:rFonts w:ascii="Times New Roman" w:eastAsia="MS Mincho" w:hAnsi="Times New Roman" w:cs="Times New Roman"/>
      <w:b/>
      <w:color w:val="auto"/>
      <w:sz w:val="24"/>
      <w:szCs w:val="24"/>
      <w:lang w:eastAsia="ja-JP"/>
    </w:rPr>
  </w:style>
  <w:style w:type="paragraph" w:customStyle="1" w:styleId="Tabletext">
    <w:name w:val="Table text"/>
    <w:basedOn w:val="Normal10"/>
    <w:rsid w:val="00E31919"/>
    <w:rPr>
      <w:sz w:val="20"/>
    </w:rPr>
  </w:style>
  <w:style w:type="paragraph" w:styleId="ListNumber4">
    <w:name w:val="List Number 4"/>
    <w:basedOn w:val="Normal"/>
    <w:rsid w:val="00E31919"/>
    <w:pPr>
      <w:numPr>
        <w:numId w:val="6"/>
      </w:numPr>
      <w:tabs>
        <w:tab w:val="left" w:pos="810"/>
        <w:tab w:val="left" w:pos="1890"/>
        <w:tab w:val="left" w:pos="3510"/>
        <w:tab w:val="left" w:pos="4220"/>
        <w:tab w:val="left" w:pos="7560"/>
        <w:tab w:val="left" w:pos="8180"/>
      </w:tabs>
    </w:pPr>
    <w:rPr>
      <w:rFonts w:ascii="Times New Roman" w:eastAsia="MS Mincho" w:hAnsi="Times New Roman" w:cs="Times New Roman"/>
      <w:color w:val="auto"/>
      <w:sz w:val="24"/>
      <w:szCs w:val="24"/>
      <w:lang w:eastAsia="en-US"/>
    </w:rPr>
  </w:style>
  <w:style w:type="paragraph" w:customStyle="1" w:styleId="BulletedListLevel2">
    <w:name w:val="Bulleted List Level 2"/>
    <w:basedOn w:val="BulletListLevel1"/>
    <w:rsid w:val="00E31919"/>
    <w:pPr>
      <w:tabs>
        <w:tab w:val="clear" w:pos="360"/>
      </w:tabs>
      <w:ind w:left="1080"/>
    </w:pPr>
  </w:style>
  <w:style w:type="paragraph" w:customStyle="1" w:styleId="normal11">
    <w:name w:val="normal1"/>
    <w:basedOn w:val="Normal"/>
    <w:rsid w:val="00E31919"/>
    <w:rPr>
      <w:rFonts w:ascii="Times New Roman" w:eastAsia="MS Mincho" w:hAnsi="Times New Roman" w:cs="Times New Roman"/>
      <w:color w:val="auto"/>
      <w:sz w:val="24"/>
      <w:szCs w:val="24"/>
      <w:lang w:eastAsia="ja-JP"/>
    </w:rPr>
  </w:style>
  <w:style w:type="paragraph" w:styleId="BodyText">
    <w:name w:val="Body Text"/>
    <w:aliases w:val="Body Text Hang,BT Char Char,BT"/>
    <w:basedOn w:val="Normal"/>
    <w:link w:val="BodyTextChar"/>
    <w:rsid w:val="00E31919"/>
    <w:rPr>
      <w:rFonts w:ascii="Times New Roman" w:eastAsia="MS Mincho" w:hAnsi="Times New Roman" w:cs="Times New Roman"/>
      <w:color w:val="auto"/>
      <w:sz w:val="24"/>
      <w:szCs w:val="24"/>
      <w:lang w:eastAsia="ja-JP"/>
    </w:rPr>
  </w:style>
  <w:style w:type="character" w:customStyle="1" w:styleId="BodyTextChar">
    <w:name w:val="Body Text Char"/>
    <w:aliases w:val="Body Text Hang Char,BT Char Char Char,BT Char"/>
    <w:basedOn w:val="DefaultParagraphFont"/>
    <w:link w:val="BodyText"/>
    <w:rsid w:val="00E31919"/>
    <w:rPr>
      <w:rFonts w:ascii="Times New Roman" w:eastAsia="MS Mincho" w:hAnsi="Times New Roman" w:cs="Times New Roman"/>
      <w:sz w:val="24"/>
      <w:szCs w:val="24"/>
      <w:lang w:eastAsia="ja-JP"/>
    </w:rPr>
  </w:style>
  <w:style w:type="paragraph" w:customStyle="1" w:styleId="BulletedListLevel3">
    <w:name w:val="Bulleted List Level 3"/>
    <w:basedOn w:val="BulletedListLevel2"/>
    <w:rsid w:val="00E31919"/>
    <w:pPr>
      <w:numPr>
        <w:numId w:val="4"/>
      </w:numPr>
    </w:pPr>
  </w:style>
  <w:style w:type="paragraph" w:styleId="Subtitle">
    <w:name w:val="Subtitle"/>
    <w:basedOn w:val="Normal"/>
    <w:link w:val="SubtitleChar"/>
    <w:uiPriority w:val="11"/>
    <w:qFormat/>
    <w:rsid w:val="00E31919"/>
    <w:pPr>
      <w:tabs>
        <w:tab w:val="left" w:pos="540"/>
        <w:tab w:val="left" w:pos="1080"/>
        <w:tab w:val="left" w:pos="1800"/>
        <w:tab w:val="left" w:pos="3420"/>
      </w:tabs>
      <w:spacing w:line="240" w:lineRule="atLeast"/>
      <w:jc w:val="center"/>
    </w:pPr>
    <w:rPr>
      <w:rFonts w:ascii="Times New Roman" w:eastAsia="MS Mincho" w:hAnsi="Times New Roman" w:cs="Times New Roman"/>
      <w:b/>
      <w:color w:val="000000"/>
      <w:sz w:val="24"/>
      <w:szCs w:val="24"/>
      <w:lang w:eastAsia="ja-JP"/>
    </w:rPr>
  </w:style>
  <w:style w:type="character" w:customStyle="1" w:styleId="SubtitleChar">
    <w:name w:val="Subtitle Char"/>
    <w:basedOn w:val="DefaultParagraphFont"/>
    <w:link w:val="Subtitle"/>
    <w:uiPriority w:val="11"/>
    <w:rsid w:val="00E31919"/>
    <w:rPr>
      <w:rFonts w:ascii="Times New Roman" w:eastAsia="MS Mincho" w:hAnsi="Times New Roman" w:cs="Times New Roman"/>
      <w:b/>
      <w:color w:val="000000"/>
      <w:sz w:val="24"/>
      <w:szCs w:val="24"/>
      <w:lang w:eastAsia="ja-JP"/>
    </w:rPr>
  </w:style>
  <w:style w:type="paragraph" w:styleId="BodyText2">
    <w:name w:val="Body Text 2"/>
    <w:basedOn w:val="Normal"/>
    <w:link w:val="BodyText2Char"/>
    <w:rsid w:val="00E31919"/>
    <w:pPr>
      <w:spacing w:line="480" w:lineRule="auto"/>
    </w:pPr>
    <w:rPr>
      <w:rFonts w:ascii="Times New Roman" w:eastAsia="MS Mincho" w:hAnsi="Times New Roman" w:cs="Times New Roman"/>
      <w:color w:val="auto"/>
      <w:sz w:val="24"/>
      <w:szCs w:val="24"/>
      <w:lang w:eastAsia="ja-JP"/>
    </w:rPr>
  </w:style>
  <w:style w:type="character" w:customStyle="1" w:styleId="BodyText2Char">
    <w:name w:val="Body Text 2 Char"/>
    <w:basedOn w:val="DefaultParagraphFont"/>
    <w:link w:val="BodyText2"/>
    <w:rsid w:val="00E31919"/>
    <w:rPr>
      <w:rFonts w:ascii="Times New Roman" w:eastAsia="MS Mincho" w:hAnsi="Times New Roman" w:cs="Times New Roman"/>
      <w:sz w:val="24"/>
      <w:szCs w:val="24"/>
      <w:lang w:eastAsia="ja-JP"/>
    </w:rPr>
  </w:style>
  <w:style w:type="paragraph" w:styleId="BodyText3">
    <w:name w:val="Body Text 3"/>
    <w:basedOn w:val="Normal"/>
    <w:link w:val="BodyText3Char"/>
    <w:rsid w:val="00E31919"/>
    <w:pPr>
      <w:spacing w:after="120"/>
    </w:pPr>
    <w:rPr>
      <w:rFonts w:ascii="Times New Roman" w:eastAsia="MS Mincho" w:hAnsi="Times New Roman" w:cs="Times New Roman"/>
      <w:color w:val="auto"/>
      <w:sz w:val="16"/>
      <w:szCs w:val="16"/>
      <w:lang w:eastAsia="ja-JP"/>
    </w:rPr>
  </w:style>
  <w:style w:type="character" w:customStyle="1" w:styleId="BodyText3Char">
    <w:name w:val="Body Text 3 Char"/>
    <w:basedOn w:val="DefaultParagraphFont"/>
    <w:link w:val="BodyText3"/>
    <w:rsid w:val="00E31919"/>
    <w:rPr>
      <w:rFonts w:ascii="Times New Roman" w:eastAsia="MS Mincho" w:hAnsi="Times New Roman" w:cs="Times New Roman"/>
      <w:sz w:val="16"/>
      <w:szCs w:val="16"/>
      <w:lang w:eastAsia="ja-JP"/>
    </w:rPr>
  </w:style>
  <w:style w:type="character" w:styleId="Strong">
    <w:name w:val="Strong"/>
    <w:qFormat/>
    <w:rsid w:val="00E31919"/>
    <w:rPr>
      <w:b/>
    </w:rPr>
  </w:style>
  <w:style w:type="paragraph" w:customStyle="1" w:styleId="Text">
    <w:name w:val="Text"/>
    <w:aliases w:val="Graphic"/>
    <w:basedOn w:val="Normal"/>
    <w:link w:val="Text0"/>
    <w:qFormat/>
    <w:rsid w:val="00E31919"/>
    <w:pPr>
      <w:spacing w:after="240"/>
    </w:pPr>
    <w:rPr>
      <w:rFonts w:ascii="Times New Roman" w:eastAsia="MS Mincho" w:hAnsi="Times New Roman" w:cs="Times New Roman"/>
      <w:color w:val="auto"/>
      <w:sz w:val="24"/>
      <w:szCs w:val="24"/>
      <w:lang w:eastAsia="ja-JP"/>
    </w:rPr>
  </w:style>
  <w:style w:type="paragraph" w:customStyle="1" w:styleId="BulletedListLevel1">
    <w:name w:val="Bulleted List Level 1"/>
    <w:basedOn w:val="Normal"/>
    <w:rsid w:val="00E31919"/>
    <w:pPr>
      <w:numPr>
        <w:numId w:val="7"/>
      </w:numPr>
    </w:pPr>
    <w:rPr>
      <w:rFonts w:ascii="Times New Roman" w:eastAsia="MS Mincho" w:hAnsi="Times New Roman" w:cs="Times New Roman"/>
      <w:color w:val="auto"/>
      <w:sz w:val="24"/>
      <w:szCs w:val="24"/>
      <w:lang w:eastAsia="ja-JP"/>
    </w:rPr>
  </w:style>
  <w:style w:type="paragraph" w:customStyle="1" w:styleId="AppendixTitlenon-list">
    <w:name w:val="Appendix Title (non-list)"/>
    <w:basedOn w:val="SectionTitle"/>
    <w:rsid w:val="00E31919"/>
    <w:pPr>
      <w:keepNext w:val="0"/>
    </w:pPr>
  </w:style>
  <w:style w:type="paragraph" w:customStyle="1" w:styleId="a1">
    <w:name w:val="_"/>
    <w:basedOn w:val="Normal"/>
    <w:rsid w:val="00E31919"/>
    <w:pPr>
      <w:ind w:left="720" w:hanging="270"/>
    </w:pPr>
    <w:rPr>
      <w:rFonts w:ascii="Times New Roman" w:eastAsia="MS Mincho" w:hAnsi="Times New Roman" w:cs="Times New Roman"/>
      <w:snapToGrid w:val="0"/>
      <w:color w:val="auto"/>
      <w:sz w:val="24"/>
      <w:szCs w:val="24"/>
      <w:lang w:eastAsia="ja-JP"/>
    </w:rPr>
  </w:style>
  <w:style w:type="character" w:customStyle="1" w:styleId="endnoterefe">
    <w:name w:val="endnote refe"/>
    <w:rsid w:val="00E31919"/>
  </w:style>
  <w:style w:type="paragraph" w:customStyle="1" w:styleId="sop">
    <w:name w:val="sop"/>
    <w:basedOn w:val="Normal"/>
    <w:next w:val="Normal"/>
    <w:rsid w:val="00E31919"/>
    <w:rPr>
      <w:rFonts w:ascii="Times New Roman" w:eastAsia="MS Mincho" w:hAnsi="Times New Roman" w:cs="Times New Roman"/>
      <w:i/>
      <w:color w:val="auto"/>
      <w:sz w:val="24"/>
      <w:szCs w:val="24"/>
      <w:lang w:eastAsia="ja-JP"/>
    </w:rPr>
  </w:style>
  <w:style w:type="character" w:styleId="FollowedHyperlink">
    <w:name w:val="FollowedHyperlink"/>
    <w:rsid w:val="00E31919"/>
    <w:rPr>
      <w:color w:val="800080"/>
      <w:u w:val="single"/>
    </w:rPr>
  </w:style>
  <w:style w:type="paragraph" w:customStyle="1" w:styleId="Unassigned">
    <w:name w:val="Unassigned"/>
    <w:next w:val="Normal"/>
    <w:rsid w:val="00E31919"/>
    <w:pPr>
      <w:keepNext/>
      <w:spacing w:before="180" w:after="114"/>
    </w:pPr>
    <w:rPr>
      <w:rFonts w:ascii="Times New Roman" w:eastAsia="宋体" w:hAnsi="Times New Roman" w:cs="Times New Roman"/>
      <w:b/>
      <w:kern w:val="0"/>
      <w:sz w:val="24"/>
      <w:szCs w:val="20"/>
      <w:lang w:eastAsia="en-US"/>
    </w:rPr>
  </w:style>
  <w:style w:type="paragraph" w:styleId="FootnoteText">
    <w:name w:val="footnote text"/>
    <w:basedOn w:val="Normal"/>
    <w:link w:val="FootnoteTextChar"/>
    <w:semiHidden/>
    <w:rsid w:val="00E31919"/>
    <w:rPr>
      <w:rFonts w:ascii="Times New Roman" w:eastAsia="MS Mincho" w:hAnsi="Times New Roman" w:cs="Times New Roman"/>
      <w:color w:val="auto"/>
      <w:szCs w:val="24"/>
      <w:lang w:eastAsia="ja-JP"/>
    </w:rPr>
  </w:style>
  <w:style w:type="character" w:customStyle="1" w:styleId="FootnoteTextChar">
    <w:name w:val="Footnote Text Char"/>
    <w:basedOn w:val="DefaultParagraphFont"/>
    <w:link w:val="FootnoteText"/>
    <w:semiHidden/>
    <w:rsid w:val="00E31919"/>
    <w:rPr>
      <w:rFonts w:ascii="Times New Roman" w:eastAsia="MS Mincho" w:hAnsi="Times New Roman" w:cs="Times New Roman"/>
      <w:sz w:val="20"/>
      <w:szCs w:val="24"/>
      <w:lang w:eastAsia="ja-JP"/>
    </w:rPr>
  </w:style>
  <w:style w:type="character" w:styleId="FootnoteReference">
    <w:name w:val="footnote reference"/>
    <w:semiHidden/>
    <w:rsid w:val="00E31919"/>
    <w:rPr>
      <w:vertAlign w:val="superscript"/>
    </w:rPr>
  </w:style>
  <w:style w:type="paragraph" w:customStyle="1" w:styleId="Comment">
    <w:name w:val="Comment"/>
    <w:basedOn w:val="Normal"/>
    <w:rsid w:val="00E31919"/>
    <w:pPr>
      <w:keepLines/>
    </w:pPr>
    <w:rPr>
      <w:rFonts w:ascii="Times New Roman" w:eastAsia="MS Mincho" w:hAnsi="Times New Roman" w:cs="Times New Roman"/>
      <w:i/>
      <w:color w:val="0000FF"/>
      <w:sz w:val="24"/>
      <w:szCs w:val="24"/>
      <w:lang w:eastAsia="ja-JP"/>
    </w:rPr>
  </w:style>
  <w:style w:type="paragraph" w:styleId="ListBullet">
    <w:name w:val="List Bullet"/>
    <w:basedOn w:val="Normal"/>
    <w:autoRedefine/>
    <w:rsid w:val="00E31919"/>
    <w:pPr>
      <w:numPr>
        <w:numId w:val="5"/>
      </w:numPr>
      <w:spacing w:line="240" w:lineRule="atLeast"/>
    </w:pPr>
    <w:rPr>
      <w:rFonts w:ascii="Times New Roman" w:eastAsia="MS Mincho" w:hAnsi="Times New Roman" w:cs="Times New Roman"/>
      <w:color w:val="000000"/>
      <w:sz w:val="24"/>
      <w:szCs w:val="24"/>
      <w:lang w:eastAsia="ja-JP"/>
    </w:rPr>
  </w:style>
  <w:style w:type="paragraph" w:styleId="ListBullet2">
    <w:name w:val="List Bullet 2"/>
    <w:basedOn w:val="Normal"/>
    <w:autoRedefine/>
    <w:rsid w:val="00E31919"/>
    <w:pPr>
      <w:numPr>
        <w:numId w:val="8"/>
      </w:numPr>
      <w:spacing w:line="240" w:lineRule="atLeast"/>
    </w:pPr>
    <w:rPr>
      <w:rFonts w:ascii="Times New Roman" w:eastAsia="MS Mincho" w:hAnsi="Times New Roman" w:cs="Times New Roman"/>
      <w:color w:val="000000"/>
      <w:sz w:val="24"/>
      <w:szCs w:val="24"/>
      <w:lang w:eastAsia="ja-JP"/>
    </w:rPr>
  </w:style>
  <w:style w:type="paragraph" w:styleId="ListBullet3">
    <w:name w:val="List Bullet 3"/>
    <w:basedOn w:val="Normal"/>
    <w:autoRedefine/>
    <w:rsid w:val="00E31919"/>
    <w:pPr>
      <w:numPr>
        <w:numId w:val="9"/>
      </w:numPr>
      <w:spacing w:line="240" w:lineRule="atLeast"/>
    </w:pPr>
    <w:rPr>
      <w:rFonts w:ascii="Times New Roman" w:eastAsia="MS Mincho" w:hAnsi="Times New Roman" w:cs="Times New Roman"/>
      <w:color w:val="000000"/>
      <w:sz w:val="24"/>
      <w:szCs w:val="24"/>
      <w:lang w:eastAsia="ja-JP"/>
    </w:rPr>
  </w:style>
  <w:style w:type="paragraph" w:styleId="ListBullet4">
    <w:name w:val="List Bullet 4"/>
    <w:basedOn w:val="Normal"/>
    <w:autoRedefine/>
    <w:rsid w:val="00E31919"/>
    <w:pPr>
      <w:numPr>
        <w:numId w:val="10"/>
      </w:numPr>
      <w:spacing w:line="240" w:lineRule="atLeast"/>
    </w:pPr>
    <w:rPr>
      <w:rFonts w:ascii="Times New Roman" w:eastAsia="MS Mincho" w:hAnsi="Times New Roman" w:cs="Times New Roman"/>
      <w:color w:val="000000"/>
      <w:sz w:val="24"/>
      <w:szCs w:val="24"/>
      <w:lang w:eastAsia="ja-JP"/>
    </w:rPr>
  </w:style>
  <w:style w:type="paragraph" w:styleId="ListBullet5">
    <w:name w:val="List Bullet 5"/>
    <w:basedOn w:val="Normal"/>
    <w:autoRedefine/>
    <w:rsid w:val="00E31919"/>
    <w:pPr>
      <w:numPr>
        <w:numId w:val="11"/>
      </w:numPr>
      <w:spacing w:line="240" w:lineRule="atLeast"/>
    </w:pPr>
    <w:rPr>
      <w:rFonts w:ascii="Times New Roman" w:eastAsia="MS Mincho" w:hAnsi="Times New Roman" w:cs="Times New Roman"/>
      <w:color w:val="000000"/>
      <w:sz w:val="24"/>
      <w:szCs w:val="24"/>
      <w:lang w:eastAsia="ja-JP"/>
    </w:rPr>
  </w:style>
  <w:style w:type="paragraph" w:styleId="ListNumber">
    <w:name w:val="List Number"/>
    <w:basedOn w:val="Normal"/>
    <w:rsid w:val="00E31919"/>
    <w:pPr>
      <w:numPr>
        <w:numId w:val="12"/>
      </w:numPr>
      <w:spacing w:line="240" w:lineRule="atLeast"/>
    </w:pPr>
    <w:rPr>
      <w:rFonts w:ascii="Times New Roman" w:eastAsia="MS Mincho" w:hAnsi="Times New Roman" w:cs="Times New Roman"/>
      <w:color w:val="000000"/>
      <w:sz w:val="24"/>
      <w:szCs w:val="24"/>
      <w:lang w:eastAsia="ja-JP"/>
    </w:rPr>
  </w:style>
  <w:style w:type="paragraph" w:styleId="ListNumber2">
    <w:name w:val="List Number 2"/>
    <w:basedOn w:val="Normal"/>
    <w:rsid w:val="00E31919"/>
    <w:pPr>
      <w:numPr>
        <w:numId w:val="13"/>
      </w:numPr>
      <w:spacing w:line="240" w:lineRule="atLeast"/>
    </w:pPr>
    <w:rPr>
      <w:rFonts w:ascii="Times New Roman" w:eastAsia="MS Mincho" w:hAnsi="Times New Roman" w:cs="Times New Roman"/>
      <w:color w:val="000000"/>
      <w:sz w:val="24"/>
      <w:szCs w:val="24"/>
      <w:lang w:eastAsia="ja-JP"/>
    </w:rPr>
  </w:style>
  <w:style w:type="paragraph" w:styleId="ListNumber3">
    <w:name w:val="List Number 3"/>
    <w:basedOn w:val="Normal"/>
    <w:rsid w:val="00E31919"/>
    <w:pPr>
      <w:numPr>
        <w:numId w:val="14"/>
      </w:numPr>
      <w:spacing w:line="240" w:lineRule="atLeast"/>
    </w:pPr>
    <w:rPr>
      <w:rFonts w:ascii="Times New Roman" w:eastAsia="MS Mincho" w:hAnsi="Times New Roman" w:cs="Times New Roman"/>
      <w:color w:val="000000"/>
      <w:sz w:val="24"/>
      <w:szCs w:val="24"/>
      <w:lang w:eastAsia="ja-JP"/>
    </w:rPr>
  </w:style>
  <w:style w:type="paragraph" w:styleId="ListNumber5">
    <w:name w:val="List Number 5"/>
    <w:basedOn w:val="Normal"/>
    <w:rsid w:val="00E31919"/>
    <w:pPr>
      <w:numPr>
        <w:numId w:val="15"/>
      </w:numPr>
      <w:spacing w:line="240" w:lineRule="atLeast"/>
    </w:pPr>
    <w:rPr>
      <w:rFonts w:ascii="Times New Roman" w:eastAsia="MS Mincho" w:hAnsi="Times New Roman" w:cs="Times New Roman"/>
      <w:color w:val="000000"/>
      <w:sz w:val="24"/>
      <w:szCs w:val="24"/>
      <w:lang w:eastAsia="ja-JP"/>
    </w:rPr>
  </w:style>
  <w:style w:type="paragraph" w:customStyle="1" w:styleId="CTRTitleTable">
    <w:name w:val="CTR:Title:Table"/>
    <w:basedOn w:val="DeleteCrash"/>
    <w:next w:val="CTRText"/>
    <w:rsid w:val="00E31919"/>
    <w:pPr>
      <w:keepNext/>
      <w:spacing w:before="240" w:after="120"/>
      <w:ind w:left="2016" w:hanging="2016"/>
    </w:pPr>
    <w:rPr>
      <w:sz w:val="24"/>
    </w:rPr>
  </w:style>
  <w:style w:type="paragraph" w:customStyle="1" w:styleId="DeleteCrash">
    <w:name w:val="Delete &amp; Crash"/>
    <w:basedOn w:val="Abnormal"/>
    <w:rsid w:val="00E31919"/>
  </w:style>
  <w:style w:type="paragraph" w:customStyle="1" w:styleId="Abnormal">
    <w:name w:val="Abnormal"/>
    <w:basedOn w:val="Normal"/>
    <w:rsid w:val="00E31919"/>
    <w:pPr>
      <w:spacing w:line="240" w:lineRule="atLeast"/>
    </w:pPr>
    <w:rPr>
      <w:rFonts w:ascii="Times New Roman" w:eastAsia="MS Mincho" w:hAnsi="Times New Roman" w:cs="Times New Roman"/>
      <w:color w:val="auto"/>
      <w:szCs w:val="24"/>
      <w:lang w:eastAsia="ja-JP"/>
    </w:rPr>
  </w:style>
  <w:style w:type="paragraph" w:customStyle="1" w:styleId="CTRText">
    <w:name w:val="CTR:Text"/>
    <w:basedOn w:val="DeleteCrash"/>
    <w:rsid w:val="00E31919"/>
    <w:pPr>
      <w:spacing w:before="120" w:after="120" w:line="360" w:lineRule="atLeast"/>
    </w:pPr>
  </w:style>
  <w:style w:type="paragraph" w:customStyle="1" w:styleId="Listlevel2">
    <w:name w:val="List level 2"/>
    <w:basedOn w:val="Normal"/>
    <w:rsid w:val="00E31919"/>
    <w:pPr>
      <w:spacing w:before="40" w:after="20"/>
      <w:ind w:left="850" w:hanging="425"/>
    </w:pPr>
    <w:rPr>
      <w:rFonts w:ascii="Times New Roman" w:eastAsia="MS Mincho" w:hAnsi="Times New Roman" w:cs="Times New Roman"/>
      <w:color w:val="auto"/>
      <w:sz w:val="24"/>
      <w:szCs w:val="24"/>
      <w:lang w:eastAsia="ja-JP"/>
    </w:rPr>
  </w:style>
  <w:style w:type="paragraph" w:customStyle="1" w:styleId="Text12">
    <w:name w:val="Text:12"/>
    <w:basedOn w:val="Normal"/>
    <w:rsid w:val="00E31919"/>
    <w:pPr>
      <w:spacing w:after="170" w:line="260" w:lineRule="atLeast"/>
    </w:pPr>
    <w:rPr>
      <w:rFonts w:ascii="Times New Roman" w:eastAsia="MS Mincho" w:hAnsi="Times New Roman" w:cs="Times New Roman"/>
      <w:color w:val="auto"/>
      <w:sz w:val="24"/>
      <w:szCs w:val="24"/>
      <w:lang w:eastAsia="ja-JP"/>
    </w:rPr>
  </w:style>
  <w:style w:type="paragraph" w:customStyle="1" w:styleId="BulletNumber">
    <w:name w:val="Bullet Number"/>
    <w:basedOn w:val="Text12"/>
    <w:rsid w:val="00E31919"/>
    <w:pPr>
      <w:numPr>
        <w:numId w:val="17"/>
      </w:numPr>
      <w:spacing w:after="120" w:line="240" w:lineRule="auto"/>
    </w:pPr>
  </w:style>
  <w:style w:type="paragraph" w:customStyle="1" w:styleId="Bullet">
    <w:name w:val="Bullet"/>
    <w:basedOn w:val="Text12"/>
    <w:rsid w:val="00E31919"/>
    <w:pPr>
      <w:numPr>
        <w:numId w:val="16"/>
      </w:numPr>
      <w:spacing w:after="120" w:line="240" w:lineRule="auto"/>
    </w:pPr>
  </w:style>
  <w:style w:type="paragraph" w:customStyle="1" w:styleId="General">
    <w:name w:val="General"/>
    <w:basedOn w:val="Normal"/>
    <w:rsid w:val="00E31919"/>
    <w:pPr>
      <w:keepLines/>
    </w:pPr>
    <w:rPr>
      <w:rFonts w:ascii="Times New Roman" w:eastAsia="MS Mincho" w:hAnsi="Times New Roman" w:cs="Times New Roman"/>
      <w:color w:val="auto"/>
      <w:sz w:val="24"/>
      <w:szCs w:val="24"/>
      <w:lang w:eastAsia="ja-JP"/>
    </w:rPr>
  </w:style>
  <w:style w:type="paragraph" w:styleId="ListContinue2">
    <w:name w:val="List Continue 2"/>
    <w:basedOn w:val="Normal"/>
    <w:rsid w:val="00E31919"/>
    <w:pPr>
      <w:ind w:left="720"/>
    </w:pPr>
    <w:rPr>
      <w:rFonts w:ascii="Times New Roman" w:eastAsia="MS Mincho" w:hAnsi="Times New Roman" w:cs="Times New Roman"/>
      <w:color w:val="auto"/>
      <w:sz w:val="24"/>
      <w:szCs w:val="24"/>
      <w:lang w:eastAsia="ja-JP"/>
    </w:rPr>
  </w:style>
  <w:style w:type="paragraph" w:customStyle="1" w:styleId="Para">
    <w:name w:val="Para"/>
    <w:basedOn w:val="Normal"/>
    <w:rsid w:val="00E31919"/>
    <w:rPr>
      <w:rFonts w:ascii="Times New Roman" w:eastAsia="MS Mincho" w:hAnsi="Times New Roman" w:cs="Times New Roman"/>
      <w:color w:val="auto"/>
      <w:sz w:val="24"/>
      <w:szCs w:val="24"/>
      <w:lang w:eastAsia="ja-JP"/>
    </w:rPr>
  </w:style>
  <w:style w:type="paragraph" w:customStyle="1" w:styleId="palatino">
    <w:name w:val="palatino"/>
    <w:aliases w:val="12 point,flush left"/>
    <w:basedOn w:val="Normal"/>
    <w:rsid w:val="00E31919"/>
    <w:pPr>
      <w:overflowPunct w:val="0"/>
      <w:autoSpaceDE w:val="0"/>
      <w:autoSpaceDN w:val="0"/>
      <w:adjustRightInd w:val="0"/>
      <w:textAlignment w:val="baseline"/>
    </w:pPr>
    <w:rPr>
      <w:rFonts w:ascii="Times New Roman" w:eastAsia="MS Mincho" w:hAnsi="Times New Roman" w:cs="Times New Roman"/>
      <w:color w:val="auto"/>
      <w:sz w:val="22"/>
      <w:szCs w:val="24"/>
      <w:lang w:eastAsia="ja-JP"/>
    </w:rPr>
  </w:style>
  <w:style w:type="paragraph" w:customStyle="1" w:styleId="tabletitlecentred">
    <w:name w:val="table title centred"/>
    <w:basedOn w:val="Normal"/>
    <w:rsid w:val="00E31919"/>
    <w:pPr>
      <w:spacing w:before="48" w:after="48"/>
      <w:jc w:val="center"/>
    </w:pPr>
    <w:rPr>
      <w:rFonts w:ascii="Helvetica" w:eastAsia="MS Mincho" w:hAnsi="Helvetica" w:cs="Times New Roman"/>
      <w:b/>
      <w:smallCaps/>
      <w:color w:val="auto"/>
      <w:szCs w:val="24"/>
      <w:lang w:eastAsia="ja-JP"/>
    </w:rPr>
  </w:style>
  <w:style w:type="paragraph" w:customStyle="1" w:styleId="TextBold">
    <w:name w:val="Text Bold"/>
    <w:basedOn w:val="Normal"/>
    <w:next w:val="Text"/>
    <w:rsid w:val="00E31919"/>
    <w:pPr>
      <w:spacing w:after="240"/>
    </w:pPr>
    <w:rPr>
      <w:rFonts w:ascii="Times New Roman" w:eastAsia="MS Mincho" w:hAnsi="Times New Roman" w:cs="Times New Roman"/>
      <w:b/>
      <w:color w:val="auto"/>
      <w:sz w:val="24"/>
      <w:szCs w:val="24"/>
      <w:lang w:eastAsia="ja-JP"/>
    </w:rPr>
  </w:style>
  <w:style w:type="paragraph" w:customStyle="1" w:styleId="AppendixTitle10">
    <w:name w:val="Appendix Title 10"/>
    <w:basedOn w:val="Text"/>
    <w:next w:val="Text"/>
    <w:rsid w:val="00E31919"/>
    <w:pPr>
      <w:tabs>
        <w:tab w:val="left" w:pos="1332"/>
      </w:tabs>
      <w:spacing w:before="120" w:after="120"/>
      <w:jc w:val="left"/>
    </w:pPr>
    <w:rPr>
      <w:b/>
      <w:sz w:val="20"/>
    </w:rPr>
  </w:style>
  <w:style w:type="paragraph" w:customStyle="1" w:styleId="AppendixTitle12">
    <w:name w:val="Appendix Title 12"/>
    <w:basedOn w:val="Text"/>
    <w:next w:val="Text"/>
    <w:rsid w:val="00E31919"/>
    <w:pPr>
      <w:tabs>
        <w:tab w:val="left" w:pos="1514"/>
      </w:tabs>
      <w:spacing w:before="120" w:after="120"/>
      <w:jc w:val="left"/>
    </w:pPr>
    <w:rPr>
      <w:b/>
    </w:rPr>
  </w:style>
  <w:style w:type="paragraph" w:customStyle="1" w:styleId="FigureTitle10">
    <w:name w:val="Figure Title 10"/>
    <w:basedOn w:val="Text"/>
    <w:next w:val="Text"/>
    <w:rsid w:val="00E31919"/>
    <w:pPr>
      <w:tabs>
        <w:tab w:val="left" w:pos="975"/>
      </w:tabs>
      <w:spacing w:before="120" w:after="120"/>
      <w:jc w:val="left"/>
    </w:pPr>
    <w:rPr>
      <w:b/>
      <w:sz w:val="20"/>
    </w:rPr>
  </w:style>
  <w:style w:type="paragraph" w:customStyle="1" w:styleId="FigureTitle12">
    <w:name w:val="Figure Title 12"/>
    <w:basedOn w:val="Text"/>
    <w:next w:val="Text"/>
    <w:rsid w:val="00E31919"/>
    <w:pPr>
      <w:tabs>
        <w:tab w:val="left" w:pos="1151"/>
      </w:tabs>
      <w:spacing w:before="120" w:after="120"/>
      <w:jc w:val="left"/>
    </w:pPr>
    <w:rPr>
      <w:b/>
    </w:rPr>
  </w:style>
  <w:style w:type="paragraph" w:customStyle="1" w:styleId="Heading">
    <w:name w:val="Heading"/>
    <w:basedOn w:val="Text"/>
    <w:next w:val="Text"/>
    <w:rsid w:val="00E31919"/>
    <w:pPr>
      <w:spacing w:before="120" w:after="120"/>
      <w:outlineLvl w:val="0"/>
    </w:pPr>
    <w:rPr>
      <w:b/>
      <w:caps/>
      <w:sz w:val="26"/>
    </w:rPr>
  </w:style>
  <w:style w:type="paragraph" w:customStyle="1" w:styleId="TableTitle10">
    <w:name w:val="Table Title 10"/>
    <w:basedOn w:val="Text"/>
    <w:next w:val="Text"/>
    <w:rsid w:val="00E31919"/>
    <w:pPr>
      <w:tabs>
        <w:tab w:val="left" w:pos="953"/>
      </w:tabs>
      <w:spacing w:before="120" w:after="120"/>
      <w:jc w:val="left"/>
    </w:pPr>
    <w:rPr>
      <w:b/>
      <w:sz w:val="20"/>
    </w:rPr>
  </w:style>
  <w:style w:type="paragraph" w:customStyle="1" w:styleId="TableTitle12">
    <w:name w:val="Table Title 12"/>
    <w:basedOn w:val="Text"/>
    <w:next w:val="Text"/>
    <w:rsid w:val="00E31919"/>
    <w:pPr>
      <w:tabs>
        <w:tab w:val="left" w:pos="1151"/>
      </w:tabs>
      <w:spacing w:before="120" w:after="120"/>
      <w:jc w:val="left"/>
    </w:pPr>
    <w:rPr>
      <w:b/>
    </w:rPr>
  </w:style>
  <w:style w:type="paragraph" w:customStyle="1" w:styleId="TableFigureAppendixText1">
    <w:name w:val="Table/Figure/Appendix Text 1"/>
    <w:basedOn w:val="Text"/>
    <w:link w:val="TableFigureAppendixText1Char"/>
    <w:rsid w:val="00E31919"/>
    <w:pPr>
      <w:spacing w:after="0" w:line="0" w:lineRule="atLeast"/>
    </w:pPr>
  </w:style>
  <w:style w:type="paragraph" w:customStyle="1" w:styleId="TableFigureAppendixText2">
    <w:name w:val="Table/Figure/Appendix Text 2"/>
    <w:basedOn w:val="Text"/>
    <w:rsid w:val="00E31919"/>
    <w:pPr>
      <w:spacing w:after="0"/>
    </w:pPr>
    <w:rPr>
      <w:sz w:val="22"/>
    </w:rPr>
  </w:style>
  <w:style w:type="paragraph" w:customStyle="1" w:styleId="TableFigureAppendixText3">
    <w:name w:val="Table/Figure/Appendix Text 3"/>
    <w:basedOn w:val="Text"/>
    <w:link w:val="TableFigureAppendixText30"/>
    <w:rsid w:val="00E31919"/>
    <w:pPr>
      <w:spacing w:after="0"/>
    </w:pPr>
    <w:rPr>
      <w:sz w:val="20"/>
    </w:rPr>
  </w:style>
  <w:style w:type="paragraph" w:customStyle="1" w:styleId="TableFigureAppendixText4">
    <w:name w:val="Table/Figure/Appendix Text 4"/>
    <w:basedOn w:val="Text"/>
    <w:rsid w:val="00E31919"/>
    <w:pPr>
      <w:spacing w:after="0"/>
    </w:pPr>
    <w:rPr>
      <w:sz w:val="18"/>
    </w:rPr>
  </w:style>
  <w:style w:type="paragraph" w:customStyle="1" w:styleId="TableFigureAppendixText5">
    <w:name w:val="Table/Figure/Appendix Text 5"/>
    <w:basedOn w:val="Text"/>
    <w:rsid w:val="00E31919"/>
    <w:pPr>
      <w:spacing w:after="0"/>
    </w:pPr>
    <w:rPr>
      <w:sz w:val="16"/>
    </w:rPr>
  </w:style>
  <w:style w:type="paragraph" w:customStyle="1" w:styleId="Title1">
    <w:name w:val="Title 1"/>
    <w:basedOn w:val="Normal"/>
    <w:next w:val="Text"/>
    <w:rsid w:val="00E31919"/>
    <w:pPr>
      <w:spacing w:line="0" w:lineRule="atLeast"/>
      <w:jc w:val="center"/>
    </w:pPr>
    <w:rPr>
      <w:rFonts w:ascii="Times New Roman" w:eastAsia="MS Mincho" w:hAnsi="Times New Roman" w:cs="Times New Roman"/>
      <w:b/>
      <w:color w:val="auto"/>
      <w:sz w:val="40"/>
      <w:szCs w:val="24"/>
      <w:lang w:eastAsia="ja-JP"/>
    </w:rPr>
  </w:style>
  <w:style w:type="paragraph" w:customStyle="1" w:styleId="Title2">
    <w:name w:val="Title 2"/>
    <w:basedOn w:val="Normal"/>
    <w:next w:val="Text"/>
    <w:rsid w:val="00E31919"/>
    <w:pPr>
      <w:spacing w:line="0" w:lineRule="atLeast"/>
      <w:jc w:val="center"/>
    </w:pPr>
    <w:rPr>
      <w:rFonts w:ascii="Times New Roman" w:eastAsia="MS Mincho" w:hAnsi="Times New Roman" w:cs="Times New Roman"/>
      <w:b/>
      <w:caps/>
      <w:color w:val="auto"/>
      <w:sz w:val="32"/>
      <w:szCs w:val="32"/>
      <w:lang w:eastAsia="ja-JP"/>
    </w:rPr>
  </w:style>
  <w:style w:type="paragraph" w:customStyle="1" w:styleId="Title3">
    <w:name w:val="Title 3"/>
    <w:basedOn w:val="Normal"/>
    <w:next w:val="Text"/>
    <w:rsid w:val="00E31919"/>
    <w:pPr>
      <w:spacing w:line="0" w:lineRule="atLeast"/>
      <w:jc w:val="center"/>
    </w:pPr>
    <w:rPr>
      <w:rFonts w:ascii="Times New Roman" w:eastAsia="MS Mincho" w:hAnsi="Times New Roman" w:cs="Times New Roman"/>
      <w:b/>
      <w:color w:val="auto"/>
      <w:sz w:val="28"/>
      <w:szCs w:val="24"/>
      <w:lang w:eastAsia="ja-JP"/>
    </w:rPr>
  </w:style>
  <w:style w:type="character" w:customStyle="1" w:styleId="TextChar">
    <w:name w:val="Text Char"/>
    <w:rsid w:val="00E31919"/>
    <w:rPr>
      <w:rFonts w:eastAsia="MS Mincho"/>
      <w:kern w:val="2"/>
      <w:sz w:val="24"/>
      <w:szCs w:val="24"/>
      <w:lang w:val="en-US" w:eastAsia="ja-JP" w:bidi="ar-SA"/>
    </w:rPr>
  </w:style>
  <w:style w:type="character" w:customStyle="1" w:styleId="Heading3Char">
    <w:name w:val="Heading 3 Char"/>
    <w:rsid w:val="00E31919"/>
    <w:rPr>
      <w:rFonts w:eastAsia="MS Mincho"/>
      <w:b/>
      <w:kern w:val="2"/>
      <w:sz w:val="24"/>
      <w:szCs w:val="24"/>
      <w:lang w:val="en-US" w:eastAsia="ja-JP" w:bidi="ar-SA"/>
    </w:rPr>
  </w:style>
  <w:style w:type="paragraph" w:customStyle="1" w:styleId="LastBullet">
    <w:name w:val="Last Bullet"/>
    <w:basedOn w:val="Bullet"/>
    <w:next w:val="Normal"/>
    <w:rsid w:val="00E31919"/>
    <w:pPr>
      <w:widowControl/>
      <w:numPr>
        <w:numId w:val="18"/>
      </w:numPr>
      <w:tabs>
        <w:tab w:val="num" w:pos="720"/>
      </w:tabs>
      <w:spacing w:after="220"/>
      <w:ind w:left="720"/>
      <w:jc w:val="left"/>
    </w:pPr>
    <w:rPr>
      <w:rFonts w:ascii="Arial" w:eastAsia="Times New Roman" w:hAnsi="Arial"/>
      <w:kern w:val="0"/>
      <w:sz w:val="22"/>
      <w:szCs w:val="20"/>
      <w:lang w:eastAsia="en-US"/>
    </w:rPr>
  </w:style>
  <w:style w:type="character" w:customStyle="1" w:styleId="TableFigureAppendixText1Char">
    <w:name w:val="Table/Figure/Appendix Text 1 Char"/>
    <w:link w:val="TableFigureAppendixText1"/>
    <w:rsid w:val="00E31919"/>
    <w:rPr>
      <w:rFonts w:ascii="Times New Roman" w:eastAsia="MS Mincho" w:hAnsi="Times New Roman" w:cs="Times New Roman"/>
      <w:sz w:val="24"/>
      <w:szCs w:val="24"/>
      <w:lang w:eastAsia="ja-JP"/>
    </w:rPr>
  </w:style>
  <w:style w:type="character" w:customStyle="1" w:styleId="TableFigureAppendixText30">
    <w:name w:val="Table/Figure/Appendix Text 3 (文字)"/>
    <w:link w:val="TableFigureAppendixText3"/>
    <w:rsid w:val="00E31919"/>
    <w:rPr>
      <w:rFonts w:ascii="Times New Roman" w:eastAsia="MS Mincho" w:hAnsi="Times New Roman" w:cs="Times New Roman"/>
      <w:sz w:val="20"/>
      <w:szCs w:val="24"/>
      <w:lang w:eastAsia="ja-JP"/>
    </w:rPr>
  </w:style>
  <w:style w:type="character" w:customStyle="1" w:styleId="CaptionChar">
    <w:name w:val="Caption Char"/>
    <w:link w:val="Caption"/>
    <w:rsid w:val="00E31919"/>
    <w:rPr>
      <w:rFonts w:ascii="Times New Roman" w:eastAsia="MS Mincho" w:hAnsi="Times New Roman" w:cs="Times New Roman"/>
      <w:b/>
      <w:bCs/>
      <w:sz w:val="24"/>
      <w:szCs w:val="21"/>
      <w:lang w:eastAsia="ja-JP"/>
    </w:rPr>
  </w:style>
  <w:style w:type="character" w:customStyle="1" w:styleId="Text0">
    <w:name w:val="Text (文字)"/>
    <w:link w:val="Text"/>
    <w:qFormat/>
    <w:rsid w:val="00E31919"/>
    <w:rPr>
      <w:rFonts w:ascii="Times New Roman" w:eastAsia="MS Mincho" w:hAnsi="Times New Roman" w:cs="Times New Roman"/>
      <w:sz w:val="24"/>
      <w:szCs w:val="24"/>
      <w:lang w:eastAsia="ja-JP"/>
    </w:rPr>
  </w:style>
  <w:style w:type="character" w:customStyle="1" w:styleId="TextCharChar">
    <w:name w:val="Text Char Char"/>
    <w:rsid w:val="00E31919"/>
    <w:rPr>
      <w:rFonts w:eastAsia="MS Mincho"/>
      <w:kern w:val="2"/>
      <w:sz w:val="24"/>
      <w:szCs w:val="24"/>
      <w:lang w:val="en-US" w:eastAsia="ja-JP" w:bidi="ar-SA"/>
    </w:rPr>
  </w:style>
  <w:style w:type="paragraph" w:customStyle="1" w:styleId="MAPPText">
    <w:name w:val="MAPP Text"/>
    <w:basedOn w:val="Normal"/>
    <w:next w:val="Normal"/>
    <w:rsid w:val="00E31919"/>
    <w:pPr>
      <w:widowControl/>
      <w:autoSpaceDE w:val="0"/>
      <w:autoSpaceDN w:val="0"/>
      <w:adjustRightInd w:val="0"/>
      <w:jc w:val="left"/>
    </w:pPr>
    <w:rPr>
      <w:rFonts w:ascii="BMJAKM+Arial" w:eastAsia="MS Mincho" w:hAnsi="BMJAKM+Arial" w:cs="Times New Roman"/>
      <w:color w:val="auto"/>
      <w:kern w:val="0"/>
      <w:sz w:val="24"/>
      <w:szCs w:val="24"/>
      <w:lang w:eastAsia="ja-JP"/>
    </w:rPr>
  </w:style>
  <w:style w:type="paragraph" w:customStyle="1" w:styleId="heading2text">
    <w:name w:val="heading 2 text"/>
    <w:rsid w:val="00E31919"/>
    <w:pPr>
      <w:spacing w:after="240"/>
      <w:ind w:left="1080"/>
      <w:jc w:val="both"/>
    </w:pPr>
    <w:rPr>
      <w:rFonts w:ascii="Times New Roman" w:eastAsia="宋体" w:hAnsi="Times New Roman" w:cs="Times New Roman"/>
      <w:kern w:val="0"/>
      <w:sz w:val="24"/>
      <w:szCs w:val="20"/>
      <w:lang w:eastAsia="en-US"/>
    </w:rPr>
  </w:style>
  <w:style w:type="paragraph" w:customStyle="1" w:styleId="Default">
    <w:name w:val="Default"/>
    <w:rsid w:val="00E31919"/>
    <w:pPr>
      <w:autoSpaceDE w:val="0"/>
      <w:autoSpaceDN w:val="0"/>
      <w:adjustRightInd w:val="0"/>
    </w:pPr>
    <w:rPr>
      <w:rFonts w:ascii="BMJAKM+Arial" w:eastAsia="MS Mincho" w:hAnsi="BMJAKM+Arial" w:cs="BMJAKM+Arial"/>
      <w:color w:val="000000"/>
      <w:kern w:val="0"/>
      <w:sz w:val="24"/>
      <w:szCs w:val="24"/>
      <w:lang w:eastAsia="ja-JP"/>
    </w:rPr>
  </w:style>
  <w:style w:type="paragraph" w:customStyle="1" w:styleId="MRBodyText">
    <w:name w:val="MR Body Text"/>
    <w:link w:val="MRBodyTextChar"/>
    <w:rsid w:val="00E31919"/>
    <w:pPr>
      <w:spacing w:after="220"/>
    </w:pPr>
    <w:rPr>
      <w:rFonts w:ascii="Arial" w:eastAsia="宋体" w:hAnsi="Arial" w:cs="Times New Roman"/>
      <w:kern w:val="0"/>
      <w:sz w:val="22"/>
      <w:szCs w:val="20"/>
      <w:lang w:eastAsia="en-US"/>
    </w:rPr>
  </w:style>
  <w:style w:type="character" w:customStyle="1" w:styleId="MRBodyTextChar">
    <w:name w:val="MR Body Text Char"/>
    <w:link w:val="MRBodyText"/>
    <w:rsid w:val="00E31919"/>
    <w:rPr>
      <w:rFonts w:ascii="Arial" w:eastAsia="宋体" w:hAnsi="Arial" w:cs="Times New Roman"/>
      <w:kern w:val="0"/>
      <w:sz w:val="22"/>
      <w:szCs w:val="20"/>
      <w:lang w:eastAsia="en-US"/>
    </w:rPr>
  </w:style>
  <w:style w:type="paragraph" w:customStyle="1" w:styleId="TableText0">
    <w:name w:val="Table Text"/>
    <w:basedOn w:val="Normal"/>
    <w:link w:val="TableTextChar"/>
    <w:rsid w:val="00E31919"/>
    <w:pPr>
      <w:tabs>
        <w:tab w:val="left" w:pos="720"/>
        <w:tab w:val="left" w:pos="980"/>
        <w:tab w:val="right" w:leader="dot" w:pos="8360"/>
      </w:tabs>
    </w:pPr>
    <w:rPr>
      <w:rFonts w:ascii="Arial" w:eastAsia="MS Mincho" w:hAnsi="Arial" w:cs="Times New Roman"/>
      <w:color w:val="auto"/>
      <w:sz w:val="24"/>
      <w:szCs w:val="24"/>
      <w:lang w:eastAsia="en-US"/>
    </w:rPr>
  </w:style>
  <w:style w:type="character" w:customStyle="1" w:styleId="TableTextChar">
    <w:name w:val="Table Text Char"/>
    <w:link w:val="TableText0"/>
    <w:rsid w:val="00E31919"/>
    <w:rPr>
      <w:rFonts w:ascii="Arial" w:eastAsia="MS Mincho" w:hAnsi="Arial" w:cs="Times New Roman"/>
      <w:sz w:val="24"/>
      <w:szCs w:val="24"/>
      <w:lang w:eastAsia="en-US"/>
    </w:rPr>
  </w:style>
  <w:style w:type="paragraph" w:customStyle="1" w:styleId="Directions">
    <w:name w:val="Directions"/>
    <w:basedOn w:val="MRBodyText"/>
    <w:next w:val="MRBodyText"/>
    <w:rsid w:val="00E31919"/>
    <w:rPr>
      <w:i/>
      <w:color w:val="0000FF"/>
    </w:rPr>
  </w:style>
  <w:style w:type="character" w:styleId="PageNumber">
    <w:name w:val="page number"/>
    <w:basedOn w:val="DefaultParagraphFont"/>
    <w:rsid w:val="00E31919"/>
  </w:style>
  <w:style w:type="table" w:styleId="TableGrid">
    <w:name w:val="Table Grid"/>
    <w:basedOn w:val="TableNormal"/>
    <w:uiPriority w:val="59"/>
    <w:qFormat/>
    <w:rsid w:val="00E31919"/>
    <w:pPr>
      <w:widowControl w:val="0"/>
      <w:jc w:val="both"/>
    </w:pPr>
    <w:rPr>
      <w:rFonts w:ascii="Century" w:eastAsia="MS Mincho" w:hAnsi="Century" w:cs="Times New Roman"/>
      <w:kern w:val="0"/>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Char1">
    <w:name w:val="Char Char1"/>
    <w:semiHidden/>
    <w:rsid w:val="00E31919"/>
    <w:rPr>
      <w:rFonts w:eastAsia="MS Mincho"/>
      <w:kern w:val="2"/>
      <w:szCs w:val="24"/>
      <w:lang w:val="en-US" w:eastAsia="ja-JP" w:bidi="ar-SA"/>
    </w:rPr>
  </w:style>
  <w:style w:type="paragraph" w:customStyle="1" w:styleId="listindent">
    <w:name w:val="list:indent"/>
    <w:basedOn w:val="Normal"/>
    <w:rsid w:val="00E31919"/>
    <w:pPr>
      <w:widowControl/>
      <w:spacing w:after="120"/>
      <w:ind w:left="432"/>
      <w:jc w:val="left"/>
    </w:pPr>
    <w:rPr>
      <w:rFonts w:ascii="Times New Roman" w:eastAsia="Times New Roman" w:hAnsi="Times New Roman" w:cs="Times New Roman"/>
      <w:color w:val="auto"/>
      <w:kern w:val="0"/>
      <w:sz w:val="24"/>
      <w:szCs w:val="20"/>
      <w:lang w:val="en-GB" w:eastAsia="en-US"/>
    </w:rPr>
  </w:style>
  <w:style w:type="character" w:customStyle="1" w:styleId="CharChar2">
    <w:name w:val="Char Char2"/>
    <w:semiHidden/>
    <w:rsid w:val="00E31919"/>
    <w:rPr>
      <w:rFonts w:eastAsia="MS Mincho"/>
      <w:kern w:val="2"/>
      <w:szCs w:val="24"/>
      <w:lang w:val="en-US" w:eastAsia="ja-JP" w:bidi="ar-SA"/>
    </w:rPr>
  </w:style>
  <w:style w:type="paragraph" w:customStyle="1" w:styleId="ColumnHeading">
    <w:name w:val="Column Heading"/>
    <w:basedOn w:val="BodyText"/>
    <w:rsid w:val="00E31919"/>
    <w:pPr>
      <w:widowControl/>
      <w:tabs>
        <w:tab w:val="center" w:pos="4680"/>
        <w:tab w:val="right" w:pos="9360"/>
      </w:tabs>
      <w:spacing w:before="120" w:after="120"/>
      <w:jc w:val="center"/>
    </w:pPr>
    <w:rPr>
      <w:rFonts w:ascii="Verdana" w:eastAsia="宋体" w:hAnsi="Verdana"/>
      <w:b/>
      <w:bCs/>
      <w:kern w:val="0"/>
      <w:sz w:val="22"/>
      <w:szCs w:val="22"/>
      <w:lang w:eastAsia="en-US"/>
    </w:rPr>
  </w:style>
  <w:style w:type="paragraph" w:customStyle="1" w:styleId="CoverPageLarge">
    <w:name w:val="Cover Page Large"/>
    <w:rsid w:val="00E31919"/>
    <w:pPr>
      <w:jc w:val="center"/>
    </w:pPr>
    <w:rPr>
      <w:rFonts w:ascii="Arial" w:eastAsia="宋体" w:hAnsi="Arial" w:cs="Tahoma"/>
      <w:b/>
      <w:kern w:val="0"/>
      <w:sz w:val="44"/>
      <w:szCs w:val="20"/>
      <w:lang w:eastAsia="en-US"/>
    </w:rPr>
  </w:style>
  <w:style w:type="paragraph" w:customStyle="1" w:styleId="Paragraph">
    <w:name w:val="Paragraph"/>
    <w:rsid w:val="00E31919"/>
    <w:pPr>
      <w:spacing w:after="240"/>
    </w:pPr>
    <w:rPr>
      <w:rFonts w:ascii="Times New Roman" w:eastAsia="Arial" w:hAnsi="Times New Roman" w:cs="Times New Roman"/>
      <w:kern w:val="0"/>
      <w:sz w:val="24"/>
      <w:szCs w:val="24"/>
      <w:lang w:eastAsia="en-US"/>
    </w:rPr>
  </w:style>
  <w:style w:type="character" w:customStyle="1" w:styleId="Instructions">
    <w:name w:val="Instructions"/>
    <w:rsid w:val="00E31919"/>
    <w:rPr>
      <w:i/>
      <w:vanish/>
      <w:color w:val="008080"/>
    </w:rPr>
  </w:style>
  <w:style w:type="paragraph" w:styleId="NoSpacing">
    <w:name w:val="No Spacing"/>
    <w:uiPriority w:val="1"/>
    <w:qFormat/>
    <w:rsid w:val="00E31919"/>
    <w:pPr>
      <w:widowControl w:val="0"/>
      <w:jc w:val="both"/>
    </w:pPr>
    <w:rPr>
      <w:rFonts w:ascii="Times New Roman" w:eastAsia="MS Mincho" w:hAnsi="Times New Roman" w:cs="Times New Roman"/>
      <w:sz w:val="24"/>
      <w:szCs w:val="24"/>
      <w:lang w:eastAsia="ja-JP"/>
    </w:rPr>
  </w:style>
  <w:style w:type="paragraph" w:styleId="TOCHeading">
    <w:name w:val="TOC Heading"/>
    <w:basedOn w:val="Heading1"/>
    <w:next w:val="Normal"/>
    <w:uiPriority w:val="39"/>
    <w:unhideWhenUsed/>
    <w:qFormat/>
    <w:rsid w:val="00E31919"/>
    <w:pPr>
      <w:widowControl/>
      <w:spacing w:before="480" w:afterLines="0" w:after="0" w:line="276" w:lineRule="auto"/>
      <w:outlineLvl w:val="9"/>
    </w:pPr>
    <w:rPr>
      <w:rFonts w:ascii="Cambria" w:hAnsi="Cambria" w:cs="Times New Roman"/>
      <w:color w:val="365F91"/>
      <w:kern w:val="0"/>
      <w:sz w:val="28"/>
      <w:szCs w:val="28"/>
      <w:lang w:eastAsia="en-US"/>
    </w:rPr>
  </w:style>
  <w:style w:type="character" w:styleId="HTMLAcronym">
    <w:name w:val="HTML Acronym"/>
    <w:rsid w:val="00E31919"/>
  </w:style>
  <w:style w:type="paragraph" w:customStyle="1" w:styleId="ProgrammingNotes">
    <w:name w:val="Programming Notes"/>
    <w:basedOn w:val="Text"/>
    <w:link w:val="ProgrammingNotesChar"/>
    <w:rsid w:val="00E31919"/>
    <w:pPr>
      <w:widowControl/>
      <w:spacing w:before="120" w:after="0"/>
    </w:pPr>
    <w:rPr>
      <w:rFonts w:eastAsia="Times New Roman"/>
      <w:b/>
      <w:i/>
      <w:snapToGrid w:val="0"/>
      <w:kern w:val="0"/>
      <w:sz w:val="20"/>
      <w:szCs w:val="20"/>
      <w:lang w:eastAsia="en-US"/>
    </w:rPr>
  </w:style>
  <w:style w:type="character" w:customStyle="1" w:styleId="ProgrammingNotesChar">
    <w:name w:val="Programming Notes Char"/>
    <w:link w:val="ProgrammingNotes"/>
    <w:rsid w:val="00E31919"/>
    <w:rPr>
      <w:rFonts w:ascii="Times New Roman" w:eastAsia="Times New Roman" w:hAnsi="Times New Roman" w:cs="Times New Roman"/>
      <w:b/>
      <w:i/>
      <w:snapToGrid w:val="0"/>
      <w:kern w:val="0"/>
      <w:sz w:val="20"/>
      <w:szCs w:val="20"/>
      <w:lang w:eastAsia="en-US"/>
    </w:rPr>
  </w:style>
  <w:style w:type="paragraph" w:styleId="ListParagraph">
    <w:name w:val="List Paragraph"/>
    <w:basedOn w:val="Normal"/>
    <w:uiPriority w:val="34"/>
    <w:qFormat/>
    <w:rsid w:val="00E31919"/>
    <w:pPr>
      <w:ind w:left="720"/>
    </w:pPr>
    <w:rPr>
      <w:rFonts w:ascii="Times New Roman" w:eastAsia="MS Mincho" w:hAnsi="Times New Roman" w:cs="Times New Roman"/>
      <w:color w:val="auto"/>
      <w:sz w:val="24"/>
      <w:szCs w:val="24"/>
      <w:lang w:eastAsia="ja-JP"/>
    </w:rPr>
  </w:style>
  <w:style w:type="character" w:styleId="HTMLTypewriter">
    <w:name w:val="HTML Typewriter"/>
    <w:uiPriority w:val="99"/>
    <w:unhideWhenUsed/>
    <w:rsid w:val="00E31919"/>
    <w:rPr>
      <w:rFonts w:ascii="Courier" w:eastAsia="Times New Roman" w:hAnsi="Courier" w:cs="Courier New" w:hint="default"/>
      <w:sz w:val="20"/>
      <w:szCs w:val="20"/>
    </w:rPr>
  </w:style>
  <w:style w:type="character" w:customStyle="1" w:styleId="body3">
    <w:name w:val="body3"/>
    <w:rsid w:val="00E31919"/>
  </w:style>
  <w:style w:type="character" w:styleId="Emphasis">
    <w:name w:val="Emphasis"/>
    <w:uiPriority w:val="20"/>
    <w:qFormat/>
    <w:rsid w:val="00E31919"/>
    <w:rPr>
      <w:b/>
      <w:bCs/>
      <w:i w:val="0"/>
      <w:iCs w:val="0"/>
    </w:rPr>
  </w:style>
  <w:style w:type="character" w:customStyle="1" w:styleId="st1">
    <w:name w:val="st1"/>
    <w:rsid w:val="00E31919"/>
  </w:style>
  <w:style w:type="character" w:styleId="HTMLCite">
    <w:name w:val="HTML Cite"/>
    <w:uiPriority w:val="99"/>
    <w:unhideWhenUsed/>
    <w:rsid w:val="00E31919"/>
    <w:rPr>
      <w:i w:val="0"/>
      <w:iCs w:val="0"/>
      <w:color w:val="009030"/>
    </w:rPr>
  </w:style>
  <w:style w:type="paragraph" w:customStyle="1" w:styleId="TOC">
    <w:name w:val="TOC"/>
    <w:basedOn w:val="Normal"/>
    <w:rsid w:val="00E31919"/>
    <w:pPr>
      <w:widowControl/>
      <w:jc w:val="left"/>
    </w:pPr>
    <w:rPr>
      <w:rFonts w:ascii="Times New Roman" w:eastAsia="Times New Roman" w:hAnsi="Times New Roman" w:cs="Times New Roman"/>
      <w:color w:val="auto"/>
      <w:kern w:val="0"/>
      <w:szCs w:val="20"/>
      <w:lang w:eastAsia="en-US"/>
    </w:rPr>
  </w:style>
  <w:style w:type="character" w:customStyle="1" w:styleId="GraphicChar">
    <w:name w:val="Graphic Char"/>
    <w:locked/>
    <w:rsid w:val="00E31919"/>
    <w:rPr>
      <w:rFonts w:eastAsia="MS Mincho"/>
      <w:kern w:val="2"/>
      <w:sz w:val="24"/>
      <w:szCs w:val="24"/>
      <w:lang w:eastAsia="ja-JP"/>
    </w:rPr>
  </w:style>
  <w:style w:type="character" w:customStyle="1" w:styleId="apple-converted-space">
    <w:name w:val="apple-converted-space"/>
    <w:rsid w:val="00E31919"/>
  </w:style>
  <w:style w:type="paragraph" w:customStyle="1" w:styleId="DocumentText">
    <w:name w:val="Document Text"/>
    <w:basedOn w:val="Normal"/>
    <w:link w:val="DocumentTextChar"/>
    <w:rsid w:val="00E31919"/>
    <w:pPr>
      <w:keepLines/>
      <w:widowControl/>
      <w:spacing w:before="120" w:after="120" w:line="300" w:lineRule="auto"/>
    </w:pPr>
    <w:rPr>
      <w:rFonts w:ascii="Arial" w:hAnsi="Arial" w:cs="Times New Roman"/>
      <w:color w:val="auto"/>
      <w:kern w:val="0"/>
      <w:sz w:val="22"/>
      <w:lang w:eastAsia="ja-JP"/>
    </w:rPr>
  </w:style>
  <w:style w:type="character" w:customStyle="1" w:styleId="DocumentTextChar">
    <w:name w:val="Document Text Char"/>
    <w:link w:val="DocumentText"/>
    <w:rsid w:val="00E31919"/>
    <w:rPr>
      <w:rFonts w:ascii="Arial" w:eastAsia="宋体" w:hAnsi="Arial" w:cs="Times New Roman"/>
      <w:kern w:val="0"/>
      <w:sz w:val="22"/>
      <w:lang w:eastAsia="ja-JP"/>
    </w:rPr>
  </w:style>
  <w:style w:type="paragraph" w:customStyle="1" w:styleId="A-FigureTitle">
    <w:name w:val="A-Figure Title"/>
    <w:next w:val="Normal"/>
    <w:link w:val="A-FigureTitleChar"/>
    <w:qFormat/>
    <w:rsid w:val="00E31919"/>
    <w:pPr>
      <w:keepNext/>
      <w:tabs>
        <w:tab w:val="left" w:pos="1800"/>
      </w:tabs>
      <w:spacing w:after="120" w:line="280" w:lineRule="atLeast"/>
      <w:ind w:left="1800" w:hanging="1800"/>
    </w:pPr>
    <w:rPr>
      <w:rFonts w:ascii="Courier New" w:eastAsia="宋体" w:hAnsi="Courier New" w:cs="Courier New"/>
      <w:kern w:val="0"/>
      <w:sz w:val="20"/>
      <w:szCs w:val="20"/>
      <w:lang w:val="en-GB" w:eastAsia="en-US"/>
    </w:rPr>
  </w:style>
  <w:style w:type="character" w:customStyle="1" w:styleId="A-FigureTitleChar">
    <w:name w:val="A-Figure Title Char"/>
    <w:link w:val="A-FigureTitle"/>
    <w:locked/>
    <w:rsid w:val="00E31919"/>
    <w:rPr>
      <w:rFonts w:ascii="Courier New" w:eastAsia="宋体" w:hAnsi="Courier New" w:cs="Courier New"/>
      <w:kern w:val="0"/>
      <w:sz w:val="20"/>
      <w:szCs w:val="20"/>
      <w:lang w:val="en-GB" w:eastAsia="en-US"/>
    </w:rPr>
  </w:style>
  <w:style w:type="paragraph" w:customStyle="1" w:styleId="A-AppendixTitle">
    <w:name w:val="A-Appendix Title"/>
    <w:next w:val="Normal"/>
    <w:link w:val="A-AppendixTitleChar"/>
    <w:qFormat/>
    <w:rsid w:val="00E31919"/>
    <w:pPr>
      <w:tabs>
        <w:tab w:val="left" w:pos="1800"/>
      </w:tabs>
      <w:spacing w:after="120"/>
      <w:ind w:left="1800" w:hanging="1800"/>
    </w:pPr>
    <w:rPr>
      <w:rFonts w:ascii="Courier New" w:eastAsia="宋体" w:hAnsi="Courier New" w:cs="Courier New"/>
      <w:kern w:val="0"/>
      <w:sz w:val="20"/>
      <w:szCs w:val="20"/>
      <w:lang w:val="en-GB" w:eastAsia="en-US"/>
    </w:rPr>
  </w:style>
  <w:style w:type="character" w:customStyle="1" w:styleId="A-AppendixTitleChar">
    <w:name w:val="A-Appendix Title Char"/>
    <w:link w:val="A-AppendixTitle"/>
    <w:locked/>
    <w:rsid w:val="00E31919"/>
    <w:rPr>
      <w:rFonts w:ascii="Courier New" w:eastAsia="宋体" w:hAnsi="Courier New" w:cs="Courier New"/>
      <w:kern w:val="0"/>
      <w:sz w:val="20"/>
      <w:szCs w:val="20"/>
      <w:lang w:val="en-GB" w:eastAsia="en-US"/>
    </w:rPr>
  </w:style>
  <w:style w:type="paragraph" w:customStyle="1" w:styleId="A-Single">
    <w:name w:val="A-Single"/>
    <w:link w:val="A-SingleChar"/>
    <w:rsid w:val="00E31919"/>
    <w:rPr>
      <w:rFonts w:ascii="Times New Roman" w:eastAsia="宋体" w:hAnsi="Times New Roman" w:cs="Times New Roman"/>
      <w:kern w:val="0"/>
      <w:sz w:val="24"/>
      <w:szCs w:val="20"/>
      <w:lang w:val="en-GB" w:eastAsia="en-US"/>
    </w:rPr>
  </w:style>
  <w:style w:type="paragraph" w:customStyle="1" w:styleId="A-ListBullet">
    <w:name w:val="A-List Bullet"/>
    <w:rsid w:val="00E31919"/>
    <w:pPr>
      <w:numPr>
        <w:numId w:val="27"/>
      </w:numPr>
      <w:spacing w:after="240" w:line="280" w:lineRule="atLeast"/>
    </w:pPr>
    <w:rPr>
      <w:rFonts w:ascii="Times New Roman" w:eastAsia="宋体" w:hAnsi="Times New Roman" w:cs="Times New Roman"/>
      <w:kern w:val="0"/>
      <w:sz w:val="24"/>
      <w:szCs w:val="20"/>
      <w:lang w:val="en-GB" w:eastAsia="en-US"/>
    </w:rPr>
  </w:style>
  <w:style w:type="paragraph" w:customStyle="1" w:styleId="A-TableFootnoteText">
    <w:name w:val="A-Table Footnote Text"/>
    <w:basedOn w:val="Normal"/>
    <w:next w:val="Normal"/>
    <w:qFormat/>
    <w:rsid w:val="00E31919"/>
    <w:pPr>
      <w:widowControl/>
      <w:spacing w:before="120" w:after="120"/>
      <w:ind w:left="1800" w:hanging="1800"/>
      <w:jc w:val="left"/>
    </w:pPr>
    <w:rPr>
      <w:rFonts w:ascii="Courier New" w:hAnsi="Courier New" w:cs="Times New Roman"/>
      <w:color w:val="auto"/>
      <w:kern w:val="0"/>
      <w:szCs w:val="20"/>
      <w:lang w:val="en-GB" w:eastAsia="en-US"/>
    </w:rPr>
  </w:style>
  <w:style w:type="character" w:customStyle="1" w:styleId="A-SingleChar">
    <w:name w:val="A-Single Char"/>
    <w:link w:val="A-Single"/>
    <w:locked/>
    <w:rsid w:val="00E31919"/>
    <w:rPr>
      <w:rFonts w:ascii="Times New Roman" w:eastAsia="宋体" w:hAnsi="Times New Roman" w:cs="Times New Roman"/>
      <w:kern w:val="0"/>
      <w:sz w:val="24"/>
      <w:szCs w:val="20"/>
      <w:lang w:val="en-GB" w:eastAsia="en-US"/>
    </w:rPr>
  </w:style>
  <w:style w:type="character" w:customStyle="1" w:styleId="2">
    <w:name w:val="未处理的提及2"/>
    <w:basedOn w:val="DefaultParagraphFont"/>
    <w:uiPriority w:val="99"/>
    <w:semiHidden/>
    <w:unhideWhenUsed/>
    <w:rsid w:val="00E31919"/>
    <w:rPr>
      <w:color w:val="605E5C"/>
      <w:shd w:val="clear" w:color="auto" w:fill="E1DFDD"/>
    </w:rPr>
  </w:style>
  <w:style w:type="character" w:customStyle="1" w:styleId="3">
    <w:name w:val="未处理的提及3"/>
    <w:basedOn w:val="DefaultParagraphFont"/>
    <w:uiPriority w:val="99"/>
    <w:semiHidden/>
    <w:unhideWhenUsed/>
    <w:rsid w:val="003908B2"/>
    <w:rPr>
      <w:color w:val="605E5C"/>
      <w:shd w:val="clear" w:color="auto" w:fill="E1DFDD"/>
    </w:rPr>
  </w:style>
  <w:style w:type="paragraph" w:customStyle="1" w:styleId="TFLshelltitle1">
    <w:name w:val="TFL shell title 1"/>
    <w:basedOn w:val="Normal"/>
    <w:link w:val="TFLshelltitle1Char"/>
    <w:qFormat/>
    <w:rsid w:val="00320B32"/>
    <w:pPr>
      <w:keepNext/>
      <w:widowControl/>
      <w:spacing w:after="240"/>
      <w:jc w:val="left"/>
      <w:outlineLvl w:val="2"/>
    </w:pPr>
    <w:rPr>
      <w:rFonts w:ascii="Times New Roman" w:eastAsiaTheme="majorEastAsia" w:hAnsi="Times New Roman" w:cs="Times New Roman"/>
      <w:b/>
      <w:snapToGrid w:val="0"/>
      <w:color w:val="auto"/>
      <w:kern w:val="0"/>
      <w:szCs w:val="24"/>
      <w:lang w:eastAsia="en-US"/>
    </w:rPr>
  </w:style>
  <w:style w:type="character" w:customStyle="1" w:styleId="TFLshelltitle1Char">
    <w:name w:val="TFL shell title 1 Char"/>
    <w:basedOn w:val="DefaultParagraphFont"/>
    <w:link w:val="TFLshelltitle1"/>
    <w:rsid w:val="00320B32"/>
    <w:rPr>
      <w:rFonts w:ascii="Times New Roman" w:eastAsiaTheme="majorEastAsia" w:hAnsi="Times New Roman" w:cs="Times New Roman"/>
      <w:b/>
      <w:snapToGrid w:val="0"/>
      <w:kern w:val="0"/>
      <w:sz w:val="20"/>
      <w:szCs w:val="24"/>
      <w:lang w:eastAsia="en-US"/>
    </w:rPr>
  </w:style>
  <w:style w:type="table" w:customStyle="1" w:styleId="11">
    <w:name w:val="网格型1"/>
    <w:basedOn w:val="TableNormal"/>
    <w:next w:val="TableGrid"/>
    <w:uiPriority w:val="59"/>
    <w:qFormat/>
    <w:rsid w:val="00126212"/>
    <w:rPr>
      <w:rFonts w:eastAsia="MS Mincho"/>
      <w:kern w:val="0"/>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Quote">
    <w:name w:val="Quote"/>
    <w:basedOn w:val="Normal"/>
    <w:next w:val="Normal"/>
    <w:link w:val="QuoteChar"/>
    <w:uiPriority w:val="29"/>
    <w:qFormat/>
    <w:rsid w:val="00400EDC"/>
    <w:pPr>
      <w:spacing w:before="160" w:after="160" w:line="278" w:lineRule="auto"/>
      <w:jc w:val="center"/>
    </w:pPr>
    <w:rPr>
      <w:rFonts w:asciiTheme="minorHAnsi" w:eastAsiaTheme="minorEastAsia" w:hAnsiTheme="minorHAnsi"/>
      <w:i/>
      <w:iCs/>
      <w:color w:val="404040" w:themeColor="text1" w:themeTint="BF"/>
      <w:sz w:val="22"/>
      <w:szCs w:val="24"/>
      <w14:ligatures w14:val="standardContextual"/>
    </w:rPr>
  </w:style>
  <w:style w:type="character" w:customStyle="1" w:styleId="QuoteChar">
    <w:name w:val="Quote Char"/>
    <w:basedOn w:val="DefaultParagraphFont"/>
    <w:link w:val="Quote"/>
    <w:uiPriority w:val="29"/>
    <w:rsid w:val="00400EDC"/>
    <w:rPr>
      <w:i/>
      <w:iCs/>
      <w:color w:val="404040" w:themeColor="text1" w:themeTint="BF"/>
      <w:sz w:val="22"/>
      <w:szCs w:val="24"/>
      <w14:ligatures w14:val="standardContextual"/>
    </w:rPr>
  </w:style>
  <w:style w:type="character" w:styleId="IntenseEmphasis">
    <w:name w:val="Intense Emphasis"/>
    <w:basedOn w:val="DefaultParagraphFont"/>
    <w:uiPriority w:val="21"/>
    <w:qFormat/>
    <w:rsid w:val="00400EDC"/>
    <w:rPr>
      <w:i/>
      <w:iCs/>
      <w:color w:val="2E74B5" w:themeColor="accent1" w:themeShade="BF"/>
    </w:rPr>
  </w:style>
  <w:style w:type="paragraph" w:styleId="IntenseQuote">
    <w:name w:val="Intense Quote"/>
    <w:basedOn w:val="Normal"/>
    <w:next w:val="Normal"/>
    <w:link w:val="IntenseQuoteChar"/>
    <w:uiPriority w:val="30"/>
    <w:qFormat/>
    <w:rsid w:val="00400EDC"/>
    <w:pPr>
      <w:pBdr>
        <w:top w:val="single" w:sz="4" w:space="10" w:color="2E74B5" w:themeColor="accent1" w:themeShade="BF"/>
        <w:bottom w:val="single" w:sz="4" w:space="10" w:color="2E74B5" w:themeColor="accent1" w:themeShade="BF"/>
      </w:pBdr>
      <w:spacing w:before="360" w:after="360" w:line="278" w:lineRule="auto"/>
      <w:ind w:left="864" w:right="864"/>
      <w:jc w:val="center"/>
    </w:pPr>
    <w:rPr>
      <w:rFonts w:asciiTheme="minorHAnsi" w:eastAsiaTheme="minorEastAsia" w:hAnsiTheme="minorHAnsi"/>
      <w:i/>
      <w:iCs/>
      <w:color w:val="2E74B5" w:themeColor="accent1" w:themeShade="BF"/>
      <w:sz w:val="22"/>
      <w:szCs w:val="24"/>
      <w14:ligatures w14:val="standardContextual"/>
    </w:rPr>
  </w:style>
  <w:style w:type="character" w:customStyle="1" w:styleId="IntenseQuoteChar">
    <w:name w:val="Intense Quote Char"/>
    <w:basedOn w:val="DefaultParagraphFont"/>
    <w:link w:val="IntenseQuote"/>
    <w:uiPriority w:val="30"/>
    <w:rsid w:val="00400EDC"/>
    <w:rPr>
      <w:i/>
      <w:iCs/>
      <w:color w:val="2E74B5" w:themeColor="accent1" w:themeShade="BF"/>
      <w:sz w:val="22"/>
      <w:szCs w:val="24"/>
      <w14:ligatures w14:val="standardContextual"/>
    </w:rPr>
  </w:style>
  <w:style w:type="character" w:styleId="IntenseReference">
    <w:name w:val="Intense Reference"/>
    <w:basedOn w:val="DefaultParagraphFont"/>
    <w:uiPriority w:val="32"/>
    <w:qFormat/>
    <w:rsid w:val="00400EDC"/>
    <w:rPr>
      <w:b/>
      <w:bCs/>
      <w:smallCaps/>
      <w:color w:val="2E74B5" w:themeColor="accent1" w:themeShade="BF"/>
      <w:spacing w:val="5"/>
    </w:rPr>
  </w:style>
  <w:style w:type="paragraph" w:customStyle="1" w:styleId="Level1HeadingSAPStyle">
    <w:name w:val="Level 1 Heading (SAP Style)"/>
    <w:basedOn w:val="Normal"/>
    <w:next w:val="Normal"/>
    <w:qFormat/>
    <w:rsid w:val="00400EDC"/>
    <w:pPr>
      <w:keepNext/>
      <w:pageBreakBefore/>
      <w:widowControl/>
      <w:numPr>
        <w:numId w:val="36"/>
      </w:numPr>
      <w:spacing w:after="240"/>
      <w:jc w:val="left"/>
      <w:outlineLvl w:val="0"/>
    </w:pPr>
    <w:rPr>
      <w:rFonts w:ascii="Times New Roman Bold" w:eastAsiaTheme="majorEastAsia" w:hAnsi="Times New Roman Bold" w:cs="Times New Roman"/>
      <w:b/>
      <w:caps/>
      <w:snapToGrid w:val="0"/>
      <w:color w:val="auto"/>
      <w:kern w:val="0"/>
      <w:sz w:val="24"/>
      <w:szCs w:val="24"/>
      <w:lang w:eastAsia="en-US"/>
    </w:rPr>
  </w:style>
  <w:style w:type="paragraph" w:customStyle="1" w:styleId="Level2HeadingSAPStyle">
    <w:name w:val="Level 2 Heading (SAP Style)"/>
    <w:basedOn w:val="Normal"/>
    <w:next w:val="Normal"/>
    <w:qFormat/>
    <w:rsid w:val="00400EDC"/>
    <w:pPr>
      <w:keepNext/>
      <w:widowControl/>
      <w:numPr>
        <w:ilvl w:val="1"/>
        <w:numId w:val="36"/>
      </w:numPr>
      <w:spacing w:before="120" w:after="240"/>
      <w:jc w:val="left"/>
      <w:outlineLvl w:val="1"/>
    </w:pPr>
    <w:rPr>
      <w:rFonts w:ascii="Times New Roman Bold" w:eastAsiaTheme="majorEastAsia" w:hAnsi="Times New Roman Bold" w:cs="Times New Roman"/>
      <w:b/>
      <w:snapToGrid w:val="0"/>
      <w:color w:val="auto"/>
      <w:kern w:val="0"/>
      <w:sz w:val="24"/>
      <w:szCs w:val="24"/>
      <w:lang w:eastAsia="en-US"/>
    </w:rPr>
  </w:style>
  <w:style w:type="paragraph" w:customStyle="1" w:styleId="Level3HeadingSAPStyle">
    <w:name w:val="Level 3 Heading (SAP Style)"/>
    <w:basedOn w:val="Normal"/>
    <w:next w:val="Normal"/>
    <w:qFormat/>
    <w:rsid w:val="00400EDC"/>
    <w:pPr>
      <w:keepNext/>
      <w:widowControl/>
      <w:numPr>
        <w:ilvl w:val="2"/>
        <w:numId w:val="36"/>
      </w:numPr>
      <w:spacing w:after="240"/>
      <w:jc w:val="left"/>
      <w:outlineLvl w:val="2"/>
    </w:pPr>
    <w:rPr>
      <w:rFonts w:ascii="Times New Roman Bold" w:eastAsiaTheme="majorEastAsia" w:hAnsi="Times New Roman Bold" w:cs="Times New Roman"/>
      <w:b/>
      <w:snapToGrid w:val="0"/>
      <w:color w:val="auto"/>
      <w:kern w:val="0"/>
      <w:sz w:val="24"/>
      <w:szCs w:val="24"/>
      <w:lang w:eastAsia="en-US"/>
    </w:rPr>
  </w:style>
  <w:style w:type="paragraph" w:customStyle="1" w:styleId="Level4HeadingSAPStyle">
    <w:name w:val="Level 4 Heading (SAP Style)"/>
    <w:basedOn w:val="Normal"/>
    <w:next w:val="Normal"/>
    <w:qFormat/>
    <w:rsid w:val="00400EDC"/>
    <w:pPr>
      <w:keepNext/>
      <w:widowControl/>
      <w:numPr>
        <w:ilvl w:val="3"/>
        <w:numId w:val="36"/>
      </w:numPr>
      <w:spacing w:after="240"/>
      <w:jc w:val="left"/>
      <w:outlineLvl w:val="3"/>
    </w:pPr>
    <w:rPr>
      <w:rFonts w:ascii="Times New Roman Bold" w:eastAsia="Times New Roman" w:hAnsi="Times New Roman Bold" w:cs="Times New Roman"/>
      <w:b/>
      <w:snapToGrid w:val="0"/>
      <w:color w:val="auto"/>
      <w:kern w:val="0"/>
      <w:sz w:val="24"/>
      <w:szCs w:val="24"/>
      <w:lang w:eastAsia="en-US"/>
    </w:rPr>
  </w:style>
  <w:style w:type="paragraph" w:customStyle="1" w:styleId="Prognotes">
    <w:name w:val="Prog notes"/>
    <w:basedOn w:val="Normal"/>
    <w:link w:val="PrognotesChar"/>
    <w:qFormat/>
    <w:rsid w:val="00400EDC"/>
    <w:pPr>
      <w:widowControl/>
      <w:jc w:val="left"/>
    </w:pPr>
    <w:rPr>
      <w:rFonts w:ascii="Times New Roman" w:eastAsia="Times New Roman" w:hAnsi="Times New Roman" w:cs="Times New Roman"/>
      <w:i/>
      <w:color w:val="auto"/>
      <w:kern w:val="0"/>
      <w:sz w:val="16"/>
      <w:szCs w:val="16"/>
      <w:lang w:eastAsia="en-US"/>
    </w:rPr>
  </w:style>
  <w:style w:type="character" w:customStyle="1" w:styleId="PrognotesChar">
    <w:name w:val="Prog notes Char"/>
    <w:basedOn w:val="DefaultParagraphFont"/>
    <w:link w:val="Prognotes"/>
    <w:rsid w:val="00400EDC"/>
    <w:rPr>
      <w:rFonts w:ascii="Times New Roman" w:eastAsia="Times New Roman" w:hAnsi="Times New Roman" w:cs="Times New Roman"/>
      <w:i/>
      <w:kern w:val="0"/>
      <w:sz w:val="16"/>
      <w:szCs w:val="16"/>
      <w:lang w:eastAsia="en-US"/>
    </w:rPr>
  </w:style>
  <w:style w:type="paragraph" w:customStyle="1" w:styleId="Normal8pt">
    <w:name w:val="Normal + 8 pt"/>
    <w:basedOn w:val="Normal"/>
    <w:link w:val="Normal8ptChar"/>
    <w:rsid w:val="00B853A9"/>
    <w:pPr>
      <w:widowControl/>
      <w:jc w:val="left"/>
    </w:pPr>
    <w:rPr>
      <w:rFonts w:ascii="Times New Roman" w:eastAsia="Times New Roman" w:hAnsi="Times New Roman" w:cs="Times New Roman"/>
      <w:color w:val="auto"/>
      <w:kern w:val="0"/>
      <w:sz w:val="16"/>
      <w:szCs w:val="16"/>
      <w:lang w:eastAsia="en-US"/>
    </w:rPr>
  </w:style>
  <w:style w:type="paragraph" w:customStyle="1" w:styleId="Tablecolumn">
    <w:name w:val="Table column"/>
    <w:basedOn w:val="Normal8pt"/>
    <w:link w:val="TablecolumnChar"/>
    <w:qFormat/>
    <w:rsid w:val="00B853A9"/>
    <w:pPr>
      <w:ind w:left="-29" w:firstLine="29"/>
    </w:pPr>
    <w:rPr>
      <w:b/>
      <w:sz w:val="18"/>
      <w:szCs w:val="20"/>
    </w:rPr>
  </w:style>
  <w:style w:type="paragraph" w:customStyle="1" w:styleId="tabletext1">
    <w:name w:val="table text"/>
    <w:basedOn w:val="Normal8pt"/>
    <w:link w:val="tabletextChar0"/>
    <w:qFormat/>
    <w:rsid w:val="00B853A9"/>
    <w:pPr>
      <w:tabs>
        <w:tab w:val="left" w:pos="306"/>
      </w:tabs>
      <w:ind w:left="411"/>
    </w:pPr>
    <w:rPr>
      <w:sz w:val="18"/>
      <w:szCs w:val="20"/>
    </w:rPr>
  </w:style>
  <w:style w:type="character" w:customStyle="1" w:styleId="Normal8ptChar">
    <w:name w:val="Normal + 8 pt Char"/>
    <w:basedOn w:val="DefaultParagraphFont"/>
    <w:link w:val="Normal8pt"/>
    <w:rsid w:val="00B853A9"/>
    <w:rPr>
      <w:rFonts w:ascii="Times New Roman" w:eastAsia="Times New Roman" w:hAnsi="Times New Roman" w:cs="Times New Roman"/>
      <w:kern w:val="0"/>
      <w:sz w:val="16"/>
      <w:szCs w:val="16"/>
      <w:lang w:eastAsia="en-US"/>
    </w:rPr>
  </w:style>
  <w:style w:type="character" w:customStyle="1" w:styleId="TablecolumnChar">
    <w:name w:val="Table column Char"/>
    <w:basedOn w:val="Normal8ptChar"/>
    <w:link w:val="Tablecolumn"/>
    <w:rsid w:val="00B853A9"/>
    <w:rPr>
      <w:rFonts w:ascii="Times New Roman" w:eastAsia="Times New Roman" w:hAnsi="Times New Roman" w:cs="Times New Roman"/>
      <w:b/>
      <w:kern w:val="0"/>
      <w:sz w:val="18"/>
      <w:szCs w:val="20"/>
      <w:lang w:eastAsia="en-US"/>
    </w:rPr>
  </w:style>
  <w:style w:type="paragraph" w:customStyle="1" w:styleId="Treatmentcolumn">
    <w:name w:val="Treatment column"/>
    <w:basedOn w:val="Tablecolumn"/>
    <w:link w:val="TreatmentcolumnChar"/>
    <w:qFormat/>
    <w:rsid w:val="00B853A9"/>
    <w:pPr>
      <w:jc w:val="center"/>
    </w:pPr>
  </w:style>
  <w:style w:type="character" w:customStyle="1" w:styleId="tabletextChar0">
    <w:name w:val="table text Char"/>
    <w:basedOn w:val="Normal8ptChar"/>
    <w:link w:val="tabletext1"/>
    <w:rsid w:val="00B853A9"/>
    <w:rPr>
      <w:rFonts w:ascii="Times New Roman" w:eastAsia="Times New Roman" w:hAnsi="Times New Roman" w:cs="Times New Roman"/>
      <w:kern w:val="0"/>
      <w:sz w:val="18"/>
      <w:szCs w:val="20"/>
      <w:lang w:eastAsia="en-US"/>
    </w:rPr>
  </w:style>
  <w:style w:type="character" w:customStyle="1" w:styleId="TreatmentcolumnChar">
    <w:name w:val="Treatment column Char"/>
    <w:basedOn w:val="TablecolumnChar"/>
    <w:link w:val="Treatmentcolumn"/>
    <w:rsid w:val="00B853A9"/>
    <w:rPr>
      <w:rFonts w:ascii="Times New Roman" w:eastAsia="Times New Roman" w:hAnsi="Times New Roman" w:cs="Times New Roman"/>
      <w:b/>
      <w:kern w:val="0"/>
      <w:sz w:val="18"/>
      <w:szCs w:val="20"/>
      <w:lang w:eastAsia="en-US"/>
    </w:rPr>
  </w:style>
  <w:style w:type="paragraph" w:customStyle="1" w:styleId="bigNPercent">
    <w:name w:val="bigNPercent"/>
    <w:basedOn w:val="Treatmentcolumn"/>
    <w:link w:val="bigNPercentChar"/>
    <w:rsid w:val="00B853A9"/>
    <w:rPr>
      <w:rFonts w:eastAsia="MS PGothic"/>
    </w:rPr>
  </w:style>
  <w:style w:type="character" w:customStyle="1" w:styleId="bigNPercentChar">
    <w:name w:val="bigNPercent Char"/>
    <w:basedOn w:val="TreatmentcolumnChar"/>
    <w:link w:val="bigNPercent"/>
    <w:rsid w:val="00B853A9"/>
    <w:rPr>
      <w:rFonts w:ascii="Times New Roman" w:eastAsia="MS PGothic" w:hAnsi="Times New Roman" w:cs="Times New Roman"/>
      <w:b/>
      <w:kern w:val="0"/>
      <w:sz w:val="18"/>
      <w:szCs w:val="20"/>
      <w:lang w:eastAsia="en-US"/>
    </w:rPr>
  </w:style>
  <w:style w:type="table" w:styleId="PlainTable2">
    <w:name w:val="Plain Table 2"/>
    <w:basedOn w:val="TableNormal"/>
    <w:uiPriority w:val="42"/>
    <w:rsid w:val="00B853A9"/>
    <w:rPr>
      <w:rFonts w:eastAsia="MS Mincho"/>
      <w:kern w:val="0"/>
      <w:sz w:val="22"/>
      <w:lang w:eastAsia="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NormalWeb">
    <w:name w:val="Normal (Web)"/>
    <w:basedOn w:val="Normal"/>
    <w:uiPriority w:val="99"/>
    <w:unhideWhenUsed/>
    <w:rsid w:val="009C5F94"/>
    <w:pPr>
      <w:widowControl/>
      <w:spacing w:before="100" w:beforeAutospacing="1" w:after="100" w:afterAutospacing="1"/>
      <w:jc w:val="left"/>
    </w:pPr>
    <w:rPr>
      <w:rFonts w:cs="宋体"/>
      <w:color w:val="auto"/>
      <w:kern w:val="0"/>
      <w:sz w:val="24"/>
      <w:szCs w:val="24"/>
    </w:rPr>
  </w:style>
  <w:style w:type="character" w:styleId="Mention">
    <w:name w:val="Mention"/>
    <w:basedOn w:val="DefaultParagraphFont"/>
    <w:uiPriority w:val="99"/>
    <w:unhideWhenUsed/>
    <w:rsid w:val="00776CD3"/>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680147">
      <w:bodyDiv w:val="1"/>
      <w:marLeft w:val="0"/>
      <w:marRight w:val="0"/>
      <w:marTop w:val="0"/>
      <w:marBottom w:val="0"/>
      <w:divBdr>
        <w:top w:val="none" w:sz="0" w:space="0" w:color="auto"/>
        <w:left w:val="none" w:sz="0" w:space="0" w:color="auto"/>
        <w:bottom w:val="none" w:sz="0" w:space="0" w:color="auto"/>
        <w:right w:val="none" w:sz="0" w:space="0" w:color="auto"/>
      </w:divBdr>
    </w:div>
    <w:div w:id="233006339">
      <w:bodyDiv w:val="1"/>
      <w:marLeft w:val="0"/>
      <w:marRight w:val="0"/>
      <w:marTop w:val="0"/>
      <w:marBottom w:val="0"/>
      <w:divBdr>
        <w:top w:val="none" w:sz="0" w:space="0" w:color="auto"/>
        <w:left w:val="none" w:sz="0" w:space="0" w:color="auto"/>
        <w:bottom w:val="none" w:sz="0" w:space="0" w:color="auto"/>
        <w:right w:val="none" w:sz="0" w:space="0" w:color="auto"/>
      </w:divBdr>
    </w:div>
    <w:div w:id="241918544">
      <w:bodyDiv w:val="1"/>
      <w:marLeft w:val="0"/>
      <w:marRight w:val="0"/>
      <w:marTop w:val="0"/>
      <w:marBottom w:val="0"/>
      <w:divBdr>
        <w:top w:val="none" w:sz="0" w:space="0" w:color="auto"/>
        <w:left w:val="none" w:sz="0" w:space="0" w:color="auto"/>
        <w:bottom w:val="none" w:sz="0" w:space="0" w:color="auto"/>
        <w:right w:val="none" w:sz="0" w:space="0" w:color="auto"/>
      </w:divBdr>
    </w:div>
    <w:div w:id="262416425">
      <w:bodyDiv w:val="1"/>
      <w:marLeft w:val="0"/>
      <w:marRight w:val="0"/>
      <w:marTop w:val="0"/>
      <w:marBottom w:val="0"/>
      <w:divBdr>
        <w:top w:val="none" w:sz="0" w:space="0" w:color="auto"/>
        <w:left w:val="none" w:sz="0" w:space="0" w:color="auto"/>
        <w:bottom w:val="none" w:sz="0" w:space="0" w:color="auto"/>
        <w:right w:val="none" w:sz="0" w:space="0" w:color="auto"/>
      </w:divBdr>
    </w:div>
    <w:div w:id="356391835">
      <w:bodyDiv w:val="1"/>
      <w:marLeft w:val="0"/>
      <w:marRight w:val="0"/>
      <w:marTop w:val="0"/>
      <w:marBottom w:val="0"/>
      <w:divBdr>
        <w:top w:val="none" w:sz="0" w:space="0" w:color="auto"/>
        <w:left w:val="none" w:sz="0" w:space="0" w:color="auto"/>
        <w:bottom w:val="none" w:sz="0" w:space="0" w:color="auto"/>
        <w:right w:val="none" w:sz="0" w:space="0" w:color="auto"/>
      </w:divBdr>
    </w:div>
    <w:div w:id="369651718">
      <w:bodyDiv w:val="1"/>
      <w:marLeft w:val="0"/>
      <w:marRight w:val="0"/>
      <w:marTop w:val="0"/>
      <w:marBottom w:val="0"/>
      <w:divBdr>
        <w:top w:val="none" w:sz="0" w:space="0" w:color="auto"/>
        <w:left w:val="none" w:sz="0" w:space="0" w:color="auto"/>
        <w:bottom w:val="none" w:sz="0" w:space="0" w:color="auto"/>
        <w:right w:val="none" w:sz="0" w:space="0" w:color="auto"/>
      </w:divBdr>
    </w:div>
    <w:div w:id="591817793">
      <w:bodyDiv w:val="1"/>
      <w:marLeft w:val="0"/>
      <w:marRight w:val="0"/>
      <w:marTop w:val="0"/>
      <w:marBottom w:val="0"/>
      <w:divBdr>
        <w:top w:val="none" w:sz="0" w:space="0" w:color="auto"/>
        <w:left w:val="none" w:sz="0" w:space="0" w:color="auto"/>
        <w:bottom w:val="none" w:sz="0" w:space="0" w:color="auto"/>
        <w:right w:val="none" w:sz="0" w:space="0" w:color="auto"/>
      </w:divBdr>
    </w:div>
    <w:div w:id="681516871">
      <w:bodyDiv w:val="1"/>
      <w:marLeft w:val="0"/>
      <w:marRight w:val="0"/>
      <w:marTop w:val="0"/>
      <w:marBottom w:val="0"/>
      <w:divBdr>
        <w:top w:val="none" w:sz="0" w:space="0" w:color="auto"/>
        <w:left w:val="none" w:sz="0" w:space="0" w:color="auto"/>
        <w:bottom w:val="none" w:sz="0" w:space="0" w:color="auto"/>
        <w:right w:val="none" w:sz="0" w:space="0" w:color="auto"/>
      </w:divBdr>
    </w:div>
    <w:div w:id="766268869">
      <w:bodyDiv w:val="1"/>
      <w:marLeft w:val="0"/>
      <w:marRight w:val="0"/>
      <w:marTop w:val="0"/>
      <w:marBottom w:val="0"/>
      <w:divBdr>
        <w:top w:val="none" w:sz="0" w:space="0" w:color="auto"/>
        <w:left w:val="none" w:sz="0" w:space="0" w:color="auto"/>
        <w:bottom w:val="none" w:sz="0" w:space="0" w:color="auto"/>
        <w:right w:val="none" w:sz="0" w:space="0" w:color="auto"/>
      </w:divBdr>
    </w:div>
    <w:div w:id="1342782654">
      <w:bodyDiv w:val="1"/>
      <w:marLeft w:val="0"/>
      <w:marRight w:val="0"/>
      <w:marTop w:val="0"/>
      <w:marBottom w:val="0"/>
      <w:divBdr>
        <w:top w:val="none" w:sz="0" w:space="0" w:color="auto"/>
        <w:left w:val="none" w:sz="0" w:space="0" w:color="auto"/>
        <w:bottom w:val="none" w:sz="0" w:space="0" w:color="auto"/>
        <w:right w:val="none" w:sz="0" w:space="0" w:color="auto"/>
      </w:divBdr>
    </w:div>
    <w:div w:id="1407453756">
      <w:bodyDiv w:val="1"/>
      <w:marLeft w:val="0"/>
      <w:marRight w:val="0"/>
      <w:marTop w:val="0"/>
      <w:marBottom w:val="0"/>
      <w:divBdr>
        <w:top w:val="none" w:sz="0" w:space="0" w:color="auto"/>
        <w:left w:val="none" w:sz="0" w:space="0" w:color="auto"/>
        <w:bottom w:val="none" w:sz="0" w:space="0" w:color="auto"/>
        <w:right w:val="none" w:sz="0" w:space="0" w:color="auto"/>
      </w:divBdr>
    </w:div>
    <w:div w:id="1460418765">
      <w:bodyDiv w:val="1"/>
      <w:marLeft w:val="0"/>
      <w:marRight w:val="0"/>
      <w:marTop w:val="0"/>
      <w:marBottom w:val="0"/>
      <w:divBdr>
        <w:top w:val="none" w:sz="0" w:space="0" w:color="auto"/>
        <w:left w:val="none" w:sz="0" w:space="0" w:color="auto"/>
        <w:bottom w:val="none" w:sz="0" w:space="0" w:color="auto"/>
        <w:right w:val="none" w:sz="0" w:space="0" w:color="auto"/>
      </w:divBdr>
    </w:div>
    <w:div w:id="1748770887">
      <w:bodyDiv w:val="1"/>
      <w:marLeft w:val="0"/>
      <w:marRight w:val="0"/>
      <w:marTop w:val="0"/>
      <w:marBottom w:val="0"/>
      <w:divBdr>
        <w:top w:val="none" w:sz="0" w:space="0" w:color="auto"/>
        <w:left w:val="none" w:sz="0" w:space="0" w:color="auto"/>
        <w:bottom w:val="none" w:sz="0" w:space="0" w:color="auto"/>
        <w:right w:val="none" w:sz="0" w:space="0" w:color="auto"/>
      </w:divBdr>
    </w:div>
    <w:div w:id="1828351936">
      <w:bodyDiv w:val="1"/>
      <w:marLeft w:val="0"/>
      <w:marRight w:val="0"/>
      <w:marTop w:val="0"/>
      <w:marBottom w:val="0"/>
      <w:divBdr>
        <w:top w:val="none" w:sz="0" w:space="0" w:color="auto"/>
        <w:left w:val="none" w:sz="0" w:space="0" w:color="auto"/>
        <w:bottom w:val="none" w:sz="0" w:space="0" w:color="auto"/>
        <w:right w:val="none" w:sz="0" w:space="0" w:color="auto"/>
      </w:divBdr>
    </w:div>
    <w:div w:id="1837185743">
      <w:bodyDiv w:val="1"/>
      <w:marLeft w:val="0"/>
      <w:marRight w:val="0"/>
      <w:marTop w:val="0"/>
      <w:marBottom w:val="0"/>
      <w:divBdr>
        <w:top w:val="none" w:sz="0" w:space="0" w:color="auto"/>
        <w:left w:val="none" w:sz="0" w:space="0" w:color="auto"/>
        <w:bottom w:val="none" w:sz="0" w:space="0" w:color="auto"/>
        <w:right w:val="none" w:sz="0" w:space="0" w:color="auto"/>
      </w:divBdr>
    </w:div>
    <w:div w:id="1868330325">
      <w:bodyDiv w:val="1"/>
      <w:marLeft w:val="0"/>
      <w:marRight w:val="0"/>
      <w:marTop w:val="0"/>
      <w:marBottom w:val="0"/>
      <w:divBdr>
        <w:top w:val="none" w:sz="0" w:space="0" w:color="auto"/>
        <w:left w:val="none" w:sz="0" w:space="0" w:color="auto"/>
        <w:bottom w:val="none" w:sz="0" w:space="0" w:color="auto"/>
        <w:right w:val="none" w:sz="0" w:space="0" w:color="auto"/>
      </w:divBdr>
    </w:div>
    <w:div w:id="1938832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image" Target="media/image1.png"/></Relationship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footer" Target="footer1.xml"/><Relationship Id="rId26" Type="http://schemas.openxmlformats.org/officeDocument/2006/relationships/image" Target="media/image9.png"/><Relationship Id="rId39" Type="http://schemas.openxmlformats.org/officeDocument/2006/relationships/theme" Target="theme/theme1.xml"/><Relationship Id="rId21" Type="http://schemas.openxmlformats.org/officeDocument/2006/relationships/image" Target="media/image4.png"/><Relationship Id="rId34" Type="http://schemas.openxmlformats.org/officeDocument/2006/relationships/image" Target="media/image17.png"/><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header" Target="header2.xml"/><Relationship Id="rId25" Type="http://schemas.openxmlformats.org/officeDocument/2006/relationships/image" Target="media/image8.png"/><Relationship Id="rId33" Type="http://schemas.openxmlformats.org/officeDocument/2006/relationships/image" Target="media/image16.png"/><Relationship Id="rId38" Type="http://schemas.microsoft.com/office/2011/relationships/people" Target="people.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image" Target="media/image3.pn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fontTable" Target="fontTable.xml"/><Relationship Id="rId5" Type="http://schemas.openxmlformats.org/officeDocument/2006/relationships/customXml" Target="../customXml/item5.xml"/><Relationship Id="rId15" Type="http://schemas.microsoft.com/office/2018/08/relationships/commentsExtensible" Target="commentsExtensible.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image" Target="media/image2.png"/><Relationship Id="rId31" Type="http://schemas.openxmlformats.org/officeDocument/2006/relationships/image" Target="media/image14.png"/><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header" Target="header3.xml"/><Relationship Id="rId8" Type="http://schemas.openxmlformats.org/officeDocument/2006/relationships/settings" Target="settings.xml"/><Relationship Id="rId3" Type="http://schemas.openxmlformats.org/officeDocument/2006/relationships/customXml" Target="../customXml/item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D5CE6F1550544C4C8BB8907E3C2B6CF4" ma:contentTypeVersion="13" ma:contentTypeDescription="Create a new document." ma:contentTypeScope="" ma:versionID="ffb3fef8df9c58c89cda49717c7dad28">
  <xsd:schema xmlns:xsd="http://www.w3.org/2001/XMLSchema" xmlns:xs="http://www.w3.org/2001/XMLSchema" xmlns:p="http://schemas.microsoft.com/office/2006/metadata/properties" xmlns:ns2="44a56295-c29e-4898-8136-a54736c65b82" xmlns:ns3="b94cac55-503a-4701-8664-2f1797147843" xmlns:ns4="8a3dae46-eabf-4822-a32a-b198edaa63d5" targetNamespace="http://schemas.microsoft.com/office/2006/metadata/properties" ma:root="true" ma:fieldsID="70e20116df6e2531c61159693e3ff9d0" ns2:_="" ns3:_="" ns4:_="">
    <xsd:import namespace="44a56295-c29e-4898-8136-a54736c65b82"/>
    <xsd:import namespace="b94cac55-503a-4701-8664-2f1797147843"/>
    <xsd:import namespace="8a3dae46-eabf-4822-a32a-b198edaa63d5"/>
    <xsd:element name="properties">
      <xsd:complexType>
        <xsd:sequence>
          <xsd:element name="documentManagement">
            <xsd:complexType>
              <xsd:all>
                <xsd:element ref="ns2:Descriptions" minOccurs="0"/>
                <xsd:element ref="ns2:Keyword" minOccurs="0"/>
                <xsd:element ref="ns3:MediaServiceMetadata" minOccurs="0"/>
                <xsd:element ref="ns3:MediaServiceFastMetadata" minOccurs="0"/>
                <xsd:element ref="ns3:MediaServiceSearchPropertie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4: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a56295-c29e-4898-8136-a54736c65b82" elementFormDefault="qualified">
    <xsd:import namespace="http://schemas.microsoft.com/office/2006/documentManagement/types"/>
    <xsd:import namespace="http://schemas.microsoft.com/office/infopath/2007/PartnerControls"/>
    <xsd:element name="Descriptions" ma:index="8" nillable="true" ma:displayName="Descriptions" ma:description="Describe your document to make it appear at the top of search results" ma:internalName="Descriptions">
      <xsd:simpleType>
        <xsd:restriction base="dms:Note">
          <xsd:maxLength value="255"/>
        </xsd:restriction>
      </xsd:simpleType>
    </xsd:element>
    <xsd:element name="Keyword" ma:index="9" nillable="true" ma:displayName="Keyword" ma:description="Enter list of terms separated by semi-colon(;)" ma:internalName="Keyword">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94cac55-503a-4701-8664-2f179714784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1ee89e71-04cd-405e-9ca3-99e020c1694d"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a3dae46-eabf-4822-a32a-b198edaa63d5"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63a80858-3d08-4c81-8ff7-16a076eb4b91}" ma:internalName="TaxCatchAll" ma:showField="CatchAllData" ma:web="8a3dae46-eabf-4822-a32a-b198edaa63d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Keyword xmlns="44a56295-c29e-4898-8136-a54736c65b82" xsi:nil="true"/>
    <lcf76f155ced4ddcb4097134ff3c332f xmlns="b94cac55-503a-4701-8664-2f1797147843">
      <Terms xmlns="http://schemas.microsoft.com/office/infopath/2007/PartnerControls"/>
    </lcf76f155ced4ddcb4097134ff3c332f>
    <TaxCatchAll xmlns="8a3dae46-eabf-4822-a32a-b198edaa63d5" xsi:nil="true"/>
    <Descriptions xmlns="44a56295-c29e-4898-8136-a54736c65b82" xsi:nil="true"/>
  </documentManagement>
</p:properties>
</file>

<file path=customXml/item4.xml><?xml version="1.0" encoding="utf-8"?>
<?mso-contentType ?>
<SharedContentType xmlns="Microsoft.SharePoint.Taxonomy.ContentTypeSync" SourceId="1ee89e71-04cd-405e-9ca3-99e020c1694d" ContentTypeId="0x0101" PreviousValue="false"/>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4C1DE24-14E5-477B-A2F7-A832B6BF5D8C}">
  <ds:schemaRefs>
    <ds:schemaRef ds:uri="http://schemas.openxmlformats.org/officeDocument/2006/bibliography"/>
  </ds:schemaRefs>
</ds:datastoreItem>
</file>

<file path=customXml/itemProps2.xml><?xml version="1.0" encoding="utf-8"?>
<ds:datastoreItem xmlns:ds="http://schemas.openxmlformats.org/officeDocument/2006/customXml" ds:itemID="{ADBF9CA3-A482-4BDE-A4AC-FC058EE64A0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a56295-c29e-4898-8136-a54736c65b82"/>
    <ds:schemaRef ds:uri="b94cac55-503a-4701-8664-2f1797147843"/>
    <ds:schemaRef ds:uri="8a3dae46-eabf-4822-a32a-b198edaa63d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70633DA-EBBB-42C3-95C4-BC31FB061E43}">
  <ds:schemaRefs>
    <ds:schemaRef ds:uri="http://schemas.microsoft.com/office/2006/metadata/properties"/>
    <ds:schemaRef ds:uri="http://schemas.microsoft.com/office/infopath/2007/PartnerControls"/>
    <ds:schemaRef ds:uri="44a56295-c29e-4898-8136-a54736c65b82"/>
    <ds:schemaRef ds:uri="b94cac55-503a-4701-8664-2f1797147843"/>
    <ds:schemaRef ds:uri="8a3dae46-eabf-4822-a32a-b198edaa63d5"/>
  </ds:schemaRefs>
</ds:datastoreItem>
</file>

<file path=customXml/itemProps4.xml><?xml version="1.0" encoding="utf-8"?>
<ds:datastoreItem xmlns:ds="http://schemas.openxmlformats.org/officeDocument/2006/customXml" ds:itemID="{E673B760-C88C-4548-A5AA-F9F43E12E4D4}">
  <ds:schemaRefs>
    <ds:schemaRef ds:uri="Microsoft.SharePoint.Taxonomy.ContentTypeSync"/>
  </ds:schemaRefs>
</ds:datastoreItem>
</file>

<file path=customXml/itemProps5.xml><?xml version="1.0" encoding="utf-8"?>
<ds:datastoreItem xmlns:ds="http://schemas.openxmlformats.org/officeDocument/2006/customXml" ds:itemID="{44E70E27-171D-4A53-969B-CEFB0B7D2B0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9580</Words>
  <Characters>54609</Characters>
  <Application>Microsoft Office Word</Application>
  <DocSecurity>2</DocSecurity>
  <Lines>455</Lines>
  <Paragraphs>128</Paragraphs>
  <ScaleCrop>false</ScaleCrop>
  <Company/>
  <LinksUpToDate>false</LinksUpToDate>
  <CharactersWithSpaces>64061</CharactersWithSpaces>
  <SharedDoc>false</SharedDoc>
  <HLinks>
    <vt:vector size="294" baseType="variant">
      <vt:variant>
        <vt:i4>1245245</vt:i4>
      </vt:variant>
      <vt:variant>
        <vt:i4>242</vt:i4>
      </vt:variant>
      <vt:variant>
        <vt:i4>0</vt:i4>
      </vt:variant>
      <vt:variant>
        <vt:i4>5</vt:i4>
      </vt:variant>
      <vt:variant>
        <vt:lpwstr/>
      </vt:variant>
      <vt:variant>
        <vt:lpwstr>_Toc217918945</vt:lpwstr>
      </vt:variant>
      <vt:variant>
        <vt:i4>1245245</vt:i4>
      </vt:variant>
      <vt:variant>
        <vt:i4>236</vt:i4>
      </vt:variant>
      <vt:variant>
        <vt:i4>0</vt:i4>
      </vt:variant>
      <vt:variant>
        <vt:i4>5</vt:i4>
      </vt:variant>
      <vt:variant>
        <vt:lpwstr/>
      </vt:variant>
      <vt:variant>
        <vt:lpwstr>_Toc217918944</vt:lpwstr>
      </vt:variant>
      <vt:variant>
        <vt:i4>1245245</vt:i4>
      </vt:variant>
      <vt:variant>
        <vt:i4>230</vt:i4>
      </vt:variant>
      <vt:variant>
        <vt:i4>0</vt:i4>
      </vt:variant>
      <vt:variant>
        <vt:i4>5</vt:i4>
      </vt:variant>
      <vt:variant>
        <vt:lpwstr/>
      </vt:variant>
      <vt:variant>
        <vt:lpwstr>_Toc217918943</vt:lpwstr>
      </vt:variant>
      <vt:variant>
        <vt:i4>1245245</vt:i4>
      </vt:variant>
      <vt:variant>
        <vt:i4>224</vt:i4>
      </vt:variant>
      <vt:variant>
        <vt:i4>0</vt:i4>
      </vt:variant>
      <vt:variant>
        <vt:i4>5</vt:i4>
      </vt:variant>
      <vt:variant>
        <vt:lpwstr/>
      </vt:variant>
      <vt:variant>
        <vt:lpwstr>_Toc217918942</vt:lpwstr>
      </vt:variant>
      <vt:variant>
        <vt:i4>1245245</vt:i4>
      </vt:variant>
      <vt:variant>
        <vt:i4>218</vt:i4>
      </vt:variant>
      <vt:variant>
        <vt:i4>0</vt:i4>
      </vt:variant>
      <vt:variant>
        <vt:i4>5</vt:i4>
      </vt:variant>
      <vt:variant>
        <vt:lpwstr/>
      </vt:variant>
      <vt:variant>
        <vt:lpwstr>_Toc217918941</vt:lpwstr>
      </vt:variant>
      <vt:variant>
        <vt:i4>1245245</vt:i4>
      </vt:variant>
      <vt:variant>
        <vt:i4>212</vt:i4>
      </vt:variant>
      <vt:variant>
        <vt:i4>0</vt:i4>
      </vt:variant>
      <vt:variant>
        <vt:i4>5</vt:i4>
      </vt:variant>
      <vt:variant>
        <vt:lpwstr/>
      </vt:variant>
      <vt:variant>
        <vt:lpwstr>_Toc217918940</vt:lpwstr>
      </vt:variant>
      <vt:variant>
        <vt:i4>1310781</vt:i4>
      </vt:variant>
      <vt:variant>
        <vt:i4>206</vt:i4>
      </vt:variant>
      <vt:variant>
        <vt:i4>0</vt:i4>
      </vt:variant>
      <vt:variant>
        <vt:i4>5</vt:i4>
      </vt:variant>
      <vt:variant>
        <vt:lpwstr/>
      </vt:variant>
      <vt:variant>
        <vt:lpwstr>_Toc217918939</vt:lpwstr>
      </vt:variant>
      <vt:variant>
        <vt:i4>1310781</vt:i4>
      </vt:variant>
      <vt:variant>
        <vt:i4>200</vt:i4>
      </vt:variant>
      <vt:variant>
        <vt:i4>0</vt:i4>
      </vt:variant>
      <vt:variant>
        <vt:i4>5</vt:i4>
      </vt:variant>
      <vt:variant>
        <vt:lpwstr/>
      </vt:variant>
      <vt:variant>
        <vt:lpwstr>_Toc217918938</vt:lpwstr>
      </vt:variant>
      <vt:variant>
        <vt:i4>1310781</vt:i4>
      </vt:variant>
      <vt:variant>
        <vt:i4>194</vt:i4>
      </vt:variant>
      <vt:variant>
        <vt:i4>0</vt:i4>
      </vt:variant>
      <vt:variant>
        <vt:i4>5</vt:i4>
      </vt:variant>
      <vt:variant>
        <vt:lpwstr/>
      </vt:variant>
      <vt:variant>
        <vt:lpwstr>_Toc217918937</vt:lpwstr>
      </vt:variant>
      <vt:variant>
        <vt:i4>1310781</vt:i4>
      </vt:variant>
      <vt:variant>
        <vt:i4>188</vt:i4>
      </vt:variant>
      <vt:variant>
        <vt:i4>0</vt:i4>
      </vt:variant>
      <vt:variant>
        <vt:i4>5</vt:i4>
      </vt:variant>
      <vt:variant>
        <vt:lpwstr/>
      </vt:variant>
      <vt:variant>
        <vt:lpwstr>_Toc217918936</vt:lpwstr>
      </vt:variant>
      <vt:variant>
        <vt:i4>1310781</vt:i4>
      </vt:variant>
      <vt:variant>
        <vt:i4>182</vt:i4>
      </vt:variant>
      <vt:variant>
        <vt:i4>0</vt:i4>
      </vt:variant>
      <vt:variant>
        <vt:i4>5</vt:i4>
      </vt:variant>
      <vt:variant>
        <vt:lpwstr/>
      </vt:variant>
      <vt:variant>
        <vt:lpwstr>_Toc217918935</vt:lpwstr>
      </vt:variant>
      <vt:variant>
        <vt:i4>1310781</vt:i4>
      </vt:variant>
      <vt:variant>
        <vt:i4>176</vt:i4>
      </vt:variant>
      <vt:variant>
        <vt:i4>0</vt:i4>
      </vt:variant>
      <vt:variant>
        <vt:i4>5</vt:i4>
      </vt:variant>
      <vt:variant>
        <vt:lpwstr/>
      </vt:variant>
      <vt:variant>
        <vt:lpwstr>_Toc217918934</vt:lpwstr>
      </vt:variant>
      <vt:variant>
        <vt:i4>1310781</vt:i4>
      </vt:variant>
      <vt:variant>
        <vt:i4>170</vt:i4>
      </vt:variant>
      <vt:variant>
        <vt:i4>0</vt:i4>
      </vt:variant>
      <vt:variant>
        <vt:i4>5</vt:i4>
      </vt:variant>
      <vt:variant>
        <vt:lpwstr/>
      </vt:variant>
      <vt:variant>
        <vt:lpwstr>_Toc217918933</vt:lpwstr>
      </vt:variant>
      <vt:variant>
        <vt:i4>1310781</vt:i4>
      </vt:variant>
      <vt:variant>
        <vt:i4>164</vt:i4>
      </vt:variant>
      <vt:variant>
        <vt:i4>0</vt:i4>
      </vt:variant>
      <vt:variant>
        <vt:i4>5</vt:i4>
      </vt:variant>
      <vt:variant>
        <vt:lpwstr/>
      </vt:variant>
      <vt:variant>
        <vt:lpwstr>_Toc217918932</vt:lpwstr>
      </vt:variant>
      <vt:variant>
        <vt:i4>1310781</vt:i4>
      </vt:variant>
      <vt:variant>
        <vt:i4>158</vt:i4>
      </vt:variant>
      <vt:variant>
        <vt:i4>0</vt:i4>
      </vt:variant>
      <vt:variant>
        <vt:i4>5</vt:i4>
      </vt:variant>
      <vt:variant>
        <vt:lpwstr/>
      </vt:variant>
      <vt:variant>
        <vt:lpwstr>_Toc217918931</vt:lpwstr>
      </vt:variant>
      <vt:variant>
        <vt:i4>1310781</vt:i4>
      </vt:variant>
      <vt:variant>
        <vt:i4>152</vt:i4>
      </vt:variant>
      <vt:variant>
        <vt:i4>0</vt:i4>
      </vt:variant>
      <vt:variant>
        <vt:i4>5</vt:i4>
      </vt:variant>
      <vt:variant>
        <vt:lpwstr/>
      </vt:variant>
      <vt:variant>
        <vt:lpwstr>_Toc217918930</vt:lpwstr>
      </vt:variant>
      <vt:variant>
        <vt:i4>1376317</vt:i4>
      </vt:variant>
      <vt:variant>
        <vt:i4>146</vt:i4>
      </vt:variant>
      <vt:variant>
        <vt:i4>0</vt:i4>
      </vt:variant>
      <vt:variant>
        <vt:i4>5</vt:i4>
      </vt:variant>
      <vt:variant>
        <vt:lpwstr/>
      </vt:variant>
      <vt:variant>
        <vt:lpwstr>_Toc217918929</vt:lpwstr>
      </vt:variant>
      <vt:variant>
        <vt:i4>1376317</vt:i4>
      </vt:variant>
      <vt:variant>
        <vt:i4>140</vt:i4>
      </vt:variant>
      <vt:variant>
        <vt:i4>0</vt:i4>
      </vt:variant>
      <vt:variant>
        <vt:i4>5</vt:i4>
      </vt:variant>
      <vt:variant>
        <vt:lpwstr/>
      </vt:variant>
      <vt:variant>
        <vt:lpwstr>_Toc217918928</vt:lpwstr>
      </vt:variant>
      <vt:variant>
        <vt:i4>1376317</vt:i4>
      </vt:variant>
      <vt:variant>
        <vt:i4>134</vt:i4>
      </vt:variant>
      <vt:variant>
        <vt:i4>0</vt:i4>
      </vt:variant>
      <vt:variant>
        <vt:i4>5</vt:i4>
      </vt:variant>
      <vt:variant>
        <vt:lpwstr/>
      </vt:variant>
      <vt:variant>
        <vt:lpwstr>_Toc217918927</vt:lpwstr>
      </vt:variant>
      <vt:variant>
        <vt:i4>1376317</vt:i4>
      </vt:variant>
      <vt:variant>
        <vt:i4>128</vt:i4>
      </vt:variant>
      <vt:variant>
        <vt:i4>0</vt:i4>
      </vt:variant>
      <vt:variant>
        <vt:i4>5</vt:i4>
      </vt:variant>
      <vt:variant>
        <vt:lpwstr/>
      </vt:variant>
      <vt:variant>
        <vt:lpwstr>_Toc217918926</vt:lpwstr>
      </vt:variant>
      <vt:variant>
        <vt:i4>1376317</vt:i4>
      </vt:variant>
      <vt:variant>
        <vt:i4>122</vt:i4>
      </vt:variant>
      <vt:variant>
        <vt:i4>0</vt:i4>
      </vt:variant>
      <vt:variant>
        <vt:i4>5</vt:i4>
      </vt:variant>
      <vt:variant>
        <vt:lpwstr/>
      </vt:variant>
      <vt:variant>
        <vt:lpwstr>_Toc217918925</vt:lpwstr>
      </vt:variant>
      <vt:variant>
        <vt:i4>1376317</vt:i4>
      </vt:variant>
      <vt:variant>
        <vt:i4>116</vt:i4>
      </vt:variant>
      <vt:variant>
        <vt:i4>0</vt:i4>
      </vt:variant>
      <vt:variant>
        <vt:i4>5</vt:i4>
      </vt:variant>
      <vt:variant>
        <vt:lpwstr/>
      </vt:variant>
      <vt:variant>
        <vt:lpwstr>_Toc217918924</vt:lpwstr>
      </vt:variant>
      <vt:variant>
        <vt:i4>1376317</vt:i4>
      </vt:variant>
      <vt:variant>
        <vt:i4>110</vt:i4>
      </vt:variant>
      <vt:variant>
        <vt:i4>0</vt:i4>
      </vt:variant>
      <vt:variant>
        <vt:i4>5</vt:i4>
      </vt:variant>
      <vt:variant>
        <vt:lpwstr/>
      </vt:variant>
      <vt:variant>
        <vt:lpwstr>_Toc217918923</vt:lpwstr>
      </vt:variant>
      <vt:variant>
        <vt:i4>1376317</vt:i4>
      </vt:variant>
      <vt:variant>
        <vt:i4>104</vt:i4>
      </vt:variant>
      <vt:variant>
        <vt:i4>0</vt:i4>
      </vt:variant>
      <vt:variant>
        <vt:i4>5</vt:i4>
      </vt:variant>
      <vt:variant>
        <vt:lpwstr/>
      </vt:variant>
      <vt:variant>
        <vt:lpwstr>_Toc217918922</vt:lpwstr>
      </vt:variant>
      <vt:variant>
        <vt:i4>1376317</vt:i4>
      </vt:variant>
      <vt:variant>
        <vt:i4>98</vt:i4>
      </vt:variant>
      <vt:variant>
        <vt:i4>0</vt:i4>
      </vt:variant>
      <vt:variant>
        <vt:i4>5</vt:i4>
      </vt:variant>
      <vt:variant>
        <vt:lpwstr/>
      </vt:variant>
      <vt:variant>
        <vt:lpwstr>_Toc217918921</vt:lpwstr>
      </vt:variant>
      <vt:variant>
        <vt:i4>1376317</vt:i4>
      </vt:variant>
      <vt:variant>
        <vt:i4>92</vt:i4>
      </vt:variant>
      <vt:variant>
        <vt:i4>0</vt:i4>
      </vt:variant>
      <vt:variant>
        <vt:i4>5</vt:i4>
      </vt:variant>
      <vt:variant>
        <vt:lpwstr/>
      </vt:variant>
      <vt:variant>
        <vt:lpwstr>_Toc217918920</vt:lpwstr>
      </vt:variant>
      <vt:variant>
        <vt:i4>1441853</vt:i4>
      </vt:variant>
      <vt:variant>
        <vt:i4>86</vt:i4>
      </vt:variant>
      <vt:variant>
        <vt:i4>0</vt:i4>
      </vt:variant>
      <vt:variant>
        <vt:i4>5</vt:i4>
      </vt:variant>
      <vt:variant>
        <vt:lpwstr/>
      </vt:variant>
      <vt:variant>
        <vt:lpwstr>_Toc217918919</vt:lpwstr>
      </vt:variant>
      <vt:variant>
        <vt:i4>1441853</vt:i4>
      </vt:variant>
      <vt:variant>
        <vt:i4>80</vt:i4>
      </vt:variant>
      <vt:variant>
        <vt:i4>0</vt:i4>
      </vt:variant>
      <vt:variant>
        <vt:i4>5</vt:i4>
      </vt:variant>
      <vt:variant>
        <vt:lpwstr/>
      </vt:variant>
      <vt:variant>
        <vt:lpwstr>_Toc217918918</vt:lpwstr>
      </vt:variant>
      <vt:variant>
        <vt:i4>1441853</vt:i4>
      </vt:variant>
      <vt:variant>
        <vt:i4>74</vt:i4>
      </vt:variant>
      <vt:variant>
        <vt:i4>0</vt:i4>
      </vt:variant>
      <vt:variant>
        <vt:i4>5</vt:i4>
      </vt:variant>
      <vt:variant>
        <vt:lpwstr/>
      </vt:variant>
      <vt:variant>
        <vt:lpwstr>_Toc217918917</vt:lpwstr>
      </vt:variant>
      <vt:variant>
        <vt:i4>1441853</vt:i4>
      </vt:variant>
      <vt:variant>
        <vt:i4>68</vt:i4>
      </vt:variant>
      <vt:variant>
        <vt:i4>0</vt:i4>
      </vt:variant>
      <vt:variant>
        <vt:i4>5</vt:i4>
      </vt:variant>
      <vt:variant>
        <vt:lpwstr/>
      </vt:variant>
      <vt:variant>
        <vt:lpwstr>_Toc217918916</vt:lpwstr>
      </vt:variant>
      <vt:variant>
        <vt:i4>1441853</vt:i4>
      </vt:variant>
      <vt:variant>
        <vt:i4>62</vt:i4>
      </vt:variant>
      <vt:variant>
        <vt:i4>0</vt:i4>
      </vt:variant>
      <vt:variant>
        <vt:i4>5</vt:i4>
      </vt:variant>
      <vt:variant>
        <vt:lpwstr/>
      </vt:variant>
      <vt:variant>
        <vt:lpwstr>_Toc217918915</vt:lpwstr>
      </vt:variant>
      <vt:variant>
        <vt:i4>1441853</vt:i4>
      </vt:variant>
      <vt:variant>
        <vt:i4>56</vt:i4>
      </vt:variant>
      <vt:variant>
        <vt:i4>0</vt:i4>
      </vt:variant>
      <vt:variant>
        <vt:i4>5</vt:i4>
      </vt:variant>
      <vt:variant>
        <vt:lpwstr/>
      </vt:variant>
      <vt:variant>
        <vt:lpwstr>_Toc217918914</vt:lpwstr>
      </vt:variant>
      <vt:variant>
        <vt:i4>1441853</vt:i4>
      </vt:variant>
      <vt:variant>
        <vt:i4>50</vt:i4>
      </vt:variant>
      <vt:variant>
        <vt:i4>0</vt:i4>
      </vt:variant>
      <vt:variant>
        <vt:i4>5</vt:i4>
      </vt:variant>
      <vt:variant>
        <vt:lpwstr/>
      </vt:variant>
      <vt:variant>
        <vt:lpwstr>_Toc217918913</vt:lpwstr>
      </vt:variant>
      <vt:variant>
        <vt:i4>1441853</vt:i4>
      </vt:variant>
      <vt:variant>
        <vt:i4>44</vt:i4>
      </vt:variant>
      <vt:variant>
        <vt:i4>0</vt:i4>
      </vt:variant>
      <vt:variant>
        <vt:i4>5</vt:i4>
      </vt:variant>
      <vt:variant>
        <vt:lpwstr/>
      </vt:variant>
      <vt:variant>
        <vt:lpwstr>_Toc217918912</vt:lpwstr>
      </vt:variant>
      <vt:variant>
        <vt:i4>1441853</vt:i4>
      </vt:variant>
      <vt:variant>
        <vt:i4>38</vt:i4>
      </vt:variant>
      <vt:variant>
        <vt:i4>0</vt:i4>
      </vt:variant>
      <vt:variant>
        <vt:i4>5</vt:i4>
      </vt:variant>
      <vt:variant>
        <vt:lpwstr/>
      </vt:variant>
      <vt:variant>
        <vt:lpwstr>_Toc217918911</vt:lpwstr>
      </vt:variant>
      <vt:variant>
        <vt:i4>1441853</vt:i4>
      </vt:variant>
      <vt:variant>
        <vt:i4>32</vt:i4>
      </vt:variant>
      <vt:variant>
        <vt:i4>0</vt:i4>
      </vt:variant>
      <vt:variant>
        <vt:i4>5</vt:i4>
      </vt:variant>
      <vt:variant>
        <vt:lpwstr/>
      </vt:variant>
      <vt:variant>
        <vt:lpwstr>_Toc217918910</vt:lpwstr>
      </vt:variant>
      <vt:variant>
        <vt:i4>1507389</vt:i4>
      </vt:variant>
      <vt:variant>
        <vt:i4>26</vt:i4>
      </vt:variant>
      <vt:variant>
        <vt:i4>0</vt:i4>
      </vt:variant>
      <vt:variant>
        <vt:i4>5</vt:i4>
      </vt:variant>
      <vt:variant>
        <vt:lpwstr/>
      </vt:variant>
      <vt:variant>
        <vt:lpwstr>_Toc217918909</vt:lpwstr>
      </vt:variant>
      <vt:variant>
        <vt:i4>1507389</vt:i4>
      </vt:variant>
      <vt:variant>
        <vt:i4>20</vt:i4>
      </vt:variant>
      <vt:variant>
        <vt:i4>0</vt:i4>
      </vt:variant>
      <vt:variant>
        <vt:i4>5</vt:i4>
      </vt:variant>
      <vt:variant>
        <vt:lpwstr/>
      </vt:variant>
      <vt:variant>
        <vt:lpwstr>_Toc217918908</vt:lpwstr>
      </vt:variant>
      <vt:variant>
        <vt:i4>1507389</vt:i4>
      </vt:variant>
      <vt:variant>
        <vt:i4>14</vt:i4>
      </vt:variant>
      <vt:variant>
        <vt:i4>0</vt:i4>
      </vt:variant>
      <vt:variant>
        <vt:i4>5</vt:i4>
      </vt:variant>
      <vt:variant>
        <vt:lpwstr/>
      </vt:variant>
      <vt:variant>
        <vt:lpwstr>_Toc217918907</vt:lpwstr>
      </vt:variant>
      <vt:variant>
        <vt:i4>1507389</vt:i4>
      </vt:variant>
      <vt:variant>
        <vt:i4>8</vt:i4>
      </vt:variant>
      <vt:variant>
        <vt:i4>0</vt:i4>
      </vt:variant>
      <vt:variant>
        <vt:i4>5</vt:i4>
      </vt:variant>
      <vt:variant>
        <vt:lpwstr/>
      </vt:variant>
      <vt:variant>
        <vt:lpwstr>_Toc217918906</vt:lpwstr>
      </vt:variant>
      <vt:variant>
        <vt:i4>1507389</vt:i4>
      </vt:variant>
      <vt:variant>
        <vt:i4>2</vt:i4>
      </vt:variant>
      <vt:variant>
        <vt:i4>0</vt:i4>
      </vt:variant>
      <vt:variant>
        <vt:i4>5</vt:i4>
      </vt:variant>
      <vt:variant>
        <vt:lpwstr/>
      </vt:variant>
      <vt:variant>
        <vt:lpwstr>_Toc217918905</vt:lpwstr>
      </vt:variant>
      <vt:variant>
        <vt:i4>7536671</vt:i4>
      </vt:variant>
      <vt:variant>
        <vt:i4>21</vt:i4>
      </vt:variant>
      <vt:variant>
        <vt:i4>0</vt:i4>
      </vt:variant>
      <vt:variant>
        <vt:i4>5</vt:i4>
      </vt:variant>
      <vt:variant>
        <vt:lpwstr>mailto:kgwv597@astrazeneca.net</vt:lpwstr>
      </vt:variant>
      <vt:variant>
        <vt:lpwstr/>
      </vt:variant>
      <vt:variant>
        <vt:i4>7602178</vt:i4>
      </vt:variant>
      <vt:variant>
        <vt:i4>18</vt:i4>
      </vt:variant>
      <vt:variant>
        <vt:i4>0</vt:i4>
      </vt:variant>
      <vt:variant>
        <vt:i4>5</vt:i4>
      </vt:variant>
      <vt:variant>
        <vt:lpwstr>mailto:kqxs973@astrazeneca.net</vt:lpwstr>
      </vt:variant>
      <vt:variant>
        <vt:lpwstr/>
      </vt:variant>
      <vt:variant>
        <vt:i4>7077899</vt:i4>
      </vt:variant>
      <vt:variant>
        <vt:i4>15</vt:i4>
      </vt:variant>
      <vt:variant>
        <vt:i4>0</vt:i4>
      </vt:variant>
      <vt:variant>
        <vt:i4>5</vt:i4>
      </vt:variant>
      <vt:variant>
        <vt:lpwstr>mailto:kmhf173@astrazeneca.net</vt:lpwstr>
      </vt:variant>
      <vt:variant>
        <vt:lpwstr/>
      </vt:variant>
      <vt:variant>
        <vt:i4>7536671</vt:i4>
      </vt:variant>
      <vt:variant>
        <vt:i4>12</vt:i4>
      </vt:variant>
      <vt:variant>
        <vt:i4>0</vt:i4>
      </vt:variant>
      <vt:variant>
        <vt:i4>5</vt:i4>
      </vt:variant>
      <vt:variant>
        <vt:lpwstr>mailto:kgwv597@astrazeneca.net</vt:lpwstr>
      </vt:variant>
      <vt:variant>
        <vt:lpwstr/>
      </vt:variant>
      <vt:variant>
        <vt:i4>7733262</vt:i4>
      </vt:variant>
      <vt:variant>
        <vt:i4>9</vt:i4>
      </vt:variant>
      <vt:variant>
        <vt:i4>0</vt:i4>
      </vt:variant>
      <vt:variant>
        <vt:i4>5</vt:i4>
      </vt:variant>
      <vt:variant>
        <vt:lpwstr>mailto:krqs382@astrazeneca.net</vt:lpwstr>
      </vt:variant>
      <vt:variant>
        <vt:lpwstr/>
      </vt:variant>
      <vt:variant>
        <vt:i4>7733262</vt:i4>
      </vt:variant>
      <vt:variant>
        <vt:i4>6</vt:i4>
      </vt:variant>
      <vt:variant>
        <vt:i4>0</vt:i4>
      </vt:variant>
      <vt:variant>
        <vt:i4>5</vt:i4>
      </vt:variant>
      <vt:variant>
        <vt:lpwstr>mailto:krqs382@astrazeneca.net</vt:lpwstr>
      </vt:variant>
      <vt:variant>
        <vt:lpwstr/>
      </vt:variant>
      <vt:variant>
        <vt:i4>7536671</vt:i4>
      </vt:variant>
      <vt:variant>
        <vt:i4>3</vt:i4>
      </vt:variant>
      <vt:variant>
        <vt:i4>0</vt:i4>
      </vt:variant>
      <vt:variant>
        <vt:i4>5</vt:i4>
      </vt:variant>
      <vt:variant>
        <vt:lpwstr>mailto:kgwv597@astrazeneca.net</vt:lpwstr>
      </vt:variant>
      <vt:variant>
        <vt:lpwstr/>
      </vt:variant>
      <vt:variant>
        <vt:i4>7536671</vt:i4>
      </vt:variant>
      <vt:variant>
        <vt:i4>0</vt:i4>
      </vt:variant>
      <vt:variant>
        <vt:i4>0</vt:i4>
      </vt:variant>
      <vt:variant>
        <vt:i4>5</vt:i4>
      </vt:variant>
      <vt:variant>
        <vt:lpwstr>mailto:kgwv597@astrazeneca.net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Jiayi Xu</dc:creator>
  <cp:keywords/>
  <dc:description/>
  <cp:lastModifiedBy>Yang, Jimmy</cp:lastModifiedBy>
  <cp:revision>2</cp:revision>
  <dcterms:created xsi:type="dcterms:W3CDTF">2026-02-12T08:21:00Z</dcterms:created>
  <dcterms:modified xsi:type="dcterms:W3CDTF">2026-02-12T08:21:00Z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0x010100D5CE6F1550544C4C8BB8907E3C2B6CF4</vt:lpwstr>
  </property>
  <property fmtid="{D5CDD505-2E9C-101B-9397-08002B2CF9AE}" pid="3" name="MediaServiceImageTags">
    <vt:lpwstr/>
  </property>
</Properties>
</file>