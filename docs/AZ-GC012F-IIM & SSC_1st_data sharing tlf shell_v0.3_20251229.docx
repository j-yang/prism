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CDBF" w14:textId="7A12E34B" w:rsidR="00E557B1" w:rsidRPr="00FD35A8" w:rsidRDefault="00E557B1" w:rsidP="00C91C76">
      <w:pPr>
        <w:pStyle w:val="A-TableFootnoteText"/>
        <w:rPr>
          <w:rFonts w:ascii="Times New Roman" w:hAnsi="Times New Roman"/>
        </w:rPr>
      </w:pPr>
      <w:bookmarkStart w:id="0" w:name="_Hlk172032575"/>
      <w:bookmarkEnd w:id="0"/>
    </w:p>
    <w:p w14:paraId="1B2C04BC" w14:textId="77777777" w:rsidR="00E557B1" w:rsidRPr="00FD35A8" w:rsidRDefault="00E557B1" w:rsidP="00E557B1">
      <w:pPr>
        <w:widowControl/>
        <w:spacing w:afterLines="50" w:after="156" w:line="300" w:lineRule="auto"/>
        <w:rPr>
          <w:rFonts w:ascii="Times New Roman" w:hAnsi="Times New Roman" w:cs="Times New Roman"/>
          <w:spacing w:val="-68"/>
          <w:kern w:val="0"/>
          <w:lang w:val="en-GB"/>
        </w:rPr>
      </w:pPr>
    </w:p>
    <w:p w14:paraId="4BAB5404" w14:textId="77777777" w:rsidR="00E557B1" w:rsidRPr="00FD35A8" w:rsidRDefault="00E557B1" w:rsidP="00E557B1">
      <w:pPr>
        <w:widowControl/>
        <w:spacing w:afterLines="50" w:after="156" w:line="300" w:lineRule="auto"/>
        <w:jc w:val="center"/>
        <w:rPr>
          <w:rFonts w:ascii="Times New Roman" w:hAnsi="Times New Roman" w:cs="Times New Roman"/>
          <w:b/>
          <w:caps/>
          <w:color w:val="000000"/>
          <w:sz w:val="44"/>
          <w:szCs w:val="44"/>
        </w:rPr>
      </w:pPr>
    </w:p>
    <w:p w14:paraId="7127FE40" w14:textId="77777777" w:rsidR="00E557B1" w:rsidRPr="00FD35A8" w:rsidRDefault="00E557B1" w:rsidP="00E557B1">
      <w:pPr>
        <w:widowControl/>
        <w:spacing w:afterLines="50" w:after="156" w:line="300" w:lineRule="auto"/>
        <w:jc w:val="center"/>
        <w:rPr>
          <w:rFonts w:ascii="Times New Roman" w:hAnsi="Times New Roman" w:cs="Times New Roman"/>
          <w:b/>
          <w:caps/>
          <w:color w:val="000000"/>
          <w:sz w:val="44"/>
          <w:szCs w:val="44"/>
        </w:rPr>
      </w:pPr>
    </w:p>
    <w:p w14:paraId="02BE6CF4" w14:textId="7F1A35B6" w:rsidR="00E557B1" w:rsidRPr="00FD35A8" w:rsidRDefault="00DE420B" w:rsidP="008364F9">
      <w:pPr>
        <w:widowControl/>
        <w:spacing w:afterLines="50" w:after="156" w:line="300" w:lineRule="auto"/>
        <w:jc w:val="center"/>
        <w:rPr>
          <w:rFonts w:ascii="Times New Roman" w:hAnsi="Times New Roman" w:cs="Times New Roman"/>
          <w:b/>
          <w:caps/>
          <w:color w:val="000000"/>
          <w:sz w:val="44"/>
          <w:szCs w:val="44"/>
        </w:rPr>
      </w:pPr>
      <w:r w:rsidRPr="00FD35A8">
        <w:rPr>
          <w:rFonts w:ascii="Times New Roman" w:hAnsi="Times New Roman" w:cs="Times New Roman"/>
          <w:b/>
          <w:caps/>
          <w:color w:val="000000"/>
          <w:sz w:val="44"/>
          <w:szCs w:val="44"/>
        </w:rPr>
        <w:t xml:space="preserve">Table Listing Figure Shells for </w:t>
      </w:r>
      <w:commentRangeStart w:id="1"/>
      <w:commentRangeStart w:id="2"/>
      <w:del w:id="3" w:author="Yali Chen" w:date="2025-12-17T09:20:00Z" w16du:dateUtc="2025-12-17T01:20:00Z">
        <w:r w:rsidR="008364F9" w:rsidRPr="00FD35A8" w:rsidDel="006811D6">
          <w:rPr>
            <w:rFonts w:ascii="Times New Roman" w:hAnsi="Times New Roman" w:cs="Times New Roman"/>
            <w:b/>
            <w:caps/>
            <w:color w:val="000000"/>
            <w:sz w:val="44"/>
            <w:szCs w:val="44"/>
          </w:rPr>
          <w:delText>1</w:delText>
        </w:r>
        <w:r w:rsidR="008364F9" w:rsidRPr="00FD35A8" w:rsidDel="006811D6">
          <w:rPr>
            <w:rFonts w:ascii="Times New Roman" w:hAnsi="Times New Roman" w:cs="Times New Roman"/>
            <w:b/>
            <w:caps/>
            <w:color w:val="000000"/>
            <w:sz w:val="44"/>
            <w:szCs w:val="44"/>
            <w:vertAlign w:val="superscript"/>
          </w:rPr>
          <w:delText>st</w:delText>
        </w:r>
        <w:commentRangeEnd w:id="1"/>
        <w:r w:rsidR="00307CF0" w:rsidRPr="00FD35A8" w:rsidDel="006811D6">
          <w:rPr>
            <w:rStyle w:val="CommentReference"/>
            <w:rFonts w:ascii="Times New Roman" w:hAnsi="Times New Roman" w:cs="Times New Roman"/>
            <w:b/>
            <w:caps/>
            <w:color w:val="000000"/>
            <w:sz w:val="44"/>
            <w:szCs w:val="44"/>
          </w:rPr>
          <w:commentReference w:id="1"/>
        </w:r>
      </w:del>
      <w:commentRangeEnd w:id="2"/>
      <w:r w:rsidR="005E4D27" w:rsidRPr="00FD35A8">
        <w:rPr>
          <w:rStyle w:val="CommentReference"/>
          <w:rFonts w:ascii="Times New Roman" w:hAnsi="Times New Roman" w:cs="Times New Roman"/>
          <w:b/>
          <w:caps/>
          <w:color w:val="000000"/>
          <w:sz w:val="44"/>
          <w:szCs w:val="44"/>
        </w:rPr>
        <w:commentReference w:id="2"/>
      </w:r>
      <w:r w:rsidRPr="00FD35A8">
        <w:rPr>
          <w:rFonts w:ascii="Times New Roman" w:hAnsi="Times New Roman" w:cs="Times New Roman"/>
          <w:b/>
          <w:caps/>
          <w:color w:val="000000"/>
          <w:sz w:val="44"/>
          <w:szCs w:val="44"/>
        </w:rPr>
        <w:t xml:space="preserve"> Data sharing</w:t>
      </w:r>
    </w:p>
    <w:p w14:paraId="5E667926" w14:textId="77777777" w:rsidR="00E557B1" w:rsidRPr="00FD35A8" w:rsidRDefault="00E557B1" w:rsidP="00E557B1">
      <w:pPr>
        <w:autoSpaceDE w:val="0"/>
        <w:autoSpaceDN w:val="0"/>
        <w:adjustRightInd w:val="0"/>
        <w:spacing w:afterLines="50" w:after="156" w:line="300" w:lineRule="auto"/>
        <w:jc w:val="center"/>
        <w:rPr>
          <w:rFonts w:ascii="Times New Roman" w:hAnsi="Times New Roman" w:cs="Times New Roman"/>
          <w:b/>
          <w:caps/>
          <w:color w:val="000000"/>
          <w:sz w:val="32"/>
          <w:szCs w:val="32"/>
        </w:rPr>
      </w:pPr>
    </w:p>
    <w:p w14:paraId="1C427C9A" w14:textId="77777777" w:rsidR="00E557B1" w:rsidRPr="00FD35A8" w:rsidRDefault="00E557B1" w:rsidP="00E557B1">
      <w:pPr>
        <w:autoSpaceDE w:val="0"/>
        <w:autoSpaceDN w:val="0"/>
        <w:adjustRightInd w:val="0"/>
        <w:spacing w:afterLines="50" w:after="156" w:line="300" w:lineRule="auto"/>
        <w:rPr>
          <w:rFonts w:ascii="Times New Roman" w:hAnsi="Times New Roman" w:cs="Times New Roman"/>
          <w:b/>
          <w:caps/>
          <w:color w:val="000000"/>
          <w:sz w:val="32"/>
          <w:szCs w:val="32"/>
        </w:rPr>
      </w:pPr>
      <w:bookmarkStart w:id="4" w:name="_Hlk24909956"/>
    </w:p>
    <w:bookmarkEnd w:id="4"/>
    <w:p w14:paraId="3DB2E99A" w14:textId="7621E6E2" w:rsidR="00E557B1" w:rsidRPr="00FD35A8" w:rsidRDefault="008C3EAA" w:rsidP="00FA5006">
      <w:pPr>
        <w:spacing w:afterLines="50" w:after="156" w:line="300" w:lineRule="auto"/>
        <w:jc w:val="center"/>
        <w:rPr>
          <w:rFonts w:ascii="Times New Roman" w:hAnsi="Times New Roman" w:cs="Times New Roman"/>
          <w:b/>
          <w:color w:val="000000"/>
          <w:sz w:val="32"/>
          <w:szCs w:val="32"/>
        </w:rPr>
      </w:pPr>
      <w:r w:rsidRPr="00FD35A8">
        <w:rPr>
          <w:rFonts w:ascii="Times New Roman" w:hAnsi="Times New Roman" w:cs="Times New Roman"/>
          <w:b/>
          <w:color w:val="000000"/>
          <w:sz w:val="32"/>
          <w:szCs w:val="32"/>
        </w:rPr>
        <w:t>An Open-Label Study to Assess the Safety and Efficacy of GC012F in Patients with Autoimmune Disease</w:t>
      </w:r>
      <w:r w:rsidR="00407B15" w:rsidRPr="00FD35A8">
        <w:rPr>
          <w:rFonts w:ascii="Times New Roman" w:hAnsi="Times New Roman" w:cs="Times New Roman"/>
          <w:b/>
          <w:color w:val="000000"/>
          <w:sz w:val="32"/>
          <w:szCs w:val="32"/>
        </w:rPr>
        <w:t>s</w:t>
      </w:r>
    </w:p>
    <w:p w14:paraId="5F6E1512" w14:textId="77777777" w:rsidR="002E34B6" w:rsidRPr="00FD35A8" w:rsidRDefault="002E34B6" w:rsidP="002E34B6">
      <w:pPr>
        <w:spacing w:line="300" w:lineRule="auto"/>
        <w:jc w:val="left"/>
        <w:rPr>
          <w:ins w:id="5" w:author="Pan, Zhemin" w:date="2025-12-13T11:19:00Z" w16du:dateUtc="2025-12-13T03:19:00Z"/>
          <w:rFonts w:ascii="Times New Roman" w:hAnsi="Times New Roman" w:cs="Times New Roman"/>
          <w:b/>
        </w:rPr>
      </w:pPr>
      <w:ins w:id="6" w:author="Pan, Zhemin" w:date="2025-12-13T11:19:00Z" w16du:dateUtc="2025-12-13T03:19:00Z">
        <w:r w:rsidRPr="00FD35A8">
          <w:rPr>
            <w:rFonts w:ascii="Times New Roman" w:hAnsi="Times New Roman" w:cs="Times New Roman"/>
            <w:b/>
          </w:rPr>
          <w:t xml:space="preserve">Note: </w:t>
        </w:r>
      </w:ins>
    </w:p>
    <w:p w14:paraId="6FA4678B" w14:textId="70E44DDA" w:rsidR="00E557B1" w:rsidRPr="00FD35A8" w:rsidRDefault="002E34B6">
      <w:pPr>
        <w:spacing w:line="300" w:lineRule="auto"/>
        <w:jc w:val="left"/>
        <w:rPr>
          <w:rFonts w:ascii="Times New Roman" w:hAnsi="Times New Roman" w:cs="Times New Roman"/>
          <w:bCs/>
          <w:color w:val="auto"/>
          <w:rPrChange w:id="7" w:author="Pan, Zhemin" w:date="2025-12-13T13:22:00Z" w16du:dateUtc="2025-12-13T05:22:00Z">
            <w:rPr>
              <w:rFonts w:ascii="Times New Roman" w:hAnsi="Times New Roman" w:cs="Times New Roman"/>
              <w:b/>
            </w:rPr>
          </w:rPrChange>
        </w:rPr>
        <w:pPrChange w:id="8" w:author="Pan, Zhemin" w:date="2025-12-13T13:22:00Z" w16du:dateUtc="2025-12-13T05:22:00Z">
          <w:pPr>
            <w:spacing w:afterLines="50" w:after="156" w:line="300" w:lineRule="auto"/>
            <w:jc w:val="left"/>
          </w:pPr>
        </w:pPrChange>
      </w:pPr>
      <w:ins w:id="9" w:author="Pan, Zhemin" w:date="2025-12-13T11:19:00Z" w16du:dateUtc="2025-12-13T03:19:00Z">
        <w:r w:rsidRPr="00FD35A8">
          <w:rPr>
            <w:rFonts w:ascii="Times New Roman" w:hAnsi="Times New Roman" w:cs="Times New Roman"/>
            <w:b/>
            <w:color w:val="FF0000"/>
          </w:rPr>
          <w:t xml:space="preserve">RED </w:t>
        </w:r>
        <w:r w:rsidRPr="00FD35A8">
          <w:rPr>
            <w:rFonts w:ascii="Times New Roman" w:hAnsi="Times New Roman" w:cs="Times New Roman"/>
            <w:bCs/>
            <w:color w:val="auto"/>
          </w:rPr>
          <w:t>– tests conducted by central lab, TPD to CC if need to include in data sharing</w:t>
        </w:r>
      </w:ins>
    </w:p>
    <w:p w14:paraId="39F5C184" w14:textId="77777777" w:rsidR="000930DD" w:rsidRPr="00FD35A8" w:rsidRDefault="000930DD" w:rsidP="000930DD">
      <w:pPr>
        <w:spacing w:line="300" w:lineRule="auto"/>
        <w:jc w:val="left"/>
        <w:rPr>
          <w:rFonts w:ascii="Times New Roman" w:hAnsi="Times New Roman" w:cs="Times New Roman"/>
          <w:b/>
          <w:color w:val="FF0000"/>
        </w:rPr>
      </w:pPr>
    </w:p>
    <w:p w14:paraId="6509B331" w14:textId="77777777" w:rsidR="00E557B1" w:rsidRPr="00FD35A8" w:rsidRDefault="00E557B1" w:rsidP="000930DD">
      <w:pPr>
        <w:spacing w:line="300" w:lineRule="auto"/>
        <w:jc w:val="left"/>
        <w:rPr>
          <w:rFonts w:ascii="Times New Roman" w:hAnsi="Times New Roman" w:cs="Times New Roman"/>
          <w:b/>
        </w:rPr>
      </w:pPr>
    </w:p>
    <w:p w14:paraId="352B9B83" w14:textId="77777777" w:rsidR="00E557B1" w:rsidRPr="00FD35A8" w:rsidRDefault="00E557B1" w:rsidP="00E557B1">
      <w:pPr>
        <w:spacing w:afterLines="50" w:after="156" w:line="300" w:lineRule="auto"/>
        <w:rPr>
          <w:rFonts w:ascii="Times New Roman" w:hAnsi="Times New Roman" w:cs="Times New Roman"/>
          <w:sz w:val="22"/>
        </w:rPr>
      </w:pPr>
    </w:p>
    <w:tbl>
      <w:tblPr>
        <w:tblW w:w="0" w:type="auto"/>
        <w:jc w:val="center"/>
        <w:tblLook w:val="01E0" w:firstRow="1" w:lastRow="1" w:firstColumn="1" w:lastColumn="1" w:noHBand="0" w:noVBand="0"/>
      </w:tblPr>
      <w:tblGrid>
        <w:gridCol w:w="2880"/>
        <w:gridCol w:w="4317"/>
      </w:tblGrid>
      <w:tr w:rsidR="00E557B1" w:rsidRPr="00FD35A8" w14:paraId="24C01D22" w14:textId="77777777" w:rsidTr="00E557B1">
        <w:trPr>
          <w:trHeight w:val="516"/>
          <w:jc w:val="center"/>
        </w:trPr>
        <w:tc>
          <w:tcPr>
            <w:tcW w:w="2880" w:type="dxa"/>
            <w:vAlign w:val="center"/>
          </w:tcPr>
          <w:p w14:paraId="64F9CA80" w14:textId="72675C28" w:rsidR="00E557B1" w:rsidRPr="00FD35A8" w:rsidRDefault="00DE420B"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bCs/>
                <w:snapToGrid w:val="0"/>
                <w:color w:val="000000"/>
                <w:sz w:val="24"/>
                <w:szCs w:val="24"/>
              </w:rPr>
              <w:t>Protocol No.:</w:t>
            </w:r>
          </w:p>
        </w:tc>
        <w:tc>
          <w:tcPr>
            <w:tcW w:w="4317" w:type="dxa"/>
            <w:vAlign w:val="center"/>
          </w:tcPr>
          <w:p w14:paraId="5DDA8F81" w14:textId="272AB54B" w:rsidR="00E557B1" w:rsidRPr="00FD35A8" w:rsidRDefault="005D0494" w:rsidP="00E557B1">
            <w:pPr>
              <w:pStyle w:val="a0"/>
              <w:spacing w:afterLines="50" w:after="156" w:line="300" w:lineRule="auto"/>
              <w:rPr>
                <w:rFonts w:cs="Times New Roman"/>
                <w:color w:val="000000"/>
              </w:rPr>
            </w:pPr>
            <w:r w:rsidRPr="00FD35A8">
              <w:rPr>
                <w:rFonts w:cs="Times New Roman"/>
                <w:color w:val="000000"/>
              </w:rPr>
              <w:t>24105/D8318N00001</w:t>
            </w:r>
          </w:p>
        </w:tc>
      </w:tr>
      <w:tr w:rsidR="00E557B1" w:rsidRPr="00FD35A8" w14:paraId="166F67C0" w14:textId="77777777" w:rsidTr="00E557B1">
        <w:trPr>
          <w:trHeight w:val="516"/>
          <w:jc w:val="center"/>
        </w:trPr>
        <w:tc>
          <w:tcPr>
            <w:tcW w:w="2880" w:type="dxa"/>
            <w:vAlign w:val="center"/>
          </w:tcPr>
          <w:p w14:paraId="792A6FF3" w14:textId="37EB23F5" w:rsidR="00E557B1" w:rsidRPr="00FD35A8" w:rsidRDefault="00DE420B"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bCs/>
                <w:snapToGrid w:val="0"/>
                <w:color w:val="000000"/>
                <w:sz w:val="24"/>
                <w:szCs w:val="24"/>
              </w:rPr>
              <w:t>Sponsor</w:t>
            </w:r>
          </w:p>
        </w:tc>
        <w:tc>
          <w:tcPr>
            <w:tcW w:w="4317" w:type="dxa"/>
            <w:vAlign w:val="center"/>
          </w:tcPr>
          <w:p w14:paraId="54BDFCDD" w14:textId="7BCABAEA" w:rsidR="002B232C" w:rsidRPr="00FD35A8" w:rsidRDefault="002B232C" w:rsidP="002B232C">
            <w:pPr>
              <w:tabs>
                <w:tab w:val="left" w:pos="8805"/>
              </w:tabs>
              <w:spacing w:afterLines="50" w:after="156" w:line="300" w:lineRule="auto"/>
              <w:rPr>
                <w:rFonts w:ascii="Times New Roman" w:hAnsi="Times New Roman" w:cs="Times New Roman"/>
                <w:color w:val="000000"/>
                <w:sz w:val="24"/>
                <w:szCs w:val="24"/>
              </w:rPr>
            </w:pPr>
            <w:r w:rsidRPr="00FD35A8">
              <w:rPr>
                <w:rFonts w:ascii="Times New Roman" w:hAnsi="Times New Roman" w:cs="Times New Roman"/>
                <w:color w:val="000000"/>
                <w:sz w:val="24"/>
                <w:szCs w:val="24"/>
              </w:rPr>
              <w:t>Gracell Biotechnologies (Shanghai) Co., Ltd.,</w:t>
            </w:r>
            <w:r w:rsidR="00406E55" w:rsidRPr="00FD35A8">
              <w:rPr>
                <w:rFonts w:ascii="Times New Roman" w:hAnsi="Times New Roman" w:cs="Times New Roman"/>
                <w:color w:val="000000"/>
                <w:sz w:val="24"/>
                <w:szCs w:val="24"/>
              </w:rPr>
              <w:t xml:space="preserve"> </w:t>
            </w:r>
            <w:r w:rsidRPr="00FD35A8">
              <w:rPr>
                <w:rFonts w:ascii="Times New Roman" w:hAnsi="Times New Roman" w:cs="Times New Roman"/>
                <w:color w:val="000000"/>
                <w:sz w:val="24"/>
                <w:szCs w:val="24"/>
              </w:rPr>
              <w:t>Suzhou Gracell Biotechnologies Co.,</w:t>
            </w:r>
          </w:p>
          <w:p w14:paraId="6C15ABDE" w14:textId="7E34630C" w:rsidR="00E557B1" w:rsidRPr="00FD35A8" w:rsidRDefault="002B232C" w:rsidP="002B232C">
            <w:pPr>
              <w:tabs>
                <w:tab w:val="left" w:pos="8805"/>
              </w:tabs>
              <w:spacing w:afterLines="50" w:after="156" w:line="300" w:lineRule="auto"/>
              <w:rPr>
                <w:rFonts w:ascii="Times New Roman" w:hAnsi="Times New Roman" w:cs="Times New Roman"/>
                <w:color w:val="000000"/>
                <w:sz w:val="24"/>
                <w:szCs w:val="24"/>
              </w:rPr>
            </w:pPr>
            <w:r w:rsidRPr="00FD35A8">
              <w:rPr>
                <w:rFonts w:ascii="Times New Roman" w:hAnsi="Times New Roman" w:cs="Times New Roman"/>
                <w:color w:val="000000"/>
                <w:sz w:val="24"/>
                <w:szCs w:val="24"/>
              </w:rPr>
              <w:t>Ltd.,</w:t>
            </w:r>
            <w:r w:rsidR="0015642E" w:rsidRPr="00FD35A8">
              <w:rPr>
                <w:rFonts w:ascii="Times New Roman" w:hAnsi="Times New Roman" w:cs="Times New Roman"/>
                <w:color w:val="000000"/>
                <w:sz w:val="24"/>
                <w:szCs w:val="24"/>
              </w:rPr>
              <w:t xml:space="preserve"> </w:t>
            </w:r>
            <w:r w:rsidRPr="00FD35A8">
              <w:rPr>
                <w:rFonts w:ascii="Times New Roman" w:hAnsi="Times New Roman" w:cs="Times New Roman"/>
                <w:color w:val="000000"/>
                <w:sz w:val="24"/>
                <w:szCs w:val="24"/>
              </w:rPr>
              <w:t>AstraZeneca Global R&amp;D (China) Co., Ltd.</w:t>
            </w:r>
          </w:p>
        </w:tc>
      </w:tr>
      <w:tr w:rsidR="00E557B1" w:rsidRPr="00FD35A8" w14:paraId="6AD1334A" w14:textId="77777777" w:rsidTr="00E557B1">
        <w:trPr>
          <w:trHeight w:val="255"/>
          <w:jc w:val="center"/>
        </w:trPr>
        <w:tc>
          <w:tcPr>
            <w:tcW w:w="2880" w:type="dxa"/>
            <w:vAlign w:val="center"/>
          </w:tcPr>
          <w:p w14:paraId="4AEBED37" w14:textId="77777777" w:rsidR="00E557B1" w:rsidRPr="00FD35A8" w:rsidRDefault="00E557B1" w:rsidP="00E557B1">
            <w:pPr>
              <w:spacing w:afterLines="50" w:after="156" w:line="300" w:lineRule="auto"/>
              <w:rPr>
                <w:rFonts w:ascii="Times New Roman" w:hAnsi="Times New Roman" w:cs="Times New Roman"/>
                <w:b/>
                <w:bCs/>
                <w:snapToGrid w:val="0"/>
                <w:color w:val="000000"/>
                <w:sz w:val="24"/>
                <w:szCs w:val="24"/>
              </w:rPr>
            </w:pPr>
            <w:r w:rsidRPr="00FD35A8">
              <w:rPr>
                <w:rFonts w:ascii="Times New Roman" w:hAnsi="Times New Roman" w:cs="Times New Roman"/>
                <w:b/>
                <w:snapToGrid w:val="0"/>
                <w:color w:val="000000"/>
                <w:sz w:val="24"/>
                <w:szCs w:val="24"/>
              </w:rPr>
              <w:t>CRO</w:t>
            </w:r>
          </w:p>
        </w:tc>
        <w:tc>
          <w:tcPr>
            <w:tcW w:w="4317" w:type="dxa"/>
            <w:vAlign w:val="center"/>
          </w:tcPr>
          <w:p w14:paraId="57F84739" w14:textId="2329FECE" w:rsidR="00E557B1" w:rsidRPr="00FD35A8" w:rsidRDefault="006C38B9" w:rsidP="00E557B1">
            <w:pPr>
              <w:tabs>
                <w:tab w:val="left" w:pos="5400"/>
              </w:tabs>
              <w:spacing w:afterLines="50" w:after="156" w:line="300" w:lineRule="auto"/>
              <w:rPr>
                <w:rFonts w:ascii="Times New Roman" w:hAnsi="Times New Roman" w:cs="Times New Roman"/>
                <w:snapToGrid w:val="0"/>
                <w:color w:val="000000"/>
                <w:sz w:val="24"/>
                <w:szCs w:val="24"/>
              </w:rPr>
            </w:pPr>
            <w:r w:rsidRPr="00FD35A8">
              <w:rPr>
                <w:rFonts w:ascii="Times New Roman" w:hAnsi="Times New Roman" w:cs="Times New Roman"/>
                <w:color w:val="000000"/>
                <w:sz w:val="24"/>
                <w:szCs w:val="24"/>
              </w:rPr>
              <w:t>Clinchoice (Shanghai) Co., Ltd</w:t>
            </w:r>
          </w:p>
        </w:tc>
      </w:tr>
      <w:tr w:rsidR="00E557B1" w:rsidRPr="00FD35A8" w14:paraId="3EB4338C" w14:textId="77777777" w:rsidTr="00E557B1">
        <w:trPr>
          <w:trHeight w:val="255"/>
          <w:jc w:val="center"/>
        </w:trPr>
        <w:tc>
          <w:tcPr>
            <w:tcW w:w="2880" w:type="dxa"/>
            <w:vAlign w:val="center"/>
          </w:tcPr>
          <w:p w14:paraId="76A99910" w14:textId="4998A17D" w:rsidR="00E557B1" w:rsidRPr="00FD35A8" w:rsidRDefault="00DE420B" w:rsidP="00E557B1">
            <w:pPr>
              <w:spacing w:afterLines="50" w:after="156" w:line="300" w:lineRule="auto"/>
              <w:rPr>
                <w:rFonts w:ascii="Times New Roman" w:hAnsi="Times New Roman" w:cs="Times New Roman"/>
                <w:b/>
                <w:snapToGrid w:val="0"/>
                <w:color w:val="000000"/>
                <w:sz w:val="24"/>
                <w:szCs w:val="24"/>
              </w:rPr>
            </w:pPr>
            <w:r w:rsidRPr="00FD35A8">
              <w:rPr>
                <w:rFonts w:ascii="Times New Roman" w:hAnsi="Times New Roman" w:cs="Times New Roman"/>
                <w:b/>
                <w:snapToGrid w:val="0"/>
                <w:color w:val="000000"/>
                <w:sz w:val="24"/>
                <w:szCs w:val="24"/>
              </w:rPr>
              <w:t>Version</w:t>
            </w:r>
          </w:p>
        </w:tc>
        <w:tc>
          <w:tcPr>
            <w:tcW w:w="4317" w:type="dxa"/>
            <w:vAlign w:val="center"/>
          </w:tcPr>
          <w:p w14:paraId="6361EC54" w14:textId="0D14AA65" w:rsidR="00E557B1" w:rsidRPr="00FD35A8" w:rsidRDefault="00E557B1" w:rsidP="00E557B1">
            <w:pPr>
              <w:pStyle w:val="a"/>
              <w:spacing w:afterLines="50" w:after="156" w:line="300" w:lineRule="auto"/>
              <w:rPr>
                <w:rFonts w:cs="Times New Roman"/>
                <w:color w:val="000000"/>
              </w:rPr>
            </w:pPr>
            <w:r w:rsidRPr="00FD35A8">
              <w:rPr>
                <w:rFonts w:cs="Times New Roman"/>
                <w:color w:val="000000"/>
              </w:rPr>
              <w:t xml:space="preserve">V </w:t>
            </w:r>
            <w:r w:rsidR="007D1BF9" w:rsidRPr="00FD35A8">
              <w:rPr>
                <w:rFonts w:cs="Times New Roman"/>
                <w:color w:val="000000"/>
              </w:rPr>
              <w:t>0.</w:t>
            </w:r>
            <w:ins w:id="10" w:author="Yali Chen" w:date="2025-12-29T16:40:00Z" w16du:dateUtc="2025-12-29T08:40:00Z">
              <w:r w:rsidR="00EC6FBE">
                <w:rPr>
                  <w:rFonts w:cs="Times New Roman" w:hint="eastAsia"/>
                  <w:color w:val="000000"/>
                </w:rPr>
                <w:t>3</w:t>
              </w:r>
            </w:ins>
            <w:del w:id="11" w:author="Yali Chen" w:date="2025-12-18T09:33:00Z" w16du:dateUtc="2025-12-18T01:33:00Z">
              <w:r w:rsidR="00C02F24" w:rsidRPr="00FD35A8" w:rsidDel="00A33724">
                <w:rPr>
                  <w:rFonts w:cs="Times New Roman"/>
                  <w:color w:val="000000"/>
                </w:rPr>
                <w:delText>1</w:delText>
              </w:r>
            </w:del>
          </w:p>
        </w:tc>
      </w:tr>
      <w:tr w:rsidR="00E557B1" w:rsidRPr="00FD35A8" w14:paraId="61F844D7" w14:textId="77777777" w:rsidTr="00E557B1">
        <w:trPr>
          <w:trHeight w:val="255"/>
          <w:jc w:val="center"/>
        </w:trPr>
        <w:tc>
          <w:tcPr>
            <w:tcW w:w="2880" w:type="dxa"/>
            <w:vAlign w:val="center"/>
          </w:tcPr>
          <w:p w14:paraId="222A6451" w14:textId="788E5F15" w:rsidR="00E557B1" w:rsidRPr="00FD35A8" w:rsidRDefault="00DE420B" w:rsidP="00E557B1">
            <w:pPr>
              <w:spacing w:afterLines="50" w:after="156" w:line="300" w:lineRule="auto"/>
              <w:rPr>
                <w:rFonts w:ascii="Times New Roman" w:hAnsi="Times New Roman" w:cs="Times New Roman"/>
                <w:b/>
                <w:snapToGrid w:val="0"/>
                <w:color w:val="000000"/>
                <w:sz w:val="24"/>
                <w:szCs w:val="24"/>
              </w:rPr>
            </w:pPr>
            <w:r w:rsidRPr="00FD35A8">
              <w:rPr>
                <w:rFonts w:ascii="Times New Roman" w:hAnsi="Times New Roman" w:cs="Times New Roman"/>
                <w:b/>
                <w:snapToGrid w:val="0"/>
                <w:color w:val="000000"/>
                <w:sz w:val="24"/>
                <w:szCs w:val="24"/>
              </w:rPr>
              <w:t>Date</w:t>
            </w:r>
          </w:p>
        </w:tc>
        <w:tc>
          <w:tcPr>
            <w:tcW w:w="4317" w:type="dxa"/>
            <w:vAlign w:val="center"/>
          </w:tcPr>
          <w:p w14:paraId="4F5744D3" w14:textId="28A55D65" w:rsidR="00E557B1" w:rsidRPr="00FD35A8" w:rsidRDefault="00EC6FBE" w:rsidP="00E557B1">
            <w:pPr>
              <w:pStyle w:val="a0"/>
              <w:spacing w:afterLines="50" w:after="156" w:line="300" w:lineRule="auto"/>
              <w:rPr>
                <w:rFonts w:cs="Times New Roman"/>
                <w:color w:val="000000"/>
              </w:rPr>
            </w:pPr>
            <w:ins w:id="12" w:author="Yali Chen" w:date="2025-12-29T16:41:00Z" w16du:dateUtc="2025-12-29T08:41:00Z">
              <w:r>
                <w:rPr>
                  <w:rFonts w:cs="Times New Roman" w:hint="eastAsia"/>
                  <w:color w:val="000000"/>
                </w:rPr>
                <w:t>29</w:t>
              </w:r>
            </w:ins>
            <w:del w:id="13" w:author="Yali Chen" w:date="2025-12-18T09:34:00Z" w16du:dateUtc="2025-12-18T01:34:00Z">
              <w:r w:rsidR="006223F0" w:rsidRPr="00FD35A8" w:rsidDel="00A33724">
                <w:rPr>
                  <w:rFonts w:cs="Times New Roman"/>
                  <w:color w:val="000000"/>
                </w:rPr>
                <w:delText>9</w:delText>
              </w:r>
            </w:del>
            <w:r w:rsidR="006F63DC" w:rsidRPr="00FD35A8">
              <w:rPr>
                <w:rFonts w:cs="Times New Roman"/>
                <w:color w:val="000000"/>
              </w:rPr>
              <w:t xml:space="preserve"> </w:t>
            </w:r>
            <w:r w:rsidR="008364F9" w:rsidRPr="00FD35A8">
              <w:rPr>
                <w:rFonts w:cs="Times New Roman"/>
                <w:color w:val="000000"/>
              </w:rPr>
              <w:t>Dec</w:t>
            </w:r>
            <w:r w:rsidR="008407BD" w:rsidRPr="00FD35A8">
              <w:rPr>
                <w:rFonts w:cs="Times New Roman"/>
                <w:color w:val="000000"/>
              </w:rPr>
              <w:t>, 2025</w:t>
            </w:r>
          </w:p>
        </w:tc>
      </w:tr>
    </w:tbl>
    <w:p w14:paraId="0C75E56B" w14:textId="77777777" w:rsidR="00E557B1" w:rsidRPr="00FD35A8" w:rsidRDefault="00E557B1" w:rsidP="00E557B1">
      <w:pPr>
        <w:spacing w:afterLines="50" w:after="156" w:line="300" w:lineRule="auto"/>
        <w:rPr>
          <w:rFonts w:ascii="Times New Roman" w:hAnsi="Times New Roman" w:cs="Times New Roman"/>
          <w:sz w:val="22"/>
        </w:rPr>
      </w:pPr>
    </w:p>
    <w:p w14:paraId="1136EDE2" w14:textId="77777777" w:rsidR="00E557B1" w:rsidRPr="00FD35A8" w:rsidRDefault="00E557B1">
      <w:pPr>
        <w:widowControl/>
        <w:jc w:val="left"/>
        <w:rPr>
          <w:rFonts w:ascii="Times New Roman" w:hAnsi="Times New Roman" w:cs="Times New Roman"/>
          <w:b/>
          <w:color w:val="5B9BD5" w:themeColor="accent1"/>
          <w:sz w:val="24"/>
        </w:rPr>
        <w:sectPr w:rsidR="00E557B1" w:rsidRPr="00FD35A8" w:rsidSect="00486AB0">
          <w:headerReference w:type="default" r:id="rId16"/>
          <w:pgSz w:w="11907" w:h="16839"/>
          <w:pgMar w:top="1417" w:right="1417" w:bottom="850" w:left="1417" w:header="624" w:footer="992" w:gutter="0"/>
          <w:cols w:space="425"/>
          <w:docGrid w:type="lines" w:linePitch="312"/>
        </w:sectPr>
      </w:pPr>
    </w:p>
    <w:p w14:paraId="2CC85F9C" w14:textId="7C659A55" w:rsidR="00E31919" w:rsidRPr="00FD35A8" w:rsidRDefault="00402EEA" w:rsidP="00E31919">
      <w:pPr>
        <w:widowControl/>
        <w:tabs>
          <w:tab w:val="center" w:pos="4680"/>
          <w:tab w:val="left" w:pos="6915"/>
        </w:tabs>
        <w:spacing w:before="100" w:beforeAutospacing="1" w:after="100" w:afterAutospacing="1"/>
        <w:jc w:val="center"/>
        <w:rPr>
          <w:rFonts w:ascii="Times New Roman" w:hAnsi="Times New Roman" w:cs="Times New Roman"/>
          <w:bCs/>
          <w:color w:val="auto"/>
          <w:sz w:val="28"/>
          <w:szCs w:val="24"/>
          <w:lang w:eastAsia="ja-JP"/>
        </w:rPr>
      </w:pPr>
      <w:r w:rsidRPr="00FD35A8">
        <w:rPr>
          <w:rFonts w:ascii="Times New Roman" w:hAnsi="Times New Roman" w:cs="Times New Roman"/>
          <w:bCs/>
          <w:color w:val="auto"/>
          <w:sz w:val="28"/>
          <w:szCs w:val="24"/>
        </w:rPr>
        <w:lastRenderedPageBreak/>
        <w:t>Contents</w:t>
      </w:r>
    </w:p>
    <w:p w14:paraId="46FF5687" w14:textId="109209B6" w:rsidR="00EC6FBE" w:rsidRDefault="00E31919">
      <w:pPr>
        <w:pStyle w:val="TOC1"/>
        <w:rPr>
          <w:rFonts w:asciiTheme="minorHAnsi" w:eastAsiaTheme="minorEastAsia" w:hAnsiTheme="minorHAnsi"/>
          <w:b w:val="0"/>
          <w:bCs w:val="0"/>
          <w:noProof/>
          <w:color w:val="auto"/>
          <w:sz w:val="22"/>
          <w:szCs w:val="24"/>
          <w14:ligatures w14:val="standardContextual"/>
        </w:rPr>
      </w:pPr>
      <w:r w:rsidRPr="00FD35A8">
        <w:rPr>
          <w:rFonts w:ascii="Times New Roman" w:hAnsi="Times New Roman" w:cs="Times New Roman"/>
          <w:b w:val="0"/>
          <w:color w:val="auto"/>
          <w:szCs w:val="20"/>
          <w:lang w:eastAsia="ja-JP"/>
        </w:rPr>
        <w:fldChar w:fldCharType="begin"/>
      </w:r>
      <w:r w:rsidRPr="00FD35A8">
        <w:rPr>
          <w:rFonts w:ascii="Times New Roman" w:hAnsi="Times New Roman" w:cs="Times New Roman"/>
          <w:b w:val="0"/>
          <w:color w:val="auto"/>
          <w:szCs w:val="20"/>
          <w:lang w:eastAsia="ja-JP"/>
        </w:rPr>
        <w:instrText xml:space="preserve"> TOC \o "1-4" \h \z \u </w:instrText>
      </w:r>
      <w:r w:rsidRPr="00FD35A8">
        <w:rPr>
          <w:rFonts w:ascii="Times New Roman" w:hAnsi="Times New Roman" w:cs="Times New Roman"/>
          <w:b w:val="0"/>
          <w:color w:val="auto"/>
          <w:szCs w:val="20"/>
          <w:lang w:eastAsia="ja-JP"/>
        </w:rPr>
        <w:fldChar w:fldCharType="separate"/>
      </w:r>
      <w:hyperlink w:anchor="_Toc217918905" w:history="1">
        <w:r w:rsidR="00EC6FBE" w:rsidRPr="000178C4">
          <w:rPr>
            <w:rStyle w:val="Hyperlink"/>
            <w:rFonts w:ascii="Times New Roman" w:hAnsi="Times New Roman" w:cs="Times New Roman" w:hint="eastAsia"/>
            <w:caps/>
            <w:noProof/>
          </w:rPr>
          <w:t>Data Sharing</w:t>
        </w:r>
        <w:r w:rsidR="00EC6FBE">
          <w:rPr>
            <w:rFonts w:hint="eastAsia"/>
            <w:noProof/>
            <w:webHidden/>
          </w:rPr>
          <w:tab/>
        </w:r>
        <w:r w:rsidR="00EC6FBE">
          <w:rPr>
            <w:rFonts w:hint="eastAsia"/>
            <w:noProof/>
            <w:webHidden/>
          </w:rPr>
          <w:fldChar w:fldCharType="begin"/>
        </w:r>
        <w:r w:rsidR="00EC6FBE">
          <w:rPr>
            <w:rFonts w:hint="eastAsia"/>
            <w:noProof/>
            <w:webHidden/>
          </w:rPr>
          <w:instrText xml:space="preserve"> </w:instrText>
        </w:r>
        <w:r w:rsidR="00EC6FBE">
          <w:rPr>
            <w:noProof/>
            <w:webHidden/>
          </w:rPr>
          <w:instrText>PAGEREF _Toc217918905 \h</w:instrText>
        </w:r>
        <w:r w:rsidR="00EC6FBE">
          <w:rPr>
            <w:rFonts w:hint="eastAsia"/>
            <w:noProof/>
            <w:webHidden/>
          </w:rPr>
          <w:instrText xml:space="preserve"> </w:instrText>
        </w:r>
        <w:r w:rsidR="00EC6FBE">
          <w:rPr>
            <w:rFonts w:hint="eastAsia"/>
            <w:noProof/>
            <w:webHidden/>
          </w:rPr>
        </w:r>
        <w:r w:rsidR="00EC6FBE">
          <w:rPr>
            <w:rFonts w:hint="eastAsia"/>
            <w:noProof/>
            <w:webHidden/>
          </w:rPr>
          <w:fldChar w:fldCharType="separate"/>
        </w:r>
        <w:r w:rsidR="00EC6FBE">
          <w:rPr>
            <w:rFonts w:hint="eastAsia"/>
            <w:noProof/>
            <w:webHidden/>
          </w:rPr>
          <w:t>4</w:t>
        </w:r>
        <w:r w:rsidR="00EC6FBE">
          <w:rPr>
            <w:rFonts w:hint="eastAsia"/>
            <w:noProof/>
            <w:webHidden/>
          </w:rPr>
          <w:fldChar w:fldCharType="end"/>
        </w:r>
      </w:hyperlink>
    </w:p>
    <w:p w14:paraId="4CA75C79" w14:textId="7431C4C4"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06" w:history="1">
        <w:r w:rsidRPr="000178C4">
          <w:rPr>
            <w:rStyle w:val="Hyperlink"/>
            <w:rFonts w:hint="eastAsia"/>
          </w:rPr>
          <w:t xml:space="preserve">14.1 </w:t>
        </w:r>
        <w:r w:rsidRPr="000178C4">
          <w:rPr>
            <w:rStyle w:val="Hyperlink"/>
            <w:rFonts w:eastAsia="等线" w:hint="eastAsia"/>
          </w:rPr>
          <w:t>General Information</w:t>
        </w:r>
        <w:r>
          <w:rPr>
            <w:rFonts w:hint="eastAsia"/>
            <w:webHidden/>
          </w:rPr>
          <w:tab/>
        </w:r>
        <w:r>
          <w:rPr>
            <w:rFonts w:hint="eastAsia"/>
            <w:webHidden/>
          </w:rPr>
          <w:fldChar w:fldCharType="begin"/>
        </w:r>
        <w:r>
          <w:rPr>
            <w:rFonts w:hint="eastAsia"/>
            <w:webHidden/>
          </w:rPr>
          <w:instrText xml:space="preserve"> </w:instrText>
        </w:r>
        <w:r>
          <w:rPr>
            <w:webHidden/>
          </w:rPr>
          <w:instrText>PAGEREF _Toc217918906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4B936938" w14:textId="744B7D9A"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7" w:history="1">
        <w:r w:rsidRPr="000178C4">
          <w:rPr>
            <w:rStyle w:val="Hyperlink"/>
            <w:rFonts w:hint="eastAsia"/>
            <w:bCs/>
          </w:rPr>
          <w:t>Listing 14.1.1 CAR-T Treatment Summary (Enrolled Subjects)</w:t>
        </w:r>
        <w:r>
          <w:rPr>
            <w:rFonts w:hint="eastAsia"/>
            <w:webHidden/>
          </w:rPr>
          <w:tab/>
        </w:r>
        <w:r>
          <w:rPr>
            <w:rFonts w:hint="eastAsia"/>
            <w:webHidden/>
          </w:rPr>
          <w:fldChar w:fldCharType="begin"/>
        </w:r>
        <w:r>
          <w:rPr>
            <w:rFonts w:hint="eastAsia"/>
            <w:webHidden/>
          </w:rPr>
          <w:instrText xml:space="preserve"> </w:instrText>
        </w:r>
        <w:r>
          <w:rPr>
            <w:webHidden/>
          </w:rPr>
          <w:instrText>PAGEREF _Toc217918907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71386C52" w14:textId="1B83BCD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8" w:history="1">
        <w:r w:rsidRPr="000178C4">
          <w:rPr>
            <w:rStyle w:val="Hyperlink"/>
            <w:rFonts w:hint="eastAsia"/>
            <w:bCs/>
          </w:rPr>
          <w:t>Listing 14.1.2.1 Baseline Characteristics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_Toc217918908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1CA083F9" w14:textId="7039557D"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09" w:history="1">
        <w:r w:rsidRPr="000178C4">
          <w:rPr>
            <w:rStyle w:val="Hyperlink"/>
            <w:rFonts w:hint="eastAsia"/>
            <w:bCs/>
          </w:rPr>
          <w:t>Listing 14.1.2.2 Baseline Characteristics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_Toc217918909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54F39670" w14:textId="0693EBD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0" w:history="1">
        <w:r w:rsidRPr="000178C4">
          <w:rPr>
            <w:rStyle w:val="Hyperlink"/>
            <w:rFonts w:hint="eastAsia"/>
            <w:bCs/>
          </w:rPr>
          <w:t xml:space="preserve">Listing 14.1.3.2 </w:t>
        </w:r>
        <w:r w:rsidRPr="000178C4">
          <w:rPr>
            <w:rStyle w:val="Hyperlink"/>
            <w:rFonts w:hint="eastAsia"/>
          </w:rPr>
          <w:t>Baseline Lab Values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_Toc217918910 \h</w:instrText>
        </w:r>
        <w:r>
          <w:rPr>
            <w:rFonts w:hint="eastAsia"/>
            <w:webHidden/>
          </w:rPr>
          <w:instrText xml:space="preserve"> </w:instrText>
        </w:r>
        <w:r>
          <w:rPr>
            <w:rFonts w:hint="eastAsia"/>
            <w:webHidden/>
          </w:rPr>
        </w:r>
        <w:r>
          <w:rPr>
            <w:rFonts w:hint="eastAsia"/>
            <w:webHidden/>
          </w:rPr>
          <w:fldChar w:fldCharType="separate"/>
        </w:r>
        <w:r>
          <w:rPr>
            <w:webHidden/>
          </w:rPr>
          <w:t>10</w:t>
        </w:r>
        <w:r>
          <w:rPr>
            <w:rFonts w:hint="eastAsia"/>
            <w:webHidden/>
          </w:rPr>
          <w:fldChar w:fldCharType="end"/>
        </w:r>
      </w:hyperlink>
    </w:p>
    <w:p w14:paraId="1FDF1C42" w14:textId="4161B784"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1" w:history="1">
        <w:r w:rsidRPr="000178C4">
          <w:rPr>
            <w:rStyle w:val="Hyperlink"/>
            <w:rFonts w:hint="eastAsia"/>
            <w:bCs/>
          </w:rPr>
          <w:t xml:space="preserve">Listing 14.1.4.1 </w:t>
        </w:r>
        <w:r w:rsidRPr="000178C4">
          <w:rPr>
            <w:rStyle w:val="Hyperlink"/>
            <w:rFonts w:hint="eastAsia"/>
          </w:rPr>
          <w:t>Disease Related Treatment Prior to Apheresis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_Toc217918911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4D4BD416" w14:textId="4EEDBE5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2" w:history="1">
        <w:r w:rsidRPr="000178C4">
          <w:rPr>
            <w:rStyle w:val="Hyperlink"/>
            <w:rFonts w:hint="eastAsia"/>
            <w:bCs/>
          </w:rPr>
          <w:t xml:space="preserve">Listing 14.1.4.2 </w:t>
        </w:r>
        <w:r w:rsidRPr="000178C4">
          <w:rPr>
            <w:rStyle w:val="Hyperlink"/>
            <w:rFonts w:hint="eastAsia"/>
          </w:rPr>
          <w:t>Disease Related Treatment Prior to Apheresis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_Toc217918912 \h</w:instrText>
        </w:r>
        <w:r>
          <w:rPr>
            <w:rFonts w:hint="eastAsia"/>
            <w:webHidden/>
          </w:rPr>
          <w:instrText xml:space="preserve"> </w:instrText>
        </w:r>
        <w:r>
          <w:rPr>
            <w:rFonts w:hint="eastAsia"/>
            <w:webHidden/>
          </w:rPr>
        </w:r>
        <w:r>
          <w:rPr>
            <w:rFonts w:hint="eastAsia"/>
            <w:webHidden/>
          </w:rPr>
          <w:fldChar w:fldCharType="separate"/>
        </w:r>
        <w:r>
          <w:rPr>
            <w:webHidden/>
          </w:rPr>
          <w:t>14</w:t>
        </w:r>
        <w:r>
          <w:rPr>
            <w:rFonts w:hint="eastAsia"/>
            <w:webHidden/>
          </w:rPr>
          <w:fldChar w:fldCharType="end"/>
        </w:r>
      </w:hyperlink>
    </w:p>
    <w:p w14:paraId="71142E19" w14:textId="35A4A2B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3" w:history="1">
        <w:r w:rsidRPr="000178C4">
          <w:rPr>
            <w:rStyle w:val="Hyperlink"/>
            <w:rFonts w:hint="eastAsia"/>
            <w:bCs/>
          </w:rPr>
          <w:t xml:space="preserve">Listing 14.1.5.1 </w:t>
        </w:r>
        <w:r w:rsidRPr="000178C4">
          <w:rPr>
            <w:rStyle w:val="Hyperlink"/>
            <w:rFonts w:hint="eastAsia"/>
          </w:rPr>
          <w:t>Bridging Therapy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_Toc217918913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2E397AAE" w14:textId="7DE15A17"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4" w:history="1">
        <w:r w:rsidRPr="000178C4">
          <w:rPr>
            <w:rStyle w:val="Hyperlink"/>
            <w:rFonts w:hint="eastAsia"/>
            <w:bCs/>
          </w:rPr>
          <w:t xml:space="preserve">Listing 14.1.5.2 </w:t>
        </w:r>
        <w:r w:rsidRPr="000178C4">
          <w:rPr>
            <w:rStyle w:val="Hyperlink"/>
            <w:rFonts w:hint="eastAsia"/>
          </w:rPr>
          <w:t>Bridging Therapy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_Toc217918914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6E2439F4" w14:textId="3DFBC197"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15" w:history="1">
        <w:r w:rsidRPr="000178C4">
          <w:rPr>
            <w:rStyle w:val="Hyperlink"/>
            <w:rFonts w:hint="eastAsia"/>
          </w:rPr>
          <w:t>14.2 Efficacy Overviews</w:t>
        </w:r>
        <w:r>
          <w:rPr>
            <w:rFonts w:hint="eastAsia"/>
            <w:webHidden/>
          </w:rPr>
          <w:tab/>
        </w:r>
        <w:r>
          <w:rPr>
            <w:rFonts w:hint="eastAsia"/>
            <w:webHidden/>
          </w:rPr>
          <w:fldChar w:fldCharType="begin"/>
        </w:r>
        <w:r>
          <w:rPr>
            <w:rFonts w:hint="eastAsia"/>
            <w:webHidden/>
          </w:rPr>
          <w:instrText xml:space="preserve"> </w:instrText>
        </w:r>
        <w:r>
          <w:rPr>
            <w:webHidden/>
          </w:rPr>
          <w:instrText>PAGEREF _Toc217918915 \h</w:instrText>
        </w:r>
        <w:r>
          <w:rPr>
            <w:rFonts w:hint="eastAsia"/>
            <w:webHidden/>
          </w:rPr>
          <w:instrText xml:space="preserve"> </w:instrText>
        </w:r>
        <w:r>
          <w:rPr>
            <w:rFonts w:hint="eastAsia"/>
            <w:webHidden/>
          </w:rPr>
        </w:r>
        <w:r>
          <w:rPr>
            <w:rFonts w:hint="eastAsia"/>
            <w:webHidden/>
          </w:rPr>
          <w:fldChar w:fldCharType="separate"/>
        </w:r>
        <w:r>
          <w:rPr>
            <w:webHidden/>
          </w:rPr>
          <w:t>17</w:t>
        </w:r>
        <w:r>
          <w:rPr>
            <w:rFonts w:hint="eastAsia"/>
            <w:webHidden/>
          </w:rPr>
          <w:fldChar w:fldCharType="end"/>
        </w:r>
      </w:hyperlink>
    </w:p>
    <w:p w14:paraId="7ED0302F" w14:textId="430EF0AC"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6" w:history="1">
        <w:r w:rsidRPr="000178C4">
          <w:rPr>
            <w:rStyle w:val="Hyperlink"/>
            <w:rFonts w:hint="eastAsia"/>
            <w:bCs/>
          </w:rPr>
          <w:t>Figure 14.2.1 Line Plot of PhGA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_Toc217918916 \h</w:instrText>
        </w:r>
        <w:r>
          <w:rPr>
            <w:rFonts w:hint="eastAsia"/>
            <w:webHidden/>
          </w:rPr>
          <w:instrText xml:space="preserve"> </w:instrText>
        </w:r>
        <w:r>
          <w:rPr>
            <w:rFonts w:hint="eastAsia"/>
            <w:webHidden/>
          </w:rPr>
        </w:r>
        <w:r>
          <w:rPr>
            <w:rFonts w:hint="eastAsia"/>
            <w:webHidden/>
          </w:rPr>
          <w:fldChar w:fldCharType="separate"/>
        </w:r>
        <w:r>
          <w:rPr>
            <w:webHidden/>
          </w:rPr>
          <w:t>18</w:t>
        </w:r>
        <w:r>
          <w:rPr>
            <w:rFonts w:hint="eastAsia"/>
            <w:webHidden/>
          </w:rPr>
          <w:fldChar w:fldCharType="end"/>
        </w:r>
      </w:hyperlink>
    </w:p>
    <w:p w14:paraId="13D586AB" w14:textId="709B1F8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7" w:history="1">
        <w:r w:rsidRPr="000178C4">
          <w:rPr>
            <w:rStyle w:val="Hyperlink"/>
            <w:rFonts w:hint="eastAsia"/>
            <w:bCs/>
          </w:rPr>
          <w:t>Figure 14.2.2 Line Plot of PtGA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_Toc217918917 \h</w:instrText>
        </w:r>
        <w:r>
          <w:rPr>
            <w:rFonts w:hint="eastAsia"/>
            <w:webHidden/>
          </w:rPr>
          <w:instrText xml:space="preserve"> </w:instrText>
        </w:r>
        <w:r>
          <w:rPr>
            <w:rFonts w:hint="eastAsia"/>
            <w:webHidden/>
          </w:rPr>
        </w:r>
        <w:r>
          <w:rPr>
            <w:rFonts w:hint="eastAsia"/>
            <w:webHidden/>
          </w:rPr>
          <w:fldChar w:fldCharType="separate"/>
        </w:r>
        <w:r>
          <w:rPr>
            <w:webHidden/>
          </w:rPr>
          <w:t>19</w:t>
        </w:r>
        <w:r>
          <w:rPr>
            <w:rFonts w:hint="eastAsia"/>
            <w:webHidden/>
          </w:rPr>
          <w:fldChar w:fldCharType="end"/>
        </w:r>
      </w:hyperlink>
    </w:p>
    <w:p w14:paraId="019C10E3" w14:textId="77C0EFCD"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8" w:history="1">
        <w:r w:rsidRPr="000178C4">
          <w:rPr>
            <w:rStyle w:val="Hyperlink"/>
            <w:rFonts w:hint="eastAsia"/>
            <w:bCs/>
          </w:rPr>
          <w:t>Figure 14.2.3 Line Plot of MMT-8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_Toc217918918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5B4081DF" w14:textId="3CA97BC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19" w:history="1">
        <w:r w:rsidRPr="000178C4">
          <w:rPr>
            <w:rStyle w:val="Hyperlink"/>
            <w:rFonts w:hint="eastAsia"/>
            <w:bCs/>
          </w:rPr>
          <w:t>Figure 14.2.4 Line Plot of MDAAT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_Toc217918919 \h</w:instrText>
        </w:r>
        <w:r>
          <w:rPr>
            <w:rFonts w:hint="eastAsia"/>
            <w:webHidden/>
          </w:rPr>
          <w:instrText xml:space="preserve"> </w:instrText>
        </w:r>
        <w:r>
          <w:rPr>
            <w:rFonts w:hint="eastAsia"/>
            <w:webHidden/>
          </w:rPr>
        </w:r>
        <w:r>
          <w:rPr>
            <w:rFonts w:hint="eastAsia"/>
            <w:webHidden/>
          </w:rPr>
          <w:fldChar w:fldCharType="separate"/>
        </w:r>
        <w:r>
          <w:rPr>
            <w:webHidden/>
          </w:rPr>
          <w:t>21</w:t>
        </w:r>
        <w:r>
          <w:rPr>
            <w:rFonts w:hint="eastAsia"/>
            <w:webHidden/>
          </w:rPr>
          <w:fldChar w:fldCharType="end"/>
        </w:r>
      </w:hyperlink>
    </w:p>
    <w:p w14:paraId="54C324B3" w14:textId="79A9F28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0" w:history="1">
        <w:r w:rsidRPr="000178C4">
          <w:rPr>
            <w:rStyle w:val="Hyperlink"/>
            <w:rFonts w:hint="eastAsia"/>
            <w:bCs/>
          </w:rPr>
          <w:t>Figure 14.2.5 Line Plot of CDASI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_Toc217918920 \h</w:instrText>
        </w:r>
        <w:r>
          <w:rPr>
            <w:rFonts w:hint="eastAsia"/>
            <w:webHidden/>
          </w:rPr>
          <w:instrText xml:space="preserve"> </w:instrText>
        </w:r>
        <w:r>
          <w:rPr>
            <w:rFonts w:hint="eastAsia"/>
            <w:webHidden/>
          </w:rPr>
        </w:r>
        <w:r>
          <w:rPr>
            <w:rFonts w:hint="eastAsia"/>
            <w:webHidden/>
          </w:rPr>
          <w:fldChar w:fldCharType="separate"/>
        </w:r>
        <w:r>
          <w:rPr>
            <w:webHidden/>
          </w:rPr>
          <w:t>22</w:t>
        </w:r>
        <w:r>
          <w:rPr>
            <w:rFonts w:hint="eastAsia"/>
            <w:webHidden/>
          </w:rPr>
          <w:fldChar w:fldCharType="end"/>
        </w:r>
      </w:hyperlink>
    </w:p>
    <w:p w14:paraId="5D63C06A" w14:textId="5A4119B3"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1" w:history="1">
        <w:r w:rsidRPr="000178C4">
          <w:rPr>
            <w:rStyle w:val="Hyperlink"/>
            <w:rFonts w:hint="eastAsia"/>
            <w:bCs/>
          </w:rPr>
          <w:t>Figure 14.2.6 Line Plot of MDI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_Toc217918921 \h</w:instrText>
        </w:r>
        <w:r>
          <w:rPr>
            <w:rFonts w:hint="eastAsia"/>
            <w:webHidden/>
          </w:rPr>
          <w:instrText xml:space="preserve"> </w:instrText>
        </w:r>
        <w:r>
          <w:rPr>
            <w:rFonts w:hint="eastAsia"/>
            <w:webHidden/>
          </w:rPr>
        </w:r>
        <w:r>
          <w:rPr>
            <w:rFonts w:hint="eastAsia"/>
            <w:webHidden/>
          </w:rPr>
          <w:fldChar w:fldCharType="separate"/>
        </w:r>
        <w:r>
          <w:rPr>
            <w:webHidden/>
          </w:rPr>
          <w:t>23</w:t>
        </w:r>
        <w:r>
          <w:rPr>
            <w:rFonts w:hint="eastAsia"/>
            <w:webHidden/>
          </w:rPr>
          <w:fldChar w:fldCharType="end"/>
        </w:r>
      </w:hyperlink>
    </w:p>
    <w:p w14:paraId="56D99718" w14:textId="73E722D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2" w:history="1">
        <w:r w:rsidRPr="000178C4">
          <w:rPr>
            <w:rStyle w:val="Hyperlink"/>
            <w:rFonts w:hint="eastAsia"/>
            <w:bCs/>
          </w:rPr>
          <w:t>Figure 14.2.7 Line Plot of CK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_Toc217918922 \h</w:instrText>
        </w:r>
        <w:r>
          <w:rPr>
            <w:rFonts w:hint="eastAsia"/>
            <w:webHidden/>
          </w:rPr>
          <w:instrText xml:space="preserve"> </w:instrText>
        </w:r>
        <w:r>
          <w:rPr>
            <w:rFonts w:hint="eastAsia"/>
            <w:webHidden/>
          </w:rPr>
        </w:r>
        <w:r>
          <w:rPr>
            <w:rFonts w:hint="eastAsia"/>
            <w:webHidden/>
          </w:rPr>
          <w:fldChar w:fldCharType="separate"/>
        </w:r>
        <w:r>
          <w:rPr>
            <w:webHidden/>
          </w:rPr>
          <w:t>24</w:t>
        </w:r>
        <w:r>
          <w:rPr>
            <w:rFonts w:hint="eastAsia"/>
            <w:webHidden/>
          </w:rPr>
          <w:fldChar w:fldCharType="end"/>
        </w:r>
      </w:hyperlink>
    </w:p>
    <w:p w14:paraId="748665D5" w14:textId="14F8F0FA"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3" w:history="1">
        <w:r w:rsidRPr="000178C4">
          <w:rPr>
            <w:rStyle w:val="Hyperlink"/>
            <w:rFonts w:hint="eastAsia"/>
            <w:bCs/>
          </w:rPr>
          <w:t>Figure 14.2.8 Line Plot of FVC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_Toc217918923 \h</w:instrText>
        </w:r>
        <w:r>
          <w:rPr>
            <w:rFonts w:hint="eastAsia"/>
            <w:webHidden/>
          </w:rPr>
          <w:instrText xml:space="preserve"> </w:instrText>
        </w:r>
        <w:r>
          <w:rPr>
            <w:rFonts w:hint="eastAsia"/>
            <w:webHidden/>
          </w:rPr>
        </w:r>
        <w:r>
          <w:rPr>
            <w:rFonts w:hint="eastAsia"/>
            <w:webHidden/>
          </w:rPr>
          <w:fldChar w:fldCharType="separate"/>
        </w:r>
        <w:r>
          <w:rPr>
            <w:webHidden/>
          </w:rPr>
          <w:t>25</w:t>
        </w:r>
        <w:r>
          <w:rPr>
            <w:rFonts w:hint="eastAsia"/>
            <w:webHidden/>
          </w:rPr>
          <w:fldChar w:fldCharType="end"/>
        </w:r>
      </w:hyperlink>
    </w:p>
    <w:p w14:paraId="62FD8EB8" w14:textId="4065797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4" w:history="1">
        <w:r w:rsidRPr="000178C4">
          <w:rPr>
            <w:rStyle w:val="Hyperlink"/>
            <w:rFonts w:hint="eastAsia"/>
            <w:bCs/>
          </w:rPr>
          <w:t>Figure 14.2.9 Line Plot of ppFVC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_Toc217918924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345909E0" w14:textId="2488E4C8"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5" w:history="1">
        <w:r w:rsidRPr="000178C4">
          <w:rPr>
            <w:rStyle w:val="Hyperlink"/>
            <w:rFonts w:hint="eastAsia"/>
            <w:bCs/>
          </w:rPr>
          <w:t>Figure 14.2.10 Line Plot of TIS Overtime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_Toc217918925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56DCB8D4" w14:textId="2F92545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6" w:history="1">
        <w:r w:rsidRPr="000178C4">
          <w:rPr>
            <w:rStyle w:val="Hyperlink"/>
            <w:rFonts w:hint="eastAsia"/>
            <w:bCs/>
          </w:rPr>
          <w:t>Figure 14.2.11 Line Plot of mRSS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_Toc217918926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6CAB90C7" w14:textId="6CB75069"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7" w:history="1">
        <w:r w:rsidRPr="000178C4">
          <w:rPr>
            <w:rStyle w:val="Hyperlink"/>
            <w:rFonts w:hint="eastAsia"/>
            <w:bCs/>
          </w:rPr>
          <w:t>Figure 14.2.12 Line Plot of FVC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_Toc217918927 \h</w:instrText>
        </w:r>
        <w:r>
          <w:rPr>
            <w:rFonts w:hint="eastAsia"/>
            <w:webHidden/>
          </w:rPr>
          <w:instrText xml:space="preserve"> </w:instrText>
        </w:r>
        <w:r>
          <w:rPr>
            <w:rFonts w:hint="eastAsia"/>
            <w:webHidden/>
          </w:rPr>
        </w:r>
        <w:r>
          <w:rPr>
            <w:rFonts w:hint="eastAsia"/>
            <w:webHidden/>
          </w:rPr>
          <w:fldChar w:fldCharType="separate"/>
        </w:r>
        <w:r>
          <w:rPr>
            <w:webHidden/>
          </w:rPr>
          <w:t>29</w:t>
        </w:r>
        <w:r>
          <w:rPr>
            <w:rFonts w:hint="eastAsia"/>
            <w:webHidden/>
          </w:rPr>
          <w:fldChar w:fldCharType="end"/>
        </w:r>
      </w:hyperlink>
    </w:p>
    <w:p w14:paraId="0CDE147D" w14:textId="17C702C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8" w:history="1">
        <w:r w:rsidRPr="000178C4">
          <w:rPr>
            <w:rStyle w:val="Hyperlink"/>
            <w:rFonts w:hint="eastAsia"/>
            <w:bCs/>
          </w:rPr>
          <w:t>Figure 14.2.13 Line Plot of DL</w:t>
        </w:r>
        <w:r w:rsidRPr="000178C4">
          <w:rPr>
            <w:rStyle w:val="Hyperlink"/>
            <w:rFonts w:hint="eastAsia"/>
            <w:bCs/>
            <w:vertAlign w:val="subscript"/>
          </w:rPr>
          <w:t>CO</w:t>
        </w:r>
        <w:r w:rsidRPr="000178C4">
          <w:rPr>
            <w:rStyle w:val="Hyperlink"/>
            <w:rFonts w:hint="eastAsia"/>
            <w:bCs/>
          </w:rPr>
          <w:t xml:space="preserve">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_Toc217918928 \h</w:instrText>
        </w:r>
        <w:r>
          <w:rPr>
            <w:rFonts w:hint="eastAsia"/>
            <w:webHidden/>
          </w:rPr>
          <w:instrText xml:space="preserve"> </w:instrText>
        </w:r>
        <w:r>
          <w:rPr>
            <w:rFonts w:hint="eastAsia"/>
            <w:webHidden/>
          </w:rPr>
        </w:r>
        <w:r>
          <w:rPr>
            <w:rFonts w:hint="eastAsia"/>
            <w:webHidden/>
          </w:rPr>
          <w:fldChar w:fldCharType="separate"/>
        </w:r>
        <w:r>
          <w:rPr>
            <w:webHidden/>
          </w:rPr>
          <w:t>30</w:t>
        </w:r>
        <w:r>
          <w:rPr>
            <w:rFonts w:hint="eastAsia"/>
            <w:webHidden/>
          </w:rPr>
          <w:fldChar w:fldCharType="end"/>
        </w:r>
      </w:hyperlink>
    </w:p>
    <w:p w14:paraId="3EC4ABFE" w14:textId="0BFC5511"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29" w:history="1">
        <w:r w:rsidRPr="000178C4">
          <w:rPr>
            <w:rStyle w:val="Hyperlink"/>
            <w:rFonts w:hint="eastAsia"/>
            <w:bCs/>
          </w:rPr>
          <w:t>Figure 14.2.14 Line Plot of ppFVC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_Toc217918929 \h</w:instrText>
        </w:r>
        <w:r>
          <w:rPr>
            <w:rFonts w:hint="eastAsia"/>
            <w:webHidden/>
          </w:rPr>
          <w:instrText xml:space="preserve"> </w:instrText>
        </w:r>
        <w:r>
          <w:rPr>
            <w:rFonts w:hint="eastAsia"/>
            <w:webHidden/>
          </w:rPr>
        </w:r>
        <w:r>
          <w:rPr>
            <w:rFonts w:hint="eastAsia"/>
            <w:webHidden/>
          </w:rPr>
          <w:fldChar w:fldCharType="separate"/>
        </w:r>
        <w:r>
          <w:rPr>
            <w:webHidden/>
          </w:rPr>
          <w:t>31</w:t>
        </w:r>
        <w:r>
          <w:rPr>
            <w:rFonts w:hint="eastAsia"/>
            <w:webHidden/>
          </w:rPr>
          <w:fldChar w:fldCharType="end"/>
        </w:r>
      </w:hyperlink>
    </w:p>
    <w:p w14:paraId="1A070C0A" w14:textId="54423D4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0" w:history="1">
        <w:r w:rsidRPr="000178C4">
          <w:rPr>
            <w:rStyle w:val="Hyperlink"/>
            <w:rFonts w:hint="eastAsia"/>
            <w:bCs/>
          </w:rPr>
          <w:t>Figure 14.2.15 Line Plot of PhGA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_Toc217918930 \h</w:instrText>
        </w:r>
        <w:r>
          <w:rPr>
            <w:rFonts w:hint="eastAsia"/>
            <w:webHidden/>
          </w:rPr>
          <w:instrText xml:space="preserve"> </w:instrText>
        </w:r>
        <w:r>
          <w:rPr>
            <w:rFonts w:hint="eastAsia"/>
            <w:webHidden/>
          </w:rPr>
        </w:r>
        <w:r>
          <w:rPr>
            <w:rFonts w:hint="eastAsia"/>
            <w:webHidden/>
          </w:rPr>
          <w:fldChar w:fldCharType="separate"/>
        </w:r>
        <w:r>
          <w:rPr>
            <w:webHidden/>
          </w:rPr>
          <w:t>32</w:t>
        </w:r>
        <w:r>
          <w:rPr>
            <w:rFonts w:hint="eastAsia"/>
            <w:webHidden/>
          </w:rPr>
          <w:fldChar w:fldCharType="end"/>
        </w:r>
      </w:hyperlink>
    </w:p>
    <w:p w14:paraId="1B658A2A" w14:textId="325AD13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1" w:history="1">
        <w:r w:rsidRPr="000178C4">
          <w:rPr>
            <w:rStyle w:val="Hyperlink"/>
            <w:rFonts w:hint="eastAsia"/>
            <w:bCs/>
          </w:rPr>
          <w:t>Figure 14.2.16 Line Plot of PtGA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_Toc217918931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21723F62" w14:textId="3CEB730F"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2" w:history="1">
        <w:r w:rsidRPr="000178C4">
          <w:rPr>
            <w:rStyle w:val="Hyperlink"/>
            <w:rFonts w:hint="eastAsia"/>
            <w:bCs/>
          </w:rPr>
          <w:t>Figure 14.2.17 Line Plot of HAQ-DI Overtime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_Toc217918932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36F64913" w14:textId="1F8A9109"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3" w:history="1">
        <w:r w:rsidRPr="000178C4">
          <w:rPr>
            <w:rStyle w:val="Hyperlink"/>
            <w:rFonts w:hint="eastAsia"/>
            <w:bCs/>
          </w:rPr>
          <w:t xml:space="preserve">Listing 14.2.1 </w:t>
        </w:r>
        <w:r w:rsidRPr="000178C4">
          <w:rPr>
            <w:rStyle w:val="Hyperlink"/>
            <w:rFonts w:hint="eastAsia"/>
          </w:rPr>
          <w:t>Individual Efficacy Response Data (&lt;&lt;IIM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_Toc217918933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215E39C4" w14:textId="48685D94"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4" w:history="1">
        <w:r w:rsidRPr="000178C4">
          <w:rPr>
            <w:rStyle w:val="Hyperlink"/>
            <w:rFonts w:hint="eastAsia"/>
            <w:bCs/>
          </w:rPr>
          <w:t xml:space="preserve">Listing 14.2.2 </w:t>
        </w:r>
        <w:r w:rsidRPr="000178C4">
          <w:rPr>
            <w:rStyle w:val="Hyperlink"/>
            <w:rFonts w:hint="eastAsia"/>
          </w:rPr>
          <w:t>Individual Efficacy Response Data (&lt;&lt;SSc Cohort&gt;&gt; Full Analysis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_Toc217918934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36DAE234" w14:textId="759B23CB"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35" w:history="1">
        <w:r w:rsidRPr="000178C4">
          <w:rPr>
            <w:rStyle w:val="Hyperlink"/>
            <w:rFonts w:hint="eastAsia"/>
          </w:rPr>
          <w:t>14.3 Safety Overviews</w:t>
        </w:r>
        <w:r>
          <w:rPr>
            <w:rFonts w:hint="eastAsia"/>
            <w:webHidden/>
          </w:rPr>
          <w:tab/>
        </w:r>
        <w:r>
          <w:rPr>
            <w:rFonts w:hint="eastAsia"/>
            <w:webHidden/>
          </w:rPr>
          <w:fldChar w:fldCharType="begin"/>
        </w:r>
        <w:r>
          <w:rPr>
            <w:rFonts w:hint="eastAsia"/>
            <w:webHidden/>
          </w:rPr>
          <w:instrText xml:space="preserve"> </w:instrText>
        </w:r>
        <w:r>
          <w:rPr>
            <w:webHidden/>
          </w:rPr>
          <w:instrText>PAGEREF _Toc217918935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0624C21B" w14:textId="67EBFC8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6" w:history="1">
        <w:r w:rsidRPr="000178C4">
          <w:rPr>
            <w:rStyle w:val="Hyperlink"/>
            <w:rFonts w:hint="eastAsia"/>
            <w:bCs/>
          </w:rPr>
          <w:t>Table 14.3.1 Overall Summary of Adverse Events - &lt;&lt;After Cell Infusion&gt;&gt;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_Toc217918936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4B3737C9" w14:textId="4E2DC801"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7" w:history="1">
        <w:r w:rsidRPr="000178C4">
          <w:rPr>
            <w:rStyle w:val="Hyperlink"/>
            <w:rFonts w:hint="eastAsia"/>
            <w:bCs/>
          </w:rPr>
          <w:t>Table 14.3.2 Adverse Events by System Organ Class and Preferred Term - &lt;&lt;After Cell Infusion&gt;&gt;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_Toc217918937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2063F9C8" w14:textId="45366FBE"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8" w:history="1">
        <w:r w:rsidRPr="000178C4">
          <w:rPr>
            <w:rStyle w:val="Hyperlink"/>
            <w:rFonts w:hint="eastAsia"/>
            <w:bCs/>
          </w:rPr>
          <w:t>Listing 14.3.1 Adverse Events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_Toc217918938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36722661" w14:textId="72499542"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39" w:history="1">
        <w:r w:rsidRPr="000178C4">
          <w:rPr>
            <w:rStyle w:val="Hyperlink"/>
            <w:rFonts w:hint="eastAsia"/>
            <w:bCs/>
          </w:rPr>
          <w:t>Listing 14.3.2 Cytokine Release Syndrome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_Toc217918939 \h</w:instrText>
        </w:r>
        <w:r>
          <w:rPr>
            <w:rFonts w:hint="eastAsia"/>
            <w:webHidden/>
          </w:rPr>
          <w:instrText xml:space="preserve"> </w:instrText>
        </w:r>
        <w:r>
          <w:rPr>
            <w:rFonts w:hint="eastAsia"/>
            <w:webHidden/>
          </w:rPr>
        </w:r>
        <w:r>
          <w:rPr>
            <w:rFonts w:hint="eastAsia"/>
            <w:webHidden/>
          </w:rPr>
          <w:fldChar w:fldCharType="separate"/>
        </w:r>
        <w:r>
          <w:rPr>
            <w:webHidden/>
          </w:rPr>
          <w:t>44</w:t>
        </w:r>
        <w:r>
          <w:rPr>
            <w:rFonts w:hint="eastAsia"/>
            <w:webHidden/>
          </w:rPr>
          <w:fldChar w:fldCharType="end"/>
        </w:r>
      </w:hyperlink>
    </w:p>
    <w:p w14:paraId="54371DF8" w14:textId="112BF116"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0" w:history="1">
        <w:r w:rsidRPr="000178C4">
          <w:rPr>
            <w:rStyle w:val="Hyperlink"/>
            <w:rFonts w:hint="eastAsia"/>
            <w:bCs/>
          </w:rPr>
          <w:t>Listing 14.3.3 Immune Effector Cell-associated Neurotoxicity Syndrome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_Toc217918940 \h</w:instrText>
        </w:r>
        <w:r>
          <w:rPr>
            <w:rFonts w:hint="eastAsia"/>
            <w:webHidden/>
          </w:rPr>
          <w:instrText xml:space="preserve"> </w:instrText>
        </w:r>
        <w:r>
          <w:rPr>
            <w:rFonts w:hint="eastAsia"/>
            <w:webHidden/>
          </w:rPr>
        </w:r>
        <w:r>
          <w:rPr>
            <w:rFonts w:hint="eastAsia"/>
            <w:webHidden/>
          </w:rPr>
          <w:fldChar w:fldCharType="separate"/>
        </w:r>
        <w:r>
          <w:rPr>
            <w:webHidden/>
          </w:rPr>
          <w:t>46</w:t>
        </w:r>
        <w:r>
          <w:rPr>
            <w:rFonts w:hint="eastAsia"/>
            <w:webHidden/>
          </w:rPr>
          <w:fldChar w:fldCharType="end"/>
        </w:r>
      </w:hyperlink>
    </w:p>
    <w:p w14:paraId="61859EEA" w14:textId="0B77C64B"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1" w:history="1">
        <w:r w:rsidRPr="000178C4">
          <w:rPr>
            <w:rStyle w:val="Hyperlink"/>
            <w:rFonts w:hint="eastAsia"/>
            <w:bCs/>
          </w:rPr>
          <w:t>Listing 14.3.4 Treatment for CRS/ICANS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_Toc217918941 \h</w:instrText>
        </w:r>
        <w:r>
          <w:rPr>
            <w:rFonts w:hint="eastAsia"/>
            <w:webHidden/>
          </w:rPr>
          <w:instrText xml:space="preserve"> </w:instrText>
        </w:r>
        <w:r>
          <w:rPr>
            <w:rFonts w:hint="eastAsia"/>
            <w:webHidden/>
          </w:rPr>
        </w:r>
        <w:r>
          <w:rPr>
            <w:rFonts w:hint="eastAsia"/>
            <w:webHidden/>
          </w:rPr>
          <w:fldChar w:fldCharType="separate"/>
        </w:r>
        <w:r>
          <w:rPr>
            <w:webHidden/>
          </w:rPr>
          <w:t>48</w:t>
        </w:r>
        <w:r>
          <w:rPr>
            <w:rFonts w:hint="eastAsia"/>
            <w:webHidden/>
          </w:rPr>
          <w:fldChar w:fldCharType="end"/>
        </w:r>
      </w:hyperlink>
    </w:p>
    <w:p w14:paraId="5E2E5F75" w14:textId="2BACEE9C" w:rsidR="00EC6FBE" w:rsidRDefault="00EC6FBE">
      <w:pPr>
        <w:pStyle w:val="TOC3"/>
        <w:rPr>
          <w:rFonts w:asciiTheme="minorHAnsi" w:eastAsiaTheme="minorEastAsia" w:hAnsiTheme="minorHAnsi" w:cstheme="minorBidi"/>
          <w:color w:val="auto"/>
          <w:sz w:val="22"/>
          <w:szCs w:val="24"/>
          <w14:ligatures w14:val="standardContextual"/>
        </w:rPr>
      </w:pPr>
      <w:hyperlink w:anchor="_Toc217918942" w:history="1">
        <w:r w:rsidRPr="000178C4">
          <w:rPr>
            <w:rStyle w:val="Hyperlink"/>
            <w:rFonts w:hint="eastAsia"/>
            <w:bCs/>
          </w:rPr>
          <w:t>Listing 14.3.5 Individual Laboratory Measurement (Safety set)</w:t>
        </w:r>
        <w:r>
          <w:rPr>
            <w:rFonts w:hint="eastAsia"/>
            <w:webHidden/>
          </w:rPr>
          <w:tab/>
        </w:r>
        <w:r>
          <w:rPr>
            <w:rFonts w:hint="eastAsia"/>
            <w:webHidden/>
          </w:rPr>
          <w:fldChar w:fldCharType="begin"/>
        </w:r>
        <w:r>
          <w:rPr>
            <w:rFonts w:hint="eastAsia"/>
            <w:webHidden/>
          </w:rPr>
          <w:instrText xml:space="preserve"> </w:instrText>
        </w:r>
        <w:r>
          <w:rPr>
            <w:webHidden/>
          </w:rPr>
          <w:instrText>PAGEREF _Toc217918942 \h</w:instrText>
        </w:r>
        <w:r>
          <w:rPr>
            <w:rFonts w:hint="eastAsia"/>
            <w:webHidden/>
          </w:rPr>
          <w:instrText xml:space="preserve"> </w:instrText>
        </w:r>
        <w:r>
          <w:rPr>
            <w:rFonts w:hint="eastAsia"/>
            <w:webHidden/>
          </w:rPr>
        </w:r>
        <w:r>
          <w:rPr>
            <w:rFonts w:hint="eastAsia"/>
            <w:webHidden/>
          </w:rPr>
          <w:fldChar w:fldCharType="separate"/>
        </w:r>
        <w:r>
          <w:rPr>
            <w:webHidden/>
          </w:rPr>
          <w:t>49</w:t>
        </w:r>
        <w:r>
          <w:rPr>
            <w:rFonts w:hint="eastAsia"/>
            <w:webHidden/>
          </w:rPr>
          <w:fldChar w:fldCharType="end"/>
        </w:r>
      </w:hyperlink>
    </w:p>
    <w:p w14:paraId="3410ED49" w14:textId="5DA222F2"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3" w:history="1">
        <w:r w:rsidRPr="000178C4">
          <w:rPr>
            <w:rStyle w:val="Hyperlink"/>
            <w:rFonts w:hint="eastAsia"/>
          </w:rPr>
          <w:t>14.4 Pharmacokinetics Part</w:t>
        </w:r>
        <w:r>
          <w:rPr>
            <w:rFonts w:hint="eastAsia"/>
            <w:webHidden/>
          </w:rPr>
          <w:tab/>
        </w:r>
        <w:r>
          <w:rPr>
            <w:rFonts w:hint="eastAsia"/>
            <w:webHidden/>
          </w:rPr>
          <w:fldChar w:fldCharType="begin"/>
        </w:r>
        <w:r>
          <w:rPr>
            <w:rFonts w:hint="eastAsia"/>
            <w:webHidden/>
          </w:rPr>
          <w:instrText xml:space="preserve"> </w:instrText>
        </w:r>
        <w:r>
          <w:rPr>
            <w:webHidden/>
          </w:rPr>
          <w:instrText>PAGEREF _Toc217918943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086BE4F0" w14:textId="5D79447B"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4" w:history="1">
        <w:r w:rsidRPr="000178C4">
          <w:rPr>
            <w:rStyle w:val="Hyperlink"/>
            <w:rFonts w:hint="eastAsia"/>
          </w:rPr>
          <w:t>14.5 Pharmacodynamics Part</w:t>
        </w:r>
        <w:r>
          <w:rPr>
            <w:rFonts w:hint="eastAsia"/>
            <w:webHidden/>
          </w:rPr>
          <w:tab/>
        </w:r>
        <w:r>
          <w:rPr>
            <w:rFonts w:hint="eastAsia"/>
            <w:webHidden/>
          </w:rPr>
          <w:fldChar w:fldCharType="begin"/>
        </w:r>
        <w:r>
          <w:rPr>
            <w:rFonts w:hint="eastAsia"/>
            <w:webHidden/>
          </w:rPr>
          <w:instrText xml:space="preserve"> </w:instrText>
        </w:r>
        <w:r>
          <w:rPr>
            <w:webHidden/>
          </w:rPr>
          <w:instrText>PAGEREF _Toc217918944 \h</w:instrText>
        </w:r>
        <w:r>
          <w:rPr>
            <w:rFonts w:hint="eastAsia"/>
            <w:webHidden/>
          </w:rPr>
          <w:instrText xml:space="preserve"> </w:instrText>
        </w:r>
        <w:r>
          <w:rPr>
            <w:rFonts w:hint="eastAsia"/>
            <w:webHidden/>
          </w:rPr>
        </w:r>
        <w:r>
          <w:rPr>
            <w:rFonts w:hint="eastAsia"/>
            <w:webHidden/>
          </w:rPr>
          <w:fldChar w:fldCharType="separate"/>
        </w:r>
        <w:r>
          <w:rPr>
            <w:webHidden/>
          </w:rPr>
          <w:t>53</w:t>
        </w:r>
        <w:r>
          <w:rPr>
            <w:rFonts w:hint="eastAsia"/>
            <w:webHidden/>
          </w:rPr>
          <w:fldChar w:fldCharType="end"/>
        </w:r>
      </w:hyperlink>
    </w:p>
    <w:p w14:paraId="2E3A6F61" w14:textId="424D8A34" w:rsidR="00EC6FBE" w:rsidRDefault="00EC6FBE">
      <w:pPr>
        <w:pStyle w:val="TOC2"/>
        <w:rPr>
          <w:rFonts w:asciiTheme="minorHAnsi" w:eastAsiaTheme="minorEastAsia" w:hAnsiTheme="minorHAnsi" w:cstheme="minorBidi"/>
          <w:b w:val="0"/>
          <w:bCs w:val="0"/>
          <w:smallCaps w:val="0"/>
          <w:color w:val="auto"/>
          <w:sz w:val="22"/>
          <w:szCs w:val="24"/>
          <w14:ligatures w14:val="standardContextual"/>
        </w:rPr>
      </w:pPr>
      <w:hyperlink w:anchor="_Toc217918945" w:history="1">
        <w:r w:rsidRPr="000178C4">
          <w:rPr>
            <w:rStyle w:val="Hyperlink"/>
            <w:rFonts w:hint="eastAsia"/>
          </w:rPr>
          <w:t>14.6 ADA</w:t>
        </w:r>
        <w:r>
          <w:rPr>
            <w:rFonts w:hint="eastAsia"/>
            <w:webHidden/>
          </w:rPr>
          <w:tab/>
        </w:r>
        <w:r>
          <w:rPr>
            <w:rFonts w:hint="eastAsia"/>
            <w:webHidden/>
          </w:rPr>
          <w:fldChar w:fldCharType="begin"/>
        </w:r>
        <w:r>
          <w:rPr>
            <w:rFonts w:hint="eastAsia"/>
            <w:webHidden/>
          </w:rPr>
          <w:instrText xml:space="preserve"> </w:instrText>
        </w:r>
        <w:r>
          <w:rPr>
            <w:webHidden/>
          </w:rPr>
          <w:instrText>PAGEREF _Toc217918945 \h</w:instrText>
        </w:r>
        <w:r>
          <w:rPr>
            <w:rFonts w:hint="eastAsia"/>
            <w:webHidden/>
          </w:rPr>
          <w:instrText xml:space="preserve"> </w:instrText>
        </w:r>
        <w:r>
          <w:rPr>
            <w:rFonts w:hint="eastAsia"/>
            <w:webHidden/>
          </w:rPr>
        </w:r>
        <w:r>
          <w:rPr>
            <w:rFonts w:hint="eastAsia"/>
            <w:webHidden/>
          </w:rPr>
          <w:fldChar w:fldCharType="separate"/>
        </w:r>
        <w:r>
          <w:rPr>
            <w:webHidden/>
          </w:rPr>
          <w:t>54</w:t>
        </w:r>
        <w:r>
          <w:rPr>
            <w:rFonts w:hint="eastAsia"/>
            <w:webHidden/>
          </w:rPr>
          <w:fldChar w:fldCharType="end"/>
        </w:r>
      </w:hyperlink>
    </w:p>
    <w:p w14:paraId="2B2BD20D" w14:textId="12CFABD1" w:rsidR="005974DC" w:rsidRPr="00FD35A8" w:rsidRDefault="00E31919" w:rsidP="00497633">
      <w:pPr>
        <w:pStyle w:val="TOC3"/>
        <w:rPr>
          <w:bCs/>
        </w:rPr>
        <w:sectPr w:rsidR="005974DC" w:rsidRPr="00FD35A8" w:rsidSect="00486AB0">
          <w:headerReference w:type="default" r:id="rId17"/>
          <w:footerReference w:type="default" r:id="rId18"/>
          <w:pgSz w:w="11907" w:h="16839"/>
          <w:pgMar w:top="1417" w:right="1417" w:bottom="850" w:left="1417" w:header="624" w:footer="992" w:gutter="0"/>
          <w:pgNumType w:start="2"/>
          <w:cols w:space="425"/>
          <w:docGrid w:type="lines" w:linePitch="312"/>
        </w:sectPr>
      </w:pPr>
      <w:r w:rsidRPr="00FD35A8">
        <w:rPr>
          <w:bCs/>
          <w:caps/>
          <w:color w:val="auto"/>
          <w:szCs w:val="20"/>
          <w:lang w:eastAsia="ja-JP"/>
        </w:rPr>
        <w:fldChar w:fldCharType="end"/>
      </w:r>
    </w:p>
    <w:p w14:paraId="10C477AD" w14:textId="7CB5EDF0" w:rsidR="0011032C" w:rsidRPr="00FD35A8" w:rsidRDefault="00F513AE" w:rsidP="0011032C">
      <w:pPr>
        <w:keepNext/>
        <w:widowControl/>
        <w:spacing w:before="120" w:after="120"/>
        <w:outlineLvl w:val="0"/>
        <w:rPr>
          <w:rFonts w:ascii="Times New Roman" w:hAnsi="Times New Roman" w:cs="Times New Roman"/>
          <w:b/>
          <w:caps/>
          <w:noProof/>
          <w:color w:val="auto"/>
          <w:sz w:val="28"/>
          <w:szCs w:val="28"/>
        </w:rPr>
      </w:pPr>
      <w:bookmarkStart w:id="14" w:name="_Toc217918905"/>
      <w:bookmarkStart w:id="15" w:name="_Toc126922012"/>
      <w:r w:rsidRPr="00FD35A8">
        <w:rPr>
          <w:rFonts w:ascii="Times New Roman" w:hAnsi="Times New Roman" w:cs="Times New Roman"/>
          <w:b/>
          <w:caps/>
          <w:noProof/>
          <w:color w:val="auto"/>
          <w:sz w:val="28"/>
          <w:szCs w:val="28"/>
        </w:rPr>
        <w:lastRenderedPageBreak/>
        <w:t>Data Sharing</w:t>
      </w:r>
      <w:bookmarkEnd w:id="14"/>
    </w:p>
    <w:p w14:paraId="6930BE12" w14:textId="4BF7603D" w:rsidR="0011032C" w:rsidRPr="00FD35A8" w:rsidRDefault="009A1BA1" w:rsidP="0011032C">
      <w:pPr>
        <w:keepNext/>
        <w:widowControl/>
        <w:spacing w:before="120" w:after="120"/>
        <w:jc w:val="left"/>
        <w:outlineLvl w:val="1"/>
        <w:rPr>
          <w:rFonts w:ascii="Times New Roman" w:eastAsia="等线" w:hAnsi="Times New Roman" w:cs="Times New Roman"/>
          <w:b/>
          <w:bCs/>
          <w:color w:val="auto"/>
          <w:sz w:val="22"/>
          <w14:ligatures w14:val="standardContextual"/>
        </w:rPr>
      </w:pPr>
      <w:bookmarkStart w:id="16" w:name="_Toc104490402"/>
      <w:bookmarkStart w:id="17" w:name="_Toc131178399"/>
      <w:bookmarkStart w:id="18" w:name="_Toc217918906"/>
      <w:r w:rsidRPr="00FD35A8">
        <w:rPr>
          <w:rFonts w:ascii="Times New Roman" w:hAnsi="Times New Roman" w:cs="Times New Roman"/>
          <w:b/>
          <w:bCs/>
          <w:smallCaps/>
          <w:color w:val="auto"/>
          <w:sz w:val="22"/>
        </w:rPr>
        <w:t>14.</w:t>
      </w:r>
      <w:r w:rsidR="0011032C" w:rsidRPr="00FD35A8">
        <w:rPr>
          <w:rFonts w:ascii="Times New Roman" w:hAnsi="Times New Roman" w:cs="Times New Roman"/>
          <w:b/>
          <w:bCs/>
          <w:smallCaps/>
          <w:color w:val="auto"/>
          <w:sz w:val="22"/>
        </w:rPr>
        <w:t xml:space="preserve">1 </w:t>
      </w:r>
      <w:bookmarkEnd w:id="16"/>
      <w:bookmarkEnd w:id="17"/>
      <w:r w:rsidRPr="00FD35A8">
        <w:rPr>
          <w:rFonts w:ascii="Times New Roman" w:eastAsia="等线" w:hAnsi="Times New Roman" w:cs="Times New Roman"/>
          <w:b/>
          <w:bCs/>
          <w:color w:val="auto"/>
          <w:sz w:val="22"/>
          <w14:ligatures w14:val="standardContextual"/>
        </w:rPr>
        <w:t>General Information</w:t>
      </w:r>
      <w:bookmarkEnd w:id="18"/>
    </w:p>
    <w:p w14:paraId="11976FC6" w14:textId="21AE6840" w:rsidR="00372405" w:rsidRPr="00FD35A8" w:rsidRDefault="00372405" w:rsidP="00EB7ECF">
      <w:pPr>
        <w:pStyle w:val="tabletext1"/>
        <w:ind w:left="0" w:firstLine="227"/>
        <w:rPr>
          <w:rStyle w:val="Heading3Char1"/>
          <w:rFonts w:eastAsia="等线"/>
          <w:b w:val="0"/>
          <w:i/>
          <w:iCs/>
          <w:kern w:val="0"/>
          <w:sz w:val="18"/>
          <w:szCs w:val="20"/>
          <w:lang w:eastAsia="zh-CN"/>
        </w:rPr>
      </w:pPr>
      <w:r w:rsidRPr="00FD35A8">
        <w:rPr>
          <w:rStyle w:val="Heading3Char1"/>
          <w:rFonts w:eastAsia="宋体"/>
          <w:b w:val="0"/>
          <w:bCs/>
          <w:i/>
          <w:iCs/>
          <w:color w:val="000000"/>
          <w:sz w:val="20"/>
          <w:szCs w:val="20"/>
          <w:lang w:eastAsia="zh-CN"/>
        </w:rPr>
        <w:br w:type="page"/>
      </w:r>
    </w:p>
    <w:p w14:paraId="7C77DAA7" w14:textId="5EBD3728" w:rsidR="0017346A" w:rsidRPr="00FD35A8" w:rsidRDefault="002F6028" w:rsidP="0017346A">
      <w:pPr>
        <w:pStyle w:val="TFLshelltitle1"/>
        <w:rPr>
          <w:rFonts w:eastAsia="宋体"/>
          <w:bCs/>
          <w:color w:val="000000"/>
          <w:kern w:val="2"/>
          <w:szCs w:val="20"/>
          <w:lang w:eastAsia="zh-CN"/>
        </w:rPr>
      </w:pPr>
      <w:bookmarkStart w:id="19" w:name="_Toc217918907"/>
      <w:r w:rsidRPr="00FD35A8">
        <w:rPr>
          <w:rStyle w:val="Heading3Char1"/>
          <w:rFonts w:eastAsia="宋体"/>
          <w:b/>
          <w:bCs/>
          <w:color w:val="000000"/>
          <w:sz w:val="20"/>
          <w:szCs w:val="20"/>
          <w:lang w:eastAsia="zh-CN"/>
        </w:rPr>
        <w:lastRenderedPageBreak/>
        <w:t>Listing</w:t>
      </w:r>
      <w:r w:rsidR="00A4768A" w:rsidRPr="00FD35A8">
        <w:rPr>
          <w:rStyle w:val="Heading3Char1"/>
          <w:rFonts w:eastAsia="宋体"/>
          <w:b/>
          <w:bCs/>
          <w:color w:val="000000"/>
          <w:sz w:val="20"/>
          <w:szCs w:val="20"/>
          <w:lang w:eastAsia="zh-CN"/>
        </w:rPr>
        <w:t xml:space="preserve"> </w:t>
      </w:r>
      <w:r w:rsidR="00C80E70" w:rsidRPr="00FD35A8">
        <w:rPr>
          <w:rStyle w:val="Heading3Char1"/>
          <w:rFonts w:eastAsia="宋体"/>
          <w:b/>
          <w:bCs/>
          <w:color w:val="000000"/>
          <w:sz w:val="20"/>
          <w:szCs w:val="20"/>
          <w:lang w:eastAsia="zh-CN"/>
        </w:rPr>
        <w:t>14.</w:t>
      </w:r>
      <w:r w:rsidR="00A4768A" w:rsidRPr="00FD35A8">
        <w:rPr>
          <w:rStyle w:val="Heading3Char1"/>
          <w:rFonts w:eastAsia="宋体"/>
          <w:b/>
          <w:bCs/>
          <w:color w:val="000000"/>
          <w:sz w:val="20"/>
          <w:szCs w:val="20"/>
          <w:lang w:eastAsia="zh-CN"/>
        </w:rPr>
        <w:t>1.1</w:t>
      </w:r>
      <w:r w:rsidR="008378F0" w:rsidRPr="00FD35A8">
        <w:rPr>
          <w:rStyle w:val="Heading3Char1"/>
          <w:rFonts w:eastAsia="宋体"/>
          <w:b/>
          <w:bCs/>
          <w:color w:val="000000"/>
          <w:sz w:val="20"/>
          <w:szCs w:val="20"/>
          <w:lang w:eastAsia="zh-CN"/>
        </w:rPr>
        <w:t xml:space="preserve"> </w:t>
      </w:r>
      <w:bookmarkEnd w:id="15"/>
      <w:r w:rsidR="005D2EE8" w:rsidRPr="00FD35A8">
        <w:rPr>
          <w:rStyle w:val="Heading3Char1"/>
          <w:rFonts w:eastAsia="宋体"/>
          <w:b/>
          <w:bCs/>
          <w:color w:val="000000"/>
          <w:sz w:val="20"/>
          <w:szCs w:val="20"/>
          <w:lang w:eastAsia="zh-CN"/>
        </w:rPr>
        <w:t xml:space="preserve">CAR-T Treatment Summary (Enrolled </w:t>
      </w:r>
      <w:r w:rsidR="00344C28" w:rsidRPr="00FD35A8">
        <w:rPr>
          <w:rStyle w:val="Heading3Char1"/>
          <w:rFonts w:eastAsia="宋体"/>
          <w:b/>
          <w:bCs/>
          <w:color w:val="000000"/>
          <w:sz w:val="20"/>
          <w:szCs w:val="20"/>
          <w:lang w:eastAsia="zh-CN"/>
        </w:rPr>
        <w:t>S</w:t>
      </w:r>
      <w:r w:rsidR="005D2EE8" w:rsidRPr="00FD35A8">
        <w:rPr>
          <w:rStyle w:val="Heading3Char1"/>
          <w:rFonts w:eastAsia="宋体"/>
          <w:b/>
          <w:bCs/>
          <w:color w:val="000000"/>
          <w:sz w:val="20"/>
          <w:szCs w:val="20"/>
          <w:lang w:eastAsia="zh-CN"/>
        </w:rPr>
        <w:t>ubjects)</w:t>
      </w:r>
      <w:bookmarkEnd w:id="19"/>
      <w:r w:rsidR="00056E56" w:rsidRPr="00FD35A8">
        <w:rPr>
          <w:rStyle w:val="Heading3Char1"/>
          <w:rFonts w:eastAsia="宋体"/>
          <w:b/>
          <w:bCs/>
          <w:color w:val="000000"/>
          <w:sz w:val="20"/>
          <w:szCs w:val="20"/>
          <w:lang w:eastAsia="zh-CN"/>
        </w:rPr>
        <w:t xml:space="preserve"> </w:t>
      </w:r>
      <w:bookmarkStart w:id="20" w:name="_Toc12692201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34"/>
        <w:gridCol w:w="2509"/>
        <w:gridCol w:w="927"/>
        <w:gridCol w:w="1461"/>
        <w:gridCol w:w="1734"/>
        <w:gridCol w:w="2482"/>
        <w:gridCol w:w="1575"/>
        <w:gridCol w:w="1948"/>
      </w:tblGrid>
      <w:tr w:rsidR="009C7C4D" w:rsidRPr="00FD35A8" w14:paraId="50F741EC" w14:textId="77777777" w:rsidTr="00812B10">
        <w:trPr>
          <w:trHeight w:val="420"/>
        </w:trPr>
        <w:tc>
          <w:tcPr>
            <w:tcW w:w="0" w:type="auto"/>
            <w:tcBorders>
              <w:top w:val="single" w:sz="4" w:space="0" w:color="auto"/>
              <w:left w:val="nil"/>
              <w:bottom w:val="single" w:sz="8" w:space="0" w:color="auto"/>
              <w:right w:val="nil"/>
            </w:tcBorders>
            <w:shd w:val="clear" w:color="000000" w:fill="FFFFFF"/>
            <w:vAlign w:val="center"/>
          </w:tcPr>
          <w:p w14:paraId="6E356ACA" w14:textId="019B0587"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 xml:space="preserve">Subject </w:t>
            </w:r>
            <w:r w:rsidR="009C7C4D" w:rsidRPr="00FD35A8">
              <w:rPr>
                <w:rFonts w:ascii="Times New Roman" w:hAnsi="Times New Roman"/>
                <w:lang w:eastAsia="zh-CN"/>
              </w:rPr>
              <w:t>I</w:t>
            </w:r>
            <w:r w:rsidRPr="00FD35A8">
              <w:rPr>
                <w:rFonts w:ascii="Times New Roman" w:hAnsi="Times New Roman"/>
                <w:lang w:eastAsia="zh-CN"/>
              </w:rPr>
              <w:t>dentifier</w:t>
            </w:r>
          </w:p>
        </w:tc>
        <w:tc>
          <w:tcPr>
            <w:tcW w:w="0" w:type="auto"/>
            <w:tcBorders>
              <w:top w:val="single" w:sz="4" w:space="0" w:color="auto"/>
              <w:left w:val="nil"/>
              <w:bottom w:val="single" w:sz="8" w:space="0" w:color="auto"/>
              <w:right w:val="nil"/>
            </w:tcBorders>
            <w:shd w:val="clear" w:color="000000" w:fill="FFFFFF"/>
            <w:vAlign w:val="center"/>
          </w:tcPr>
          <w:p w14:paraId="124EA80B" w14:textId="64801B02"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Treatment Group</w:t>
            </w:r>
          </w:p>
        </w:tc>
        <w:tc>
          <w:tcPr>
            <w:tcW w:w="0" w:type="auto"/>
            <w:tcBorders>
              <w:top w:val="single" w:sz="4" w:space="0" w:color="auto"/>
              <w:left w:val="nil"/>
              <w:bottom w:val="single" w:sz="8" w:space="0" w:color="auto"/>
              <w:right w:val="nil"/>
            </w:tcBorders>
            <w:vAlign w:val="center"/>
          </w:tcPr>
          <w:p w14:paraId="6E916DC2" w14:textId="0487680D"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8" w:space="0" w:color="auto"/>
              <w:right w:val="nil"/>
            </w:tcBorders>
            <w:shd w:val="clear" w:color="000000" w:fill="FFFFFF"/>
            <w:vAlign w:val="center"/>
          </w:tcPr>
          <w:p w14:paraId="5C2C9B6B" w14:textId="37BF27BF"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ICF Date</w:t>
            </w:r>
          </w:p>
        </w:tc>
        <w:tc>
          <w:tcPr>
            <w:tcW w:w="0" w:type="auto"/>
            <w:tcBorders>
              <w:top w:val="single" w:sz="4" w:space="0" w:color="auto"/>
              <w:left w:val="nil"/>
              <w:bottom w:val="single" w:sz="8" w:space="0" w:color="auto"/>
              <w:right w:val="nil"/>
            </w:tcBorders>
            <w:shd w:val="clear" w:color="000000" w:fill="FFFFFF"/>
            <w:vAlign w:val="center"/>
          </w:tcPr>
          <w:p w14:paraId="36534019" w14:textId="1E3C7F69"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Apheresis Date</w:t>
            </w:r>
          </w:p>
        </w:tc>
        <w:tc>
          <w:tcPr>
            <w:tcW w:w="0" w:type="auto"/>
            <w:tcBorders>
              <w:top w:val="single" w:sz="4" w:space="0" w:color="auto"/>
              <w:left w:val="nil"/>
              <w:bottom w:val="single" w:sz="8" w:space="0" w:color="auto"/>
              <w:right w:val="nil"/>
            </w:tcBorders>
            <w:shd w:val="clear" w:color="000000" w:fill="FFFFFF"/>
            <w:vAlign w:val="center"/>
          </w:tcPr>
          <w:p w14:paraId="32CECBF6" w14:textId="28374815"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 xml:space="preserve">Lymphodepletion </w:t>
            </w:r>
            <w:r w:rsidR="00666E93" w:rsidRPr="00FD35A8">
              <w:rPr>
                <w:rFonts w:ascii="Times New Roman" w:hAnsi="Times New Roman"/>
                <w:lang w:eastAsia="zh-CN"/>
              </w:rPr>
              <w:t>D</w:t>
            </w:r>
            <w:r w:rsidRPr="00FD35A8">
              <w:rPr>
                <w:rFonts w:ascii="Times New Roman" w:hAnsi="Times New Roman"/>
                <w:lang w:eastAsia="zh-CN"/>
              </w:rPr>
              <w:t>ate</w:t>
            </w:r>
          </w:p>
        </w:tc>
        <w:tc>
          <w:tcPr>
            <w:tcW w:w="0" w:type="auto"/>
            <w:tcBorders>
              <w:top w:val="single" w:sz="4" w:space="0" w:color="auto"/>
              <w:left w:val="nil"/>
              <w:bottom w:val="single" w:sz="8" w:space="0" w:color="auto"/>
              <w:right w:val="nil"/>
            </w:tcBorders>
            <w:shd w:val="clear" w:color="000000" w:fill="FFFFFF"/>
            <w:vAlign w:val="center"/>
          </w:tcPr>
          <w:p w14:paraId="42735DC8" w14:textId="28CB13F8"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Infusion Date</w:t>
            </w:r>
          </w:p>
        </w:tc>
        <w:tc>
          <w:tcPr>
            <w:tcW w:w="0" w:type="auto"/>
            <w:tcBorders>
              <w:top w:val="single" w:sz="4" w:space="0" w:color="auto"/>
              <w:left w:val="nil"/>
              <w:bottom w:val="single" w:sz="8" w:space="0" w:color="auto"/>
              <w:right w:val="nil"/>
            </w:tcBorders>
            <w:shd w:val="clear" w:color="000000" w:fill="FFFFFF"/>
            <w:vAlign w:val="center"/>
          </w:tcPr>
          <w:p w14:paraId="5EE18B16" w14:textId="4AEB125E"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End of DLT Date</w:t>
            </w:r>
          </w:p>
        </w:tc>
      </w:tr>
      <w:tr w:rsidR="009C7C4D" w:rsidRPr="00FD35A8" w14:paraId="38364273" w14:textId="77777777" w:rsidTr="00812B10">
        <w:trPr>
          <w:trHeight w:val="270"/>
        </w:trPr>
        <w:tc>
          <w:tcPr>
            <w:tcW w:w="0" w:type="auto"/>
            <w:tcBorders>
              <w:top w:val="nil"/>
              <w:left w:val="nil"/>
              <w:bottom w:val="nil"/>
              <w:right w:val="nil"/>
            </w:tcBorders>
            <w:vAlign w:val="center"/>
          </w:tcPr>
          <w:p w14:paraId="38A8E715" w14:textId="766C5245"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E1301001</w:t>
            </w:r>
          </w:p>
        </w:tc>
        <w:tc>
          <w:tcPr>
            <w:tcW w:w="0" w:type="auto"/>
            <w:tcBorders>
              <w:top w:val="nil"/>
              <w:left w:val="nil"/>
              <w:bottom w:val="nil"/>
              <w:right w:val="nil"/>
            </w:tcBorders>
            <w:vAlign w:val="center"/>
          </w:tcPr>
          <w:p w14:paraId="42B5DD21" w14:textId="59ABCBF7" w:rsidR="00EC51CC" w:rsidRPr="00FD35A8" w:rsidRDefault="00DD7567" w:rsidP="0018331D">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00737386"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55F12649" w14:textId="520722F0"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1F569C8F" w14:textId="46ED8169"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58C0CBDA" w14:textId="79CEC633"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75942FB" w14:textId="06516FA7"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366BA0C1" w14:textId="75F5C53E"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5A02D278" w14:textId="4A1C9D8B" w:rsidR="00EC51CC" w:rsidRPr="00FD35A8" w:rsidRDefault="00EC51CC" w:rsidP="0018331D">
            <w:pPr>
              <w:widowControl/>
              <w:jc w:val="center"/>
              <w:rPr>
                <w:rFonts w:ascii="Times New Roman" w:hAnsi="Times New Roman"/>
                <w:lang w:eastAsia="zh-CN"/>
              </w:rPr>
            </w:pPr>
            <w:r w:rsidRPr="00FD35A8">
              <w:rPr>
                <w:rFonts w:ascii="Times New Roman" w:hAnsi="Times New Roman"/>
                <w:lang w:eastAsia="zh-CN"/>
              </w:rPr>
              <w:t>XX-XX-XX</w:t>
            </w:r>
          </w:p>
        </w:tc>
      </w:tr>
      <w:tr w:rsidR="009C7C4D" w:rsidRPr="00FD35A8" w14:paraId="1CA2218E" w14:textId="77777777" w:rsidTr="006921A2">
        <w:trPr>
          <w:trHeight w:val="288"/>
        </w:trPr>
        <w:tc>
          <w:tcPr>
            <w:tcW w:w="0" w:type="auto"/>
            <w:tcBorders>
              <w:top w:val="nil"/>
              <w:left w:val="nil"/>
              <w:bottom w:val="nil"/>
              <w:right w:val="nil"/>
            </w:tcBorders>
            <w:vAlign w:val="center"/>
          </w:tcPr>
          <w:p w14:paraId="14A000B5" w14:textId="349D0F4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E1301002</w:t>
            </w:r>
          </w:p>
        </w:tc>
        <w:tc>
          <w:tcPr>
            <w:tcW w:w="0" w:type="auto"/>
            <w:tcBorders>
              <w:top w:val="nil"/>
              <w:left w:val="nil"/>
              <w:bottom w:val="nil"/>
              <w:right w:val="nil"/>
            </w:tcBorders>
          </w:tcPr>
          <w:p w14:paraId="5947EBCE" w14:textId="3C771AED"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372E25B0" w14:textId="13875E00"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IIM</w:t>
            </w:r>
          </w:p>
        </w:tc>
        <w:tc>
          <w:tcPr>
            <w:tcW w:w="0" w:type="auto"/>
            <w:tcBorders>
              <w:top w:val="nil"/>
              <w:left w:val="nil"/>
              <w:bottom w:val="nil"/>
              <w:right w:val="nil"/>
            </w:tcBorders>
            <w:vAlign w:val="center"/>
          </w:tcPr>
          <w:p w14:paraId="0068A157" w14:textId="391F6D71"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9023642" w14:textId="3F1B8D6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4E86FE5" w14:textId="60C5688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14199E54" w14:textId="768BC57D"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35DBB2FD" w14:textId="68AD8B06"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r>
      <w:tr w:rsidR="009C7C4D" w:rsidRPr="00FD35A8" w14:paraId="40B04F21" w14:textId="77777777" w:rsidTr="006921A2">
        <w:trPr>
          <w:trHeight w:val="277"/>
        </w:trPr>
        <w:tc>
          <w:tcPr>
            <w:tcW w:w="0" w:type="auto"/>
            <w:tcBorders>
              <w:top w:val="nil"/>
              <w:left w:val="nil"/>
              <w:bottom w:val="nil"/>
              <w:right w:val="nil"/>
            </w:tcBorders>
            <w:vAlign w:val="center"/>
          </w:tcPr>
          <w:p w14:paraId="12EE1031" w14:textId="64BB57E5"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E1301003</w:t>
            </w:r>
          </w:p>
        </w:tc>
        <w:tc>
          <w:tcPr>
            <w:tcW w:w="0" w:type="auto"/>
            <w:tcBorders>
              <w:top w:val="nil"/>
              <w:left w:val="nil"/>
              <w:bottom w:val="nil"/>
              <w:right w:val="nil"/>
            </w:tcBorders>
          </w:tcPr>
          <w:p w14:paraId="51EFE5D7" w14:textId="76600634"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7B51523A" w14:textId="27452A4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79CC7533" w14:textId="3C436F73"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33B928BA" w14:textId="5412E9BB"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615C4381" w14:textId="58B3D75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2B96A732" w14:textId="2AA5A8A8"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D990241" w14:textId="3DEA1376"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XX-XX-XX</w:t>
            </w:r>
          </w:p>
        </w:tc>
      </w:tr>
      <w:tr w:rsidR="00737386" w:rsidRPr="00FD35A8" w14:paraId="6F420440" w14:textId="77777777" w:rsidTr="006921A2">
        <w:trPr>
          <w:trHeight w:val="295"/>
        </w:trPr>
        <w:tc>
          <w:tcPr>
            <w:tcW w:w="0" w:type="auto"/>
            <w:tcBorders>
              <w:top w:val="nil"/>
              <w:left w:val="nil"/>
              <w:bottom w:val="nil"/>
              <w:right w:val="nil"/>
            </w:tcBorders>
            <w:vAlign w:val="center"/>
          </w:tcPr>
          <w:p w14:paraId="46D86B92" w14:textId="703E3729" w:rsidR="00737386" w:rsidRPr="00FD35A8" w:rsidRDefault="00737386" w:rsidP="00737386">
            <w:pPr>
              <w:widowControl/>
              <w:jc w:val="center"/>
              <w:rPr>
                <w:rFonts w:ascii="Times New Roman" w:hAnsi="Times New Roman"/>
                <w:lang w:eastAsia="zh-CN"/>
              </w:rPr>
            </w:pPr>
            <w:r w:rsidRPr="00FD35A8">
              <w:rPr>
                <w:rFonts w:ascii="Times New Roman" w:hAnsi="Times New Roman"/>
                <w:lang w:eastAsia="zh-CN"/>
              </w:rPr>
              <w:t>E1301004</w:t>
            </w:r>
          </w:p>
        </w:tc>
        <w:tc>
          <w:tcPr>
            <w:tcW w:w="0" w:type="auto"/>
            <w:tcBorders>
              <w:top w:val="nil"/>
              <w:left w:val="nil"/>
              <w:bottom w:val="nil"/>
              <w:right w:val="nil"/>
            </w:tcBorders>
          </w:tcPr>
          <w:p w14:paraId="77A39DEC" w14:textId="552BBB24" w:rsidR="00737386" w:rsidRPr="00FD35A8" w:rsidRDefault="00737386" w:rsidP="00737386">
            <w:pPr>
              <w:widowControl/>
              <w:jc w:val="center"/>
              <w:rPr>
                <w:rFonts w:ascii="Times New Roman" w:hAnsi="Times New Roman"/>
                <w:lang w:eastAsia="zh-C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0" w:type="auto"/>
            <w:tcBorders>
              <w:top w:val="nil"/>
              <w:left w:val="nil"/>
              <w:bottom w:val="nil"/>
              <w:right w:val="nil"/>
            </w:tcBorders>
            <w:vAlign w:val="center"/>
          </w:tcPr>
          <w:p w14:paraId="5AEE576D" w14:textId="3E36C9AB"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SSc</w:t>
            </w:r>
          </w:p>
        </w:tc>
        <w:tc>
          <w:tcPr>
            <w:tcW w:w="0" w:type="auto"/>
            <w:tcBorders>
              <w:top w:val="nil"/>
              <w:left w:val="nil"/>
              <w:bottom w:val="nil"/>
              <w:right w:val="nil"/>
            </w:tcBorders>
            <w:vAlign w:val="center"/>
          </w:tcPr>
          <w:p w14:paraId="049CD1A2" w14:textId="70C6D252"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0F22EFF3" w14:textId="35D37AD0"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A5BE451" w14:textId="6D597790"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4252C341" w14:textId="45525FB5"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c>
          <w:tcPr>
            <w:tcW w:w="0" w:type="auto"/>
            <w:tcBorders>
              <w:top w:val="nil"/>
              <w:left w:val="nil"/>
              <w:bottom w:val="nil"/>
              <w:right w:val="nil"/>
            </w:tcBorders>
            <w:vAlign w:val="center"/>
          </w:tcPr>
          <w:p w14:paraId="7C19678E" w14:textId="08D8A917" w:rsidR="00737386" w:rsidRPr="00FD35A8" w:rsidRDefault="00737386" w:rsidP="00737386">
            <w:pPr>
              <w:widowControl/>
              <w:spacing w:line="276" w:lineRule="auto"/>
              <w:jc w:val="center"/>
              <w:rPr>
                <w:rFonts w:ascii="Times New Roman" w:hAnsi="Times New Roman"/>
                <w:lang w:eastAsia="zh-CN"/>
              </w:rPr>
            </w:pPr>
            <w:r w:rsidRPr="00FD35A8">
              <w:rPr>
                <w:rFonts w:ascii="Times New Roman" w:hAnsi="Times New Roman"/>
                <w:lang w:eastAsia="zh-CN"/>
              </w:rPr>
              <w:t>XX-XX-XX</w:t>
            </w:r>
          </w:p>
        </w:tc>
      </w:tr>
      <w:tr w:rsidR="009C7C4D" w:rsidRPr="00FD35A8" w14:paraId="5956F1D1" w14:textId="77777777" w:rsidTr="00812B10">
        <w:trPr>
          <w:trHeight w:val="295"/>
        </w:trPr>
        <w:tc>
          <w:tcPr>
            <w:tcW w:w="0" w:type="auto"/>
            <w:tcBorders>
              <w:top w:val="nil"/>
              <w:left w:val="nil"/>
              <w:bottom w:val="single" w:sz="4" w:space="0" w:color="auto"/>
              <w:right w:val="nil"/>
            </w:tcBorders>
            <w:vAlign w:val="center"/>
          </w:tcPr>
          <w:p w14:paraId="52AA060F"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5FB73C32"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138D46B3"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2DDDF029"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36531209"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2BE7C581"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75909E5B" w14:textId="77777777" w:rsidR="00EC51CC" w:rsidRPr="00FD35A8" w:rsidRDefault="00EC51CC" w:rsidP="006921A2">
            <w:pPr>
              <w:widowControl/>
              <w:spacing w:line="276" w:lineRule="auto"/>
              <w:jc w:val="center"/>
              <w:rPr>
                <w:rFonts w:ascii="Times New Roman" w:eastAsia="Times New Roman" w:hAnsi="Times New Roman"/>
                <w:lang w:eastAsia="ja-JP"/>
              </w:rPr>
            </w:pPr>
          </w:p>
        </w:tc>
        <w:tc>
          <w:tcPr>
            <w:tcW w:w="0" w:type="auto"/>
            <w:tcBorders>
              <w:left w:val="nil"/>
              <w:bottom w:val="single" w:sz="4" w:space="0" w:color="auto"/>
              <w:right w:val="nil"/>
            </w:tcBorders>
            <w:vAlign w:val="center"/>
          </w:tcPr>
          <w:p w14:paraId="4818079D" w14:textId="77777777" w:rsidR="00EC51CC" w:rsidRPr="00FD35A8" w:rsidRDefault="00EC51CC" w:rsidP="006921A2">
            <w:pPr>
              <w:widowControl/>
              <w:spacing w:line="276" w:lineRule="auto"/>
              <w:jc w:val="center"/>
              <w:rPr>
                <w:rFonts w:ascii="Times New Roman" w:eastAsia="Times New Roman" w:hAnsi="Times New Roman"/>
                <w:lang w:eastAsia="ja-JP"/>
              </w:rPr>
            </w:pPr>
          </w:p>
        </w:tc>
      </w:tr>
    </w:tbl>
    <w:p w14:paraId="3C9F8C25" w14:textId="77777777" w:rsidR="00050A36" w:rsidRPr="00FD35A8" w:rsidRDefault="003B3713" w:rsidP="0017346A">
      <w:pPr>
        <w:rPr>
          <w:rFonts w:ascii="Times New Roman" w:hAnsi="Times New Roman" w:cs="Times New Roman"/>
          <w:szCs w:val="20"/>
        </w:rPr>
      </w:pPr>
      <w:r w:rsidRPr="00FD35A8">
        <w:rPr>
          <w:rFonts w:ascii="Times New Roman" w:hAnsi="Times New Roman" w:cs="Times New Roman"/>
          <w:szCs w:val="20"/>
        </w:rPr>
        <w:t>Note</w:t>
      </w:r>
      <w:r w:rsidR="00050A36" w:rsidRPr="00FD35A8">
        <w:rPr>
          <w:rFonts w:ascii="Times New Roman" w:hAnsi="Times New Roman" w:cs="Times New Roman"/>
          <w:szCs w:val="20"/>
        </w:rPr>
        <w:t>:</w:t>
      </w:r>
    </w:p>
    <w:p w14:paraId="7787B65D" w14:textId="18C44534" w:rsidR="0017346A" w:rsidRPr="00FD35A8" w:rsidRDefault="005B21A3" w:rsidP="0017346A">
      <w:pPr>
        <w:rPr>
          <w:ins w:id="21" w:author="Yali Chen" w:date="2025-12-18T11:28:00Z" w16du:dateUtc="2025-12-18T03:28:00Z"/>
          <w:rFonts w:ascii="Times New Roman" w:hAnsi="Times New Roman" w:cs="Times New Roman"/>
          <w:szCs w:val="20"/>
        </w:rPr>
      </w:pPr>
      <w:r w:rsidRPr="00FD35A8">
        <w:rPr>
          <w:rFonts w:ascii="Times New Roman" w:hAnsi="Times New Roman" w:cs="Times New Roman"/>
          <w:szCs w:val="20"/>
        </w:rPr>
        <w:t>ICF: Informed Consent Form</w:t>
      </w:r>
      <w:r w:rsidR="00F71192" w:rsidRPr="00FD35A8">
        <w:rPr>
          <w:rFonts w:ascii="Times New Roman" w:hAnsi="Times New Roman" w:cs="Times New Roman"/>
          <w:szCs w:val="20"/>
        </w:rPr>
        <w:t xml:space="preserve">, </w:t>
      </w:r>
      <w:r w:rsidRPr="00FD35A8">
        <w:rPr>
          <w:rFonts w:ascii="Times New Roman" w:hAnsi="Times New Roman" w:cs="Times New Roman"/>
          <w:szCs w:val="20"/>
        </w:rPr>
        <w:t xml:space="preserve">DLT: </w:t>
      </w:r>
      <w:commentRangeStart w:id="22"/>
      <w:commentRangeStart w:id="23"/>
      <w:r w:rsidRPr="00FD35A8">
        <w:rPr>
          <w:rFonts w:ascii="Times New Roman" w:hAnsi="Times New Roman" w:cs="Times New Roman"/>
          <w:szCs w:val="20"/>
        </w:rPr>
        <w:t>Dose</w:t>
      </w:r>
      <w:commentRangeEnd w:id="22"/>
      <w:r w:rsidR="00002888" w:rsidRPr="00FD35A8">
        <w:rPr>
          <w:rStyle w:val="CommentReference"/>
          <w:rFonts w:ascii="Times New Roman" w:hAnsi="Times New Roman" w:cs="Times New Roman"/>
          <w:sz w:val="20"/>
          <w:szCs w:val="20"/>
        </w:rPr>
        <w:commentReference w:id="22"/>
      </w:r>
      <w:commentRangeEnd w:id="23"/>
      <w:r w:rsidR="006D07CB" w:rsidRPr="00FD35A8">
        <w:rPr>
          <w:rStyle w:val="CommentReference"/>
          <w:rFonts w:ascii="Times New Roman" w:hAnsi="Times New Roman" w:cs="Times New Roman"/>
          <w:sz w:val="20"/>
          <w:szCs w:val="20"/>
        </w:rPr>
        <w:commentReference w:id="23"/>
      </w:r>
      <w:r w:rsidRPr="00FD35A8">
        <w:rPr>
          <w:rFonts w:ascii="Times New Roman" w:hAnsi="Times New Roman" w:cs="Times New Roman"/>
          <w:szCs w:val="20"/>
        </w:rPr>
        <w:t>-Limiting Toxicity</w:t>
      </w:r>
    </w:p>
    <w:p w14:paraId="5EC4AB69" w14:textId="77777777" w:rsidR="00E45B49" w:rsidRPr="00FD35A8" w:rsidRDefault="00E45B49" w:rsidP="00FC2392">
      <w:pPr>
        <w:rPr>
          <w:ins w:id="24" w:author="Yali Chen" w:date="2025-12-18T11:35:00Z" w16du:dateUtc="2025-12-18T03:35:00Z"/>
          <w:rFonts w:ascii="Times New Roman" w:hAnsi="Times New Roman" w:cs="Times New Roman"/>
          <w:i/>
          <w:iCs/>
          <w:szCs w:val="20"/>
          <w:rPrChange w:id="25" w:author="Yali Chen" w:date="2025-12-18T11:39:00Z" w16du:dateUtc="2025-12-18T03:39:00Z">
            <w:rPr>
              <w:ins w:id="26" w:author="Yali Chen" w:date="2025-12-18T11:35:00Z" w16du:dateUtc="2025-12-18T03:35:00Z"/>
              <w:rFonts w:ascii="Times New Roman" w:hAnsi="Times New Roman" w:cs="Times New Roman"/>
              <w:szCs w:val="20"/>
            </w:rPr>
          </w:rPrChange>
        </w:rPr>
      </w:pPr>
      <w:ins w:id="27" w:author="Yali Chen" w:date="2025-12-18T11:35:00Z" w16du:dateUtc="2025-12-18T03:35:00Z">
        <w:r w:rsidRPr="00FD35A8">
          <w:rPr>
            <w:rFonts w:ascii="Times New Roman" w:hAnsi="Times New Roman" w:cs="Times New Roman"/>
            <w:i/>
            <w:iCs/>
            <w:szCs w:val="20"/>
            <w:rPrChange w:id="28" w:author="Yali Chen" w:date="2025-12-18T11:39:00Z" w16du:dateUtc="2025-12-18T03:39:00Z">
              <w:rPr>
                <w:rFonts w:ascii="Times New Roman" w:hAnsi="Times New Roman" w:cs="Times New Roman"/>
                <w:szCs w:val="20"/>
              </w:rPr>
            </w:rPrChange>
          </w:rPr>
          <w:t xml:space="preserve">Programming note: </w:t>
        </w:r>
      </w:ins>
    </w:p>
    <w:p w14:paraId="43AE73BD" w14:textId="292897CB" w:rsidR="00E45B49" w:rsidRPr="00FD35A8" w:rsidRDefault="00E45B49" w:rsidP="00FC2392">
      <w:pPr>
        <w:rPr>
          <w:ins w:id="29" w:author="Yali Chen" w:date="2025-12-18T11:35:00Z" w16du:dateUtc="2025-12-18T03:35:00Z"/>
          <w:rFonts w:ascii="Times New Roman" w:hAnsi="Times New Roman" w:cs="Times New Roman"/>
          <w:i/>
          <w:iCs/>
          <w:szCs w:val="20"/>
          <w:rPrChange w:id="30" w:author="Yali Chen" w:date="2025-12-18T11:39:00Z" w16du:dateUtc="2025-12-18T03:39:00Z">
            <w:rPr>
              <w:ins w:id="31" w:author="Yali Chen" w:date="2025-12-18T11:35:00Z" w16du:dateUtc="2025-12-18T03:35:00Z"/>
              <w:rFonts w:ascii="Times New Roman" w:hAnsi="Times New Roman" w:cs="Times New Roman"/>
              <w:szCs w:val="20"/>
            </w:rPr>
          </w:rPrChange>
        </w:rPr>
      </w:pPr>
      <w:ins w:id="32" w:author="Yali Chen" w:date="2025-12-18T11:35:00Z" w16du:dateUtc="2025-12-18T03:35:00Z">
        <w:r w:rsidRPr="00FD35A8">
          <w:rPr>
            <w:rFonts w:ascii="Times New Roman" w:hAnsi="Times New Roman" w:cs="Times New Roman"/>
            <w:i/>
            <w:iCs/>
            <w:szCs w:val="20"/>
            <w:rPrChange w:id="33" w:author="Yali Chen" w:date="2025-12-18T11:39:00Z" w16du:dateUtc="2025-12-18T03:39:00Z">
              <w:rPr>
                <w:rFonts w:ascii="Times New Roman" w:hAnsi="Times New Roman" w:cs="Times New Roman"/>
                <w:szCs w:val="20"/>
              </w:rPr>
            </w:rPrChange>
          </w:rPr>
          <w:t>Apheresis date is the first start date of Apheresis.</w:t>
        </w:r>
      </w:ins>
    </w:p>
    <w:p w14:paraId="609F261B" w14:textId="329CC7EC" w:rsidR="00FC2392" w:rsidRPr="00FD35A8" w:rsidRDefault="00FA1DBA" w:rsidP="00FC2392">
      <w:pPr>
        <w:rPr>
          <w:ins w:id="34" w:author="Yali Chen" w:date="2025-12-18T11:28:00Z" w16du:dateUtc="2025-12-18T03:28:00Z"/>
          <w:rFonts w:ascii="Times New Roman" w:hAnsi="Times New Roman" w:cs="Times New Roman"/>
          <w:i/>
          <w:iCs/>
          <w:szCs w:val="20"/>
          <w:rPrChange w:id="35" w:author="Yali Chen" w:date="2025-12-18T11:39:00Z" w16du:dateUtc="2025-12-18T03:39:00Z">
            <w:rPr>
              <w:ins w:id="36" w:author="Yali Chen" w:date="2025-12-18T11:28:00Z" w16du:dateUtc="2025-12-18T03:28:00Z"/>
              <w:rFonts w:ascii="Times New Roman" w:hAnsi="Times New Roman" w:cs="Times New Roman"/>
              <w:szCs w:val="20"/>
            </w:rPr>
          </w:rPrChange>
        </w:rPr>
      </w:pPr>
      <w:ins w:id="37" w:author="Yali Chen" w:date="2025-12-18T11:29:00Z" w16du:dateUtc="2025-12-18T03:29:00Z">
        <w:r w:rsidRPr="00FD35A8">
          <w:rPr>
            <w:rFonts w:ascii="Times New Roman" w:hAnsi="Times New Roman" w:cs="Times New Roman"/>
            <w:i/>
            <w:iCs/>
            <w:szCs w:val="20"/>
            <w:rPrChange w:id="38" w:author="Yali Chen" w:date="2025-12-18T11:39:00Z" w16du:dateUtc="2025-12-18T03:39:00Z">
              <w:rPr>
                <w:rFonts w:ascii="Times New Roman" w:hAnsi="Times New Roman" w:cs="Times New Roman"/>
                <w:szCs w:val="20"/>
              </w:rPr>
            </w:rPrChange>
          </w:rPr>
          <w:t>L</w:t>
        </w:r>
      </w:ins>
      <w:ins w:id="39" w:author="Yali Chen" w:date="2025-12-18T11:28:00Z" w16du:dateUtc="2025-12-18T03:28:00Z">
        <w:r w:rsidR="00FC2392" w:rsidRPr="00FD35A8">
          <w:rPr>
            <w:rFonts w:ascii="Times New Roman" w:hAnsi="Times New Roman" w:cs="Times New Roman"/>
            <w:i/>
            <w:iCs/>
            <w:szCs w:val="20"/>
            <w:rPrChange w:id="40" w:author="Yali Chen" w:date="2025-12-18T11:39:00Z" w16du:dateUtc="2025-12-18T03:39:00Z">
              <w:rPr>
                <w:rFonts w:ascii="Times New Roman" w:hAnsi="Times New Roman" w:cs="Times New Roman"/>
                <w:szCs w:val="20"/>
              </w:rPr>
            </w:rPrChange>
          </w:rPr>
          <w:t xml:space="preserve">ymphodepletion </w:t>
        </w:r>
      </w:ins>
      <w:ins w:id="41" w:author="Yali Chen" w:date="2025-12-18T11:29:00Z" w16du:dateUtc="2025-12-18T03:29:00Z">
        <w:r w:rsidRPr="00FD35A8">
          <w:rPr>
            <w:rFonts w:ascii="Times New Roman" w:hAnsi="Times New Roman" w:cs="Times New Roman"/>
            <w:i/>
            <w:iCs/>
            <w:szCs w:val="20"/>
            <w:rPrChange w:id="42" w:author="Yali Chen" w:date="2025-12-18T11:39:00Z" w16du:dateUtc="2025-12-18T03:39:00Z">
              <w:rPr>
                <w:rFonts w:ascii="Times New Roman" w:hAnsi="Times New Roman" w:cs="Times New Roman"/>
                <w:szCs w:val="20"/>
              </w:rPr>
            </w:rPrChange>
          </w:rPr>
          <w:t>date</w:t>
        </w:r>
      </w:ins>
      <w:ins w:id="43" w:author="Yali Chen" w:date="2025-12-18T11:28:00Z" w16du:dateUtc="2025-12-18T03:28:00Z">
        <w:r w:rsidR="00FC2392" w:rsidRPr="00FD35A8">
          <w:rPr>
            <w:rFonts w:ascii="Times New Roman" w:hAnsi="Times New Roman" w:cs="Times New Roman"/>
            <w:i/>
            <w:iCs/>
            <w:szCs w:val="20"/>
            <w:rPrChange w:id="44" w:author="Yali Chen" w:date="2025-12-18T11:39:00Z" w16du:dateUtc="2025-12-18T03:39:00Z">
              <w:rPr>
                <w:rFonts w:ascii="Times New Roman" w:hAnsi="Times New Roman" w:cs="Times New Roman"/>
                <w:szCs w:val="20"/>
              </w:rPr>
            </w:rPrChange>
          </w:rPr>
          <w:t xml:space="preserve"> is the first start date of lymphodepletion pretreatment.</w:t>
        </w:r>
      </w:ins>
    </w:p>
    <w:p w14:paraId="1D057E12" w14:textId="488B4E73" w:rsidR="004B24D7" w:rsidRPr="00FD35A8" w:rsidRDefault="004B24D7" w:rsidP="004B24D7">
      <w:pPr>
        <w:rPr>
          <w:ins w:id="45" w:author="Yali Chen" w:date="2025-12-18T11:36:00Z" w16du:dateUtc="2025-12-18T03:36:00Z"/>
          <w:rFonts w:ascii="Times New Roman" w:hAnsi="Times New Roman" w:cs="Times New Roman"/>
          <w:i/>
          <w:iCs/>
          <w:szCs w:val="20"/>
          <w:rPrChange w:id="46" w:author="Yali Chen" w:date="2025-12-29T11:46:00Z" w16du:dateUtc="2025-12-29T03:46:00Z">
            <w:rPr>
              <w:ins w:id="47" w:author="Yali Chen" w:date="2025-12-18T11:36:00Z" w16du:dateUtc="2025-12-18T03:36:00Z"/>
              <w:rFonts w:ascii="Times New Roman" w:hAnsi="Times New Roman" w:cs="Times New Roman"/>
              <w:szCs w:val="20"/>
            </w:rPr>
          </w:rPrChange>
        </w:rPr>
      </w:pPr>
      <w:ins w:id="48" w:author="Yali Chen" w:date="2025-12-18T11:36:00Z" w16du:dateUtc="2025-12-18T03:36:00Z">
        <w:r w:rsidRPr="00FD35A8">
          <w:rPr>
            <w:rFonts w:ascii="Times New Roman" w:hAnsi="Times New Roman" w:cs="Times New Roman"/>
            <w:i/>
            <w:iCs/>
            <w:szCs w:val="20"/>
            <w:rPrChange w:id="49" w:author="Yali Chen" w:date="2025-12-18T11:39:00Z" w16du:dateUtc="2025-12-18T03:39:00Z">
              <w:rPr>
                <w:rFonts w:ascii="Times New Roman" w:hAnsi="Times New Roman" w:cs="Times New Roman"/>
                <w:szCs w:val="20"/>
              </w:rPr>
            </w:rPrChange>
          </w:rPr>
          <w:t>Infusion date is the first start date</w:t>
        </w:r>
        <w:r w:rsidRPr="00FD35A8">
          <w:rPr>
            <w:rFonts w:ascii="Times New Roman" w:hAnsi="Times New Roman" w:cs="Times New Roman"/>
            <w:i/>
            <w:iCs/>
            <w:szCs w:val="20"/>
            <w:rPrChange w:id="50" w:author="Yali Chen" w:date="2025-12-29T11:46:00Z" w16du:dateUtc="2025-12-29T03:46:00Z">
              <w:rPr>
                <w:rFonts w:ascii="Times New Roman" w:hAnsi="Times New Roman" w:cs="Times New Roman"/>
                <w:szCs w:val="20"/>
              </w:rPr>
            </w:rPrChange>
          </w:rPr>
          <w:t xml:space="preserve"> of GC012F infusion.</w:t>
        </w:r>
      </w:ins>
    </w:p>
    <w:p w14:paraId="00600D8C" w14:textId="57ED5E0E" w:rsidR="00FC2392" w:rsidRPr="00FD35A8" w:rsidRDefault="00FB10E4" w:rsidP="0017346A">
      <w:pPr>
        <w:rPr>
          <w:rFonts w:ascii="Times New Roman" w:hAnsi="Times New Roman" w:cs="Times New Roman"/>
          <w:i/>
          <w:iCs/>
          <w:szCs w:val="20"/>
          <w:rPrChange w:id="51" w:author="Yali Chen" w:date="2025-12-29T11:46:00Z" w16du:dateUtc="2025-12-29T03:46:00Z">
            <w:rPr>
              <w:rFonts w:ascii="Times New Roman" w:hAnsi="Times New Roman" w:cs="Times New Roman"/>
              <w:szCs w:val="20"/>
            </w:rPr>
          </w:rPrChange>
        </w:rPr>
      </w:pPr>
      <w:commentRangeStart w:id="52"/>
      <w:commentRangeStart w:id="53"/>
      <w:ins w:id="54" w:author="Yali Chen" w:date="2025-12-18T11:38:00Z" w16du:dateUtc="2025-12-18T03:38:00Z">
        <w:r w:rsidRPr="00FD35A8">
          <w:rPr>
            <w:rFonts w:ascii="Times New Roman" w:hAnsi="Times New Roman" w:cs="Times New Roman"/>
            <w:i/>
            <w:iCs/>
            <w:szCs w:val="20"/>
            <w:rPrChange w:id="55" w:author="Yali Chen" w:date="2025-12-29T11:46:00Z" w16du:dateUtc="2025-12-29T03:46:00Z">
              <w:rPr>
                <w:rFonts w:ascii="Times New Roman" w:hAnsi="Times New Roman" w:cs="Times New Roman"/>
                <w:szCs w:val="20"/>
              </w:rPr>
            </w:rPrChange>
          </w:rPr>
          <w:t>End of DLT Date is the</w:t>
        </w:r>
      </w:ins>
      <w:ins w:id="56" w:author="Yali Chen" w:date="2025-12-18T11:39:00Z" w16du:dateUtc="2025-12-18T03:39:00Z">
        <w:r w:rsidRPr="00FD35A8">
          <w:rPr>
            <w:rFonts w:ascii="Times New Roman" w:hAnsi="Times New Roman" w:cs="Times New Roman"/>
            <w:i/>
            <w:iCs/>
            <w:szCs w:val="20"/>
            <w:rPrChange w:id="57" w:author="Yali Chen" w:date="2025-12-29T11:46:00Z" w16du:dateUtc="2025-12-29T03:46:00Z">
              <w:rPr>
                <w:rFonts w:ascii="Times New Roman" w:hAnsi="Times New Roman" w:cs="Times New Roman"/>
                <w:szCs w:val="20"/>
              </w:rPr>
            </w:rPrChange>
          </w:rPr>
          <w:t xml:space="preserve"> last</w:t>
        </w:r>
      </w:ins>
      <w:ins w:id="58" w:author="Yali Chen" w:date="2025-12-18T11:38:00Z" w16du:dateUtc="2025-12-18T03:38:00Z">
        <w:r w:rsidRPr="00FD35A8">
          <w:rPr>
            <w:rFonts w:ascii="Times New Roman" w:hAnsi="Times New Roman" w:cs="Times New Roman"/>
            <w:i/>
            <w:iCs/>
            <w:szCs w:val="20"/>
            <w:rPrChange w:id="59" w:author="Yali Chen" w:date="2025-12-29T11:46:00Z" w16du:dateUtc="2025-12-29T03:46:00Z">
              <w:rPr>
                <w:rFonts w:ascii="Times New Roman" w:hAnsi="Times New Roman" w:cs="Times New Roman"/>
                <w:szCs w:val="20"/>
              </w:rPr>
            </w:rPrChange>
          </w:rPr>
          <w:t xml:space="preserve"> </w:t>
        </w:r>
      </w:ins>
      <w:ins w:id="60" w:author="Yali Chen" w:date="2025-12-18T11:39:00Z" w16du:dateUtc="2025-12-18T03:39:00Z">
        <w:r w:rsidRPr="00FD35A8">
          <w:rPr>
            <w:rFonts w:ascii="Times New Roman" w:hAnsi="Times New Roman" w:cs="Times New Roman"/>
            <w:i/>
            <w:iCs/>
            <w:szCs w:val="20"/>
            <w:rPrChange w:id="61" w:author="Yali Chen" w:date="2025-12-29T11:46:00Z" w16du:dateUtc="2025-12-29T03:46:00Z">
              <w:rPr>
                <w:rFonts w:ascii="Times New Roman" w:hAnsi="Times New Roman" w:cs="Times New Roman"/>
                <w:szCs w:val="20"/>
              </w:rPr>
            </w:rPrChange>
          </w:rPr>
          <w:t>end</w:t>
        </w:r>
      </w:ins>
      <w:ins w:id="62" w:author="Yali Chen" w:date="2025-12-18T11:38:00Z" w16du:dateUtc="2025-12-18T03:38:00Z">
        <w:r w:rsidRPr="00FD35A8">
          <w:rPr>
            <w:rFonts w:ascii="Times New Roman" w:hAnsi="Times New Roman" w:cs="Times New Roman"/>
            <w:i/>
            <w:iCs/>
            <w:szCs w:val="20"/>
            <w:rPrChange w:id="63" w:author="Yali Chen" w:date="2025-12-29T11:46:00Z" w16du:dateUtc="2025-12-29T03:46:00Z">
              <w:rPr>
                <w:rFonts w:ascii="Times New Roman" w:hAnsi="Times New Roman" w:cs="Times New Roman"/>
                <w:szCs w:val="20"/>
              </w:rPr>
            </w:rPrChange>
          </w:rPr>
          <w:t xml:space="preserve"> date of </w:t>
        </w:r>
      </w:ins>
      <w:ins w:id="64" w:author="Yali Chen" w:date="2025-12-18T11:39:00Z" w16du:dateUtc="2025-12-18T03:39:00Z">
        <w:r w:rsidRPr="00FD35A8">
          <w:rPr>
            <w:rFonts w:ascii="Times New Roman" w:hAnsi="Times New Roman" w:cs="Times New Roman"/>
            <w:i/>
            <w:iCs/>
            <w:szCs w:val="20"/>
            <w:rPrChange w:id="65" w:author="Yali Chen" w:date="2025-12-29T11:46:00Z" w16du:dateUtc="2025-12-29T03:46:00Z">
              <w:rPr>
                <w:rFonts w:ascii="Times New Roman" w:hAnsi="Times New Roman" w:cs="Times New Roman"/>
                <w:szCs w:val="20"/>
              </w:rPr>
            </w:rPrChange>
          </w:rPr>
          <w:t>DLT</w:t>
        </w:r>
      </w:ins>
      <w:ins w:id="66" w:author="Yali Chen" w:date="2025-12-18T11:38:00Z" w16du:dateUtc="2025-12-18T03:38:00Z">
        <w:r w:rsidRPr="00FD35A8">
          <w:rPr>
            <w:rFonts w:ascii="Times New Roman" w:hAnsi="Times New Roman" w:cs="Times New Roman"/>
            <w:i/>
            <w:iCs/>
            <w:szCs w:val="20"/>
            <w:rPrChange w:id="67" w:author="Yali Chen" w:date="2025-12-29T11:46:00Z" w16du:dateUtc="2025-12-29T03:46:00Z">
              <w:rPr>
                <w:rFonts w:ascii="Times New Roman" w:hAnsi="Times New Roman" w:cs="Times New Roman"/>
                <w:szCs w:val="20"/>
              </w:rPr>
            </w:rPrChange>
          </w:rPr>
          <w:t>.</w:t>
        </w:r>
      </w:ins>
      <w:commentRangeEnd w:id="52"/>
      <w:r w:rsidR="00B305DA" w:rsidRPr="00FD35A8">
        <w:rPr>
          <w:rStyle w:val="CommentReference"/>
          <w:rFonts w:ascii="Times New Roman" w:hAnsi="Times New Roman" w:cs="Times New Roman"/>
          <w:i/>
          <w:iCs/>
          <w:sz w:val="20"/>
          <w:szCs w:val="20"/>
          <w:rPrChange w:id="68" w:author="Yali Chen" w:date="2025-12-29T11:46:00Z" w16du:dateUtc="2025-12-29T03:46:00Z">
            <w:rPr>
              <w:rStyle w:val="CommentReference"/>
              <w:rFonts w:ascii="Times New Roman" w:hAnsi="Times New Roman" w:cs="Times New Roman"/>
              <w:sz w:val="20"/>
              <w:szCs w:val="20"/>
            </w:rPr>
          </w:rPrChange>
        </w:rPr>
        <w:commentReference w:id="52"/>
      </w:r>
      <w:commentRangeEnd w:id="53"/>
      <w:r w:rsidR="00F34C10" w:rsidRPr="00FD35A8">
        <w:rPr>
          <w:rStyle w:val="CommentReference"/>
          <w:rFonts w:ascii="Times New Roman" w:hAnsi="Times New Roman" w:cs="Times New Roman"/>
        </w:rPr>
        <w:commentReference w:id="53"/>
      </w:r>
      <w:ins w:id="69" w:author="Yali Chen" w:date="2025-12-29T11:33:00Z" w16du:dateUtc="2025-12-29T03:33:00Z">
        <w:r w:rsidR="00491D52" w:rsidRPr="00FD35A8">
          <w:rPr>
            <w:rFonts w:ascii="Times New Roman" w:hAnsi="Times New Roman" w:cs="Times New Roman"/>
            <w:rPrChange w:id="70" w:author="Yali Chen" w:date="2025-12-29T11:46:00Z" w16du:dateUtc="2025-12-29T03:46:00Z">
              <w:rPr/>
            </w:rPrChange>
          </w:rPr>
          <w:t xml:space="preserve"> </w:t>
        </w:r>
        <w:r w:rsidR="00491D52" w:rsidRPr="00FD35A8">
          <w:rPr>
            <w:rFonts w:ascii="Times New Roman" w:hAnsi="Times New Roman" w:cs="Times New Roman"/>
            <w:i/>
            <w:iCs/>
            <w:szCs w:val="20"/>
          </w:rPr>
          <w:t xml:space="preserve">Information of End of </w:t>
        </w:r>
      </w:ins>
      <w:ins w:id="71" w:author="Yali Chen" w:date="2025-12-29T11:34:00Z" w16du:dateUtc="2025-12-29T03:34:00Z">
        <w:r w:rsidR="00491D52" w:rsidRPr="00FD35A8">
          <w:rPr>
            <w:rFonts w:ascii="Times New Roman" w:hAnsi="Times New Roman" w:cs="Times New Roman"/>
            <w:i/>
            <w:iCs/>
            <w:szCs w:val="20"/>
          </w:rPr>
          <w:t>DLT date</w:t>
        </w:r>
      </w:ins>
      <w:ins w:id="72" w:author="Yali Chen" w:date="2025-12-29T11:33:00Z" w16du:dateUtc="2025-12-29T03:33:00Z">
        <w:r w:rsidR="00491D52" w:rsidRPr="00FD35A8">
          <w:rPr>
            <w:rFonts w:ascii="Times New Roman" w:hAnsi="Times New Roman" w:cs="Times New Roman"/>
            <w:i/>
            <w:iCs/>
            <w:szCs w:val="20"/>
          </w:rPr>
          <w:t xml:space="preserve"> can be grabbed from CRF Page</w:t>
        </w:r>
        <w:r w:rsidR="00491D52" w:rsidRPr="00FD35A8">
          <w:rPr>
            <w:rFonts w:ascii="Times New Roman" w:hAnsi="Times New Roman" w:cs="Times New Roman" w:hint="eastAsia"/>
            <w:i/>
            <w:iCs/>
            <w:szCs w:val="20"/>
          </w:rPr>
          <w:t>“</w:t>
        </w:r>
      </w:ins>
      <w:ins w:id="73" w:author="Yali Chen" w:date="2025-12-29T11:44:00Z" w16du:dateUtc="2025-12-29T03:44:00Z">
        <w:r w:rsidR="008C1595" w:rsidRPr="00FD35A8">
          <w:rPr>
            <w:rFonts w:ascii="Times New Roman" w:hAnsi="Times New Roman" w:cs="Times New Roman"/>
            <w:i/>
            <w:iCs/>
            <w:szCs w:val="20"/>
          </w:rPr>
          <w:t>Adverse Events</w:t>
        </w:r>
      </w:ins>
      <w:ins w:id="74" w:author="Yali Chen" w:date="2025-12-29T11:33:00Z" w16du:dateUtc="2025-12-29T03:33:00Z">
        <w:r w:rsidR="00491D52" w:rsidRPr="00FD35A8">
          <w:rPr>
            <w:rFonts w:ascii="Times New Roman" w:hAnsi="Times New Roman" w:cs="Times New Roman" w:hint="eastAsia"/>
            <w:i/>
            <w:iCs/>
            <w:szCs w:val="20"/>
          </w:rPr>
          <w:t>”</w:t>
        </w:r>
      </w:ins>
      <w:ins w:id="75" w:author="Yali Chen" w:date="2025-12-29T11:46:00Z" w16du:dateUtc="2025-12-29T03:46:00Z">
        <w:r w:rsidR="00F40BA1" w:rsidRPr="00FD35A8">
          <w:rPr>
            <w:rFonts w:ascii="Times New Roman" w:hAnsi="Times New Roman" w:cs="Times New Roman"/>
            <w:i/>
            <w:iCs/>
            <w:szCs w:val="20"/>
          </w:rPr>
          <w:t xml:space="preserve"> </w:t>
        </w:r>
      </w:ins>
      <w:ins w:id="76" w:author="Yali Chen" w:date="2025-12-29T11:45:00Z" w16du:dateUtc="2025-12-29T03:45:00Z">
        <w:r w:rsidR="008C1595" w:rsidRPr="00FD35A8">
          <w:rPr>
            <w:rFonts w:ascii="Times New Roman" w:hAnsi="Times New Roman" w:cs="Times New Roman"/>
            <w:i/>
            <w:iCs/>
            <w:szCs w:val="20"/>
          </w:rPr>
          <w:t>item “End Date” where</w:t>
        </w:r>
        <w:r w:rsidR="00945EC5" w:rsidRPr="00FD35A8">
          <w:rPr>
            <w:rFonts w:ascii="Times New Roman" w:hAnsi="Times New Roman" w:cs="Times New Roman"/>
            <w:i/>
            <w:iCs/>
            <w:szCs w:val="20"/>
          </w:rPr>
          <w:t xml:space="preserve"> answer of</w:t>
        </w:r>
        <w:r w:rsidR="008C1595" w:rsidRPr="00FD35A8">
          <w:rPr>
            <w:rFonts w:ascii="Times New Roman" w:hAnsi="Times New Roman" w:cs="Times New Roman"/>
            <w:i/>
            <w:iCs/>
            <w:szCs w:val="20"/>
          </w:rPr>
          <w:t xml:space="preserve"> </w:t>
        </w:r>
        <w:r w:rsidR="00945EC5" w:rsidRPr="00FD35A8">
          <w:rPr>
            <w:rFonts w:ascii="Times New Roman" w:hAnsi="Times New Roman" w:cs="Times New Roman"/>
            <w:i/>
            <w:iCs/>
            <w:szCs w:val="20"/>
          </w:rPr>
          <w:t>item</w:t>
        </w:r>
        <w:r w:rsidR="00945EC5" w:rsidRPr="00FD35A8">
          <w:rPr>
            <w:rFonts w:ascii="Times New Roman" w:hAnsi="Times New Roman" w:cs="Times New Roman" w:hint="eastAsia"/>
            <w:i/>
            <w:iCs/>
            <w:szCs w:val="20"/>
          </w:rPr>
          <w:t>“</w:t>
        </w:r>
      </w:ins>
      <w:ins w:id="77" w:author="Yali Chen" w:date="2025-12-29T11:45:00Z">
        <w:r w:rsidR="00945EC5" w:rsidRPr="00FD35A8">
          <w:rPr>
            <w:rFonts w:ascii="Times New Roman" w:hAnsi="Times New Roman" w:cs="Times New Roman"/>
            <w:i/>
            <w:iCs/>
            <w:szCs w:val="20"/>
          </w:rPr>
          <w:t>Is this adverse event DLT?</w:t>
        </w:r>
      </w:ins>
      <w:ins w:id="78" w:author="Yali Chen" w:date="2025-12-29T11:45:00Z" w16du:dateUtc="2025-12-29T03:45:00Z">
        <w:r w:rsidR="00945EC5" w:rsidRPr="00FD35A8">
          <w:rPr>
            <w:rFonts w:ascii="Times New Roman" w:hAnsi="Times New Roman" w:cs="Times New Roman" w:hint="eastAsia"/>
            <w:i/>
            <w:iCs/>
            <w:szCs w:val="20"/>
          </w:rPr>
          <w:t>”</w:t>
        </w:r>
        <w:r w:rsidR="00945EC5" w:rsidRPr="00FD35A8">
          <w:rPr>
            <w:rFonts w:ascii="Times New Roman" w:hAnsi="Times New Roman" w:cs="Times New Roman"/>
            <w:i/>
            <w:iCs/>
            <w:szCs w:val="20"/>
          </w:rPr>
          <w:t xml:space="preserve">is </w:t>
        </w:r>
      </w:ins>
      <w:ins w:id="79" w:author="Yali Chen" w:date="2025-12-29T11:46:00Z" w16du:dateUtc="2025-12-29T03:46:00Z">
        <w:r w:rsidR="00945EC5" w:rsidRPr="00FD35A8">
          <w:rPr>
            <w:rFonts w:ascii="Times New Roman" w:hAnsi="Times New Roman" w:cs="Times New Roman"/>
            <w:i/>
            <w:iCs/>
            <w:szCs w:val="20"/>
          </w:rPr>
          <w:t>yes</w:t>
        </w:r>
      </w:ins>
    </w:p>
    <w:p w14:paraId="70459A11" w14:textId="28B9C17C" w:rsidR="00D053CE" w:rsidRPr="00FD35A8" w:rsidRDefault="00D053CE" w:rsidP="0017346A">
      <w:pPr>
        <w:rPr>
          <w:rFonts w:ascii="Times New Roman" w:hAnsi="Times New Roman" w:cs="Times New Roman"/>
          <w:b/>
          <w:szCs w:val="20"/>
        </w:rPr>
      </w:pPr>
      <w:r w:rsidRPr="00FD35A8">
        <w:rPr>
          <w:rFonts w:ascii="Times New Roman" w:hAnsi="Times New Roman" w:cs="Times New Roman"/>
          <w:b/>
          <w:szCs w:val="20"/>
        </w:rPr>
        <w:br w:type="page"/>
      </w:r>
    </w:p>
    <w:p w14:paraId="790A2149" w14:textId="7B1A60EF" w:rsidR="00065C7A" w:rsidRPr="00FD35A8" w:rsidRDefault="00065C7A" w:rsidP="00065C7A">
      <w:pPr>
        <w:pStyle w:val="TFLshelltitle1"/>
        <w:rPr>
          <w:rStyle w:val="Heading3Char1"/>
          <w:rFonts w:eastAsia="宋体"/>
          <w:b/>
          <w:bCs/>
          <w:color w:val="000000"/>
          <w:sz w:val="20"/>
          <w:szCs w:val="20"/>
          <w:lang w:eastAsia="zh-CN"/>
        </w:rPr>
      </w:pPr>
      <w:bookmarkStart w:id="80" w:name="_Toc217918908"/>
      <w:r w:rsidRPr="00FD35A8">
        <w:rPr>
          <w:rStyle w:val="Heading3Char1"/>
          <w:rFonts w:eastAsia="宋体"/>
          <w:b/>
          <w:bCs/>
          <w:color w:val="000000"/>
          <w:sz w:val="20"/>
          <w:szCs w:val="20"/>
          <w:lang w:eastAsia="zh-CN"/>
        </w:rPr>
        <w:lastRenderedPageBreak/>
        <w:t>Listing 14.1.2.1 Baseline Characteristics (&lt;&lt;</w:t>
      </w:r>
      <w:r w:rsidR="00000535" w:rsidRPr="00FD35A8">
        <w:rPr>
          <w:rStyle w:val="Heading3Char1"/>
          <w:rFonts w:eastAsia="宋体"/>
          <w:b/>
          <w:bCs/>
          <w:color w:val="000000"/>
          <w:sz w:val="20"/>
          <w:szCs w:val="20"/>
          <w:lang w:eastAsia="zh-CN"/>
        </w:rPr>
        <w:t>IIM</w:t>
      </w:r>
      <w:r w:rsidRPr="00FD35A8">
        <w:rPr>
          <w:rStyle w:val="Heading3Char1"/>
          <w:rFonts w:eastAsia="宋体"/>
          <w:b/>
          <w:bCs/>
          <w:color w:val="000000"/>
          <w:sz w:val="20"/>
          <w:szCs w:val="20"/>
          <w:lang w:eastAsia="zh-CN"/>
        </w:rPr>
        <w:t xml:space="preserve"> </w:t>
      </w:r>
      <w:r w:rsidR="00B5529F" w:rsidRPr="00FD35A8">
        <w:rPr>
          <w:rStyle w:val="Heading3Char1"/>
          <w:rFonts w:eastAsia="宋体"/>
          <w:b/>
          <w:bCs/>
          <w:color w:val="000000"/>
          <w:sz w:val="20"/>
          <w:szCs w:val="20"/>
          <w:lang w:eastAsia="zh-CN"/>
        </w:rPr>
        <w:t>C</w:t>
      </w:r>
      <w:r w:rsidRPr="00FD35A8">
        <w:rPr>
          <w:rStyle w:val="Heading3Char1"/>
          <w:rFonts w:eastAsia="宋体"/>
          <w:b/>
          <w:bCs/>
          <w:color w:val="000000"/>
          <w:sz w:val="20"/>
          <w:szCs w:val="20"/>
          <w:lang w:eastAsia="zh-CN"/>
        </w:rPr>
        <w:t xml:space="preserve">ohort&gt;&gt; Full </w:t>
      </w:r>
      <w:r w:rsidR="00B5529F" w:rsidRPr="00FD35A8">
        <w:rPr>
          <w:rStyle w:val="Heading3Char1"/>
          <w:rFonts w:eastAsia="宋体"/>
          <w:b/>
          <w:bCs/>
          <w:color w:val="000000"/>
          <w:sz w:val="20"/>
          <w:szCs w:val="20"/>
          <w:lang w:eastAsia="zh-CN"/>
        </w:rPr>
        <w:t>A</w:t>
      </w:r>
      <w:r w:rsidRPr="00FD35A8">
        <w:rPr>
          <w:rStyle w:val="Heading3Char1"/>
          <w:rFonts w:eastAsia="宋体"/>
          <w:b/>
          <w:bCs/>
          <w:color w:val="000000"/>
          <w:sz w:val="20"/>
          <w:szCs w:val="20"/>
          <w:lang w:eastAsia="zh-CN"/>
        </w:rPr>
        <w:t xml:space="preserve">nalysis </w:t>
      </w:r>
      <w:r w:rsidR="00B5529F" w:rsidRPr="00FD35A8">
        <w:rPr>
          <w:rStyle w:val="Heading3Char1"/>
          <w:rFonts w:eastAsia="宋体"/>
          <w:b/>
          <w:bCs/>
          <w:color w:val="000000"/>
          <w:sz w:val="20"/>
          <w:szCs w:val="20"/>
          <w:lang w:eastAsia="zh-CN"/>
        </w:rPr>
        <w:t>S</w:t>
      </w:r>
      <w:r w:rsidRPr="00FD35A8">
        <w:rPr>
          <w:rStyle w:val="Heading3Char1"/>
          <w:rFonts w:eastAsia="宋体"/>
          <w:b/>
          <w:bCs/>
          <w:color w:val="000000"/>
          <w:sz w:val="20"/>
          <w:szCs w:val="20"/>
          <w:lang w:eastAsia="zh-CN"/>
        </w:rPr>
        <w:t>et)</w:t>
      </w:r>
      <w:bookmarkEnd w:id="80"/>
      <w:r w:rsidRPr="00FD35A8">
        <w:rPr>
          <w:rStyle w:val="Heading3Char1"/>
          <w:rFonts w:eastAsia="宋体"/>
          <w:b/>
          <w:bCs/>
          <w:color w:val="000000"/>
          <w:sz w:val="20"/>
          <w:szCs w:val="20"/>
          <w:lang w:eastAsia="zh-CN"/>
        </w:rPr>
        <w:t xml:space="preserve"> </w:t>
      </w:r>
    </w:p>
    <w:tbl>
      <w:tblPr>
        <w:tblW w:w="5000" w:type="pct"/>
        <w:tblCellMar>
          <w:left w:w="0" w:type="dxa"/>
          <w:right w:w="0" w:type="dxa"/>
        </w:tblCellMar>
        <w:tblLook w:val="04A0" w:firstRow="1" w:lastRow="0" w:firstColumn="1" w:lastColumn="0" w:noHBand="0" w:noVBand="1"/>
      </w:tblPr>
      <w:tblGrid>
        <w:gridCol w:w="9622"/>
        <w:gridCol w:w="813"/>
        <w:gridCol w:w="813"/>
        <w:gridCol w:w="813"/>
        <w:gridCol w:w="1865"/>
        <w:gridCol w:w="644"/>
        <w:tblGridChange w:id="81">
          <w:tblGrid>
            <w:gridCol w:w="9622"/>
            <w:gridCol w:w="161"/>
            <w:gridCol w:w="652"/>
            <w:gridCol w:w="167"/>
            <w:gridCol w:w="646"/>
            <w:gridCol w:w="173"/>
            <w:gridCol w:w="640"/>
            <w:gridCol w:w="179"/>
            <w:gridCol w:w="1681"/>
            <w:gridCol w:w="5"/>
            <w:gridCol w:w="644"/>
          </w:tblGrid>
        </w:tblGridChange>
      </w:tblGrid>
      <w:tr w:rsidR="00DE6C24" w:rsidRPr="00FD35A8" w14:paraId="65066508" w14:textId="77777777" w:rsidTr="006921A2">
        <w:trPr>
          <w:trHeight w:val="285"/>
        </w:trPr>
        <w:tc>
          <w:tcPr>
            <w:tcW w:w="0" w:type="auto"/>
            <w:tcBorders>
              <w:top w:val="single" w:sz="4" w:space="0" w:color="auto"/>
            </w:tcBorders>
            <w:noWrap/>
            <w:hideMark/>
          </w:tcPr>
          <w:p w14:paraId="14ABF571" w14:textId="4B62B103" w:rsidR="00DE6C24" w:rsidRPr="00FD35A8" w:rsidRDefault="00DE6C24" w:rsidP="00DE6C24">
            <w:pPr>
              <w:widowControl/>
              <w:rPr>
                <w:rFonts w:ascii="Times New Roman" w:eastAsia="等线" w:hAnsi="Times New Roman" w:cs="Times New Roman"/>
                <w:color w:val="000000"/>
                <w:szCs w:val="20"/>
              </w:rPr>
            </w:pPr>
            <w:r w:rsidRPr="00FD35A8">
              <w:rPr>
                <w:rFonts w:ascii="Times New Roman" w:hAnsi="Times New Roman" w:cs="Times New Roman"/>
                <w:szCs w:val="20"/>
              </w:rPr>
              <w:t xml:space="preserve">Subject </w:t>
            </w:r>
            <w:r w:rsidR="009C7C4D" w:rsidRPr="00FD35A8">
              <w:rPr>
                <w:rFonts w:ascii="Times New Roman" w:hAnsi="Times New Roman" w:cs="Times New Roman"/>
                <w:szCs w:val="20"/>
              </w:rPr>
              <w:t>I</w:t>
            </w:r>
            <w:r w:rsidRPr="00FD35A8">
              <w:rPr>
                <w:rFonts w:ascii="Times New Roman" w:hAnsi="Times New Roman" w:cs="Times New Roman"/>
                <w:szCs w:val="20"/>
              </w:rPr>
              <w:t>dentifier</w:t>
            </w:r>
          </w:p>
        </w:tc>
        <w:tc>
          <w:tcPr>
            <w:tcW w:w="0" w:type="auto"/>
            <w:tcBorders>
              <w:top w:val="single" w:sz="4" w:space="0" w:color="auto"/>
              <w:left w:val="nil"/>
              <w:bottom w:val="nil"/>
              <w:right w:val="nil"/>
            </w:tcBorders>
            <w:vAlign w:val="center"/>
            <w:hideMark/>
          </w:tcPr>
          <w:p w14:paraId="23F3B6B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E1301001</w:t>
            </w:r>
          </w:p>
        </w:tc>
        <w:tc>
          <w:tcPr>
            <w:tcW w:w="0" w:type="auto"/>
            <w:tcBorders>
              <w:top w:val="single" w:sz="4" w:space="0" w:color="auto"/>
              <w:left w:val="nil"/>
              <w:bottom w:val="nil"/>
              <w:right w:val="nil"/>
            </w:tcBorders>
            <w:noWrap/>
            <w:vAlign w:val="center"/>
            <w:hideMark/>
          </w:tcPr>
          <w:p w14:paraId="57B5229B"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E1301002</w:t>
            </w:r>
          </w:p>
        </w:tc>
        <w:tc>
          <w:tcPr>
            <w:tcW w:w="0" w:type="auto"/>
            <w:tcBorders>
              <w:top w:val="single" w:sz="4" w:space="0" w:color="auto"/>
              <w:left w:val="nil"/>
              <w:bottom w:val="nil"/>
              <w:right w:val="nil"/>
            </w:tcBorders>
            <w:vAlign w:val="center"/>
            <w:hideMark/>
          </w:tcPr>
          <w:p w14:paraId="5AFD80E1"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E1301003</w:t>
            </w:r>
          </w:p>
        </w:tc>
        <w:tc>
          <w:tcPr>
            <w:tcW w:w="0" w:type="auto"/>
            <w:tcBorders>
              <w:top w:val="single" w:sz="4" w:space="0" w:color="auto"/>
              <w:left w:val="nil"/>
              <w:bottom w:val="nil"/>
              <w:right w:val="nil"/>
            </w:tcBorders>
            <w:vAlign w:val="center"/>
            <w:hideMark/>
          </w:tcPr>
          <w:p w14:paraId="4A461925"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w:t>
            </w:r>
            <w:del w:id="82" w:author="Yali Chen" w:date="2025-12-18T09:44:00Z" w16du:dateUtc="2025-12-18T01:44:00Z">
              <w:r w:rsidRPr="00FD35A8" w:rsidDel="00D80746">
                <w:rPr>
                  <w:rFonts w:ascii="Times New Roman" w:eastAsia="等线" w:hAnsi="Times New Roman" w:cs="Times New Roman"/>
                  <w:color w:val="000000"/>
                  <w:szCs w:val="20"/>
                </w:rPr>
                <w:delText>1</w:delText>
              </w:r>
            </w:del>
            <w:r w:rsidRPr="00FD35A8">
              <w:rPr>
                <w:rFonts w:ascii="Times New Roman" w:eastAsia="等线" w:hAnsi="Times New Roman" w:cs="Times New Roman"/>
                <w:color w:val="000000"/>
                <w:szCs w:val="20"/>
              </w:rPr>
              <w:t>4</w:t>
            </w:r>
          </w:p>
        </w:tc>
        <w:tc>
          <w:tcPr>
            <w:tcW w:w="0" w:type="auto"/>
            <w:tcBorders>
              <w:top w:val="single" w:sz="4" w:space="0" w:color="auto"/>
              <w:left w:val="nil"/>
              <w:bottom w:val="nil"/>
              <w:right w:val="nil"/>
            </w:tcBorders>
            <w:vAlign w:val="center"/>
            <w:hideMark/>
          </w:tcPr>
          <w:p w14:paraId="7E3F7F5F"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&lt;&lt;…&gt;&gt;</w:t>
            </w:r>
          </w:p>
        </w:tc>
      </w:tr>
      <w:tr w:rsidR="00DE6C24" w:rsidRPr="00FD35A8" w14:paraId="104E5D7A" w14:textId="77777777" w:rsidTr="006921A2">
        <w:trPr>
          <w:trHeight w:val="300"/>
        </w:trPr>
        <w:tc>
          <w:tcPr>
            <w:tcW w:w="0" w:type="auto"/>
            <w:tcBorders>
              <w:bottom w:val="single" w:sz="4" w:space="0" w:color="auto"/>
            </w:tcBorders>
            <w:hideMark/>
          </w:tcPr>
          <w:p w14:paraId="415ED81F" w14:textId="0683A97F" w:rsidR="00DE6C24" w:rsidRPr="00FD35A8" w:rsidRDefault="00DE6C24" w:rsidP="00DE6C24">
            <w:pPr>
              <w:rPr>
                <w:rFonts w:ascii="Times New Roman" w:eastAsia="等线" w:hAnsi="Times New Roman" w:cs="Times New Roman"/>
                <w:color w:val="000000"/>
                <w:szCs w:val="20"/>
              </w:rPr>
            </w:pPr>
            <w:r w:rsidRPr="00FD35A8">
              <w:rPr>
                <w:rFonts w:ascii="Times New Roman" w:hAnsi="Times New Roman" w:cs="Times New Roman"/>
                <w:szCs w:val="20"/>
              </w:rPr>
              <w:t xml:space="preserve">&lt;&lt;Treatment </w:t>
            </w:r>
            <w:r w:rsidR="009C7C4D" w:rsidRPr="00FD35A8">
              <w:rPr>
                <w:rFonts w:ascii="Times New Roman" w:hAnsi="Times New Roman" w:cs="Times New Roman"/>
                <w:szCs w:val="20"/>
              </w:rPr>
              <w:t>G</w:t>
            </w:r>
            <w:r w:rsidRPr="00FD35A8">
              <w:rPr>
                <w:rFonts w:ascii="Times New Roman" w:hAnsi="Times New Roman" w:cs="Times New Roman"/>
                <w:szCs w:val="20"/>
              </w:rPr>
              <w:t>roup&gt;&gt;</w:t>
            </w:r>
          </w:p>
        </w:tc>
        <w:tc>
          <w:tcPr>
            <w:tcW w:w="0" w:type="auto"/>
            <w:tcBorders>
              <w:top w:val="nil"/>
              <w:left w:val="nil"/>
              <w:bottom w:val="single" w:sz="8" w:space="0" w:color="auto"/>
              <w:right w:val="nil"/>
            </w:tcBorders>
            <w:vAlign w:val="center"/>
            <w:hideMark/>
          </w:tcPr>
          <w:p w14:paraId="6E95EC89"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08A0245B"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029F6FC9"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39901264"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71E4BC9" w14:textId="77777777" w:rsidR="00DE6C24" w:rsidRPr="00FD35A8" w:rsidRDefault="00DE6C24" w:rsidP="00DE6C24">
            <w:pPr>
              <w:jc w:val="center"/>
              <w:rPr>
                <w:rFonts w:ascii="Times New Roman" w:eastAsia="等线" w:hAnsi="Times New Roman" w:cs="Times New Roman"/>
                <w:color w:val="000000"/>
                <w:szCs w:val="20"/>
              </w:rPr>
            </w:pPr>
          </w:p>
        </w:tc>
      </w:tr>
      <w:tr w:rsidR="00065C7A" w:rsidRPr="00FD35A8" w14:paraId="2E54BDDA" w14:textId="77777777" w:rsidTr="006921A2">
        <w:trPr>
          <w:trHeight w:val="285"/>
        </w:trPr>
        <w:tc>
          <w:tcPr>
            <w:tcW w:w="0" w:type="auto"/>
            <w:tcBorders>
              <w:top w:val="nil"/>
              <w:left w:val="nil"/>
              <w:bottom w:val="nil"/>
              <w:right w:val="nil"/>
            </w:tcBorders>
            <w:vAlign w:val="center"/>
            <w:hideMark/>
          </w:tcPr>
          <w:p w14:paraId="2964C3AD"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Age (years)</w:t>
            </w:r>
          </w:p>
        </w:tc>
        <w:tc>
          <w:tcPr>
            <w:tcW w:w="0" w:type="auto"/>
            <w:tcBorders>
              <w:top w:val="nil"/>
              <w:left w:val="nil"/>
              <w:bottom w:val="nil"/>
              <w:right w:val="nil"/>
            </w:tcBorders>
            <w:vAlign w:val="center"/>
            <w:hideMark/>
          </w:tcPr>
          <w:p w14:paraId="19B379B9"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5178B0"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18FC08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DA6EB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0D60A46"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751BB0FD" w14:textId="77777777" w:rsidTr="006921A2">
        <w:trPr>
          <w:trHeight w:val="285"/>
        </w:trPr>
        <w:tc>
          <w:tcPr>
            <w:tcW w:w="0" w:type="auto"/>
            <w:tcBorders>
              <w:top w:val="nil"/>
              <w:left w:val="nil"/>
              <w:bottom w:val="nil"/>
              <w:right w:val="nil"/>
            </w:tcBorders>
            <w:vAlign w:val="center"/>
            <w:hideMark/>
          </w:tcPr>
          <w:p w14:paraId="0404244C"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Sex</w:t>
            </w:r>
          </w:p>
        </w:tc>
        <w:tc>
          <w:tcPr>
            <w:tcW w:w="0" w:type="auto"/>
            <w:tcBorders>
              <w:top w:val="nil"/>
              <w:left w:val="nil"/>
              <w:bottom w:val="nil"/>
              <w:right w:val="nil"/>
            </w:tcBorders>
            <w:noWrap/>
            <w:vAlign w:val="center"/>
            <w:hideMark/>
          </w:tcPr>
          <w:p w14:paraId="2DF13D4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AC7CD4E"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7E1BEDA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0783C3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6FAA58C0"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rsidDel="00516C9E" w14:paraId="06163FB5" w14:textId="14E0F4C1" w:rsidTr="006921A2">
        <w:trPr>
          <w:trHeight w:val="285"/>
          <w:del w:id="83" w:author="Yali Chen" w:date="2025-12-17T09:25:00Z"/>
        </w:trPr>
        <w:tc>
          <w:tcPr>
            <w:tcW w:w="0" w:type="auto"/>
            <w:tcBorders>
              <w:top w:val="nil"/>
              <w:left w:val="nil"/>
              <w:bottom w:val="nil"/>
              <w:right w:val="nil"/>
            </w:tcBorders>
            <w:vAlign w:val="center"/>
            <w:hideMark/>
          </w:tcPr>
          <w:p w14:paraId="4261C1D6" w14:textId="38B5B7D5" w:rsidR="00065C7A" w:rsidRPr="00FD35A8" w:rsidDel="00516C9E" w:rsidRDefault="00065C7A" w:rsidP="006921A2">
            <w:pPr>
              <w:jc w:val="left"/>
              <w:rPr>
                <w:del w:id="84" w:author="Yali Chen" w:date="2025-12-17T09:25:00Z" w16du:dateUtc="2025-12-17T01:25:00Z"/>
                <w:rFonts w:ascii="Times New Roman" w:eastAsia="等线" w:hAnsi="Times New Roman" w:cs="Times New Roman"/>
                <w:strike/>
                <w:color w:val="000000"/>
                <w:szCs w:val="20"/>
                <w:rPrChange w:id="85" w:author="Pan, Zhemin" w:date="2025-12-13T11:22:00Z" w16du:dateUtc="2025-12-13T03:22:00Z">
                  <w:rPr>
                    <w:del w:id="86" w:author="Yali Chen" w:date="2025-12-17T09:25:00Z" w16du:dateUtc="2025-12-17T01:25:00Z"/>
                    <w:rFonts w:ascii="Times New Roman" w:eastAsia="等线" w:hAnsi="Times New Roman" w:cs="Times New Roman"/>
                    <w:color w:val="000000"/>
                    <w:szCs w:val="20"/>
                  </w:rPr>
                </w:rPrChange>
              </w:rPr>
            </w:pPr>
            <w:commentRangeStart w:id="87"/>
            <w:commentRangeStart w:id="88"/>
            <w:del w:id="89" w:author="Yali Chen" w:date="2025-12-17T09:25:00Z" w16du:dateUtc="2025-12-17T01:25:00Z">
              <w:r w:rsidRPr="00FD35A8" w:rsidDel="00516C9E">
                <w:rPr>
                  <w:rFonts w:ascii="Times New Roman" w:eastAsia="等线" w:hAnsi="Times New Roman" w:cs="Times New Roman"/>
                  <w:strike/>
                  <w:color w:val="000000"/>
                  <w:szCs w:val="20"/>
                  <w:rPrChange w:id="90" w:author="Pan, Zhemin" w:date="2025-12-13T11:22:00Z" w16du:dateUtc="2025-12-13T03:22:00Z">
                    <w:rPr>
                      <w:rFonts w:ascii="Times New Roman" w:eastAsia="等线" w:hAnsi="Times New Roman" w:cs="Times New Roman"/>
                      <w:color w:val="000000"/>
                      <w:szCs w:val="20"/>
                    </w:rPr>
                  </w:rPrChange>
                </w:rPr>
                <w:delText>Weight(kg)</w:delText>
              </w:r>
            </w:del>
          </w:p>
        </w:tc>
        <w:tc>
          <w:tcPr>
            <w:tcW w:w="0" w:type="auto"/>
            <w:tcBorders>
              <w:top w:val="nil"/>
              <w:left w:val="nil"/>
              <w:bottom w:val="nil"/>
              <w:right w:val="nil"/>
            </w:tcBorders>
            <w:vAlign w:val="center"/>
            <w:hideMark/>
          </w:tcPr>
          <w:p w14:paraId="3B56062F" w14:textId="55BDA8C4" w:rsidR="00065C7A" w:rsidRPr="00FD35A8" w:rsidDel="00516C9E" w:rsidRDefault="00065C7A" w:rsidP="006921A2">
            <w:pPr>
              <w:jc w:val="center"/>
              <w:rPr>
                <w:del w:id="91" w:author="Yali Chen" w:date="2025-12-17T09:25:00Z" w16du:dateUtc="2025-12-17T01:25:00Z"/>
                <w:rFonts w:ascii="Times New Roman" w:eastAsia="等线" w:hAnsi="Times New Roman" w:cs="Times New Roman"/>
                <w:strike/>
                <w:color w:val="000000"/>
                <w:szCs w:val="20"/>
                <w:rPrChange w:id="92" w:author="Pan, Zhemin" w:date="2025-12-13T11:22:00Z" w16du:dateUtc="2025-12-13T03:22:00Z">
                  <w:rPr>
                    <w:del w:id="93" w:author="Yali Chen" w:date="2025-12-17T09:25:00Z" w16du:dateUtc="2025-12-17T01:25:00Z"/>
                    <w:rFonts w:ascii="Times New Roman" w:eastAsia="等线" w:hAnsi="Times New Roman" w:cs="Times New Roman"/>
                    <w:color w:val="000000"/>
                    <w:szCs w:val="20"/>
                  </w:rPr>
                </w:rPrChange>
              </w:rPr>
            </w:pPr>
            <w:del w:id="94" w:author="Yali Chen" w:date="2025-12-17T09:25:00Z" w16du:dateUtc="2025-12-17T01:25:00Z">
              <w:r w:rsidRPr="00FD35A8" w:rsidDel="00516C9E">
                <w:rPr>
                  <w:rFonts w:ascii="Times New Roman" w:eastAsia="等线" w:hAnsi="Times New Roman" w:cs="Times New Roman"/>
                  <w:strike/>
                  <w:color w:val="000000"/>
                  <w:szCs w:val="20"/>
                  <w:rPrChange w:id="95"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E3811F0" w14:textId="700ACF4A" w:rsidR="00065C7A" w:rsidRPr="00FD35A8" w:rsidDel="00516C9E" w:rsidRDefault="00065C7A" w:rsidP="006921A2">
            <w:pPr>
              <w:jc w:val="center"/>
              <w:rPr>
                <w:del w:id="96" w:author="Yali Chen" w:date="2025-12-17T09:25:00Z" w16du:dateUtc="2025-12-17T01:25:00Z"/>
                <w:rFonts w:ascii="Times New Roman" w:eastAsia="等线" w:hAnsi="Times New Roman" w:cs="Times New Roman"/>
                <w:strike/>
                <w:color w:val="000000"/>
                <w:szCs w:val="20"/>
                <w:rPrChange w:id="97" w:author="Pan, Zhemin" w:date="2025-12-13T11:22:00Z" w16du:dateUtc="2025-12-13T03:22:00Z">
                  <w:rPr>
                    <w:del w:id="98" w:author="Yali Chen" w:date="2025-12-17T09:25:00Z" w16du:dateUtc="2025-12-17T01:25:00Z"/>
                    <w:rFonts w:ascii="Times New Roman" w:eastAsia="等线" w:hAnsi="Times New Roman" w:cs="Times New Roman"/>
                    <w:color w:val="000000"/>
                    <w:szCs w:val="20"/>
                  </w:rPr>
                </w:rPrChange>
              </w:rPr>
            </w:pPr>
            <w:del w:id="99" w:author="Yali Chen" w:date="2025-12-17T09:25:00Z" w16du:dateUtc="2025-12-17T01:25:00Z">
              <w:r w:rsidRPr="00FD35A8" w:rsidDel="00516C9E">
                <w:rPr>
                  <w:rFonts w:ascii="Times New Roman" w:eastAsia="等线" w:hAnsi="Times New Roman" w:cs="Times New Roman"/>
                  <w:strike/>
                  <w:color w:val="000000"/>
                  <w:szCs w:val="20"/>
                  <w:rPrChange w:id="100"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78150E5C" w14:textId="6A36A390" w:rsidR="00065C7A" w:rsidRPr="00FD35A8" w:rsidDel="00516C9E" w:rsidRDefault="00065C7A" w:rsidP="006921A2">
            <w:pPr>
              <w:jc w:val="center"/>
              <w:rPr>
                <w:del w:id="101" w:author="Yali Chen" w:date="2025-12-17T09:25:00Z" w16du:dateUtc="2025-12-17T01:25:00Z"/>
                <w:rFonts w:ascii="Times New Roman" w:eastAsia="等线" w:hAnsi="Times New Roman" w:cs="Times New Roman"/>
                <w:strike/>
                <w:color w:val="000000"/>
                <w:szCs w:val="20"/>
                <w:rPrChange w:id="102" w:author="Pan, Zhemin" w:date="2025-12-13T11:22:00Z" w16du:dateUtc="2025-12-13T03:22:00Z">
                  <w:rPr>
                    <w:del w:id="103" w:author="Yali Chen" w:date="2025-12-17T09:25:00Z" w16du:dateUtc="2025-12-17T01:25:00Z"/>
                    <w:rFonts w:ascii="Times New Roman" w:eastAsia="等线" w:hAnsi="Times New Roman" w:cs="Times New Roman"/>
                    <w:color w:val="000000"/>
                    <w:szCs w:val="20"/>
                  </w:rPr>
                </w:rPrChange>
              </w:rPr>
            </w:pPr>
            <w:del w:id="104" w:author="Yali Chen" w:date="2025-12-17T09:25:00Z" w16du:dateUtc="2025-12-17T01:25:00Z">
              <w:r w:rsidRPr="00FD35A8" w:rsidDel="00516C9E">
                <w:rPr>
                  <w:rFonts w:ascii="Times New Roman" w:eastAsia="等线" w:hAnsi="Times New Roman" w:cs="Times New Roman"/>
                  <w:strike/>
                  <w:color w:val="000000"/>
                  <w:szCs w:val="20"/>
                  <w:rPrChange w:id="105" w:author="Pan, Zhemin" w:date="2025-12-13T11:22:00Z" w16du:dateUtc="2025-12-13T03:22: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5AD4C818" w14:textId="087BCDD4" w:rsidR="00065C7A" w:rsidRPr="00FD35A8" w:rsidDel="00516C9E" w:rsidRDefault="00065C7A" w:rsidP="006921A2">
            <w:pPr>
              <w:jc w:val="center"/>
              <w:rPr>
                <w:del w:id="106" w:author="Yali Chen" w:date="2025-12-17T09:25:00Z" w16du:dateUtc="2025-12-17T01:25:00Z"/>
                <w:rFonts w:ascii="Times New Roman" w:eastAsia="等线" w:hAnsi="Times New Roman" w:cs="Times New Roman"/>
                <w:strike/>
                <w:color w:val="000000"/>
                <w:szCs w:val="20"/>
                <w:rPrChange w:id="107" w:author="Pan, Zhemin" w:date="2025-12-13T11:22:00Z" w16du:dateUtc="2025-12-13T03:22:00Z">
                  <w:rPr>
                    <w:del w:id="108" w:author="Yali Chen" w:date="2025-12-17T09:25:00Z" w16du:dateUtc="2025-12-17T01:25:00Z"/>
                    <w:rFonts w:ascii="Times New Roman" w:eastAsia="等线" w:hAnsi="Times New Roman" w:cs="Times New Roman"/>
                    <w:color w:val="000000"/>
                    <w:szCs w:val="20"/>
                  </w:rPr>
                </w:rPrChange>
              </w:rPr>
            </w:pPr>
            <w:del w:id="109" w:author="Yali Chen" w:date="2025-12-17T09:25:00Z" w16du:dateUtc="2025-12-17T01:25:00Z">
              <w:r w:rsidRPr="00FD35A8" w:rsidDel="00516C9E">
                <w:rPr>
                  <w:rFonts w:ascii="Times New Roman" w:eastAsia="等线" w:hAnsi="Times New Roman" w:cs="Times New Roman"/>
                  <w:strike/>
                  <w:color w:val="000000"/>
                  <w:szCs w:val="20"/>
                  <w:rPrChange w:id="110" w:author="Pan, Zhemin" w:date="2025-12-13T11:22:00Z" w16du:dateUtc="2025-12-13T03:22:00Z">
                    <w:rPr>
                      <w:rFonts w:ascii="Times New Roman" w:eastAsia="等线" w:hAnsi="Times New Roman" w:cs="Times New Roman"/>
                      <w:color w:val="000000"/>
                      <w:szCs w:val="20"/>
                    </w:rPr>
                  </w:rPrChange>
                </w:rPr>
                <w:delText>xx.x</w:delText>
              </w:r>
              <w:commentRangeEnd w:id="87"/>
              <w:r w:rsidR="00EA2B6B" w:rsidRPr="00FD35A8" w:rsidDel="00516C9E">
                <w:rPr>
                  <w:rStyle w:val="CommentReference"/>
                  <w:rFonts w:ascii="Times New Roman" w:eastAsia="等线" w:hAnsi="Times New Roman" w:cs="Times New Roman"/>
                  <w:strike/>
                  <w:color w:val="000000"/>
                  <w:sz w:val="20"/>
                  <w:szCs w:val="20"/>
                  <w:rPrChange w:id="111" w:author="Pan, Zhemin" w:date="2025-12-13T11:22:00Z" w16du:dateUtc="2025-12-13T03:22:00Z">
                    <w:rPr>
                      <w:rStyle w:val="CommentReference"/>
                      <w:rFonts w:ascii="Times New Roman" w:eastAsia="等线" w:hAnsi="Times New Roman" w:cs="Times New Roman"/>
                      <w:color w:val="000000"/>
                      <w:sz w:val="20"/>
                      <w:szCs w:val="20"/>
                    </w:rPr>
                  </w:rPrChange>
                </w:rPr>
                <w:commentReference w:id="87"/>
              </w:r>
              <w:commentRangeEnd w:id="88"/>
              <w:r w:rsidR="00320889" w:rsidRPr="00FD35A8" w:rsidDel="00516C9E">
                <w:rPr>
                  <w:rStyle w:val="CommentReference"/>
                  <w:rFonts w:ascii="Times New Roman" w:eastAsia="等线" w:hAnsi="Times New Roman" w:cs="Times New Roman"/>
                  <w:strike/>
                  <w:color w:val="000000"/>
                  <w:sz w:val="20"/>
                  <w:szCs w:val="20"/>
                  <w:rPrChange w:id="112" w:author="Pan, Zhemin" w:date="2025-12-13T11:22:00Z" w16du:dateUtc="2025-12-13T03:22:00Z">
                    <w:rPr>
                      <w:rStyle w:val="CommentReference"/>
                      <w:rFonts w:ascii="Times New Roman" w:eastAsia="等线" w:hAnsi="Times New Roman" w:cs="Times New Roman"/>
                      <w:color w:val="000000"/>
                      <w:sz w:val="20"/>
                      <w:szCs w:val="20"/>
                    </w:rPr>
                  </w:rPrChange>
                </w:rPr>
                <w:commentReference w:id="88"/>
              </w:r>
            </w:del>
          </w:p>
        </w:tc>
        <w:tc>
          <w:tcPr>
            <w:tcW w:w="0" w:type="auto"/>
            <w:tcBorders>
              <w:top w:val="nil"/>
              <w:left w:val="nil"/>
              <w:bottom w:val="nil"/>
              <w:right w:val="nil"/>
            </w:tcBorders>
            <w:vAlign w:val="center"/>
            <w:hideMark/>
          </w:tcPr>
          <w:p w14:paraId="300D377B" w14:textId="1093E5BB" w:rsidR="00065C7A" w:rsidRPr="00FD35A8" w:rsidDel="00516C9E" w:rsidRDefault="00065C7A" w:rsidP="006921A2">
            <w:pPr>
              <w:jc w:val="center"/>
              <w:rPr>
                <w:del w:id="113" w:author="Yali Chen" w:date="2025-12-17T09:25:00Z" w16du:dateUtc="2025-12-17T01:25:00Z"/>
                <w:rFonts w:ascii="Times New Roman" w:eastAsia="等线" w:hAnsi="Times New Roman" w:cs="Times New Roman"/>
                <w:color w:val="000000"/>
                <w:szCs w:val="20"/>
              </w:rPr>
            </w:pPr>
          </w:p>
        </w:tc>
      </w:tr>
      <w:tr w:rsidR="00065C7A" w:rsidRPr="00FD35A8" w14:paraId="7D7D7E30" w14:textId="77777777" w:rsidTr="006921A2">
        <w:trPr>
          <w:trHeight w:val="285"/>
        </w:trPr>
        <w:tc>
          <w:tcPr>
            <w:tcW w:w="0" w:type="auto"/>
            <w:tcBorders>
              <w:top w:val="nil"/>
              <w:left w:val="nil"/>
              <w:bottom w:val="nil"/>
              <w:right w:val="nil"/>
            </w:tcBorders>
            <w:vAlign w:val="center"/>
            <w:hideMark/>
          </w:tcPr>
          <w:p w14:paraId="1E96A3F3"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Follow-up duration (months)</w:t>
            </w:r>
          </w:p>
        </w:tc>
        <w:tc>
          <w:tcPr>
            <w:tcW w:w="0" w:type="auto"/>
            <w:tcBorders>
              <w:top w:val="nil"/>
              <w:left w:val="nil"/>
              <w:bottom w:val="nil"/>
              <w:right w:val="nil"/>
            </w:tcBorders>
            <w:vAlign w:val="center"/>
            <w:hideMark/>
          </w:tcPr>
          <w:p w14:paraId="141C66A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209B42E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F61714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8438BD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583888"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005F2618" w14:textId="77777777" w:rsidTr="006921A2">
        <w:trPr>
          <w:trHeight w:val="285"/>
        </w:trPr>
        <w:tc>
          <w:tcPr>
            <w:tcW w:w="0" w:type="auto"/>
            <w:tcBorders>
              <w:top w:val="nil"/>
              <w:left w:val="nil"/>
              <w:bottom w:val="nil"/>
              <w:right w:val="nil"/>
            </w:tcBorders>
            <w:vAlign w:val="center"/>
            <w:hideMark/>
          </w:tcPr>
          <w:p w14:paraId="525EEDE6" w14:textId="77777777" w:rsidR="00065C7A" w:rsidRPr="00FD35A8" w:rsidRDefault="00065C7A" w:rsidP="006921A2">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Disease duration (years)</w:t>
            </w:r>
          </w:p>
        </w:tc>
        <w:tc>
          <w:tcPr>
            <w:tcW w:w="0" w:type="auto"/>
            <w:tcBorders>
              <w:top w:val="nil"/>
              <w:left w:val="nil"/>
              <w:bottom w:val="nil"/>
              <w:right w:val="nil"/>
            </w:tcBorders>
            <w:vAlign w:val="center"/>
            <w:hideMark/>
          </w:tcPr>
          <w:p w14:paraId="1ED9712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6D62ABA"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131E15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19E69D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4E855E" w14:textId="77777777" w:rsidR="00065C7A" w:rsidRPr="00FD35A8" w:rsidRDefault="00065C7A" w:rsidP="006921A2">
            <w:pPr>
              <w:jc w:val="center"/>
              <w:rPr>
                <w:rFonts w:ascii="Times New Roman" w:eastAsia="等线" w:hAnsi="Times New Roman" w:cs="Times New Roman"/>
                <w:color w:val="000000"/>
                <w:szCs w:val="20"/>
              </w:rPr>
            </w:pPr>
          </w:p>
        </w:tc>
      </w:tr>
      <w:tr w:rsidR="00581574" w:rsidRPr="00FD35A8" w14:paraId="74C62975" w14:textId="77777777" w:rsidTr="006921A2">
        <w:trPr>
          <w:trHeight w:val="285"/>
        </w:trPr>
        <w:tc>
          <w:tcPr>
            <w:tcW w:w="0" w:type="auto"/>
            <w:tcBorders>
              <w:top w:val="nil"/>
              <w:left w:val="nil"/>
              <w:bottom w:val="nil"/>
              <w:right w:val="nil"/>
            </w:tcBorders>
            <w:noWrap/>
            <w:vAlign w:val="center"/>
          </w:tcPr>
          <w:p w14:paraId="6E29E6E2" w14:textId="56AA5832" w:rsidR="00581574" w:rsidRPr="00FD35A8" w:rsidRDefault="00581574" w:rsidP="00581574">
            <w:pPr>
              <w:jc w:val="left"/>
              <w:rPr>
                <w:rFonts w:ascii="Times New Roman" w:eastAsia="等线" w:hAnsi="Times New Roman" w:cs="Times New Roman"/>
                <w:color w:val="auto"/>
                <w:szCs w:val="20"/>
              </w:rPr>
            </w:pPr>
            <w:commentRangeStart w:id="114"/>
            <w:commentRangeStart w:id="115"/>
            <w:commentRangeStart w:id="116"/>
            <w:r w:rsidRPr="00FD35A8">
              <w:rPr>
                <w:rFonts w:ascii="Times New Roman" w:eastAsia="等线" w:hAnsi="Times New Roman" w:cs="Times New Roman"/>
                <w:color w:val="auto"/>
                <w:szCs w:val="20"/>
              </w:rPr>
              <w:t>Disease subtype</w:t>
            </w:r>
          </w:p>
        </w:tc>
        <w:tc>
          <w:tcPr>
            <w:tcW w:w="0" w:type="auto"/>
            <w:tcBorders>
              <w:top w:val="nil"/>
              <w:left w:val="nil"/>
              <w:bottom w:val="nil"/>
              <w:right w:val="nil"/>
            </w:tcBorders>
          </w:tcPr>
          <w:p w14:paraId="588B6EED" w14:textId="0099A422"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DM</w:t>
            </w:r>
          </w:p>
        </w:tc>
        <w:tc>
          <w:tcPr>
            <w:tcW w:w="0" w:type="auto"/>
            <w:tcBorders>
              <w:top w:val="nil"/>
              <w:left w:val="nil"/>
              <w:bottom w:val="nil"/>
              <w:right w:val="nil"/>
            </w:tcBorders>
          </w:tcPr>
          <w:p w14:paraId="782B59A1" w14:textId="213A5171"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PM</w:t>
            </w:r>
          </w:p>
        </w:tc>
        <w:tc>
          <w:tcPr>
            <w:tcW w:w="0" w:type="auto"/>
            <w:tcBorders>
              <w:top w:val="nil"/>
              <w:left w:val="nil"/>
              <w:bottom w:val="nil"/>
              <w:right w:val="nil"/>
            </w:tcBorders>
          </w:tcPr>
          <w:p w14:paraId="321A6608" w14:textId="55533285"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DM</w:t>
            </w:r>
          </w:p>
        </w:tc>
        <w:tc>
          <w:tcPr>
            <w:tcW w:w="0" w:type="auto"/>
            <w:tcBorders>
              <w:top w:val="nil"/>
              <w:left w:val="nil"/>
              <w:bottom w:val="nil"/>
              <w:right w:val="nil"/>
            </w:tcBorders>
          </w:tcPr>
          <w:p w14:paraId="39C91427" w14:textId="73C5EED1" w:rsidR="00581574" w:rsidRPr="00FD35A8" w:rsidRDefault="00581574" w:rsidP="005815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PM</w:t>
            </w:r>
            <w:commentRangeEnd w:id="114"/>
            <w:r w:rsidR="00286D44" w:rsidRPr="00FD35A8">
              <w:rPr>
                <w:rStyle w:val="CommentReference"/>
                <w:rFonts w:ascii="Times New Roman" w:eastAsia="等线" w:hAnsi="Times New Roman" w:cs="Times New Roman"/>
                <w:color w:val="000000"/>
                <w:sz w:val="20"/>
                <w:szCs w:val="20"/>
              </w:rPr>
              <w:commentReference w:id="114"/>
            </w:r>
            <w:commentRangeEnd w:id="115"/>
            <w:r w:rsidR="008A20C6" w:rsidRPr="00FD35A8">
              <w:rPr>
                <w:rStyle w:val="CommentReference"/>
                <w:rFonts w:ascii="Times New Roman" w:eastAsia="等线" w:hAnsi="Times New Roman" w:cs="Times New Roman"/>
                <w:color w:val="000000"/>
                <w:sz w:val="20"/>
                <w:szCs w:val="20"/>
              </w:rPr>
              <w:commentReference w:id="115"/>
            </w:r>
            <w:commentRangeEnd w:id="116"/>
            <w:r w:rsidR="00E35FC9" w:rsidRPr="00FD35A8">
              <w:rPr>
                <w:rStyle w:val="CommentReference"/>
                <w:rFonts w:ascii="Times New Roman" w:eastAsia="等线" w:hAnsi="Times New Roman" w:cs="Times New Roman"/>
                <w:color w:val="000000"/>
                <w:sz w:val="20"/>
                <w:szCs w:val="20"/>
              </w:rPr>
              <w:commentReference w:id="116"/>
            </w:r>
          </w:p>
        </w:tc>
        <w:tc>
          <w:tcPr>
            <w:tcW w:w="0" w:type="auto"/>
            <w:tcBorders>
              <w:top w:val="nil"/>
              <w:left w:val="nil"/>
              <w:bottom w:val="nil"/>
              <w:right w:val="nil"/>
            </w:tcBorders>
            <w:vAlign w:val="center"/>
          </w:tcPr>
          <w:p w14:paraId="7216EE70" w14:textId="77777777" w:rsidR="00581574" w:rsidRPr="00FD35A8" w:rsidRDefault="00581574" w:rsidP="00581574">
            <w:pPr>
              <w:jc w:val="center"/>
              <w:rPr>
                <w:rFonts w:ascii="Times New Roman" w:eastAsia="等线" w:hAnsi="Times New Roman" w:cs="Times New Roman"/>
                <w:color w:val="000000"/>
                <w:szCs w:val="20"/>
              </w:rPr>
            </w:pPr>
          </w:p>
        </w:tc>
      </w:tr>
      <w:tr w:rsidR="00065C7A" w:rsidRPr="00FD35A8" w14:paraId="7FF49C9C" w14:textId="77777777" w:rsidTr="006921A2">
        <w:trPr>
          <w:trHeight w:val="285"/>
        </w:trPr>
        <w:tc>
          <w:tcPr>
            <w:tcW w:w="0" w:type="auto"/>
            <w:tcBorders>
              <w:top w:val="nil"/>
              <w:left w:val="nil"/>
              <w:bottom w:val="nil"/>
              <w:right w:val="nil"/>
            </w:tcBorders>
            <w:noWrap/>
            <w:vAlign w:val="center"/>
            <w:hideMark/>
          </w:tcPr>
          <w:p w14:paraId="5D450A02" w14:textId="77777777" w:rsidR="00065C7A" w:rsidRPr="00FD35A8" w:rsidRDefault="00065C7A" w:rsidP="006921A2">
            <w:pPr>
              <w:jc w:val="left"/>
              <w:rPr>
                <w:rFonts w:ascii="Times New Roman" w:eastAsia="等线" w:hAnsi="Times New Roman" w:cs="Times New Roman"/>
                <w:color w:val="auto"/>
                <w:szCs w:val="20"/>
              </w:rPr>
            </w:pPr>
            <w:commentRangeStart w:id="117"/>
            <w:commentRangeStart w:id="118"/>
            <w:r w:rsidRPr="00FD35A8">
              <w:rPr>
                <w:rFonts w:ascii="Times New Roman" w:eastAsia="等线" w:hAnsi="Times New Roman" w:cs="Times New Roman"/>
                <w:color w:val="auto"/>
                <w:szCs w:val="20"/>
              </w:rPr>
              <w:t>Interstitial lung disease</w:t>
            </w:r>
            <w:commentRangeEnd w:id="117"/>
            <w:r w:rsidR="00D61FDB" w:rsidRPr="00FD35A8">
              <w:rPr>
                <w:rStyle w:val="CommentReference"/>
                <w:rFonts w:ascii="Times New Roman" w:eastAsia="等线" w:hAnsi="Times New Roman" w:cs="Times New Roman"/>
                <w:color w:val="auto"/>
                <w:sz w:val="20"/>
                <w:szCs w:val="20"/>
              </w:rPr>
              <w:commentReference w:id="117"/>
            </w:r>
            <w:commentRangeEnd w:id="118"/>
            <w:r w:rsidR="007C5768" w:rsidRPr="00FD35A8">
              <w:rPr>
                <w:rStyle w:val="CommentReference"/>
                <w:rFonts w:ascii="Times New Roman" w:eastAsia="等线" w:hAnsi="Times New Roman" w:cs="Times New Roman"/>
                <w:color w:val="auto"/>
                <w:sz w:val="20"/>
                <w:szCs w:val="20"/>
              </w:rPr>
              <w:commentReference w:id="118"/>
            </w:r>
          </w:p>
        </w:tc>
        <w:tc>
          <w:tcPr>
            <w:tcW w:w="0" w:type="auto"/>
            <w:tcBorders>
              <w:top w:val="nil"/>
              <w:left w:val="nil"/>
              <w:bottom w:val="nil"/>
              <w:right w:val="nil"/>
            </w:tcBorders>
            <w:vAlign w:val="center"/>
            <w:hideMark/>
          </w:tcPr>
          <w:p w14:paraId="3C9DDDC6"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0F51BE2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4DF809F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3FA282D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5881A06F" w14:textId="77777777" w:rsidR="00065C7A" w:rsidRPr="00FD35A8" w:rsidRDefault="00065C7A" w:rsidP="006921A2">
            <w:pPr>
              <w:jc w:val="center"/>
              <w:rPr>
                <w:rFonts w:ascii="Times New Roman" w:eastAsia="等线" w:hAnsi="Times New Roman" w:cs="Times New Roman"/>
                <w:color w:val="000000"/>
                <w:szCs w:val="20"/>
              </w:rPr>
            </w:pPr>
          </w:p>
        </w:tc>
      </w:tr>
      <w:tr w:rsidR="00474317" w:rsidRPr="00FD35A8" w:rsidDel="00A733FD" w14:paraId="768AE960" w14:textId="59E72FEF" w:rsidTr="006921A2">
        <w:trPr>
          <w:trHeight w:val="285"/>
          <w:del w:id="119" w:author="Yali Chen" w:date="2025-12-29T13:28:00Z"/>
        </w:trPr>
        <w:tc>
          <w:tcPr>
            <w:tcW w:w="0" w:type="auto"/>
            <w:tcBorders>
              <w:top w:val="nil"/>
              <w:left w:val="nil"/>
              <w:bottom w:val="nil"/>
              <w:right w:val="nil"/>
            </w:tcBorders>
            <w:noWrap/>
            <w:vAlign w:val="center"/>
          </w:tcPr>
          <w:p w14:paraId="0F536DED" w14:textId="7A2D1045" w:rsidR="00474317" w:rsidRPr="00FD35A8" w:rsidDel="00A733FD" w:rsidRDefault="00474317" w:rsidP="00474317">
            <w:pPr>
              <w:jc w:val="left"/>
              <w:rPr>
                <w:del w:id="120" w:author="Yali Chen" w:date="2025-12-29T13:28:00Z" w16du:dateUtc="2025-12-29T05:28:00Z"/>
                <w:rFonts w:ascii="Times New Roman" w:eastAsia="等线" w:hAnsi="Times New Roman" w:cs="Times New Roman"/>
                <w:strike/>
                <w:color w:val="FF0000"/>
                <w:szCs w:val="20"/>
                <w:rPrChange w:id="121" w:author="Pan, Zhemin" w:date="2025-12-13T12:08:00Z" w16du:dateUtc="2025-12-13T04:08:00Z">
                  <w:rPr>
                    <w:del w:id="122" w:author="Yali Chen" w:date="2025-12-29T13:28:00Z" w16du:dateUtc="2025-12-29T05:28:00Z"/>
                    <w:rFonts w:ascii="Times New Roman" w:eastAsia="等线" w:hAnsi="Times New Roman" w:cs="Times New Roman"/>
                    <w:color w:val="000000"/>
                    <w:szCs w:val="20"/>
                  </w:rPr>
                </w:rPrChange>
              </w:rPr>
            </w:pPr>
            <w:commentRangeStart w:id="123"/>
            <w:commentRangeStart w:id="124"/>
            <w:del w:id="125" w:author="Yali Chen" w:date="2025-12-29T13:28:00Z" w16du:dateUtc="2025-12-29T05:28:00Z">
              <w:r w:rsidRPr="00FD35A8" w:rsidDel="00A733FD">
                <w:rPr>
                  <w:rFonts w:ascii="Times New Roman" w:eastAsia="等线" w:hAnsi="Times New Roman" w:cs="Times New Roman"/>
                  <w:strike/>
                  <w:color w:val="FF0000"/>
                  <w:szCs w:val="20"/>
                  <w:rPrChange w:id="126" w:author="Pan, Zhemin" w:date="2025-12-13T12:08:00Z" w16du:dateUtc="2025-12-13T04:08:00Z">
                    <w:rPr>
                      <w:rFonts w:ascii="Times New Roman" w:eastAsia="等线" w:hAnsi="Times New Roman" w:cs="Times New Roman"/>
                      <w:color w:val="000000"/>
                      <w:szCs w:val="20"/>
                    </w:rPr>
                  </w:rPrChange>
                </w:rPr>
                <w:delText>Myositis autoantibody positivity</w:delText>
              </w:r>
            </w:del>
          </w:p>
        </w:tc>
        <w:tc>
          <w:tcPr>
            <w:tcW w:w="0" w:type="auto"/>
            <w:tcBorders>
              <w:top w:val="nil"/>
              <w:left w:val="nil"/>
              <w:bottom w:val="nil"/>
              <w:right w:val="nil"/>
            </w:tcBorders>
          </w:tcPr>
          <w:p w14:paraId="0EACDD2A" w14:textId="0C17AEF5" w:rsidR="00474317" w:rsidRPr="00FD35A8" w:rsidDel="00A733FD" w:rsidRDefault="00474317" w:rsidP="00474317">
            <w:pPr>
              <w:jc w:val="center"/>
              <w:rPr>
                <w:del w:id="127" w:author="Yali Chen" w:date="2025-12-29T13:28:00Z" w16du:dateUtc="2025-12-29T05:28:00Z"/>
                <w:rFonts w:ascii="Times New Roman" w:eastAsia="等线" w:hAnsi="Times New Roman" w:cs="Times New Roman"/>
                <w:strike/>
                <w:color w:val="FF0000"/>
                <w:szCs w:val="20"/>
                <w:rPrChange w:id="128" w:author="Pan, Zhemin" w:date="2025-12-13T12:08:00Z" w16du:dateUtc="2025-12-13T04:08:00Z">
                  <w:rPr>
                    <w:del w:id="129" w:author="Yali Chen" w:date="2025-12-29T13:28:00Z" w16du:dateUtc="2025-12-29T05:28:00Z"/>
                    <w:rFonts w:ascii="Times New Roman" w:eastAsia="等线" w:hAnsi="Times New Roman" w:cs="Times New Roman"/>
                    <w:color w:val="000000"/>
                    <w:szCs w:val="20"/>
                  </w:rPr>
                </w:rPrChange>
              </w:rPr>
            </w:pPr>
            <w:del w:id="130" w:author="Yali Chen" w:date="2025-12-29T13:28:00Z" w16du:dateUtc="2025-12-29T05:28:00Z">
              <w:r w:rsidRPr="00FD35A8" w:rsidDel="00A733FD">
                <w:rPr>
                  <w:rFonts w:ascii="Times New Roman" w:eastAsia="等线" w:hAnsi="Times New Roman" w:cs="Times New Roman"/>
                  <w:strike/>
                  <w:color w:val="FF0000"/>
                  <w:szCs w:val="20"/>
                  <w:rPrChange w:id="131" w:author="Pan, Zhemin" w:date="2025-12-13T12:08:00Z" w16du:dateUtc="2025-12-13T04:08:00Z">
                    <w:rPr>
                      <w:rFonts w:ascii="Times New Roman" w:eastAsia="等线" w:hAnsi="Times New Roman" w:cs="Times New Roman"/>
                      <w:color w:val="000000"/>
                      <w:szCs w:val="20"/>
                    </w:rPr>
                  </w:rPrChange>
                </w:rPr>
                <w:delText>eg. anti-SRP +</w:delText>
              </w:r>
            </w:del>
          </w:p>
        </w:tc>
        <w:tc>
          <w:tcPr>
            <w:tcW w:w="0" w:type="auto"/>
            <w:tcBorders>
              <w:top w:val="nil"/>
              <w:left w:val="nil"/>
              <w:bottom w:val="nil"/>
              <w:right w:val="nil"/>
            </w:tcBorders>
          </w:tcPr>
          <w:p w14:paraId="18AD535A" w14:textId="1DF07F74" w:rsidR="00474317" w:rsidRPr="00FD35A8" w:rsidDel="00A733FD" w:rsidRDefault="00474317" w:rsidP="00474317">
            <w:pPr>
              <w:jc w:val="center"/>
              <w:rPr>
                <w:del w:id="132" w:author="Yali Chen" w:date="2025-12-29T13:28:00Z" w16du:dateUtc="2025-12-29T05:28:00Z"/>
                <w:rFonts w:ascii="Times New Roman" w:eastAsia="等线" w:hAnsi="Times New Roman" w:cs="Times New Roman"/>
                <w:strike/>
                <w:color w:val="FF0000"/>
                <w:szCs w:val="20"/>
                <w:rPrChange w:id="133" w:author="Pan, Zhemin" w:date="2025-12-13T12:08:00Z" w16du:dateUtc="2025-12-13T04:08:00Z">
                  <w:rPr>
                    <w:del w:id="134" w:author="Yali Chen" w:date="2025-12-29T13:28:00Z" w16du:dateUtc="2025-12-29T05:28:00Z"/>
                    <w:rFonts w:ascii="Times New Roman" w:eastAsia="等线" w:hAnsi="Times New Roman" w:cs="Times New Roman"/>
                    <w:color w:val="000000"/>
                    <w:szCs w:val="20"/>
                  </w:rPr>
                </w:rPrChange>
              </w:rPr>
            </w:pPr>
            <w:del w:id="135" w:author="Yali Chen" w:date="2025-12-29T13:28:00Z" w16du:dateUtc="2025-12-29T05:28:00Z">
              <w:r w:rsidRPr="00FD35A8" w:rsidDel="00A733FD">
                <w:rPr>
                  <w:rFonts w:ascii="Times New Roman" w:eastAsia="等线" w:hAnsi="Times New Roman" w:cs="Times New Roman"/>
                  <w:strike/>
                  <w:color w:val="FF0000"/>
                  <w:szCs w:val="20"/>
                  <w:rPrChange w:id="136" w:author="Pan, Zhemin" w:date="2025-12-13T12:08:00Z" w16du:dateUtc="2025-12-13T04:08:00Z">
                    <w:rPr>
                      <w:rFonts w:ascii="Times New Roman" w:eastAsia="等线" w:hAnsi="Times New Roman" w:cs="Times New Roman"/>
                      <w:color w:val="000000"/>
                      <w:szCs w:val="20"/>
                    </w:rPr>
                  </w:rPrChange>
                </w:rPr>
                <w:delText>xx</w:delText>
              </w:r>
            </w:del>
          </w:p>
        </w:tc>
        <w:tc>
          <w:tcPr>
            <w:tcW w:w="0" w:type="auto"/>
            <w:tcBorders>
              <w:top w:val="nil"/>
              <w:left w:val="nil"/>
              <w:bottom w:val="nil"/>
              <w:right w:val="nil"/>
            </w:tcBorders>
          </w:tcPr>
          <w:p w14:paraId="4C6354EC" w14:textId="3E22A76C" w:rsidR="00474317" w:rsidRPr="00FD35A8" w:rsidDel="00A733FD" w:rsidRDefault="00474317" w:rsidP="00474317">
            <w:pPr>
              <w:jc w:val="center"/>
              <w:rPr>
                <w:del w:id="137" w:author="Yali Chen" w:date="2025-12-29T13:28:00Z" w16du:dateUtc="2025-12-29T05:28:00Z"/>
                <w:rFonts w:ascii="Times New Roman" w:eastAsia="等线" w:hAnsi="Times New Roman" w:cs="Times New Roman"/>
                <w:strike/>
                <w:color w:val="FF0000"/>
                <w:szCs w:val="20"/>
                <w:rPrChange w:id="138" w:author="Pan, Zhemin" w:date="2025-12-13T12:08:00Z" w16du:dateUtc="2025-12-13T04:08:00Z">
                  <w:rPr>
                    <w:del w:id="139" w:author="Yali Chen" w:date="2025-12-29T13:28:00Z" w16du:dateUtc="2025-12-29T05:28:00Z"/>
                    <w:rFonts w:ascii="Times New Roman" w:eastAsia="等线" w:hAnsi="Times New Roman" w:cs="Times New Roman"/>
                    <w:color w:val="000000"/>
                    <w:szCs w:val="20"/>
                  </w:rPr>
                </w:rPrChange>
              </w:rPr>
            </w:pPr>
            <w:del w:id="140" w:author="Yali Chen" w:date="2025-12-29T13:28:00Z" w16du:dateUtc="2025-12-29T05:28:00Z">
              <w:r w:rsidRPr="00FD35A8" w:rsidDel="00A733FD">
                <w:rPr>
                  <w:rFonts w:ascii="Times New Roman" w:eastAsia="等线" w:hAnsi="Times New Roman" w:cs="Times New Roman"/>
                  <w:strike/>
                  <w:color w:val="FF0000"/>
                  <w:szCs w:val="20"/>
                  <w:rPrChange w:id="141" w:author="Pan, Zhemin" w:date="2025-12-13T12:08:00Z" w16du:dateUtc="2025-12-13T04:08:00Z">
                    <w:rPr>
                      <w:rFonts w:ascii="Times New Roman" w:eastAsia="等线" w:hAnsi="Times New Roman" w:cs="Times New Roman"/>
                      <w:color w:val="000000"/>
                      <w:szCs w:val="20"/>
                    </w:rPr>
                  </w:rPrChange>
                </w:rPr>
                <w:delText>xx</w:delText>
              </w:r>
            </w:del>
          </w:p>
        </w:tc>
        <w:tc>
          <w:tcPr>
            <w:tcW w:w="0" w:type="auto"/>
            <w:tcBorders>
              <w:top w:val="nil"/>
              <w:left w:val="nil"/>
              <w:bottom w:val="nil"/>
              <w:right w:val="nil"/>
            </w:tcBorders>
          </w:tcPr>
          <w:p w14:paraId="19BDC88A" w14:textId="667C06F5" w:rsidR="00474317" w:rsidRPr="00FD35A8" w:rsidDel="00A733FD" w:rsidRDefault="00474317" w:rsidP="00474317">
            <w:pPr>
              <w:jc w:val="center"/>
              <w:rPr>
                <w:del w:id="142" w:author="Yali Chen" w:date="2025-12-29T13:28:00Z" w16du:dateUtc="2025-12-29T05:28:00Z"/>
                <w:rFonts w:ascii="Times New Roman" w:eastAsia="等线" w:hAnsi="Times New Roman" w:cs="Times New Roman"/>
                <w:strike/>
                <w:color w:val="FF0000"/>
                <w:szCs w:val="20"/>
                <w:rPrChange w:id="143" w:author="Pan, Zhemin" w:date="2025-12-13T12:08:00Z" w16du:dateUtc="2025-12-13T04:08:00Z">
                  <w:rPr>
                    <w:del w:id="144" w:author="Yali Chen" w:date="2025-12-29T13:28:00Z" w16du:dateUtc="2025-12-29T05:28:00Z"/>
                    <w:rFonts w:ascii="Times New Roman" w:eastAsia="等线" w:hAnsi="Times New Roman" w:cs="Times New Roman"/>
                    <w:color w:val="000000"/>
                    <w:szCs w:val="20"/>
                  </w:rPr>
                </w:rPrChange>
              </w:rPr>
            </w:pPr>
            <w:del w:id="145" w:author="Yali Chen" w:date="2025-12-29T13:28:00Z" w16du:dateUtc="2025-12-29T05:28:00Z">
              <w:r w:rsidRPr="00FD35A8" w:rsidDel="00A733FD">
                <w:rPr>
                  <w:rFonts w:ascii="Times New Roman" w:eastAsia="等线" w:hAnsi="Times New Roman" w:cs="Times New Roman"/>
                  <w:strike/>
                  <w:color w:val="FF0000"/>
                  <w:szCs w:val="20"/>
                  <w:rPrChange w:id="146" w:author="Pan, Zhemin" w:date="2025-12-13T12:08:00Z" w16du:dateUtc="2025-12-13T04:08:00Z">
                    <w:rPr>
                      <w:rFonts w:ascii="Times New Roman" w:eastAsia="等线" w:hAnsi="Times New Roman" w:cs="Times New Roman"/>
                      <w:color w:val="000000"/>
                      <w:szCs w:val="20"/>
                    </w:rPr>
                  </w:rPrChange>
                </w:rPr>
                <w:delText>xx</w:delText>
              </w:r>
              <w:commentRangeEnd w:id="123"/>
              <w:r w:rsidR="00F940C1" w:rsidRPr="00FD35A8" w:rsidDel="00A733FD">
                <w:rPr>
                  <w:rStyle w:val="CommentReference"/>
                  <w:rFonts w:ascii="Times New Roman" w:eastAsia="等线" w:hAnsi="Times New Roman" w:cs="Times New Roman"/>
                  <w:strike/>
                  <w:color w:val="FF0000"/>
                  <w:sz w:val="20"/>
                  <w:szCs w:val="20"/>
                  <w:rPrChange w:id="147" w:author="Pan, Zhemin" w:date="2025-12-13T12:08:00Z" w16du:dateUtc="2025-12-13T04:08:00Z">
                    <w:rPr>
                      <w:rStyle w:val="CommentReference"/>
                      <w:rFonts w:ascii="Times New Roman" w:eastAsia="等线" w:hAnsi="Times New Roman" w:cs="Times New Roman"/>
                      <w:color w:val="000000"/>
                      <w:sz w:val="20"/>
                      <w:szCs w:val="20"/>
                    </w:rPr>
                  </w:rPrChange>
                </w:rPr>
                <w:commentReference w:id="123"/>
              </w:r>
              <w:commentRangeEnd w:id="124"/>
              <w:r w:rsidR="00AA4AEC" w:rsidRPr="00FD35A8" w:rsidDel="00A733FD">
                <w:rPr>
                  <w:rStyle w:val="CommentReference"/>
                  <w:rFonts w:ascii="Times New Roman" w:eastAsia="等线" w:hAnsi="Times New Roman" w:cs="Times New Roman"/>
                  <w:strike/>
                  <w:color w:val="FF0000"/>
                  <w:sz w:val="20"/>
                  <w:szCs w:val="20"/>
                  <w:rPrChange w:id="148" w:author="Pan, Zhemin" w:date="2025-12-13T12:08:00Z" w16du:dateUtc="2025-12-13T04:08:00Z">
                    <w:rPr>
                      <w:rStyle w:val="CommentReference"/>
                      <w:rFonts w:ascii="Times New Roman" w:eastAsia="等线" w:hAnsi="Times New Roman" w:cs="Times New Roman"/>
                      <w:color w:val="000000"/>
                      <w:sz w:val="20"/>
                      <w:szCs w:val="20"/>
                    </w:rPr>
                  </w:rPrChange>
                </w:rPr>
                <w:commentReference w:id="124"/>
              </w:r>
            </w:del>
          </w:p>
        </w:tc>
        <w:tc>
          <w:tcPr>
            <w:tcW w:w="0" w:type="auto"/>
            <w:tcBorders>
              <w:top w:val="nil"/>
              <w:left w:val="nil"/>
              <w:bottom w:val="nil"/>
              <w:right w:val="nil"/>
            </w:tcBorders>
            <w:vAlign w:val="center"/>
          </w:tcPr>
          <w:p w14:paraId="20C311B4" w14:textId="3F23C271" w:rsidR="00474317" w:rsidRPr="00FD35A8" w:rsidDel="00A733FD" w:rsidRDefault="00474317" w:rsidP="00474317">
            <w:pPr>
              <w:jc w:val="center"/>
              <w:rPr>
                <w:del w:id="149" w:author="Yali Chen" w:date="2025-12-29T13:28:00Z" w16du:dateUtc="2025-12-29T05:28:00Z"/>
                <w:rFonts w:ascii="Times New Roman" w:eastAsia="等线" w:hAnsi="Times New Roman" w:cs="Times New Roman"/>
                <w:color w:val="000000"/>
                <w:szCs w:val="20"/>
              </w:rPr>
            </w:pPr>
          </w:p>
        </w:tc>
      </w:tr>
      <w:tr w:rsidR="00065C7A" w:rsidRPr="00FD35A8" w14:paraId="66900076" w14:textId="77777777" w:rsidTr="006921A2">
        <w:trPr>
          <w:trHeight w:val="285"/>
        </w:trPr>
        <w:tc>
          <w:tcPr>
            <w:tcW w:w="0" w:type="auto"/>
            <w:tcBorders>
              <w:top w:val="nil"/>
              <w:left w:val="nil"/>
              <w:bottom w:val="nil"/>
              <w:right w:val="nil"/>
            </w:tcBorders>
            <w:noWrap/>
            <w:vAlign w:val="center"/>
            <w:hideMark/>
          </w:tcPr>
          <w:p w14:paraId="66290827" w14:textId="502BEC9B" w:rsidR="00065C7A" w:rsidRPr="00FD35A8" w:rsidRDefault="00065C7A" w:rsidP="006921A2">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w:t>
            </w:r>
            <w:ins w:id="150" w:author="Yali Chen" w:date="2025-12-17T11:14:00Z" w16du:dateUtc="2025-12-17T03:14:00Z">
              <w:r w:rsidR="00BB2BDA" w:rsidRPr="00FD35A8">
                <w:rPr>
                  <w:rFonts w:ascii="Times New Roman" w:eastAsia="等线" w:hAnsi="Times New Roman" w:cs="Times New Roman"/>
                  <w:color w:val="auto"/>
                  <w:szCs w:val="20"/>
                </w:rPr>
                <w:t>h</w:t>
              </w:r>
            </w:ins>
            <w:r w:rsidRPr="00FD35A8">
              <w:rPr>
                <w:rFonts w:ascii="Times New Roman" w:eastAsia="等线" w:hAnsi="Times New Roman" w:cs="Times New Roman"/>
                <w:color w:val="auto"/>
                <w:szCs w:val="20"/>
              </w:rPr>
              <w:t>GA (measured length, cm)</w:t>
            </w:r>
          </w:p>
        </w:tc>
        <w:tc>
          <w:tcPr>
            <w:tcW w:w="0" w:type="auto"/>
            <w:tcBorders>
              <w:top w:val="nil"/>
              <w:left w:val="nil"/>
              <w:bottom w:val="nil"/>
              <w:right w:val="nil"/>
            </w:tcBorders>
            <w:vAlign w:val="center"/>
            <w:hideMark/>
          </w:tcPr>
          <w:p w14:paraId="4F2AA732"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25CF9A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3E1BF34"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670F153"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5E6E946" w14:textId="77777777" w:rsidR="00065C7A" w:rsidRPr="00FD35A8" w:rsidRDefault="00065C7A" w:rsidP="006921A2">
            <w:pPr>
              <w:jc w:val="center"/>
              <w:rPr>
                <w:rFonts w:ascii="Times New Roman" w:eastAsia="等线" w:hAnsi="Times New Roman" w:cs="Times New Roman"/>
                <w:color w:val="000000"/>
                <w:szCs w:val="20"/>
              </w:rPr>
            </w:pPr>
          </w:p>
        </w:tc>
      </w:tr>
      <w:tr w:rsidR="00065C7A" w:rsidRPr="00FD35A8" w14:paraId="4D86FDC2" w14:textId="77777777" w:rsidTr="006921A2">
        <w:trPr>
          <w:trHeight w:val="285"/>
        </w:trPr>
        <w:tc>
          <w:tcPr>
            <w:tcW w:w="0" w:type="auto"/>
            <w:tcBorders>
              <w:top w:val="nil"/>
              <w:left w:val="nil"/>
              <w:bottom w:val="nil"/>
              <w:right w:val="nil"/>
            </w:tcBorders>
            <w:noWrap/>
            <w:vAlign w:val="center"/>
            <w:hideMark/>
          </w:tcPr>
          <w:p w14:paraId="3D6EAD7F" w14:textId="77777777" w:rsidR="00065C7A" w:rsidRPr="00FD35A8" w:rsidRDefault="00065C7A" w:rsidP="006921A2">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PtGA (measured length, cm)</w:t>
            </w:r>
          </w:p>
        </w:tc>
        <w:tc>
          <w:tcPr>
            <w:tcW w:w="0" w:type="auto"/>
            <w:tcBorders>
              <w:top w:val="nil"/>
              <w:left w:val="nil"/>
              <w:bottom w:val="nil"/>
              <w:right w:val="nil"/>
            </w:tcBorders>
            <w:vAlign w:val="center"/>
            <w:hideMark/>
          </w:tcPr>
          <w:p w14:paraId="5A02B9ED"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5A39C4E"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0B022B1"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02FCFA5" w14:textId="77777777" w:rsidR="00065C7A" w:rsidRPr="00FD35A8" w:rsidRDefault="00065C7A" w:rsidP="006921A2">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53DC3A3" w14:textId="77777777" w:rsidR="00065C7A" w:rsidRPr="00FD35A8" w:rsidRDefault="00065C7A" w:rsidP="006921A2">
            <w:pPr>
              <w:jc w:val="center"/>
              <w:rPr>
                <w:rFonts w:ascii="Times New Roman" w:eastAsia="等线" w:hAnsi="Times New Roman" w:cs="Times New Roman"/>
                <w:color w:val="000000"/>
                <w:szCs w:val="20"/>
              </w:rPr>
            </w:pPr>
          </w:p>
        </w:tc>
      </w:tr>
      <w:tr w:rsidR="00254D28" w:rsidRPr="00FD35A8" w14:paraId="6E3D6D6C" w14:textId="77777777" w:rsidTr="006921A2">
        <w:trPr>
          <w:trHeight w:val="285"/>
        </w:trPr>
        <w:tc>
          <w:tcPr>
            <w:tcW w:w="0" w:type="auto"/>
            <w:tcBorders>
              <w:top w:val="nil"/>
              <w:left w:val="nil"/>
              <w:bottom w:val="nil"/>
              <w:right w:val="nil"/>
            </w:tcBorders>
            <w:noWrap/>
            <w:vAlign w:val="center"/>
          </w:tcPr>
          <w:p w14:paraId="3037FCD9" w14:textId="495EBACB" w:rsidR="00254D28" w:rsidRPr="00FD35A8" w:rsidRDefault="00254D28" w:rsidP="00254D28">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MMT-8 (total score)</w:t>
            </w:r>
          </w:p>
        </w:tc>
        <w:tc>
          <w:tcPr>
            <w:tcW w:w="0" w:type="auto"/>
            <w:tcBorders>
              <w:top w:val="nil"/>
              <w:left w:val="nil"/>
              <w:bottom w:val="nil"/>
              <w:right w:val="nil"/>
            </w:tcBorders>
            <w:vAlign w:val="center"/>
          </w:tcPr>
          <w:p w14:paraId="6EEBF05D" w14:textId="5988E836"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6C711053" w14:textId="74413868"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488C39C3" w14:textId="051DD0FD" w:rsidR="00254D28" w:rsidRPr="00FD35A8" w:rsidRDefault="00254D28" w:rsidP="00254D28">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tcPr>
          <w:p w14:paraId="4690C030" w14:textId="52282F87" w:rsidR="00254D28" w:rsidRPr="00FD35A8" w:rsidRDefault="005303F7" w:rsidP="00254D28">
            <w:pPr>
              <w:jc w:val="center"/>
              <w:rPr>
                <w:rFonts w:ascii="Times New Roman" w:eastAsia="等线" w:hAnsi="Times New Roman" w:cs="Times New Roman"/>
                <w:color w:val="000000"/>
                <w:szCs w:val="20"/>
              </w:rPr>
            </w:pPr>
            <w:ins w:id="151"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A29BCD1" w14:textId="77777777" w:rsidR="00254D28" w:rsidRPr="00FD35A8" w:rsidRDefault="00254D28" w:rsidP="00254D28">
            <w:pPr>
              <w:jc w:val="center"/>
              <w:rPr>
                <w:rFonts w:ascii="Times New Roman" w:eastAsia="Times New Roman" w:hAnsi="Times New Roman" w:cs="Times New Roman"/>
                <w:szCs w:val="20"/>
              </w:rPr>
            </w:pPr>
          </w:p>
        </w:tc>
      </w:tr>
      <w:tr w:rsidR="00E11B7C" w:rsidRPr="00FD35A8" w14:paraId="7ECA5A8A" w14:textId="77777777" w:rsidTr="006921A2">
        <w:trPr>
          <w:trHeight w:val="285"/>
        </w:trPr>
        <w:tc>
          <w:tcPr>
            <w:tcW w:w="0" w:type="auto"/>
            <w:tcBorders>
              <w:top w:val="nil"/>
              <w:left w:val="nil"/>
              <w:bottom w:val="nil"/>
              <w:right w:val="nil"/>
            </w:tcBorders>
            <w:noWrap/>
            <w:vAlign w:val="center"/>
            <w:hideMark/>
          </w:tcPr>
          <w:p w14:paraId="4EC1E87F" w14:textId="16E763A3" w:rsidR="00E11B7C" w:rsidRPr="00FD35A8" w:rsidRDefault="00E11B7C" w:rsidP="00E11B7C">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HAQ-DI (total score)</w:t>
            </w:r>
          </w:p>
        </w:tc>
        <w:tc>
          <w:tcPr>
            <w:tcW w:w="0" w:type="auto"/>
            <w:tcBorders>
              <w:top w:val="nil"/>
              <w:left w:val="nil"/>
              <w:bottom w:val="nil"/>
              <w:right w:val="nil"/>
            </w:tcBorders>
            <w:vAlign w:val="center"/>
            <w:hideMark/>
          </w:tcPr>
          <w:p w14:paraId="000134FF" w14:textId="27C00C1F" w:rsidR="00E11B7C" w:rsidRPr="00FD35A8" w:rsidRDefault="00E11B7C" w:rsidP="00E11B7C">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95ABA7B" w14:textId="77DD94CD"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8B0E218" w14:textId="153FB9EA"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4DE7926" w14:textId="52DE8AD9" w:rsidR="00E11B7C" w:rsidRPr="00FD35A8" w:rsidRDefault="00E11B7C" w:rsidP="00E11B7C">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5DA9D1F" w14:textId="77777777" w:rsidR="00E11B7C" w:rsidRPr="00FD35A8" w:rsidRDefault="00E11B7C" w:rsidP="00E11B7C">
            <w:pPr>
              <w:jc w:val="center"/>
              <w:rPr>
                <w:rFonts w:ascii="Times New Roman" w:eastAsia="Times New Roman" w:hAnsi="Times New Roman" w:cs="Times New Roman"/>
                <w:szCs w:val="20"/>
              </w:rPr>
            </w:pPr>
          </w:p>
        </w:tc>
      </w:tr>
      <w:tr w:rsidR="00065C7A" w:rsidRPr="00FD35A8" w14:paraId="431F321B" w14:textId="77777777" w:rsidTr="006921A2">
        <w:trPr>
          <w:trHeight w:val="285"/>
        </w:trPr>
        <w:tc>
          <w:tcPr>
            <w:tcW w:w="0" w:type="auto"/>
            <w:tcBorders>
              <w:top w:val="nil"/>
              <w:left w:val="nil"/>
              <w:bottom w:val="nil"/>
              <w:right w:val="nil"/>
            </w:tcBorders>
            <w:noWrap/>
            <w:vAlign w:val="center"/>
            <w:hideMark/>
          </w:tcPr>
          <w:p w14:paraId="34006DC0" w14:textId="718D5FB1" w:rsidR="00065C7A" w:rsidRPr="00FD35A8" w:rsidRDefault="00922610" w:rsidP="006921A2">
            <w:pPr>
              <w:jc w:val="left"/>
              <w:rPr>
                <w:rFonts w:ascii="Times New Roman" w:eastAsia="等线" w:hAnsi="Times New Roman" w:cs="Times New Roman"/>
                <w:color w:val="auto"/>
                <w:szCs w:val="20"/>
              </w:rPr>
            </w:pPr>
            <w:ins w:id="152" w:author="Pan, Zhemin" w:date="2025-12-13T12:49:00Z" w16du:dateUtc="2025-12-13T04:49:00Z">
              <w:r w:rsidRPr="00FD35A8">
                <w:rPr>
                  <w:rFonts w:ascii="Times New Roman" w:eastAsia="等线" w:hAnsi="Times New Roman" w:cs="Times New Roman"/>
                  <w:color w:val="auto"/>
                  <w:szCs w:val="20"/>
                </w:rPr>
                <w:t>MDAAT</w:t>
              </w:r>
              <w:del w:id="153" w:author="Yali Chen" w:date="2025-12-17T09:32:00Z" w16du:dateUtc="2025-12-17T01:32:00Z">
                <w:r w:rsidRPr="00FD35A8" w:rsidDel="007D3EAE">
                  <w:rPr>
                    <w:rFonts w:ascii="Times New Roman" w:eastAsia="等线" w:hAnsi="Times New Roman" w:cs="Times New Roman"/>
                    <w:color w:val="auto"/>
                    <w:szCs w:val="20"/>
                  </w:rPr>
                  <w:delText>(</w:delText>
                </w:r>
              </w:del>
            </w:ins>
            <w:commentRangeStart w:id="154"/>
            <w:commentRangeStart w:id="155"/>
            <w:commentRangeStart w:id="156"/>
            <w:commentRangeStart w:id="157"/>
            <w:del w:id="158" w:author="Yali Chen" w:date="2025-12-17T09:32:00Z" w16du:dateUtc="2025-12-17T01:32:00Z">
              <w:r w:rsidR="001C4DA1" w:rsidRPr="00FD35A8" w:rsidDel="007D3EAE">
                <w:rPr>
                  <w:rFonts w:ascii="Times New Roman" w:eastAsia="等线" w:hAnsi="Times New Roman" w:cs="Times New Roman"/>
                  <w:color w:val="auto"/>
                  <w:szCs w:val="20"/>
                </w:rPr>
                <w:delText>Extramuscular score VAS</w:delText>
              </w:r>
            </w:del>
            <w:ins w:id="159" w:author="Pan, Zhemin" w:date="2025-12-13T12:49:00Z" w16du:dateUtc="2025-12-13T04:49:00Z">
              <w:del w:id="160" w:author="Yali Chen" w:date="2025-12-17T09:32:00Z" w16du:dateUtc="2025-12-17T01:32:00Z">
                <w:r w:rsidRPr="00FD35A8" w:rsidDel="007D3EAE">
                  <w:rPr>
                    <w:rFonts w:ascii="Times New Roman" w:eastAsia="等线" w:hAnsi="Times New Roman" w:cs="Times New Roman"/>
                    <w:color w:val="auto"/>
                    <w:szCs w:val="20"/>
                  </w:rPr>
                  <w:delText>)</w:delText>
                </w:r>
              </w:del>
            </w:ins>
            <w:del w:id="161" w:author="Yali Chen" w:date="2025-12-17T09:32:00Z" w16du:dateUtc="2025-12-17T01:32:00Z">
              <w:r w:rsidR="001C4DA1" w:rsidRPr="00FD35A8" w:rsidDel="007D3EAE">
                <w:rPr>
                  <w:rFonts w:ascii="Times New Roman" w:eastAsia="等线" w:hAnsi="Times New Roman" w:cs="Times New Roman"/>
                  <w:color w:val="auto"/>
                  <w:szCs w:val="20"/>
                </w:rPr>
                <w:delText xml:space="preserve"> (from MDAAT)</w:delText>
              </w:r>
              <w:commentRangeEnd w:id="154"/>
              <w:r w:rsidR="009F3FD3" w:rsidRPr="00FD35A8" w:rsidDel="007D3EAE">
                <w:rPr>
                  <w:rStyle w:val="CommentReference"/>
                  <w:rFonts w:ascii="Times New Roman" w:eastAsia="等线" w:hAnsi="Times New Roman" w:cs="Times New Roman"/>
                  <w:color w:val="auto"/>
                  <w:sz w:val="20"/>
                  <w:szCs w:val="20"/>
                </w:rPr>
                <w:commentReference w:id="154"/>
              </w:r>
              <w:commentRangeEnd w:id="155"/>
              <w:r w:rsidR="00AF108F" w:rsidRPr="00FD35A8" w:rsidDel="007D3EAE">
                <w:rPr>
                  <w:rStyle w:val="CommentReference"/>
                  <w:rFonts w:ascii="Times New Roman" w:eastAsia="等线" w:hAnsi="Times New Roman" w:cs="Times New Roman"/>
                  <w:color w:val="auto"/>
                  <w:sz w:val="20"/>
                  <w:szCs w:val="20"/>
                </w:rPr>
                <w:commentReference w:id="155"/>
              </w:r>
              <w:commentRangeEnd w:id="156"/>
              <w:r w:rsidR="00696053" w:rsidRPr="00FD35A8" w:rsidDel="007D3EAE">
                <w:rPr>
                  <w:rStyle w:val="CommentReference"/>
                  <w:rFonts w:ascii="Times New Roman" w:eastAsia="等线" w:hAnsi="Times New Roman" w:cs="Times New Roman"/>
                  <w:color w:val="auto"/>
                  <w:sz w:val="20"/>
                  <w:szCs w:val="20"/>
                </w:rPr>
                <w:commentReference w:id="156"/>
              </w:r>
            </w:del>
            <w:commentRangeEnd w:id="157"/>
            <w:r w:rsidR="005447D3" w:rsidRPr="00FD35A8">
              <w:rPr>
                <w:rStyle w:val="CommentReference"/>
                <w:rFonts w:ascii="Times New Roman" w:eastAsia="等线" w:hAnsi="Times New Roman" w:cs="Times New Roman"/>
                <w:color w:val="auto"/>
                <w:sz w:val="20"/>
                <w:szCs w:val="20"/>
              </w:rPr>
              <w:commentReference w:id="157"/>
            </w:r>
            <w:ins w:id="162" w:author="Yali Chen" w:date="2025-12-17T09:32:00Z" w16du:dateUtc="2025-12-17T01:32:00Z">
              <w:r w:rsidR="007D3EAE" w:rsidRPr="00FD35A8">
                <w:rPr>
                  <w:rFonts w:ascii="Times New Roman" w:eastAsia="等线" w:hAnsi="Times New Roman" w:cs="Times New Roman"/>
                  <w:color w:val="auto"/>
                  <w:szCs w:val="20"/>
                </w:rPr>
                <w:t xml:space="preserve"> </w:t>
              </w:r>
            </w:ins>
            <w:ins w:id="163" w:author="Yali Chen" w:date="2025-12-17T09:46:00Z" w16du:dateUtc="2025-12-17T01:46:00Z">
              <w:r w:rsidR="00EA5FD1" w:rsidRPr="00FD35A8">
                <w:rPr>
                  <w:rFonts w:ascii="Times New Roman" w:eastAsia="等线" w:hAnsi="Times New Roman" w:cs="Times New Roman"/>
                  <w:color w:val="auto"/>
                  <w:szCs w:val="20"/>
                </w:rPr>
                <w:t>(</w:t>
              </w:r>
            </w:ins>
            <w:ins w:id="164" w:author="Yali Chen" w:date="2025-12-17T09:32:00Z" w16du:dateUtc="2025-12-17T01:32:00Z">
              <w:r w:rsidR="007D3EAE" w:rsidRPr="00FD35A8">
                <w:rPr>
                  <w:rFonts w:ascii="Times New Roman" w:eastAsia="等线" w:hAnsi="Times New Roman" w:cs="Times New Roman"/>
                  <w:color w:val="auto"/>
                  <w:szCs w:val="20"/>
                </w:rPr>
                <w:t>extramuscular global assessment</w:t>
              </w:r>
            </w:ins>
            <w:ins w:id="165" w:author="Yali Chen" w:date="2025-12-17T09:46:00Z" w16du:dateUtc="2025-12-17T01:46:00Z">
              <w:r w:rsidR="00EA5FD1" w:rsidRPr="00FD35A8">
                <w:rPr>
                  <w:rFonts w:ascii="Times New Roman" w:eastAsia="等线" w:hAnsi="Times New Roman" w:cs="Times New Roman"/>
                  <w:color w:val="auto"/>
                  <w:szCs w:val="20"/>
                </w:rPr>
                <w:t>,</w:t>
              </w:r>
            </w:ins>
            <w:ins w:id="166" w:author="Yali Chen" w:date="2025-12-17T09:32:00Z" w16du:dateUtc="2025-12-17T01:32:00Z">
              <w:r w:rsidR="007D3EAE" w:rsidRPr="00FD35A8">
                <w:rPr>
                  <w:rFonts w:ascii="Times New Roman" w:eastAsia="等线" w:hAnsi="Times New Roman" w:cs="Times New Roman"/>
                  <w:color w:val="auto"/>
                  <w:szCs w:val="20"/>
                </w:rPr>
                <w:t xml:space="preserve"> </w:t>
              </w:r>
              <w:r w:rsidR="00AE4A85" w:rsidRPr="00FD35A8">
                <w:rPr>
                  <w:rFonts w:ascii="Times New Roman" w:eastAsia="等线" w:hAnsi="Times New Roman" w:cs="Times New Roman"/>
                  <w:color w:val="auto"/>
                  <w:szCs w:val="20"/>
                </w:rPr>
                <w:t>cm)</w:t>
              </w:r>
            </w:ins>
          </w:p>
        </w:tc>
        <w:tc>
          <w:tcPr>
            <w:tcW w:w="0" w:type="auto"/>
            <w:tcBorders>
              <w:top w:val="nil"/>
              <w:left w:val="nil"/>
              <w:bottom w:val="nil"/>
              <w:right w:val="nil"/>
            </w:tcBorders>
            <w:vAlign w:val="center"/>
            <w:hideMark/>
          </w:tcPr>
          <w:p w14:paraId="0F7F1DEB" w14:textId="77777777" w:rsidR="00065C7A" w:rsidRPr="00FD35A8" w:rsidRDefault="00065C7A" w:rsidP="006921A2">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AAB7892"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3F3D355B"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A34C65E" w14:textId="77777777" w:rsidR="00065C7A" w:rsidRPr="00FD35A8" w:rsidRDefault="00065C7A"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5AAC39D" w14:textId="77777777" w:rsidR="00065C7A" w:rsidRPr="00FD35A8" w:rsidRDefault="00065C7A" w:rsidP="006921A2">
            <w:pPr>
              <w:jc w:val="center"/>
              <w:rPr>
                <w:rFonts w:ascii="Times New Roman" w:eastAsia="Times New Roman" w:hAnsi="Times New Roman" w:cs="Times New Roman"/>
                <w:szCs w:val="20"/>
              </w:rPr>
            </w:pPr>
          </w:p>
        </w:tc>
      </w:tr>
      <w:tr w:rsidR="001829B9" w:rsidRPr="00FD35A8" w14:paraId="1315C53C" w14:textId="77777777" w:rsidTr="006921A2">
        <w:trPr>
          <w:trHeight w:val="285"/>
          <w:ins w:id="167" w:author="Pan, Zhemin" w:date="2025-12-13T12:20:00Z"/>
        </w:trPr>
        <w:tc>
          <w:tcPr>
            <w:tcW w:w="0" w:type="auto"/>
            <w:tcBorders>
              <w:top w:val="nil"/>
              <w:left w:val="nil"/>
              <w:bottom w:val="nil"/>
              <w:right w:val="nil"/>
            </w:tcBorders>
            <w:noWrap/>
            <w:vAlign w:val="center"/>
          </w:tcPr>
          <w:p w14:paraId="4916B2A3" w14:textId="61F62B88" w:rsidR="001829B9" w:rsidRPr="00FD35A8" w:rsidRDefault="001829B9" w:rsidP="006921A2">
            <w:pPr>
              <w:jc w:val="left"/>
              <w:rPr>
                <w:ins w:id="168" w:author="Pan, Zhemin" w:date="2025-12-13T12:20:00Z" w16du:dateUtc="2025-12-13T04:20:00Z"/>
                <w:rFonts w:ascii="Times New Roman" w:eastAsia="等线" w:hAnsi="Times New Roman" w:cs="Times New Roman"/>
                <w:color w:val="auto"/>
                <w:szCs w:val="20"/>
              </w:rPr>
            </w:pPr>
            <w:ins w:id="169" w:author="Pan, Zhemin" w:date="2025-12-13T12:20:00Z" w16du:dateUtc="2025-12-13T04:20:00Z">
              <w:r w:rsidRPr="00FD35A8">
                <w:rPr>
                  <w:rFonts w:ascii="Times New Roman" w:eastAsia="等线" w:hAnsi="Times New Roman" w:cs="Times New Roman"/>
                  <w:color w:val="auto"/>
                  <w:szCs w:val="20"/>
                </w:rPr>
                <w:t>CDA</w:t>
              </w:r>
              <w:r w:rsidR="00F529D5" w:rsidRPr="00FD35A8">
                <w:rPr>
                  <w:rFonts w:ascii="Times New Roman" w:eastAsia="等线" w:hAnsi="Times New Roman" w:cs="Times New Roman"/>
                  <w:color w:val="auto"/>
                  <w:szCs w:val="20"/>
                </w:rPr>
                <w:t>SI</w:t>
              </w:r>
            </w:ins>
            <w:ins w:id="170" w:author="Yali Chen" w:date="2025-12-17T09:32:00Z" w16du:dateUtc="2025-12-17T01:32:00Z">
              <w:r w:rsidR="00AE4A85" w:rsidRPr="00FD35A8">
                <w:rPr>
                  <w:rFonts w:ascii="Times New Roman" w:eastAsia="等线" w:hAnsi="Times New Roman" w:cs="Times New Roman"/>
                  <w:color w:val="auto"/>
                  <w:szCs w:val="20"/>
                </w:rPr>
                <w:t xml:space="preserve"> </w:t>
              </w:r>
            </w:ins>
            <w:ins w:id="171" w:author="Pan, Zhemin" w:date="2025-12-13T12:21:00Z" w16du:dateUtc="2025-12-13T04:21:00Z">
              <w:r w:rsidR="00BF4AC0" w:rsidRPr="00FD35A8">
                <w:rPr>
                  <w:rFonts w:ascii="Times New Roman" w:eastAsia="等线" w:hAnsi="Times New Roman" w:cs="Times New Roman"/>
                  <w:color w:val="auto"/>
                  <w:szCs w:val="20"/>
                </w:rPr>
                <w:t>(</w:t>
              </w:r>
            </w:ins>
            <w:ins w:id="172" w:author="Pan, Zhemin" w:date="2025-12-13T12:22:00Z" w16du:dateUtc="2025-12-13T04:22:00Z">
              <w:r w:rsidR="00B841F1" w:rsidRPr="00FD35A8">
                <w:rPr>
                  <w:rFonts w:ascii="Times New Roman" w:eastAsia="等线" w:hAnsi="Times New Roman" w:cs="Times New Roman"/>
                  <w:color w:val="auto"/>
                  <w:szCs w:val="20"/>
                </w:rPr>
                <w:t>total activity score</w:t>
              </w:r>
            </w:ins>
            <w:ins w:id="173" w:author="Pan, Zhemin" w:date="2025-12-13T12:21:00Z" w16du:dateUtc="2025-12-13T04:21:00Z">
              <w:r w:rsidR="00BF4AC0" w:rsidRPr="00FD35A8">
                <w:rPr>
                  <w:rFonts w:ascii="Times New Roman" w:eastAsia="等线" w:hAnsi="Times New Roman" w:cs="Times New Roman"/>
                  <w:color w:val="auto"/>
                  <w:szCs w:val="20"/>
                </w:rPr>
                <w:t>)</w:t>
              </w:r>
            </w:ins>
          </w:p>
        </w:tc>
        <w:tc>
          <w:tcPr>
            <w:tcW w:w="0" w:type="auto"/>
            <w:tcBorders>
              <w:top w:val="nil"/>
              <w:left w:val="nil"/>
              <w:bottom w:val="nil"/>
              <w:right w:val="nil"/>
            </w:tcBorders>
            <w:vAlign w:val="center"/>
          </w:tcPr>
          <w:p w14:paraId="06CFF0C2" w14:textId="51BB5995" w:rsidR="001829B9" w:rsidRPr="00FD35A8" w:rsidRDefault="005303F7" w:rsidP="006921A2">
            <w:pPr>
              <w:jc w:val="center"/>
              <w:rPr>
                <w:ins w:id="174" w:author="Pan, Zhemin" w:date="2025-12-13T12:20:00Z" w16du:dateUtc="2025-12-13T04:20:00Z"/>
                <w:rFonts w:ascii="Times New Roman" w:eastAsia="等线" w:hAnsi="Times New Roman" w:cs="Times New Roman"/>
                <w:color w:val="000000"/>
                <w:szCs w:val="20"/>
              </w:rPr>
            </w:pPr>
            <w:ins w:id="175"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7253F846" w14:textId="37168CC3" w:rsidR="001829B9" w:rsidRPr="00FD35A8" w:rsidRDefault="005303F7" w:rsidP="006921A2">
            <w:pPr>
              <w:jc w:val="center"/>
              <w:rPr>
                <w:ins w:id="176" w:author="Pan, Zhemin" w:date="2025-12-13T12:20:00Z" w16du:dateUtc="2025-12-13T04:20:00Z"/>
                <w:rFonts w:ascii="Times New Roman" w:eastAsia="等线" w:hAnsi="Times New Roman" w:cs="Times New Roman"/>
                <w:color w:val="000000"/>
                <w:szCs w:val="20"/>
              </w:rPr>
            </w:pPr>
            <w:ins w:id="177"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1A687F4E" w14:textId="29EDF908" w:rsidR="001829B9" w:rsidRPr="00FD35A8" w:rsidRDefault="005303F7" w:rsidP="006921A2">
            <w:pPr>
              <w:jc w:val="center"/>
              <w:rPr>
                <w:ins w:id="178" w:author="Pan, Zhemin" w:date="2025-12-13T12:20:00Z" w16du:dateUtc="2025-12-13T04:20:00Z"/>
                <w:rFonts w:ascii="Times New Roman" w:eastAsia="等线" w:hAnsi="Times New Roman" w:cs="Times New Roman"/>
                <w:color w:val="000000"/>
                <w:szCs w:val="20"/>
              </w:rPr>
            </w:pPr>
            <w:ins w:id="179"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5E8A023" w14:textId="36D46219" w:rsidR="001829B9" w:rsidRPr="00FD35A8" w:rsidRDefault="005303F7" w:rsidP="006921A2">
            <w:pPr>
              <w:jc w:val="center"/>
              <w:rPr>
                <w:ins w:id="180" w:author="Pan, Zhemin" w:date="2025-12-13T12:20:00Z" w16du:dateUtc="2025-12-13T04:20:00Z"/>
                <w:rFonts w:ascii="Times New Roman" w:eastAsia="等线" w:hAnsi="Times New Roman" w:cs="Times New Roman"/>
                <w:color w:val="000000"/>
                <w:szCs w:val="20"/>
              </w:rPr>
            </w:pPr>
            <w:ins w:id="181"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8543F86" w14:textId="77777777" w:rsidR="001829B9" w:rsidRPr="00FD35A8" w:rsidRDefault="001829B9" w:rsidP="006921A2">
            <w:pPr>
              <w:jc w:val="center"/>
              <w:rPr>
                <w:ins w:id="182" w:author="Pan, Zhemin" w:date="2025-12-13T12:20:00Z" w16du:dateUtc="2025-12-13T04:20:00Z"/>
                <w:rFonts w:ascii="Times New Roman" w:eastAsia="Times New Roman" w:hAnsi="Times New Roman" w:cs="Times New Roman"/>
                <w:szCs w:val="20"/>
              </w:rPr>
            </w:pPr>
          </w:p>
        </w:tc>
      </w:tr>
      <w:tr w:rsidR="00BF4AC0" w:rsidRPr="00FD35A8" w14:paraId="5B71AD00" w14:textId="77777777" w:rsidTr="006921A2">
        <w:trPr>
          <w:trHeight w:val="285"/>
          <w:ins w:id="183" w:author="Pan, Zhemin" w:date="2025-12-13T12:21:00Z"/>
        </w:trPr>
        <w:tc>
          <w:tcPr>
            <w:tcW w:w="0" w:type="auto"/>
            <w:tcBorders>
              <w:top w:val="nil"/>
              <w:left w:val="nil"/>
              <w:bottom w:val="nil"/>
              <w:right w:val="nil"/>
            </w:tcBorders>
            <w:noWrap/>
            <w:vAlign w:val="center"/>
          </w:tcPr>
          <w:p w14:paraId="71FD34E1" w14:textId="7EBB50CA" w:rsidR="00BF4AC0" w:rsidRPr="00FD35A8" w:rsidRDefault="00BF4AC0" w:rsidP="006921A2">
            <w:pPr>
              <w:jc w:val="left"/>
              <w:rPr>
                <w:ins w:id="184" w:author="Pan, Zhemin" w:date="2025-12-13T12:21:00Z" w16du:dateUtc="2025-12-13T04:21:00Z"/>
                <w:rFonts w:ascii="Times New Roman" w:eastAsia="等线" w:hAnsi="Times New Roman" w:cs="Times New Roman"/>
                <w:color w:val="auto"/>
                <w:szCs w:val="20"/>
              </w:rPr>
            </w:pPr>
            <w:commentRangeStart w:id="185"/>
            <w:commentRangeStart w:id="186"/>
            <w:commentRangeStart w:id="187"/>
            <w:ins w:id="188" w:author="Pan, Zhemin" w:date="2025-12-13T12:21:00Z" w16du:dateUtc="2025-12-13T04:21:00Z">
              <w:r w:rsidRPr="00FD35A8">
                <w:rPr>
                  <w:rFonts w:ascii="Times New Roman" w:eastAsia="等线" w:hAnsi="Times New Roman" w:cs="Times New Roman"/>
                  <w:color w:val="auto"/>
                  <w:szCs w:val="20"/>
                </w:rPr>
                <w:t>CDASI</w:t>
              </w:r>
            </w:ins>
            <w:ins w:id="189" w:author="Yali Chen" w:date="2025-12-17T09:32:00Z" w16du:dateUtc="2025-12-17T01:32:00Z">
              <w:r w:rsidR="00AE4A85" w:rsidRPr="00FD35A8">
                <w:rPr>
                  <w:rFonts w:ascii="Times New Roman" w:eastAsia="等线" w:hAnsi="Times New Roman" w:cs="Times New Roman"/>
                  <w:color w:val="auto"/>
                  <w:szCs w:val="20"/>
                </w:rPr>
                <w:t xml:space="preserve"> </w:t>
              </w:r>
            </w:ins>
            <w:ins w:id="190" w:author="Pan, Zhemin" w:date="2025-12-13T12:21:00Z" w16du:dateUtc="2025-12-13T04:21:00Z">
              <w:r w:rsidRPr="00FD35A8">
                <w:rPr>
                  <w:rFonts w:ascii="Times New Roman" w:eastAsia="等线" w:hAnsi="Times New Roman" w:cs="Times New Roman"/>
                  <w:color w:val="auto"/>
                  <w:szCs w:val="20"/>
                </w:rPr>
                <w:t>(</w:t>
              </w:r>
            </w:ins>
            <w:ins w:id="191" w:author="Pan, Zhemin" w:date="2025-12-13T12:22:00Z" w16du:dateUtc="2025-12-13T04:22:00Z">
              <w:r w:rsidR="00B841F1" w:rsidRPr="00FD35A8">
                <w:rPr>
                  <w:rFonts w:ascii="Times New Roman" w:eastAsia="等线" w:hAnsi="Times New Roman" w:cs="Times New Roman"/>
                  <w:color w:val="auto"/>
                  <w:szCs w:val="20"/>
                </w:rPr>
                <w:t>total damage score</w:t>
              </w:r>
            </w:ins>
            <w:ins w:id="192" w:author="Pan, Zhemin" w:date="2025-12-13T12:21:00Z" w16du:dateUtc="2025-12-13T04:21:00Z">
              <w:r w:rsidRPr="00FD35A8">
                <w:rPr>
                  <w:rFonts w:ascii="Times New Roman" w:eastAsia="等线" w:hAnsi="Times New Roman" w:cs="Times New Roman"/>
                  <w:color w:val="auto"/>
                  <w:szCs w:val="20"/>
                </w:rPr>
                <w:t>)</w:t>
              </w:r>
            </w:ins>
            <w:commentRangeEnd w:id="185"/>
            <w:ins w:id="193" w:author="Pan, Zhemin" w:date="2025-12-13T12:23:00Z" w16du:dateUtc="2025-12-13T04:23:00Z">
              <w:r w:rsidR="00B841F1" w:rsidRPr="00FD35A8">
                <w:rPr>
                  <w:rStyle w:val="CommentReference"/>
                  <w:rFonts w:ascii="Times New Roman" w:eastAsia="等线" w:hAnsi="Times New Roman" w:cs="Times New Roman"/>
                  <w:color w:val="auto"/>
                  <w:sz w:val="20"/>
                  <w:szCs w:val="20"/>
                </w:rPr>
                <w:commentReference w:id="185"/>
              </w:r>
            </w:ins>
            <w:commentRangeEnd w:id="186"/>
            <w:ins w:id="194" w:author="Pan, Zhemin" w:date="2025-12-16T14:40:00Z" w16du:dateUtc="2025-12-16T06:40:00Z">
              <w:r w:rsidR="00DA5F6E" w:rsidRPr="00FD35A8">
                <w:rPr>
                  <w:rStyle w:val="CommentReference"/>
                  <w:rFonts w:ascii="Times New Roman" w:eastAsia="等线" w:hAnsi="Times New Roman" w:cs="Times New Roman"/>
                  <w:color w:val="auto"/>
                  <w:sz w:val="20"/>
                  <w:szCs w:val="20"/>
                </w:rPr>
                <w:commentReference w:id="186"/>
              </w:r>
            </w:ins>
            <w:commentRangeEnd w:id="187"/>
            <w:r w:rsidR="005447D3" w:rsidRPr="00FD35A8">
              <w:rPr>
                <w:rStyle w:val="CommentReference"/>
                <w:rFonts w:ascii="Times New Roman" w:eastAsia="等线" w:hAnsi="Times New Roman" w:cs="Times New Roman"/>
                <w:color w:val="auto"/>
                <w:sz w:val="20"/>
                <w:szCs w:val="20"/>
              </w:rPr>
              <w:commentReference w:id="187"/>
            </w:r>
          </w:p>
        </w:tc>
        <w:tc>
          <w:tcPr>
            <w:tcW w:w="0" w:type="auto"/>
            <w:tcBorders>
              <w:top w:val="nil"/>
              <w:left w:val="nil"/>
              <w:bottom w:val="nil"/>
              <w:right w:val="nil"/>
            </w:tcBorders>
            <w:vAlign w:val="center"/>
          </w:tcPr>
          <w:p w14:paraId="19E28850" w14:textId="52976F17" w:rsidR="00BF4AC0" w:rsidRPr="00FD35A8" w:rsidRDefault="005303F7" w:rsidP="006921A2">
            <w:pPr>
              <w:jc w:val="center"/>
              <w:rPr>
                <w:ins w:id="195" w:author="Pan, Zhemin" w:date="2025-12-13T12:21:00Z" w16du:dateUtc="2025-12-13T04:21:00Z"/>
                <w:rFonts w:ascii="Times New Roman" w:eastAsia="等线" w:hAnsi="Times New Roman" w:cs="Times New Roman"/>
                <w:color w:val="000000"/>
                <w:szCs w:val="20"/>
              </w:rPr>
            </w:pPr>
            <w:ins w:id="196"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2294202F" w14:textId="2072AC76" w:rsidR="00BF4AC0" w:rsidRPr="00FD35A8" w:rsidRDefault="005303F7" w:rsidP="006921A2">
            <w:pPr>
              <w:jc w:val="center"/>
              <w:rPr>
                <w:ins w:id="197" w:author="Pan, Zhemin" w:date="2025-12-13T12:21:00Z" w16du:dateUtc="2025-12-13T04:21:00Z"/>
                <w:rFonts w:ascii="Times New Roman" w:eastAsia="等线" w:hAnsi="Times New Roman" w:cs="Times New Roman"/>
                <w:color w:val="000000"/>
                <w:szCs w:val="20"/>
              </w:rPr>
            </w:pPr>
            <w:ins w:id="198"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27A36A9D" w14:textId="7621797D" w:rsidR="00BF4AC0" w:rsidRPr="00FD35A8" w:rsidRDefault="005303F7" w:rsidP="006921A2">
            <w:pPr>
              <w:jc w:val="center"/>
              <w:rPr>
                <w:ins w:id="199" w:author="Pan, Zhemin" w:date="2025-12-13T12:21:00Z" w16du:dateUtc="2025-12-13T04:21:00Z"/>
                <w:rFonts w:ascii="Times New Roman" w:eastAsia="等线" w:hAnsi="Times New Roman" w:cs="Times New Roman"/>
                <w:color w:val="000000"/>
                <w:szCs w:val="20"/>
              </w:rPr>
            </w:pPr>
            <w:ins w:id="200"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433DE413" w14:textId="67B2C4B2" w:rsidR="00BF4AC0" w:rsidRPr="00FD35A8" w:rsidRDefault="005303F7" w:rsidP="006921A2">
            <w:pPr>
              <w:jc w:val="center"/>
              <w:rPr>
                <w:ins w:id="201" w:author="Pan, Zhemin" w:date="2025-12-13T12:21:00Z" w16du:dateUtc="2025-12-13T04:21:00Z"/>
                <w:rFonts w:ascii="Times New Roman" w:eastAsia="等线" w:hAnsi="Times New Roman" w:cs="Times New Roman"/>
                <w:color w:val="000000"/>
                <w:szCs w:val="20"/>
              </w:rPr>
            </w:pPr>
            <w:ins w:id="202" w:author="Yali Chen" w:date="2025-12-17T09:33:00Z" w16du:dateUtc="2025-12-17T01:33:00Z">
              <w:r w:rsidRPr="00FD35A8">
                <w:rPr>
                  <w:rFonts w:ascii="Times New Roman" w:eastAsia="等线" w:hAnsi="Times New Roman" w:cs="Times New Roman"/>
                  <w:color w:val="000000"/>
                  <w:szCs w:val="20"/>
                </w:rPr>
                <w:t>xx</w:t>
              </w:r>
            </w:ins>
          </w:p>
        </w:tc>
        <w:tc>
          <w:tcPr>
            <w:tcW w:w="0" w:type="auto"/>
            <w:tcBorders>
              <w:top w:val="nil"/>
              <w:left w:val="nil"/>
              <w:bottom w:val="nil"/>
              <w:right w:val="nil"/>
            </w:tcBorders>
            <w:vAlign w:val="center"/>
          </w:tcPr>
          <w:p w14:paraId="38637AFA" w14:textId="77777777" w:rsidR="00BF4AC0" w:rsidRPr="00FD35A8" w:rsidRDefault="00BF4AC0" w:rsidP="006921A2">
            <w:pPr>
              <w:jc w:val="center"/>
              <w:rPr>
                <w:ins w:id="203" w:author="Pan, Zhemin" w:date="2025-12-13T12:21:00Z" w16du:dateUtc="2025-12-13T04:21:00Z"/>
                <w:rFonts w:ascii="Times New Roman" w:eastAsia="Times New Roman" w:hAnsi="Times New Roman" w:cs="Times New Roman"/>
                <w:szCs w:val="20"/>
              </w:rPr>
            </w:pPr>
          </w:p>
        </w:tc>
      </w:tr>
      <w:tr w:rsidR="00065C7A" w:rsidRPr="00FD35A8" w14:paraId="3D532FE8" w14:textId="77777777" w:rsidTr="006921A2">
        <w:trPr>
          <w:trHeight w:val="285"/>
        </w:trPr>
        <w:tc>
          <w:tcPr>
            <w:tcW w:w="0" w:type="auto"/>
            <w:tcBorders>
              <w:top w:val="nil"/>
              <w:left w:val="nil"/>
              <w:bottom w:val="nil"/>
              <w:right w:val="nil"/>
            </w:tcBorders>
            <w:noWrap/>
            <w:vAlign w:val="center"/>
            <w:hideMark/>
          </w:tcPr>
          <w:p w14:paraId="1ED20802" w14:textId="495A96F2" w:rsidR="00065C7A" w:rsidRPr="00FD35A8" w:rsidRDefault="001C4DA1" w:rsidP="006921A2">
            <w:pPr>
              <w:jc w:val="left"/>
              <w:rPr>
                <w:rFonts w:ascii="Times New Roman" w:eastAsia="等线" w:hAnsi="Times New Roman" w:cs="Times New Roman"/>
                <w:color w:val="auto"/>
                <w:szCs w:val="20"/>
              </w:rPr>
            </w:pPr>
            <w:commentRangeStart w:id="204"/>
            <w:commentRangeStart w:id="205"/>
            <w:r w:rsidRPr="00FD35A8">
              <w:rPr>
                <w:rFonts w:ascii="Times New Roman" w:eastAsia="等线" w:hAnsi="Times New Roman" w:cs="Times New Roman"/>
                <w:color w:val="auto"/>
                <w:szCs w:val="20"/>
              </w:rPr>
              <w:t>Concomitant Glucocorticoid</w:t>
            </w:r>
          </w:p>
        </w:tc>
        <w:tc>
          <w:tcPr>
            <w:tcW w:w="0" w:type="auto"/>
            <w:tcBorders>
              <w:top w:val="nil"/>
              <w:left w:val="nil"/>
              <w:bottom w:val="nil"/>
              <w:right w:val="nil"/>
            </w:tcBorders>
            <w:vAlign w:val="center"/>
            <w:hideMark/>
          </w:tcPr>
          <w:p w14:paraId="7A89F22A" w14:textId="274182E7" w:rsidR="00065C7A" w:rsidRPr="00FD35A8" w:rsidRDefault="001C4DA1" w:rsidP="006921A2">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191C335D" w14:textId="30C97BB3" w:rsidR="00065C7A" w:rsidRPr="00FD35A8" w:rsidRDefault="001C4DA1"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69EB453C" w14:textId="2B4631AE" w:rsidR="00065C7A" w:rsidRPr="00FD35A8" w:rsidRDefault="001C4DA1"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01CBEF75" w14:textId="19B60164" w:rsidR="00065C7A" w:rsidRPr="00FD35A8" w:rsidRDefault="001C4DA1" w:rsidP="006921A2">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N</w:t>
            </w:r>
            <w:commentRangeEnd w:id="204"/>
            <w:r w:rsidR="006D5A47" w:rsidRPr="00FD35A8">
              <w:rPr>
                <w:rStyle w:val="CommentReference"/>
                <w:rFonts w:ascii="Times New Roman" w:eastAsia="Times New Roman" w:hAnsi="Times New Roman" w:cs="Times New Roman"/>
                <w:sz w:val="20"/>
                <w:szCs w:val="20"/>
              </w:rPr>
              <w:commentReference w:id="204"/>
            </w:r>
            <w:r w:rsidR="0040109B" w:rsidRPr="00FD35A8">
              <w:rPr>
                <w:rStyle w:val="CommentReference"/>
                <w:rFonts w:ascii="Times New Roman" w:hAnsi="Times New Roman" w:cs="Times New Roman"/>
              </w:rPr>
              <w:commentReference w:id="205"/>
            </w:r>
          </w:p>
        </w:tc>
        <w:tc>
          <w:tcPr>
            <w:tcW w:w="0" w:type="auto"/>
            <w:tcBorders>
              <w:top w:val="nil"/>
              <w:left w:val="nil"/>
              <w:bottom w:val="nil"/>
              <w:right w:val="nil"/>
            </w:tcBorders>
            <w:vAlign w:val="center"/>
            <w:hideMark/>
          </w:tcPr>
          <w:p w14:paraId="07AE1B1F" w14:textId="77777777" w:rsidR="00065C7A" w:rsidRPr="00FD35A8" w:rsidRDefault="00065C7A" w:rsidP="006921A2">
            <w:pPr>
              <w:jc w:val="center"/>
              <w:rPr>
                <w:rFonts w:ascii="Times New Roman" w:eastAsia="Times New Roman" w:hAnsi="Times New Roman" w:cs="Times New Roman"/>
                <w:szCs w:val="20"/>
              </w:rPr>
            </w:pPr>
          </w:p>
        </w:tc>
      </w:tr>
      <w:commentRangeEnd w:id="205"/>
      <w:tr w:rsidR="00EB70C4" w:rsidRPr="00FD35A8" w14:paraId="738BED56" w14:textId="77777777" w:rsidTr="00EB70C4">
        <w:tblPrEx>
          <w:tblW w:w="5000" w:type="pct"/>
          <w:tblCellMar>
            <w:left w:w="0" w:type="dxa"/>
            <w:right w:w="0" w:type="dxa"/>
          </w:tblCellMar>
          <w:tblPrExChange w:id="206" w:author="Yali Chen" w:date="2025-12-17T11:18:00Z" w16du:dateUtc="2025-12-17T03:18:00Z">
            <w:tblPrEx>
              <w:tblW w:w="5000" w:type="pct"/>
              <w:tblCellMar>
                <w:left w:w="0" w:type="dxa"/>
                <w:right w:w="0" w:type="dxa"/>
              </w:tblCellMar>
            </w:tblPrEx>
          </w:tblPrExChange>
        </w:tblPrEx>
        <w:trPr>
          <w:trHeight w:val="285"/>
          <w:trPrChange w:id="207" w:author="Yali Chen" w:date="2025-12-17T11:18:00Z" w16du:dateUtc="2025-12-17T03:18:00Z">
            <w:trPr>
              <w:trHeight w:val="285"/>
            </w:trPr>
          </w:trPrChange>
        </w:trPr>
        <w:tc>
          <w:tcPr>
            <w:tcW w:w="0" w:type="auto"/>
            <w:tcBorders>
              <w:top w:val="nil"/>
              <w:left w:val="nil"/>
              <w:right w:val="nil"/>
            </w:tcBorders>
            <w:noWrap/>
            <w:vAlign w:val="center"/>
            <w:tcPrChange w:id="208" w:author="Yali Chen" w:date="2025-12-17T11:18:00Z" w16du:dateUtc="2025-12-17T03:18:00Z">
              <w:tcPr>
                <w:tcW w:w="0" w:type="auto"/>
                <w:gridSpan w:val="2"/>
                <w:tcBorders>
                  <w:top w:val="nil"/>
                  <w:left w:val="nil"/>
                  <w:right w:val="nil"/>
                </w:tcBorders>
                <w:noWrap/>
                <w:vAlign w:val="center"/>
              </w:tcPr>
            </w:tcPrChange>
          </w:tcPr>
          <w:p w14:paraId="3B61B83B" w14:textId="249F09B8" w:rsidR="00EB70C4" w:rsidRPr="00FD35A8" w:rsidRDefault="00EB70C4" w:rsidP="00EB70C4">
            <w:pPr>
              <w:jc w:val="left"/>
              <w:rPr>
                <w:rFonts w:ascii="Times New Roman" w:eastAsia="等线" w:hAnsi="Times New Roman" w:cs="Times New Roman"/>
                <w:color w:val="000000" w:themeColor="text1"/>
                <w:szCs w:val="20"/>
                <w:rPrChange w:id="209" w:author="Yali Chen" w:date="2025-12-29T13:29:00Z" w16du:dateUtc="2025-12-29T05:29:00Z">
                  <w:rPr>
                    <w:rFonts w:ascii="Times New Roman" w:eastAsia="等线" w:hAnsi="Times New Roman" w:cs="Times New Roman"/>
                    <w:color w:val="00B050"/>
                    <w:szCs w:val="20"/>
                  </w:rPr>
                </w:rPrChange>
              </w:rPr>
            </w:pPr>
            <w:r w:rsidRPr="00FD35A8">
              <w:rPr>
                <w:rFonts w:ascii="Times New Roman" w:eastAsia="等线" w:hAnsi="Times New Roman" w:cs="Times New Roman"/>
                <w:color w:val="000000" w:themeColor="text1"/>
                <w:szCs w:val="20"/>
                <w:rPrChange w:id="210" w:author="Yali Chen" w:date="2025-12-29T13:29:00Z" w16du:dateUtc="2025-12-29T05:29:00Z">
                  <w:rPr>
                    <w:rFonts w:ascii="Times New Roman" w:eastAsia="等线" w:hAnsi="Times New Roman" w:cs="Times New Roman"/>
                    <w:color w:val="00B050"/>
                    <w:szCs w:val="20"/>
                  </w:rPr>
                </w:rPrChange>
              </w:rPr>
              <w:t>MDI</w:t>
            </w:r>
            <w:ins w:id="211" w:author="Pan, Zhemin" w:date="2025-12-16T14:40:00Z" w16du:dateUtc="2025-12-16T06:40:00Z">
              <w:r w:rsidRPr="00FD35A8">
                <w:rPr>
                  <w:rFonts w:ascii="Times New Roman" w:eastAsia="等线" w:hAnsi="Times New Roman" w:cs="Times New Roman"/>
                  <w:color w:val="000000" w:themeColor="text1"/>
                  <w:szCs w:val="20"/>
                  <w:rPrChange w:id="212" w:author="Yali Chen" w:date="2025-12-29T13:29:00Z" w16du:dateUtc="2025-12-29T05:29:00Z">
                    <w:rPr>
                      <w:rFonts w:ascii="Times New Roman" w:eastAsia="等线" w:hAnsi="Times New Roman" w:cs="Times New Roman"/>
                      <w:color w:val="00B050"/>
                      <w:szCs w:val="20"/>
                    </w:rPr>
                  </w:rPrChange>
                </w:rPr>
                <w:t xml:space="preserve"> </w:t>
              </w:r>
            </w:ins>
            <w:del w:id="213" w:author="Pan, Zhemin" w:date="2025-12-16T14:40:00Z" w16du:dateUtc="2025-12-16T06:40:00Z">
              <w:r w:rsidRPr="00FD35A8" w:rsidDel="00696053">
                <w:rPr>
                  <w:rFonts w:ascii="Times New Roman" w:eastAsia="等线" w:hAnsi="Times New Roman" w:cs="Times New Roman"/>
                  <w:color w:val="000000" w:themeColor="text1"/>
                  <w:szCs w:val="20"/>
                  <w:rPrChange w:id="214" w:author="Yali Chen" w:date="2025-12-29T13:29:00Z" w16du:dateUtc="2025-12-29T05:29:00Z">
                    <w:rPr>
                      <w:rFonts w:ascii="Times New Roman" w:eastAsia="等线" w:hAnsi="Times New Roman" w:cs="Times New Roman"/>
                      <w:color w:val="00B050"/>
                      <w:szCs w:val="20"/>
                    </w:rPr>
                  </w:rPrChange>
                </w:rPr>
                <w:delText>-</w:delText>
              </w:r>
            </w:del>
            <w:ins w:id="215" w:author="Pan, Zhemin" w:date="2025-12-16T14:40:00Z" w16du:dateUtc="2025-12-16T06:40:00Z">
              <w:r w:rsidRPr="00FD35A8">
                <w:rPr>
                  <w:rFonts w:ascii="Times New Roman" w:eastAsia="等线" w:hAnsi="Times New Roman" w:cs="Times New Roman"/>
                  <w:color w:val="000000" w:themeColor="text1"/>
                  <w:szCs w:val="20"/>
                  <w:rPrChange w:id="216" w:author="Yali Chen" w:date="2025-12-29T13:29:00Z" w16du:dateUtc="2025-12-29T05:29:00Z">
                    <w:rPr>
                      <w:rFonts w:ascii="Times New Roman" w:eastAsia="等线" w:hAnsi="Times New Roman" w:cs="Times New Roman"/>
                      <w:color w:val="00B050"/>
                      <w:szCs w:val="20"/>
                    </w:rPr>
                  </w:rPrChange>
                </w:rPr>
                <w:t>(</w:t>
              </w:r>
            </w:ins>
            <w:r w:rsidRPr="00FD35A8">
              <w:rPr>
                <w:rFonts w:ascii="Times New Roman" w:eastAsia="等线" w:hAnsi="Times New Roman" w:cs="Times New Roman"/>
                <w:color w:val="000000" w:themeColor="text1"/>
                <w:szCs w:val="20"/>
                <w:rPrChange w:id="217" w:author="Yali Chen" w:date="2025-12-29T13:29:00Z" w16du:dateUtc="2025-12-29T05:29:00Z">
                  <w:rPr>
                    <w:rFonts w:ascii="Times New Roman" w:eastAsia="等线" w:hAnsi="Times New Roman" w:cs="Times New Roman"/>
                    <w:color w:val="00B050"/>
                    <w:szCs w:val="20"/>
                  </w:rPr>
                </w:rPrChange>
              </w:rPr>
              <w:t>extend</w:t>
            </w:r>
            <w:ins w:id="218" w:author="Yali Chen" w:date="2025-12-17T09:28:00Z" w16du:dateUtc="2025-12-17T01:28:00Z">
              <w:r w:rsidRPr="00FD35A8">
                <w:rPr>
                  <w:rFonts w:ascii="Times New Roman" w:eastAsia="等线" w:hAnsi="Times New Roman" w:cs="Times New Roman"/>
                  <w:color w:val="000000" w:themeColor="text1"/>
                  <w:szCs w:val="20"/>
                  <w:rPrChange w:id="219" w:author="Yali Chen" w:date="2025-12-29T13:29:00Z" w16du:dateUtc="2025-12-29T05:29:00Z">
                    <w:rPr>
                      <w:rFonts w:ascii="Times New Roman" w:eastAsia="等线" w:hAnsi="Times New Roman" w:cs="Times New Roman"/>
                      <w:color w:val="00B050"/>
                      <w:szCs w:val="20"/>
                    </w:rPr>
                  </w:rPrChange>
                </w:rPr>
                <w:t>ed</w:t>
              </w:r>
            </w:ins>
            <w:r w:rsidRPr="00FD35A8">
              <w:rPr>
                <w:rFonts w:ascii="Times New Roman" w:eastAsia="等线" w:hAnsi="Times New Roman" w:cs="Times New Roman"/>
                <w:color w:val="000000" w:themeColor="text1"/>
                <w:szCs w:val="20"/>
                <w:rPrChange w:id="220" w:author="Yali Chen" w:date="2025-12-29T13:29:00Z" w16du:dateUtc="2025-12-29T05:29:00Z">
                  <w:rPr>
                    <w:rFonts w:ascii="Times New Roman" w:eastAsia="等线" w:hAnsi="Times New Roman" w:cs="Times New Roman"/>
                    <w:color w:val="00B050"/>
                    <w:szCs w:val="20"/>
                  </w:rPr>
                </w:rPrChange>
              </w:rPr>
              <w:t xml:space="preserve"> damage score</w:t>
            </w:r>
            <w:ins w:id="221" w:author="Pan, Zhemin" w:date="2025-12-16T14:40:00Z" w16du:dateUtc="2025-12-16T06:40:00Z">
              <w:r w:rsidRPr="00FD35A8">
                <w:rPr>
                  <w:rFonts w:ascii="Times New Roman" w:eastAsia="等线" w:hAnsi="Times New Roman" w:cs="Times New Roman"/>
                  <w:color w:val="000000" w:themeColor="text1"/>
                  <w:szCs w:val="20"/>
                  <w:rPrChange w:id="222" w:author="Yali Chen" w:date="2025-12-29T13:29:00Z" w16du:dateUtc="2025-12-29T05:29:00Z">
                    <w:rPr>
                      <w:rFonts w:ascii="Times New Roman" w:eastAsia="等线" w:hAnsi="Times New Roman" w:cs="Times New Roman"/>
                      <w:color w:val="00B050"/>
                      <w:szCs w:val="20"/>
                    </w:rPr>
                  </w:rPrChange>
                </w:rPr>
                <w:t>)</w:t>
              </w:r>
            </w:ins>
          </w:p>
        </w:tc>
        <w:tc>
          <w:tcPr>
            <w:tcW w:w="0" w:type="auto"/>
            <w:tcBorders>
              <w:top w:val="nil"/>
              <w:left w:val="nil"/>
              <w:right w:val="nil"/>
            </w:tcBorders>
            <w:vAlign w:val="center"/>
            <w:tcPrChange w:id="223" w:author="Yali Chen" w:date="2025-12-17T11:18:00Z" w16du:dateUtc="2025-12-17T03:18:00Z">
              <w:tcPr>
                <w:tcW w:w="0" w:type="auto"/>
                <w:gridSpan w:val="2"/>
                <w:tcBorders>
                  <w:top w:val="nil"/>
                  <w:left w:val="nil"/>
                  <w:bottom w:val="nil"/>
                  <w:right w:val="nil"/>
                </w:tcBorders>
                <w:vAlign w:val="center"/>
              </w:tcPr>
            </w:tcPrChange>
          </w:tcPr>
          <w:p w14:paraId="2EE57BA3" w14:textId="5D8CF1FE" w:rsidR="00EB70C4" w:rsidRPr="00FD35A8" w:rsidRDefault="00EB70C4">
            <w:pPr>
              <w:jc w:val="center"/>
              <w:rPr>
                <w:rFonts w:ascii="Times New Roman" w:eastAsia="等线" w:hAnsi="Times New Roman" w:cs="Times New Roman"/>
                <w:color w:val="00B050"/>
                <w:szCs w:val="20"/>
              </w:rPr>
              <w:pPrChange w:id="224" w:author="Yali Chen" w:date="2025-12-29T13:19:00Z" w16du:dateUtc="2025-12-29T05:19:00Z">
                <w:pPr/>
              </w:pPrChange>
            </w:pPr>
            <w:ins w:id="225"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26" w:author="Yali Chen" w:date="2025-12-17T11:18:00Z" w16du:dateUtc="2025-12-17T03:18:00Z">
              <w:tcPr>
                <w:tcW w:w="0" w:type="auto"/>
                <w:gridSpan w:val="2"/>
                <w:tcBorders>
                  <w:top w:val="nil"/>
                  <w:left w:val="nil"/>
                  <w:bottom w:val="nil"/>
                  <w:right w:val="nil"/>
                </w:tcBorders>
                <w:vAlign w:val="center"/>
              </w:tcPr>
            </w:tcPrChange>
          </w:tcPr>
          <w:p w14:paraId="34C4EBA4" w14:textId="032C8188" w:rsidR="00EB70C4" w:rsidRPr="00FD35A8" w:rsidRDefault="00EB70C4" w:rsidP="000777A8">
            <w:pPr>
              <w:jc w:val="center"/>
              <w:rPr>
                <w:rFonts w:ascii="Times New Roman" w:eastAsia="Times New Roman" w:hAnsi="Times New Roman" w:cs="Times New Roman"/>
                <w:szCs w:val="20"/>
              </w:rPr>
            </w:pPr>
            <w:ins w:id="227"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28" w:author="Yali Chen" w:date="2025-12-17T11:18:00Z" w16du:dateUtc="2025-12-17T03:18:00Z">
              <w:tcPr>
                <w:tcW w:w="0" w:type="auto"/>
                <w:gridSpan w:val="2"/>
                <w:tcBorders>
                  <w:top w:val="nil"/>
                  <w:left w:val="nil"/>
                  <w:bottom w:val="nil"/>
                  <w:right w:val="nil"/>
                </w:tcBorders>
                <w:vAlign w:val="center"/>
              </w:tcPr>
            </w:tcPrChange>
          </w:tcPr>
          <w:p w14:paraId="0190BABD" w14:textId="5D71F33B" w:rsidR="00EB70C4" w:rsidRPr="00FD35A8" w:rsidRDefault="00EB70C4" w:rsidP="000777A8">
            <w:pPr>
              <w:jc w:val="center"/>
              <w:rPr>
                <w:rFonts w:ascii="Times New Roman" w:eastAsia="Times New Roman" w:hAnsi="Times New Roman" w:cs="Times New Roman"/>
                <w:szCs w:val="20"/>
              </w:rPr>
            </w:pPr>
            <w:ins w:id="229"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30" w:author="Yali Chen" w:date="2025-12-17T11:18:00Z" w16du:dateUtc="2025-12-17T03:18:00Z">
              <w:tcPr>
                <w:tcW w:w="0" w:type="auto"/>
                <w:tcBorders>
                  <w:top w:val="nil"/>
                  <w:left w:val="nil"/>
                  <w:bottom w:val="nil"/>
                  <w:right w:val="nil"/>
                </w:tcBorders>
                <w:vAlign w:val="center"/>
              </w:tcPr>
            </w:tcPrChange>
          </w:tcPr>
          <w:p w14:paraId="28589511" w14:textId="778CFA72" w:rsidR="00EB70C4" w:rsidRPr="00FD35A8" w:rsidRDefault="00EB70C4" w:rsidP="000777A8">
            <w:pPr>
              <w:jc w:val="center"/>
              <w:rPr>
                <w:rFonts w:ascii="Times New Roman" w:eastAsia="Times New Roman" w:hAnsi="Times New Roman" w:cs="Times New Roman"/>
                <w:szCs w:val="20"/>
              </w:rPr>
            </w:pPr>
            <w:ins w:id="231"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right w:val="nil"/>
            </w:tcBorders>
            <w:vAlign w:val="center"/>
            <w:tcPrChange w:id="232" w:author="Yali Chen" w:date="2025-12-17T11:18:00Z" w16du:dateUtc="2025-12-17T03:18:00Z">
              <w:tcPr>
                <w:tcW w:w="0" w:type="auto"/>
                <w:gridSpan w:val="2"/>
                <w:tcBorders>
                  <w:top w:val="nil"/>
                  <w:left w:val="nil"/>
                  <w:right w:val="nil"/>
                </w:tcBorders>
                <w:vAlign w:val="center"/>
              </w:tcPr>
            </w:tcPrChange>
          </w:tcPr>
          <w:p w14:paraId="695B6DB0" w14:textId="77777777" w:rsidR="00EB70C4" w:rsidRPr="00FD35A8" w:rsidRDefault="00EB70C4" w:rsidP="00EB70C4">
            <w:pPr>
              <w:jc w:val="center"/>
              <w:rPr>
                <w:rFonts w:ascii="Times New Roman" w:eastAsia="Times New Roman" w:hAnsi="Times New Roman" w:cs="Times New Roman"/>
                <w:szCs w:val="20"/>
              </w:rPr>
            </w:pPr>
          </w:p>
        </w:tc>
      </w:tr>
      <w:tr w:rsidR="00EB70C4" w:rsidRPr="00FD35A8" w14:paraId="31130532" w14:textId="77777777" w:rsidTr="00EB70C4">
        <w:tblPrEx>
          <w:tblW w:w="5000" w:type="pct"/>
          <w:tblCellMar>
            <w:left w:w="0" w:type="dxa"/>
            <w:right w:w="0" w:type="dxa"/>
          </w:tblCellMar>
          <w:tblPrExChange w:id="233" w:author="Yali Chen" w:date="2025-12-17T11:18:00Z" w16du:dateUtc="2025-12-17T03:18:00Z">
            <w:tblPrEx>
              <w:tblW w:w="5000" w:type="pct"/>
              <w:tblCellMar>
                <w:left w:w="0" w:type="dxa"/>
                <w:right w:w="0" w:type="dxa"/>
              </w:tblCellMar>
            </w:tblPrEx>
          </w:tblPrExChange>
        </w:tblPrEx>
        <w:trPr>
          <w:trHeight w:val="285"/>
          <w:ins w:id="234" w:author="Yali Chen" w:date="2025-12-17T11:15:00Z"/>
          <w:trPrChange w:id="235" w:author="Yali Chen" w:date="2025-12-17T11:18:00Z" w16du:dateUtc="2025-12-17T03:18:00Z">
            <w:trPr>
              <w:trHeight w:val="285"/>
            </w:trPr>
          </w:trPrChange>
        </w:trPr>
        <w:tc>
          <w:tcPr>
            <w:tcW w:w="0" w:type="auto"/>
            <w:tcBorders>
              <w:top w:val="nil"/>
              <w:left w:val="nil"/>
              <w:bottom w:val="single" w:sz="4" w:space="0" w:color="auto"/>
              <w:right w:val="nil"/>
            </w:tcBorders>
            <w:noWrap/>
            <w:vAlign w:val="center"/>
            <w:tcPrChange w:id="236" w:author="Yali Chen" w:date="2025-12-17T11:18:00Z" w16du:dateUtc="2025-12-17T03:18:00Z">
              <w:tcPr>
                <w:tcW w:w="0" w:type="auto"/>
                <w:gridSpan w:val="2"/>
                <w:tcBorders>
                  <w:top w:val="nil"/>
                  <w:left w:val="nil"/>
                  <w:bottom w:val="single" w:sz="4" w:space="0" w:color="auto"/>
                  <w:right w:val="nil"/>
                </w:tcBorders>
                <w:noWrap/>
                <w:vAlign w:val="center"/>
              </w:tcPr>
            </w:tcPrChange>
          </w:tcPr>
          <w:p w14:paraId="636FC436" w14:textId="5004C012" w:rsidR="00EB70C4" w:rsidRPr="00FD35A8" w:rsidRDefault="00EB70C4" w:rsidP="00EB70C4">
            <w:pPr>
              <w:jc w:val="left"/>
              <w:rPr>
                <w:ins w:id="237" w:author="Yali Chen" w:date="2025-12-17T11:15:00Z" w16du:dateUtc="2025-12-17T03:15:00Z"/>
                <w:rFonts w:ascii="Times New Roman" w:eastAsia="等线" w:hAnsi="Times New Roman" w:cs="Times New Roman"/>
                <w:color w:val="000000" w:themeColor="text1"/>
                <w:szCs w:val="20"/>
                <w:rPrChange w:id="238" w:author="Yali Chen" w:date="2025-12-29T13:29:00Z" w16du:dateUtc="2025-12-29T05:29:00Z">
                  <w:rPr>
                    <w:ins w:id="239" w:author="Yali Chen" w:date="2025-12-17T11:15:00Z" w16du:dateUtc="2025-12-17T03:15:00Z"/>
                    <w:rFonts w:ascii="Times New Roman" w:eastAsia="等线" w:hAnsi="Times New Roman" w:cs="Times New Roman"/>
                    <w:color w:val="00B050"/>
                    <w:szCs w:val="20"/>
                  </w:rPr>
                </w:rPrChange>
              </w:rPr>
            </w:pPr>
            <w:ins w:id="240" w:author="Yali Chen" w:date="2025-12-17T11:15:00Z" w16du:dateUtc="2025-12-17T03:15:00Z">
              <w:r w:rsidRPr="00FD35A8">
                <w:rPr>
                  <w:rFonts w:ascii="Times New Roman" w:eastAsia="等线" w:hAnsi="Times New Roman" w:cs="Times New Roman"/>
                  <w:color w:val="000000" w:themeColor="text1"/>
                  <w:szCs w:val="20"/>
                  <w:rPrChange w:id="241" w:author="Yali Chen" w:date="2025-12-29T13:29:00Z" w16du:dateUtc="2025-12-29T05:29:00Z">
                    <w:rPr>
                      <w:rFonts w:ascii="Times New Roman" w:eastAsia="等线" w:hAnsi="Times New Roman" w:cs="Times New Roman"/>
                      <w:color w:val="00B050"/>
                      <w:szCs w:val="20"/>
                    </w:rPr>
                  </w:rPrChange>
                </w:rPr>
                <w:t>CK (unit)</w:t>
              </w:r>
            </w:ins>
          </w:p>
        </w:tc>
        <w:tc>
          <w:tcPr>
            <w:tcW w:w="0" w:type="auto"/>
            <w:tcBorders>
              <w:top w:val="nil"/>
              <w:left w:val="nil"/>
              <w:bottom w:val="single" w:sz="4" w:space="0" w:color="auto"/>
              <w:right w:val="nil"/>
            </w:tcBorders>
            <w:vAlign w:val="center"/>
            <w:tcPrChange w:id="242" w:author="Yali Chen" w:date="2025-12-17T11:18:00Z" w16du:dateUtc="2025-12-17T03:18:00Z">
              <w:tcPr>
                <w:tcW w:w="0" w:type="auto"/>
                <w:gridSpan w:val="2"/>
                <w:tcBorders>
                  <w:top w:val="nil"/>
                  <w:left w:val="nil"/>
                  <w:bottom w:val="single" w:sz="4" w:space="0" w:color="auto"/>
                  <w:right w:val="nil"/>
                </w:tcBorders>
                <w:vAlign w:val="center"/>
              </w:tcPr>
            </w:tcPrChange>
          </w:tcPr>
          <w:p w14:paraId="51C730C5" w14:textId="7670DA5A" w:rsidR="00EB70C4" w:rsidRPr="00FD35A8" w:rsidRDefault="00EB70C4">
            <w:pPr>
              <w:jc w:val="center"/>
              <w:rPr>
                <w:ins w:id="243" w:author="Yali Chen" w:date="2025-12-17T11:15:00Z" w16du:dateUtc="2025-12-17T03:15:00Z"/>
                <w:rFonts w:ascii="Times New Roman" w:eastAsia="等线" w:hAnsi="Times New Roman" w:cs="Times New Roman"/>
                <w:color w:val="00B050"/>
                <w:szCs w:val="20"/>
              </w:rPr>
              <w:pPrChange w:id="244" w:author="Yali Chen" w:date="2025-12-29T13:19:00Z" w16du:dateUtc="2025-12-29T05:19:00Z">
                <w:pPr/>
              </w:pPrChange>
            </w:pPr>
            <w:ins w:id="245"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46" w:author="Yali Chen" w:date="2025-12-17T11:18:00Z" w16du:dateUtc="2025-12-17T03:18:00Z">
              <w:tcPr>
                <w:tcW w:w="0" w:type="auto"/>
                <w:gridSpan w:val="2"/>
                <w:tcBorders>
                  <w:top w:val="nil"/>
                  <w:left w:val="nil"/>
                  <w:bottom w:val="single" w:sz="4" w:space="0" w:color="auto"/>
                  <w:right w:val="nil"/>
                </w:tcBorders>
                <w:vAlign w:val="center"/>
              </w:tcPr>
            </w:tcPrChange>
          </w:tcPr>
          <w:p w14:paraId="61A6D7A5" w14:textId="6275A11C" w:rsidR="00EB70C4" w:rsidRPr="00FD35A8" w:rsidRDefault="00EB70C4" w:rsidP="000777A8">
            <w:pPr>
              <w:jc w:val="center"/>
              <w:rPr>
                <w:ins w:id="247" w:author="Yali Chen" w:date="2025-12-17T11:15:00Z" w16du:dateUtc="2025-12-17T03:15:00Z"/>
                <w:rFonts w:ascii="Times New Roman" w:eastAsia="Times New Roman" w:hAnsi="Times New Roman" w:cs="Times New Roman"/>
                <w:szCs w:val="20"/>
              </w:rPr>
            </w:pPr>
            <w:ins w:id="248"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49" w:author="Yali Chen" w:date="2025-12-17T11:18:00Z" w16du:dateUtc="2025-12-17T03:18:00Z">
              <w:tcPr>
                <w:tcW w:w="0" w:type="auto"/>
                <w:gridSpan w:val="2"/>
                <w:tcBorders>
                  <w:top w:val="nil"/>
                  <w:left w:val="nil"/>
                  <w:bottom w:val="single" w:sz="4" w:space="0" w:color="auto"/>
                  <w:right w:val="nil"/>
                </w:tcBorders>
                <w:vAlign w:val="center"/>
              </w:tcPr>
            </w:tcPrChange>
          </w:tcPr>
          <w:p w14:paraId="58ABCC3A" w14:textId="55B29719" w:rsidR="00EB70C4" w:rsidRPr="00FD35A8" w:rsidRDefault="00EB70C4" w:rsidP="000777A8">
            <w:pPr>
              <w:jc w:val="center"/>
              <w:rPr>
                <w:ins w:id="250" w:author="Yali Chen" w:date="2025-12-17T11:15:00Z" w16du:dateUtc="2025-12-17T03:15:00Z"/>
                <w:rFonts w:ascii="Times New Roman" w:eastAsia="Times New Roman" w:hAnsi="Times New Roman" w:cs="Times New Roman"/>
                <w:szCs w:val="20"/>
              </w:rPr>
            </w:pPr>
            <w:ins w:id="251"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52" w:author="Yali Chen" w:date="2025-12-17T11:18:00Z" w16du:dateUtc="2025-12-17T03:18:00Z">
              <w:tcPr>
                <w:tcW w:w="0" w:type="auto"/>
                <w:tcBorders>
                  <w:top w:val="nil"/>
                  <w:left w:val="nil"/>
                  <w:bottom w:val="single" w:sz="4" w:space="0" w:color="auto"/>
                  <w:right w:val="nil"/>
                </w:tcBorders>
                <w:vAlign w:val="center"/>
              </w:tcPr>
            </w:tcPrChange>
          </w:tcPr>
          <w:p w14:paraId="51C6AD81" w14:textId="3F5B7173" w:rsidR="00EB70C4" w:rsidRPr="00FD35A8" w:rsidRDefault="00EB70C4" w:rsidP="000777A8">
            <w:pPr>
              <w:jc w:val="center"/>
              <w:rPr>
                <w:ins w:id="253" w:author="Yali Chen" w:date="2025-12-17T11:15:00Z" w16du:dateUtc="2025-12-17T03:15:00Z"/>
                <w:rFonts w:ascii="Times New Roman" w:eastAsia="Times New Roman" w:hAnsi="Times New Roman" w:cs="Times New Roman"/>
                <w:szCs w:val="20"/>
              </w:rPr>
            </w:pPr>
            <w:ins w:id="254" w:author="Yali Chen" w:date="2025-12-17T11:18:00Z" w16du:dateUtc="2025-12-17T03:18:00Z">
              <w:r w:rsidRPr="00FD35A8">
                <w:rPr>
                  <w:rFonts w:ascii="Times New Roman" w:eastAsia="等线" w:hAnsi="Times New Roman" w:cs="Times New Roman"/>
                  <w:color w:val="000000"/>
                  <w:szCs w:val="20"/>
                </w:rPr>
                <w:t>xx</w:t>
              </w:r>
            </w:ins>
          </w:p>
        </w:tc>
        <w:tc>
          <w:tcPr>
            <w:tcW w:w="0" w:type="auto"/>
            <w:tcBorders>
              <w:top w:val="nil"/>
              <w:left w:val="nil"/>
              <w:bottom w:val="single" w:sz="4" w:space="0" w:color="auto"/>
              <w:right w:val="nil"/>
            </w:tcBorders>
            <w:vAlign w:val="center"/>
            <w:tcPrChange w:id="255" w:author="Yali Chen" w:date="2025-12-17T11:18:00Z" w16du:dateUtc="2025-12-17T03:18:00Z">
              <w:tcPr>
                <w:tcW w:w="0" w:type="auto"/>
                <w:gridSpan w:val="2"/>
                <w:tcBorders>
                  <w:top w:val="nil"/>
                  <w:left w:val="nil"/>
                  <w:bottom w:val="single" w:sz="4" w:space="0" w:color="auto"/>
                  <w:right w:val="nil"/>
                </w:tcBorders>
                <w:vAlign w:val="center"/>
              </w:tcPr>
            </w:tcPrChange>
          </w:tcPr>
          <w:p w14:paraId="4DFAFEEF" w14:textId="77777777" w:rsidR="00EB70C4" w:rsidRPr="00FD35A8" w:rsidRDefault="00EB70C4" w:rsidP="00EB70C4">
            <w:pPr>
              <w:jc w:val="center"/>
              <w:rPr>
                <w:ins w:id="256" w:author="Yali Chen" w:date="2025-12-17T11:15:00Z" w16du:dateUtc="2025-12-17T03:15:00Z"/>
                <w:rFonts w:ascii="Times New Roman" w:eastAsia="Times New Roman" w:hAnsi="Times New Roman" w:cs="Times New Roman"/>
                <w:szCs w:val="20"/>
              </w:rPr>
            </w:pPr>
          </w:p>
        </w:tc>
      </w:tr>
    </w:tbl>
    <w:p w14:paraId="5A1CF014" w14:textId="77777777" w:rsidR="00065C7A" w:rsidRPr="00FD35A8" w:rsidRDefault="00065C7A" w:rsidP="00065C7A">
      <w:pPr>
        <w:rPr>
          <w:rFonts w:ascii="Times New Roman" w:hAnsi="Times New Roman" w:cs="Times New Roman"/>
          <w:szCs w:val="20"/>
        </w:rPr>
      </w:pPr>
      <w:r w:rsidRPr="00FD35A8">
        <w:rPr>
          <w:rFonts w:ascii="Times New Roman" w:hAnsi="Times New Roman" w:cs="Times New Roman"/>
          <w:szCs w:val="20"/>
        </w:rPr>
        <w:t>Note:</w:t>
      </w:r>
    </w:p>
    <w:p w14:paraId="7CA86C29" w14:textId="5EF99491" w:rsidR="00065C7A" w:rsidRPr="00FD35A8" w:rsidRDefault="00065C7A" w:rsidP="00065C7A">
      <w:pPr>
        <w:rPr>
          <w:ins w:id="257" w:author="Yali Chen" w:date="2025-12-18T10:54:00Z" w16du:dateUtc="2025-12-18T02:54:00Z"/>
          <w:rFonts w:ascii="Times New Roman" w:hAnsi="Times New Roman" w:cs="Times New Roman"/>
          <w:szCs w:val="20"/>
        </w:rPr>
      </w:pPr>
      <w:r w:rsidRPr="00FD35A8">
        <w:rPr>
          <w:rFonts w:ascii="Times New Roman" w:hAnsi="Times New Roman" w:cs="Times New Roman"/>
          <w:szCs w:val="20"/>
        </w:rPr>
        <w:t xml:space="preserve">Full analysis set (FAS): </w:t>
      </w:r>
      <w:r w:rsidR="00136B03" w:rsidRPr="00FD35A8">
        <w:rPr>
          <w:rFonts w:ascii="Times New Roman" w:hAnsi="Times New Roman" w:cs="Times New Roman"/>
          <w:szCs w:val="20"/>
        </w:rPr>
        <w:t xml:space="preserve">Subjects who have received cell infusion in the </w:t>
      </w:r>
      <w:r w:rsidR="00600581" w:rsidRPr="00FD35A8">
        <w:rPr>
          <w:rFonts w:ascii="Times New Roman" w:hAnsi="Times New Roman" w:cs="Times New Roman"/>
          <w:szCs w:val="20"/>
        </w:rPr>
        <w:t xml:space="preserve">analysis set of eligible </w:t>
      </w:r>
      <w:r w:rsidR="001B7C53" w:rsidRPr="00FD35A8">
        <w:rPr>
          <w:rFonts w:ascii="Times New Roman" w:hAnsi="Times New Roman" w:cs="Times New Roman"/>
          <w:szCs w:val="20"/>
        </w:rPr>
        <w:t>subjects</w:t>
      </w:r>
      <w:r w:rsidR="00600581" w:rsidRPr="00FD35A8">
        <w:rPr>
          <w:rFonts w:ascii="Times New Roman" w:hAnsi="Times New Roman" w:cs="Times New Roman"/>
          <w:szCs w:val="20"/>
        </w:rPr>
        <w:t xml:space="preserve"> (ASES)</w:t>
      </w:r>
      <w:r w:rsidR="00136B03" w:rsidRPr="00FD35A8">
        <w:rPr>
          <w:rFonts w:ascii="Times New Roman" w:hAnsi="Times New Roman" w:cs="Times New Roman"/>
          <w:szCs w:val="20"/>
        </w:rPr>
        <w:t>. FAS will be mainly used for the analysis of baseline data and efficacy analysis</w:t>
      </w:r>
      <w:r w:rsidRPr="00FD35A8">
        <w:rPr>
          <w:rFonts w:ascii="Times New Roman" w:hAnsi="Times New Roman" w:cs="Times New Roman"/>
          <w:szCs w:val="20"/>
        </w:rPr>
        <w:t>.</w:t>
      </w:r>
    </w:p>
    <w:p w14:paraId="452F9FEB" w14:textId="17EAAF0B" w:rsidR="00320BED" w:rsidRPr="00FD35A8" w:rsidRDefault="00320BED" w:rsidP="00065C7A">
      <w:pPr>
        <w:rPr>
          <w:rFonts w:ascii="Times New Roman" w:hAnsi="Times New Roman" w:cs="Times New Roman"/>
          <w:szCs w:val="20"/>
        </w:rPr>
      </w:pPr>
      <w:ins w:id="258" w:author="Yali Chen" w:date="2025-12-18T10:54:00Z" w16du:dateUtc="2025-12-18T02:54:00Z">
        <w:r w:rsidRPr="00FD35A8">
          <w:rPr>
            <w:rFonts w:ascii="Times New Roman" w:hAnsi="Times New Roman" w:cs="Times New Roman"/>
            <w:szCs w:val="20"/>
          </w:rPr>
          <w:t>F</w:t>
        </w:r>
        <w:r w:rsidR="007D0E39" w:rsidRPr="00FD35A8">
          <w:rPr>
            <w:rFonts w:ascii="Times New Roman" w:hAnsi="Times New Roman" w:cs="Times New Roman"/>
            <w:szCs w:val="20"/>
          </w:rPr>
          <w:t xml:space="preserve">ollow-up duration </w:t>
        </w:r>
      </w:ins>
      <w:ins w:id="259" w:author="Yali Chen" w:date="2025-12-18T10:55:00Z" w16du:dateUtc="2025-12-18T02:55:00Z">
        <w:r w:rsidR="007D0E39" w:rsidRPr="00FD35A8">
          <w:rPr>
            <w:rFonts w:ascii="Times New Roman" w:hAnsi="Times New Roman" w:cs="Times New Roman"/>
            <w:szCs w:val="20"/>
          </w:rPr>
          <w:t xml:space="preserve">(months) = </w:t>
        </w:r>
      </w:ins>
      <w:ins w:id="260" w:author="Yali Chen" w:date="2025-12-18T10:57:00Z" w16du:dateUtc="2025-12-18T02:57:00Z">
        <w:r w:rsidR="007540C2" w:rsidRPr="00FD35A8">
          <w:rPr>
            <w:rFonts w:ascii="Times New Roman" w:hAnsi="Times New Roman" w:cs="Times New Roman"/>
            <w:szCs w:val="20"/>
          </w:rPr>
          <w:t>(End</w:t>
        </w:r>
      </w:ins>
      <w:ins w:id="261" w:author="Yali Chen" w:date="2025-12-18T10:58:00Z" w16du:dateUtc="2025-12-18T02:58:00Z">
        <w:r w:rsidR="006014F5" w:rsidRPr="00FD35A8">
          <w:rPr>
            <w:rFonts w:ascii="Times New Roman" w:hAnsi="Times New Roman" w:cs="Times New Roman"/>
            <w:szCs w:val="20"/>
          </w:rPr>
          <w:t xml:space="preserve"> date</w:t>
        </w:r>
      </w:ins>
      <w:ins w:id="262" w:author="Yali Chen" w:date="2025-12-18T10:57:00Z" w16du:dateUtc="2025-12-18T02:57:00Z">
        <w:r w:rsidR="007540C2" w:rsidRPr="00FD35A8">
          <w:rPr>
            <w:rFonts w:ascii="Times New Roman" w:hAnsi="Times New Roman" w:cs="Times New Roman"/>
            <w:szCs w:val="20"/>
          </w:rPr>
          <w:t xml:space="preserve"> </w:t>
        </w:r>
        <w:r w:rsidR="00785169" w:rsidRPr="00FD35A8">
          <w:rPr>
            <w:rFonts w:ascii="Times New Roman" w:hAnsi="Times New Roman" w:cs="Times New Roman"/>
            <w:szCs w:val="20"/>
          </w:rPr>
          <w:t>of study</w:t>
        </w:r>
        <w:r w:rsidR="007540C2" w:rsidRPr="00FD35A8">
          <w:rPr>
            <w:rFonts w:ascii="Times New Roman" w:hAnsi="Times New Roman" w:cs="Times New Roman"/>
            <w:szCs w:val="20"/>
          </w:rPr>
          <w:t xml:space="preserve"> or Date of </w:t>
        </w:r>
      </w:ins>
      <w:ins w:id="263" w:author="Yali Chen" w:date="2025-12-29T16:30:00Z" w16du:dateUtc="2025-12-29T08:30:00Z">
        <w:r w:rsidR="004D2714">
          <w:rPr>
            <w:rFonts w:ascii="Times New Roman" w:hAnsi="Times New Roman" w:cs="Times New Roman"/>
            <w:szCs w:val="20"/>
          </w:rPr>
          <w:t>cutoff</w:t>
        </w:r>
      </w:ins>
      <w:ins w:id="264" w:author="Yali Chen" w:date="2025-12-18T10:57:00Z" w16du:dateUtc="2025-12-18T02:57:00Z">
        <w:r w:rsidR="007540C2" w:rsidRPr="00FD35A8">
          <w:rPr>
            <w:rFonts w:ascii="Times New Roman" w:hAnsi="Times New Roman" w:cs="Times New Roman"/>
            <w:szCs w:val="20"/>
          </w:rPr>
          <w:t xml:space="preserve"> when the </w:t>
        </w:r>
      </w:ins>
      <w:ins w:id="265" w:author="Yali Chen" w:date="2025-12-18T10:58:00Z" w16du:dateUtc="2025-12-18T02:58:00Z">
        <w:r w:rsidR="00785169" w:rsidRPr="00FD35A8">
          <w:rPr>
            <w:rFonts w:ascii="Times New Roman" w:hAnsi="Times New Roman" w:cs="Times New Roman"/>
            <w:szCs w:val="20"/>
          </w:rPr>
          <w:t>study</w:t>
        </w:r>
      </w:ins>
      <w:ins w:id="266" w:author="Yali Chen" w:date="2025-12-18T10:57:00Z" w16du:dateUtc="2025-12-18T02:57:00Z">
        <w:r w:rsidR="007540C2" w:rsidRPr="00FD35A8">
          <w:rPr>
            <w:rFonts w:ascii="Times New Roman" w:hAnsi="Times New Roman" w:cs="Times New Roman"/>
            <w:szCs w:val="20"/>
          </w:rPr>
          <w:t xml:space="preserve"> is ongoing – </w:t>
        </w:r>
      </w:ins>
      <w:ins w:id="267" w:author="Yali Chen" w:date="2025-12-18T10:58:00Z" w16du:dateUtc="2025-12-18T02:58:00Z">
        <w:r w:rsidR="006014F5" w:rsidRPr="00FD35A8">
          <w:rPr>
            <w:rFonts w:ascii="Times New Roman" w:hAnsi="Times New Roman" w:cs="Times New Roman"/>
            <w:szCs w:val="20"/>
          </w:rPr>
          <w:t>Infusion Date</w:t>
        </w:r>
      </w:ins>
      <w:ins w:id="268" w:author="Yali Chen" w:date="2025-12-18T10:57:00Z" w16du:dateUtc="2025-12-18T02:57:00Z">
        <w:r w:rsidR="007540C2" w:rsidRPr="00FD35A8">
          <w:rPr>
            <w:rFonts w:ascii="Times New Roman" w:hAnsi="Times New Roman" w:cs="Times New Roman"/>
            <w:szCs w:val="20"/>
          </w:rPr>
          <w:t xml:space="preserve"> +1)</w:t>
        </w:r>
      </w:ins>
      <w:ins w:id="269" w:author="Yali Chen" w:date="2025-12-18T10:58:00Z" w16du:dateUtc="2025-12-18T02:58:00Z">
        <w:r w:rsidR="006014F5" w:rsidRPr="00FD35A8">
          <w:rPr>
            <w:rFonts w:ascii="Times New Roman" w:hAnsi="Times New Roman" w:cs="Times New Roman"/>
            <w:szCs w:val="20"/>
          </w:rPr>
          <w:t>/30.4</w:t>
        </w:r>
      </w:ins>
      <w:ins w:id="270" w:author="Yali Chen" w:date="2025-12-18T10:59:00Z" w16du:dateUtc="2025-12-18T02:59:00Z">
        <w:r w:rsidR="006014F5" w:rsidRPr="00FD35A8">
          <w:rPr>
            <w:rFonts w:ascii="Times New Roman" w:hAnsi="Times New Roman" w:cs="Times New Roman"/>
            <w:szCs w:val="20"/>
          </w:rPr>
          <w:t>375.</w:t>
        </w:r>
        <w:r w:rsidR="006014F5" w:rsidRPr="00FD35A8">
          <w:rPr>
            <w:rFonts w:ascii="Times New Roman" w:hAnsi="Times New Roman" w:cs="Times New Roman"/>
          </w:rPr>
          <w:t xml:space="preserve"> </w:t>
        </w:r>
        <w:r w:rsidR="006014F5" w:rsidRPr="00FD35A8">
          <w:rPr>
            <w:rFonts w:ascii="Times New Roman" w:hAnsi="Times New Roman" w:cs="Times New Roman"/>
            <w:szCs w:val="20"/>
          </w:rPr>
          <w:t>The duration rounds to one decimal place.</w:t>
        </w:r>
      </w:ins>
    </w:p>
    <w:p w14:paraId="644A5C26" w14:textId="58EA363C" w:rsidR="00065C7A" w:rsidRPr="00FD35A8" w:rsidRDefault="00065C7A" w:rsidP="00065C7A">
      <w:pPr>
        <w:rPr>
          <w:rFonts w:ascii="Times New Roman" w:hAnsi="Times New Roman" w:cs="Times New Roman"/>
          <w:szCs w:val="20"/>
        </w:rPr>
      </w:pPr>
      <w:r w:rsidRPr="00FD35A8">
        <w:rPr>
          <w:rFonts w:ascii="Times New Roman" w:eastAsia="等线" w:hAnsi="Times New Roman" w:cs="Times New Roman"/>
          <w:color w:val="000000"/>
          <w:szCs w:val="20"/>
        </w:rPr>
        <w:t>Disease duration (years)</w:t>
      </w:r>
      <w:r w:rsidRPr="00FD35A8">
        <w:rPr>
          <w:rFonts w:ascii="Times New Roman" w:hAnsi="Times New Roman" w:cs="Times New Roman"/>
        </w:rPr>
        <w:t xml:space="preserve"> </w:t>
      </w:r>
      <w:r w:rsidRPr="00FD35A8">
        <w:rPr>
          <w:rFonts w:ascii="Times New Roman" w:eastAsia="等线" w:hAnsi="Times New Roman" w:cs="Times New Roman"/>
          <w:color w:val="000000"/>
          <w:szCs w:val="20"/>
        </w:rPr>
        <w:t xml:space="preserve">= (Date of first signed informed consent – Initial diagnosis date of </w:t>
      </w:r>
      <w:r w:rsidR="0063147D" w:rsidRPr="00FD35A8">
        <w:rPr>
          <w:rFonts w:ascii="Times New Roman" w:eastAsia="等线" w:hAnsi="Times New Roman" w:cs="Times New Roman"/>
          <w:color w:val="000000"/>
          <w:szCs w:val="20"/>
        </w:rPr>
        <w:t>IIM</w:t>
      </w:r>
      <w:r w:rsidRPr="00FD35A8">
        <w:rPr>
          <w:rFonts w:ascii="Times New Roman" w:eastAsia="等线" w:hAnsi="Times New Roman" w:cs="Times New Roman"/>
          <w:color w:val="000000"/>
          <w:szCs w:val="20"/>
        </w:rPr>
        <w:t xml:space="preserve"> + 1) /365.25. Initial diagnosis date of </w:t>
      </w:r>
      <w:r w:rsidR="0063147D" w:rsidRPr="00FD35A8">
        <w:rPr>
          <w:rFonts w:ascii="Times New Roman" w:eastAsia="等线" w:hAnsi="Times New Roman" w:cs="Times New Roman"/>
          <w:color w:val="000000"/>
          <w:szCs w:val="20"/>
        </w:rPr>
        <w:t>IIM</w:t>
      </w:r>
      <w:r w:rsidRPr="00FD35A8">
        <w:rPr>
          <w:rFonts w:ascii="Times New Roman" w:eastAsia="等线" w:hAnsi="Times New Roman" w:cs="Times New Roman"/>
          <w:color w:val="000000"/>
          <w:szCs w:val="20"/>
        </w:rPr>
        <w:t xml:space="preserve"> is imputed only when calculated the duration, </w:t>
      </w:r>
      <w:r w:rsidRPr="00FD35A8">
        <w:rPr>
          <w:rFonts w:ascii="Times New Roman" w:eastAsia="等线" w:hAnsi="Times New Roman" w:cs="Times New Roman"/>
          <w:color w:val="000000"/>
          <w:szCs w:val="20"/>
        </w:rPr>
        <w:lastRenderedPageBreak/>
        <w:t>and it is imputed according to the rule in the SAP. The duration of disease rounds to one decimal place.</w:t>
      </w:r>
    </w:p>
    <w:p w14:paraId="13BE165E" w14:textId="12E3E565" w:rsidR="00065C7A" w:rsidRPr="00FD35A8" w:rsidRDefault="00E9545F" w:rsidP="00065C7A">
      <w:pPr>
        <w:rPr>
          <w:ins w:id="271" w:author="Yali Chen" w:date="2025-12-17T10:03:00Z" w16du:dateUtc="2025-12-17T02:03:00Z"/>
          <w:rFonts w:ascii="Times New Roman" w:hAnsi="Times New Roman" w:cs="Times New Roman"/>
          <w:szCs w:val="20"/>
        </w:rPr>
      </w:pPr>
      <w:ins w:id="272" w:author="Yali Chen" w:date="2025-12-29T14:18:00Z" w16du:dateUtc="2025-12-29T06:18:00Z">
        <w:r w:rsidRPr="00FD35A8">
          <w:rPr>
            <w:rFonts w:ascii="Times New Roman" w:hAnsi="Times New Roman" w:cs="Times New Roman"/>
            <w:szCs w:val="20"/>
          </w:rPr>
          <w:t>CK: Creatine Kinase</w:t>
        </w:r>
        <w:r w:rsidR="00CF529D" w:rsidRPr="00FD35A8">
          <w:rPr>
            <w:rFonts w:ascii="Times New Roman" w:hAnsi="Times New Roman" w:cs="Times New Roman"/>
            <w:szCs w:val="20"/>
          </w:rPr>
          <w:t>,</w:t>
        </w:r>
        <w:r w:rsidRPr="00FD35A8">
          <w:rPr>
            <w:rFonts w:ascii="Times New Roman" w:hAnsi="Times New Roman" w:cs="Times New Roman"/>
            <w:szCs w:val="20"/>
          </w:rPr>
          <w:t xml:space="preserve"> </w:t>
        </w:r>
      </w:ins>
      <w:r w:rsidR="00E34263" w:rsidRPr="00FD35A8">
        <w:rPr>
          <w:rFonts w:ascii="Times New Roman" w:hAnsi="Times New Roman" w:cs="Times New Roman"/>
          <w:szCs w:val="20"/>
        </w:rPr>
        <w:t xml:space="preserve">IIM: </w:t>
      </w:r>
      <w:r w:rsidR="005C7AC4" w:rsidRPr="00FD35A8">
        <w:rPr>
          <w:rFonts w:ascii="Times New Roman" w:hAnsi="Times New Roman" w:cs="Times New Roman"/>
          <w:szCs w:val="20"/>
        </w:rPr>
        <w:t xml:space="preserve">Idiopathic Inflammatory Myopathies, </w:t>
      </w:r>
      <w:r w:rsidR="00065C7A" w:rsidRPr="00FD35A8">
        <w:rPr>
          <w:rFonts w:ascii="Times New Roman" w:hAnsi="Times New Roman" w:cs="Times New Roman"/>
          <w:szCs w:val="20"/>
        </w:rPr>
        <w:t>P</w:t>
      </w:r>
      <w:ins w:id="273" w:author="Yali Chen" w:date="2025-12-17T11:14:00Z" w16du:dateUtc="2025-12-17T03:14:00Z">
        <w:r w:rsidR="00BB2BDA" w:rsidRPr="00FD35A8">
          <w:rPr>
            <w:rFonts w:ascii="Times New Roman" w:hAnsi="Times New Roman" w:cs="Times New Roman"/>
            <w:szCs w:val="20"/>
          </w:rPr>
          <w:t>h</w:t>
        </w:r>
      </w:ins>
      <w:r w:rsidR="00065C7A" w:rsidRPr="00FD35A8">
        <w:rPr>
          <w:rFonts w:ascii="Times New Roman" w:hAnsi="Times New Roman" w:cs="Times New Roman"/>
          <w:szCs w:val="20"/>
        </w:rPr>
        <w:t>GA:</w:t>
      </w:r>
      <w:r w:rsidR="00065C7A" w:rsidRPr="00FD35A8">
        <w:rPr>
          <w:rFonts w:ascii="Times New Roman" w:hAnsi="Times New Roman" w:cs="Times New Roman"/>
        </w:rPr>
        <w:t xml:space="preserve"> </w:t>
      </w:r>
      <w:r w:rsidR="00065C7A" w:rsidRPr="00FD35A8">
        <w:rPr>
          <w:rFonts w:ascii="Times New Roman" w:hAnsi="Times New Roman" w:cs="Times New Roman"/>
          <w:szCs w:val="20"/>
        </w:rPr>
        <w:t xml:space="preserve">Physician Global Activity, PtGA: Patient Global Activity, </w:t>
      </w:r>
      <w:r w:rsidR="00507FE3" w:rsidRPr="00FD35A8">
        <w:rPr>
          <w:rFonts w:ascii="Times New Roman" w:hAnsi="Times New Roman" w:cs="Times New Roman"/>
          <w:szCs w:val="20"/>
        </w:rPr>
        <w:t>MDAAT</w:t>
      </w:r>
      <w:r w:rsidR="004D6BF2" w:rsidRPr="00FD35A8">
        <w:rPr>
          <w:rFonts w:ascii="Times New Roman" w:hAnsi="Times New Roman" w:cs="Times New Roman"/>
          <w:szCs w:val="20"/>
        </w:rPr>
        <w:t>:</w:t>
      </w:r>
      <w:r w:rsidR="00507FE3" w:rsidRPr="00FD35A8">
        <w:rPr>
          <w:rFonts w:ascii="Times New Roman" w:hAnsi="Times New Roman" w:cs="Times New Roman"/>
          <w:szCs w:val="20"/>
        </w:rPr>
        <w:t xml:space="preserve"> </w:t>
      </w:r>
      <w:r w:rsidR="00E302D0" w:rsidRPr="00FD35A8">
        <w:rPr>
          <w:rFonts w:ascii="Times New Roman" w:hAnsi="Times New Roman" w:cs="Times New Roman"/>
          <w:szCs w:val="20"/>
        </w:rPr>
        <w:t>Myositis Disease Activity Assessment Tool</w:t>
      </w:r>
      <w:r w:rsidR="00D13E73" w:rsidRPr="00FD35A8">
        <w:rPr>
          <w:rFonts w:ascii="Times New Roman" w:hAnsi="Times New Roman" w:cs="Times New Roman"/>
          <w:szCs w:val="20"/>
        </w:rPr>
        <w:t>,</w:t>
      </w:r>
      <w:r w:rsidR="00E302D0" w:rsidRPr="00FD35A8">
        <w:rPr>
          <w:rFonts w:ascii="Times New Roman" w:hAnsi="Times New Roman" w:cs="Times New Roman"/>
          <w:szCs w:val="20"/>
        </w:rPr>
        <w:t xml:space="preserve"> </w:t>
      </w:r>
      <w:ins w:id="274" w:author="Yali Chen" w:date="2025-12-17T09:29:00Z" w16du:dateUtc="2025-12-17T01:29:00Z">
        <w:r w:rsidR="008A702B" w:rsidRPr="00FD35A8">
          <w:rPr>
            <w:rFonts w:ascii="Times New Roman" w:hAnsi="Times New Roman" w:cs="Times New Roman"/>
            <w:szCs w:val="20"/>
          </w:rPr>
          <w:t>MDI:</w:t>
        </w:r>
        <w:r w:rsidR="008A702B" w:rsidRPr="00FD35A8">
          <w:rPr>
            <w:rFonts w:ascii="Times New Roman" w:hAnsi="Times New Roman" w:cs="Times New Roman"/>
          </w:rPr>
          <w:t xml:space="preserve"> </w:t>
        </w:r>
        <w:r w:rsidR="008A702B" w:rsidRPr="00FD35A8">
          <w:rPr>
            <w:rFonts w:ascii="Times New Roman" w:hAnsi="Times New Roman" w:cs="Times New Roman"/>
            <w:szCs w:val="20"/>
          </w:rPr>
          <w:t>Myositis Damage Index</w:t>
        </w:r>
        <w:r w:rsidR="0061770D" w:rsidRPr="00FD35A8">
          <w:rPr>
            <w:rFonts w:ascii="Times New Roman" w:hAnsi="Times New Roman" w:cs="Times New Roman"/>
            <w:szCs w:val="20"/>
          </w:rPr>
          <w:t>,</w:t>
        </w:r>
        <w:r w:rsidR="008A702B" w:rsidRPr="00FD35A8">
          <w:rPr>
            <w:rFonts w:ascii="Times New Roman" w:hAnsi="Times New Roman" w:cs="Times New Roman"/>
            <w:szCs w:val="20"/>
          </w:rPr>
          <w:t xml:space="preserve"> </w:t>
        </w:r>
      </w:ins>
      <w:r w:rsidR="001621BC" w:rsidRPr="00FD35A8">
        <w:rPr>
          <w:rFonts w:ascii="Times New Roman" w:hAnsi="Times New Roman" w:cs="Times New Roman"/>
          <w:szCs w:val="20"/>
        </w:rPr>
        <w:t>MMT</w:t>
      </w:r>
      <w:r w:rsidR="00065C7A" w:rsidRPr="00FD35A8">
        <w:rPr>
          <w:rFonts w:ascii="Times New Roman" w:hAnsi="Times New Roman" w:cs="Times New Roman"/>
          <w:szCs w:val="20"/>
        </w:rPr>
        <w:t xml:space="preserve">: </w:t>
      </w:r>
      <w:r w:rsidR="001621BC" w:rsidRPr="00FD35A8">
        <w:rPr>
          <w:rFonts w:ascii="Times New Roman" w:hAnsi="Times New Roman" w:cs="Times New Roman"/>
          <w:szCs w:val="20"/>
        </w:rPr>
        <w:t>Manual Muscle Testing</w:t>
      </w:r>
      <w:r w:rsidR="00065C7A" w:rsidRPr="00FD35A8">
        <w:rPr>
          <w:rFonts w:ascii="Times New Roman" w:hAnsi="Times New Roman" w:cs="Times New Roman"/>
          <w:szCs w:val="20"/>
        </w:rPr>
        <w:t>, HAQ-DI:</w:t>
      </w:r>
      <w:r w:rsidR="00065C7A" w:rsidRPr="00FD35A8">
        <w:rPr>
          <w:rFonts w:ascii="Times New Roman" w:hAnsi="Times New Roman" w:cs="Times New Roman"/>
        </w:rPr>
        <w:t xml:space="preserve"> </w:t>
      </w:r>
      <w:r w:rsidR="00065C7A" w:rsidRPr="00FD35A8">
        <w:rPr>
          <w:rFonts w:ascii="Times New Roman" w:hAnsi="Times New Roman" w:cs="Times New Roman"/>
          <w:szCs w:val="20"/>
        </w:rPr>
        <w:t>Health Assessment Questionnaire Disability Index</w:t>
      </w:r>
    </w:p>
    <w:p w14:paraId="02EA083B" w14:textId="77777777" w:rsidR="006F28A3" w:rsidRPr="00FD35A8" w:rsidRDefault="006F28A3" w:rsidP="00065C7A">
      <w:pPr>
        <w:rPr>
          <w:rFonts w:ascii="Times New Roman" w:hAnsi="Times New Roman" w:cs="Times New Roman"/>
          <w:szCs w:val="20"/>
        </w:rPr>
      </w:pPr>
    </w:p>
    <w:p w14:paraId="29121074" w14:textId="77777777" w:rsidR="005549AE" w:rsidRPr="00FD35A8" w:rsidRDefault="006F28A3" w:rsidP="006F28A3">
      <w:pPr>
        <w:rPr>
          <w:ins w:id="275" w:author="Yali Chen" w:date="2025-12-18T10:21:00Z" w16du:dateUtc="2025-12-18T02:21:00Z"/>
          <w:rFonts w:ascii="Times New Roman" w:hAnsi="Times New Roman" w:cs="Times New Roman"/>
          <w:i/>
          <w:iCs/>
          <w:szCs w:val="20"/>
        </w:rPr>
      </w:pPr>
      <w:ins w:id="276" w:author="Yali Chen" w:date="2025-12-17T10:03:00Z" w16du:dateUtc="2025-12-17T02:03:00Z">
        <w:r w:rsidRPr="00FD35A8">
          <w:rPr>
            <w:rFonts w:ascii="Times New Roman" w:hAnsi="Times New Roman" w:cs="Times New Roman"/>
            <w:i/>
            <w:iCs/>
            <w:szCs w:val="20"/>
          </w:rPr>
          <w:t>Programming note</w:t>
        </w:r>
        <w:r w:rsidRPr="00FD35A8">
          <w:rPr>
            <w:rFonts w:ascii="Times New Roman" w:hAnsi="Times New Roman" w:cs="Times New Roman"/>
            <w:i/>
            <w:iCs/>
            <w:szCs w:val="20"/>
          </w:rPr>
          <w:t>：</w:t>
        </w:r>
      </w:ins>
    </w:p>
    <w:p w14:paraId="3D7EC8C9" w14:textId="77777777" w:rsidR="005549AE" w:rsidRPr="00FD35A8" w:rsidRDefault="005549AE" w:rsidP="006F28A3">
      <w:pPr>
        <w:rPr>
          <w:ins w:id="277" w:author="Yali Chen" w:date="2025-12-18T10:21:00Z" w16du:dateUtc="2025-12-18T02:21:00Z"/>
          <w:rFonts w:ascii="Times New Roman" w:hAnsi="Times New Roman" w:cs="Times New Roman"/>
          <w:i/>
          <w:iCs/>
          <w:szCs w:val="20"/>
        </w:rPr>
      </w:pPr>
    </w:p>
    <w:p w14:paraId="0502176C" w14:textId="34DA3317" w:rsidR="00072BE9" w:rsidRPr="00FD35A8" w:rsidRDefault="005549AE" w:rsidP="006F28A3">
      <w:pPr>
        <w:rPr>
          <w:ins w:id="278" w:author="Yali Chen" w:date="2025-12-18T10:33:00Z" w16du:dateUtc="2025-12-18T02:33:00Z"/>
          <w:rFonts w:ascii="Times New Roman" w:hAnsi="Times New Roman" w:cs="Times New Roman"/>
          <w:i/>
          <w:iCs/>
          <w:szCs w:val="20"/>
        </w:rPr>
      </w:pPr>
      <w:ins w:id="279" w:author="Yali Chen" w:date="2025-12-18T10:21:00Z" w16du:dateUtc="2025-12-18T02:21:00Z">
        <w:r w:rsidRPr="00FD35A8">
          <w:rPr>
            <w:rFonts w:ascii="Times New Roman" w:hAnsi="Times New Roman" w:cs="Times New Roman"/>
            <w:i/>
            <w:iCs/>
            <w:szCs w:val="20"/>
          </w:rPr>
          <w:t xml:space="preserve">Initial diagnosis date </w:t>
        </w:r>
        <w:r w:rsidR="00EB2C71" w:rsidRPr="00FD35A8">
          <w:rPr>
            <w:rFonts w:ascii="Times New Roman" w:hAnsi="Times New Roman" w:cs="Times New Roman"/>
            <w:i/>
            <w:iCs/>
            <w:szCs w:val="20"/>
          </w:rPr>
          <w:t>used in derivin</w:t>
        </w:r>
      </w:ins>
      <w:ins w:id="280" w:author="Yali Chen" w:date="2025-12-18T10:22:00Z" w16du:dateUtc="2025-12-18T02:22:00Z">
        <w:r w:rsidR="00EB2C71" w:rsidRPr="00FD35A8">
          <w:rPr>
            <w:rFonts w:ascii="Times New Roman" w:hAnsi="Times New Roman" w:cs="Times New Roman"/>
            <w:i/>
            <w:iCs/>
            <w:szCs w:val="20"/>
          </w:rPr>
          <w:t xml:space="preserve">g </w:t>
        </w:r>
      </w:ins>
      <w:ins w:id="281" w:author="Yali Chen" w:date="2025-12-18T10:21:00Z" w16du:dateUtc="2025-12-18T02:21:00Z">
        <w:r w:rsidRPr="00FD35A8">
          <w:rPr>
            <w:rFonts w:ascii="Times New Roman" w:hAnsi="Times New Roman" w:cs="Times New Roman"/>
            <w:i/>
            <w:iCs/>
            <w:szCs w:val="20"/>
          </w:rPr>
          <w:t>Disease duration</w:t>
        </w:r>
      </w:ins>
      <w:ins w:id="282" w:author="Yali Chen" w:date="2025-12-18T10:22:00Z" w16du:dateUtc="2025-12-18T02:22:00Z">
        <w:r w:rsidR="00EB2C71" w:rsidRPr="00FD35A8">
          <w:rPr>
            <w:rFonts w:ascii="Times New Roman" w:hAnsi="Times New Roman" w:cs="Times New Roman"/>
            <w:i/>
            <w:iCs/>
            <w:szCs w:val="20"/>
          </w:rPr>
          <w:t xml:space="preserve"> and Disease subtype are collected on CRF page “History of IIM/SSc”</w:t>
        </w:r>
        <w:r w:rsidR="00072BE9" w:rsidRPr="00FD35A8">
          <w:rPr>
            <w:rFonts w:ascii="Times New Roman" w:hAnsi="Times New Roman" w:cs="Times New Roman"/>
            <w:i/>
            <w:iCs/>
            <w:szCs w:val="20"/>
          </w:rPr>
          <w:t xml:space="preserve"> which are now not incl</w:t>
        </w:r>
      </w:ins>
      <w:ins w:id="283" w:author="Yali Chen" w:date="2025-12-18T10:23:00Z" w16du:dateUtc="2025-12-18T02:23:00Z">
        <w:r w:rsidR="00072BE9" w:rsidRPr="00FD35A8">
          <w:rPr>
            <w:rFonts w:ascii="Times New Roman" w:hAnsi="Times New Roman" w:cs="Times New Roman"/>
            <w:i/>
            <w:iCs/>
            <w:szCs w:val="20"/>
          </w:rPr>
          <w:t xml:space="preserve">uded in the EDC, so no need to </w:t>
        </w:r>
        <w:r w:rsidR="00A60352" w:rsidRPr="00FD35A8">
          <w:rPr>
            <w:rFonts w:ascii="Times New Roman" w:hAnsi="Times New Roman" w:cs="Times New Roman"/>
            <w:i/>
            <w:iCs/>
            <w:szCs w:val="20"/>
          </w:rPr>
          <w:t>analysis these two variables till this page</w:t>
        </w:r>
      </w:ins>
      <w:ins w:id="284" w:author="Yali Chen" w:date="2025-12-18T10:29:00Z" w16du:dateUtc="2025-12-18T02:29:00Z">
        <w:r w:rsidR="00F55BE5" w:rsidRPr="00FD35A8">
          <w:rPr>
            <w:rFonts w:ascii="Times New Roman" w:hAnsi="Times New Roman" w:cs="Times New Roman"/>
            <w:i/>
            <w:iCs/>
            <w:szCs w:val="20"/>
          </w:rPr>
          <w:t xml:space="preserve"> would</w:t>
        </w:r>
      </w:ins>
      <w:ins w:id="285" w:author="Yali Chen" w:date="2025-12-18T10:23:00Z" w16du:dateUtc="2025-12-18T02:23:00Z">
        <w:r w:rsidR="00A60352" w:rsidRPr="00FD35A8">
          <w:rPr>
            <w:rFonts w:ascii="Times New Roman" w:hAnsi="Times New Roman" w:cs="Times New Roman"/>
            <w:i/>
            <w:iCs/>
            <w:szCs w:val="20"/>
          </w:rPr>
          <w:t xml:space="preserve"> be added back to the EDC</w:t>
        </w:r>
      </w:ins>
      <w:ins w:id="286" w:author="Yali Chen" w:date="2025-12-18T10:33:00Z" w16du:dateUtc="2025-12-18T02:33:00Z">
        <w:r w:rsidR="004E7F6F" w:rsidRPr="00FD35A8">
          <w:rPr>
            <w:rFonts w:ascii="Times New Roman" w:hAnsi="Times New Roman" w:cs="Times New Roman"/>
            <w:i/>
            <w:iCs/>
            <w:szCs w:val="20"/>
          </w:rPr>
          <w:t>.</w:t>
        </w:r>
      </w:ins>
    </w:p>
    <w:p w14:paraId="0AA53943" w14:textId="77777777" w:rsidR="004E7F6F" w:rsidRPr="00FD35A8" w:rsidRDefault="004E7F6F" w:rsidP="006F28A3">
      <w:pPr>
        <w:rPr>
          <w:ins w:id="287" w:author="Yali Chen" w:date="2025-12-18T10:31:00Z" w16du:dateUtc="2025-12-18T02:31:00Z"/>
          <w:rFonts w:ascii="Times New Roman" w:hAnsi="Times New Roman" w:cs="Times New Roman"/>
          <w:i/>
          <w:iCs/>
          <w:szCs w:val="20"/>
        </w:rPr>
      </w:pPr>
    </w:p>
    <w:p w14:paraId="1ACDFDB4" w14:textId="257318AD" w:rsidR="00787A0D" w:rsidRPr="00FD35A8" w:rsidRDefault="00787A0D" w:rsidP="006F28A3">
      <w:pPr>
        <w:rPr>
          <w:ins w:id="288" w:author="Yali Chen" w:date="2025-12-18T10:21:00Z" w16du:dateUtc="2025-12-18T02:21:00Z"/>
          <w:rFonts w:ascii="Times New Roman" w:hAnsi="Times New Roman" w:cs="Times New Roman"/>
          <w:i/>
          <w:iCs/>
          <w:szCs w:val="20"/>
        </w:rPr>
      </w:pPr>
      <w:ins w:id="289" w:author="Yali Chen" w:date="2025-12-18T10:31:00Z" w16du:dateUtc="2025-12-18T02:31:00Z">
        <w:r w:rsidRPr="00FD35A8">
          <w:rPr>
            <w:rFonts w:ascii="Times New Roman" w:eastAsia="等线" w:hAnsi="Times New Roman" w:cs="Times New Roman"/>
            <w:i/>
            <w:iCs/>
            <w:color w:val="auto"/>
            <w:szCs w:val="20"/>
            <w:rPrChange w:id="290" w:author="Yali Chen" w:date="2025-12-18T10:33:00Z" w16du:dateUtc="2025-12-18T02:33:00Z">
              <w:rPr>
                <w:rFonts w:ascii="Times New Roman" w:eastAsia="等线" w:hAnsi="Times New Roman" w:cs="Times New Roman"/>
                <w:color w:val="auto"/>
                <w:szCs w:val="20"/>
              </w:rPr>
            </w:rPrChange>
          </w:rPr>
          <w:t>Information of Interstitial lung disease can be grabbed from</w:t>
        </w:r>
      </w:ins>
      <w:ins w:id="291" w:author="Yali Chen" w:date="2025-12-18T10:33:00Z" w16du:dateUtc="2025-12-18T02:33:00Z">
        <w:r w:rsidR="004E7F6F" w:rsidRPr="00FD35A8">
          <w:rPr>
            <w:rFonts w:ascii="Times New Roman" w:eastAsia="等线" w:hAnsi="Times New Roman" w:cs="Times New Roman"/>
            <w:i/>
            <w:iCs/>
            <w:color w:val="auto"/>
            <w:szCs w:val="20"/>
            <w:rPrChange w:id="292" w:author="Yali Chen" w:date="2025-12-18T10:33:00Z" w16du:dateUtc="2025-12-18T02:33:00Z">
              <w:rPr>
                <w:rFonts w:ascii="Times New Roman" w:eastAsia="等线" w:hAnsi="Times New Roman" w:cs="Times New Roman"/>
                <w:color w:val="auto"/>
                <w:szCs w:val="20"/>
              </w:rPr>
            </w:rPrChange>
          </w:rPr>
          <w:t xml:space="preserve"> CRF Page “</w:t>
        </w:r>
      </w:ins>
      <w:ins w:id="293" w:author="Yali Chen" w:date="2025-12-18T10:33:00Z">
        <w:r w:rsidR="004E7F6F" w:rsidRPr="00FD35A8">
          <w:rPr>
            <w:rFonts w:ascii="Times New Roman" w:eastAsia="等线" w:hAnsi="Times New Roman" w:cs="Times New Roman"/>
            <w:i/>
            <w:iCs/>
            <w:color w:val="auto"/>
            <w:szCs w:val="20"/>
            <w:rPrChange w:id="294" w:author="Yali Chen" w:date="2025-12-18T10:33:00Z" w16du:dateUtc="2025-12-18T02:33:00Z">
              <w:rPr>
                <w:rFonts w:ascii="Times New Roman" w:eastAsia="等线" w:hAnsi="Times New Roman" w:cs="Times New Roman"/>
                <w:color w:val="auto"/>
                <w:szCs w:val="20"/>
              </w:rPr>
            </w:rPrChange>
          </w:rPr>
          <w:t>Chest HRCT</w:t>
        </w:r>
      </w:ins>
      <w:ins w:id="295" w:author="Yali Chen" w:date="2025-12-18T10:33:00Z" w16du:dateUtc="2025-12-18T02:33:00Z">
        <w:r w:rsidR="004E7F6F" w:rsidRPr="00FD35A8">
          <w:rPr>
            <w:rFonts w:ascii="Times New Roman" w:eastAsia="等线" w:hAnsi="Times New Roman" w:cs="Times New Roman"/>
            <w:i/>
            <w:iCs/>
            <w:color w:val="auto"/>
            <w:szCs w:val="20"/>
            <w:rPrChange w:id="296" w:author="Yali Chen" w:date="2025-12-18T10:33:00Z" w16du:dateUtc="2025-12-18T02:33:00Z">
              <w:rPr>
                <w:rFonts w:ascii="Times New Roman" w:eastAsia="等线" w:hAnsi="Times New Roman" w:cs="Times New Roman"/>
                <w:color w:val="auto"/>
                <w:szCs w:val="20"/>
              </w:rPr>
            </w:rPrChange>
          </w:rPr>
          <w:t>”.</w:t>
        </w:r>
      </w:ins>
    </w:p>
    <w:p w14:paraId="08674D04" w14:textId="77777777" w:rsidR="005549AE" w:rsidRPr="00FD35A8" w:rsidRDefault="005549AE" w:rsidP="006F28A3">
      <w:pPr>
        <w:rPr>
          <w:ins w:id="297" w:author="Yali Chen" w:date="2025-12-18T10:21:00Z" w16du:dateUtc="2025-12-18T02:21:00Z"/>
          <w:rFonts w:ascii="Times New Roman" w:hAnsi="Times New Roman" w:cs="Times New Roman"/>
          <w:i/>
          <w:iCs/>
          <w:szCs w:val="20"/>
        </w:rPr>
      </w:pPr>
    </w:p>
    <w:p w14:paraId="084466F6" w14:textId="6ED1F9C1" w:rsidR="00F12269" w:rsidRPr="00FD35A8" w:rsidRDefault="00922CB6" w:rsidP="006F28A3">
      <w:pPr>
        <w:rPr>
          <w:ins w:id="298" w:author="Yali Chen" w:date="2025-12-17T10:18:00Z" w16du:dateUtc="2025-12-17T02:18:00Z"/>
          <w:rFonts w:ascii="Times New Roman" w:hAnsi="Times New Roman" w:cs="Times New Roman"/>
          <w:i/>
          <w:iCs/>
          <w:szCs w:val="20"/>
        </w:rPr>
      </w:pPr>
      <w:ins w:id="299" w:author="Yali Chen" w:date="2025-12-17T10:17:00Z" w16du:dateUtc="2025-12-17T02:17:00Z">
        <w:r w:rsidRPr="00FD35A8">
          <w:rPr>
            <w:rFonts w:ascii="Times New Roman" w:eastAsia="等线" w:hAnsi="Times New Roman" w:cs="Times New Roman"/>
            <w:i/>
            <w:iCs/>
            <w:color w:val="auto"/>
            <w:szCs w:val="20"/>
            <w:rPrChange w:id="300" w:author="Yali Chen" w:date="2025-12-17T10:22:00Z" w16du:dateUtc="2025-12-17T02:22:00Z">
              <w:rPr>
                <w:rFonts w:ascii="Times New Roman" w:eastAsia="等线" w:hAnsi="Times New Roman" w:cs="Times New Roman"/>
                <w:color w:val="auto"/>
                <w:szCs w:val="20"/>
              </w:rPr>
            </w:rPrChange>
          </w:rPr>
          <w:t>Concomitant Glucocorticoid</w:t>
        </w:r>
        <w:r w:rsidRPr="00FD35A8">
          <w:rPr>
            <w:rFonts w:ascii="Times New Roman" w:hAnsi="Times New Roman" w:cs="Times New Roman"/>
            <w:i/>
            <w:iCs/>
            <w:szCs w:val="20"/>
          </w:rPr>
          <w:t xml:space="preserve"> is fr</w:t>
        </w:r>
      </w:ins>
      <w:ins w:id="301" w:author="Yali Chen" w:date="2025-12-17T10:18:00Z" w16du:dateUtc="2025-12-17T02:18:00Z">
        <w:r w:rsidRPr="00FD35A8">
          <w:rPr>
            <w:rFonts w:ascii="Times New Roman" w:hAnsi="Times New Roman" w:cs="Times New Roman"/>
            <w:i/>
            <w:iCs/>
            <w:szCs w:val="20"/>
          </w:rPr>
          <w:t xml:space="preserve">om </w:t>
        </w:r>
        <w:r w:rsidR="00F12269" w:rsidRPr="00FD35A8">
          <w:rPr>
            <w:rFonts w:ascii="Times New Roman" w:hAnsi="Times New Roman" w:cs="Times New Roman"/>
            <w:i/>
            <w:iCs/>
            <w:szCs w:val="20"/>
          </w:rPr>
          <w:t>CRF page</w:t>
        </w:r>
      </w:ins>
      <w:ins w:id="302" w:author="Yali Chen" w:date="2025-12-17T10:18:00Z">
        <w:r w:rsidR="00F12269" w:rsidRPr="00FD35A8">
          <w:rPr>
            <w:rFonts w:ascii="Times New Roman" w:hAnsi="Times New Roman" w:cs="Times New Roman"/>
            <w:i/>
            <w:iCs/>
            <w:szCs w:val="20"/>
          </w:rPr>
          <w:t xml:space="preserve"> </w:t>
        </w:r>
      </w:ins>
      <w:ins w:id="303" w:author="Yali Chen" w:date="2025-12-17T15:15:00Z" w16du:dateUtc="2025-12-17T07:15:00Z">
        <w:r w:rsidR="0099339A" w:rsidRPr="00FD35A8">
          <w:rPr>
            <w:rFonts w:ascii="Times New Roman" w:hAnsi="Times New Roman" w:cs="Times New Roman"/>
            <w:i/>
            <w:iCs/>
            <w:szCs w:val="20"/>
          </w:rPr>
          <w:t xml:space="preserve">“Previous and Concomitant Medication” and </w:t>
        </w:r>
      </w:ins>
      <w:ins w:id="304" w:author="Yali Chen" w:date="2025-12-17T10:18:00Z" w16du:dateUtc="2025-12-17T02:18:00Z">
        <w:r w:rsidR="00F12269" w:rsidRPr="00FD35A8">
          <w:rPr>
            <w:rFonts w:ascii="Times New Roman" w:hAnsi="Times New Roman" w:cs="Times New Roman"/>
            <w:i/>
            <w:iCs/>
            <w:szCs w:val="20"/>
          </w:rPr>
          <w:t>“</w:t>
        </w:r>
      </w:ins>
      <w:ins w:id="305" w:author="Yali Chen" w:date="2025-12-17T10:18:00Z">
        <w:r w:rsidR="00F12269" w:rsidRPr="00FD35A8">
          <w:rPr>
            <w:rFonts w:ascii="Times New Roman" w:hAnsi="Times New Roman" w:cs="Times New Roman"/>
            <w:i/>
            <w:iCs/>
            <w:szCs w:val="20"/>
          </w:rPr>
          <w:t>IIM/SSc Medications Assessment</w:t>
        </w:r>
      </w:ins>
      <w:ins w:id="306" w:author="Yali Chen" w:date="2025-12-17T10:18:00Z" w16du:dateUtc="2025-12-17T02:18:00Z">
        <w:r w:rsidR="00F12269" w:rsidRPr="00FD35A8">
          <w:rPr>
            <w:rFonts w:ascii="Times New Roman" w:hAnsi="Times New Roman" w:cs="Times New Roman"/>
            <w:i/>
            <w:iCs/>
            <w:szCs w:val="20"/>
          </w:rPr>
          <w:t>”.</w:t>
        </w:r>
      </w:ins>
      <w:ins w:id="307" w:author="Yali Chen" w:date="2025-12-17T10:21:00Z" w16du:dateUtc="2025-12-17T02:21:00Z">
        <w:r w:rsidR="00693EA2" w:rsidRPr="00FD35A8">
          <w:rPr>
            <w:rFonts w:ascii="Times New Roman" w:hAnsi="Times New Roman" w:cs="Times New Roman"/>
            <w:i/>
            <w:iCs/>
            <w:szCs w:val="20"/>
          </w:rPr>
          <w:t xml:space="preserve"> </w:t>
        </w:r>
      </w:ins>
      <w:ins w:id="308" w:author="Yali Chen" w:date="2025-12-17T10:22:00Z" w16du:dateUtc="2025-12-17T02:22:00Z">
        <w:r w:rsidR="00A4397B" w:rsidRPr="00FD35A8">
          <w:rPr>
            <w:rFonts w:ascii="Times New Roman" w:hAnsi="Times New Roman" w:cs="Times New Roman"/>
            <w:i/>
            <w:iCs/>
            <w:szCs w:val="20"/>
          </w:rPr>
          <w:t>For definitions of concomitant</w:t>
        </w:r>
        <w:r w:rsidR="00DA77A0" w:rsidRPr="00FD35A8">
          <w:rPr>
            <w:rFonts w:ascii="Times New Roman" w:hAnsi="Times New Roman" w:cs="Times New Roman"/>
            <w:i/>
            <w:iCs/>
            <w:szCs w:val="20"/>
          </w:rPr>
          <w:t xml:space="preserve"> please see </w:t>
        </w:r>
      </w:ins>
      <w:ins w:id="309" w:author="Yali Chen" w:date="2025-12-17T10:23:00Z" w16du:dateUtc="2025-12-17T02:23:00Z">
        <w:r w:rsidR="00A01BB7" w:rsidRPr="00FD35A8">
          <w:rPr>
            <w:rFonts w:ascii="Times New Roman" w:hAnsi="Times New Roman" w:cs="Times New Roman"/>
            <w:i/>
            <w:iCs/>
            <w:szCs w:val="20"/>
          </w:rPr>
          <w:t>section 4.1.8 in SAP.</w:t>
        </w:r>
      </w:ins>
    </w:p>
    <w:p w14:paraId="03797CF6" w14:textId="0EDA24AA" w:rsidR="006F28A3" w:rsidRPr="00FD35A8" w:rsidRDefault="005E5297" w:rsidP="254A55DD">
      <w:pPr>
        <w:rPr>
          <w:ins w:id="310" w:author="Yali Chen" w:date="2025-12-17T10:21:00Z" w16du:dateUtc="2025-12-17T02:21:00Z"/>
          <w:rFonts w:ascii="Times New Roman" w:hAnsi="Times New Roman" w:cs="Times New Roman"/>
          <w:i/>
          <w:iCs/>
        </w:rPr>
      </w:pPr>
      <w:commentRangeStart w:id="311"/>
      <w:commentRangeStart w:id="312"/>
      <w:ins w:id="313" w:author="Yali Chen" w:date="2025-12-18T09:52:00Z">
        <w:r w:rsidRPr="00FD35A8">
          <w:rPr>
            <w:rFonts w:ascii="Times New Roman" w:hAnsi="Times New Roman" w:cs="Times New Roman"/>
            <w:i/>
            <w:iCs/>
          </w:rPr>
          <w:t xml:space="preserve">Drug whose </w:t>
        </w:r>
        <w:r w:rsidR="00065F7B" w:rsidRPr="00FD35A8">
          <w:rPr>
            <w:rFonts w:ascii="Times New Roman" w:hAnsi="Times New Roman" w:cs="Times New Roman"/>
            <w:i/>
            <w:iCs/>
          </w:rPr>
          <w:t>ATC 4=</w:t>
        </w:r>
      </w:ins>
      <w:ins w:id="314" w:author="Yali Chen" w:date="2025-12-17T17:39:00Z">
        <w:r w:rsidR="009B73F8" w:rsidRPr="00FD35A8">
          <w:rPr>
            <w:rFonts w:ascii="Times New Roman" w:hAnsi="Times New Roman" w:cs="Times New Roman"/>
            <w:i/>
            <w:iCs/>
          </w:rPr>
          <w:t>H0</w:t>
        </w:r>
      </w:ins>
      <w:ins w:id="315" w:author="Yali Chen" w:date="2025-12-17T17:40:00Z">
        <w:r w:rsidR="009B73F8" w:rsidRPr="00FD35A8">
          <w:rPr>
            <w:rFonts w:ascii="Times New Roman" w:hAnsi="Times New Roman" w:cs="Times New Roman"/>
            <w:i/>
            <w:iCs/>
          </w:rPr>
          <w:t>2AB</w:t>
        </w:r>
      </w:ins>
      <w:commentRangeStart w:id="316"/>
      <w:commentRangeStart w:id="317"/>
      <w:commentRangeStart w:id="318"/>
      <w:commentRangeStart w:id="319"/>
      <w:commentRangeStart w:id="320"/>
      <w:ins w:id="321" w:author="Yali Chen" w:date="2025-12-17T10:03:00Z">
        <w:r w:rsidR="006F28A3" w:rsidRPr="00FD35A8">
          <w:rPr>
            <w:rFonts w:ascii="Times New Roman" w:hAnsi="Times New Roman" w:cs="Times New Roman"/>
            <w:i/>
            <w:iCs/>
          </w:rPr>
          <w:t xml:space="preserve"> will be identified as </w:t>
        </w:r>
      </w:ins>
      <w:ins w:id="322" w:author="Yali Chen" w:date="2025-12-17T15:18:00Z">
        <w:r w:rsidR="006C2573" w:rsidRPr="00FD35A8">
          <w:rPr>
            <w:rFonts w:ascii="Times New Roman" w:hAnsi="Times New Roman" w:cs="Times New Roman"/>
            <w:i/>
            <w:iCs/>
          </w:rPr>
          <w:t>Glucocorticoids</w:t>
        </w:r>
      </w:ins>
      <w:commentRangeEnd w:id="316"/>
      <w:r w:rsidRPr="00FD35A8">
        <w:rPr>
          <w:rStyle w:val="CommentReference"/>
          <w:rFonts w:ascii="Times New Roman" w:hAnsi="Times New Roman" w:cs="Times New Roman"/>
          <w:i/>
          <w:iCs/>
          <w:sz w:val="20"/>
          <w:szCs w:val="22"/>
        </w:rPr>
        <w:commentReference w:id="316"/>
      </w:r>
      <w:commentRangeEnd w:id="317"/>
      <w:r w:rsidRPr="00FD35A8">
        <w:rPr>
          <w:rStyle w:val="CommentReference"/>
          <w:rFonts w:ascii="Times New Roman" w:hAnsi="Times New Roman" w:cs="Times New Roman"/>
          <w:i/>
          <w:iCs/>
          <w:sz w:val="20"/>
          <w:szCs w:val="22"/>
        </w:rPr>
        <w:commentReference w:id="317"/>
      </w:r>
      <w:commentRangeEnd w:id="318"/>
      <w:r w:rsidRPr="00FD35A8">
        <w:rPr>
          <w:rStyle w:val="CommentReference"/>
          <w:rFonts w:ascii="Times New Roman" w:hAnsi="Times New Roman" w:cs="Times New Roman"/>
          <w:i/>
          <w:iCs/>
          <w:sz w:val="20"/>
          <w:szCs w:val="22"/>
        </w:rPr>
        <w:commentReference w:id="318"/>
      </w:r>
      <w:commentRangeEnd w:id="319"/>
      <w:r w:rsidR="009C2691" w:rsidRPr="00FD35A8">
        <w:rPr>
          <w:rStyle w:val="CommentReference"/>
          <w:rFonts w:ascii="Times New Roman" w:hAnsi="Times New Roman" w:cs="Times New Roman"/>
          <w:i/>
          <w:iCs/>
          <w:sz w:val="20"/>
          <w:szCs w:val="22"/>
        </w:rPr>
        <w:commentReference w:id="319"/>
      </w:r>
      <w:commentRangeEnd w:id="311"/>
      <w:commentRangeEnd w:id="320"/>
      <w:r w:rsidR="008A4BA3" w:rsidRPr="00FD35A8">
        <w:rPr>
          <w:rStyle w:val="CommentReference"/>
          <w:rFonts w:ascii="Times New Roman" w:hAnsi="Times New Roman" w:cs="Times New Roman"/>
        </w:rPr>
        <w:commentReference w:id="320"/>
      </w:r>
      <w:r w:rsidR="004C5611" w:rsidRPr="00FD35A8">
        <w:rPr>
          <w:rStyle w:val="CommentReference"/>
          <w:rFonts w:ascii="Times New Roman" w:hAnsi="Times New Roman" w:cs="Times New Roman"/>
          <w:i/>
          <w:iCs/>
          <w:sz w:val="20"/>
          <w:szCs w:val="22"/>
        </w:rPr>
        <w:commentReference w:id="311"/>
      </w:r>
      <w:commentRangeEnd w:id="312"/>
      <w:r w:rsidR="00A14C9A" w:rsidRPr="00FD35A8">
        <w:rPr>
          <w:rStyle w:val="CommentReference"/>
          <w:rFonts w:ascii="Times New Roman" w:hAnsi="Times New Roman" w:cs="Times New Roman"/>
        </w:rPr>
        <w:commentReference w:id="312"/>
      </w:r>
    </w:p>
    <w:p w14:paraId="3A89B140" w14:textId="6984CDA8" w:rsidR="00693EA2" w:rsidRPr="00FD35A8" w:rsidRDefault="00693EA2" w:rsidP="006F28A3">
      <w:pPr>
        <w:rPr>
          <w:ins w:id="324" w:author="Yali Chen" w:date="2025-12-29T14:16:00Z" w16du:dateUtc="2025-12-29T06:16:00Z"/>
          <w:rFonts w:ascii="Times New Roman" w:hAnsi="Times New Roman" w:cs="Times New Roman"/>
          <w:i/>
          <w:iCs/>
          <w:szCs w:val="20"/>
        </w:rPr>
      </w:pPr>
      <w:ins w:id="325" w:author="Yali Chen" w:date="2025-12-17T10:21:00Z" w16du:dateUtc="2025-12-17T02:21:00Z">
        <w:r w:rsidRPr="00FD35A8">
          <w:rPr>
            <w:rFonts w:ascii="Times New Roman" w:hAnsi="Times New Roman" w:cs="Times New Roman"/>
            <w:i/>
            <w:iCs/>
            <w:szCs w:val="20"/>
          </w:rPr>
          <w:t xml:space="preserve">Found by </w:t>
        </w:r>
      </w:ins>
      <w:ins w:id="326" w:author="Yali Chen" w:date="2025-12-17T16:03:00Z" w16du:dateUtc="2025-12-17T08:03:00Z">
        <w:r w:rsidR="0057492A" w:rsidRPr="00FD35A8">
          <w:rPr>
            <w:rFonts w:ascii="Times New Roman" w:hAnsi="Times New Roman" w:cs="Times New Roman"/>
            <w:i/>
            <w:iCs/>
            <w:szCs w:val="20"/>
          </w:rPr>
          <w:t>ATC</w:t>
        </w:r>
      </w:ins>
      <w:ins w:id="327" w:author="Yali Chen" w:date="2025-12-17T17:39:00Z" w16du:dateUtc="2025-12-17T09:39:00Z">
        <w:r w:rsidR="009B73F8" w:rsidRPr="00FD35A8">
          <w:rPr>
            <w:rFonts w:ascii="Times New Roman" w:hAnsi="Times New Roman" w:cs="Times New Roman"/>
            <w:i/>
            <w:iCs/>
            <w:szCs w:val="20"/>
          </w:rPr>
          <w:t xml:space="preserve"> 4</w:t>
        </w:r>
      </w:ins>
      <w:ins w:id="328" w:author="Yali Chen" w:date="2025-12-17T10:21:00Z" w16du:dateUtc="2025-12-17T02:21:00Z">
        <w:r w:rsidRPr="00FD35A8">
          <w:rPr>
            <w:rFonts w:ascii="Times New Roman" w:hAnsi="Times New Roman" w:cs="Times New Roman"/>
            <w:i/>
            <w:iCs/>
            <w:szCs w:val="20"/>
          </w:rPr>
          <w:t xml:space="preserve"> after WHO Drug Dictionary (March 1, 2025, or higher)</w:t>
        </w:r>
      </w:ins>
      <w:ins w:id="329" w:author="Yali Chen" w:date="2025-12-17T10:22:00Z" w16du:dateUtc="2025-12-17T02:22:00Z">
        <w:r w:rsidRPr="00FD35A8">
          <w:rPr>
            <w:rFonts w:ascii="Times New Roman" w:hAnsi="Times New Roman" w:cs="Times New Roman"/>
            <w:i/>
            <w:iCs/>
            <w:szCs w:val="20"/>
          </w:rPr>
          <w:t xml:space="preserve"> coding.</w:t>
        </w:r>
      </w:ins>
    </w:p>
    <w:p w14:paraId="1CCE25C9" w14:textId="77777777" w:rsidR="000D23CA" w:rsidRPr="00FD35A8" w:rsidRDefault="000D23CA" w:rsidP="006F28A3">
      <w:pPr>
        <w:rPr>
          <w:ins w:id="330" w:author="Yali Chen" w:date="2025-12-29T14:16:00Z" w16du:dateUtc="2025-12-29T06:16:00Z"/>
          <w:rFonts w:ascii="Times New Roman" w:hAnsi="Times New Roman" w:cs="Times New Roman"/>
          <w:i/>
          <w:iCs/>
          <w:szCs w:val="20"/>
        </w:rPr>
      </w:pPr>
    </w:p>
    <w:p w14:paraId="2F5873B8" w14:textId="77777777" w:rsidR="000D23CA" w:rsidRPr="00FD35A8" w:rsidRDefault="000D23CA" w:rsidP="000D23CA">
      <w:pPr>
        <w:rPr>
          <w:ins w:id="331" w:author="Yali Chen" w:date="2025-12-29T14:16:00Z" w16du:dateUtc="2025-12-29T06:16:00Z"/>
          <w:rFonts w:ascii="Times New Roman" w:hAnsi="Times New Roman" w:cs="Times New Roman"/>
          <w:bCs/>
          <w:i/>
          <w:iCs/>
          <w:szCs w:val="20"/>
        </w:rPr>
      </w:pPr>
      <w:ins w:id="332" w:author="Yali Chen" w:date="2025-12-29T14:16:00Z" w16du:dateUtc="2025-12-29T06:16:00Z">
        <w:r w:rsidRPr="00FD35A8">
          <w:rPr>
            <w:rFonts w:ascii="Times New Roman" w:hAnsi="Times New Roman" w:cs="Times New Roman"/>
            <w:bCs/>
            <w:i/>
            <w:iCs/>
            <w:szCs w:val="20"/>
          </w:rPr>
          <w:t>CK is collected on CRF page “muscle enzymes”</w:t>
        </w:r>
      </w:ins>
    </w:p>
    <w:p w14:paraId="32E3A00E" w14:textId="77777777" w:rsidR="00DF1B5B" w:rsidRPr="00FD35A8" w:rsidRDefault="00DF1B5B" w:rsidP="005E5297">
      <w:pPr>
        <w:widowControl/>
        <w:rPr>
          <w:ins w:id="333" w:author="Yali Chen" w:date="2025-12-18T09:53:00Z" w16du:dateUtc="2025-12-18T01:53:00Z"/>
          <w:rFonts w:ascii="Times New Roman" w:hAnsi="Times New Roman" w:cs="Times New Roman"/>
          <w:i/>
          <w:iCs/>
          <w:szCs w:val="20"/>
        </w:rPr>
      </w:pPr>
    </w:p>
    <w:p w14:paraId="737624E1" w14:textId="563DF7AD" w:rsidR="005E5297" w:rsidRPr="00FD35A8" w:rsidRDefault="005E5297" w:rsidP="005E5297">
      <w:pPr>
        <w:widowControl/>
        <w:rPr>
          <w:ins w:id="334" w:author="Yali Chen" w:date="2025-12-18T09:53:00Z" w16du:dateUtc="2025-12-18T01:53:00Z"/>
          <w:rFonts w:ascii="Times New Roman" w:hAnsi="Times New Roman" w:cs="Times New Roman"/>
          <w:i/>
          <w:iCs/>
          <w:szCs w:val="20"/>
        </w:rPr>
      </w:pPr>
      <w:ins w:id="335" w:author="Yali Chen" w:date="2025-12-18T09:53:00Z" w16du:dateUtc="2025-12-18T01:53:00Z">
        <w:r w:rsidRPr="00FD35A8">
          <w:rPr>
            <w:rFonts w:ascii="Times New Roman" w:hAnsi="Times New Roman" w:cs="Times New Roman"/>
            <w:i/>
            <w:iCs/>
            <w:szCs w:val="20"/>
          </w:rPr>
          <w:t xml:space="preserve">Please see Programming notes in figure 14.2.1-14.2.10 to understand how to calculate or where to grab these </w:t>
        </w:r>
        <w:r w:rsidR="00DF1B5B" w:rsidRPr="00FD35A8">
          <w:rPr>
            <w:rFonts w:ascii="Times New Roman" w:hAnsi="Times New Roman" w:cs="Times New Roman"/>
            <w:i/>
            <w:iCs/>
            <w:szCs w:val="20"/>
          </w:rPr>
          <w:t xml:space="preserve">efficacy </w:t>
        </w:r>
        <w:r w:rsidRPr="00FD35A8">
          <w:rPr>
            <w:rFonts w:ascii="Times New Roman" w:hAnsi="Times New Roman" w:cs="Times New Roman"/>
            <w:i/>
            <w:iCs/>
            <w:szCs w:val="20"/>
          </w:rPr>
          <w:t>variables</w:t>
        </w:r>
      </w:ins>
      <w:ins w:id="336" w:author="Yali Chen" w:date="2025-12-18T10:20:00Z" w16du:dateUtc="2025-12-18T02:20:00Z">
        <w:r w:rsidR="00112BD0" w:rsidRPr="00FD35A8">
          <w:rPr>
            <w:rFonts w:ascii="Times New Roman" w:hAnsi="Times New Roman" w:cs="Times New Roman"/>
            <w:i/>
            <w:iCs/>
            <w:szCs w:val="20"/>
          </w:rPr>
          <w:t>: PhGA, PtGA, MMT-8</w:t>
        </w:r>
        <w:r w:rsidR="004E0D7E" w:rsidRPr="00FD35A8">
          <w:rPr>
            <w:rFonts w:ascii="Times New Roman" w:hAnsi="Times New Roman" w:cs="Times New Roman"/>
            <w:i/>
            <w:iCs/>
            <w:szCs w:val="20"/>
          </w:rPr>
          <w:t>, HAQ-DI, MDAAT, CDASI, MDI</w:t>
        </w:r>
      </w:ins>
      <w:ins w:id="337" w:author="Yali Chen" w:date="2025-12-29T14:16:00Z" w16du:dateUtc="2025-12-29T06:16:00Z">
        <w:r w:rsidR="000D23CA" w:rsidRPr="00FD35A8">
          <w:rPr>
            <w:rFonts w:ascii="Times New Roman" w:hAnsi="Times New Roman" w:cs="Times New Roman"/>
            <w:i/>
            <w:iCs/>
            <w:szCs w:val="20"/>
          </w:rPr>
          <w:t>.</w:t>
        </w:r>
      </w:ins>
    </w:p>
    <w:p w14:paraId="3587BA85" w14:textId="77777777" w:rsidR="005E5297" w:rsidRPr="00FD35A8" w:rsidRDefault="005E5297" w:rsidP="00065C7A">
      <w:pPr>
        <w:rPr>
          <w:rFonts w:ascii="Times New Roman" w:hAnsi="Times New Roman" w:cs="Times New Roman"/>
          <w:szCs w:val="20"/>
        </w:rPr>
      </w:pPr>
    </w:p>
    <w:p w14:paraId="2FB16599" w14:textId="77777777" w:rsidR="00065C7A" w:rsidRPr="00FD35A8" w:rsidRDefault="00065C7A" w:rsidP="00065C7A">
      <w:pPr>
        <w:widowControl/>
        <w:rPr>
          <w:rFonts w:ascii="Times New Roman" w:hAnsi="Times New Roman" w:cs="Times New Roman"/>
          <w:szCs w:val="20"/>
        </w:rPr>
      </w:pPr>
      <w:r w:rsidRPr="00FD35A8">
        <w:rPr>
          <w:rFonts w:ascii="Times New Roman" w:hAnsi="Times New Roman" w:cs="Times New Roman"/>
          <w:szCs w:val="20"/>
        </w:rPr>
        <w:br w:type="page"/>
      </w:r>
    </w:p>
    <w:p w14:paraId="1A25C7AC" w14:textId="1995964A" w:rsidR="002666C1" w:rsidRPr="00FD35A8" w:rsidRDefault="00D053CE" w:rsidP="00320B32">
      <w:pPr>
        <w:pStyle w:val="TFLshelltitle1"/>
        <w:rPr>
          <w:rStyle w:val="Heading3Char1"/>
          <w:rFonts w:eastAsia="宋体"/>
          <w:b/>
          <w:bCs/>
          <w:color w:val="000000"/>
          <w:sz w:val="20"/>
          <w:szCs w:val="20"/>
          <w:lang w:eastAsia="zh-CN"/>
        </w:rPr>
      </w:pPr>
      <w:bookmarkStart w:id="338" w:name="_Toc217918909"/>
      <w:r w:rsidRPr="00FD35A8">
        <w:rPr>
          <w:rStyle w:val="Heading3Char1"/>
          <w:rFonts w:eastAsia="宋体"/>
          <w:b/>
          <w:bCs/>
          <w:color w:val="000000"/>
          <w:sz w:val="20"/>
          <w:szCs w:val="20"/>
          <w:lang w:eastAsia="zh-CN"/>
        </w:rPr>
        <w:lastRenderedPageBreak/>
        <w:t>Listing</w:t>
      </w:r>
      <w:r w:rsidR="00320B32" w:rsidRPr="00FD35A8">
        <w:rPr>
          <w:rStyle w:val="Heading3Char1"/>
          <w:rFonts w:eastAsia="宋体"/>
          <w:b/>
          <w:bCs/>
          <w:color w:val="000000"/>
          <w:sz w:val="20"/>
          <w:szCs w:val="20"/>
          <w:lang w:eastAsia="zh-CN"/>
        </w:rPr>
        <w:t xml:space="preserve"> </w:t>
      </w:r>
      <w:r w:rsidR="006D1C1F" w:rsidRPr="00FD35A8">
        <w:rPr>
          <w:rStyle w:val="Heading3Char1"/>
          <w:rFonts w:eastAsia="宋体"/>
          <w:b/>
          <w:bCs/>
          <w:color w:val="000000"/>
          <w:sz w:val="20"/>
          <w:szCs w:val="20"/>
          <w:lang w:eastAsia="zh-CN"/>
        </w:rPr>
        <w:t>14.</w:t>
      </w:r>
      <w:r w:rsidR="002666C1" w:rsidRPr="00FD35A8">
        <w:rPr>
          <w:rStyle w:val="Heading3Char1"/>
          <w:rFonts w:eastAsia="宋体"/>
          <w:b/>
          <w:bCs/>
          <w:color w:val="000000"/>
          <w:sz w:val="20"/>
          <w:szCs w:val="20"/>
          <w:lang w:eastAsia="zh-CN"/>
        </w:rPr>
        <w:t>1.2</w:t>
      </w:r>
      <w:r w:rsidR="00210812" w:rsidRPr="00FD35A8">
        <w:rPr>
          <w:rStyle w:val="Heading3Char1"/>
          <w:rFonts w:eastAsia="宋体"/>
          <w:b/>
          <w:bCs/>
          <w:color w:val="000000"/>
          <w:sz w:val="20"/>
          <w:szCs w:val="20"/>
          <w:lang w:eastAsia="zh-CN"/>
        </w:rPr>
        <w:t>.2</w:t>
      </w:r>
      <w:r w:rsidR="008378F0" w:rsidRPr="00FD35A8">
        <w:rPr>
          <w:rStyle w:val="Heading3Char1"/>
          <w:rFonts w:eastAsia="宋体"/>
          <w:b/>
          <w:bCs/>
          <w:color w:val="000000"/>
          <w:sz w:val="20"/>
          <w:szCs w:val="20"/>
          <w:lang w:eastAsia="zh-CN"/>
        </w:rPr>
        <w:t xml:space="preserve"> </w:t>
      </w:r>
      <w:bookmarkEnd w:id="20"/>
      <w:r w:rsidR="009B3238" w:rsidRPr="00FD35A8">
        <w:rPr>
          <w:rStyle w:val="Heading3Char1"/>
          <w:rFonts w:eastAsia="宋体"/>
          <w:b/>
          <w:bCs/>
          <w:color w:val="000000"/>
          <w:sz w:val="20"/>
          <w:szCs w:val="20"/>
          <w:lang w:eastAsia="zh-CN"/>
        </w:rPr>
        <w:t xml:space="preserve">Baseline </w:t>
      </w:r>
      <w:r w:rsidR="00666E93" w:rsidRPr="00FD35A8">
        <w:rPr>
          <w:rStyle w:val="Heading3Char1"/>
          <w:rFonts w:eastAsia="宋体"/>
          <w:b/>
          <w:bCs/>
          <w:color w:val="000000"/>
          <w:sz w:val="20"/>
          <w:szCs w:val="20"/>
          <w:lang w:eastAsia="zh-CN"/>
        </w:rPr>
        <w:t>C</w:t>
      </w:r>
      <w:r w:rsidR="009B3238" w:rsidRPr="00FD35A8">
        <w:rPr>
          <w:rStyle w:val="Heading3Char1"/>
          <w:rFonts w:eastAsia="宋体"/>
          <w:b/>
          <w:bCs/>
          <w:color w:val="000000"/>
          <w:sz w:val="20"/>
          <w:szCs w:val="20"/>
          <w:lang w:eastAsia="zh-CN"/>
        </w:rPr>
        <w:t xml:space="preserve">haracteristics (&lt;&lt;SSc </w:t>
      </w:r>
      <w:r w:rsidR="00B5529F" w:rsidRPr="00FD35A8">
        <w:rPr>
          <w:rStyle w:val="Heading3Char1"/>
          <w:rFonts w:eastAsia="宋体"/>
          <w:b/>
          <w:bCs/>
          <w:color w:val="000000"/>
          <w:sz w:val="20"/>
          <w:szCs w:val="20"/>
          <w:lang w:eastAsia="zh-CN"/>
        </w:rPr>
        <w:t>C</w:t>
      </w:r>
      <w:r w:rsidR="009B3238" w:rsidRPr="00FD35A8">
        <w:rPr>
          <w:rStyle w:val="Heading3Char1"/>
          <w:rFonts w:eastAsia="宋体"/>
          <w:b/>
          <w:bCs/>
          <w:color w:val="000000"/>
          <w:sz w:val="20"/>
          <w:szCs w:val="20"/>
          <w:lang w:eastAsia="zh-CN"/>
        </w:rPr>
        <w:t xml:space="preserve">ohort&gt;&gt; Full </w:t>
      </w:r>
      <w:r w:rsidR="00B5529F" w:rsidRPr="00FD35A8">
        <w:rPr>
          <w:rStyle w:val="Heading3Char1"/>
          <w:rFonts w:eastAsia="宋体"/>
          <w:b/>
          <w:bCs/>
          <w:color w:val="000000"/>
          <w:sz w:val="20"/>
          <w:szCs w:val="20"/>
          <w:lang w:eastAsia="zh-CN"/>
        </w:rPr>
        <w:t>A</w:t>
      </w:r>
      <w:r w:rsidR="009B3238" w:rsidRPr="00FD35A8">
        <w:rPr>
          <w:rStyle w:val="Heading3Char1"/>
          <w:rFonts w:eastAsia="宋体"/>
          <w:b/>
          <w:bCs/>
          <w:color w:val="000000"/>
          <w:sz w:val="20"/>
          <w:szCs w:val="20"/>
          <w:lang w:eastAsia="zh-CN"/>
        </w:rPr>
        <w:t xml:space="preserve">nalysis </w:t>
      </w:r>
      <w:r w:rsidR="00B5529F" w:rsidRPr="00FD35A8">
        <w:rPr>
          <w:rStyle w:val="Heading3Char1"/>
          <w:rFonts w:eastAsia="宋体"/>
          <w:b/>
          <w:bCs/>
          <w:color w:val="000000"/>
          <w:sz w:val="20"/>
          <w:szCs w:val="20"/>
          <w:lang w:eastAsia="zh-CN"/>
        </w:rPr>
        <w:t>S</w:t>
      </w:r>
      <w:r w:rsidR="009B3238" w:rsidRPr="00FD35A8">
        <w:rPr>
          <w:rStyle w:val="Heading3Char1"/>
          <w:rFonts w:eastAsia="宋体"/>
          <w:b/>
          <w:bCs/>
          <w:color w:val="000000"/>
          <w:sz w:val="20"/>
          <w:szCs w:val="20"/>
          <w:lang w:eastAsia="zh-CN"/>
        </w:rPr>
        <w:t>et)</w:t>
      </w:r>
      <w:bookmarkEnd w:id="338"/>
      <w:r w:rsidR="00485062" w:rsidRPr="00FD35A8">
        <w:rPr>
          <w:rStyle w:val="Heading3Char1"/>
          <w:rFonts w:eastAsia="宋体"/>
          <w:b/>
          <w:bCs/>
          <w:color w:val="000000"/>
          <w:sz w:val="20"/>
          <w:szCs w:val="20"/>
          <w:lang w:eastAsia="zh-CN"/>
        </w:rPr>
        <w:t xml:space="preserve"> </w:t>
      </w:r>
    </w:p>
    <w:tbl>
      <w:tblPr>
        <w:tblW w:w="5000" w:type="pct"/>
        <w:tblCellMar>
          <w:left w:w="0" w:type="dxa"/>
          <w:right w:w="0" w:type="dxa"/>
        </w:tblCellMar>
        <w:tblLook w:val="04A0" w:firstRow="1" w:lastRow="0" w:firstColumn="1" w:lastColumn="0" w:noHBand="0" w:noVBand="1"/>
      </w:tblPr>
      <w:tblGrid>
        <w:gridCol w:w="4863"/>
        <w:gridCol w:w="2232"/>
        <w:gridCol w:w="2232"/>
        <w:gridCol w:w="2232"/>
        <w:gridCol w:w="2232"/>
        <w:gridCol w:w="779"/>
      </w:tblGrid>
      <w:tr w:rsidR="00DE6C24" w:rsidRPr="00FD35A8" w14:paraId="75931395" w14:textId="77777777" w:rsidTr="006921A2">
        <w:trPr>
          <w:trHeight w:val="285"/>
        </w:trPr>
        <w:tc>
          <w:tcPr>
            <w:tcW w:w="0" w:type="auto"/>
            <w:tcBorders>
              <w:top w:val="single" w:sz="4" w:space="0" w:color="auto"/>
            </w:tcBorders>
            <w:noWrap/>
            <w:hideMark/>
          </w:tcPr>
          <w:p w14:paraId="7A3135F2" w14:textId="15412550" w:rsidR="00DE6C24" w:rsidRPr="00FD35A8" w:rsidRDefault="00DE6C24" w:rsidP="00DE6C24">
            <w:pPr>
              <w:widowControl/>
              <w:rPr>
                <w:rFonts w:ascii="Times New Roman" w:eastAsia="等线" w:hAnsi="Times New Roman" w:cs="Times New Roman"/>
                <w:color w:val="000000"/>
                <w:szCs w:val="20"/>
              </w:rPr>
            </w:pPr>
            <w:r w:rsidRPr="00FD35A8">
              <w:rPr>
                <w:rFonts w:ascii="Times New Roman" w:hAnsi="Times New Roman" w:cs="Times New Roman"/>
                <w:szCs w:val="20"/>
              </w:rPr>
              <w:t xml:space="preserve">Subject </w:t>
            </w:r>
            <w:r w:rsidR="009C7C4D" w:rsidRPr="00FD35A8">
              <w:rPr>
                <w:rFonts w:ascii="Times New Roman" w:hAnsi="Times New Roman" w:cs="Times New Roman"/>
                <w:szCs w:val="20"/>
              </w:rPr>
              <w:t>I</w:t>
            </w:r>
            <w:r w:rsidRPr="00FD35A8">
              <w:rPr>
                <w:rFonts w:ascii="Times New Roman" w:hAnsi="Times New Roman" w:cs="Times New Roman"/>
                <w:szCs w:val="20"/>
              </w:rPr>
              <w:t>dentifier</w:t>
            </w:r>
          </w:p>
        </w:tc>
        <w:tc>
          <w:tcPr>
            <w:tcW w:w="0" w:type="auto"/>
            <w:tcBorders>
              <w:top w:val="single" w:sz="4" w:space="0" w:color="auto"/>
              <w:left w:val="nil"/>
              <w:bottom w:val="nil"/>
              <w:right w:val="nil"/>
            </w:tcBorders>
            <w:vAlign w:val="center"/>
            <w:hideMark/>
          </w:tcPr>
          <w:p w14:paraId="4CEF8FAE" w14:textId="4C00D794"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E1301001</w:t>
            </w:r>
          </w:p>
        </w:tc>
        <w:tc>
          <w:tcPr>
            <w:tcW w:w="0" w:type="auto"/>
            <w:tcBorders>
              <w:top w:val="single" w:sz="4" w:space="0" w:color="auto"/>
              <w:left w:val="nil"/>
              <w:bottom w:val="nil"/>
              <w:right w:val="nil"/>
            </w:tcBorders>
            <w:noWrap/>
            <w:vAlign w:val="center"/>
            <w:hideMark/>
          </w:tcPr>
          <w:p w14:paraId="1D67EF5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E1301002</w:t>
            </w:r>
          </w:p>
        </w:tc>
        <w:tc>
          <w:tcPr>
            <w:tcW w:w="0" w:type="auto"/>
            <w:tcBorders>
              <w:top w:val="single" w:sz="4" w:space="0" w:color="auto"/>
              <w:left w:val="nil"/>
              <w:bottom w:val="nil"/>
              <w:right w:val="nil"/>
            </w:tcBorders>
            <w:vAlign w:val="center"/>
            <w:hideMark/>
          </w:tcPr>
          <w:p w14:paraId="37558A03"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E1301003</w:t>
            </w:r>
          </w:p>
        </w:tc>
        <w:tc>
          <w:tcPr>
            <w:tcW w:w="0" w:type="auto"/>
            <w:tcBorders>
              <w:top w:val="single" w:sz="4" w:space="0" w:color="auto"/>
              <w:left w:val="nil"/>
              <w:bottom w:val="nil"/>
              <w:right w:val="nil"/>
            </w:tcBorders>
            <w:vAlign w:val="center"/>
            <w:hideMark/>
          </w:tcPr>
          <w:p w14:paraId="679C71C6"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E130100</w:t>
            </w:r>
            <w:del w:id="339" w:author="Yali Chen" w:date="2025-12-18T09:44:00Z" w16du:dateUtc="2025-12-18T01:44:00Z">
              <w:r w:rsidRPr="00FD35A8" w:rsidDel="00D80746">
                <w:rPr>
                  <w:rFonts w:ascii="Times New Roman" w:eastAsia="等线" w:hAnsi="Times New Roman" w:cs="Times New Roman"/>
                  <w:color w:val="000000"/>
                  <w:szCs w:val="20"/>
                </w:rPr>
                <w:delText>1</w:delText>
              </w:r>
            </w:del>
            <w:r w:rsidRPr="00FD35A8">
              <w:rPr>
                <w:rFonts w:ascii="Times New Roman" w:eastAsia="等线" w:hAnsi="Times New Roman" w:cs="Times New Roman"/>
                <w:color w:val="000000"/>
                <w:szCs w:val="20"/>
              </w:rPr>
              <w:t>4</w:t>
            </w:r>
          </w:p>
        </w:tc>
        <w:tc>
          <w:tcPr>
            <w:tcW w:w="0" w:type="auto"/>
            <w:tcBorders>
              <w:top w:val="single" w:sz="4" w:space="0" w:color="auto"/>
              <w:left w:val="nil"/>
              <w:bottom w:val="nil"/>
              <w:right w:val="nil"/>
            </w:tcBorders>
            <w:vAlign w:val="center"/>
            <w:hideMark/>
          </w:tcPr>
          <w:p w14:paraId="77C5AD37" w14:textId="777777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&lt;&lt;…&gt;&gt;</w:t>
            </w:r>
          </w:p>
        </w:tc>
      </w:tr>
      <w:tr w:rsidR="00DE6C24" w:rsidRPr="00FD35A8" w14:paraId="32332C04" w14:textId="77777777" w:rsidTr="006921A2">
        <w:trPr>
          <w:trHeight w:val="300"/>
        </w:trPr>
        <w:tc>
          <w:tcPr>
            <w:tcW w:w="0" w:type="auto"/>
            <w:tcBorders>
              <w:bottom w:val="single" w:sz="4" w:space="0" w:color="auto"/>
            </w:tcBorders>
            <w:hideMark/>
          </w:tcPr>
          <w:p w14:paraId="26633E08" w14:textId="7FF88514" w:rsidR="00DE6C24" w:rsidRPr="00FD35A8" w:rsidRDefault="00DE6C24" w:rsidP="00DE6C24">
            <w:pPr>
              <w:rPr>
                <w:rFonts w:ascii="Times New Roman" w:eastAsia="等线" w:hAnsi="Times New Roman" w:cs="Times New Roman"/>
                <w:color w:val="000000"/>
                <w:szCs w:val="20"/>
              </w:rPr>
            </w:pPr>
            <w:r w:rsidRPr="00FD35A8">
              <w:rPr>
                <w:rFonts w:ascii="Times New Roman" w:hAnsi="Times New Roman" w:cs="Times New Roman"/>
                <w:szCs w:val="20"/>
              </w:rPr>
              <w:t xml:space="preserve">&lt;&lt;Treatment </w:t>
            </w:r>
            <w:r w:rsidR="009C7C4D" w:rsidRPr="00FD35A8">
              <w:rPr>
                <w:rFonts w:ascii="Times New Roman" w:hAnsi="Times New Roman" w:cs="Times New Roman"/>
                <w:szCs w:val="20"/>
              </w:rPr>
              <w:t>G</w:t>
            </w:r>
            <w:r w:rsidRPr="00FD35A8">
              <w:rPr>
                <w:rFonts w:ascii="Times New Roman" w:hAnsi="Times New Roman" w:cs="Times New Roman"/>
                <w:szCs w:val="20"/>
              </w:rPr>
              <w:t>roup&gt;&gt;</w:t>
            </w:r>
          </w:p>
        </w:tc>
        <w:tc>
          <w:tcPr>
            <w:tcW w:w="0" w:type="auto"/>
            <w:tcBorders>
              <w:top w:val="nil"/>
              <w:left w:val="nil"/>
              <w:bottom w:val="single" w:sz="8" w:space="0" w:color="auto"/>
              <w:right w:val="nil"/>
            </w:tcBorders>
            <w:vAlign w:val="center"/>
            <w:hideMark/>
          </w:tcPr>
          <w:p w14:paraId="484F78F8" w14:textId="56BA66F5"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2BE0A78C" w14:textId="2AA06ED4"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4887D73" w14:textId="112C5377"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3418B94" w14:textId="1DF11689" w:rsidR="00DE6C24" w:rsidRPr="00FD35A8" w:rsidRDefault="00DE6C24" w:rsidP="00DE6C24">
            <w:pPr>
              <w:jc w:val="center"/>
              <w:rPr>
                <w:rFonts w:ascii="Times New Roman" w:eastAsia="等线" w:hAnsi="Times New Roman" w:cs="Times New Roman"/>
                <w:color w:val="000000"/>
                <w:szCs w:val="20"/>
              </w:rPr>
            </w:pPr>
            <w:r w:rsidRPr="00FD35A8">
              <w:rPr>
                <w:rFonts w:ascii="Times New Roman" w:hAnsi="Times New Roman" w:cs="Times New Roman"/>
                <w:szCs w:val="20"/>
              </w:rPr>
              <w:t>3.0×10</w:t>
            </w:r>
            <w:r w:rsidRPr="00FD35A8">
              <w:rPr>
                <w:rFonts w:ascii="Times New Roman" w:hAnsi="Times New Roman" w:cs="Times New Roman"/>
                <w:szCs w:val="20"/>
                <w:vertAlign w:val="superscript"/>
              </w:rPr>
              <w:t>5</w:t>
            </w:r>
            <w:r w:rsidRPr="00FD35A8">
              <w:rPr>
                <w:rFonts w:ascii="Times New Roman" w:hAnsi="Times New Roman" w:cs="Times New Roman"/>
                <w:szCs w:val="20"/>
              </w:rPr>
              <w:t xml:space="preserve"> CAR-T cell/kg</w:t>
            </w:r>
          </w:p>
        </w:tc>
        <w:tc>
          <w:tcPr>
            <w:tcW w:w="0" w:type="auto"/>
            <w:tcBorders>
              <w:top w:val="nil"/>
              <w:left w:val="nil"/>
              <w:bottom w:val="single" w:sz="8" w:space="0" w:color="auto"/>
              <w:right w:val="nil"/>
            </w:tcBorders>
            <w:vAlign w:val="center"/>
            <w:hideMark/>
          </w:tcPr>
          <w:p w14:paraId="64948EB2" w14:textId="575B375C" w:rsidR="00DE6C24" w:rsidRPr="00FD35A8" w:rsidRDefault="00DE6C24" w:rsidP="00DE6C24">
            <w:pPr>
              <w:jc w:val="center"/>
              <w:rPr>
                <w:rFonts w:ascii="Times New Roman" w:eastAsia="等线" w:hAnsi="Times New Roman" w:cs="Times New Roman"/>
                <w:color w:val="000000"/>
                <w:szCs w:val="20"/>
              </w:rPr>
            </w:pPr>
          </w:p>
        </w:tc>
      </w:tr>
      <w:tr w:rsidR="00964D74" w:rsidRPr="00FD35A8" w14:paraId="4AAFC009" w14:textId="77777777" w:rsidTr="007552FB">
        <w:trPr>
          <w:trHeight w:val="285"/>
        </w:trPr>
        <w:tc>
          <w:tcPr>
            <w:tcW w:w="0" w:type="auto"/>
            <w:tcBorders>
              <w:top w:val="nil"/>
              <w:left w:val="nil"/>
              <w:bottom w:val="nil"/>
              <w:right w:val="nil"/>
            </w:tcBorders>
            <w:vAlign w:val="center"/>
            <w:hideMark/>
          </w:tcPr>
          <w:p w14:paraId="702C57C3" w14:textId="79CA5256"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Age</w:t>
            </w:r>
            <w:r w:rsidR="005D684D" w:rsidRPr="00FD35A8">
              <w:rPr>
                <w:rFonts w:ascii="Times New Roman" w:eastAsia="等线" w:hAnsi="Times New Roman" w:cs="Times New Roman"/>
                <w:color w:val="000000"/>
                <w:szCs w:val="20"/>
              </w:rPr>
              <w:t xml:space="preserve"> </w:t>
            </w:r>
            <w:r w:rsidRPr="00FD35A8">
              <w:rPr>
                <w:rFonts w:ascii="Times New Roman" w:eastAsia="等线" w:hAnsi="Times New Roman" w:cs="Times New Roman"/>
                <w:color w:val="000000"/>
                <w:szCs w:val="20"/>
              </w:rPr>
              <w:t>(years)</w:t>
            </w:r>
          </w:p>
        </w:tc>
        <w:tc>
          <w:tcPr>
            <w:tcW w:w="0" w:type="auto"/>
            <w:tcBorders>
              <w:top w:val="nil"/>
              <w:left w:val="nil"/>
              <w:bottom w:val="nil"/>
              <w:right w:val="nil"/>
            </w:tcBorders>
            <w:vAlign w:val="center"/>
            <w:hideMark/>
          </w:tcPr>
          <w:p w14:paraId="702FCA86" w14:textId="254ADC4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4796C17" w14:textId="43F1530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7134A078" w14:textId="1C0A2495"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AFD0E03" w14:textId="4C2A2C1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290F4AA7"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1D5BF59C" w14:textId="77777777" w:rsidTr="007552FB">
        <w:trPr>
          <w:trHeight w:val="285"/>
        </w:trPr>
        <w:tc>
          <w:tcPr>
            <w:tcW w:w="0" w:type="auto"/>
            <w:tcBorders>
              <w:top w:val="nil"/>
              <w:left w:val="nil"/>
              <w:bottom w:val="nil"/>
              <w:right w:val="nil"/>
            </w:tcBorders>
            <w:vAlign w:val="center"/>
            <w:hideMark/>
          </w:tcPr>
          <w:p w14:paraId="5366EB2A" w14:textId="77777777"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Sex</w:t>
            </w:r>
          </w:p>
        </w:tc>
        <w:tc>
          <w:tcPr>
            <w:tcW w:w="0" w:type="auto"/>
            <w:tcBorders>
              <w:top w:val="nil"/>
              <w:left w:val="nil"/>
              <w:bottom w:val="nil"/>
              <w:right w:val="nil"/>
            </w:tcBorders>
            <w:noWrap/>
            <w:vAlign w:val="center"/>
            <w:hideMark/>
          </w:tcPr>
          <w:p w14:paraId="2E58988E"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17E14173"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3798A5A8"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7617DF71"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Female</w:t>
            </w:r>
          </w:p>
        </w:tc>
        <w:tc>
          <w:tcPr>
            <w:tcW w:w="0" w:type="auto"/>
            <w:tcBorders>
              <w:top w:val="nil"/>
              <w:left w:val="nil"/>
              <w:bottom w:val="nil"/>
              <w:right w:val="nil"/>
            </w:tcBorders>
            <w:noWrap/>
            <w:vAlign w:val="center"/>
            <w:hideMark/>
          </w:tcPr>
          <w:p w14:paraId="0CE3E1D9" w14:textId="77777777" w:rsidR="00964D74" w:rsidRPr="00FD35A8" w:rsidRDefault="00964D74">
            <w:pPr>
              <w:jc w:val="center"/>
              <w:rPr>
                <w:rFonts w:ascii="Times New Roman" w:eastAsia="等线" w:hAnsi="Times New Roman" w:cs="Times New Roman"/>
                <w:color w:val="000000"/>
                <w:szCs w:val="20"/>
              </w:rPr>
            </w:pPr>
          </w:p>
        </w:tc>
      </w:tr>
      <w:tr w:rsidR="00964D74" w:rsidRPr="00FD35A8" w:rsidDel="00845B21" w14:paraId="249118E5" w14:textId="26F98EEE" w:rsidTr="007552FB">
        <w:trPr>
          <w:trHeight w:val="285"/>
          <w:del w:id="340" w:author="Yali Chen" w:date="2025-12-29T13:44:00Z"/>
        </w:trPr>
        <w:tc>
          <w:tcPr>
            <w:tcW w:w="0" w:type="auto"/>
            <w:tcBorders>
              <w:top w:val="nil"/>
              <w:left w:val="nil"/>
              <w:bottom w:val="nil"/>
              <w:right w:val="nil"/>
            </w:tcBorders>
            <w:vAlign w:val="center"/>
            <w:hideMark/>
          </w:tcPr>
          <w:p w14:paraId="6BEA28DA" w14:textId="07DEFD56" w:rsidR="00964D74" w:rsidRPr="00FD35A8" w:rsidDel="00845B21" w:rsidRDefault="00964D74">
            <w:pPr>
              <w:jc w:val="left"/>
              <w:rPr>
                <w:del w:id="341" w:author="Yali Chen" w:date="2025-12-29T13:44:00Z" w16du:dateUtc="2025-12-29T05:44:00Z"/>
                <w:rFonts w:ascii="Times New Roman" w:eastAsia="等线" w:hAnsi="Times New Roman" w:cs="Times New Roman"/>
                <w:strike/>
                <w:color w:val="000000"/>
                <w:szCs w:val="20"/>
                <w:rPrChange w:id="342" w:author="Pan, Zhemin" w:date="2025-12-13T12:26:00Z" w16du:dateUtc="2025-12-13T04:26:00Z">
                  <w:rPr>
                    <w:del w:id="343" w:author="Yali Chen" w:date="2025-12-29T13:44:00Z" w16du:dateUtc="2025-12-29T05:44:00Z"/>
                    <w:rFonts w:ascii="Times New Roman" w:eastAsia="等线" w:hAnsi="Times New Roman" w:cs="Times New Roman"/>
                    <w:color w:val="000000"/>
                    <w:szCs w:val="20"/>
                  </w:rPr>
                </w:rPrChange>
              </w:rPr>
            </w:pPr>
            <w:del w:id="344" w:author="Yali Chen" w:date="2025-12-29T13:44:00Z" w16du:dateUtc="2025-12-29T05:44:00Z">
              <w:r w:rsidRPr="00FD35A8" w:rsidDel="00845B21">
                <w:rPr>
                  <w:rFonts w:ascii="Times New Roman" w:eastAsia="等线" w:hAnsi="Times New Roman" w:cs="Times New Roman"/>
                  <w:strike/>
                  <w:color w:val="000000"/>
                  <w:szCs w:val="20"/>
                  <w:rPrChange w:id="345" w:author="Pan, Zhemin" w:date="2025-12-13T12:26:00Z" w16du:dateUtc="2025-12-13T04:26:00Z">
                    <w:rPr>
                      <w:rFonts w:ascii="Times New Roman" w:eastAsia="等线" w:hAnsi="Times New Roman" w:cs="Times New Roman"/>
                      <w:color w:val="000000"/>
                      <w:szCs w:val="20"/>
                    </w:rPr>
                  </w:rPrChange>
                </w:rPr>
                <w:delText>Weight</w:delText>
              </w:r>
              <w:r w:rsidR="00B5529F" w:rsidRPr="00FD35A8" w:rsidDel="00845B21">
                <w:rPr>
                  <w:rFonts w:ascii="Times New Roman" w:eastAsia="等线" w:hAnsi="Times New Roman" w:cs="Times New Roman"/>
                  <w:strike/>
                  <w:color w:val="000000"/>
                  <w:szCs w:val="20"/>
                  <w:rPrChange w:id="346" w:author="Pan, Zhemin" w:date="2025-12-13T12:26:00Z" w16du:dateUtc="2025-12-13T04:26:00Z">
                    <w:rPr>
                      <w:rFonts w:ascii="Times New Roman" w:eastAsia="等线" w:hAnsi="Times New Roman" w:cs="Times New Roman"/>
                      <w:color w:val="000000"/>
                      <w:szCs w:val="20"/>
                    </w:rPr>
                  </w:rPrChange>
                </w:rPr>
                <w:delText xml:space="preserve"> </w:delText>
              </w:r>
              <w:r w:rsidRPr="00FD35A8" w:rsidDel="00845B21">
                <w:rPr>
                  <w:rFonts w:ascii="Times New Roman" w:eastAsia="等线" w:hAnsi="Times New Roman" w:cs="Times New Roman"/>
                  <w:strike/>
                  <w:color w:val="000000"/>
                  <w:szCs w:val="20"/>
                  <w:rPrChange w:id="347" w:author="Pan, Zhemin" w:date="2025-12-13T12:26:00Z" w16du:dateUtc="2025-12-13T04:26:00Z">
                    <w:rPr>
                      <w:rFonts w:ascii="Times New Roman" w:eastAsia="等线" w:hAnsi="Times New Roman" w:cs="Times New Roman"/>
                      <w:color w:val="000000"/>
                      <w:szCs w:val="20"/>
                    </w:rPr>
                  </w:rPrChange>
                </w:rPr>
                <w:delText>(kg)</w:delText>
              </w:r>
            </w:del>
          </w:p>
        </w:tc>
        <w:tc>
          <w:tcPr>
            <w:tcW w:w="0" w:type="auto"/>
            <w:tcBorders>
              <w:top w:val="nil"/>
              <w:left w:val="nil"/>
              <w:bottom w:val="nil"/>
              <w:right w:val="nil"/>
            </w:tcBorders>
            <w:vAlign w:val="center"/>
            <w:hideMark/>
          </w:tcPr>
          <w:p w14:paraId="112E2278" w14:textId="533934A2" w:rsidR="00964D74" w:rsidRPr="00FD35A8" w:rsidDel="00845B21" w:rsidRDefault="00964D74">
            <w:pPr>
              <w:jc w:val="center"/>
              <w:rPr>
                <w:del w:id="348" w:author="Yali Chen" w:date="2025-12-29T13:44:00Z" w16du:dateUtc="2025-12-29T05:44:00Z"/>
                <w:rFonts w:ascii="Times New Roman" w:eastAsia="等线" w:hAnsi="Times New Roman" w:cs="Times New Roman"/>
                <w:strike/>
                <w:color w:val="000000"/>
                <w:szCs w:val="20"/>
                <w:rPrChange w:id="349" w:author="Pan, Zhemin" w:date="2025-12-13T12:26:00Z" w16du:dateUtc="2025-12-13T04:26:00Z">
                  <w:rPr>
                    <w:del w:id="350" w:author="Yali Chen" w:date="2025-12-29T13:44:00Z" w16du:dateUtc="2025-12-29T05:44:00Z"/>
                    <w:rFonts w:ascii="Times New Roman" w:eastAsia="等线" w:hAnsi="Times New Roman" w:cs="Times New Roman"/>
                    <w:color w:val="000000"/>
                    <w:szCs w:val="20"/>
                  </w:rPr>
                </w:rPrChange>
              </w:rPr>
            </w:pPr>
            <w:del w:id="351" w:author="Yali Chen" w:date="2025-12-29T13:44:00Z" w16du:dateUtc="2025-12-29T05:44:00Z">
              <w:r w:rsidRPr="00FD35A8" w:rsidDel="00845B21">
                <w:rPr>
                  <w:rFonts w:ascii="Times New Roman" w:eastAsia="等线" w:hAnsi="Times New Roman" w:cs="Times New Roman"/>
                  <w:strike/>
                  <w:color w:val="000000"/>
                  <w:szCs w:val="20"/>
                  <w:rPrChange w:id="352"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31ECFF08" w14:textId="5B7237CC" w:rsidR="00964D74" w:rsidRPr="00FD35A8" w:rsidDel="00845B21" w:rsidRDefault="00964D74">
            <w:pPr>
              <w:jc w:val="center"/>
              <w:rPr>
                <w:del w:id="353" w:author="Yali Chen" w:date="2025-12-29T13:44:00Z" w16du:dateUtc="2025-12-29T05:44:00Z"/>
                <w:rFonts w:ascii="Times New Roman" w:eastAsia="等线" w:hAnsi="Times New Roman" w:cs="Times New Roman"/>
                <w:strike/>
                <w:color w:val="000000"/>
                <w:szCs w:val="20"/>
                <w:rPrChange w:id="354" w:author="Pan, Zhemin" w:date="2025-12-13T12:26:00Z" w16du:dateUtc="2025-12-13T04:26:00Z">
                  <w:rPr>
                    <w:del w:id="355" w:author="Yali Chen" w:date="2025-12-29T13:44:00Z" w16du:dateUtc="2025-12-29T05:44:00Z"/>
                    <w:rFonts w:ascii="Times New Roman" w:eastAsia="等线" w:hAnsi="Times New Roman" w:cs="Times New Roman"/>
                    <w:color w:val="000000"/>
                    <w:szCs w:val="20"/>
                  </w:rPr>
                </w:rPrChange>
              </w:rPr>
            </w:pPr>
            <w:del w:id="356" w:author="Yali Chen" w:date="2025-12-29T13:44:00Z" w16du:dateUtc="2025-12-29T05:44:00Z">
              <w:r w:rsidRPr="00FD35A8" w:rsidDel="00845B21">
                <w:rPr>
                  <w:rFonts w:ascii="Times New Roman" w:eastAsia="等线" w:hAnsi="Times New Roman" w:cs="Times New Roman"/>
                  <w:strike/>
                  <w:color w:val="000000"/>
                  <w:szCs w:val="20"/>
                  <w:rPrChange w:id="357"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C009A8A" w14:textId="15747AB1" w:rsidR="00964D74" w:rsidRPr="00FD35A8" w:rsidDel="00845B21" w:rsidRDefault="00964D74">
            <w:pPr>
              <w:jc w:val="center"/>
              <w:rPr>
                <w:del w:id="358" w:author="Yali Chen" w:date="2025-12-29T13:44:00Z" w16du:dateUtc="2025-12-29T05:44:00Z"/>
                <w:rFonts w:ascii="Times New Roman" w:eastAsia="等线" w:hAnsi="Times New Roman" w:cs="Times New Roman"/>
                <w:strike/>
                <w:color w:val="000000"/>
                <w:szCs w:val="20"/>
                <w:rPrChange w:id="359" w:author="Pan, Zhemin" w:date="2025-12-13T12:26:00Z" w16du:dateUtc="2025-12-13T04:26:00Z">
                  <w:rPr>
                    <w:del w:id="360" w:author="Yali Chen" w:date="2025-12-29T13:44:00Z" w16du:dateUtc="2025-12-29T05:44:00Z"/>
                    <w:rFonts w:ascii="Times New Roman" w:eastAsia="等线" w:hAnsi="Times New Roman" w:cs="Times New Roman"/>
                    <w:color w:val="000000"/>
                    <w:szCs w:val="20"/>
                  </w:rPr>
                </w:rPrChange>
              </w:rPr>
            </w:pPr>
            <w:del w:id="361" w:author="Yali Chen" w:date="2025-12-29T13:44:00Z" w16du:dateUtc="2025-12-29T05:44:00Z">
              <w:r w:rsidRPr="00FD35A8" w:rsidDel="00845B21">
                <w:rPr>
                  <w:rFonts w:ascii="Times New Roman" w:eastAsia="等线" w:hAnsi="Times New Roman" w:cs="Times New Roman"/>
                  <w:strike/>
                  <w:color w:val="000000"/>
                  <w:szCs w:val="20"/>
                  <w:rPrChange w:id="362"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6E3588A8" w14:textId="29320E46" w:rsidR="00964D74" w:rsidRPr="00FD35A8" w:rsidDel="00845B21" w:rsidRDefault="00964D74">
            <w:pPr>
              <w:jc w:val="center"/>
              <w:rPr>
                <w:del w:id="363" w:author="Yali Chen" w:date="2025-12-29T13:44:00Z" w16du:dateUtc="2025-12-29T05:44:00Z"/>
                <w:rFonts w:ascii="Times New Roman" w:eastAsia="等线" w:hAnsi="Times New Roman" w:cs="Times New Roman"/>
                <w:strike/>
                <w:color w:val="000000"/>
                <w:szCs w:val="20"/>
                <w:rPrChange w:id="364" w:author="Pan, Zhemin" w:date="2025-12-13T12:26:00Z" w16du:dateUtc="2025-12-13T04:26:00Z">
                  <w:rPr>
                    <w:del w:id="365" w:author="Yali Chen" w:date="2025-12-29T13:44:00Z" w16du:dateUtc="2025-12-29T05:44:00Z"/>
                    <w:rFonts w:ascii="Times New Roman" w:eastAsia="等线" w:hAnsi="Times New Roman" w:cs="Times New Roman"/>
                    <w:color w:val="000000"/>
                    <w:szCs w:val="20"/>
                  </w:rPr>
                </w:rPrChange>
              </w:rPr>
            </w:pPr>
            <w:del w:id="366" w:author="Yali Chen" w:date="2025-12-29T13:44:00Z" w16du:dateUtc="2025-12-29T05:44:00Z">
              <w:r w:rsidRPr="00FD35A8" w:rsidDel="00845B21">
                <w:rPr>
                  <w:rFonts w:ascii="Times New Roman" w:eastAsia="等线" w:hAnsi="Times New Roman" w:cs="Times New Roman"/>
                  <w:strike/>
                  <w:color w:val="000000"/>
                  <w:szCs w:val="20"/>
                  <w:rPrChange w:id="367" w:author="Pan, Zhemin" w:date="2025-12-13T12:26:00Z" w16du:dateUtc="2025-12-13T04:26:00Z">
                    <w:rPr>
                      <w:rFonts w:ascii="Times New Roman" w:eastAsia="等线" w:hAnsi="Times New Roman" w:cs="Times New Roman"/>
                      <w:color w:val="000000"/>
                      <w:szCs w:val="20"/>
                    </w:rPr>
                  </w:rPrChange>
                </w:rPr>
                <w:delText>xx.x</w:delText>
              </w:r>
            </w:del>
          </w:p>
        </w:tc>
        <w:tc>
          <w:tcPr>
            <w:tcW w:w="0" w:type="auto"/>
            <w:tcBorders>
              <w:top w:val="nil"/>
              <w:left w:val="nil"/>
              <w:bottom w:val="nil"/>
              <w:right w:val="nil"/>
            </w:tcBorders>
            <w:vAlign w:val="center"/>
            <w:hideMark/>
          </w:tcPr>
          <w:p w14:paraId="16C87DDC" w14:textId="005A65A1" w:rsidR="00964D74" w:rsidRPr="00FD35A8" w:rsidDel="00845B21" w:rsidRDefault="00964D74">
            <w:pPr>
              <w:jc w:val="center"/>
              <w:rPr>
                <w:del w:id="368" w:author="Yali Chen" w:date="2025-12-29T13:44:00Z" w16du:dateUtc="2025-12-29T05:44:00Z"/>
                <w:rFonts w:ascii="Times New Roman" w:eastAsia="等线" w:hAnsi="Times New Roman" w:cs="Times New Roman"/>
                <w:color w:val="000000"/>
                <w:szCs w:val="20"/>
              </w:rPr>
            </w:pPr>
          </w:p>
        </w:tc>
      </w:tr>
      <w:tr w:rsidR="00964D74" w:rsidRPr="00FD35A8" w14:paraId="466FB2AE" w14:textId="77777777" w:rsidTr="007552FB">
        <w:trPr>
          <w:trHeight w:val="285"/>
        </w:trPr>
        <w:tc>
          <w:tcPr>
            <w:tcW w:w="0" w:type="auto"/>
            <w:tcBorders>
              <w:top w:val="nil"/>
              <w:left w:val="nil"/>
              <w:bottom w:val="nil"/>
              <w:right w:val="nil"/>
            </w:tcBorders>
            <w:vAlign w:val="center"/>
            <w:hideMark/>
          </w:tcPr>
          <w:p w14:paraId="6D74D6F7" w14:textId="6041DD84"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 xml:space="preserve">Follow-up </w:t>
            </w:r>
            <w:r w:rsidR="00652C53" w:rsidRPr="00FD35A8">
              <w:rPr>
                <w:rFonts w:ascii="Times New Roman" w:eastAsia="等线" w:hAnsi="Times New Roman" w:cs="Times New Roman"/>
                <w:color w:val="000000"/>
                <w:szCs w:val="20"/>
              </w:rPr>
              <w:t>d</w:t>
            </w:r>
            <w:r w:rsidRPr="00FD35A8">
              <w:rPr>
                <w:rFonts w:ascii="Times New Roman" w:eastAsia="等线" w:hAnsi="Times New Roman" w:cs="Times New Roman"/>
                <w:color w:val="000000"/>
                <w:szCs w:val="20"/>
              </w:rPr>
              <w:t>uration</w:t>
            </w:r>
            <w:r w:rsidR="005D684D" w:rsidRPr="00FD35A8">
              <w:rPr>
                <w:rFonts w:ascii="Times New Roman" w:eastAsia="等线" w:hAnsi="Times New Roman" w:cs="Times New Roman"/>
                <w:color w:val="000000"/>
                <w:szCs w:val="20"/>
              </w:rPr>
              <w:t xml:space="preserve"> </w:t>
            </w:r>
            <w:r w:rsidRPr="00FD35A8">
              <w:rPr>
                <w:rFonts w:ascii="Times New Roman" w:eastAsia="等线" w:hAnsi="Times New Roman" w:cs="Times New Roman"/>
                <w:color w:val="000000"/>
                <w:szCs w:val="20"/>
              </w:rPr>
              <w:t>(months)</w:t>
            </w:r>
          </w:p>
        </w:tc>
        <w:tc>
          <w:tcPr>
            <w:tcW w:w="0" w:type="auto"/>
            <w:tcBorders>
              <w:top w:val="nil"/>
              <w:left w:val="nil"/>
              <w:bottom w:val="nil"/>
              <w:right w:val="nil"/>
            </w:tcBorders>
            <w:vAlign w:val="center"/>
            <w:hideMark/>
          </w:tcPr>
          <w:p w14:paraId="3667B067" w14:textId="2989646E"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42E71DD5" w14:textId="5B4D9EA6"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77059FC" w14:textId="356BD61A"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C38D7B6" w14:textId="12E6CA3D"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BB83FAD"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4DCF779D" w14:textId="77777777" w:rsidTr="007552FB">
        <w:trPr>
          <w:trHeight w:val="285"/>
        </w:trPr>
        <w:tc>
          <w:tcPr>
            <w:tcW w:w="0" w:type="auto"/>
            <w:tcBorders>
              <w:top w:val="nil"/>
              <w:left w:val="nil"/>
              <w:bottom w:val="nil"/>
              <w:right w:val="nil"/>
            </w:tcBorders>
            <w:vAlign w:val="center"/>
            <w:hideMark/>
          </w:tcPr>
          <w:p w14:paraId="46268717" w14:textId="71208A18" w:rsidR="00964D74" w:rsidRPr="00FD35A8" w:rsidRDefault="00964D74">
            <w:pPr>
              <w:jc w:val="left"/>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Disease duration (ye</w:t>
            </w:r>
            <w:r w:rsidR="0000668D" w:rsidRPr="00FD35A8">
              <w:rPr>
                <w:rFonts w:ascii="Times New Roman" w:eastAsia="等线" w:hAnsi="Times New Roman" w:cs="Times New Roman"/>
                <w:color w:val="000000"/>
                <w:szCs w:val="20"/>
              </w:rPr>
              <w:t>ars</w:t>
            </w:r>
            <w:r w:rsidRPr="00FD35A8">
              <w:rPr>
                <w:rFonts w:ascii="Times New Roman" w:eastAsia="等线" w:hAnsi="Times New Roman" w:cs="Times New Roman"/>
                <w:color w:val="000000"/>
                <w:szCs w:val="20"/>
              </w:rPr>
              <w:t>)</w:t>
            </w:r>
          </w:p>
        </w:tc>
        <w:tc>
          <w:tcPr>
            <w:tcW w:w="0" w:type="auto"/>
            <w:tcBorders>
              <w:top w:val="nil"/>
              <w:left w:val="nil"/>
              <w:bottom w:val="nil"/>
              <w:right w:val="nil"/>
            </w:tcBorders>
            <w:vAlign w:val="center"/>
            <w:hideMark/>
          </w:tcPr>
          <w:p w14:paraId="4F195AF1" w14:textId="16DE8FF4"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AC2A45F" w14:textId="4BCC2BC2"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38289BAA" w14:textId="03FA53C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8E8A9B8" w14:textId="73B9CC5C"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60C3ACF7"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7A70C2BF" w14:textId="77777777" w:rsidTr="007552FB">
        <w:trPr>
          <w:trHeight w:val="285"/>
        </w:trPr>
        <w:tc>
          <w:tcPr>
            <w:tcW w:w="0" w:type="auto"/>
            <w:tcBorders>
              <w:top w:val="nil"/>
              <w:left w:val="nil"/>
              <w:bottom w:val="nil"/>
              <w:right w:val="nil"/>
            </w:tcBorders>
            <w:noWrap/>
            <w:vAlign w:val="center"/>
            <w:hideMark/>
          </w:tcPr>
          <w:p w14:paraId="2B2CB3DA" w14:textId="09CF7A9F" w:rsidR="00964D74" w:rsidRPr="00FD35A8" w:rsidRDefault="00964D74">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 xml:space="preserve">Interstitial </w:t>
            </w:r>
            <w:r w:rsidR="00652C53" w:rsidRPr="00FD35A8">
              <w:rPr>
                <w:rFonts w:ascii="Times New Roman" w:eastAsia="等线" w:hAnsi="Times New Roman" w:cs="Times New Roman"/>
                <w:color w:val="auto"/>
                <w:szCs w:val="20"/>
              </w:rPr>
              <w:t>l</w:t>
            </w:r>
            <w:r w:rsidRPr="00FD35A8">
              <w:rPr>
                <w:rFonts w:ascii="Times New Roman" w:eastAsia="等线" w:hAnsi="Times New Roman" w:cs="Times New Roman"/>
                <w:color w:val="auto"/>
                <w:szCs w:val="20"/>
              </w:rPr>
              <w:t xml:space="preserve">ung </w:t>
            </w:r>
            <w:r w:rsidR="00652C53" w:rsidRPr="00FD35A8">
              <w:rPr>
                <w:rFonts w:ascii="Times New Roman" w:eastAsia="等线" w:hAnsi="Times New Roman" w:cs="Times New Roman"/>
                <w:color w:val="auto"/>
                <w:szCs w:val="20"/>
              </w:rPr>
              <w:t>d</w:t>
            </w:r>
            <w:r w:rsidRPr="00FD35A8">
              <w:rPr>
                <w:rFonts w:ascii="Times New Roman" w:eastAsia="等线" w:hAnsi="Times New Roman" w:cs="Times New Roman"/>
                <w:color w:val="auto"/>
                <w:szCs w:val="20"/>
              </w:rPr>
              <w:t>isease</w:t>
            </w:r>
          </w:p>
        </w:tc>
        <w:tc>
          <w:tcPr>
            <w:tcW w:w="0" w:type="auto"/>
            <w:tcBorders>
              <w:top w:val="nil"/>
              <w:left w:val="nil"/>
              <w:bottom w:val="nil"/>
              <w:right w:val="nil"/>
            </w:tcBorders>
            <w:vAlign w:val="center"/>
            <w:hideMark/>
          </w:tcPr>
          <w:p w14:paraId="6CFC88A9"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2F13ACC3"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Y</w:t>
            </w:r>
          </w:p>
        </w:tc>
        <w:tc>
          <w:tcPr>
            <w:tcW w:w="0" w:type="auto"/>
            <w:tcBorders>
              <w:top w:val="nil"/>
              <w:left w:val="nil"/>
              <w:bottom w:val="nil"/>
              <w:right w:val="nil"/>
            </w:tcBorders>
            <w:vAlign w:val="center"/>
            <w:hideMark/>
          </w:tcPr>
          <w:p w14:paraId="20D787F0"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0786C687"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N</w:t>
            </w:r>
          </w:p>
        </w:tc>
        <w:tc>
          <w:tcPr>
            <w:tcW w:w="0" w:type="auto"/>
            <w:tcBorders>
              <w:top w:val="nil"/>
              <w:left w:val="nil"/>
              <w:bottom w:val="nil"/>
              <w:right w:val="nil"/>
            </w:tcBorders>
            <w:vAlign w:val="center"/>
            <w:hideMark/>
          </w:tcPr>
          <w:p w14:paraId="587ACF55"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0B24F290" w14:textId="77777777" w:rsidTr="007552FB">
        <w:trPr>
          <w:trHeight w:val="285"/>
        </w:trPr>
        <w:tc>
          <w:tcPr>
            <w:tcW w:w="0" w:type="auto"/>
            <w:tcBorders>
              <w:top w:val="nil"/>
              <w:left w:val="nil"/>
              <w:bottom w:val="nil"/>
              <w:right w:val="nil"/>
            </w:tcBorders>
            <w:noWrap/>
            <w:vAlign w:val="center"/>
            <w:hideMark/>
          </w:tcPr>
          <w:p w14:paraId="52EC158B" w14:textId="2F132CA9" w:rsidR="008617CF" w:rsidRPr="00FD35A8" w:rsidRDefault="00964D74">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w:t>
            </w:r>
            <w:ins w:id="369" w:author="Yali Chen" w:date="2025-12-17T11:18:00Z" w16du:dateUtc="2025-12-17T03:18:00Z">
              <w:r w:rsidR="00DE5E7D" w:rsidRPr="00FD35A8">
                <w:rPr>
                  <w:rFonts w:ascii="Times New Roman" w:eastAsia="等线" w:hAnsi="Times New Roman" w:cs="Times New Roman"/>
                  <w:color w:val="auto"/>
                  <w:szCs w:val="20"/>
                </w:rPr>
                <w:t>h</w:t>
              </w:r>
            </w:ins>
            <w:r w:rsidRPr="00FD35A8">
              <w:rPr>
                <w:rFonts w:ascii="Times New Roman" w:eastAsia="等线" w:hAnsi="Times New Roman" w:cs="Times New Roman"/>
                <w:color w:val="auto"/>
                <w:szCs w:val="20"/>
              </w:rPr>
              <w:t>GA</w:t>
            </w:r>
            <w:r w:rsidR="00457769" w:rsidRPr="00FD35A8">
              <w:rPr>
                <w:rFonts w:ascii="Times New Roman" w:eastAsia="等线" w:hAnsi="Times New Roman" w:cs="Times New Roman"/>
                <w:color w:val="auto"/>
                <w:szCs w:val="20"/>
              </w:rPr>
              <w:t xml:space="preserve"> </w:t>
            </w:r>
            <w:r w:rsidR="008617CF" w:rsidRPr="00FD35A8">
              <w:rPr>
                <w:rFonts w:ascii="Times New Roman" w:eastAsia="等线" w:hAnsi="Times New Roman" w:cs="Times New Roman"/>
                <w:color w:val="auto"/>
                <w:szCs w:val="20"/>
              </w:rPr>
              <w:t>(</w:t>
            </w:r>
            <w:r w:rsidR="00652C53" w:rsidRPr="00FD35A8">
              <w:rPr>
                <w:rFonts w:ascii="Times New Roman" w:eastAsia="等线" w:hAnsi="Times New Roman" w:cs="Times New Roman"/>
                <w:color w:val="auto"/>
                <w:szCs w:val="20"/>
              </w:rPr>
              <w:t>m</w:t>
            </w:r>
            <w:r w:rsidR="00457769" w:rsidRPr="00FD35A8">
              <w:rPr>
                <w:rFonts w:ascii="Times New Roman" w:eastAsia="等线" w:hAnsi="Times New Roman" w:cs="Times New Roman"/>
                <w:color w:val="auto"/>
                <w:szCs w:val="20"/>
              </w:rPr>
              <w:t>easured length</w:t>
            </w:r>
            <w:r w:rsidR="008617CF" w:rsidRPr="00FD35A8">
              <w:rPr>
                <w:rFonts w:ascii="Times New Roman" w:eastAsia="等线" w:hAnsi="Times New Roman" w:cs="Times New Roman"/>
                <w:color w:val="auto"/>
                <w:szCs w:val="20"/>
              </w:rPr>
              <w:t>, cm)</w:t>
            </w:r>
          </w:p>
        </w:tc>
        <w:tc>
          <w:tcPr>
            <w:tcW w:w="0" w:type="auto"/>
            <w:tcBorders>
              <w:top w:val="nil"/>
              <w:left w:val="nil"/>
              <w:bottom w:val="nil"/>
              <w:right w:val="nil"/>
            </w:tcBorders>
            <w:vAlign w:val="center"/>
            <w:hideMark/>
          </w:tcPr>
          <w:p w14:paraId="46034E96" w14:textId="73453BC2"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7EAA936" w14:textId="72B78911"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506A327D" w14:textId="061237FB"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151FD641" w14:textId="21A993CD"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xx.x</w:t>
            </w:r>
          </w:p>
        </w:tc>
        <w:tc>
          <w:tcPr>
            <w:tcW w:w="0" w:type="auto"/>
            <w:tcBorders>
              <w:top w:val="nil"/>
              <w:left w:val="nil"/>
              <w:bottom w:val="nil"/>
              <w:right w:val="nil"/>
            </w:tcBorders>
            <w:vAlign w:val="center"/>
            <w:hideMark/>
          </w:tcPr>
          <w:p w14:paraId="016B4439" w14:textId="77777777" w:rsidR="00964D74" w:rsidRPr="00FD35A8" w:rsidRDefault="00964D74">
            <w:pPr>
              <w:jc w:val="center"/>
              <w:rPr>
                <w:rFonts w:ascii="Times New Roman" w:eastAsia="等线" w:hAnsi="Times New Roman" w:cs="Times New Roman"/>
                <w:color w:val="000000"/>
                <w:szCs w:val="20"/>
              </w:rPr>
            </w:pPr>
          </w:p>
        </w:tc>
      </w:tr>
      <w:tr w:rsidR="00964D74" w:rsidRPr="00FD35A8" w14:paraId="72B0D624" w14:textId="77777777" w:rsidTr="007552FB">
        <w:trPr>
          <w:trHeight w:val="285"/>
        </w:trPr>
        <w:tc>
          <w:tcPr>
            <w:tcW w:w="0" w:type="auto"/>
            <w:tcBorders>
              <w:top w:val="nil"/>
              <w:left w:val="nil"/>
              <w:bottom w:val="nil"/>
              <w:right w:val="nil"/>
            </w:tcBorders>
            <w:noWrap/>
            <w:vAlign w:val="center"/>
            <w:hideMark/>
          </w:tcPr>
          <w:p w14:paraId="237A261A" w14:textId="49ED0F65" w:rsidR="00964D74" w:rsidRPr="00FD35A8" w:rsidRDefault="00964D74">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PtGA</w:t>
            </w:r>
            <w:r w:rsidR="004276DB" w:rsidRPr="00FD35A8">
              <w:rPr>
                <w:rFonts w:ascii="Times New Roman" w:eastAsia="等线" w:hAnsi="Times New Roman" w:cs="Times New Roman"/>
                <w:color w:val="auto"/>
                <w:szCs w:val="20"/>
              </w:rPr>
              <w:t xml:space="preserve"> (</w:t>
            </w:r>
            <w:r w:rsidR="00652C53" w:rsidRPr="00FD35A8">
              <w:rPr>
                <w:rFonts w:ascii="Times New Roman" w:eastAsia="等线" w:hAnsi="Times New Roman" w:cs="Times New Roman"/>
                <w:color w:val="auto"/>
                <w:szCs w:val="20"/>
              </w:rPr>
              <w:t>m</w:t>
            </w:r>
            <w:r w:rsidR="004276DB" w:rsidRPr="00FD35A8">
              <w:rPr>
                <w:rFonts w:ascii="Times New Roman" w:eastAsia="等线" w:hAnsi="Times New Roman" w:cs="Times New Roman"/>
                <w:color w:val="auto"/>
                <w:szCs w:val="20"/>
              </w:rPr>
              <w:t>easured length, cm)</w:t>
            </w:r>
          </w:p>
        </w:tc>
        <w:tc>
          <w:tcPr>
            <w:tcW w:w="0" w:type="auto"/>
            <w:tcBorders>
              <w:top w:val="nil"/>
              <w:left w:val="nil"/>
              <w:bottom w:val="nil"/>
              <w:right w:val="nil"/>
            </w:tcBorders>
            <w:vAlign w:val="center"/>
            <w:hideMark/>
          </w:tcPr>
          <w:p w14:paraId="201483BC"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4E0E7BAE"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CABA322"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F9E1422" w14:textId="77777777" w:rsidR="00964D74" w:rsidRPr="00FD35A8" w:rsidRDefault="00964D74">
            <w:pPr>
              <w:jc w:val="center"/>
              <w:rPr>
                <w:rFonts w:ascii="Times New Roman" w:eastAsia="等线" w:hAnsi="Times New Roman" w:cs="Times New Roman"/>
                <w:color w:val="00000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6E7752D0" w14:textId="77777777" w:rsidR="00964D74" w:rsidRPr="00FD35A8" w:rsidRDefault="00964D74">
            <w:pPr>
              <w:jc w:val="center"/>
              <w:rPr>
                <w:rFonts w:ascii="Times New Roman" w:eastAsia="等线" w:hAnsi="Times New Roman" w:cs="Times New Roman"/>
                <w:color w:val="000000"/>
                <w:szCs w:val="20"/>
              </w:rPr>
            </w:pPr>
          </w:p>
        </w:tc>
      </w:tr>
      <w:tr w:rsidR="00885537" w:rsidRPr="00FD35A8" w14:paraId="2BF587BD" w14:textId="77777777" w:rsidTr="007552FB">
        <w:trPr>
          <w:trHeight w:val="285"/>
        </w:trPr>
        <w:tc>
          <w:tcPr>
            <w:tcW w:w="0" w:type="auto"/>
            <w:tcBorders>
              <w:top w:val="nil"/>
              <w:left w:val="nil"/>
              <w:bottom w:val="nil"/>
              <w:right w:val="nil"/>
            </w:tcBorders>
            <w:noWrap/>
            <w:vAlign w:val="center"/>
            <w:hideMark/>
          </w:tcPr>
          <w:p w14:paraId="05142888" w14:textId="5C21037D" w:rsidR="00885537" w:rsidRPr="00FD35A8" w:rsidRDefault="00885537" w:rsidP="00885537">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mRSS (total score)</w:t>
            </w:r>
          </w:p>
        </w:tc>
        <w:tc>
          <w:tcPr>
            <w:tcW w:w="0" w:type="auto"/>
            <w:tcBorders>
              <w:top w:val="nil"/>
              <w:left w:val="nil"/>
              <w:bottom w:val="nil"/>
              <w:right w:val="nil"/>
            </w:tcBorders>
            <w:vAlign w:val="center"/>
            <w:hideMark/>
          </w:tcPr>
          <w:p w14:paraId="716389D9" w14:textId="6E9BADA8" w:rsidR="00885537" w:rsidRPr="00FD35A8" w:rsidRDefault="00885537" w:rsidP="00885537">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12AC3CA0" w14:textId="6561EDE1"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49E8416" w14:textId="78EFC7A5"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03E4884" w14:textId="21CB0F43"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7070A1A1" w14:textId="77777777" w:rsidR="00885537" w:rsidRPr="00FD35A8" w:rsidRDefault="00885537" w:rsidP="00885537">
            <w:pPr>
              <w:jc w:val="center"/>
              <w:rPr>
                <w:rFonts w:ascii="Times New Roman" w:eastAsia="Times New Roman" w:hAnsi="Times New Roman" w:cs="Times New Roman"/>
                <w:szCs w:val="20"/>
              </w:rPr>
            </w:pPr>
          </w:p>
        </w:tc>
      </w:tr>
      <w:tr w:rsidR="00845B21" w:rsidRPr="00FD35A8" w14:paraId="0BD46608" w14:textId="77777777" w:rsidTr="007552FB">
        <w:trPr>
          <w:trHeight w:val="285"/>
          <w:ins w:id="370" w:author="Pan, Zhemin" w:date="2025-12-13T12:19:00Z"/>
        </w:trPr>
        <w:tc>
          <w:tcPr>
            <w:tcW w:w="0" w:type="auto"/>
            <w:tcBorders>
              <w:top w:val="nil"/>
              <w:left w:val="nil"/>
              <w:bottom w:val="nil"/>
              <w:right w:val="nil"/>
            </w:tcBorders>
            <w:noWrap/>
            <w:vAlign w:val="center"/>
          </w:tcPr>
          <w:p w14:paraId="199116D5" w14:textId="546CD97C" w:rsidR="00845B21" w:rsidRPr="00FD35A8" w:rsidRDefault="00845B21" w:rsidP="00845B21">
            <w:pPr>
              <w:jc w:val="left"/>
              <w:rPr>
                <w:ins w:id="371" w:author="Pan, Zhemin" w:date="2025-12-13T12:19:00Z" w16du:dateUtc="2025-12-13T04:19:00Z"/>
                <w:rFonts w:ascii="Times New Roman" w:eastAsia="等线" w:hAnsi="Times New Roman" w:cs="Times New Roman"/>
                <w:color w:val="auto"/>
                <w:szCs w:val="20"/>
              </w:rPr>
            </w:pPr>
            <w:ins w:id="372" w:author="Pan, Zhemin" w:date="2025-12-13T12:19:00Z" w16du:dateUtc="2025-12-13T04:19:00Z">
              <w:r w:rsidRPr="00FD35A8">
                <w:rPr>
                  <w:rFonts w:ascii="Times New Roman" w:eastAsia="等线" w:hAnsi="Times New Roman" w:cs="Times New Roman"/>
                  <w:color w:val="auto"/>
                  <w:szCs w:val="20"/>
                </w:rPr>
                <w:t>FVC</w:t>
              </w:r>
            </w:ins>
            <w:ins w:id="373" w:author="Yali Chen" w:date="2025-12-17T10:00:00Z" w16du:dateUtc="2025-12-17T02:00:00Z">
              <w:r w:rsidRPr="00FD35A8">
                <w:rPr>
                  <w:rFonts w:ascii="Times New Roman" w:eastAsia="等线" w:hAnsi="Times New Roman" w:cs="Times New Roman"/>
                  <w:color w:val="auto"/>
                  <w:szCs w:val="20"/>
                </w:rPr>
                <w:t xml:space="preserve"> (</w:t>
              </w:r>
            </w:ins>
            <w:ins w:id="374" w:author="Yali Chen" w:date="2025-12-17T10:01:00Z" w16du:dateUtc="2025-12-17T02:01:00Z">
              <w:r w:rsidRPr="00FD35A8">
                <w:rPr>
                  <w:rFonts w:ascii="Times New Roman" w:eastAsia="等线" w:hAnsi="Times New Roman" w:cs="Times New Roman"/>
                  <w:color w:val="auto"/>
                  <w:szCs w:val="20"/>
                </w:rPr>
                <w:t>unit)</w:t>
              </w:r>
            </w:ins>
          </w:p>
        </w:tc>
        <w:tc>
          <w:tcPr>
            <w:tcW w:w="0" w:type="auto"/>
            <w:tcBorders>
              <w:top w:val="nil"/>
              <w:left w:val="nil"/>
              <w:bottom w:val="nil"/>
              <w:right w:val="nil"/>
            </w:tcBorders>
            <w:vAlign w:val="center"/>
          </w:tcPr>
          <w:p w14:paraId="6E259B5B" w14:textId="5F23A9E4" w:rsidR="00845B21" w:rsidRPr="00FD35A8" w:rsidRDefault="00845B21" w:rsidP="00845B21">
            <w:pPr>
              <w:jc w:val="center"/>
              <w:rPr>
                <w:ins w:id="375" w:author="Pan, Zhemin" w:date="2025-12-13T12:19:00Z" w16du:dateUtc="2025-12-13T04:19:00Z"/>
                <w:rFonts w:ascii="Times New Roman" w:eastAsia="等线" w:hAnsi="Times New Roman" w:cs="Times New Roman"/>
                <w:color w:val="000000"/>
                <w:szCs w:val="20"/>
              </w:rPr>
            </w:pPr>
            <w:ins w:id="376"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33C5D1D1" w14:textId="7639840A" w:rsidR="00845B21" w:rsidRPr="00FD35A8" w:rsidRDefault="00845B21" w:rsidP="00845B21">
            <w:pPr>
              <w:jc w:val="center"/>
              <w:rPr>
                <w:ins w:id="377" w:author="Pan, Zhemin" w:date="2025-12-13T12:19:00Z" w16du:dateUtc="2025-12-13T04:19:00Z"/>
                <w:rFonts w:ascii="Times New Roman" w:eastAsia="等线" w:hAnsi="Times New Roman" w:cs="Times New Roman"/>
                <w:color w:val="000000"/>
                <w:szCs w:val="20"/>
              </w:rPr>
            </w:pPr>
            <w:ins w:id="378"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470F1E29" w14:textId="178B6946" w:rsidR="00845B21" w:rsidRPr="00FD35A8" w:rsidRDefault="00845B21" w:rsidP="00845B21">
            <w:pPr>
              <w:jc w:val="center"/>
              <w:rPr>
                <w:ins w:id="379" w:author="Pan, Zhemin" w:date="2025-12-13T12:19:00Z" w16du:dateUtc="2025-12-13T04:19:00Z"/>
                <w:rFonts w:ascii="Times New Roman" w:eastAsia="等线" w:hAnsi="Times New Roman" w:cs="Times New Roman"/>
                <w:color w:val="000000"/>
                <w:szCs w:val="20"/>
              </w:rPr>
            </w:pPr>
            <w:ins w:id="380"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2A04DF91" w14:textId="5A525CCC" w:rsidR="00845B21" w:rsidRPr="00FD35A8" w:rsidRDefault="00845B21" w:rsidP="00845B21">
            <w:pPr>
              <w:jc w:val="center"/>
              <w:rPr>
                <w:ins w:id="381" w:author="Pan, Zhemin" w:date="2025-12-13T12:19:00Z" w16du:dateUtc="2025-12-13T04:19:00Z"/>
                <w:rFonts w:ascii="Times New Roman" w:eastAsia="等线" w:hAnsi="Times New Roman" w:cs="Times New Roman"/>
                <w:color w:val="000000"/>
                <w:szCs w:val="20"/>
              </w:rPr>
            </w:pPr>
            <w:ins w:id="382"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18017AE5" w14:textId="77777777" w:rsidR="00845B21" w:rsidRPr="00FD35A8" w:rsidRDefault="00845B21" w:rsidP="00845B21">
            <w:pPr>
              <w:jc w:val="center"/>
              <w:rPr>
                <w:ins w:id="383" w:author="Pan, Zhemin" w:date="2025-12-13T12:19:00Z" w16du:dateUtc="2025-12-13T04:19:00Z"/>
                <w:rFonts w:ascii="Times New Roman" w:eastAsia="Times New Roman" w:hAnsi="Times New Roman" w:cs="Times New Roman"/>
                <w:szCs w:val="20"/>
              </w:rPr>
            </w:pPr>
          </w:p>
        </w:tc>
      </w:tr>
      <w:tr w:rsidR="00845B21" w:rsidRPr="00FD35A8" w14:paraId="24C6692C" w14:textId="77777777" w:rsidTr="007552FB">
        <w:trPr>
          <w:trHeight w:val="285"/>
          <w:ins w:id="384" w:author="Pan, Zhemin" w:date="2025-12-13T12:19:00Z"/>
        </w:trPr>
        <w:tc>
          <w:tcPr>
            <w:tcW w:w="0" w:type="auto"/>
            <w:tcBorders>
              <w:top w:val="nil"/>
              <w:left w:val="nil"/>
              <w:bottom w:val="nil"/>
              <w:right w:val="nil"/>
            </w:tcBorders>
            <w:noWrap/>
            <w:vAlign w:val="center"/>
          </w:tcPr>
          <w:p w14:paraId="7EE52919" w14:textId="1D414B82" w:rsidR="00845B21" w:rsidRPr="00FD35A8" w:rsidRDefault="00845B21" w:rsidP="00845B21">
            <w:pPr>
              <w:jc w:val="left"/>
              <w:rPr>
                <w:ins w:id="385" w:author="Pan, Zhemin" w:date="2025-12-13T12:19:00Z" w16du:dateUtc="2025-12-13T04:19:00Z"/>
                <w:rFonts w:ascii="Times New Roman" w:eastAsia="等线" w:hAnsi="Times New Roman" w:cs="Times New Roman"/>
                <w:color w:val="auto"/>
                <w:szCs w:val="20"/>
              </w:rPr>
            </w:pPr>
            <w:ins w:id="386" w:author="Pan, Zhemin" w:date="2025-12-13T12:19:00Z" w16du:dateUtc="2025-12-13T04:19:00Z">
              <w:r w:rsidRPr="00FD35A8">
                <w:rPr>
                  <w:rFonts w:ascii="Times New Roman" w:eastAsia="等线" w:hAnsi="Times New Roman" w:cs="Times New Roman"/>
                  <w:color w:val="auto"/>
                  <w:szCs w:val="20"/>
                </w:rPr>
                <w:t>DL</w:t>
              </w:r>
            </w:ins>
            <w:ins w:id="387" w:author="Pan, Zhemin" w:date="2025-12-13T12:20:00Z" w16du:dateUtc="2025-12-13T04:20:00Z">
              <w:r w:rsidRPr="00FD35A8">
                <w:rPr>
                  <w:rFonts w:ascii="Times New Roman" w:eastAsia="等线" w:hAnsi="Times New Roman" w:cs="Times New Roman"/>
                  <w:color w:val="auto"/>
                  <w:szCs w:val="20"/>
                </w:rPr>
                <w:t>co</w:t>
              </w:r>
            </w:ins>
            <w:ins w:id="388" w:author="Yali Chen" w:date="2025-12-17T10:01:00Z" w16du:dateUtc="2025-12-17T02:01:00Z">
              <w:r w:rsidRPr="00FD35A8">
                <w:rPr>
                  <w:rFonts w:ascii="Times New Roman" w:eastAsia="等线" w:hAnsi="Times New Roman" w:cs="Times New Roman"/>
                  <w:color w:val="auto"/>
                  <w:szCs w:val="20"/>
                </w:rPr>
                <w:t xml:space="preserve"> (unit)</w:t>
              </w:r>
            </w:ins>
          </w:p>
        </w:tc>
        <w:tc>
          <w:tcPr>
            <w:tcW w:w="0" w:type="auto"/>
            <w:tcBorders>
              <w:top w:val="nil"/>
              <w:left w:val="nil"/>
              <w:bottom w:val="nil"/>
              <w:right w:val="nil"/>
            </w:tcBorders>
            <w:vAlign w:val="center"/>
          </w:tcPr>
          <w:p w14:paraId="38669680" w14:textId="24BEEB0F" w:rsidR="00845B21" w:rsidRPr="00FD35A8" w:rsidRDefault="00845B21" w:rsidP="00845B21">
            <w:pPr>
              <w:jc w:val="center"/>
              <w:rPr>
                <w:ins w:id="389" w:author="Pan, Zhemin" w:date="2025-12-13T12:19:00Z" w16du:dateUtc="2025-12-13T04:19:00Z"/>
                <w:rFonts w:ascii="Times New Roman" w:eastAsia="等线" w:hAnsi="Times New Roman" w:cs="Times New Roman"/>
                <w:color w:val="000000"/>
                <w:szCs w:val="20"/>
              </w:rPr>
            </w:pPr>
            <w:ins w:id="390"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52A86E10" w14:textId="4B4C55F9" w:rsidR="00845B21" w:rsidRPr="00FD35A8" w:rsidRDefault="00845B21" w:rsidP="00845B21">
            <w:pPr>
              <w:jc w:val="center"/>
              <w:rPr>
                <w:ins w:id="391" w:author="Pan, Zhemin" w:date="2025-12-13T12:19:00Z" w16du:dateUtc="2025-12-13T04:19:00Z"/>
                <w:rFonts w:ascii="Times New Roman" w:eastAsia="等线" w:hAnsi="Times New Roman" w:cs="Times New Roman"/>
                <w:color w:val="000000"/>
                <w:szCs w:val="20"/>
              </w:rPr>
            </w:pPr>
            <w:ins w:id="392"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2293332E" w14:textId="4A8AFBC9" w:rsidR="00845B21" w:rsidRPr="00FD35A8" w:rsidRDefault="00845B21" w:rsidP="00845B21">
            <w:pPr>
              <w:jc w:val="center"/>
              <w:rPr>
                <w:ins w:id="393" w:author="Pan, Zhemin" w:date="2025-12-13T12:19:00Z" w16du:dateUtc="2025-12-13T04:19:00Z"/>
                <w:rFonts w:ascii="Times New Roman" w:eastAsia="等线" w:hAnsi="Times New Roman" w:cs="Times New Roman"/>
                <w:color w:val="000000"/>
                <w:szCs w:val="20"/>
              </w:rPr>
            </w:pPr>
            <w:ins w:id="394"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041F3D9D" w14:textId="50EA2F0D" w:rsidR="00845B21" w:rsidRPr="00FD35A8" w:rsidRDefault="00845B21" w:rsidP="00845B21">
            <w:pPr>
              <w:jc w:val="center"/>
              <w:rPr>
                <w:ins w:id="395" w:author="Pan, Zhemin" w:date="2025-12-13T12:19:00Z" w16du:dateUtc="2025-12-13T04:19:00Z"/>
                <w:rFonts w:ascii="Times New Roman" w:eastAsia="等线" w:hAnsi="Times New Roman" w:cs="Times New Roman"/>
                <w:color w:val="000000"/>
                <w:szCs w:val="20"/>
              </w:rPr>
            </w:pPr>
            <w:ins w:id="396" w:author="Yali Chen" w:date="2025-12-29T13:44:00Z" w16du:dateUtc="2025-12-29T05:44:00Z">
              <w:r w:rsidRPr="00FD35A8">
                <w:rPr>
                  <w:rFonts w:ascii="Times New Roman" w:eastAsia="等线" w:hAnsi="Times New Roman" w:cs="Times New Roman"/>
                  <w:color w:val="000000"/>
                  <w:szCs w:val="20"/>
                </w:rPr>
                <w:t>xx.x</w:t>
              </w:r>
            </w:ins>
          </w:p>
        </w:tc>
        <w:tc>
          <w:tcPr>
            <w:tcW w:w="0" w:type="auto"/>
            <w:tcBorders>
              <w:top w:val="nil"/>
              <w:left w:val="nil"/>
              <w:bottom w:val="nil"/>
              <w:right w:val="nil"/>
            </w:tcBorders>
            <w:vAlign w:val="center"/>
          </w:tcPr>
          <w:p w14:paraId="3D8B519A" w14:textId="77777777" w:rsidR="00845B21" w:rsidRPr="00FD35A8" w:rsidRDefault="00845B21" w:rsidP="00845B21">
            <w:pPr>
              <w:jc w:val="center"/>
              <w:rPr>
                <w:ins w:id="397" w:author="Pan, Zhemin" w:date="2025-12-13T12:19:00Z" w16du:dateUtc="2025-12-13T04:19:00Z"/>
                <w:rFonts w:ascii="Times New Roman" w:eastAsia="Times New Roman" w:hAnsi="Times New Roman" w:cs="Times New Roman"/>
                <w:szCs w:val="20"/>
              </w:rPr>
            </w:pPr>
          </w:p>
        </w:tc>
      </w:tr>
      <w:tr w:rsidR="00885537" w:rsidRPr="00FD35A8" w:rsidDel="00845B21" w14:paraId="58DEEF1C" w14:textId="3156AD75" w:rsidTr="007552FB">
        <w:trPr>
          <w:trHeight w:val="285"/>
          <w:del w:id="398" w:author="Yali Chen" w:date="2025-12-29T13:44:00Z"/>
        </w:trPr>
        <w:tc>
          <w:tcPr>
            <w:tcW w:w="0" w:type="auto"/>
            <w:tcBorders>
              <w:top w:val="nil"/>
              <w:left w:val="nil"/>
              <w:bottom w:val="nil"/>
              <w:right w:val="nil"/>
            </w:tcBorders>
            <w:noWrap/>
            <w:vAlign w:val="center"/>
            <w:hideMark/>
          </w:tcPr>
          <w:p w14:paraId="05653541" w14:textId="633899C5" w:rsidR="00885537" w:rsidRPr="00FD35A8" w:rsidDel="00845B21" w:rsidRDefault="00885537" w:rsidP="00885537">
            <w:pPr>
              <w:jc w:val="left"/>
              <w:rPr>
                <w:del w:id="399" w:author="Yali Chen" w:date="2025-12-29T13:44:00Z" w16du:dateUtc="2025-12-29T05:44:00Z"/>
                <w:rFonts w:ascii="Times New Roman" w:eastAsia="等线" w:hAnsi="Times New Roman" w:cs="Times New Roman"/>
                <w:color w:val="auto"/>
                <w:szCs w:val="20"/>
              </w:rPr>
            </w:pPr>
            <w:commentRangeStart w:id="400"/>
            <w:commentRangeStart w:id="401"/>
            <w:commentRangeStart w:id="402"/>
            <w:del w:id="403" w:author="Yali Chen" w:date="2025-12-17T09:49:00Z" w16du:dateUtc="2025-12-17T01:49:00Z">
              <w:r w:rsidRPr="00FD35A8" w:rsidDel="00894040">
                <w:rPr>
                  <w:rFonts w:ascii="Times New Roman" w:eastAsia="等线" w:hAnsi="Times New Roman" w:cs="Times New Roman"/>
                  <w:color w:val="auto"/>
                  <w:szCs w:val="20"/>
                </w:rPr>
                <w:delText>Daily dose of Glucocorticoid</w:delText>
              </w:r>
              <w:commentRangeEnd w:id="400"/>
              <w:r w:rsidR="00697DE9" w:rsidRPr="00FD35A8" w:rsidDel="00894040">
                <w:rPr>
                  <w:rStyle w:val="CommentReference"/>
                  <w:rFonts w:ascii="Times New Roman" w:eastAsia="等线" w:hAnsi="Times New Roman" w:cs="Times New Roman"/>
                  <w:color w:val="auto"/>
                  <w:sz w:val="20"/>
                  <w:szCs w:val="20"/>
                </w:rPr>
                <w:commentReference w:id="400"/>
              </w:r>
              <w:commentRangeEnd w:id="401"/>
              <w:r w:rsidR="004A184D" w:rsidRPr="00FD35A8" w:rsidDel="00894040">
                <w:rPr>
                  <w:rStyle w:val="CommentReference"/>
                  <w:rFonts w:ascii="Times New Roman" w:eastAsia="等线" w:hAnsi="Times New Roman" w:cs="Times New Roman"/>
                  <w:color w:val="auto"/>
                  <w:sz w:val="20"/>
                  <w:szCs w:val="20"/>
                </w:rPr>
                <w:commentReference w:id="401"/>
              </w:r>
            </w:del>
            <w:commentRangeEnd w:id="402"/>
            <w:del w:id="404" w:author="Yali Chen" w:date="2025-12-29T13:44:00Z" w16du:dateUtc="2025-12-29T05:44:00Z">
              <w:r w:rsidR="0088663F" w:rsidRPr="00FD35A8" w:rsidDel="00845B21">
                <w:rPr>
                  <w:rStyle w:val="CommentReference"/>
                  <w:rFonts w:ascii="Times New Roman" w:eastAsia="等线" w:hAnsi="Times New Roman" w:cs="Times New Roman"/>
                  <w:color w:val="auto"/>
                  <w:sz w:val="20"/>
                  <w:szCs w:val="20"/>
                </w:rPr>
                <w:commentReference w:id="402"/>
              </w:r>
            </w:del>
          </w:p>
        </w:tc>
        <w:tc>
          <w:tcPr>
            <w:tcW w:w="0" w:type="auto"/>
            <w:tcBorders>
              <w:top w:val="nil"/>
              <w:left w:val="nil"/>
              <w:bottom w:val="nil"/>
              <w:right w:val="nil"/>
            </w:tcBorders>
            <w:vAlign w:val="center"/>
            <w:hideMark/>
          </w:tcPr>
          <w:p w14:paraId="16B8BF0E" w14:textId="0D6FF9E1" w:rsidR="00885537" w:rsidRPr="00FD35A8" w:rsidDel="00845B21" w:rsidRDefault="00885537" w:rsidP="00885537">
            <w:pPr>
              <w:jc w:val="center"/>
              <w:rPr>
                <w:del w:id="405" w:author="Yali Chen" w:date="2025-12-29T13:44:00Z" w16du:dateUtc="2025-12-29T05:44:00Z"/>
                <w:rFonts w:ascii="Times New Roman" w:eastAsia="等线" w:hAnsi="Times New Roman" w:cs="Times New Roman"/>
                <w:color w:val="00B050"/>
                <w:szCs w:val="20"/>
              </w:rPr>
            </w:pPr>
            <w:del w:id="406"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488637A7" w14:textId="1BD1E204" w:rsidR="00885537" w:rsidRPr="00FD35A8" w:rsidDel="00845B21" w:rsidRDefault="00885537" w:rsidP="00885537">
            <w:pPr>
              <w:jc w:val="center"/>
              <w:rPr>
                <w:del w:id="407" w:author="Yali Chen" w:date="2025-12-29T13:44:00Z" w16du:dateUtc="2025-12-29T05:44:00Z"/>
                <w:rFonts w:ascii="Times New Roman" w:eastAsia="Times New Roman" w:hAnsi="Times New Roman" w:cs="Times New Roman"/>
                <w:szCs w:val="20"/>
              </w:rPr>
            </w:pPr>
            <w:del w:id="408"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6011EB04" w14:textId="5DD86C8C" w:rsidR="00885537" w:rsidRPr="00FD35A8" w:rsidDel="00845B21" w:rsidRDefault="00885537" w:rsidP="00885537">
            <w:pPr>
              <w:jc w:val="center"/>
              <w:rPr>
                <w:del w:id="409" w:author="Yali Chen" w:date="2025-12-29T13:44:00Z" w16du:dateUtc="2025-12-29T05:44:00Z"/>
                <w:rFonts w:ascii="Times New Roman" w:eastAsia="Times New Roman" w:hAnsi="Times New Roman" w:cs="Times New Roman"/>
                <w:szCs w:val="20"/>
              </w:rPr>
            </w:pPr>
            <w:del w:id="410"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2A71E121" w14:textId="52C9206F" w:rsidR="00885537" w:rsidRPr="00FD35A8" w:rsidDel="00845B21" w:rsidRDefault="00885537" w:rsidP="00885537">
            <w:pPr>
              <w:jc w:val="center"/>
              <w:rPr>
                <w:del w:id="411" w:author="Yali Chen" w:date="2025-12-29T13:44:00Z" w16du:dateUtc="2025-12-29T05:44:00Z"/>
                <w:rFonts w:ascii="Times New Roman" w:eastAsia="Times New Roman" w:hAnsi="Times New Roman" w:cs="Times New Roman"/>
                <w:szCs w:val="20"/>
              </w:rPr>
            </w:pPr>
            <w:del w:id="412" w:author="Yali Chen" w:date="2025-12-17T09:49:00Z" w16du:dateUtc="2025-12-17T01:49:00Z">
              <w:r w:rsidRPr="00FD35A8" w:rsidDel="00894040">
                <w:rPr>
                  <w:rFonts w:ascii="Times New Roman" w:eastAsia="等线" w:hAnsi="Times New Roman" w:cs="Times New Roman"/>
                  <w:color w:val="000000"/>
                  <w:szCs w:val="20"/>
                </w:rPr>
                <w:delText>xx</w:delText>
              </w:r>
            </w:del>
          </w:p>
        </w:tc>
        <w:tc>
          <w:tcPr>
            <w:tcW w:w="0" w:type="auto"/>
            <w:tcBorders>
              <w:top w:val="nil"/>
              <w:left w:val="nil"/>
              <w:bottom w:val="nil"/>
              <w:right w:val="nil"/>
            </w:tcBorders>
            <w:vAlign w:val="center"/>
            <w:hideMark/>
          </w:tcPr>
          <w:p w14:paraId="6DD67F4F" w14:textId="08EE198B" w:rsidR="00885537" w:rsidRPr="00FD35A8" w:rsidDel="00845B21" w:rsidRDefault="00885537" w:rsidP="00885537">
            <w:pPr>
              <w:jc w:val="center"/>
              <w:rPr>
                <w:del w:id="413" w:author="Yali Chen" w:date="2025-12-29T13:44:00Z" w16du:dateUtc="2025-12-29T05:44:00Z"/>
                <w:rFonts w:ascii="Times New Roman" w:eastAsia="Times New Roman" w:hAnsi="Times New Roman" w:cs="Times New Roman"/>
                <w:szCs w:val="20"/>
              </w:rPr>
            </w:pPr>
          </w:p>
        </w:tc>
      </w:tr>
      <w:tr w:rsidR="00885537" w:rsidRPr="00FD35A8" w14:paraId="355E2052" w14:textId="77777777" w:rsidTr="0000668D">
        <w:trPr>
          <w:trHeight w:val="285"/>
        </w:trPr>
        <w:tc>
          <w:tcPr>
            <w:tcW w:w="0" w:type="auto"/>
            <w:tcBorders>
              <w:top w:val="nil"/>
              <w:left w:val="nil"/>
              <w:bottom w:val="nil"/>
              <w:right w:val="nil"/>
            </w:tcBorders>
            <w:noWrap/>
            <w:vAlign w:val="center"/>
            <w:hideMark/>
          </w:tcPr>
          <w:p w14:paraId="7B87F749" w14:textId="68D50BE7" w:rsidR="00885537" w:rsidRPr="00FD35A8" w:rsidRDefault="00885537" w:rsidP="00885537">
            <w:pPr>
              <w:jc w:val="left"/>
              <w:rPr>
                <w:rFonts w:ascii="Times New Roman" w:eastAsia="等线" w:hAnsi="Times New Roman" w:cs="Times New Roman"/>
                <w:color w:val="auto"/>
                <w:szCs w:val="20"/>
              </w:rPr>
            </w:pPr>
            <w:r w:rsidRPr="00FD35A8">
              <w:rPr>
                <w:rFonts w:ascii="Times New Roman" w:eastAsia="等线" w:hAnsi="Times New Roman" w:cs="Times New Roman"/>
                <w:color w:val="auto"/>
                <w:szCs w:val="20"/>
              </w:rPr>
              <w:t>HAQ-DI (total score)</w:t>
            </w:r>
          </w:p>
        </w:tc>
        <w:tc>
          <w:tcPr>
            <w:tcW w:w="0" w:type="auto"/>
            <w:tcBorders>
              <w:top w:val="nil"/>
              <w:left w:val="nil"/>
              <w:bottom w:val="nil"/>
              <w:right w:val="nil"/>
            </w:tcBorders>
            <w:vAlign w:val="center"/>
            <w:hideMark/>
          </w:tcPr>
          <w:p w14:paraId="2A269DDD" w14:textId="5D6EBB3C" w:rsidR="00885537" w:rsidRPr="00FD35A8" w:rsidRDefault="00885537" w:rsidP="00885537">
            <w:pPr>
              <w:jc w:val="center"/>
              <w:rPr>
                <w:rFonts w:ascii="Times New Roman" w:eastAsia="等线" w:hAnsi="Times New Roman" w:cs="Times New Roman"/>
                <w:color w:val="00B050"/>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2682E1F5" w14:textId="7C11DD69"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623301A" w14:textId="54680592"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EF8FC7C" w14:textId="35AA98C4" w:rsidR="00885537" w:rsidRPr="00FD35A8" w:rsidRDefault="00885537" w:rsidP="00885537">
            <w:pPr>
              <w:jc w:val="center"/>
              <w:rPr>
                <w:rFonts w:ascii="Times New Roman" w:eastAsia="Times New Roman" w:hAnsi="Times New Roman" w:cs="Times New Roman"/>
                <w:szCs w:val="20"/>
              </w:rPr>
            </w:pPr>
            <w:r w:rsidRPr="00FD35A8">
              <w:rPr>
                <w:rFonts w:ascii="Times New Roman" w:eastAsia="等线" w:hAnsi="Times New Roman" w:cs="Times New Roman"/>
                <w:color w:val="000000"/>
                <w:szCs w:val="20"/>
              </w:rPr>
              <w:t>xx</w:t>
            </w:r>
          </w:p>
        </w:tc>
        <w:tc>
          <w:tcPr>
            <w:tcW w:w="0" w:type="auto"/>
            <w:tcBorders>
              <w:top w:val="nil"/>
              <w:left w:val="nil"/>
              <w:bottom w:val="nil"/>
              <w:right w:val="nil"/>
            </w:tcBorders>
            <w:vAlign w:val="center"/>
            <w:hideMark/>
          </w:tcPr>
          <w:p w14:paraId="00FAECE1" w14:textId="77777777" w:rsidR="00885537" w:rsidRPr="00FD35A8" w:rsidRDefault="00885537" w:rsidP="00885537">
            <w:pPr>
              <w:jc w:val="center"/>
              <w:rPr>
                <w:rFonts w:ascii="Times New Roman" w:eastAsia="Times New Roman" w:hAnsi="Times New Roman" w:cs="Times New Roman"/>
                <w:szCs w:val="20"/>
              </w:rPr>
            </w:pPr>
          </w:p>
        </w:tc>
      </w:tr>
      <w:tr w:rsidR="0000668D" w:rsidRPr="00FD35A8" w14:paraId="0E447665" w14:textId="77777777" w:rsidTr="007552FB">
        <w:trPr>
          <w:trHeight w:val="285"/>
        </w:trPr>
        <w:tc>
          <w:tcPr>
            <w:tcW w:w="0" w:type="auto"/>
            <w:tcBorders>
              <w:top w:val="nil"/>
              <w:left w:val="nil"/>
              <w:bottom w:val="single" w:sz="4" w:space="0" w:color="auto"/>
              <w:right w:val="nil"/>
            </w:tcBorders>
            <w:noWrap/>
            <w:vAlign w:val="center"/>
          </w:tcPr>
          <w:p w14:paraId="2E77A7AE" w14:textId="77777777" w:rsidR="0000668D" w:rsidRPr="00FD35A8" w:rsidRDefault="0000668D">
            <w:pPr>
              <w:jc w:val="left"/>
              <w:rPr>
                <w:rFonts w:ascii="Times New Roman" w:eastAsia="等线" w:hAnsi="Times New Roman" w:cs="Times New Roman"/>
                <w:color w:val="00B050"/>
                <w:szCs w:val="20"/>
              </w:rPr>
            </w:pPr>
          </w:p>
        </w:tc>
        <w:tc>
          <w:tcPr>
            <w:tcW w:w="0" w:type="auto"/>
            <w:tcBorders>
              <w:top w:val="nil"/>
              <w:left w:val="nil"/>
              <w:bottom w:val="single" w:sz="4" w:space="0" w:color="auto"/>
              <w:right w:val="nil"/>
            </w:tcBorders>
            <w:vAlign w:val="center"/>
          </w:tcPr>
          <w:p w14:paraId="3F689AF9" w14:textId="77777777" w:rsidR="0000668D" w:rsidRPr="00FD35A8" w:rsidRDefault="0000668D">
            <w:pPr>
              <w:rPr>
                <w:rFonts w:ascii="Times New Roman" w:eastAsia="等线" w:hAnsi="Times New Roman" w:cs="Times New Roman"/>
                <w:color w:val="00B050"/>
                <w:szCs w:val="20"/>
              </w:rPr>
            </w:pPr>
          </w:p>
        </w:tc>
        <w:tc>
          <w:tcPr>
            <w:tcW w:w="0" w:type="auto"/>
            <w:tcBorders>
              <w:top w:val="nil"/>
              <w:left w:val="nil"/>
              <w:bottom w:val="single" w:sz="4" w:space="0" w:color="auto"/>
              <w:right w:val="nil"/>
            </w:tcBorders>
            <w:vAlign w:val="center"/>
          </w:tcPr>
          <w:p w14:paraId="2B0E175A"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56A2A9D1"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395993C3" w14:textId="77777777" w:rsidR="0000668D" w:rsidRPr="00FD35A8" w:rsidRDefault="0000668D">
            <w:pPr>
              <w:jc w:val="center"/>
              <w:rPr>
                <w:rFonts w:ascii="Times New Roman" w:eastAsia="Times New Roman" w:hAnsi="Times New Roman" w:cs="Times New Roman"/>
                <w:szCs w:val="20"/>
              </w:rPr>
            </w:pPr>
          </w:p>
        </w:tc>
        <w:tc>
          <w:tcPr>
            <w:tcW w:w="0" w:type="auto"/>
            <w:tcBorders>
              <w:top w:val="nil"/>
              <w:left w:val="nil"/>
              <w:bottom w:val="single" w:sz="4" w:space="0" w:color="auto"/>
              <w:right w:val="nil"/>
            </w:tcBorders>
            <w:vAlign w:val="center"/>
          </w:tcPr>
          <w:p w14:paraId="3C867BB4" w14:textId="77777777" w:rsidR="0000668D" w:rsidRPr="00FD35A8" w:rsidRDefault="0000668D">
            <w:pPr>
              <w:jc w:val="center"/>
              <w:rPr>
                <w:rFonts w:ascii="Times New Roman" w:eastAsia="Times New Roman" w:hAnsi="Times New Roman" w:cs="Times New Roman"/>
                <w:szCs w:val="20"/>
              </w:rPr>
            </w:pPr>
          </w:p>
        </w:tc>
      </w:tr>
    </w:tbl>
    <w:p w14:paraId="3EB37BF8" w14:textId="723ABB5A" w:rsidR="005E0CBB" w:rsidRPr="00FD35A8" w:rsidRDefault="007552FB" w:rsidP="005E0CBB">
      <w:pPr>
        <w:rPr>
          <w:rFonts w:ascii="Times New Roman" w:hAnsi="Times New Roman" w:cs="Times New Roman"/>
          <w:szCs w:val="20"/>
        </w:rPr>
      </w:pPr>
      <w:r w:rsidRPr="00FD35A8">
        <w:rPr>
          <w:rFonts w:ascii="Times New Roman" w:hAnsi="Times New Roman" w:cs="Times New Roman"/>
          <w:szCs w:val="20"/>
        </w:rPr>
        <w:t>Note:</w:t>
      </w:r>
    </w:p>
    <w:p w14:paraId="7EF080D2" w14:textId="77777777" w:rsidR="00344C28" w:rsidRPr="00FD35A8" w:rsidRDefault="00344C28" w:rsidP="005E0CBB">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5E796369" w14:textId="3D84E0AB" w:rsidR="0000470E" w:rsidRPr="00FD35A8" w:rsidRDefault="0000470E" w:rsidP="005E0CBB">
      <w:pPr>
        <w:rPr>
          <w:ins w:id="414" w:author="Yali Chen" w:date="2025-12-18T11:01:00Z" w16du:dateUtc="2025-12-18T03:01:00Z"/>
          <w:rFonts w:ascii="Times New Roman" w:eastAsia="等线" w:hAnsi="Times New Roman" w:cs="Times New Roman"/>
          <w:color w:val="000000"/>
          <w:szCs w:val="20"/>
        </w:rPr>
      </w:pPr>
      <w:ins w:id="415" w:author="Yali Chen" w:date="2025-12-18T11:01:00Z" w16du:dateUtc="2025-12-18T03:01:00Z">
        <w:r w:rsidRPr="00FD35A8">
          <w:rPr>
            <w:rFonts w:ascii="Times New Roman" w:eastAsia="等线" w:hAnsi="Times New Roman" w:cs="Times New Roman"/>
            <w:color w:val="000000"/>
            <w:szCs w:val="20"/>
          </w:rPr>
          <w:t xml:space="preserve">Follow-up duration (months) = (End date of study or </w:t>
        </w:r>
        <w:commentRangeStart w:id="416"/>
        <w:commentRangeStart w:id="417"/>
        <w:r w:rsidRPr="00FD35A8">
          <w:rPr>
            <w:rFonts w:ascii="Times New Roman" w:eastAsia="等线" w:hAnsi="Times New Roman" w:cs="Times New Roman"/>
            <w:color w:val="000000"/>
            <w:szCs w:val="20"/>
          </w:rPr>
          <w:t xml:space="preserve">Date of </w:t>
        </w:r>
      </w:ins>
      <w:ins w:id="418" w:author="Yali Chen" w:date="2025-12-29T13:30:00Z" w16du:dateUtc="2025-12-29T05:30:00Z">
        <w:r w:rsidR="0061003B" w:rsidRPr="00FD35A8">
          <w:rPr>
            <w:rFonts w:ascii="Times New Roman" w:eastAsia="等线" w:hAnsi="Times New Roman" w:cs="Times New Roman"/>
            <w:color w:val="000000"/>
            <w:szCs w:val="20"/>
          </w:rPr>
          <w:t>c</w:t>
        </w:r>
        <w:r w:rsidR="009C3A49" w:rsidRPr="00FD35A8">
          <w:rPr>
            <w:rFonts w:ascii="Times New Roman" w:eastAsia="等线" w:hAnsi="Times New Roman" w:cs="Times New Roman"/>
            <w:color w:val="000000"/>
            <w:szCs w:val="20"/>
          </w:rPr>
          <w:t>utoff</w:t>
        </w:r>
      </w:ins>
      <w:ins w:id="419" w:author="Yali Chen" w:date="2025-12-18T11:01:00Z" w16du:dateUtc="2025-12-18T03:01:00Z">
        <w:r w:rsidRPr="00FD35A8">
          <w:rPr>
            <w:rFonts w:ascii="Times New Roman" w:eastAsia="等线" w:hAnsi="Times New Roman" w:cs="Times New Roman"/>
            <w:color w:val="000000"/>
            <w:szCs w:val="20"/>
          </w:rPr>
          <w:t xml:space="preserve"> when the study is ongoing</w:t>
        </w:r>
      </w:ins>
      <w:commentRangeEnd w:id="416"/>
      <w:r w:rsidR="00314937" w:rsidRPr="00FD35A8">
        <w:rPr>
          <w:rStyle w:val="CommentReference"/>
          <w:rFonts w:ascii="Times New Roman" w:eastAsia="等线" w:hAnsi="Times New Roman" w:cs="Times New Roman"/>
          <w:color w:val="000000"/>
          <w:sz w:val="20"/>
          <w:szCs w:val="20"/>
        </w:rPr>
        <w:commentReference w:id="416"/>
      </w:r>
      <w:commentRangeEnd w:id="417"/>
      <w:r w:rsidR="0061003B" w:rsidRPr="00FD35A8">
        <w:rPr>
          <w:rStyle w:val="CommentReference"/>
          <w:rFonts w:ascii="Times New Roman" w:hAnsi="Times New Roman" w:cs="Times New Roman"/>
        </w:rPr>
        <w:commentReference w:id="417"/>
      </w:r>
      <w:ins w:id="420" w:author="Yali Chen" w:date="2025-12-18T11:01:00Z" w16du:dateUtc="2025-12-18T03:01:00Z">
        <w:r w:rsidRPr="00FD35A8">
          <w:rPr>
            <w:rFonts w:ascii="Times New Roman" w:eastAsia="等线" w:hAnsi="Times New Roman" w:cs="Times New Roman"/>
            <w:color w:val="000000"/>
            <w:szCs w:val="20"/>
          </w:rPr>
          <w:t xml:space="preserve"> – Infusion Date +1)/30.4375. The duration rounds to one decimal place.</w:t>
        </w:r>
      </w:ins>
    </w:p>
    <w:p w14:paraId="1E758B09" w14:textId="60BA19B7" w:rsidR="00B27C77" w:rsidRPr="00FD35A8" w:rsidRDefault="00B27C77" w:rsidP="005E0CBB">
      <w:pPr>
        <w:rPr>
          <w:rFonts w:ascii="Times New Roman" w:hAnsi="Times New Roman" w:cs="Times New Roman"/>
          <w:szCs w:val="20"/>
        </w:rPr>
      </w:pPr>
      <w:r w:rsidRPr="00FD35A8">
        <w:rPr>
          <w:rFonts w:ascii="Times New Roman" w:eastAsia="等线" w:hAnsi="Times New Roman" w:cs="Times New Roman"/>
          <w:color w:val="000000"/>
          <w:szCs w:val="20"/>
        </w:rPr>
        <w:t>Disease duration (years)</w:t>
      </w:r>
      <w:r w:rsidR="007A4550" w:rsidRPr="00FD35A8">
        <w:rPr>
          <w:rFonts w:ascii="Times New Roman" w:hAnsi="Times New Roman" w:cs="Times New Roman"/>
        </w:rPr>
        <w:t xml:space="preserve"> </w:t>
      </w:r>
      <w:r w:rsidR="007A4550" w:rsidRPr="00FD35A8">
        <w:rPr>
          <w:rFonts w:ascii="Times New Roman" w:eastAsia="等线" w:hAnsi="Times New Roman" w:cs="Times New Roman"/>
          <w:color w:val="000000"/>
          <w:szCs w:val="20"/>
        </w:rPr>
        <w:t>= (Date of first signed informed consent – Initial diagnosis date of SSc + 1) /365.25</w:t>
      </w:r>
      <w:r w:rsidR="00226298" w:rsidRPr="00FD35A8">
        <w:rPr>
          <w:rFonts w:ascii="Times New Roman" w:eastAsia="等线" w:hAnsi="Times New Roman" w:cs="Times New Roman"/>
          <w:color w:val="000000"/>
          <w:szCs w:val="20"/>
        </w:rPr>
        <w:t xml:space="preserve">. Initial diagnosis date of </w:t>
      </w:r>
      <w:r w:rsidR="00AC3FB1" w:rsidRPr="00FD35A8">
        <w:rPr>
          <w:rFonts w:ascii="Times New Roman" w:eastAsia="等线" w:hAnsi="Times New Roman" w:cs="Times New Roman"/>
          <w:color w:val="000000"/>
          <w:szCs w:val="20"/>
        </w:rPr>
        <w:t>SSc</w:t>
      </w:r>
      <w:r w:rsidR="00226298" w:rsidRPr="00FD35A8">
        <w:rPr>
          <w:rFonts w:ascii="Times New Roman" w:eastAsia="等线" w:hAnsi="Times New Roman" w:cs="Times New Roman"/>
          <w:color w:val="000000"/>
          <w:szCs w:val="20"/>
        </w:rPr>
        <w:t xml:space="preserve"> is imputed only when calculated the duration, and it is imputed according to the rule in the SAP. The duration of disease rounds to one decimal place</w:t>
      </w:r>
      <w:r w:rsidR="00AC3FB1" w:rsidRPr="00FD35A8">
        <w:rPr>
          <w:rFonts w:ascii="Times New Roman" w:eastAsia="等线" w:hAnsi="Times New Roman" w:cs="Times New Roman"/>
          <w:color w:val="000000"/>
          <w:szCs w:val="20"/>
        </w:rPr>
        <w:t>.</w:t>
      </w:r>
    </w:p>
    <w:p w14:paraId="713A8DE1" w14:textId="338442BB" w:rsidR="00FD35A3" w:rsidRPr="00FD35A8" w:rsidRDefault="00510717" w:rsidP="008B3398">
      <w:pPr>
        <w:rPr>
          <w:rFonts w:ascii="Times New Roman" w:hAnsi="Times New Roman" w:cs="Times New Roman"/>
          <w:szCs w:val="20"/>
        </w:rPr>
      </w:pPr>
      <w:bookmarkStart w:id="421" w:name="_Hlk216180447"/>
      <w:ins w:id="422" w:author="Yali Chen" w:date="2025-12-17T10:00:00Z" w16du:dateUtc="2025-12-17T02:00:00Z">
        <w:r w:rsidRPr="00FD35A8">
          <w:rPr>
            <w:rFonts w:ascii="Times New Roman" w:hAnsi="Times New Roman" w:cs="Times New Roman"/>
          </w:rPr>
          <w:t>DL</w:t>
        </w:r>
        <w:r w:rsidRPr="00FD35A8">
          <w:rPr>
            <w:rFonts w:ascii="Times New Roman" w:hAnsi="Times New Roman" w:cs="Times New Roman"/>
            <w:vertAlign w:val="subscript"/>
          </w:rPr>
          <w:t>CO</w:t>
        </w:r>
        <w:r w:rsidRPr="00FD35A8">
          <w:rPr>
            <w:rFonts w:ascii="Times New Roman" w:hAnsi="Times New Roman" w:cs="Times New Roman"/>
            <w:szCs w:val="20"/>
          </w:rPr>
          <w:t xml:space="preserve">: Diffusing Capacity of the Lung for Carbon Monoxide, </w:t>
        </w:r>
      </w:ins>
      <w:ins w:id="423" w:author="Yali Chen" w:date="2025-12-17T09:55:00Z" w16du:dateUtc="2025-12-17T01:55:00Z">
        <w:r w:rsidR="00766B4E" w:rsidRPr="00FD35A8">
          <w:rPr>
            <w:rFonts w:ascii="Times New Roman" w:hAnsi="Times New Roman" w:cs="Times New Roman"/>
            <w:szCs w:val="20"/>
          </w:rPr>
          <w:t xml:space="preserve">FVC: Forced </w:t>
        </w:r>
      </w:ins>
      <w:ins w:id="424" w:author="Yali Chen" w:date="2025-12-17T09:57:00Z" w16du:dateUtc="2025-12-17T01:57:00Z">
        <w:r w:rsidR="009C1959" w:rsidRPr="00FD35A8">
          <w:rPr>
            <w:rFonts w:ascii="Times New Roman" w:hAnsi="Times New Roman" w:cs="Times New Roman"/>
            <w:szCs w:val="20"/>
          </w:rPr>
          <w:t>V</w:t>
        </w:r>
      </w:ins>
      <w:ins w:id="425" w:author="Yali Chen" w:date="2025-12-17T09:55:00Z" w16du:dateUtc="2025-12-17T01:55:00Z">
        <w:r w:rsidR="00766B4E" w:rsidRPr="00FD35A8">
          <w:rPr>
            <w:rFonts w:ascii="Times New Roman" w:hAnsi="Times New Roman" w:cs="Times New Roman"/>
            <w:szCs w:val="20"/>
          </w:rPr>
          <w:t xml:space="preserve">ital </w:t>
        </w:r>
      </w:ins>
      <w:ins w:id="426" w:author="Yali Chen" w:date="2025-12-17T09:57:00Z" w16du:dateUtc="2025-12-17T01:57:00Z">
        <w:r w:rsidR="009C1959" w:rsidRPr="00FD35A8">
          <w:rPr>
            <w:rFonts w:ascii="Times New Roman" w:hAnsi="Times New Roman" w:cs="Times New Roman"/>
            <w:szCs w:val="20"/>
          </w:rPr>
          <w:t>C</w:t>
        </w:r>
      </w:ins>
      <w:ins w:id="427" w:author="Yali Chen" w:date="2025-12-17T09:55:00Z" w16du:dateUtc="2025-12-17T01:55:00Z">
        <w:r w:rsidR="00766B4E" w:rsidRPr="00FD35A8">
          <w:rPr>
            <w:rFonts w:ascii="Times New Roman" w:hAnsi="Times New Roman" w:cs="Times New Roman"/>
            <w:szCs w:val="20"/>
          </w:rPr>
          <w:t xml:space="preserve">apacity, </w:t>
        </w:r>
      </w:ins>
      <w:r w:rsidR="005C7AC4" w:rsidRPr="00FD35A8">
        <w:rPr>
          <w:rFonts w:ascii="Times New Roman" w:hAnsi="Times New Roman" w:cs="Times New Roman"/>
          <w:szCs w:val="20"/>
        </w:rPr>
        <w:t>SSc:</w:t>
      </w:r>
      <w:r w:rsidR="0012273E" w:rsidRPr="00FD35A8">
        <w:rPr>
          <w:rFonts w:ascii="Times New Roman" w:hAnsi="Times New Roman" w:cs="Times New Roman"/>
        </w:rPr>
        <w:t xml:space="preserve"> </w:t>
      </w:r>
      <w:r w:rsidR="0012273E" w:rsidRPr="00FD35A8">
        <w:rPr>
          <w:rFonts w:ascii="Times New Roman" w:hAnsi="Times New Roman" w:cs="Times New Roman"/>
          <w:szCs w:val="20"/>
        </w:rPr>
        <w:t>Systemic Sclerosis</w:t>
      </w:r>
      <w:bookmarkEnd w:id="421"/>
      <w:r w:rsidR="0012273E" w:rsidRPr="00FD35A8">
        <w:rPr>
          <w:rFonts w:ascii="Times New Roman" w:hAnsi="Times New Roman" w:cs="Times New Roman"/>
          <w:szCs w:val="20"/>
        </w:rPr>
        <w:t xml:space="preserve">, </w:t>
      </w:r>
      <w:r w:rsidR="00CB7677" w:rsidRPr="00FD35A8">
        <w:rPr>
          <w:rFonts w:ascii="Times New Roman" w:hAnsi="Times New Roman" w:cs="Times New Roman"/>
          <w:szCs w:val="20"/>
        </w:rPr>
        <w:t>P</w:t>
      </w:r>
      <w:ins w:id="428" w:author="Yali Chen" w:date="2025-12-17T11:18:00Z" w16du:dateUtc="2025-12-17T03:18:00Z">
        <w:r w:rsidR="00DE5E7D" w:rsidRPr="00FD35A8">
          <w:rPr>
            <w:rFonts w:ascii="Times New Roman" w:hAnsi="Times New Roman" w:cs="Times New Roman"/>
            <w:szCs w:val="20"/>
          </w:rPr>
          <w:t>h</w:t>
        </w:r>
      </w:ins>
      <w:r w:rsidR="00CB7677" w:rsidRPr="00FD35A8">
        <w:rPr>
          <w:rFonts w:ascii="Times New Roman" w:hAnsi="Times New Roman" w:cs="Times New Roman"/>
          <w:szCs w:val="20"/>
        </w:rPr>
        <w:t>GA:</w:t>
      </w:r>
      <w:r w:rsidR="00470BB2" w:rsidRPr="00FD35A8">
        <w:rPr>
          <w:rFonts w:ascii="Times New Roman" w:hAnsi="Times New Roman" w:cs="Times New Roman"/>
        </w:rPr>
        <w:t xml:space="preserve"> </w:t>
      </w:r>
      <w:r w:rsidR="00470BB2" w:rsidRPr="00FD35A8">
        <w:rPr>
          <w:rFonts w:ascii="Times New Roman" w:hAnsi="Times New Roman" w:cs="Times New Roman"/>
          <w:szCs w:val="20"/>
        </w:rPr>
        <w:t xml:space="preserve">Physician Global Activity, PtGA: </w:t>
      </w:r>
      <w:r w:rsidR="00C72D38" w:rsidRPr="00FD35A8">
        <w:rPr>
          <w:rFonts w:ascii="Times New Roman" w:hAnsi="Times New Roman" w:cs="Times New Roman"/>
          <w:szCs w:val="20"/>
        </w:rPr>
        <w:t>Patient Global Activity,</w:t>
      </w:r>
      <w:r w:rsidR="00CC432E" w:rsidRPr="00FD35A8">
        <w:rPr>
          <w:rFonts w:ascii="Times New Roman" w:hAnsi="Times New Roman" w:cs="Times New Roman"/>
          <w:szCs w:val="20"/>
        </w:rPr>
        <w:t xml:space="preserve"> mRSS:</w:t>
      </w:r>
      <w:r w:rsidR="00CB7677" w:rsidRPr="00FD35A8">
        <w:rPr>
          <w:rFonts w:ascii="Times New Roman" w:hAnsi="Times New Roman" w:cs="Times New Roman"/>
          <w:szCs w:val="20"/>
        </w:rPr>
        <w:t xml:space="preserve"> </w:t>
      </w:r>
      <w:r w:rsidR="00A360E2" w:rsidRPr="00FD35A8">
        <w:rPr>
          <w:rFonts w:ascii="Times New Roman" w:hAnsi="Times New Roman" w:cs="Times New Roman"/>
          <w:szCs w:val="20"/>
        </w:rPr>
        <w:t>Modified Rodnan Skin Score, HAQ-DI:</w:t>
      </w:r>
      <w:r w:rsidR="008B3398" w:rsidRPr="00FD35A8">
        <w:rPr>
          <w:rFonts w:ascii="Times New Roman" w:hAnsi="Times New Roman" w:cs="Times New Roman"/>
        </w:rPr>
        <w:t xml:space="preserve"> </w:t>
      </w:r>
      <w:r w:rsidR="008B3398" w:rsidRPr="00FD35A8">
        <w:rPr>
          <w:rFonts w:ascii="Times New Roman" w:hAnsi="Times New Roman" w:cs="Times New Roman"/>
          <w:szCs w:val="20"/>
        </w:rPr>
        <w:t>Health Assessment Questionnaire Disability Index</w:t>
      </w:r>
    </w:p>
    <w:p w14:paraId="14F370E1" w14:textId="77777777" w:rsidR="008D5448" w:rsidRPr="00FD35A8" w:rsidRDefault="008D5448" w:rsidP="008B3398">
      <w:pPr>
        <w:rPr>
          <w:ins w:id="429" w:author="Yali Chen" w:date="2025-12-18T10:11:00Z" w16du:dateUtc="2025-12-18T02:11:00Z"/>
          <w:rFonts w:ascii="Times New Roman" w:hAnsi="Times New Roman" w:cs="Times New Roman"/>
          <w:szCs w:val="20"/>
        </w:rPr>
      </w:pPr>
    </w:p>
    <w:p w14:paraId="7CCE11D5" w14:textId="77777777" w:rsidR="00843899" w:rsidRPr="00FD35A8" w:rsidRDefault="00843899" w:rsidP="0065239B">
      <w:pPr>
        <w:rPr>
          <w:ins w:id="430" w:author="Yali Chen" w:date="2025-12-18T10:34:00Z" w16du:dateUtc="2025-12-18T02:34:00Z"/>
          <w:rFonts w:ascii="Times New Roman" w:hAnsi="Times New Roman" w:cs="Times New Roman"/>
          <w:i/>
          <w:iCs/>
          <w:szCs w:val="20"/>
        </w:rPr>
      </w:pPr>
      <w:ins w:id="431" w:author="Yali Chen" w:date="2025-12-18T10:34:00Z" w16du:dateUtc="2025-12-18T02:34:00Z">
        <w:r w:rsidRPr="00FD35A8">
          <w:rPr>
            <w:rFonts w:ascii="Times New Roman" w:hAnsi="Times New Roman" w:cs="Times New Roman"/>
            <w:i/>
            <w:iCs/>
            <w:szCs w:val="20"/>
          </w:rPr>
          <w:t>Programming note:</w:t>
        </w:r>
      </w:ins>
    </w:p>
    <w:p w14:paraId="2EEFD02A" w14:textId="77777777" w:rsidR="00843899" w:rsidRPr="00FD35A8" w:rsidRDefault="00843899" w:rsidP="0065239B">
      <w:pPr>
        <w:rPr>
          <w:ins w:id="432" w:author="Yali Chen" w:date="2025-12-18T10:34:00Z" w16du:dateUtc="2025-12-18T02:34:00Z"/>
          <w:rFonts w:ascii="Times New Roman" w:hAnsi="Times New Roman" w:cs="Times New Roman"/>
          <w:i/>
          <w:iCs/>
          <w:szCs w:val="20"/>
        </w:rPr>
      </w:pPr>
    </w:p>
    <w:p w14:paraId="53E8D4B3" w14:textId="07D91B0F" w:rsidR="0065239B" w:rsidRPr="00FD35A8" w:rsidRDefault="0065239B" w:rsidP="0065239B">
      <w:pPr>
        <w:rPr>
          <w:ins w:id="433" w:author="Yali Chen" w:date="2025-12-18T10:35:00Z" w16du:dateUtc="2025-12-18T02:35:00Z"/>
          <w:rFonts w:ascii="Times New Roman" w:hAnsi="Times New Roman" w:cs="Times New Roman"/>
          <w:i/>
          <w:iCs/>
          <w:szCs w:val="20"/>
        </w:rPr>
      </w:pPr>
      <w:ins w:id="434" w:author="Yali Chen" w:date="2025-12-18T10:30:00Z" w16du:dateUtc="2025-12-18T02:30:00Z">
        <w:r w:rsidRPr="00FD35A8">
          <w:rPr>
            <w:rFonts w:ascii="Times New Roman" w:hAnsi="Times New Roman" w:cs="Times New Roman"/>
            <w:i/>
            <w:iCs/>
            <w:szCs w:val="20"/>
          </w:rPr>
          <w:lastRenderedPageBreak/>
          <w:t>Initial diagnosis date used in deriving Disease duration is collected on CRF page “History of IIM/SSc” which are now not included in the EDC, so no need to analysis this variable till this page would be added back to the EDC</w:t>
        </w:r>
      </w:ins>
    </w:p>
    <w:p w14:paraId="5E717AEF" w14:textId="77777777" w:rsidR="00676E51" w:rsidRPr="00FD35A8" w:rsidRDefault="00676E51" w:rsidP="0065239B">
      <w:pPr>
        <w:rPr>
          <w:ins w:id="435" w:author="Yali Chen" w:date="2025-12-18T10:35:00Z" w16du:dateUtc="2025-12-18T02:35:00Z"/>
          <w:rFonts w:ascii="Times New Roman" w:hAnsi="Times New Roman" w:cs="Times New Roman"/>
          <w:i/>
          <w:iCs/>
          <w:szCs w:val="20"/>
        </w:rPr>
      </w:pPr>
    </w:p>
    <w:p w14:paraId="61E4A1EF" w14:textId="5B05D83D" w:rsidR="00E3692A" w:rsidRPr="00FD35A8" w:rsidRDefault="00676E51" w:rsidP="00E3692A">
      <w:pPr>
        <w:rPr>
          <w:ins w:id="436" w:author="Yali Chen" w:date="2025-12-29T14:13:00Z" w16du:dateUtc="2025-12-29T06:13:00Z"/>
          <w:rFonts w:ascii="Times New Roman" w:eastAsia="等线" w:hAnsi="Times New Roman" w:cs="Times New Roman"/>
          <w:i/>
          <w:iCs/>
          <w:color w:val="auto"/>
          <w:szCs w:val="20"/>
          <w:rPrChange w:id="437" w:author="Yali Chen" w:date="2025-12-29T14:13:00Z" w16du:dateUtc="2025-12-29T06:13:00Z">
            <w:rPr>
              <w:ins w:id="438" w:author="Yali Chen" w:date="2025-12-29T14:13:00Z" w16du:dateUtc="2025-12-29T06:13:00Z"/>
              <w:rFonts w:ascii="Times New Roman" w:hAnsi="Times New Roman" w:cs="Times New Roman"/>
              <w:i/>
              <w:iCs/>
              <w:szCs w:val="20"/>
            </w:rPr>
          </w:rPrChange>
        </w:rPr>
      </w:pPr>
      <w:ins w:id="439" w:author="Yali Chen" w:date="2025-12-18T10:35:00Z" w16du:dateUtc="2025-12-18T02:35:00Z">
        <w:r w:rsidRPr="00FD35A8">
          <w:rPr>
            <w:rFonts w:ascii="Times New Roman" w:eastAsia="等线" w:hAnsi="Times New Roman" w:cs="Times New Roman"/>
            <w:i/>
            <w:iCs/>
            <w:color w:val="auto"/>
            <w:szCs w:val="20"/>
          </w:rPr>
          <w:t>Information of Interstitial lung disease can be grabbed from CRF Page</w:t>
        </w:r>
      </w:ins>
      <w:ins w:id="440" w:author="Yali Chen" w:date="2025-12-29T13:58:00Z" w16du:dateUtc="2025-12-29T05:58:00Z">
        <w:r w:rsidR="002230FB" w:rsidRPr="00FD35A8">
          <w:rPr>
            <w:rFonts w:ascii="Times New Roman" w:eastAsia="等线" w:hAnsi="Times New Roman" w:cs="Times New Roman"/>
            <w:i/>
            <w:iCs/>
            <w:color w:val="auto"/>
            <w:szCs w:val="20"/>
          </w:rPr>
          <w:t xml:space="preserve"> “</w:t>
        </w:r>
      </w:ins>
      <w:ins w:id="441" w:author="Yali Chen" w:date="2025-12-29T14:10:00Z" w16du:dateUtc="2025-12-29T06:10:00Z">
        <w:r w:rsidR="0092419B" w:rsidRPr="00FD35A8">
          <w:rPr>
            <w:rFonts w:ascii="Times New Roman" w:eastAsia="等线" w:hAnsi="Times New Roman" w:cs="Times New Roman"/>
            <w:i/>
            <w:iCs/>
            <w:color w:val="auto"/>
            <w:szCs w:val="20"/>
          </w:rPr>
          <w:t>Chest CT</w:t>
        </w:r>
      </w:ins>
      <w:ins w:id="442" w:author="Yali Chen" w:date="2025-12-29T13:58:00Z" w16du:dateUtc="2025-12-29T05:58:00Z">
        <w:r w:rsidR="002230FB" w:rsidRPr="00FD35A8">
          <w:rPr>
            <w:rFonts w:ascii="Times New Roman" w:eastAsia="等线" w:hAnsi="Times New Roman" w:cs="Times New Roman"/>
            <w:i/>
            <w:iCs/>
            <w:color w:val="auto"/>
            <w:szCs w:val="20"/>
          </w:rPr>
          <w:t>”</w:t>
        </w:r>
      </w:ins>
      <w:ins w:id="443" w:author="Yali Chen" w:date="2025-12-18T10:35:00Z" w16du:dateUtc="2025-12-18T02:35:00Z">
        <w:r w:rsidRPr="00FD35A8">
          <w:rPr>
            <w:rFonts w:ascii="Times New Roman" w:eastAsia="等线" w:hAnsi="Times New Roman" w:cs="Times New Roman"/>
            <w:i/>
            <w:iCs/>
            <w:color w:val="auto"/>
            <w:szCs w:val="20"/>
          </w:rPr>
          <w:t xml:space="preserve"> “</w:t>
        </w:r>
        <w:commentRangeStart w:id="444"/>
        <w:commentRangeStart w:id="445"/>
        <w:commentRangeStart w:id="446"/>
        <w:r w:rsidRPr="00FD35A8">
          <w:rPr>
            <w:rFonts w:ascii="Times New Roman" w:eastAsia="等线" w:hAnsi="Times New Roman" w:cs="Times New Roman"/>
            <w:i/>
            <w:iCs/>
            <w:color w:val="auto"/>
            <w:szCs w:val="20"/>
          </w:rPr>
          <w:t>Chest HRCT</w:t>
        </w:r>
      </w:ins>
      <w:commentRangeEnd w:id="444"/>
      <w:r w:rsidR="00755C3E" w:rsidRPr="00FD35A8">
        <w:rPr>
          <w:rStyle w:val="CommentReference"/>
          <w:rFonts w:ascii="Times New Roman" w:eastAsia="等线" w:hAnsi="Times New Roman" w:cs="Times New Roman"/>
          <w:i/>
          <w:iCs/>
          <w:color w:val="auto"/>
          <w:sz w:val="20"/>
          <w:szCs w:val="20"/>
        </w:rPr>
        <w:commentReference w:id="444"/>
      </w:r>
      <w:commentRangeEnd w:id="445"/>
      <w:r w:rsidR="001B45BA" w:rsidRPr="00FD35A8">
        <w:rPr>
          <w:rStyle w:val="CommentReference"/>
          <w:rFonts w:ascii="Times New Roman" w:eastAsia="等线" w:hAnsi="Times New Roman" w:cs="Times New Roman"/>
          <w:i/>
          <w:iCs/>
          <w:color w:val="auto"/>
          <w:sz w:val="20"/>
          <w:szCs w:val="20"/>
        </w:rPr>
        <w:commentReference w:id="445"/>
      </w:r>
      <w:commentRangeEnd w:id="446"/>
      <w:r w:rsidR="008B41AA" w:rsidRPr="00FD35A8">
        <w:rPr>
          <w:rStyle w:val="CommentReference"/>
          <w:rFonts w:ascii="Times New Roman" w:hAnsi="Times New Roman" w:cs="Times New Roman"/>
        </w:rPr>
        <w:commentReference w:id="446"/>
      </w:r>
      <w:ins w:id="447" w:author="Yali Chen" w:date="2025-12-18T10:35:00Z" w16du:dateUtc="2025-12-18T02:35:00Z">
        <w:r w:rsidRPr="00FD35A8">
          <w:rPr>
            <w:rFonts w:ascii="Times New Roman" w:eastAsia="等线" w:hAnsi="Times New Roman" w:cs="Times New Roman"/>
            <w:i/>
            <w:iCs/>
            <w:color w:val="auto"/>
            <w:szCs w:val="20"/>
          </w:rPr>
          <w:t>”.</w:t>
        </w:r>
      </w:ins>
      <w:ins w:id="448" w:author="Yali Chen" w:date="2025-12-29T14:11:00Z" w16du:dateUtc="2025-12-29T06:11:00Z">
        <w:r w:rsidR="008B41AA" w:rsidRPr="00FD35A8">
          <w:rPr>
            <w:rFonts w:ascii="Times New Roman" w:eastAsia="等线" w:hAnsi="Times New Roman" w:cs="Times New Roman"/>
            <w:i/>
            <w:iCs/>
            <w:color w:val="auto"/>
            <w:szCs w:val="20"/>
          </w:rPr>
          <w:t xml:space="preserve"> </w:t>
        </w:r>
        <w:r w:rsidR="00876C22" w:rsidRPr="00FD35A8">
          <w:rPr>
            <w:rFonts w:ascii="Times New Roman" w:eastAsia="等线" w:hAnsi="Times New Roman" w:cs="Times New Roman"/>
            <w:i/>
            <w:iCs/>
            <w:color w:val="auto"/>
            <w:szCs w:val="20"/>
          </w:rPr>
          <w:t>For a subject only with “</w:t>
        </w:r>
      </w:ins>
      <w:ins w:id="449" w:author="Yali Chen" w:date="2025-12-29T14:12:00Z" w16du:dateUtc="2025-12-29T06:12:00Z">
        <w:r w:rsidR="00876C22" w:rsidRPr="00FD35A8">
          <w:rPr>
            <w:rFonts w:ascii="Times New Roman" w:eastAsia="等线" w:hAnsi="Times New Roman" w:cs="Times New Roman"/>
            <w:i/>
            <w:iCs/>
            <w:color w:val="auto"/>
            <w:szCs w:val="20"/>
          </w:rPr>
          <w:t>Chest CT</w:t>
        </w:r>
      </w:ins>
      <w:ins w:id="450" w:author="Yali Chen" w:date="2025-12-29T14:11:00Z" w16du:dateUtc="2025-12-29T06:11:00Z">
        <w:r w:rsidR="00876C22" w:rsidRPr="00FD35A8">
          <w:rPr>
            <w:rFonts w:ascii="Times New Roman" w:eastAsia="等线" w:hAnsi="Times New Roman" w:cs="Times New Roman"/>
            <w:i/>
            <w:iCs/>
            <w:color w:val="auto"/>
            <w:szCs w:val="20"/>
          </w:rPr>
          <w:t>”</w:t>
        </w:r>
      </w:ins>
      <w:ins w:id="451" w:author="Yali Chen" w:date="2025-12-29T14:12:00Z" w16du:dateUtc="2025-12-29T06:12:00Z">
        <w:r w:rsidR="00876C22" w:rsidRPr="00FD35A8">
          <w:rPr>
            <w:rFonts w:ascii="Times New Roman" w:eastAsia="等线" w:hAnsi="Times New Roman" w:cs="Times New Roman"/>
            <w:i/>
            <w:iCs/>
            <w:color w:val="auto"/>
            <w:szCs w:val="20"/>
          </w:rPr>
          <w:t>，</w:t>
        </w:r>
        <w:r w:rsidR="00E3692A" w:rsidRPr="00FD35A8">
          <w:rPr>
            <w:rFonts w:ascii="Times New Roman" w:eastAsia="等线" w:hAnsi="Times New Roman" w:cs="Times New Roman"/>
            <w:i/>
            <w:iCs/>
            <w:color w:val="auto"/>
            <w:szCs w:val="20"/>
          </w:rPr>
          <w:t xml:space="preserve">grab the information of “Chest CT” to determine ILD or not. </w:t>
        </w:r>
      </w:ins>
      <w:ins w:id="452" w:author="Yali Chen" w:date="2025-12-29T14:13:00Z" w16du:dateUtc="2025-12-29T06:13:00Z">
        <w:r w:rsidR="00E3692A" w:rsidRPr="00FD35A8">
          <w:rPr>
            <w:rFonts w:ascii="Times New Roman" w:eastAsia="等线" w:hAnsi="Times New Roman" w:cs="Times New Roman"/>
            <w:i/>
            <w:iCs/>
            <w:color w:val="auto"/>
            <w:szCs w:val="20"/>
          </w:rPr>
          <w:t>For a subject with both “Chest CT” and “Chest HRCT”</w:t>
        </w:r>
        <w:r w:rsidR="00E3692A" w:rsidRPr="00FD35A8">
          <w:rPr>
            <w:rFonts w:ascii="Times New Roman" w:eastAsia="等线" w:hAnsi="Times New Roman" w:cs="Times New Roman"/>
            <w:i/>
            <w:iCs/>
            <w:color w:val="auto"/>
            <w:szCs w:val="20"/>
          </w:rPr>
          <w:t>，</w:t>
        </w:r>
        <w:r w:rsidR="00E3692A" w:rsidRPr="00FD35A8">
          <w:rPr>
            <w:rFonts w:ascii="Times New Roman" w:eastAsia="等线" w:hAnsi="Times New Roman" w:cs="Times New Roman"/>
            <w:i/>
            <w:iCs/>
            <w:color w:val="auto"/>
            <w:szCs w:val="20"/>
          </w:rPr>
          <w:t>grab the information of “Chest HRCT” to determine ILD or not.</w:t>
        </w:r>
      </w:ins>
    </w:p>
    <w:p w14:paraId="1C1C037D" w14:textId="77777777" w:rsidR="0065239B" w:rsidRPr="00FD35A8" w:rsidRDefault="0065239B" w:rsidP="008B3398">
      <w:pPr>
        <w:rPr>
          <w:ins w:id="453" w:author="Yali Chen" w:date="2025-12-18T10:30:00Z" w16du:dateUtc="2025-12-18T02:30:00Z"/>
          <w:rFonts w:ascii="Times New Roman" w:hAnsi="Times New Roman" w:cs="Times New Roman"/>
          <w:i/>
          <w:iCs/>
          <w:szCs w:val="20"/>
        </w:rPr>
      </w:pPr>
    </w:p>
    <w:p w14:paraId="66FEC374" w14:textId="7AFB7748" w:rsidR="00410FA9" w:rsidRPr="00FD35A8" w:rsidRDefault="00410FA9" w:rsidP="008B3398">
      <w:pPr>
        <w:rPr>
          <w:ins w:id="454" w:author="Yali Chen" w:date="2025-12-18T10:13:00Z" w16du:dateUtc="2025-12-18T02:13:00Z"/>
          <w:rFonts w:ascii="Times New Roman" w:hAnsi="Times New Roman" w:cs="Times New Roman"/>
          <w:i/>
          <w:iCs/>
          <w:szCs w:val="20"/>
        </w:rPr>
      </w:pPr>
      <w:ins w:id="455" w:author="Yali Chen" w:date="2025-12-18T10:11:00Z" w16du:dateUtc="2025-12-18T02:11:00Z">
        <w:r w:rsidRPr="00FD35A8">
          <w:rPr>
            <w:rFonts w:ascii="Times New Roman" w:hAnsi="Times New Roman" w:cs="Times New Roman"/>
            <w:i/>
            <w:iCs/>
            <w:szCs w:val="20"/>
          </w:rPr>
          <w:t>Please see Programming notes in figure 14.2.11-14.2.17 to understand how to calculate or where to grab these efficacy variables</w:t>
        </w:r>
      </w:ins>
      <w:ins w:id="456" w:author="Yali Chen" w:date="2025-12-18T10:13:00Z" w16du:dateUtc="2025-12-18T02:13:00Z">
        <w:r w:rsidR="0023567A" w:rsidRPr="00FD35A8">
          <w:rPr>
            <w:rFonts w:ascii="Times New Roman" w:hAnsi="Times New Roman" w:cs="Times New Roman"/>
            <w:i/>
            <w:iCs/>
            <w:szCs w:val="20"/>
          </w:rPr>
          <w:t>:PhGA, PtGA, mRSS</w:t>
        </w:r>
      </w:ins>
      <w:ins w:id="457" w:author="Yali Chen" w:date="2025-12-18T10:19:00Z" w16du:dateUtc="2025-12-18T02:19:00Z">
        <w:r w:rsidR="00CF2FAC" w:rsidRPr="00FD35A8">
          <w:rPr>
            <w:rFonts w:ascii="Times New Roman" w:hAnsi="Times New Roman" w:cs="Times New Roman"/>
            <w:i/>
            <w:iCs/>
            <w:szCs w:val="20"/>
          </w:rPr>
          <w:t>, FVC</w:t>
        </w:r>
        <w:r w:rsidR="00112BD0" w:rsidRPr="00FD35A8">
          <w:rPr>
            <w:rFonts w:ascii="Times New Roman" w:hAnsi="Times New Roman" w:cs="Times New Roman"/>
            <w:i/>
            <w:iCs/>
            <w:szCs w:val="20"/>
          </w:rPr>
          <w:t>, DL</w:t>
        </w:r>
        <w:r w:rsidR="00112BD0" w:rsidRPr="00FD35A8">
          <w:rPr>
            <w:rFonts w:ascii="Times New Roman" w:hAnsi="Times New Roman" w:cs="Times New Roman"/>
            <w:i/>
            <w:iCs/>
            <w:szCs w:val="20"/>
            <w:vertAlign w:val="subscript"/>
            <w:rPrChange w:id="458" w:author="Yali Chen" w:date="2025-12-18T10:20:00Z" w16du:dateUtc="2025-12-18T02:20:00Z">
              <w:rPr>
                <w:rFonts w:ascii="Times New Roman" w:hAnsi="Times New Roman" w:cs="Times New Roman"/>
                <w:i/>
                <w:iCs/>
                <w:szCs w:val="20"/>
              </w:rPr>
            </w:rPrChange>
          </w:rPr>
          <w:t>CO</w:t>
        </w:r>
        <w:r w:rsidR="00112BD0" w:rsidRPr="00FD35A8">
          <w:rPr>
            <w:rFonts w:ascii="Times New Roman" w:hAnsi="Times New Roman" w:cs="Times New Roman"/>
            <w:i/>
            <w:iCs/>
            <w:szCs w:val="20"/>
          </w:rPr>
          <w:t>, HAQ-DI</w:t>
        </w:r>
      </w:ins>
    </w:p>
    <w:p w14:paraId="1F026CE1" w14:textId="77777777" w:rsidR="005837C9" w:rsidRPr="00FD35A8" w:rsidRDefault="005837C9" w:rsidP="008B3398">
      <w:pPr>
        <w:rPr>
          <w:rFonts w:ascii="Times New Roman" w:hAnsi="Times New Roman" w:cs="Times New Roman"/>
          <w:szCs w:val="20"/>
        </w:rPr>
      </w:pPr>
    </w:p>
    <w:p w14:paraId="1B6D613E" w14:textId="2FD7C128" w:rsidR="008D5448" w:rsidRPr="00FD35A8" w:rsidDel="006F28A3" w:rsidRDefault="008D5448" w:rsidP="008B3398">
      <w:pPr>
        <w:rPr>
          <w:del w:id="459" w:author="Yali Chen" w:date="2025-12-17T10:03:00Z" w16du:dateUtc="2025-12-17T02:03:00Z"/>
          <w:rFonts w:ascii="Times New Roman" w:hAnsi="Times New Roman" w:cs="Times New Roman"/>
          <w:i/>
          <w:iCs/>
          <w:szCs w:val="20"/>
        </w:rPr>
      </w:pPr>
      <w:del w:id="460" w:author="Yali Chen" w:date="2025-12-17T10:03:00Z" w16du:dateUtc="2025-12-17T02:03:00Z">
        <w:r w:rsidRPr="00FD35A8" w:rsidDel="006F28A3">
          <w:rPr>
            <w:rFonts w:ascii="Times New Roman" w:hAnsi="Times New Roman" w:cs="Times New Roman"/>
            <w:i/>
            <w:iCs/>
            <w:szCs w:val="20"/>
          </w:rPr>
          <w:delText>Programming note</w:delText>
        </w:r>
        <w:r w:rsidRPr="00FD35A8" w:rsidDel="006F28A3">
          <w:rPr>
            <w:rFonts w:ascii="Times New Roman" w:hAnsi="Times New Roman" w:cs="Times New Roman"/>
            <w:i/>
            <w:iCs/>
            <w:szCs w:val="20"/>
          </w:rPr>
          <w:delText>：</w:delText>
        </w:r>
      </w:del>
    </w:p>
    <w:p w14:paraId="72324261" w14:textId="0B5ABE4A" w:rsidR="00386CFD" w:rsidRPr="00FD35A8" w:rsidDel="00504E38" w:rsidRDefault="00A9104C" w:rsidP="00504E38">
      <w:pPr>
        <w:rPr>
          <w:del w:id="461" w:author="Yali Chen" w:date="2025-12-17T09:53:00Z" w16du:dateUtc="2025-12-17T01:53:00Z"/>
          <w:rFonts w:ascii="Times New Roman" w:hAnsi="Times New Roman" w:cs="Times New Roman"/>
          <w:i/>
          <w:iCs/>
          <w:szCs w:val="20"/>
        </w:rPr>
      </w:pPr>
      <w:del w:id="462" w:author="Yali Chen" w:date="2025-12-17T09:53:00Z" w16du:dateUtc="2025-12-17T01:53:00Z">
        <w:r w:rsidRPr="00FD35A8" w:rsidDel="00504E38">
          <w:rPr>
            <w:rFonts w:ascii="Times New Roman" w:hAnsi="Times New Roman" w:cs="Times New Roman"/>
            <w:i/>
            <w:iCs/>
            <w:szCs w:val="20"/>
          </w:rPr>
          <w:delText>The following are the conversion factors fo</w:delText>
        </w:r>
        <w:commentRangeStart w:id="463"/>
        <w:commentRangeStart w:id="464"/>
        <w:r w:rsidRPr="00FD35A8" w:rsidDel="00504E38">
          <w:rPr>
            <w:rFonts w:ascii="Times New Roman" w:hAnsi="Times New Roman" w:cs="Times New Roman"/>
            <w:i/>
            <w:iCs/>
            <w:szCs w:val="20"/>
          </w:rPr>
          <w:delText>r other drugs into Glucocorticoid</w:delText>
        </w:r>
        <w:commentRangeEnd w:id="463"/>
        <w:r w:rsidR="00CD756B" w:rsidRPr="00FD35A8" w:rsidDel="00504E38">
          <w:rPr>
            <w:rStyle w:val="CommentReference"/>
            <w:rFonts w:ascii="Times New Roman" w:hAnsi="Times New Roman" w:cs="Times New Roman"/>
            <w:i/>
            <w:iCs/>
            <w:sz w:val="20"/>
            <w:szCs w:val="20"/>
          </w:rPr>
          <w:commentReference w:id="463"/>
        </w:r>
      </w:del>
      <w:commentRangeEnd w:id="464"/>
      <w:r w:rsidR="00283C7A" w:rsidRPr="00FD35A8">
        <w:rPr>
          <w:rStyle w:val="CommentReference"/>
          <w:rFonts w:ascii="Times New Roman" w:hAnsi="Times New Roman" w:cs="Times New Roman"/>
          <w:i/>
          <w:iCs/>
          <w:sz w:val="20"/>
          <w:szCs w:val="20"/>
        </w:rPr>
        <w:commentReference w:id="464"/>
      </w:r>
      <w:del w:id="465" w:author="Yali Chen" w:date="2025-12-17T09:53:00Z" w16du:dateUtc="2025-12-17T01:53:00Z">
        <w:r w:rsidRPr="00FD35A8" w:rsidDel="00504E38">
          <w:rPr>
            <w:rFonts w:ascii="Times New Roman" w:hAnsi="Times New Roman" w:cs="Times New Roman"/>
            <w:i/>
            <w:iCs/>
            <w:szCs w:val="20"/>
          </w:rPr>
          <w:delText>.</w:delText>
        </w:r>
      </w:del>
    </w:p>
    <w:tbl>
      <w:tblPr>
        <w:tblW w:w="88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6"/>
        <w:gridCol w:w="3834"/>
      </w:tblGrid>
      <w:tr w:rsidR="003779F2" w:rsidRPr="00FD35A8" w:rsidDel="00504E38" w14:paraId="19A620D7" w14:textId="5869A6A4" w:rsidTr="003779F2">
        <w:trPr>
          <w:trHeight w:val="255"/>
          <w:del w:id="466" w:author="Yali Chen" w:date="2025-12-17T09:53:00Z"/>
        </w:trPr>
        <w:tc>
          <w:tcPr>
            <w:tcW w:w="5026" w:type="dxa"/>
            <w:shd w:val="clear" w:color="auto" w:fill="FFFFFF"/>
            <w:vAlign w:val="center"/>
            <w:hideMark/>
          </w:tcPr>
          <w:p w14:paraId="6F0DEAE7" w14:textId="2517ECE8" w:rsidR="003779F2" w:rsidRPr="00FD35A8" w:rsidDel="00504E38" w:rsidRDefault="003779F2" w:rsidP="00504E38">
            <w:pPr>
              <w:rPr>
                <w:del w:id="467" w:author="Yali Chen" w:date="2025-12-17T09:53:00Z" w16du:dateUtc="2025-12-17T01:53:00Z"/>
                <w:rFonts w:ascii="Times New Roman" w:hAnsi="Times New Roman" w:cs="Times New Roman"/>
                <w:b/>
                <w:bCs/>
                <w:i/>
                <w:iCs/>
                <w:szCs w:val="20"/>
              </w:rPr>
            </w:pPr>
            <w:del w:id="468" w:author="Yali Chen" w:date="2025-12-17T09:53:00Z" w16du:dateUtc="2025-12-17T01:53:00Z">
              <w:r w:rsidRPr="00FD35A8" w:rsidDel="00504E38">
                <w:rPr>
                  <w:rFonts w:ascii="Times New Roman" w:hAnsi="Times New Roman" w:cs="Times New Roman"/>
                  <w:b/>
                  <w:bCs/>
                  <w:i/>
                  <w:iCs/>
                  <w:szCs w:val="20"/>
                </w:rPr>
                <w:delText>Corticosteroid</w:delText>
              </w:r>
            </w:del>
          </w:p>
        </w:tc>
        <w:tc>
          <w:tcPr>
            <w:tcW w:w="3834" w:type="dxa"/>
            <w:shd w:val="clear" w:color="auto" w:fill="FFFFFF"/>
            <w:vAlign w:val="center"/>
            <w:hideMark/>
          </w:tcPr>
          <w:p w14:paraId="03F99A6E" w14:textId="66EACA8E" w:rsidR="003779F2" w:rsidRPr="00FD35A8" w:rsidDel="00504E38" w:rsidRDefault="003779F2" w:rsidP="00504E38">
            <w:pPr>
              <w:rPr>
                <w:del w:id="469" w:author="Yali Chen" w:date="2025-12-17T09:53:00Z" w16du:dateUtc="2025-12-17T01:53:00Z"/>
                <w:rFonts w:ascii="Times New Roman" w:hAnsi="Times New Roman" w:cs="Times New Roman"/>
                <w:b/>
                <w:bCs/>
                <w:i/>
                <w:iCs/>
                <w:szCs w:val="20"/>
              </w:rPr>
            </w:pPr>
            <w:del w:id="470" w:author="Yali Chen" w:date="2025-12-17T09:53:00Z" w16du:dateUtc="2025-12-17T01:53:00Z">
              <w:r w:rsidRPr="00FD35A8" w:rsidDel="00504E38">
                <w:rPr>
                  <w:rFonts w:ascii="Times New Roman" w:hAnsi="Times New Roman" w:cs="Times New Roman"/>
                  <w:b/>
                  <w:bCs/>
                  <w:i/>
                  <w:iCs/>
                  <w:szCs w:val="20"/>
                </w:rPr>
                <w:delText>Equivalent Glucocorticoid Dose (mg)</w:delText>
              </w:r>
            </w:del>
          </w:p>
        </w:tc>
      </w:tr>
      <w:tr w:rsidR="003779F2" w:rsidRPr="00FD35A8" w:rsidDel="00504E38" w14:paraId="5578E12A" w14:textId="20638305" w:rsidTr="003779F2">
        <w:trPr>
          <w:trHeight w:val="255"/>
          <w:del w:id="471" w:author="Yali Chen" w:date="2025-12-17T09:53:00Z"/>
        </w:trPr>
        <w:tc>
          <w:tcPr>
            <w:tcW w:w="5026" w:type="dxa"/>
            <w:shd w:val="clear" w:color="auto" w:fill="FFFFFF"/>
            <w:vAlign w:val="center"/>
            <w:hideMark/>
          </w:tcPr>
          <w:p w14:paraId="15469866" w14:textId="4B4D9F11" w:rsidR="003779F2" w:rsidRPr="00FD35A8" w:rsidDel="00504E38" w:rsidRDefault="003779F2" w:rsidP="00504E38">
            <w:pPr>
              <w:rPr>
                <w:del w:id="472" w:author="Yali Chen" w:date="2025-12-17T09:53:00Z" w16du:dateUtc="2025-12-17T01:53:00Z"/>
                <w:rFonts w:ascii="Times New Roman" w:hAnsi="Times New Roman" w:cs="Times New Roman"/>
                <w:i/>
                <w:iCs/>
                <w:szCs w:val="20"/>
              </w:rPr>
            </w:pPr>
            <w:del w:id="473" w:author="Yali Chen" w:date="2025-12-17T09:53:00Z" w16du:dateUtc="2025-12-17T01:53:00Z">
              <w:r w:rsidRPr="00FD35A8" w:rsidDel="00504E38">
                <w:rPr>
                  <w:rFonts w:ascii="Times New Roman" w:hAnsi="Times New Roman" w:cs="Times New Roman"/>
                  <w:i/>
                  <w:iCs/>
                  <w:szCs w:val="20"/>
                </w:rPr>
                <w:delText>Prednisone</w:delText>
              </w:r>
            </w:del>
          </w:p>
        </w:tc>
        <w:tc>
          <w:tcPr>
            <w:tcW w:w="3834" w:type="dxa"/>
            <w:shd w:val="clear" w:color="auto" w:fill="FFFFFF"/>
            <w:vAlign w:val="center"/>
            <w:hideMark/>
          </w:tcPr>
          <w:p w14:paraId="50512EAF" w14:textId="49C4DD1D" w:rsidR="003779F2" w:rsidRPr="00FD35A8" w:rsidDel="00504E38" w:rsidRDefault="003779F2" w:rsidP="00504E38">
            <w:pPr>
              <w:rPr>
                <w:del w:id="474" w:author="Yali Chen" w:date="2025-12-17T09:53:00Z" w16du:dateUtc="2025-12-17T01:53:00Z"/>
                <w:rFonts w:ascii="Times New Roman" w:hAnsi="Times New Roman" w:cs="Times New Roman"/>
                <w:i/>
                <w:iCs/>
                <w:szCs w:val="20"/>
              </w:rPr>
            </w:pPr>
            <w:del w:id="475" w:author="Yali Chen" w:date="2025-12-17T09:53:00Z" w16du:dateUtc="2025-12-17T01:53:00Z">
              <w:r w:rsidRPr="00FD35A8" w:rsidDel="00504E38">
                <w:rPr>
                  <w:rFonts w:ascii="Times New Roman" w:hAnsi="Times New Roman" w:cs="Times New Roman"/>
                  <w:i/>
                  <w:iCs/>
                  <w:szCs w:val="20"/>
                </w:rPr>
                <w:delText>5</w:delText>
              </w:r>
            </w:del>
          </w:p>
        </w:tc>
      </w:tr>
      <w:tr w:rsidR="003779F2" w:rsidRPr="00FD35A8" w:rsidDel="00504E38" w14:paraId="6EC14AF2" w14:textId="7C0E5555" w:rsidTr="003779F2">
        <w:trPr>
          <w:trHeight w:val="255"/>
          <w:del w:id="476" w:author="Yali Chen" w:date="2025-12-17T09:53:00Z"/>
        </w:trPr>
        <w:tc>
          <w:tcPr>
            <w:tcW w:w="5026" w:type="dxa"/>
            <w:shd w:val="clear" w:color="auto" w:fill="FFFFFF"/>
            <w:vAlign w:val="center"/>
            <w:hideMark/>
          </w:tcPr>
          <w:p w14:paraId="1962F030" w14:textId="12B47C19" w:rsidR="003779F2" w:rsidRPr="00FD35A8" w:rsidDel="00504E38" w:rsidRDefault="003779F2" w:rsidP="00504E38">
            <w:pPr>
              <w:rPr>
                <w:del w:id="477" w:author="Yali Chen" w:date="2025-12-17T09:53:00Z" w16du:dateUtc="2025-12-17T01:53:00Z"/>
                <w:rFonts w:ascii="Times New Roman" w:hAnsi="Times New Roman" w:cs="Times New Roman"/>
                <w:i/>
                <w:iCs/>
                <w:szCs w:val="20"/>
              </w:rPr>
            </w:pPr>
            <w:del w:id="478" w:author="Yali Chen" w:date="2025-12-17T09:53:00Z" w16du:dateUtc="2025-12-17T01:53:00Z">
              <w:r w:rsidRPr="00FD35A8" w:rsidDel="00504E38">
                <w:rPr>
                  <w:rFonts w:ascii="Times New Roman" w:hAnsi="Times New Roman" w:cs="Times New Roman"/>
                  <w:i/>
                  <w:iCs/>
                  <w:szCs w:val="20"/>
                </w:rPr>
                <w:delText>Prednisolone</w:delText>
              </w:r>
            </w:del>
          </w:p>
        </w:tc>
        <w:tc>
          <w:tcPr>
            <w:tcW w:w="3834" w:type="dxa"/>
            <w:shd w:val="clear" w:color="auto" w:fill="FFFFFF"/>
            <w:vAlign w:val="center"/>
            <w:hideMark/>
          </w:tcPr>
          <w:p w14:paraId="03A51272" w14:textId="584577B6" w:rsidR="003779F2" w:rsidRPr="00FD35A8" w:rsidDel="00504E38" w:rsidRDefault="003779F2" w:rsidP="00504E38">
            <w:pPr>
              <w:rPr>
                <w:del w:id="479" w:author="Yali Chen" w:date="2025-12-17T09:53:00Z" w16du:dateUtc="2025-12-17T01:53:00Z"/>
                <w:rFonts w:ascii="Times New Roman" w:hAnsi="Times New Roman" w:cs="Times New Roman"/>
                <w:i/>
                <w:iCs/>
                <w:szCs w:val="20"/>
              </w:rPr>
            </w:pPr>
            <w:del w:id="480" w:author="Yali Chen" w:date="2025-12-17T09:53:00Z" w16du:dateUtc="2025-12-17T01:53:00Z">
              <w:r w:rsidRPr="00FD35A8" w:rsidDel="00504E38">
                <w:rPr>
                  <w:rFonts w:ascii="Times New Roman" w:hAnsi="Times New Roman" w:cs="Times New Roman"/>
                  <w:i/>
                  <w:iCs/>
                  <w:szCs w:val="20"/>
                </w:rPr>
                <w:delText>5</w:delText>
              </w:r>
            </w:del>
          </w:p>
        </w:tc>
      </w:tr>
      <w:tr w:rsidR="003779F2" w:rsidRPr="00FD35A8" w:rsidDel="00504E38" w14:paraId="2D08C490" w14:textId="164ECC1E" w:rsidTr="003779F2">
        <w:trPr>
          <w:trHeight w:val="255"/>
          <w:del w:id="481" w:author="Yali Chen" w:date="2025-12-17T09:53:00Z"/>
        </w:trPr>
        <w:tc>
          <w:tcPr>
            <w:tcW w:w="5026" w:type="dxa"/>
            <w:shd w:val="clear" w:color="auto" w:fill="FFFFFF"/>
            <w:vAlign w:val="center"/>
            <w:hideMark/>
          </w:tcPr>
          <w:p w14:paraId="08651436" w14:textId="2D6AD284" w:rsidR="003779F2" w:rsidRPr="00FD35A8" w:rsidDel="00504E38" w:rsidRDefault="003779F2" w:rsidP="00504E38">
            <w:pPr>
              <w:rPr>
                <w:del w:id="482" w:author="Yali Chen" w:date="2025-12-17T09:53:00Z" w16du:dateUtc="2025-12-17T01:53:00Z"/>
                <w:rFonts w:ascii="Times New Roman" w:hAnsi="Times New Roman" w:cs="Times New Roman"/>
                <w:i/>
                <w:iCs/>
                <w:szCs w:val="20"/>
              </w:rPr>
            </w:pPr>
            <w:del w:id="483" w:author="Yali Chen" w:date="2025-12-17T09:53:00Z" w16du:dateUtc="2025-12-17T01:53:00Z">
              <w:r w:rsidRPr="00FD35A8" w:rsidDel="00504E38">
                <w:rPr>
                  <w:rFonts w:ascii="Times New Roman" w:hAnsi="Times New Roman" w:cs="Times New Roman"/>
                  <w:i/>
                  <w:iCs/>
                  <w:szCs w:val="20"/>
                </w:rPr>
                <w:delText>Triamcinolone</w:delText>
              </w:r>
            </w:del>
          </w:p>
        </w:tc>
        <w:tc>
          <w:tcPr>
            <w:tcW w:w="3834" w:type="dxa"/>
            <w:shd w:val="clear" w:color="auto" w:fill="FFFFFF"/>
            <w:vAlign w:val="center"/>
            <w:hideMark/>
          </w:tcPr>
          <w:p w14:paraId="28C51D7B" w14:textId="7CEC74EE" w:rsidR="003779F2" w:rsidRPr="00FD35A8" w:rsidDel="00504E38" w:rsidRDefault="003779F2" w:rsidP="00504E38">
            <w:pPr>
              <w:rPr>
                <w:del w:id="484" w:author="Yali Chen" w:date="2025-12-17T09:53:00Z" w16du:dateUtc="2025-12-17T01:53:00Z"/>
                <w:rFonts w:ascii="Times New Roman" w:hAnsi="Times New Roman" w:cs="Times New Roman"/>
                <w:i/>
                <w:iCs/>
                <w:szCs w:val="20"/>
              </w:rPr>
            </w:pPr>
            <w:del w:id="485" w:author="Yali Chen" w:date="2025-12-17T09:53:00Z" w16du:dateUtc="2025-12-17T01:53:00Z">
              <w:r w:rsidRPr="00FD35A8" w:rsidDel="00504E38">
                <w:rPr>
                  <w:rFonts w:ascii="Times New Roman" w:hAnsi="Times New Roman" w:cs="Times New Roman"/>
                  <w:i/>
                  <w:iCs/>
                  <w:szCs w:val="20"/>
                </w:rPr>
                <w:delText>4</w:delText>
              </w:r>
            </w:del>
          </w:p>
        </w:tc>
      </w:tr>
      <w:tr w:rsidR="003779F2" w:rsidRPr="00FD35A8" w:rsidDel="00504E38" w14:paraId="59E9D023" w14:textId="6EAE14EF" w:rsidTr="003779F2">
        <w:trPr>
          <w:trHeight w:val="255"/>
          <w:del w:id="486" w:author="Yali Chen" w:date="2025-12-17T09:53:00Z"/>
        </w:trPr>
        <w:tc>
          <w:tcPr>
            <w:tcW w:w="5026" w:type="dxa"/>
            <w:shd w:val="clear" w:color="auto" w:fill="FFFFFF"/>
            <w:vAlign w:val="center"/>
            <w:hideMark/>
          </w:tcPr>
          <w:p w14:paraId="446989BA" w14:textId="65C721F0" w:rsidR="003779F2" w:rsidRPr="00FD35A8" w:rsidDel="00504E38" w:rsidRDefault="003779F2" w:rsidP="00504E38">
            <w:pPr>
              <w:rPr>
                <w:del w:id="487" w:author="Yali Chen" w:date="2025-12-17T09:53:00Z" w16du:dateUtc="2025-12-17T01:53:00Z"/>
                <w:rFonts w:ascii="Times New Roman" w:hAnsi="Times New Roman" w:cs="Times New Roman"/>
                <w:i/>
                <w:iCs/>
                <w:szCs w:val="20"/>
              </w:rPr>
            </w:pPr>
            <w:del w:id="488" w:author="Yali Chen" w:date="2025-12-17T09:53:00Z" w16du:dateUtc="2025-12-17T01:53:00Z">
              <w:r w:rsidRPr="00FD35A8" w:rsidDel="00504E38">
                <w:rPr>
                  <w:rFonts w:ascii="Times New Roman" w:hAnsi="Times New Roman" w:cs="Times New Roman"/>
                  <w:i/>
                  <w:iCs/>
                  <w:szCs w:val="20"/>
                </w:rPr>
                <w:delText>Methylprednisolone</w:delText>
              </w:r>
            </w:del>
          </w:p>
        </w:tc>
        <w:tc>
          <w:tcPr>
            <w:tcW w:w="3834" w:type="dxa"/>
            <w:shd w:val="clear" w:color="auto" w:fill="FFFFFF"/>
            <w:vAlign w:val="center"/>
            <w:hideMark/>
          </w:tcPr>
          <w:p w14:paraId="1FD56E01" w14:textId="48012325" w:rsidR="003779F2" w:rsidRPr="00FD35A8" w:rsidDel="00504E38" w:rsidRDefault="003779F2" w:rsidP="00504E38">
            <w:pPr>
              <w:rPr>
                <w:del w:id="489" w:author="Yali Chen" w:date="2025-12-17T09:53:00Z" w16du:dateUtc="2025-12-17T01:53:00Z"/>
                <w:rFonts w:ascii="Times New Roman" w:hAnsi="Times New Roman" w:cs="Times New Roman"/>
                <w:i/>
                <w:iCs/>
                <w:szCs w:val="20"/>
              </w:rPr>
            </w:pPr>
            <w:del w:id="490" w:author="Yali Chen" w:date="2025-12-17T09:53:00Z" w16du:dateUtc="2025-12-17T01:53:00Z">
              <w:r w:rsidRPr="00FD35A8" w:rsidDel="00504E38">
                <w:rPr>
                  <w:rFonts w:ascii="Times New Roman" w:hAnsi="Times New Roman" w:cs="Times New Roman"/>
                  <w:i/>
                  <w:iCs/>
                  <w:szCs w:val="20"/>
                </w:rPr>
                <w:delText>4</w:delText>
              </w:r>
            </w:del>
          </w:p>
        </w:tc>
      </w:tr>
      <w:tr w:rsidR="003779F2" w:rsidRPr="00FD35A8" w:rsidDel="00504E38" w14:paraId="318483B0" w14:textId="7B1B66E7" w:rsidTr="003779F2">
        <w:trPr>
          <w:trHeight w:val="255"/>
          <w:del w:id="491" w:author="Yali Chen" w:date="2025-12-17T09:53:00Z"/>
        </w:trPr>
        <w:tc>
          <w:tcPr>
            <w:tcW w:w="5026" w:type="dxa"/>
            <w:shd w:val="clear" w:color="auto" w:fill="FFFFFF"/>
            <w:vAlign w:val="center"/>
            <w:hideMark/>
          </w:tcPr>
          <w:p w14:paraId="79E2BC42" w14:textId="122D6020" w:rsidR="003779F2" w:rsidRPr="00FD35A8" w:rsidDel="00504E38" w:rsidRDefault="003779F2" w:rsidP="00504E38">
            <w:pPr>
              <w:rPr>
                <w:del w:id="492" w:author="Yali Chen" w:date="2025-12-17T09:53:00Z" w16du:dateUtc="2025-12-17T01:53:00Z"/>
                <w:rFonts w:ascii="Times New Roman" w:hAnsi="Times New Roman" w:cs="Times New Roman"/>
                <w:i/>
                <w:iCs/>
                <w:szCs w:val="20"/>
              </w:rPr>
            </w:pPr>
            <w:del w:id="493" w:author="Yali Chen" w:date="2025-12-17T09:53:00Z" w16du:dateUtc="2025-12-17T01:53:00Z">
              <w:r w:rsidRPr="00FD35A8" w:rsidDel="00504E38">
                <w:rPr>
                  <w:rFonts w:ascii="Times New Roman" w:hAnsi="Times New Roman" w:cs="Times New Roman"/>
                  <w:i/>
                  <w:iCs/>
                  <w:szCs w:val="20"/>
                </w:rPr>
                <w:delText>Dexamethasone</w:delText>
              </w:r>
            </w:del>
          </w:p>
        </w:tc>
        <w:tc>
          <w:tcPr>
            <w:tcW w:w="3834" w:type="dxa"/>
            <w:shd w:val="clear" w:color="auto" w:fill="FFFFFF"/>
            <w:vAlign w:val="center"/>
            <w:hideMark/>
          </w:tcPr>
          <w:p w14:paraId="0A5D1F40" w14:textId="6D47EB51" w:rsidR="003779F2" w:rsidRPr="00FD35A8" w:rsidDel="00504E38" w:rsidRDefault="003779F2" w:rsidP="00504E38">
            <w:pPr>
              <w:rPr>
                <w:del w:id="494" w:author="Yali Chen" w:date="2025-12-17T09:53:00Z" w16du:dateUtc="2025-12-17T01:53:00Z"/>
                <w:rFonts w:ascii="Times New Roman" w:hAnsi="Times New Roman" w:cs="Times New Roman"/>
                <w:i/>
                <w:iCs/>
                <w:szCs w:val="20"/>
              </w:rPr>
            </w:pPr>
            <w:del w:id="495" w:author="Yali Chen" w:date="2025-12-17T09:53:00Z" w16du:dateUtc="2025-12-17T01:53:00Z">
              <w:r w:rsidRPr="00FD35A8" w:rsidDel="00504E38">
                <w:rPr>
                  <w:rFonts w:ascii="Times New Roman" w:hAnsi="Times New Roman" w:cs="Times New Roman"/>
                  <w:i/>
                  <w:iCs/>
                  <w:szCs w:val="20"/>
                </w:rPr>
                <w:delText>0.75</w:delText>
              </w:r>
            </w:del>
          </w:p>
        </w:tc>
      </w:tr>
      <w:tr w:rsidR="003779F2" w:rsidRPr="00FD35A8" w:rsidDel="00504E38" w14:paraId="2AD95510" w14:textId="1A50943F" w:rsidTr="003779F2">
        <w:trPr>
          <w:trHeight w:val="255"/>
          <w:del w:id="496" w:author="Yali Chen" w:date="2025-12-17T09:53:00Z"/>
        </w:trPr>
        <w:tc>
          <w:tcPr>
            <w:tcW w:w="5026" w:type="dxa"/>
            <w:shd w:val="clear" w:color="auto" w:fill="FFFFFF"/>
            <w:vAlign w:val="center"/>
            <w:hideMark/>
          </w:tcPr>
          <w:p w14:paraId="43BCBB92" w14:textId="073BCEB0" w:rsidR="003779F2" w:rsidRPr="00FD35A8" w:rsidDel="00504E38" w:rsidRDefault="003779F2" w:rsidP="00504E38">
            <w:pPr>
              <w:rPr>
                <w:del w:id="497" w:author="Yali Chen" w:date="2025-12-17T09:53:00Z" w16du:dateUtc="2025-12-17T01:53:00Z"/>
                <w:rFonts w:ascii="Times New Roman" w:hAnsi="Times New Roman" w:cs="Times New Roman"/>
                <w:i/>
                <w:iCs/>
                <w:szCs w:val="20"/>
              </w:rPr>
            </w:pPr>
            <w:del w:id="498" w:author="Yali Chen" w:date="2025-12-17T09:53:00Z" w16du:dateUtc="2025-12-17T01:53:00Z">
              <w:r w:rsidRPr="00FD35A8" w:rsidDel="00504E38">
                <w:rPr>
                  <w:rFonts w:ascii="Times New Roman" w:hAnsi="Times New Roman" w:cs="Times New Roman"/>
                  <w:i/>
                  <w:iCs/>
                  <w:szCs w:val="20"/>
                </w:rPr>
                <w:delText>Betamethasone</w:delText>
              </w:r>
            </w:del>
          </w:p>
        </w:tc>
        <w:tc>
          <w:tcPr>
            <w:tcW w:w="3834" w:type="dxa"/>
            <w:shd w:val="clear" w:color="auto" w:fill="FFFFFF"/>
            <w:vAlign w:val="center"/>
            <w:hideMark/>
          </w:tcPr>
          <w:p w14:paraId="3A74B891" w14:textId="4D142EB4" w:rsidR="003779F2" w:rsidRPr="00FD35A8" w:rsidDel="00504E38" w:rsidRDefault="003779F2" w:rsidP="00504E38">
            <w:pPr>
              <w:rPr>
                <w:del w:id="499" w:author="Yali Chen" w:date="2025-12-17T09:53:00Z" w16du:dateUtc="2025-12-17T01:53:00Z"/>
                <w:rFonts w:ascii="Times New Roman" w:hAnsi="Times New Roman" w:cs="Times New Roman"/>
                <w:i/>
                <w:iCs/>
                <w:szCs w:val="20"/>
              </w:rPr>
            </w:pPr>
            <w:del w:id="500" w:author="Yali Chen" w:date="2025-12-17T09:53:00Z" w16du:dateUtc="2025-12-17T01:53:00Z">
              <w:r w:rsidRPr="00FD35A8" w:rsidDel="00504E38">
                <w:rPr>
                  <w:rFonts w:ascii="Times New Roman" w:hAnsi="Times New Roman" w:cs="Times New Roman"/>
                  <w:i/>
                  <w:iCs/>
                  <w:szCs w:val="20"/>
                </w:rPr>
                <w:delText>0.6</w:delText>
              </w:r>
            </w:del>
          </w:p>
        </w:tc>
      </w:tr>
    </w:tbl>
    <w:p w14:paraId="21254C69" w14:textId="0063845A" w:rsidR="00BA7E04" w:rsidRPr="00FD35A8" w:rsidDel="00C1450C" w:rsidRDefault="00BA7E04" w:rsidP="005E0CBB">
      <w:pPr>
        <w:rPr>
          <w:del w:id="501" w:author="Yali Chen" w:date="2025-12-17T09:51:00Z" w16du:dateUtc="2025-12-17T01:51:00Z"/>
          <w:rFonts w:ascii="Times New Roman" w:hAnsi="Times New Roman" w:cs="Times New Roman"/>
          <w:szCs w:val="20"/>
        </w:rPr>
      </w:pPr>
    </w:p>
    <w:p w14:paraId="51B73001" w14:textId="18CC237B" w:rsidR="00FE1384" w:rsidRPr="00FD35A8" w:rsidDel="00C1450C" w:rsidRDefault="00FE1384" w:rsidP="005E0CBB">
      <w:pPr>
        <w:rPr>
          <w:del w:id="502" w:author="Yali Chen" w:date="2025-12-17T09:51:00Z" w16du:dateUtc="2025-12-17T01:51:00Z"/>
          <w:rFonts w:ascii="Times New Roman" w:hAnsi="Times New Roman" w:cs="Times New Roman"/>
          <w:i/>
          <w:iCs/>
          <w:szCs w:val="20"/>
        </w:rPr>
      </w:pPr>
      <w:del w:id="503" w:author="Yali Chen" w:date="2025-12-17T09:51:00Z" w16du:dateUtc="2025-12-17T01:51:00Z">
        <w:r w:rsidRPr="00FD35A8" w:rsidDel="00C1450C">
          <w:rPr>
            <w:rFonts w:ascii="Times New Roman" w:hAnsi="Times New Roman" w:cs="Times New Roman"/>
            <w:i/>
            <w:iCs/>
            <w:szCs w:val="20"/>
          </w:rPr>
          <w:delText>The following conversion factors are provided for other frequency-based doses into daily doses.</w:delText>
        </w:r>
      </w:del>
    </w:p>
    <w:tbl>
      <w:tblPr>
        <w:tblW w:w="8860" w:type="dxa"/>
        <w:tblLook w:val="04A0" w:firstRow="1" w:lastRow="0" w:firstColumn="1" w:lastColumn="0" w:noHBand="0" w:noVBand="1"/>
      </w:tblPr>
      <w:tblGrid>
        <w:gridCol w:w="3427"/>
        <w:gridCol w:w="2620"/>
        <w:gridCol w:w="1161"/>
        <w:gridCol w:w="1652"/>
      </w:tblGrid>
      <w:tr w:rsidR="002146DF" w:rsidRPr="00FD35A8" w:rsidDel="00C1450C" w14:paraId="7B52F7F8" w14:textId="5801D2D1" w:rsidTr="006921A2">
        <w:trPr>
          <w:trHeight w:val="255"/>
          <w:del w:id="504" w:author="Yali Chen" w:date="2025-12-17T09:51:00Z"/>
        </w:trPr>
        <w:tc>
          <w:tcPr>
            <w:tcW w:w="3460" w:type="dxa"/>
            <w:tcBorders>
              <w:top w:val="single" w:sz="4" w:space="0" w:color="auto"/>
              <w:left w:val="single" w:sz="4" w:space="0" w:color="auto"/>
              <w:bottom w:val="single" w:sz="4" w:space="0" w:color="auto"/>
              <w:right w:val="single" w:sz="4" w:space="0" w:color="auto"/>
            </w:tcBorders>
            <w:vAlign w:val="bottom"/>
            <w:hideMark/>
          </w:tcPr>
          <w:p w14:paraId="19208FB8" w14:textId="60AE9486" w:rsidR="002146DF" w:rsidRPr="00FD35A8" w:rsidDel="00C1450C" w:rsidRDefault="002146DF" w:rsidP="002146DF">
            <w:pPr>
              <w:rPr>
                <w:del w:id="505" w:author="Yali Chen" w:date="2025-12-17T09:51:00Z" w16du:dateUtc="2025-12-17T01:51:00Z"/>
                <w:rFonts w:ascii="Times New Roman" w:hAnsi="Times New Roman" w:cs="Times New Roman"/>
                <w:b/>
                <w:bCs/>
                <w:i/>
                <w:iCs/>
                <w:szCs w:val="20"/>
              </w:rPr>
            </w:pPr>
            <w:del w:id="506" w:author="Yali Chen" w:date="2025-12-17T09:51:00Z" w16du:dateUtc="2025-12-17T01:51:00Z">
              <w:r w:rsidRPr="00FD35A8" w:rsidDel="00C1450C">
                <w:rPr>
                  <w:rFonts w:ascii="Times New Roman" w:hAnsi="Times New Roman" w:cs="Times New Roman"/>
                  <w:b/>
                  <w:bCs/>
                  <w:i/>
                  <w:iCs/>
                  <w:szCs w:val="20"/>
                </w:rPr>
                <w:delText>CLUOSY RQ</w:delText>
              </w:r>
            </w:del>
          </w:p>
        </w:tc>
        <w:tc>
          <w:tcPr>
            <w:tcW w:w="2640" w:type="dxa"/>
            <w:tcBorders>
              <w:top w:val="single" w:sz="4" w:space="0" w:color="auto"/>
              <w:left w:val="nil"/>
              <w:bottom w:val="single" w:sz="4" w:space="0" w:color="auto"/>
              <w:right w:val="single" w:sz="4" w:space="0" w:color="auto"/>
            </w:tcBorders>
            <w:vAlign w:val="bottom"/>
            <w:hideMark/>
          </w:tcPr>
          <w:p w14:paraId="11363880" w14:textId="1299004B" w:rsidR="002146DF" w:rsidRPr="00FD35A8" w:rsidDel="00C1450C" w:rsidRDefault="002146DF" w:rsidP="002146DF">
            <w:pPr>
              <w:rPr>
                <w:del w:id="507" w:author="Yali Chen" w:date="2025-12-17T09:51:00Z" w16du:dateUtc="2025-12-17T01:51:00Z"/>
                <w:rFonts w:ascii="Times New Roman" w:hAnsi="Times New Roman" w:cs="Times New Roman"/>
                <w:b/>
                <w:bCs/>
                <w:i/>
                <w:iCs/>
                <w:szCs w:val="20"/>
              </w:rPr>
            </w:pPr>
            <w:del w:id="508" w:author="Yali Chen" w:date="2025-12-17T09:51:00Z" w16du:dateUtc="2025-12-17T01:51:00Z">
              <w:r w:rsidRPr="00FD35A8" w:rsidDel="00C1450C">
                <w:rPr>
                  <w:rFonts w:ascii="Times New Roman" w:hAnsi="Times New Roman" w:cs="Times New Roman"/>
                  <w:b/>
                  <w:bCs/>
                  <w:i/>
                  <w:iCs/>
                  <w:szCs w:val="20"/>
                </w:rPr>
                <w:delText>COURTAGE</w:delText>
              </w:r>
            </w:del>
          </w:p>
        </w:tc>
        <w:tc>
          <w:tcPr>
            <w:tcW w:w="1100" w:type="dxa"/>
            <w:tcBorders>
              <w:top w:val="single" w:sz="4" w:space="0" w:color="auto"/>
              <w:left w:val="nil"/>
              <w:bottom w:val="single" w:sz="4" w:space="0" w:color="auto"/>
              <w:right w:val="single" w:sz="4" w:space="0" w:color="auto"/>
            </w:tcBorders>
            <w:vAlign w:val="bottom"/>
            <w:hideMark/>
          </w:tcPr>
          <w:p w14:paraId="682231E2" w14:textId="0F371F69" w:rsidR="002146DF" w:rsidRPr="00FD35A8" w:rsidDel="00C1450C" w:rsidRDefault="002146DF" w:rsidP="002146DF">
            <w:pPr>
              <w:rPr>
                <w:del w:id="509" w:author="Yali Chen" w:date="2025-12-17T09:51:00Z" w16du:dateUtc="2025-12-17T01:51:00Z"/>
                <w:rFonts w:ascii="Times New Roman" w:hAnsi="Times New Roman" w:cs="Times New Roman"/>
                <w:b/>
                <w:bCs/>
                <w:i/>
                <w:iCs/>
                <w:szCs w:val="20"/>
              </w:rPr>
            </w:pPr>
            <w:del w:id="510" w:author="Yali Chen" w:date="2025-12-17T09:51:00Z" w16du:dateUtc="2025-12-17T01:51:00Z">
              <w:r w:rsidRPr="00FD35A8" w:rsidDel="00C1450C">
                <w:rPr>
                  <w:rFonts w:ascii="Times New Roman" w:hAnsi="Times New Roman" w:cs="Times New Roman"/>
                  <w:b/>
                  <w:bCs/>
                  <w:i/>
                  <w:iCs/>
                  <w:szCs w:val="20"/>
                </w:rPr>
                <w:delText>Conversion factor</w:delText>
              </w:r>
            </w:del>
          </w:p>
        </w:tc>
        <w:tc>
          <w:tcPr>
            <w:tcW w:w="1660" w:type="dxa"/>
            <w:tcBorders>
              <w:top w:val="single" w:sz="4" w:space="0" w:color="auto"/>
              <w:left w:val="nil"/>
              <w:bottom w:val="single" w:sz="4" w:space="0" w:color="auto"/>
              <w:right w:val="single" w:sz="4" w:space="0" w:color="auto"/>
            </w:tcBorders>
            <w:vAlign w:val="bottom"/>
            <w:hideMark/>
          </w:tcPr>
          <w:p w14:paraId="02E08B77" w14:textId="70AA801D" w:rsidR="002146DF" w:rsidRPr="00FD35A8" w:rsidDel="00C1450C" w:rsidRDefault="002146DF" w:rsidP="002146DF">
            <w:pPr>
              <w:rPr>
                <w:del w:id="511" w:author="Yali Chen" w:date="2025-12-17T09:51:00Z" w16du:dateUtc="2025-12-17T01:51:00Z"/>
                <w:rFonts w:ascii="Times New Roman" w:hAnsi="Times New Roman" w:cs="Times New Roman"/>
                <w:b/>
                <w:bCs/>
                <w:i/>
                <w:iCs/>
                <w:szCs w:val="20"/>
              </w:rPr>
            </w:pPr>
            <w:del w:id="512" w:author="Yali Chen" w:date="2025-12-17T09:51:00Z" w16du:dateUtc="2025-12-17T01:51:00Z">
              <w:r w:rsidRPr="00FD35A8" w:rsidDel="00C1450C">
                <w:rPr>
                  <w:rFonts w:ascii="Times New Roman" w:hAnsi="Times New Roman" w:cs="Times New Roman"/>
                  <w:b/>
                  <w:bCs/>
                  <w:i/>
                  <w:iCs/>
                  <w:szCs w:val="20"/>
                </w:rPr>
                <w:delText>Conversion factor</w:delText>
              </w:r>
            </w:del>
          </w:p>
        </w:tc>
      </w:tr>
      <w:tr w:rsidR="002146DF" w:rsidRPr="00FD35A8" w:rsidDel="00C1450C" w14:paraId="48D69FAC" w14:textId="56C689C3" w:rsidTr="006921A2">
        <w:trPr>
          <w:trHeight w:val="255"/>
          <w:del w:id="51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8FFD796" w14:textId="2A9394E8" w:rsidR="002146DF" w:rsidRPr="00FD35A8" w:rsidDel="00C1450C" w:rsidRDefault="002146DF" w:rsidP="002146DF">
            <w:pPr>
              <w:rPr>
                <w:del w:id="514" w:author="Yali Chen" w:date="2025-12-17T09:51:00Z" w16du:dateUtc="2025-12-17T01:51:00Z"/>
                <w:rFonts w:ascii="Times New Roman" w:hAnsi="Times New Roman" w:cs="Times New Roman"/>
                <w:i/>
                <w:iCs/>
                <w:szCs w:val="20"/>
              </w:rPr>
            </w:pPr>
            <w:del w:id="515" w:author="Yali Chen" w:date="2025-12-17T09:51:00Z" w16du:dateUtc="2025-12-17T01:51:00Z">
              <w:r w:rsidRPr="00FD35A8" w:rsidDel="00C1450C">
                <w:rPr>
                  <w:rFonts w:ascii="Times New Roman" w:hAnsi="Times New Roman" w:cs="Times New Roman"/>
                  <w:i/>
                  <w:iCs/>
                  <w:szCs w:val="20"/>
                </w:rPr>
                <w:delText>QAM</w:delText>
              </w:r>
            </w:del>
          </w:p>
        </w:tc>
        <w:tc>
          <w:tcPr>
            <w:tcW w:w="2640" w:type="dxa"/>
            <w:tcBorders>
              <w:top w:val="nil"/>
              <w:left w:val="nil"/>
              <w:bottom w:val="single" w:sz="4" w:space="0" w:color="auto"/>
              <w:right w:val="single" w:sz="4" w:space="0" w:color="auto"/>
            </w:tcBorders>
            <w:vAlign w:val="bottom"/>
            <w:hideMark/>
          </w:tcPr>
          <w:p w14:paraId="49FE7507" w14:textId="5A87D5D9" w:rsidR="002146DF" w:rsidRPr="00FD35A8" w:rsidDel="00C1450C" w:rsidRDefault="002146DF" w:rsidP="002146DF">
            <w:pPr>
              <w:rPr>
                <w:del w:id="516" w:author="Yali Chen" w:date="2025-12-17T09:51:00Z" w16du:dateUtc="2025-12-17T01:51:00Z"/>
                <w:rFonts w:ascii="Times New Roman" w:hAnsi="Times New Roman" w:cs="Times New Roman"/>
                <w:i/>
                <w:iCs/>
                <w:szCs w:val="20"/>
              </w:rPr>
            </w:pPr>
            <w:del w:id="517" w:author="Yali Chen" w:date="2025-12-17T09:51:00Z" w16du:dateUtc="2025-12-17T01:51:00Z">
              <w:r w:rsidRPr="00FD35A8" w:rsidDel="00C1450C">
                <w:rPr>
                  <w:rFonts w:ascii="Times New Roman" w:hAnsi="Times New Roman" w:cs="Times New Roman"/>
                  <w:i/>
                  <w:iCs/>
                  <w:szCs w:val="20"/>
                </w:rPr>
                <w:delText>Once a month</w:delText>
              </w:r>
            </w:del>
          </w:p>
        </w:tc>
        <w:tc>
          <w:tcPr>
            <w:tcW w:w="1100" w:type="dxa"/>
            <w:tcBorders>
              <w:top w:val="nil"/>
              <w:left w:val="nil"/>
              <w:bottom w:val="single" w:sz="4" w:space="0" w:color="auto"/>
              <w:right w:val="single" w:sz="4" w:space="0" w:color="auto"/>
            </w:tcBorders>
            <w:vAlign w:val="bottom"/>
            <w:hideMark/>
          </w:tcPr>
          <w:p w14:paraId="41DC57B9" w14:textId="1DA2EAFD" w:rsidR="002146DF" w:rsidRPr="00FD35A8" w:rsidDel="00C1450C" w:rsidRDefault="002146DF" w:rsidP="002146DF">
            <w:pPr>
              <w:rPr>
                <w:del w:id="518" w:author="Yali Chen" w:date="2025-12-17T09:51:00Z" w16du:dateUtc="2025-12-17T01:51:00Z"/>
                <w:rFonts w:ascii="Times New Roman" w:hAnsi="Times New Roman" w:cs="Times New Roman"/>
                <w:i/>
                <w:iCs/>
                <w:szCs w:val="20"/>
              </w:rPr>
            </w:pPr>
            <w:del w:id="519" w:author="Yali Chen" w:date="2025-12-17T09:51:00Z" w16du:dateUtc="2025-12-17T01:51:00Z">
              <w:r w:rsidRPr="00FD35A8" w:rsidDel="00C1450C">
                <w:rPr>
                  <w:rFonts w:ascii="Times New Roman" w:hAnsi="Times New Roman" w:cs="Times New Roman"/>
                  <w:i/>
                  <w:iCs/>
                  <w:szCs w:val="20"/>
                </w:rPr>
                <w:delText>1/20</w:delText>
              </w:r>
            </w:del>
          </w:p>
        </w:tc>
        <w:tc>
          <w:tcPr>
            <w:tcW w:w="1660" w:type="dxa"/>
            <w:tcBorders>
              <w:top w:val="nil"/>
              <w:left w:val="nil"/>
              <w:bottom w:val="single" w:sz="4" w:space="0" w:color="auto"/>
              <w:right w:val="single" w:sz="4" w:space="0" w:color="auto"/>
            </w:tcBorders>
            <w:vAlign w:val="bottom"/>
            <w:hideMark/>
          </w:tcPr>
          <w:p w14:paraId="3D1E274E" w14:textId="21C32747" w:rsidR="002146DF" w:rsidRPr="00FD35A8" w:rsidDel="00C1450C" w:rsidRDefault="002146DF" w:rsidP="002146DF">
            <w:pPr>
              <w:rPr>
                <w:del w:id="520" w:author="Yali Chen" w:date="2025-12-17T09:51:00Z" w16du:dateUtc="2025-12-17T01:51:00Z"/>
                <w:rFonts w:ascii="Times New Roman" w:hAnsi="Times New Roman" w:cs="Times New Roman"/>
                <w:i/>
                <w:iCs/>
                <w:szCs w:val="20"/>
              </w:rPr>
            </w:pPr>
            <w:del w:id="521" w:author="Yali Chen" w:date="2025-12-17T09:51:00Z" w16du:dateUtc="2025-12-17T01:51:00Z">
              <w:r w:rsidRPr="00FD35A8" w:rsidDel="00C1450C">
                <w:rPr>
                  <w:rFonts w:ascii="Times New Roman" w:hAnsi="Times New Roman" w:cs="Times New Roman"/>
                  <w:i/>
                  <w:iCs/>
                  <w:szCs w:val="20"/>
                </w:rPr>
                <w:delText>0.0333333</w:delText>
              </w:r>
            </w:del>
          </w:p>
        </w:tc>
      </w:tr>
      <w:tr w:rsidR="002146DF" w:rsidRPr="00FD35A8" w:rsidDel="00C1450C" w14:paraId="3CAF6D2B" w14:textId="0A7BF629" w:rsidTr="006921A2">
        <w:trPr>
          <w:trHeight w:val="255"/>
          <w:del w:id="52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CB85622" w14:textId="23DA231E" w:rsidR="002146DF" w:rsidRPr="00FD35A8" w:rsidDel="00C1450C" w:rsidRDefault="002146DF" w:rsidP="002146DF">
            <w:pPr>
              <w:rPr>
                <w:del w:id="523" w:author="Yali Chen" w:date="2025-12-17T09:51:00Z" w16du:dateUtc="2025-12-17T01:51:00Z"/>
                <w:rFonts w:ascii="Times New Roman" w:hAnsi="Times New Roman" w:cs="Times New Roman"/>
                <w:i/>
                <w:iCs/>
                <w:szCs w:val="20"/>
              </w:rPr>
            </w:pPr>
            <w:del w:id="524" w:author="Yali Chen" w:date="2025-12-17T09:51:00Z" w16du:dateUtc="2025-12-17T01:51:00Z">
              <w:r w:rsidRPr="00FD35A8" w:rsidDel="00C1450C">
                <w:rPr>
                  <w:rFonts w:ascii="Times New Roman" w:hAnsi="Times New Roman" w:cs="Times New Roman"/>
                  <w:i/>
                  <w:iCs/>
                  <w:szCs w:val="20"/>
                </w:rPr>
                <w:delText>QOD</w:delText>
              </w:r>
            </w:del>
          </w:p>
        </w:tc>
        <w:tc>
          <w:tcPr>
            <w:tcW w:w="2640" w:type="dxa"/>
            <w:tcBorders>
              <w:top w:val="nil"/>
              <w:left w:val="nil"/>
              <w:bottom w:val="single" w:sz="4" w:space="0" w:color="auto"/>
              <w:right w:val="single" w:sz="4" w:space="0" w:color="auto"/>
            </w:tcBorders>
            <w:vAlign w:val="bottom"/>
            <w:hideMark/>
          </w:tcPr>
          <w:p w14:paraId="76CD4F95" w14:textId="50C28CEE" w:rsidR="002146DF" w:rsidRPr="00FD35A8" w:rsidDel="00C1450C" w:rsidRDefault="002146DF" w:rsidP="002146DF">
            <w:pPr>
              <w:rPr>
                <w:del w:id="525" w:author="Yali Chen" w:date="2025-12-17T09:51:00Z" w16du:dateUtc="2025-12-17T01:51:00Z"/>
                <w:rFonts w:ascii="Times New Roman" w:hAnsi="Times New Roman" w:cs="Times New Roman"/>
                <w:i/>
                <w:iCs/>
                <w:szCs w:val="20"/>
              </w:rPr>
            </w:pPr>
            <w:del w:id="526" w:author="Yali Chen" w:date="2025-12-17T09:51:00Z" w16du:dateUtc="2025-12-17T01:51:00Z">
              <w:r w:rsidRPr="00FD35A8" w:rsidDel="00C1450C">
                <w:rPr>
                  <w:rFonts w:ascii="Times New Roman" w:hAnsi="Times New Roman" w:cs="Times New Roman"/>
                  <w:i/>
                  <w:iCs/>
                  <w:szCs w:val="20"/>
                </w:rPr>
                <w:delText>Every other day</w:delText>
              </w:r>
            </w:del>
          </w:p>
        </w:tc>
        <w:tc>
          <w:tcPr>
            <w:tcW w:w="1100" w:type="dxa"/>
            <w:tcBorders>
              <w:top w:val="nil"/>
              <w:left w:val="nil"/>
              <w:bottom w:val="single" w:sz="4" w:space="0" w:color="auto"/>
              <w:right w:val="single" w:sz="4" w:space="0" w:color="auto"/>
            </w:tcBorders>
            <w:vAlign w:val="bottom"/>
            <w:hideMark/>
          </w:tcPr>
          <w:p w14:paraId="3D73036F" w14:textId="2D01F76F" w:rsidR="002146DF" w:rsidRPr="00FD35A8" w:rsidDel="00C1450C" w:rsidRDefault="002146DF" w:rsidP="002146DF">
            <w:pPr>
              <w:rPr>
                <w:del w:id="527" w:author="Yali Chen" w:date="2025-12-17T09:51:00Z" w16du:dateUtc="2025-12-17T01:51:00Z"/>
                <w:rFonts w:ascii="Times New Roman" w:hAnsi="Times New Roman" w:cs="Times New Roman"/>
                <w:i/>
                <w:iCs/>
                <w:szCs w:val="20"/>
              </w:rPr>
            </w:pPr>
            <w:del w:id="528"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0057A05B" w14:textId="6684AA09" w:rsidR="002146DF" w:rsidRPr="00FD35A8" w:rsidDel="00C1450C" w:rsidRDefault="002146DF" w:rsidP="002146DF">
            <w:pPr>
              <w:rPr>
                <w:del w:id="529" w:author="Yali Chen" w:date="2025-12-17T09:51:00Z" w16du:dateUtc="2025-12-17T01:51:00Z"/>
                <w:rFonts w:ascii="Times New Roman" w:hAnsi="Times New Roman" w:cs="Times New Roman"/>
                <w:i/>
                <w:iCs/>
                <w:szCs w:val="20"/>
              </w:rPr>
            </w:pPr>
            <w:del w:id="530" w:author="Yali Chen" w:date="2025-12-17T09:51:00Z" w16du:dateUtc="2025-12-17T01:51:00Z">
              <w:r w:rsidRPr="00FD35A8" w:rsidDel="00C1450C">
                <w:rPr>
                  <w:rFonts w:ascii="Times New Roman" w:hAnsi="Times New Roman" w:cs="Times New Roman"/>
                  <w:i/>
                  <w:iCs/>
                  <w:szCs w:val="20"/>
                </w:rPr>
                <w:delText>0.5</w:delText>
              </w:r>
            </w:del>
          </w:p>
        </w:tc>
      </w:tr>
      <w:tr w:rsidR="002146DF" w:rsidRPr="00FD35A8" w:rsidDel="00C1450C" w14:paraId="6044C976" w14:textId="7566D200" w:rsidTr="006921A2">
        <w:trPr>
          <w:trHeight w:val="255"/>
          <w:del w:id="53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0FBE79C" w14:textId="08DB7655" w:rsidR="002146DF" w:rsidRPr="00FD35A8" w:rsidDel="00C1450C" w:rsidRDefault="002146DF" w:rsidP="002146DF">
            <w:pPr>
              <w:rPr>
                <w:del w:id="532" w:author="Yali Chen" w:date="2025-12-17T09:51:00Z" w16du:dateUtc="2025-12-17T01:51:00Z"/>
                <w:rFonts w:ascii="Times New Roman" w:hAnsi="Times New Roman" w:cs="Times New Roman"/>
                <w:i/>
                <w:iCs/>
                <w:szCs w:val="20"/>
              </w:rPr>
            </w:pPr>
            <w:del w:id="533" w:author="Yali Chen" w:date="2025-12-17T09:51:00Z" w16du:dateUtc="2025-12-17T01:51:00Z">
              <w:r w:rsidRPr="00FD35A8" w:rsidDel="00C1450C">
                <w:rPr>
                  <w:rFonts w:ascii="Times New Roman" w:hAnsi="Times New Roman" w:cs="Times New Roman"/>
                  <w:i/>
                  <w:iCs/>
                  <w:szCs w:val="20"/>
                </w:rPr>
                <w:delText>1 TIME PER WEEK</w:delText>
              </w:r>
            </w:del>
          </w:p>
        </w:tc>
        <w:tc>
          <w:tcPr>
            <w:tcW w:w="2640" w:type="dxa"/>
            <w:tcBorders>
              <w:top w:val="nil"/>
              <w:left w:val="nil"/>
              <w:bottom w:val="single" w:sz="4" w:space="0" w:color="auto"/>
              <w:right w:val="single" w:sz="4" w:space="0" w:color="auto"/>
            </w:tcBorders>
            <w:vAlign w:val="bottom"/>
            <w:hideMark/>
          </w:tcPr>
          <w:p w14:paraId="4AF11D7E" w14:textId="3D7175B9" w:rsidR="002146DF" w:rsidRPr="00FD35A8" w:rsidDel="00C1450C" w:rsidRDefault="002146DF" w:rsidP="002146DF">
            <w:pPr>
              <w:rPr>
                <w:del w:id="534" w:author="Yali Chen" w:date="2025-12-17T09:51:00Z" w16du:dateUtc="2025-12-17T01:51:00Z"/>
                <w:rFonts w:ascii="Times New Roman" w:hAnsi="Times New Roman" w:cs="Times New Roman"/>
                <w:i/>
                <w:iCs/>
                <w:szCs w:val="20"/>
              </w:rPr>
            </w:pPr>
            <w:del w:id="535"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1F05521A" w14:textId="4BC33A24" w:rsidR="002146DF" w:rsidRPr="00FD35A8" w:rsidDel="00C1450C" w:rsidRDefault="002146DF" w:rsidP="002146DF">
            <w:pPr>
              <w:rPr>
                <w:del w:id="536" w:author="Yali Chen" w:date="2025-12-17T09:51:00Z" w16du:dateUtc="2025-12-17T01:51:00Z"/>
                <w:rFonts w:ascii="Times New Roman" w:hAnsi="Times New Roman" w:cs="Times New Roman"/>
                <w:i/>
                <w:iCs/>
                <w:szCs w:val="20"/>
              </w:rPr>
            </w:pPr>
            <w:del w:id="537"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2A2B756E" w14:textId="0CA01C35" w:rsidR="002146DF" w:rsidRPr="00FD35A8" w:rsidDel="00C1450C" w:rsidRDefault="002146DF" w:rsidP="002146DF">
            <w:pPr>
              <w:rPr>
                <w:del w:id="538" w:author="Yali Chen" w:date="2025-12-17T09:51:00Z" w16du:dateUtc="2025-12-17T01:51:00Z"/>
                <w:rFonts w:ascii="Times New Roman" w:hAnsi="Times New Roman" w:cs="Times New Roman"/>
                <w:i/>
                <w:iCs/>
                <w:szCs w:val="20"/>
              </w:rPr>
            </w:pPr>
            <w:del w:id="539"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4010D772" w14:textId="67D3605B" w:rsidTr="006921A2">
        <w:trPr>
          <w:trHeight w:val="255"/>
          <w:del w:id="54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9F19F2A" w14:textId="20DA86EB" w:rsidR="002146DF" w:rsidRPr="00FD35A8" w:rsidDel="00C1450C" w:rsidRDefault="002146DF" w:rsidP="002146DF">
            <w:pPr>
              <w:rPr>
                <w:del w:id="541" w:author="Yali Chen" w:date="2025-12-17T09:51:00Z" w16du:dateUtc="2025-12-17T01:51:00Z"/>
                <w:rFonts w:ascii="Times New Roman" w:hAnsi="Times New Roman" w:cs="Times New Roman"/>
                <w:i/>
                <w:iCs/>
                <w:szCs w:val="20"/>
              </w:rPr>
            </w:pPr>
            <w:del w:id="542" w:author="Yali Chen" w:date="2025-12-17T09:51:00Z" w16du:dateUtc="2025-12-17T01:51:00Z">
              <w:r w:rsidRPr="00FD35A8" w:rsidDel="00C1450C">
                <w:rPr>
                  <w:rFonts w:ascii="Times New Roman" w:hAnsi="Times New Roman" w:cs="Times New Roman"/>
                  <w:i/>
                  <w:iCs/>
                  <w:szCs w:val="20"/>
                </w:rPr>
                <w:delText>QW</w:delText>
              </w:r>
            </w:del>
          </w:p>
        </w:tc>
        <w:tc>
          <w:tcPr>
            <w:tcW w:w="2640" w:type="dxa"/>
            <w:tcBorders>
              <w:top w:val="nil"/>
              <w:left w:val="nil"/>
              <w:bottom w:val="single" w:sz="4" w:space="0" w:color="auto"/>
              <w:right w:val="single" w:sz="4" w:space="0" w:color="auto"/>
            </w:tcBorders>
            <w:vAlign w:val="bottom"/>
            <w:hideMark/>
          </w:tcPr>
          <w:p w14:paraId="5573EC4B" w14:textId="3314AB88" w:rsidR="002146DF" w:rsidRPr="00FD35A8" w:rsidDel="00C1450C" w:rsidRDefault="002146DF" w:rsidP="002146DF">
            <w:pPr>
              <w:rPr>
                <w:del w:id="543" w:author="Yali Chen" w:date="2025-12-17T09:51:00Z" w16du:dateUtc="2025-12-17T01:51:00Z"/>
                <w:rFonts w:ascii="Times New Roman" w:hAnsi="Times New Roman" w:cs="Times New Roman"/>
                <w:i/>
                <w:iCs/>
                <w:szCs w:val="20"/>
              </w:rPr>
            </w:pPr>
            <w:del w:id="544"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5B3CD183" w14:textId="54A0D45F" w:rsidR="002146DF" w:rsidRPr="00FD35A8" w:rsidDel="00C1450C" w:rsidRDefault="002146DF" w:rsidP="002146DF">
            <w:pPr>
              <w:rPr>
                <w:del w:id="545" w:author="Yali Chen" w:date="2025-12-17T09:51:00Z" w16du:dateUtc="2025-12-17T01:51:00Z"/>
                <w:rFonts w:ascii="Times New Roman" w:hAnsi="Times New Roman" w:cs="Times New Roman"/>
                <w:i/>
                <w:iCs/>
                <w:szCs w:val="20"/>
              </w:rPr>
            </w:pPr>
            <w:del w:id="546"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473E6761" w14:textId="566124F3" w:rsidR="002146DF" w:rsidRPr="00FD35A8" w:rsidDel="00C1450C" w:rsidRDefault="002146DF" w:rsidP="002146DF">
            <w:pPr>
              <w:rPr>
                <w:del w:id="547" w:author="Yali Chen" w:date="2025-12-17T09:51:00Z" w16du:dateUtc="2025-12-17T01:51:00Z"/>
                <w:rFonts w:ascii="Times New Roman" w:hAnsi="Times New Roman" w:cs="Times New Roman"/>
                <w:i/>
                <w:iCs/>
                <w:szCs w:val="20"/>
              </w:rPr>
            </w:pPr>
            <w:del w:id="548"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03C818D4" w14:textId="597EDEFD" w:rsidTr="006921A2">
        <w:trPr>
          <w:trHeight w:val="255"/>
          <w:del w:id="54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125F6C5" w14:textId="19766267" w:rsidR="002146DF" w:rsidRPr="00FD35A8" w:rsidDel="00C1450C" w:rsidRDefault="002146DF" w:rsidP="002146DF">
            <w:pPr>
              <w:rPr>
                <w:del w:id="550" w:author="Yali Chen" w:date="2025-12-17T09:51:00Z" w16du:dateUtc="2025-12-17T01:51:00Z"/>
                <w:rFonts w:ascii="Times New Roman" w:hAnsi="Times New Roman" w:cs="Times New Roman"/>
                <w:i/>
                <w:iCs/>
                <w:szCs w:val="20"/>
              </w:rPr>
            </w:pPr>
            <w:del w:id="551" w:author="Yali Chen" w:date="2025-12-17T09:51:00Z" w16du:dateUtc="2025-12-17T01:51:00Z">
              <w:r w:rsidRPr="00FD35A8" w:rsidDel="00C1450C">
                <w:rPr>
                  <w:rFonts w:ascii="Times New Roman" w:hAnsi="Times New Roman" w:cs="Times New Roman"/>
                  <w:i/>
                  <w:iCs/>
                  <w:szCs w:val="20"/>
                </w:rPr>
                <w:delText>QWK</w:delText>
              </w:r>
            </w:del>
          </w:p>
        </w:tc>
        <w:tc>
          <w:tcPr>
            <w:tcW w:w="2640" w:type="dxa"/>
            <w:tcBorders>
              <w:top w:val="nil"/>
              <w:left w:val="nil"/>
              <w:bottom w:val="single" w:sz="4" w:space="0" w:color="auto"/>
              <w:right w:val="single" w:sz="4" w:space="0" w:color="auto"/>
            </w:tcBorders>
            <w:vAlign w:val="bottom"/>
            <w:hideMark/>
          </w:tcPr>
          <w:p w14:paraId="0878D2EA" w14:textId="282FDBC8" w:rsidR="002146DF" w:rsidRPr="00FD35A8" w:rsidDel="00C1450C" w:rsidRDefault="002146DF" w:rsidP="002146DF">
            <w:pPr>
              <w:rPr>
                <w:del w:id="552" w:author="Yali Chen" w:date="2025-12-17T09:51:00Z" w16du:dateUtc="2025-12-17T01:51:00Z"/>
                <w:rFonts w:ascii="Times New Roman" w:hAnsi="Times New Roman" w:cs="Times New Roman"/>
                <w:i/>
                <w:iCs/>
                <w:szCs w:val="20"/>
              </w:rPr>
            </w:pPr>
            <w:del w:id="553"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1E400B57" w14:textId="1992740A" w:rsidR="002146DF" w:rsidRPr="00FD35A8" w:rsidDel="00C1450C" w:rsidRDefault="002146DF" w:rsidP="002146DF">
            <w:pPr>
              <w:rPr>
                <w:del w:id="554" w:author="Yali Chen" w:date="2025-12-17T09:51:00Z" w16du:dateUtc="2025-12-17T01:51:00Z"/>
                <w:rFonts w:ascii="Times New Roman" w:hAnsi="Times New Roman" w:cs="Times New Roman"/>
                <w:i/>
                <w:iCs/>
                <w:szCs w:val="20"/>
              </w:rPr>
            </w:pPr>
            <w:del w:id="555"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19FFC227" w14:textId="4BF38D41" w:rsidR="002146DF" w:rsidRPr="00FD35A8" w:rsidDel="00C1450C" w:rsidRDefault="002146DF" w:rsidP="002146DF">
            <w:pPr>
              <w:rPr>
                <w:del w:id="556" w:author="Yali Chen" w:date="2025-12-17T09:51:00Z" w16du:dateUtc="2025-12-17T01:51:00Z"/>
                <w:rFonts w:ascii="Times New Roman" w:hAnsi="Times New Roman" w:cs="Times New Roman"/>
                <w:i/>
                <w:iCs/>
                <w:szCs w:val="20"/>
              </w:rPr>
            </w:pPr>
            <w:del w:id="557"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631742CE" w14:textId="74739191" w:rsidTr="006921A2">
        <w:trPr>
          <w:trHeight w:val="255"/>
          <w:del w:id="55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E6D3B82" w14:textId="16341ABE" w:rsidR="002146DF" w:rsidRPr="00FD35A8" w:rsidDel="00C1450C" w:rsidRDefault="002146DF" w:rsidP="002146DF">
            <w:pPr>
              <w:rPr>
                <w:del w:id="559" w:author="Yali Chen" w:date="2025-12-17T09:51:00Z" w16du:dateUtc="2025-12-17T01:51:00Z"/>
                <w:rFonts w:ascii="Times New Roman" w:hAnsi="Times New Roman" w:cs="Times New Roman"/>
                <w:i/>
                <w:iCs/>
                <w:szCs w:val="20"/>
              </w:rPr>
            </w:pPr>
            <w:del w:id="560" w:author="Yali Chen" w:date="2025-12-17T09:51:00Z" w16du:dateUtc="2025-12-17T01:51:00Z">
              <w:r w:rsidRPr="00FD35A8" w:rsidDel="00C1450C">
                <w:rPr>
                  <w:rFonts w:ascii="Times New Roman" w:hAnsi="Times New Roman" w:cs="Times New Roman"/>
                  <w:i/>
                  <w:iCs/>
                  <w:szCs w:val="20"/>
                </w:rPr>
                <w:delText>EVERY WEEK</w:delText>
              </w:r>
            </w:del>
          </w:p>
        </w:tc>
        <w:tc>
          <w:tcPr>
            <w:tcW w:w="2640" w:type="dxa"/>
            <w:tcBorders>
              <w:top w:val="nil"/>
              <w:left w:val="nil"/>
              <w:bottom w:val="single" w:sz="4" w:space="0" w:color="auto"/>
              <w:right w:val="single" w:sz="4" w:space="0" w:color="auto"/>
            </w:tcBorders>
            <w:vAlign w:val="bottom"/>
            <w:hideMark/>
          </w:tcPr>
          <w:p w14:paraId="2F90B070" w14:textId="65213EDB" w:rsidR="002146DF" w:rsidRPr="00FD35A8" w:rsidDel="00C1450C" w:rsidRDefault="002146DF" w:rsidP="002146DF">
            <w:pPr>
              <w:rPr>
                <w:del w:id="561" w:author="Yali Chen" w:date="2025-12-17T09:51:00Z" w16du:dateUtc="2025-12-17T01:51:00Z"/>
                <w:rFonts w:ascii="Times New Roman" w:hAnsi="Times New Roman" w:cs="Times New Roman"/>
                <w:i/>
                <w:iCs/>
                <w:szCs w:val="20"/>
              </w:rPr>
            </w:pPr>
            <w:del w:id="562" w:author="Yali Chen" w:date="2025-12-17T09:51:00Z" w16du:dateUtc="2025-12-17T01:51:00Z">
              <w:r w:rsidRPr="00FD35A8" w:rsidDel="00C1450C">
                <w:rPr>
                  <w:rFonts w:ascii="Times New Roman" w:hAnsi="Times New Roman" w:cs="Times New Roman"/>
                  <w:i/>
                  <w:iCs/>
                  <w:szCs w:val="20"/>
                </w:rPr>
                <w:delText>Every week</w:delText>
              </w:r>
            </w:del>
          </w:p>
        </w:tc>
        <w:tc>
          <w:tcPr>
            <w:tcW w:w="1100" w:type="dxa"/>
            <w:tcBorders>
              <w:top w:val="nil"/>
              <w:left w:val="nil"/>
              <w:bottom w:val="single" w:sz="4" w:space="0" w:color="auto"/>
              <w:right w:val="single" w:sz="4" w:space="0" w:color="auto"/>
            </w:tcBorders>
            <w:vAlign w:val="bottom"/>
            <w:hideMark/>
          </w:tcPr>
          <w:p w14:paraId="5CCD73BB" w14:textId="77DD91BD" w:rsidR="002146DF" w:rsidRPr="00FD35A8" w:rsidDel="00C1450C" w:rsidRDefault="002146DF" w:rsidP="002146DF">
            <w:pPr>
              <w:rPr>
                <w:del w:id="563" w:author="Yali Chen" w:date="2025-12-17T09:51:00Z" w16du:dateUtc="2025-12-17T01:51:00Z"/>
                <w:rFonts w:ascii="Times New Roman" w:hAnsi="Times New Roman" w:cs="Times New Roman"/>
                <w:i/>
                <w:iCs/>
                <w:szCs w:val="20"/>
              </w:rPr>
            </w:pPr>
            <w:del w:id="564" w:author="Yali Chen" w:date="2025-12-17T09:51:00Z" w16du:dateUtc="2025-12-17T01:51:00Z">
              <w:r w:rsidRPr="00FD35A8" w:rsidDel="00C1450C">
                <w:rPr>
                  <w:rFonts w:ascii="Times New Roman" w:hAnsi="Times New Roman" w:cs="Times New Roman"/>
                  <w:i/>
                  <w:iCs/>
                  <w:szCs w:val="20"/>
                </w:rPr>
                <w:delText>1/7</w:delText>
              </w:r>
            </w:del>
          </w:p>
        </w:tc>
        <w:tc>
          <w:tcPr>
            <w:tcW w:w="1660" w:type="dxa"/>
            <w:tcBorders>
              <w:top w:val="nil"/>
              <w:left w:val="nil"/>
              <w:bottom w:val="single" w:sz="4" w:space="0" w:color="auto"/>
              <w:right w:val="single" w:sz="4" w:space="0" w:color="auto"/>
            </w:tcBorders>
            <w:vAlign w:val="bottom"/>
            <w:hideMark/>
          </w:tcPr>
          <w:p w14:paraId="50DDABDE" w14:textId="79CE2522" w:rsidR="002146DF" w:rsidRPr="00FD35A8" w:rsidDel="00C1450C" w:rsidRDefault="002146DF" w:rsidP="002146DF">
            <w:pPr>
              <w:rPr>
                <w:del w:id="565" w:author="Yali Chen" w:date="2025-12-17T09:51:00Z" w16du:dateUtc="2025-12-17T01:51:00Z"/>
                <w:rFonts w:ascii="Times New Roman" w:hAnsi="Times New Roman" w:cs="Times New Roman"/>
                <w:i/>
                <w:iCs/>
                <w:szCs w:val="20"/>
              </w:rPr>
            </w:pPr>
            <w:del w:id="566" w:author="Yali Chen" w:date="2025-12-17T09:51:00Z" w16du:dateUtc="2025-12-17T01:51:00Z">
              <w:r w:rsidRPr="00FD35A8" w:rsidDel="00C1450C">
                <w:rPr>
                  <w:rFonts w:ascii="Times New Roman" w:hAnsi="Times New Roman" w:cs="Times New Roman"/>
                  <w:i/>
                  <w:iCs/>
                  <w:szCs w:val="20"/>
                </w:rPr>
                <w:delText>0.1428571</w:delText>
              </w:r>
            </w:del>
          </w:p>
        </w:tc>
      </w:tr>
      <w:tr w:rsidR="002146DF" w:rsidRPr="00FD35A8" w:rsidDel="00C1450C" w14:paraId="475A3C16" w14:textId="4E76BE66" w:rsidTr="006921A2">
        <w:trPr>
          <w:trHeight w:val="255"/>
          <w:del w:id="56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E6ACCE7" w14:textId="0F7F657D" w:rsidR="002146DF" w:rsidRPr="00FD35A8" w:rsidDel="00C1450C" w:rsidRDefault="002146DF" w:rsidP="002146DF">
            <w:pPr>
              <w:rPr>
                <w:del w:id="568" w:author="Yali Chen" w:date="2025-12-17T09:51:00Z" w16du:dateUtc="2025-12-17T01:51:00Z"/>
                <w:rFonts w:ascii="Times New Roman" w:hAnsi="Times New Roman" w:cs="Times New Roman"/>
                <w:i/>
                <w:iCs/>
                <w:szCs w:val="20"/>
              </w:rPr>
            </w:pPr>
            <w:del w:id="569" w:author="Yali Chen" w:date="2025-12-17T09:51:00Z" w16du:dateUtc="2025-12-17T01:51:00Z">
              <w:r w:rsidRPr="00FD35A8" w:rsidDel="00C1450C">
                <w:rPr>
                  <w:rFonts w:ascii="Times New Roman" w:hAnsi="Times New Roman" w:cs="Times New Roman"/>
                  <w:i/>
                  <w:iCs/>
                  <w:szCs w:val="20"/>
                </w:rPr>
                <w:delText>BID</w:delText>
              </w:r>
            </w:del>
          </w:p>
        </w:tc>
        <w:tc>
          <w:tcPr>
            <w:tcW w:w="2640" w:type="dxa"/>
            <w:tcBorders>
              <w:top w:val="nil"/>
              <w:left w:val="nil"/>
              <w:bottom w:val="single" w:sz="4" w:space="0" w:color="auto"/>
              <w:right w:val="single" w:sz="4" w:space="0" w:color="auto"/>
            </w:tcBorders>
            <w:vAlign w:val="bottom"/>
            <w:hideMark/>
          </w:tcPr>
          <w:p w14:paraId="32437B42" w14:textId="31D8CC68" w:rsidR="002146DF" w:rsidRPr="00FD35A8" w:rsidDel="00C1450C" w:rsidRDefault="002146DF" w:rsidP="002146DF">
            <w:pPr>
              <w:rPr>
                <w:del w:id="570" w:author="Yali Chen" w:date="2025-12-17T09:51:00Z" w16du:dateUtc="2025-12-17T01:51:00Z"/>
                <w:rFonts w:ascii="Times New Roman" w:hAnsi="Times New Roman" w:cs="Times New Roman"/>
                <w:i/>
                <w:iCs/>
                <w:szCs w:val="20"/>
              </w:rPr>
            </w:pPr>
            <w:del w:id="571" w:author="Yali Chen" w:date="2025-12-17T09:51:00Z" w16du:dateUtc="2025-12-17T01:51:00Z">
              <w:r w:rsidRPr="00FD35A8" w:rsidDel="00C1450C">
                <w:rPr>
                  <w:rFonts w:ascii="Times New Roman" w:hAnsi="Times New Roman" w:cs="Times New Roman"/>
                  <w:i/>
                  <w:iCs/>
                  <w:szCs w:val="20"/>
                </w:rPr>
                <w:delText>Twice a day</w:delText>
              </w:r>
            </w:del>
          </w:p>
        </w:tc>
        <w:tc>
          <w:tcPr>
            <w:tcW w:w="1100" w:type="dxa"/>
            <w:tcBorders>
              <w:top w:val="nil"/>
              <w:left w:val="nil"/>
              <w:bottom w:val="single" w:sz="4" w:space="0" w:color="auto"/>
              <w:right w:val="single" w:sz="4" w:space="0" w:color="auto"/>
            </w:tcBorders>
            <w:vAlign w:val="bottom"/>
            <w:hideMark/>
          </w:tcPr>
          <w:p w14:paraId="61DC5570" w14:textId="12BE84D3" w:rsidR="002146DF" w:rsidRPr="00FD35A8" w:rsidDel="00C1450C" w:rsidRDefault="002146DF" w:rsidP="002146DF">
            <w:pPr>
              <w:rPr>
                <w:del w:id="572" w:author="Yali Chen" w:date="2025-12-17T09:51:00Z" w16du:dateUtc="2025-12-17T01:51:00Z"/>
                <w:rFonts w:ascii="Times New Roman" w:hAnsi="Times New Roman" w:cs="Times New Roman"/>
                <w:i/>
                <w:iCs/>
                <w:szCs w:val="20"/>
              </w:rPr>
            </w:pPr>
            <w:del w:id="573"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5CC687F2" w14:textId="6B2A3D18" w:rsidR="002146DF" w:rsidRPr="00FD35A8" w:rsidDel="00C1450C" w:rsidRDefault="002146DF" w:rsidP="002146DF">
            <w:pPr>
              <w:rPr>
                <w:del w:id="574" w:author="Yali Chen" w:date="2025-12-17T09:51:00Z" w16du:dateUtc="2025-12-17T01:51:00Z"/>
                <w:rFonts w:ascii="Times New Roman" w:hAnsi="Times New Roman" w:cs="Times New Roman"/>
                <w:i/>
                <w:iCs/>
                <w:szCs w:val="20"/>
              </w:rPr>
            </w:pPr>
            <w:del w:id="575"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3B45436F" w14:textId="3E089A91" w:rsidTr="006921A2">
        <w:trPr>
          <w:trHeight w:val="255"/>
          <w:del w:id="57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BBFE46B" w14:textId="2A649A50" w:rsidR="002146DF" w:rsidRPr="00FD35A8" w:rsidDel="00C1450C" w:rsidRDefault="002146DF" w:rsidP="002146DF">
            <w:pPr>
              <w:rPr>
                <w:del w:id="577" w:author="Yali Chen" w:date="2025-12-17T09:51:00Z" w16du:dateUtc="2025-12-17T01:51:00Z"/>
                <w:rFonts w:ascii="Times New Roman" w:hAnsi="Times New Roman" w:cs="Times New Roman"/>
                <w:i/>
                <w:iCs/>
                <w:szCs w:val="20"/>
              </w:rPr>
            </w:pPr>
            <w:del w:id="578" w:author="Yali Chen" w:date="2025-12-17T09:51:00Z" w16du:dateUtc="2025-12-17T01:51:00Z">
              <w:r w:rsidRPr="00FD35A8" w:rsidDel="00C1450C">
                <w:rPr>
                  <w:rFonts w:ascii="Times New Roman" w:hAnsi="Times New Roman" w:cs="Times New Roman"/>
                  <w:i/>
                  <w:iCs/>
                  <w:szCs w:val="20"/>
                </w:rPr>
                <w:delText>Q12</w:delText>
              </w:r>
            </w:del>
          </w:p>
        </w:tc>
        <w:tc>
          <w:tcPr>
            <w:tcW w:w="2640" w:type="dxa"/>
            <w:tcBorders>
              <w:top w:val="nil"/>
              <w:left w:val="nil"/>
              <w:bottom w:val="single" w:sz="4" w:space="0" w:color="auto"/>
              <w:right w:val="single" w:sz="4" w:space="0" w:color="auto"/>
            </w:tcBorders>
            <w:vAlign w:val="bottom"/>
            <w:hideMark/>
          </w:tcPr>
          <w:p w14:paraId="3BAAC133" w14:textId="13470A08" w:rsidR="002146DF" w:rsidRPr="00FD35A8" w:rsidDel="00C1450C" w:rsidRDefault="002146DF" w:rsidP="002146DF">
            <w:pPr>
              <w:rPr>
                <w:del w:id="579" w:author="Yali Chen" w:date="2025-12-17T09:51:00Z" w16du:dateUtc="2025-12-17T01:51:00Z"/>
                <w:rFonts w:ascii="Times New Roman" w:hAnsi="Times New Roman" w:cs="Times New Roman"/>
                <w:i/>
                <w:iCs/>
                <w:szCs w:val="20"/>
              </w:rPr>
            </w:pPr>
            <w:del w:id="580" w:author="Yali Chen" w:date="2025-12-17T09:51:00Z" w16du:dateUtc="2025-12-17T01:51:00Z">
              <w:r w:rsidRPr="00FD35A8" w:rsidDel="00C1450C">
                <w:rPr>
                  <w:rFonts w:ascii="Times New Roman" w:hAnsi="Times New Roman" w:cs="Times New Roman"/>
                  <w:i/>
                  <w:iCs/>
                  <w:szCs w:val="20"/>
                </w:rPr>
                <w:delText>Twice a day</w:delText>
              </w:r>
            </w:del>
          </w:p>
        </w:tc>
        <w:tc>
          <w:tcPr>
            <w:tcW w:w="1100" w:type="dxa"/>
            <w:tcBorders>
              <w:top w:val="nil"/>
              <w:left w:val="nil"/>
              <w:bottom w:val="single" w:sz="4" w:space="0" w:color="auto"/>
              <w:right w:val="single" w:sz="4" w:space="0" w:color="auto"/>
            </w:tcBorders>
            <w:vAlign w:val="bottom"/>
            <w:hideMark/>
          </w:tcPr>
          <w:p w14:paraId="20C2A3C3" w14:textId="09C87109" w:rsidR="002146DF" w:rsidRPr="00FD35A8" w:rsidDel="00C1450C" w:rsidRDefault="002146DF" w:rsidP="002146DF">
            <w:pPr>
              <w:rPr>
                <w:del w:id="581" w:author="Yali Chen" w:date="2025-12-17T09:51:00Z" w16du:dateUtc="2025-12-17T01:51:00Z"/>
                <w:rFonts w:ascii="Times New Roman" w:hAnsi="Times New Roman" w:cs="Times New Roman"/>
                <w:i/>
                <w:iCs/>
                <w:szCs w:val="20"/>
              </w:rPr>
            </w:pPr>
            <w:del w:id="582"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66112855" w14:textId="0057A95A" w:rsidR="002146DF" w:rsidRPr="00FD35A8" w:rsidDel="00C1450C" w:rsidRDefault="002146DF" w:rsidP="002146DF">
            <w:pPr>
              <w:rPr>
                <w:del w:id="583" w:author="Yali Chen" w:date="2025-12-17T09:51:00Z" w16du:dateUtc="2025-12-17T01:51:00Z"/>
                <w:rFonts w:ascii="Times New Roman" w:hAnsi="Times New Roman" w:cs="Times New Roman"/>
                <w:i/>
                <w:iCs/>
                <w:szCs w:val="20"/>
              </w:rPr>
            </w:pPr>
            <w:del w:id="584"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19FDDF45" w14:textId="5FFA128F" w:rsidTr="006921A2">
        <w:trPr>
          <w:trHeight w:val="255"/>
          <w:del w:id="58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B38CB25" w14:textId="0C54FEF0" w:rsidR="002146DF" w:rsidRPr="00FD35A8" w:rsidDel="00C1450C" w:rsidRDefault="002146DF" w:rsidP="002146DF">
            <w:pPr>
              <w:rPr>
                <w:del w:id="586" w:author="Yali Chen" w:date="2025-12-17T09:51:00Z" w16du:dateUtc="2025-12-17T01:51:00Z"/>
                <w:rFonts w:ascii="Times New Roman" w:hAnsi="Times New Roman" w:cs="Times New Roman"/>
                <w:i/>
                <w:iCs/>
                <w:szCs w:val="20"/>
              </w:rPr>
            </w:pPr>
            <w:del w:id="587" w:author="Yali Chen" w:date="2025-12-17T09:51:00Z" w16du:dateUtc="2025-12-17T01:51:00Z">
              <w:r w:rsidRPr="00FD35A8" w:rsidDel="00C1450C">
                <w:rPr>
                  <w:rFonts w:ascii="Times New Roman" w:hAnsi="Times New Roman" w:cs="Times New Roman"/>
                  <w:i/>
                  <w:iCs/>
                  <w:szCs w:val="20"/>
                </w:rPr>
                <w:delText>TID</w:delText>
              </w:r>
            </w:del>
          </w:p>
        </w:tc>
        <w:tc>
          <w:tcPr>
            <w:tcW w:w="2640" w:type="dxa"/>
            <w:tcBorders>
              <w:top w:val="nil"/>
              <w:left w:val="nil"/>
              <w:bottom w:val="single" w:sz="4" w:space="0" w:color="auto"/>
              <w:right w:val="single" w:sz="4" w:space="0" w:color="auto"/>
            </w:tcBorders>
            <w:vAlign w:val="bottom"/>
            <w:hideMark/>
          </w:tcPr>
          <w:p w14:paraId="7CD631C4" w14:textId="26E9A911" w:rsidR="002146DF" w:rsidRPr="00FD35A8" w:rsidDel="00C1450C" w:rsidRDefault="002146DF" w:rsidP="002146DF">
            <w:pPr>
              <w:rPr>
                <w:del w:id="588" w:author="Yali Chen" w:date="2025-12-17T09:51:00Z" w16du:dateUtc="2025-12-17T01:51:00Z"/>
                <w:rFonts w:ascii="Times New Roman" w:hAnsi="Times New Roman" w:cs="Times New Roman"/>
                <w:i/>
                <w:iCs/>
                <w:szCs w:val="20"/>
              </w:rPr>
            </w:pPr>
            <w:del w:id="589" w:author="Yali Chen" w:date="2025-12-17T09:51:00Z" w16du:dateUtc="2025-12-17T01:51:00Z">
              <w:r w:rsidRPr="00FD35A8" w:rsidDel="00C1450C">
                <w:rPr>
                  <w:rFonts w:ascii="Times New Roman" w:hAnsi="Times New Roman" w:cs="Times New Roman"/>
                  <w:i/>
                  <w:iCs/>
                  <w:szCs w:val="20"/>
                </w:rPr>
                <w:delText>3 times a day</w:delText>
              </w:r>
            </w:del>
          </w:p>
        </w:tc>
        <w:tc>
          <w:tcPr>
            <w:tcW w:w="1100" w:type="dxa"/>
            <w:tcBorders>
              <w:top w:val="nil"/>
              <w:left w:val="nil"/>
              <w:bottom w:val="single" w:sz="4" w:space="0" w:color="auto"/>
              <w:right w:val="single" w:sz="4" w:space="0" w:color="auto"/>
            </w:tcBorders>
            <w:vAlign w:val="bottom"/>
            <w:hideMark/>
          </w:tcPr>
          <w:p w14:paraId="404018A0" w14:textId="5D7D3BB6" w:rsidR="002146DF" w:rsidRPr="00FD35A8" w:rsidDel="00C1450C" w:rsidRDefault="002146DF" w:rsidP="002146DF">
            <w:pPr>
              <w:rPr>
                <w:del w:id="590" w:author="Yali Chen" w:date="2025-12-17T09:51:00Z" w16du:dateUtc="2025-12-17T01:51:00Z"/>
                <w:rFonts w:ascii="Times New Roman" w:hAnsi="Times New Roman" w:cs="Times New Roman"/>
                <w:i/>
                <w:iCs/>
                <w:szCs w:val="20"/>
              </w:rPr>
            </w:pPr>
            <w:del w:id="591"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75FD85AB" w14:textId="51B676D8" w:rsidR="002146DF" w:rsidRPr="00FD35A8" w:rsidDel="00C1450C" w:rsidRDefault="002146DF" w:rsidP="002146DF">
            <w:pPr>
              <w:rPr>
                <w:del w:id="592" w:author="Yali Chen" w:date="2025-12-17T09:51:00Z" w16du:dateUtc="2025-12-17T01:51:00Z"/>
                <w:rFonts w:ascii="Times New Roman" w:hAnsi="Times New Roman" w:cs="Times New Roman"/>
                <w:i/>
                <w:iCs/>
                <w:szCs w:val="20"/>
              </w:rPr>
            </w:pPr>
            <w:del w:id="593"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69140521" w14:textId="4E44212F" w:rsidTr="006921A2">
        <w:trPr>
          <w:trHeight w:val="255"/>
          <w:del w:id="59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B6B0E24" w14:textId="79D8B55D" w:rsidR="002146DF" w:rsidRPr="00FD35A8" w:rsidDel="00C1450C" w:rsidRDefault="002146DF" w:rsidP="002146DF">
            <w:pPr>
              <w:rPr>
                <w:del w:id="595" w:author="Yali Chen" w:date="2025-12-17T09:51:00Z" w16du:dateUtc="2025-12-17T01:51:00Z"/>
                <w:rFonts w:ascii="Times New Roman" w:hAnsi="Times New Roman" w:cs="Times New Roman"/>
                <w:i/>
                <w:iCs/>
                <w:szCs w:val="20"/>
              </w:rPr>
            </w:pPr>
            <w:del w:id="596" w:author="Yali Chen" w:date="2025-12-17T09:51:00Z" w16du:dateUtc="2025-12-17T01:51:00Z">
              <w:r w:rsidRPr="00FD35A8" w:rsidDel="00C1450C">
                <w:rPr>
                  <w:rFonts w:ascii="Times New Roman" w:hAnsi="Times New Roman" w:cs="Times New Roman"/>
                  <w:i/>
                  <w:iCs/>
                  <w:szCs w:val="20"/>
                </w:rPr>
                <w:lastRenderedPageBreak/>
                <w:delText>QB</w:delText>
              </w:r>
            </w:del>
          </w:p>
        </w:tc>
        <w:tc>
          <w:tcPr>
            <w:tcW w:w="2640" w:type="dxa"/>
            <w:tcBorders>
              <w:top w:val="nil"/>
              <w:left w:val="nil"/>
              <w:bottom w:val="single" w:sz="4" w:space="0" w:color="auto"/>
              <w:right w:val="single" w:sz="4" w:space="0" w:color="auto"/>
            </w:tcBorders>
            <w:vAlign w:val="bottom"/>
            <w:hideMark/>
          </w:tcPr>
          <w:p w14:paraId="150A5E23" w14:textId="28703DE5" w:rsidR="002146DF" w:rsidRPr="00FD35A8" w:rsidDel="00C1450C" w:rsidRDefault="002146DF" w:rsidP="002146DF">
            <w:pPr>
              <w:rPr>
                <w:del w:id="597" w:author="Yali Chen" w:date="2025-12-17T09:51:00Z" w16du:dateUtc="2025-12-17T01:51:00Z"/>
                <w:rFonts w:ascii="Times New Roman" w:hAnsi="Times New Roman" w:cs="Times New Roman"/>
                <w:i/>
                <w:iCs/>
                <w:szCs w:val="20"/>
              </w:rPr>
            </w:pPr>
            <w:del w:id="598" w:author="Yali Chen" w:date="2025-12-17T09:51:00Z" w16du:dateUtc="2025-12-17T01:51:00Z">
              <w:r w:rsidRPr="00FD35A8" w:rsidDel="00C1450C">
                <w:rPr>
                  <w:rFonts w:ascii="Times New Roman" w:hAnsi="Times New Roman" w:cs="Times New Roman"/>
                  <w:i/>
                  <w:iCs/>
                  <w:szCs w:val="20"/>
                </w:rPr>
                <w:delText>3 times a day</w:delText>
              </w:r>
            </w:del>
          </w:p>
        </w:tc>
        <w:tc>
          <w:tcPr>
            <w:tcW w:w="1100" w:type="dxa"/>
            <w:tcBorders>
              <w:top w:val="nil"/>
              <w:left w:val="nil"/>
              <w:bottom w:val="single" w:sz="4" w:space="0" w:color="auto"/>
              <w:right w:val="single" w:sz="4" w:space="0" w:color="auto"/>
            </w:tcBorders>
            <w:vAlign w:val="bottom"/>
            <w:hideMark/>
          </w:tcPr>
          <w:p w14:paraId="49CA1D23" w14:textId="1AE9B205" w:rsidR="002146DF" w:rsidRPr="00FD35A8" w:rsidDel="00C1450C" w:rsidRDefault="002146DF" w:rsidP="002146DF">
            <w:pPr>
              <w:rPr>
                <w:del w:id="599" w:author="Yali Chen" w:date="2025-12-17T09:51:00Z" w16du:dateUtc="2025-12-17T01:51:00Z"/>
                <w:rFonts w:ascii="Times New Roman" w:hAnsi="Times New Roman" w:cs="Times New Roman"/>
                <w:i/>
                <w:iCs/>
                <w:szCs w:val="20"/>
              </w:rPr>
            </w:pPr>
            <w:del w:id="600"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69CC98EF" w14:textId="6ABC20D3" w:rsidR="002146DF" w:rsidRPr="00FD35A8" w:rsidDel="00C1450C" w:rsidRDefault="002146DF" w:rsidP="002146DF">
            <w:pPr>
              <w:rPr>
                <w:del w:id="601" w:author="Yali Chen" w:date="2025-12-17T09:51:00Z" w16du:dateUtc="2025-12-17T01:51:00Z"/>
                <w:rFonts w:ascii="Times New Roman" w:hAnsi="Times New Roman" w:cs="Times New Roman"/>
                <w:i/>
                <w:iCs/>
                <w:szCs w:val="20"/>
              </w:rPr>
            </w:pPr>
            <w:del w:id="602"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1085DD5A" w14:textId="0D6BC15A" w:rsidTr="006921A2">
        <w:trPr>
          <w:trHeight w:val="255"/>
          <w:del w:id="60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015A9F1" w14:textId="434AC91F" w:rsidR="002146DF" w:rsidRPr="00FD35A8" w:rsidDel="00C1450C" w:rsidRDefault="002146DF" w:rsidP="002146DF">
            <w:pPr>
              <w:rPr>
                <w:del w:id="604" w:author="Yali Chen" w:date="2025-12-17T09:51:00Z" w16du:dateUtc="2025-12-17T01:51:00Z"/>
                <w:rFonts w:ascii="Times New Roman" w:hAnsi="Times New Roman" w:cs="Times New Roman"/>
                <w:i/>
                <w:iCs/>
                <w:szCs w:val="20"/>
              </w:rPr>
            </w:pPr>
            <w:del w:id="605" w:author="Yali Chen" w:date="2025-12-17T09:51:00Z" w16du:dateUtc="2025-12-17T01:51:00Z">
              <w:r w:rsidRPr="00FD35A8" w:rsidDel="00C1450C">
                <w:rPr>
                  <w:rFonts w:ascii="Times New Roman" w:hAnsi="Times New Roman" w:cs="Times New Roman"/>
                  <w:i/>
                  <w:iCs/>
                  <w:szCs w:val="20"/>
                </w:rPr>
                <w:delText>QD</w:delText>
              </w:r>
            </w:del>
          </w:p>
        </w:tc>
        <w:tc>
          <w:tcPr>
            <w:tcW w:w="2640" w:type="dxa"/>
            <w:tcBorders>
              <w:top w:val="nil"/>
              <w:left w:val="nil"/>
              <w:bottom w:val="single" w:sz="4" w:space="0" w:color="auto"/>
              <w:right w:val="single" w:sz="4" w:space="0" w:color="auto"/>
            </w:tcBorders>
            <w:vAlign w:val="bottom"/>
            <w:hideMark/>
          </w:tcPr>
          <w:p w14:paraId="1A254C0F" w14:textId="0B68965F" w:rsidR="002146DF" w:rsidRPr="00FD35A8" w:rsidDel="00C1450C" w:rsidRDefault="002146DF" w:rsidP="002146DF">
            <w:pPr>
              <w:rPr>
                <w:del w:id="606" w:author="Yali Chen" w:date="2025-12-17T09:51:00Z" w16du:dateUtc="2025-12-17T01:51:00Z"/>
                <w:rFonts w:ascii="Times New Roman" w:hAnsi="Times New Roman" w:cs="Times New Roman"/>
                <w:i/>
                <w:iCs/>
                <w:szCs w:val="20"/>
              </w:rPr>
            </w:pPr>
            <w:del w:id="607" w:author="Yali Chen" w:date="2025-12-17T09:51:00Z" w16du:dateUtc="2025-12-17T01:51:00Z">
              <w:r w:rsidRPr="00FD35A8" w:rsidDel="00C1450C">
                <w:rPr>
                  <w:rFonts w:ascii="Times New Roman" w:hAnsi="Times New Roman" w:cs="Times New Roman"/>
                  <w:i/>
                  <w:iCs/>
                  <w:szCs w:val="20"/>
                </w:rPr>
                <w:delText>Once a day</w:delText>
              </w:r>
            </w:del>
          </w:p>
        </w:tc>
        <w:tc>
          <w:tcPr>
            <w:tcW w:w="1100" w:type="dxa"/>
            <w:tcBorders>
              <w:top w:val="nil"/>
              <w:left w:val="nil"/>
              <w:bottom w:val="single" w:sz="4" w:space="0" w:color="auto"/>
              <w:right w:val="single" w:sz="4" w:space="0" w:color="auto"/>
            </w:tcBorders>
            <w:vAlign w:val="bottom"/>
            <w:hideMark/>
          </w:tcPr>
          <w:p w14:paraId="23E39632" w14:textId="0B3CDE79" w:rsidR="002146DF" w:rsidRPr="00FD35A8" w:rsidDel="00C1450C" w:rsidRDefault="002146DF" w:rsidP="002146DF">
            <w:pPr>
              <w:rPr>
                <w:del w:id="608" w:author="Yali Chen" w:date="2025-12-17T09:51:00Z" w16du:dateUtc="2025-12-17T01:51:00Z"/>
                <w:rFonts w:ascii="Times New Roman" w:hAnsi="Times New Roman" w:cs="Times New Roman"/>
                <w:i/>
                <w:iCs/>
                <w:szCs w:val="20"/>
              </w:rPr>
            </w:pPr>
            <w:del w:id="609"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6D05BF39" w14:textId="6B6E9C36" w:rsidR="002146DF" w:rsidRPr="00FD35A8" w:rsidDel="00C1450C" w:rsidRDefault="002146DF" w:rsidP="002146DF">
            <w:pPr>
              <w:rPr>
                <w:del w:id="610" w:author="Yali Chen" w:date="2025-12-17T09:51:00Z" w16du:dateUtc="2025-12-17T01:51:00Z"/>
                <w:rFonts w:ascii="Times New Roman" w:hAnsi="Times New Roman" w:cs="Times New Roman"/>
                <w:i/>
                <w:iCs/>
                <w:szCs w:val="20"/>
              </w:rPr>
            </w:pPr>
            <w:del w:id="611"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4AF511E8" w14:textId="74A9807C" w:rsidTr="006921A2">
        <w:trPr>
          <w:trHeight w:val="255"/>
          <w:del w:id="61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7A89920B" w14:textId="6BA3701B" w:rsidR="002146DF" w:rsidRPr="00FD35A8" w:rsidDel="00C1450C" w:rsidRDefault="002146DF" w:rsidP="002146DF">
            <w:pPr>
              <w:rPr>
                <w:del w:id="613" w:author="Yali Chen" w:date="2025-12-17T09:51:00Z" w16du:dateUtc="2025-12-17T01:51:00Z"/>
                <w:rFonts w:ascii="Times New Roman" w:hAnsi="Times New Roman" w:cs="Times New Roman"/>
                <w:i/>
                <w:iCs/>
                <w:szCs w:val="20"/>
              </w:rPr>
            </w:pPr>
            <w:del w:id="614" w:author="Yali Chen" w:date="2025-12-17T09:51:00Z" w16du:dateUtc="2025-12-17T01:51:00Z">
              <w:r w:rsidRPr="00FD35A8" w:rsidDel="00C1450C">
                <w:rPr>
                  <w:rFonts w:ascii="Times New Roman" w:hAnsi="Times New Roman" w:cs="Times New Roman"/>
                  <w:i/>
                  <w:iCs/>
                  <w:szCs w:val="20"/>
                </w:rPr>
                <w:delText>QN</w:delText>
              </w:r>
            </w:del>
          </w:p>
        </w:tc>
        <w:tc>
          <w:tcPr>
            <w:tcW w:w="2640" w:type="dxa"/>
            <w:tcBorders>
              <w:top w:val="nil"/>
              <w:left w:val="nil"/>
              <w:bottom w:val="single" w:sz="4" w:space="0" w:color="auto"/>
              <w:right w:val="single" w:sz="4" w:space="0" w:color="auto"/>
            </w:tcBorders>
            <w:vAlign w:val="bottom"/>
            <w:hideMark/>
          </w:tcPr>
          <w:p w14:paraId="0AB4B3B9" w14:textId="303B4830" w:rsidR="002146DF" w:rsidRPr="00FD35A8" w:rsidDel="00C1450C" w:rsidRDefault="002146DF" w:rsidP="002146DF">
            <w:pPr>
              <w:rPr>
                <w:del w:id="615" w:author="Yali Chen" w:date="2025-12-17T09:51:00Z" w16du:dateUtc="2025-12-17T01:51:00Z"/>
                <w:rFonts w:ascii="Times New Roman" w:hAnsi="Times New Roman" w:cs="Times New Roman"/>
                <w:i/>
                <w:iCs/>
                <w:szCs w:val="20"/>
              </w:rPr>
            </w:pPr>
            <w:del w:id="616" w:author="Yali Chen" w:date="2025-12-17T09:51:00Z" w16du:dateUtc="2025-12-17T01:51:00Z">
              <w:r w:rsidRPr="00FD35A8" w:rsidDel="00C1450C">
                <w:rPr>
                  <w:rFonts w:ascii="Times New Roman" w:hAnsi="Times New Roman" w:cs="Times New Roman"/>
                  <w:i/>
                  <w:iCs/>
                  <w:szCs w:val="20"/>
                </w:rPr>
                <w:delText>QN</w:delText>
              </w:r>
            </w:del>
          </w:p>
        </w:tc>
        <w:tc>
          <w:tcPr>
            <w:tcW w:w="1100" w:type="dxa"/>
            <w:tcBorders>
              <w:top w:val="nil"/>
              <w:left w:val="nil"/>
              <w:bottom w:val="single" w:sz="4" w:space="0" w:color="auto"/>
              <w:right w:val="single" w:sz="4" w:space="0" w:color="auto"/>
            </w:tcBorders>
            <w:vAlign w:val="bottom"/>
            <w:hideMark/>
          </w:tcPr>
          <w:p w14:paraId="515F8045" w14:textId="468F72A3" w:rsidR="002146DF" w:rsidRPr="00FD35A8" w:rsidDel="00C1450C" w:rsidRDefault="002146DF" w:rsidP="002146DF">
            <w:pPr>
              <w:rPr>
                <w:del w:id="617" w:author="Yali Chen" w:date="2025-12-17T09:51:00Z" w16du:dateUtc="2025-12-17T01:51:00Z"/>
                <w:rFonts w:ascii="Times New Roman" w:hAnsi="Times New Roman" w:cs="Times New Roman"/>
                <w:i/>
                <w:iCs/>
                <w:szCs w:val="20"/>
              </w:rPr>
            </w:pPr>
            <w:del w:id="618"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57C8BC85" w14:textId="5AF14323" w:rsidR="002146DF" w:rsidRPr="00FD35A8" w:rsidDel="00C1450C" w:rsidRDefault="002146DF" w:rsidP="002146DF">
            <w:pPr>
              <w:rPr>
                <w:del w:id="619" w:author="Yali Chen" w:date="2025-12-17T09:51:00Z" w16du:dateUtc="2025-12-17T01:51:00Z"/>
                <w:rFonts w:ascii="Times New Roman" w:hAnsi="Times New Roman" w:cs="Times New Roman"/>
                <w:i/>
                <w:iCs/>
                <w:szCs w:val="20"/>
              </w:rPr>
            </w:pPr>
            <w:del w:id="620"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1C4126D8" w14:textId="59945423" w:rsidTr="006921A2">
        <w:trPr>
          <w:trHeight w:val="255"/>
          <w:del w:id="62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6BCD815" w14:textId="615474A7" w:rsidR="002146DF" w:rsidRPr="00FD35A8" w:rsidDel="00C1450C" w:rsidRDefault="002146DF" w:rsidP="002146DF">
            <w:pPr>
              <w:rPr>
                <w:del w:id="622" w:author="Yali Chen" w:date="2025-12-17T09:51:00Z" w16du:dateUtc="2025-12-17T01:51:00Z"/>
                <w:rFonts w:ascii="Times New Roman" w:hAnsi="Times New Roman" w:cs="Times New Roman"/>
                <w:i/>
                <w:iCs/>
                <w:szCs w:val="20"/>
              </w:rPr>
            </w:pPr>
            <w:del w:id="623" w:author="Yali Chen" w:date="2025-12-17T09:51:00Z" w16du:dateUtc="2025-12-17T01:51:00Z">
              <w:r w:rsidRPr="00FD35A8" w:rsidDel="00C1450C">
                <w:rPr>
                  <w:rFonts w:ascii="Times New Roman" w:hAnsi="Times New Roman" w:cs="Times New Roman"/>
                  <w:i/>
                  <w:iCs/>
                  <w:szCs w:val="20"/>
                </w:rPr>
                <w:delText>ONCE</w:delText>
              </w:r>
            </w:del>
          </w:p>
        </w:tc>
        <w:tc>
          <w:tcPr>
            <w:tcW w:w="2640" w:type="dxa"/>
            <w:tcBorders>
              <w:top w:val="nil"/>
              <w:left w:val="nil"/>
              <w:bottom w:val="single" w:sz="4" w:space="0" w:color="auto"/>
              <w:right w:val="single" w:sz="4" w:space="0" w:color="auto"/>
            </w:tcBorders>
            <w:vAlign w:val="bottom"/>
            <w:hideMark/>
          </w:tcPr>
          <w:p w14:paraId="05BA7F90" w14:textId="6D48A505" w:rsidR="002146DF" w:rsidRPr="00FD35A8" w:rsidDel="00C1450C" w:rsidRDefault="002146DF" w:rsidP="002146DF">
            <w:pPr>
              <w:rPr>
                <w:del w:id="624" w:author="Yali Chen" w:date="2025-12-17T09:51:00Z" w16du:dateUtc="2025-12-17T01:51:00Z"/>
                <w:rFonts w:ascii="Times New Roman" w:hAnsi="Times New Roman" w:cs="Times New Roman"/>
                <w:i/>
                <w:iCs/>
                <w:szCs w:val="20"/>
              </w:rPr>
            </w:pPr>
            <w:del w:id="625" w:author="Yali Chen" w:date="2025-12-17T09:51:00Z" w16du:dateUtc="2025-12-17T01:51:00Z">
              <w:r w:rsidRPr="00FD35A8" w:rsidDel="00C1450C">
                <w:rPr>
                  <w:rFonts w:ascii="Times New Roman" w:hAnsi="Times New Roman" w:cs="Times New Roman"/>
                  <w:i/>
                  <w:iCs/>
                  <w:szCs w:val="20"/>
                </w:rPr>
                <w:delText>Single dose</w:delText>
              </w:r>
            </w:del>
          </w:p>
        </w:tc>
        <w:tc>
          <w:tcPr>
            <w:tcW w:w="1100" w:type="dxa"/>
            <w:tcBorders>
              <w:top w:val="nil"/>
              <w:left w:val="nil"/>
              <w:bottom w:val="single" w:sz="4" w:space="0" w:color="auto"/>
              <w:right w:val="single" w:sz="4" w:space="0" w:color="auto"/>
            </w:tcBorders>
            <w:vAlign w:val="bottom"/>
            <w:hideMark/>
          </w:tcPr>
          <w:p w14:paraId="5EBC7A4C" w14:textId="0019FDD0" w:rsidR="002146DF" w:rsidRPr="00FD35A8" w:rsidDel="00C1450C" w:rsidRDefault="002146DF" w:rsidP="002146DF">
            <w:pPr>
              <w:rPr>
                <w:del w:id="626" w:author="Yali Chen" w:date="2025-12-17T09:51:00Z" w16du:dateUtc="2025-12-17T01:51:00Z"/>
                <w:rFonts w:ascii="Times New Roman" w:hAnsi="Times New Roman" w:cs="Times New Roman"/>
                <w:i/>
                <w:iCs/>
                <w:szCs w:val="20"/>
              </w:rPr>
            </w:pPr>
            <w:del w:id="627"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7FAC9E48" w14:textId="01B6B6ED" w:rsidR="002146DF" w:rsidRPr="00FD35A8" w:rsidDel="00C1450C" w:rsidRDefault="002146DF" w:rsidP="002146DF">
            <w:pPr>
              <w:rPr>
                <w:del w:id="628" w:author="Yali Chen" w:date="2025-12-17T09:51:00Z" w16du:dateUtc="2025-12-17T01:51:00Z"/>
                <w:rFonts w:ascii="Times New Roman" w:hAnsi="Times New Roman" w:cs="Times New Roman"/>
                <w:i/>
                <w:iCs/>
                <w:szCs w:val="20"/>
              </w:rPr>
            </w:pPr>
            <w:del w:id="629"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3506190F" w14:textId="39C1972F" w:rsidTr="006921A2">
        <w:trPr>
          <w:trHeight w:val="255"/>
          <w:del w:id="63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A7BFB86" w14:textId="24D4F7C5" w:rsidR="002146DF" w:rsidRPr="00FD35A8" w:rsidDel="00C1450C" w:rsidRDefault="002146DF" w:rsidP="002146DF">
            <w:pPr>
              <w:rPr>
                <w:del w:id="631" w:author="Yali Chen" w:date="2025-12-17T09:51:00Z" w16du:dateUtc="2025-12-17T01:51:00Z"/>
                <w:rFonts w:ascii="Times New Roman" w:hAnsi="Times New Roman" w:cs="Times New Roman"/>
                <w:i/>
                <w:iCs/>
                <w:szCs w:val="20"/>
              </w:rPr>
            </w:pPr>
            <w:del w:id="632" w:author="Yali Chen" w:date="2025-12-17T09:51:00Z" w16du:dateUtc="2025-12-17T01:51:00Z">
              <w:r w:rsidRPr="00FD35A8" w:rsidDel="00C1450C">
                <w:rPr>
                  <w:rFonts w:ascii="Times New Roman" w:hAnsi="Times New Roman" w:cs="Times New Roman"/>
                  <w:i/>
                  <w:iCs/>
                  <w:szCs w:val="20"/>
                </w:rPr>
                <w:delText>QAM</w:delText>
              </w:r>
            </w:del>
          </w:p>
        </w:tc>
        <w:tc>
          <w:tcPr>
            <w:tcW w:w="2640" w:type="dxa"/>
            <w:tcBorders>
              <w:top w:val="nil"/>
              <w:left w:val="nil"/>
              <w:bottom w:val="single" w:sz="4" w:space="0" w:color="auto"/>
              <w:right w:val="single" w:sz="4" w:space="0" w:color="auto"/>
            </w:tcBorders>
            <w:vAlign w:val="bottom"/>
            <w:hideMark/>
          </w:tcPr>
          <w:p w14:paraId="516CE8FE" w14:textId="2EBF20E6" w:rsidR="002146DF" w:rsidRPr="00FD35A8" w:rsidDel="00C1450C" w:rsidRDefault="002146DF" w:rsidP="002146DF">
            <w:pPr>
              <w:rPr>
                <w:del w:id="633" w:author="Yali Chen" w:date="2025-12-17T09:51:00Z" w16du:dateUtc="2025-12-17T01:51:00Z"/>
                <w:rFonts w:ascii="Times New Roman" w:hAnsi="Times New Roman" w:cs="Times New Roman"/>
                <w:i/>
                <w:iCs/>
                <w:szCs w:val="20"/>
              </w:rPr>
            </w:pPr>
            <w:del w:id="634" w:author="Yali Chen" w:date="2025-12-17T09:51:00Z" w16du:dateUtc="2025-12-17T01:51:00Z">
              <w:r w:rsidRPr="00FD35A8" w:rsidDel="00C1450C">
                <w:rPr>
                  <w:rFonts w:ascii="Times New Roman" w:hAnsi="Times New Roman" w:cs="Times New Roman"/>
                  <w:i/>
                  <w:iCs/>
                  <w:szCs w:val="20"/>
                </w:rPr>
                <w:delText>Every morning</w:delText>
              </w:r>
            </w:del>
          </w:p>
        </w:tc>
        <w:tc>
          <w:tcPr>
            <w:tcW w:w="1100" w:type="dxa"/>
            <w:tcBorders>
              <w:top w:val="nil"/>
              <w:left w:val="nil"/>
              <w:bottom w:val="single" w:sz="4" w:space="0" w:color="auto"/>
              <w:right w:val="single" w:sz="4" w:space="0" w:color="auto"/>
            </w:tcBorders>
            <w:vAlign w:val="bottom"/>
            <w:hideMark/>
          </w:tcPr>
          <w:p w14:paraId="5A3343A5" w14:textId="2E9571CA" w:rsidR="002146DF" w:rsidRPr="00FD35A8" w:rsidDel="00C1450C" w:rsidRDefault="002146DF" w:rsidP="002146DF">
            <w:pPr>
              <w:rPr>
                <w:del w:id="635" w:author="Yali Chen" w:date="2025-12-17T09:51:00Z" w16du:dateUtc="2025-12-17T01:51:00Z"/>
                <w:rFonts w:ascii="Times New Roman" w:hAnsi="Times New Roman" w:cs="Times New Roman"/>
                <w:i/>
                <w:iCs/>
                <w:szCs w:val="20"/>
              </w:rPr>
            </w:pPr>
            <w:del w:id="636"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7BB6F5F1" w14:textId="14FFF0B2" w:rsidR="002146DF" w:rsidRPr="00FD35A8" w:rsidDel="00C1450C" w:rsidRDefault="002146DF" w:rsidP="002146DF">
            <w:pPr>
              <w:rPr>
                <w:del w:id="637" w:author="Yali Chen" w:date="2025-12-17T09:51:00Z" w16du:dateUtc="2025-12-17T01:51:00Z"/>
                <w:rFonts w:ascii="Times New Roman" w:hAnsi="Times New Roman" w:cs="Times New Roman"/>
                <w:i/>
                <w:iCs/>
                <w:szCs w:val="20"/>
              </w:rPr>
            </w:pPr>
            <w:del w:id="638"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63120408" w14:textId="4A782AF1" w:rsidTr="006921A2">
        <w:trPr>
          <w:trHeight w:val="255"/>
          <w:del w:id="63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5FC2DB0" w14:textId="52F02EDC" w:rsidR="002146DF" w:rsidRPr="00FD35A8" w:rsidDel="00C1450C" w:rsidRDefault="002146DF" w:rsidP="002146DF">
            <w:pPr>
              <w:rPr>
                <w:del w:id="640" w:author="Yali Chen" w:date="2025-12-17T09:51:00Z" w16du:dateUtc="2025-12-17T01:51:00Z"/>
                <w:rFonts w:ascii="Times New Roman" w:hAnsi="Times New Roman" w:cs="Times New Roman"/>
                <w:i/>
                <w:iCs/>
                <w:szCs w:val="20"/>
              </w:rPr>
            </w:pPr>
            <w:del w:id="641" w:author="Yali Chen" w:date="2025-12-17T09:51:00Z" w16du:dateUtc="2025-12-17T01:51:00Z">
              <w:r w:rsidRPr="00FD35A8" w:rsidDel="00C1450C">
                <w:rPr>
                  <w:rFonts w:ascii="Times New Roman" w:hAnsi="Times New Roman" w:cs="Times New Roman"/>
                  <w:i/>
                  <w:iCs/>
                  <w:szCs w:val="20"/>
                </w:rPr>
                <w:delText>QCM</w:delText>
              </w:r>
            </w:del>
          </w:p>
        </w:tc>
        <w:tc>
          <w:tcPr>
            <w:tcW w:w="2640" w:type="dxa"/>
            <w:tcBorders>
              <w:top w:val="nil"/>
              <w:left w:val="nil"/>
              <w:bottom w:val="single" w:sz="4" w:space="0" w:color="auto"/>
              <w:right w:val="single" w:sz="4" w:space="0" w:color="auto"/>
            </w:tcBorders>
            <w:vAlign w:val="bottom"/>
            <w:hideMark/>
          </w:tcPr>
          <w:p w14:paraId="76719F96" w14:textId="0DE88CC7" w:rsidR="002146DF" w:rsidRPr="00FD35A8" w:rsidDel="00C1450C" w:rsidRDefault="002146DF" w:rsidP="002146DF">
            <w:pPr>
              <w:rPr>
                <w:del w:id="642" w:author="Yali Chen" w:date="2025-12-17T09:51:00Z" w16du:dateUtc="2025-12-17T01:51:00Z"/>
                <w:rFonts w:ascii="Times New Roman" w:hAnsi="Times New Roman" w:cs="Times New Roman"/>
                <w:i/>
                <w:iCs/>
                <w:szCs w:val="20"/>
              </w:rPr>
            </w:pPr>
            <w:del w:id="643" w:author="Yali Chen" w:date="2025-12-17T09:51:00Z" w16du:dateUtc="2025-12-17T01:51:00Z">
              <w:r w:rsidRPr="00FD35A8" w:rsidDel="00C1450C">
                <w:rPr>
                  <w:rFonts w:ascii="Times New Roman" w:hAnsi="Times New Roman" w:cs="Times New Roman"/>
                  <w:i/>
                  <w:iCs/>
                  <w:szCs w:val="20"/>
                </w:rPr>
                <w:delText>Every 2 hours</w:delText>
              </w:r>
            </w:del>
          </w:p>
        </w:tc>
        <w:tc>
          <w:tcPr>
            <w:tcW w:w="1100" w:type="dxa"/>
            <w:tcBorders>
              <w:top w:val="nil"/>
              <w:left w:val="nil"/>
              <w:bottom w:val="single" w:sz="4" w:space="0" w:color="auto"/>
              <w:right w:val="single" w:sz="4" w:space="0" w:color="auto"/>
            </w:tcBorders>
            <w:vAlign w:val="bottom"/>
            <w:hideMark/>
          </w:tcPr>
          <w:p w14:paraId="000437DB" w14:textId="5929EA47" w:rsidR="002146DF" w:rsidRPr="00FD35A8" w:rsidDel="00C1450C" w:rsidRDefault="002146DF" w:rsidP="002146DF">
            <w:pPr>
              <w:rPr>
                <w:del w:id="644" w:author="Yali Chen" w:date="2025-12-17T09:51:00Z" w16du:dateUtc="2025-12-17T01:51:00Z"/>
                <w:rFonts w:ascii="Times New Roman" w:hAnsi="Times New Roman" w:cs="Times New Roman"/>
                <w:i/>
                <w:iCs/>
                <w:szCs w:val="20"/>
              </w:rPr>
            </w:pPr>
            <w:del w:id="645"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3CDF7180" w14:textId="7D052C0F" w:rsidR="002146DF" w:rsidRPr="00FD35A8" w:rsidDel="00C1450C" w:rsidRDefault="002146DF" w:rsidP="002146DF">
            <w:pPr>
              <w:rPr>
                <w:del w:id="646" w:author="Yali Chen" w:date="2025-12-17T09:51:00Z" w16du:dateUtc="2025-12-17T01:51:00Z"/>
                <w:rFonts w:ascii="Times New Roman" w:hAnsi="Times New Roman" w:cs="Times New Roman"/>
                <w:i/>
                <w:iCs/>
                <w:szCs w:val="20"/>
              </w:rPr>
            </w:pPr>
            <w:del w:id="647" w:author="Yali Chen" w:date="2025-12-17T09:51:00Z" w16du:dateUtc="2025-12-17T01:51:00Z">
              <w:r w:rsidRPr="00FD35A8" w:rsidDel="00C1450C">
                <w:rPr>
                  <w:rFonts w:ascii="Times New Roman" w:hAnsi="Times New Roman" w:cs="Times New Roman"/>
                  <w:i/>
                  <w:iCs/>
                  <w:szCs w:val="20"/>
                </w:rPr>
                <w:delText>12</w:delText>
              </w:r>
            </w:del>
          </w:p>
        </w:tc>
      </w:tr>
      <w:tr w:rsidR="002146DF" w:rsidRPr="00FD35A8" w:rsidDel="00C1450C" w14:paraId="6ADCDE6C" w14:textId="27AA66B8" w:rsidTr="006921A2">
        <w:trPr>
          <w:trHeight w:val="255"/>
          <w:del w:id="64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5318803" w14:textId="47887060" w:rsidR="002146DF" w:rsidRPr="00FD35A8" w:rsidDel="00C1450C" w:rsidRDefault="002146DF" w:rsidP="002146DF">
            <w:pPr>
              <w:rPr>
                <w:del w:id="649" w:author="Yali Chen" w:date="2025-12-17T09:51:00Z" w16du:dateUtc="2025-12-17T01:51:00Z"/>
                <w:rFonts w:ascii="Times New Roman" w:hAnsi="Times New Roman" w:cs="Times New Roman"/>
                <w:i/>
                <w:iCs/>
                <w:szCs w:val="20"/>
              </w:rPr>
            </w:pPr>
            <w:del w:id="650" w:author="Yali Chen" w:date="2025-12-17T09:51:00Z" w16du:dateUtc="2025-12-17T01:51:00Z">
              <w:r w:rsidRPr="00FD35A8" w:rsidDel="00C1450C">
                <w:rPr>
                  <w:rFonts w:ascii="Times New Roman" w:hAnsi="Times New Roman" w:cs="Times New Roman"/>
                  <w:i/>
                  <w:iCs/>
                  <w:szCs w:val="20"/>
                </w:rPr>
                <w:delText>Q3M</w:delText>
              </w:r>
            </w:del>
          </w:p>
        </w:tc>
        <w:tc>
          <w:tcPr>
            <w:tcW w:w="2640" w:type="dxa"/>
            <w:tcBorders>
              <w:top w:val="nil"/>
              <w:left w:val="nil"/>
              <w:bottom w:val="single" w:sz="4" w:space="0" w:color="auto"/>
              <w:right w:val="single" w:sz="4" w:space="0" w:color="auto"/>
            </w:tcBorders>
            <w:vAlign w:val="bottom"/>
            <w:hideMark/>
          </w:tcPr>
          <w:p w14:paraId="183BC484" w14:textId="76C7577D" w:rsidR="002146DF" w:rsidRPr="00FD35A8" w:rsidDel="00C1450C" w:rsidRDefault="002146DF" w:rsidP="002146DF">
            <w:pPr>
              <w:rPr>
                <w:del w:id="651" w:author="Yali Chen" w:date="2025-12-17T09:51:00Z" w16du:dateUtc="2025-12-17T01:51:00Z"/>
                <w:rFonts w:ascii="Times New Roman" w:hAnsi="Times New Roman" w:cs="Times New Roman"/>
                <w:i/>
                <w:iCs/>
                <w:szCs w:val="20"/>
              </w:rPr>
            </w:pPr>
            <w:del w:id="652" w:author="Yali Chen" w:date="2025-12-17T09:51:00Z" w16du:dateUtc="2025-12-17T01:51:00Z">
              <w:r w:rsidRPr="00FD35A8" w:rsidDel="00C1450C">
                <w:rPr>
                  <w:rFonts w:ascii="Times New Roman" w:hAnsi="Times New Roman" w:cs="Times New Roman"/>
                  <w:i/>
                  <w:iCs/>
                  <w:szCs w:val="20"/>
                </w:rPr>
                <w:delText>Every 3 hours</w:delText>
              </w:r>
            </w:del>
          </w:p>
        </w:tc>
        <w:tc>
          <w:tcPr>
            <w:tcW w:w="1100" w:type="dxa"/>
            <w:tcBorders>
              <w:top w:val="nil"/>
              <w:left w:val="nil"/>
              <w:bottom w:val="single" w:sz="4" w:space="0" w:color="auto"/>
              <w:right w:val="single" w:sz="4" w:space="0" w:color="auto"/>
            </w:tcBorders>
            <w:vAlign w:val="bottom"/>
            <w:hideMark/>
          </w:tcPr>
          <w:p w14:paraId="47EEC53C" w14:textId="0350C998" w:rsidR="002146DF" w:rsidRPr="00FD35A8" w:rsidDel="00C1450C" w:rsidRDefault="002146DF" w:rsidP="002146DF">
            <w:pPr>
              <w:rPr>
                <w:del w:id="653" w:author="Yali Chen" w:date="2025-12-17T09:51:00Z" w16du:dateUtc="2025-12-17T01:51:00Z"/>
                <w:rFonts w:ascii="Times New Roman" w:hAnsi="Times New Roman" w:cs="Times New Roman"/>
                <w:i/>
                <w:iCs/>
                <w:szCs w:val="20"/>
              </w:rPr>
            </w:pPr>
            <w:del w:id="654" w:author="Yali Chen" w:date="2025-12-17T09:51:00Z" w16du:dateUtc="2025-12-17T01:51:00Z">
              <w:r w:rsidRPr="00FD35A8" w:rsidDel="00C1450C">
                <w:rPr>
                  <w:rFonts w:ascii="Times New Roman" w:hAnsi="Times New Roman" w:cs="Times New Roman"/>
                  <w:i/>
                  <w:iCs/>
                  <w:szCs w:val="20"/>
                </w:rPr>
                <w:delText>6</w:delText>
              </w:r>
            </w:del>
          </w:p>
        </w:tc>
        <w:tc>
          <w:tcPr>
            <w:tcW w:w="1660" w:type="dxa"/>
            <w:tcBorders>
              <w:top w:val="nil"/>
              <w:left w:val="nil"/>
              <w:bottom w:val="single" w:sz="4" w:space="0" w:color="auto"/>
              <w:right w:val="single" w:sz="4" w:space="0" w:color="auto"/>
            </w:tcBorders>
            <w:vAlign w:val="bottom"/>
            <w:hideMark/>
          </w:tcPr>
          <w:p w14:paraId="2E115B00" w14:textId="7232F33D" w:rsidR="002146DF" w:rsidRPr="00FD35A8" w:rsidDel="00C1450C" w:rsidRDefault="002146DF" w:rsidP="002146DF">
            <w:pPr>
              <w:rPr>
                <w:del w:id="655" w:author="Yali Chen" w:date="2025-12-17T09:51:00Z" w16du:dateUtc="2025-12-17T01:51:00Z"/>
                <w:rFonts w:ascii="Times New Roman" w:hAnsi="Times New Roman" w:cs="Times New Roman"/>
                <w:i/>
                <w:iCs/>
                <w:szCs w:val="20"/>
              </w:rPr>
            </w:pPr>
            <w:del w:id="656" w:author="Yali Chen" w:date="2025-12-17T09:51:00Z" w16du:dateUtc="2025-12-17T01:51:00Z">
              <w:r w:rsidRPr="00FD35A8" w:rsidDel="00C1450C">
                <w:rPr>
                  <w:rFonts w:ascii="Times New Roman" w:hAnsi="Times New Roman" w:cs="Times New Roman"/>
                  <w:i/>
                  <w:iCs/>
                  <w:szCs w:val="20"/>
                </w:rPr>
                <w:delText>6</w:delText>
              </w:r>
            </w:del>
          </w:p>
        </w:tc>
      </w:tr>
      <w:tr w:rsidR="002146DF" w:rsidRPr="00FD35A8" w:rsidDel="00C1450C" w14:paraId="13C56442" w14:textId="6FD69FB0" w:rsidTr="006921A2">
        <w:trPr>
          <w:trHeight w:val="255"/>
          <w:del w:id="65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64DC3C1" w14:textId="023EBC8C" w:rsidR="002146DF" w:rsidRPr="00FD35A8" w:rsidDel="00C1450C" w:rsidRDefault="002146DF" w:rsidP="002146DF">
            <w:pPr>
              <w:rPr>
                <w:del w:id="658" w:author="Yali Chen" w:date="2025-12-17T09:51:00Z" w16du:dateUtc="2025-12-17T01:51:00Z"/>
                <w:rFonts w:ascii="Times New Roman" w:hAnsi="Times New Roman" w:cs="Times New Roman"/>
                <w:i/>
                <w:iCs/>
                <w:szCs w:val="20"/>
              </w:rPr>
            </w:pPr>
            <w:del w:id="659" w:author="Yali Chen" w:date="2025-12-17T09:51:00Z" w16du:dateUtc="2025-12-17T01:51:00Z">
              <w:r w:rsidRPr="00FD35A8" w:rsidDel="00C1450C">
                <w:rPr>
                  <w:rFonts w:ascii="Times New Roman" w:hAnsi="Times New Roman" w:cs="Times New Roman"/>
                  <w:i/>
                  <w:iCs/>
                  <w:szCs w:val="20"/>
                </w:rPr>
                <w:delText>Q4M</w:delText>
              </w:r>
            </w:del>
          </w:p>
        </w:tc>
        <w:tc>
          <w:tcPr>
            <w:tcW w:w="2640" w:type="dxa"/>
            <w:tcBorders>
              <w:top w:val="nil"/>
              <w:left w:val="nil"/>
              <w:bottom w:val="single" w:sz="4" w:space="0" w:color="auto"/>
              <w:right w:val="single" w:sz="4" w:space="0" w:color="auto"/>
            </w:tcBorders>
            <w:vAlign w:val="bottom"/>
            <w:hideMark/>
          </w:tcPr>
          <w:p w14:paraId="605B99F4" w14:textId="4E2087F3" w:rsidR="002146DF" w:rsidRPr="00FD35A8" w:rsidDel="00C1450C" w:rsidRDefault="002146DF" w:rsidP="002146DF">
            <w:pPr>
              <w:rPr>
                <w:del w:id="660" w:author="Yali Chen" w:date="2025-12-17T09:51:00Z" w16du:dateUtc="2025-12-17T01:51:00Z"/>
                <w:rFonts w:ascii="Times New Roman" w:hAnsi="Times New Roman" w:cs="Times New Roman"/>
                <w:i/>
                <w:iCs/>
                <w:szCs w:val="20"/>
              </w:rPr>
            </w:pPr>
            <w:del w:id="661" w:author="Yali Chen" w:date="2025-12-17T09:51:00Z" w16du:dateUtc="2025-12-17T01:51:00Z">
              <w:r w:rsidRPr="00FD35A8" w:rsidDel="00C1450C">
                <w:rPr>
                  <w:rFonts w:ascii="Times New Roman" w:hAnsi="Times New Roman" w:cs="Times New Roman"/>
                  <w:i/>
                  <w:iCs/>
                  <w:szCs w:val="20"/>
                </w:rPr>
                <w:delText>Every 4 hours</w:delText>
              </w:r>
            </w:del>
          </w:p>
        </w:tc>
        <w:tc>
          <w:tcPr>
            <w:tcW w:w="1100" w:type="dxa"/>
            <w:tcBorders>
              <w:top w:val="nil"/>
              <w:left w:val="nil"/>
              <w:bottom w:val="single" w:sz="4" w:space="0" w:color="auto"/>
              <w:right w:val="single" w:sz="4" w:space="0" w:color="auto"/>
            </w:tcBorders>
            <w:vAlign w:val="bottom"/>
            <w:hideMark/>
          </w:tcPr>
          <w:p w14:paraId="352E137D" w14:textId="62D645F4" w:rsidR="002146DF" w:rsidRPr="00FD35A8" w:rsidDel="00C1450C" w:rsidRDefault="002146DF" w:rsidP="002146DF">
            <w:pPr>
              <w:rPr>
                <w:del w:id="662" w:author="Yali Chen" w:date="2025-12-17T09:51:00Z" w16du:dateUtc="2025-12-17T01:51:00Z"/>
                <w:rFonts w:ascii="Times New Roman" w:hAnsi="Times New Roman" w:cs="Times New Roman"/>
                <w:i/>
                <w:iCs/>
                <w:szCs w:val="20"/>
              </w:rPr>
            </w:pPr>
            <w:del w:id="663" w:author="Yali Chen" w:date="2025-12-17T09:51:00Z" w16du:dateUtc="2025-12-17T01:51:00Z">
              <w:r w:rsidRPr="00FD35A8" w:rsidDel="00C1450C">
                <w:rPr>
                  <w:rFonts w:ascii="Times New Roman" w:hAnsi="Times New Roman" w:cs="Times New Roman"/>
                  <w:i/>
                  <w:iCs/>
                  <w:szCs w:val="20"/>
                </w:rPr>
                <w:delText>6</w:delText>
              </w:r>
            </w:del>
          </w:p>
        </w:tc>
        <w:tc>
          <w:tcPr>
            <w:tcW w:w="1660" w:type="dxa"/>
            <w:tcBorders>
              <w:top w:val="nil"/>
              <w:left w:val="nil"/>
              <w:bottom w:val="single" w:sz="4" w:space="0" w:color="auto"/>
              <w:right w:val="single" w:sz="4" w:space="0" w:color="auto"/>
            </w:tcBorders>
            <w:vAlign w:val="bottom"/>
            <w:hideMark/>
          </w:tcPr>
          <w:p w14:paraId="43AE60D3" w14:textId="1A37F59F" w:rsidR="002146DF" w:rsidRPr="00FD35A8" w:rsidDel="00C1450C" w:rsidRDefault="002146DF" w:rsidP="002146DF">
            <w:pPr>
              <w:rPr>
                <w:del w:id="664" w:author="Yali Chen" w:date="2025-12-17T09:51:00Z" w16du:dateUtc="2025-12-17T01:51:00Z"/>
                <w:rFonts w:ascii="Times New Roman" w:hAnsi="Times New Roman" w:cs="Times New Roman"/>
                <w:i/>
                <w:iCs/>
                <w:szCs w:val="20"/>
              </w:rPr>
            </w:pPr>
            <w:del w:id="665" w:author="Yali Chen" w:date="2025-12-17T09:51:00Z" w16du:dateUtc="2025-12-17T01:51:00Z">
              <w:r w:rsidRPr="00FD35A8" w:rsidDel="00C1450C">
                <w:rPr>
                  <w:rFonts w:ascii="Times New Roman" w:hAnsi="Times New Roman" w:cs="Times New Roman"/>
                  <w:i/>
                  <w:iCs/>
                  <w:szCs w:val="20"/>
                </w:rPr>
                <w:delText>6</w:delText>
              </w:r>
            </w:del>
          </w:p>
        </w:tc>
      </w:tr>
      <w:tr w:rsidR="002146DF" w:rsidRPr="00FD35A8" w:rsidDel="00C1450C" w14:paraId="226671F7" w14:textId="6AEEC02F" w:rsidTr="006921A2">
        <w:trPr>
          <w:trHeight w:val="255"/>
          <w:del w:id="66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A3F725" w14:textId="3275059F" w:rsidR="002146DF" w:rsidRPr="00FD35A8" w:rsidDel="00C1450C" w:rsidRDefault="002146DF" w:rsidP="002146DF">
            <w:pPr>
              <w:rPr>
                <w:del w:id="667" w:author="Yali Chen" w:date="2025-12-17T09:51:00Z" w16du:dateUtc="2025-12-17T01:51:00Z"/>
                <w:rFonts w:ascii="Times New Roman" w:hAnsi="Times New Roman" w:cs="Times New Roman"/>
                <w:i/>
                <w:iCs/>
                <w:szCs w:val="20"/>
              </w:rPr>
            </w:pPr>
            <w:del w:id="668" w:author="Yali Chen" w:date="2025-12-17T09:51:00Z" w16du:dateUtc="2025-12-17T01:51:00Z">
              <w:r w:rsidRPr="00FD35A8" w:rsidDel="00C1450C">
                <w:rPr>
                  <w:rFonts w:ascii="Times New Roman" w:hAnsi="Times New Roman" w:cs="Times New Roman"/>
                  <w:i/>
                  <w:iCs/>
                  <w:szCs w:val="20"/>
                </w:rPr>
                <w:delText>Q6M</w:delText>
              </w:r>
            </w:del>
          </w:p>
        </w:tc>
        <w:tc>
          <w:tcPr>
            <w:tcW w:w="2640" w:type="dxa"/>
            <w:tcBorders>
              <w:top w:val="nil"/>
              <w:left w:val="nil"/>
              <w:bottom w:val="single" w:sz="4" w:space="0" w:color="auto"/>
              <w:right w:val="single" w:sz="4" w:space="0" w:color="auto"/>
            </w:tcBorders>
            <w:vAlign w:val="bottom"/>
            <w:hideMark/>
          </w:tcPr>
          <w:p w14:paraId="2B4CFEA4" w14:textId="2657CFE3" w:rsidR="002146DF" w:rsidRPr="00FD35A8" w:rsidDel="00C1450C" w:rsidRDefault="002146DF" w:rsidP="002146DF">
            <w:pPr>
              <w:rPr>
                <w:del w:id="669" w:author="Yali Chen" w:date="2025-12-17T09:51:00Z" w16du:dateUtc="2025-12-17T01:51:00Z"/>
                <w:rFonts w:ascii="Times New Roman" w:hAnsi="Times New Roman" w:cs="Times New Roman"/>
                <w:i/>
                <w:iCs/>
                <w:szCs w:val="20"/>
              </w:rPr>
            </w:pPr>
            <w:del w:id="670" w:author="Yali Chen" w:date="2025-12-17T09:51:00Z" w16du:dateUtc="2025-12-17T01:51:00Z">
              <w:r w:rsidRPr="00FD35A8" w:rsidDel="00C1450C">
                <w:rPr>
                  <w:rFonts w:ascii="Times New Roman" w:hAnsi="Times New Roman" w:cs="Times New Roman"/>
                  <w:i/>
                  <w:iCs/>
                  <w:szCs w:val="20"/>
                </w:rPr>
                <w:delText>Every 6 hours</w:delText>
              </w:r>
            </w:del>
          </w:p>
        </w:tc>
        <w:tc>
          <w:tcPr>
            <w:tcW w:w="1100" w:type="dxa"/>
            <w:tcBorders>
              <w:top w:val="nil"/>
              <w:left w:val="nil"/>
              <w:bottom w:val="single" w:sz="4" w:space="0" w:color="auto"/>
              <w:right w:val="single" w:sz="4" w:space="0" w:color="auto"/>
            </w:tcBorders>
            <w:vAlign w:val="bottom"/>
            <w:hideMark/>
          </w:tcPr>
          <w:p w14:paraId="43D195E5" w14:textId="4D28ADEB" w:rsidR="002146DF" w:rsidRPr="00FD35A8" w:rsidDel="00C1450C" w:rsidRDefault="002146DF" w:rsidP="002146DF">
            <w:pPr>
              <w:rPr>
                <w:del w:id="671" w:author="Yali Chen" w:date="2025-12-17T09:51:00Z" w16du:dateUtc="2025-12-17T01:51:00Z"/>
                <w:rFonts w:ascii="Times New Roman" w:hAnsi="Times New Roman" w:cs="Times New Roman"/>
                <w:i/>
                <w:iCs/>
                <w:szCs w:val="20"/>
              </w:rPr>
            </w:pPr>
            <w:del w:id="672"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5A70547F" w14:textId="4BC8A1A9" w:rsidR="002146DF" w:rsidRPr="00FD35A8" w:rsidDel="00C1450C" w:rsidRDefault="002146DF" w:rsidP="002146DF">
            <w:pPr>
              <w:rPr>
                <w:del w:id="673" w:author="Yali Chen" w:date="2025-12-17T09:51:00Z" w16du:dateUtc="2025-12-17T01:51:00Z"/>
                <w:rFonts w:ascii="Times New Roman" w:hAnsi="Times New Roman" w:cs="Times New Roman"/>
                <w:i/>
                <w:iCs/>
                <w:szCs w:val="20"/>
              </w:rPr>
            </w:pPr>
            <w:del w:id="674"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72E1C67A" w14:textId="37363215" w:rsidTr="006921A2">
        <w:trPr>
          <w:trHeight w:val="255"/>
          <w:del w:id="67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F2EE4CD" w14:textId="6441B405" w:rsidR="002146DF" w:rsidRPr="00FD35A8" w:rsidDel="00C1450C" w:rsidRDefault="002146DF" w:rsidP="002146DF">
            <w:pPr>
              <w:rPr>
                <w:del w:id="676" w:author="Yali Chen" w:date="2025-12-17T09:51:00Z" w16du:dateUtc="2025-12-17T01:51:00Z"/>
                <w:rFonts w:ascii="Times New Roman" w:hAnsi="Times New Roman" w:cs="Times New Roman"/>
                <w:i/>
                <w:iCs/>
                <w:szCs w:val="20"/>
              </w:rPr>
            </w:pPr>
            <w:del w:id="677" w:author="Yali Chen" w:date="2025-12-17T09:51:00Z" w16du:dateUtc="2025-12-17T01:51:00Z">
              <w:r w:rsidRPr="00FD35A8" w:rsidDel="00C1450C">
                <w:rPr>
                  <w:rFonts w:ascii="Times New Roman" w:hAnsi="Times New Roman" w:cs="Times New Roman"/>
                  <w:i/>
                  <w:iCs/>
                  <w:szCs w:val="20"/>
                </w:rPr>
                <w:delText>Q8M</w:delText>
              </w:r>
            </w:del>
          </w:p>
        </w:tc>
        <w:tc>
          <w:tcPr>
            <w:tcW w:w="2640" w:type="dxa"/>
            <w:tcBorders>
              <w:top w:val="nil"/>
              <w:left w:val="nil"/>
              <w:bottom w:val="single" w:sz="4" w:space="0" w:color="auto"/>
              <w:right w:val="single" w:sz="4" w:space="0" w:color="auto"/>
            </w:tcBorders>
            <w:vAlign w:val="bottom"/>
            <w:hideMark/>
          </w:tcPr>
          <w:p w14:paraId="550C5EAB" w14:textId="7D8856AF" w:rsidR="002146DF" w:rsidRPr="00FD35A8" w:rsidDel="00C1450C" w:rsidRDefault="002146DF" w:rsidP="002146DF">
            <w:pPr>
              <w:rPr>
                <w:del w:id="678" w:author="Yali Chen" w:date="2025-12-17T09:51:00Z" w16du:dateUtc="2025-12-17T01:51:00Z"/>
                <w:rFonts w:ascii="Times New Roman" w:hAnsi="Times New Roman" w:cs="Times New Roman"/>
                <w:i/>
                <w:iCs/>
                <w:szCs w:val="20"/>
              </w:rPr>
            </w:pPr>
            <w:del w:id="679" w:author="Yali Chen" w:date="2025-12-17T09:51:00Z" w16du:dateUtc="2025-12-17T01:51:00Z">
              <w:r w:rsidRPr="00FD35A8" w:rsidDel="00C1450C">
                <w:rPr>
                  <w:rFonts w:ascii="Times New Roman" w:hAnsi="Times New Roman" w:cs="Times New Roman"/>
                  <w:i/>
                  <w:iCs/>
                  <w:szCs w:val="20"/>
                </w:rPr>
                <w:delText>Every 8 hours</w:delText>
              </w:r>
            </w:del>
          </w:p>
        </w:tc>
        <w:tc>
          <w:tcPr>
            <w:tcW w:w="1100" w:type="dxa"/>
            <w:tcBorders>
              <w:top w:val="nil"/>
              <w:left w:val="nil"/>
              <w:bottom w:val="single" w:sz="4" w:space="0" w:color="auto"/>
              <w:right w:val="single" w:sz="4" w:space="0" w:color="auto"/>
            </w:tcBorders>
            <w:vAlign w:val="bottom"/>
            <w:hideMark/>
          </w:tcPr>
          <w:p w14:paraId="5698A9ED" w14:textId="2DFF2CBB" w:rsidR="002146DF" w:rsidRPr="00FD35A8" w:rsidDel="00C1450C" w:rsidRDefault="002146DF" w:rsidP="002146DF">
            <w:pPr>
              <w:rPr>
                <w:del w:id="680" w:author="Yali Chen" w:date="2025-12-17T09:51:00Z" w16du:dateUtc="2025-12-17T01:51:00Z"/>
                <w:rFonts w:ascii="Times New Roman" w:hAnsi="Times New Roman" w:cs="Times New Roman"/>
                <w:i/>
                <w:iCs/>
                <w:szCs w:val="20"/>
              </w:rPr>
            </w:pPr>
            <w:del w:id="681" w:author="Yali Chen" w:date="2025-12-17T09:51:00Z" w16du:dateUtc="2025-12-17T01:51:00Z">
              <w:r w:rsidRPr="00FD35A8" w:rsidDel="00C1450C">
                <w:rPr>
                  <w:rFonts w:ascii="Times New Roman" w:hAnsi="Times New Roman" w:cs="Times New Roman"/>
                  <w:i/>
                  <w:iCs/>
                  <w:szCs w:val="20"/>
                </w:rPr>
                <w:delText>3</w:delText>
              </w:r>
            </w:del>
          </w:p>
        </w:tc>
        <w:tc>
          <w:tcPr>
            <w:tcW w:w="1660" w:type="dxa"/>
            <w:tcBorders>
              <w:top w:val="nil"/>
              <w:left w:val="nil"/>
              <w:bottom w:val="single" w:sz="4" w:space="0" w:color="auto"/>
              <w:right w:val="single" w:sz="4" w:space="0" w:color="auto"/>
            </w:tcBorders>
            <w:vAlign w:val="bottom"/>
            <w:hideMark/>
          </w:tcPr>
          <w:p w14:paraId="39BBC0D7" w14:textId="5E0D16F2" w:rsidR="002146DF" w:rsidRPr="00FD35A8" w:rsidDel="00C1450C" w:rsidRDefault="002146DF" w:rsidP="002146DF">
            <w:pPr>
              <w:rPr>
                <w:del w:id="682" w:author="Yali Chen" w:date="2025-12-17T09:51:00Z" w16du:dateUtc="2025-12-17T01:51:00Z"/>
                <w:rFonts w:ascii="Times New Roman" w:hAnsi="Times New Roman" w:cs="Times New Roman"/>
                <w:i/>
                <w:iCs/>
                <w:szCs w:val="20"/>
              </w:rPr>
            </w:pPr>
            <w:del w:id="683" w:author="Yali Chen" w:date="2025-12-17T09:51:00Z" w16du:dateUtc="2025-12-17T01:51:00Z">
              <w:r w:rsidRPr="00FD35A8" w:rsidDel="00C1450C">
                <w:rPr>
                  <w:rFonts w:ascii="Times New Roman" w:hAnsi="Times New Roman" w:cs="Times New Roman"/>
                  <w:i/>
                  <w:iCs/>
                  <w:szCs w:val="20"/>
                </w:rPr>
                <w:delText>3</w:delText>
              </w:r>
            </w:del>
          </w:p>
        </w:tc>
      </w:tr>
      <w:tr w:rsidR="002146DF" w:rsidRPr="00FD35A8" w:rsidDel="00C1450C" w14:paraId="71435D8F" w14:textId="1458DCC5" w:rsidTr="006921A2">
        <w:trPr>
          <w:trHeight w:val="255"/>
          <w:del w:id="68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A88365F" w14:textId="79C417D3" w:rsidR="002146DF" w:rsidRPr="00FD35A8" w:rsidDel="00C1450C" w:rsidRDefault="002146DF" w:rsidP="002146DF">
            <w:pPr>
              <w:rPr>
                <w:del w:id="685" w:author="Yali Chen" w:date="2025-12-17T09:51:00Z" w16du:dateUtc="2025-12-17T01:51:00Z"/>
                <w:rFonts w:ascii="Times New Roman" w:hAnsi="Times New Roman" w:cs="Times New Roman"/>
                <w:i/>
                <w:iCs/>
                <w:szCs w:val="20"/>
              </w:rPr>
            </w:pPr>
            <w:del w:id="686" w:author="Yali Chen" w:date="2025-12-17T09:51:00Z" w16du:dateUtc="2025-12-17T01:51:00Z">
              <w:r w:rsidRPr="00FD35A8" w:rsidDel="00C1450C">
                <w:rPr>
                  <w:rFonts w:ascii="Times New Roman" w:hAnsi="Times New Roman" w:cs="Times New Roman"/>
                  <w:i/>
                  <w:iCs/>
                  <w:szCs w:val="20"/>
                </w:rPr>
                <w:delText>Q12M</w:delText>
              </w:r>
            </w:del>
          </w:p>
        </w:tc>
        <w:tc>
          <w:tcPr>
            <w:tcW w:w="2640" w:type="dxa"/>
            <w:tcBorders>
              <w:top w:val="nil"/>
              <w:left w:val="nil"/>
              <w:bottom w:val="single" w:sz="4" w:space="0" w:color="auto"/>
              <w:right w:val="single" w:sz="4" w:space="0" w:color="auto"/>
            </w:tcBorders>
            <w:vAlign w:val="bottom"/>
            <w:hideMark/>
          </w:tcPr>
          <w:p w14:paraId="369AC4B0" w14:textId="20865261" w:rsidR="002146DF" w:rsidRPr="00FD35A8" w:rsidDel="00C1450C" w:rsidRDefault="002146DF" w:rsidP="002146DF">
            <w:pPr>
              <w:rPr>
                <w:del w:id="687" w:author="Yali Chen" w:date="2025-12-17T09:51:00Z" w16du:dateUtc="2025-12-17T01:51:00Z"/>
                <w:rFonts w:ascii="Times New Roman" w:hAnsi="Times New Roman" w:cs="Times New Roman"/>
                <w:i/>
                <w:iCs/>
                <w:szCs w:val="20"/>
              </w:rPr>
            </w:pPr>
            <w:del w:id="688" w:author="Yali Chen" w:date="2025-12-17T09:51:00Z" w16du:dateUtc="2025-12-17T01:51:00Z">
              <w:r w:rsidRPr="00FD35A8" w:rsidDel="00C1450C">
                <w:rPr>
                  <w:rFonts w:ascii="Times New Roman" w:hAnsi="Times New Roman" w:cs="Times New Roman"/>
                  <w:i/>
                  <w:iCs/>
                  <w:szCs w:val="20"/>
                </w:rPr>
                <w:delText>Every 12 hours</w:delText>
              </w:r>
            </w:del>
          </w:p>
        </w:tc>
        <w:tc>
          <w:tcPr>
            <w:tcW w:w="1100" w:type="dxa"/>
            <w:tcBorders>
              <w:top w:val="nil"/>
              <w:left w:val="nil"/>
              <w:bottom w:val="single" w:sz="4" w:space="0" w:color="auto"/>
              <w:right w:val="single" w:sz="4" w:space="0" w:color="auto"/>
            </w:tcBorders>
            <w:vAlign w:val="bottom"/>
            <w:hideMark/>
          </w:tcPr>
          <w:p w14:paraId="6A78562C" w14:textId="60A4EFC6" w:rsidR="002146DF" w:rsidRPr="00FD35A8" w:rsidDel="00C1450C" w:rsidRDefault="002146DF" w:rsidP="002146DF">
            <w:pPr>
              <w:rPr>
                <w:del w:id="689" w:author="Yali Chen" w:date="2025-12-17T09:51:00Z" w16du:dateUtc="2025-12-17T01:51:00Z"/>
                <w:rFonts w:ascii="Times New Roman" w:hAnsi="Times New Roman" w:cs="Times New Roman"/>
                <w:i/>
                <w:iCs/>
                <w:szCs w:val="20"/>
              </w:rPr>
            </w:pPr>
            <w:del w:id="690" w:author="Yali Chen" w:date="2025-12-17T09:51:00Z" w16du:dateUtc="2025-12-17T01:51:00Z">
              <w:r w:rsidRPr="00FD35A8" w:rsidDel="00C1450C">
                <w:rPr>
                  <w:rFonts w:ascii="Times New Roman" w:hAnsi="Times New Roman" w:cs="Times New Roman"/>
                  <w:i/>
                  <w:iCs/>
                  <w:szCs w:val="20"/>
                </w:rPr>
                <w:delText>2</w:delText>
              </w:r>
            </w:del>
          </w:p>
        </w:tc>
        <w:tc>
          <w:tcPr>
            <w:tcW w:w="1660" w:type="dxa"/>
            <w:tcBorders>
              <w:top w:val="nil"/>
              <w:left w:val="nil"/>
              <w:bottom w:val="single" w:sz="4" w:space="0" w:color="auto"/>
              <w:right w:val="single" w:sz="4" w:space="0" w:color="auto"/>
            </w:tcBorders>
            <w:vAlign w:val="bottom"/>
            <w:hideMark/>
          </w:tcPr>
          <w:p w14:paraId="258EC5B4" w14:textId="40478F7F" w:rsidR="002146DF" w:rsidRPr="00FD35A8" w:rsidDel="00C1450C" w:rsidRDefault="002146DF" w:rsidP="002146DF">
            <w:pPr>
              <w:rPr>
                <w:del w:id="691" w:author="Yali Chen" w:date="2025-12-17T09:51:00Z" w16du:dateUtc="2025-12-17T01:51:00Z"/>
                <w:rFonts w:ascii="Times New Roman" w:hAnsi="Times New Roman" w:cs="Times New Roman"/>
                <w:i/>
                <w:iCs/>
                <w:szCs w:val="20"/>
              </w:rPr>
            </w:pPr>
            <w:del w:id="692" w:author="Yali Chen" w:date="2025-12-17T09:51:00Z" w16du:dateUtc="2025-12-17T01:51:00Z">
              <w:r w:rsidRPr="00FD35A8" w:rsidDel="00C1450C">
                <w:rPr>
                  <w:rFonts w:ascii="Times New Roman" w:hAnsi="Times New Roman" w:cs="Times New Roman"/>
                  <w:i/>
                  <w:iCs/>
                  <w:szCs w:val="20"/>
                </w:rPr>
                <w:delText>2</w:delText>
              </w:r>
            </w:del>
          </w:p>
        </w:tc>
      </w:tr>
      <w:tr w:rsidR="002146DF" w:rsidRPr="00FD35A8" w:rsidDel="00C1450C" w14:paraId="2934213B" w14:textId="797BD443" w:rsidTr="006921A2">
        <w:trPr>
          <w:trHeight w:val="255"/>
          <w:del w:id="69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069289E" w14:textId="79F15BCA" w:rsidR="002146DF" w:rsidRPr="00FD35A8" w:rsidDel="00C1450C" w:rsidRDefault="002146DF" w:rsidP="002146DF">
            <w:pPr>
              <w:rPr>
                <w:del w:id="694" w:author="Yali Chen" w:date="2025-12-17T09:51:00Z" w16du:dateUtc="2025-12-17T01:51:00Z"/>
                <w:rFonts w:ascii="Times New Roman" w:hAnsi="Times New Roman" w:cs="Times New Roman"/>
                <w:i/>
                <w:iCs/>
                <w:szCs w:val="20"/>
              </w:rPr>
            </w:pPr>
            <w:del w:id="695" w:author="Yali Chen" w:date="2025-12-17T09:51:00Z" w16du:dateUtc="2025-12-17T01:51:00Z">
              <w:r w:rsidRPr="00FD35A8" w:rsidDel="00C1450C">
                <w:rPr>
                  <w:rFonts w:ascii="Times New Roman" w:hAnsi="Times New Roman" w:cs="Times New Roman"/>
                  <w:i/>
                  <w:iCs/>
                  <w:szCs w:val="20"/>
                </w:rPr>
                <w:delText>QMS</w:delText>
              </w:r>
            </w:del>
          </w:p>
        </w:tc>
        <w:tc>
          <w:tcPr>
            <w:tcW w:w="2640" w:type="dxa"/>
            <w:tcBorders>
              <w:top w:val="nil"/>
              <w:left w:val="nil"/>
              <w:bottom w:val="single" w:sz="4" w:space="0" w:color="auto"/>
              <w:right w:val="single" w:sz="4" w:space="0" w:color="auto"/>
            </w:tcBorders>
            <w:vAlign w:val="bottom"/>
            <w:hideMark/>
          </w:tcPr>
          <w:p w14:paraId="1D47FE02" w14:textId="3822432D" w:rsidR="002146DF" w:rsidRPr="00FD35A8" w:rsidDel="00C1450C" w:rsidRDefault="002146DF" w:rsidP="002146DF">
            <w:pPr>
              <w:rPr>
                <w:del w:id="696" w:author="Yali Chen" w:date="2025-12-17T09:51:00Z" w16du:dateUtc="2025-12-17T01:51:00Z"/>
                <w:rFonts w:ascii="Times New Roman" w:hAnsi="Times New Roman" w:cs="Times New Roman"/>
                <w:i/>
                <w:iCs/>
                <w:szCs w:val="20"/>
              </w:rPr>
            </w:pPr>
            <w:del w:id="697" w:author="Yali Chen" w:date="2025-12-17T09:51:00Z" w16du:dateUtc="2025-12-17T01:51:00Z">
              <w:r w:rsidRPr="00FD35A8" w:rsidDel="00C1450C">
                <w:rPr>
                  <w:rFonts w:ascii="Times New Roman" w:hAnsi="Times New Roman" w:cs="Times New Roman"/>
                  <w:i/>
                  <w:iCs/>
                  <w:szCs w:val="20"/>
                </w:rPr>
                <w:delText>Before bed</w:delText>
              </w:r>
            </w:del>
          </w:p>
        </w:tc>
        <w:tc>
          <w:tcPr>
            <w:tcW w:w="1100" w:type="dxa"/>
            <w:tcBorders>
              <w:top w:val="nil"/>
              <w:left w:val="nil"/>
              <w:bottom w:val="single" w:sz="4" w:space="0" w:color="auto"/>
              <w:right w:val="single" w:sz="4" w:space="0" w:color="auto"/>
            </w:tcBorders>
            <w:vAlign w:val="bottom"/>
            <w:hideMark/>
          </w:tcPr>
          <w:p w14:paraId="6DE84693" w14:textId="33DB04B9" w:rsidR="002146DF" w:rsidRPr="00FD35A8" w:rsidDel="00C1450C" w:rsidRDefault="002146DF" w:rsidP="002146DF">
            <w:pPr>
              <w:rPr>
                <w:del w:id="698" w:author="Yali Chen" w:date="2025-12-17T09:51:00Z" w16du:dateUtc="2025-12-17T01:51:00Z"/>
                <w:rFonts w:ascii="Times New Roman" w:hAnsi="Times New Roman" w:cs="Times New Roman"/>
                <w:i/>
                <w:iCs/>
                <w:szCs w:val="20"/>
              </w:rPr>
            </w:pPr>
            <w:del w:id="699"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02E869EB" w14:textId="644300A0" w:rsidR="002146DF" w:rsidRPr="00FD35A8" w:rsidDel="00C1450C" w:rsidRDefault="002146DF" w:rsidP="002146DF">
            <w:pPr>
              <w:rPr>
                <w:del w:id="700" w:author="Yali Chen" w:date="2025-12-17T09:51:00Z" w16du:dateUtc="2025-12-17T01:51:00Z"/>
                <w:rFonts w:ascii="Times New Roman" w:hAnsi="Times New Roman" w:cs="Times New Roman"/>
                <w:i/>
                <w:iCs/>
                <w:szCs w:val="20"/>
              </w:rPr>
            </w:pPr>
            <w:del w:id="701"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2DE0CD72" w14:textId="3EDB0808" w:rsidTr="006921A2">
        <w:trPr>
          <w:trHeight w:val="255"/>
          <w:del w:id="70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FEBAB81" w14:textId="54EDFC85" w:rsidR="002146DF" w:rsidRPr="00FD35A8" w:rsidDel="00C1450C" w:rsidRDefault="002146DF" w:rsidP="002146DF">
            <w:pPr>
              <w:rPr>
                <w:del w:id="703" w:author="Yali Chen" w:date="2025-12-17T09:51:00Z" w16du:dateUtc="2025-12-17T01:51:00Z"/>
                <w:rFonts w:ascii="Times New Roman" w:hAnsi="Times New Roman" w:cs="Times New Roman"/>
                <w:i/>
                <w:iCs/>
                <w:szCs w:val="20"/>
              </w:rPr>
            </w:pPr>
            <w:del w:id="704" w:author="Yali Chen" w:date="2025-12-17T09:51:00Z" w16du:dateUtc="2025-12-17T01:51:00Z">
              <w:r w:rsidRPr="00FD35A8" w:rsidDel="00C1450C">
                <w:rPr>
                  <w:rFonts w:ascii="Times New Roman" w:hAnsi="Times New Roman" w:cs="Times New Roman"/>
                  <w:i/>
                  <w:iCs/>
                  <w:szCs w:val="20"/>
                </w:rPr>
                <w:delText>QID</w:delText>
              </w:r>
            </w:del>
          </w:p>
        </w:tc>
        <w:tc>
          <w:tcPr>
            <w:tcW w:w="2640" w:type="dxa"/>
            <w:tcBorders>
              <w:top w:val="nil"/>
              <w:left w:val="nil"/>
              <w:bottom w:val="single" w:sz="4" w:space="0" w:color="auto"/>
              <w:right w:val="single" w:sz="4" w:space="0" w:color="auto"/>
            </w:tcBorders>
            <w:vAlign w:val="bottom"/>
            <w:hideMark/>
          </w:tcPr>
          <w:p w14:paraId="1F1F40E4" w14:textId="3A24ED9C" w:rsidR="002146DF" w:rsidRPr="00FD35A8" w:rsidDel="00C1450C" w:rsidRDefault="002146DF" w:rsidP="002146DF">
            <w:pPr>
              <w:rPr>
                <w:del w:id="705" w:author="Yali Chen" w:date="2025-12-17T09:51:00Z" w16du:dateUtc="2025-12-17T01:51:00Z"/>
                <w:rFonts w:ascii="Times New Roman" w:hAnsi="Times New Roman" w:cs="Times New Roman"/>
                <w:i/>
                <w:iCs/>
                <w:szCs w:val="20"/>
              </w:rPr>
            </w:pPr>
            <w:del w:id="706" w:author="Yali Chen" w:date="2025-12-17T09:51:00Z" w16du:dateUtc="2025-12-17T01:51:00Z">
              <w:r w:rsidRPr="00FD35A8" w:rsidDel="00C1450C">
                <w:rPr>
                  <w:rFonts w:ascii="Times New Roman" w:hAnsi="Times New Roman" w:cs="Times New Roman"/>
                  <w:i/>
                  <w:iCs/>
                  <w:szCs w:val="20"/>
                </w:rPr>
                <w:delText>4 times a day</w:delText>
              </w:r>
            </w:del>
          </w:p>
        </w:tc>
        <w:tc>
          <w:tcPr>
            <w:tcW w:w="1100" w:type="dxa"/>
            <w:tcBorders>
              <w:top w:val="nil"/>
              <w:left w:val="nil"/>
              <w:bottom w:val="single" w:sz="4" w:space="0" w:color="auto"/>
              <w:right w:val="single" w:sz="4" w:space="0" w:color="auto"/>
            </w:tcBorders>
            <w:vAlign w:val="bottom"/>
            <w:hideMark/>
          </w:tcPr>
          <w:p w14:paraId="0D093A2E" w14:textId="120B1ABA" w:rsidR="002146DF" w:rsidRPr="00FD35A8" w:rsidDel="00C1450C" w:rsidRDefault="002146DF" w:rsidP="002146DF">
            <w:pPr>
              <w:rPr>
                <w:del w:id="707" w:author="Yali Chen" w:date="2025-12-17T09:51:00Z" w16du:dateUtc="2025-12-17T01:51:00Z"/>
                <w:rFonts w:ascii="Times New Roman" w:hAnsi="Times New Roman" w:cs="Times New Roman"/>
                <w:i/>
                <w:iCs/>
                <w:szCs w:val="20"/>
              </w:rPr>
            </w:pPr>
            <w:del w:id="708"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3609B7E6" w14:textId="413F9244" w:rsidR="002146DF" w:rsidRPr="00FD35A8" w:rsidDel="00C1450C" w:rsidRDefault="002146DF" w:rsidP="002146DF">
            <w:pPr>
              <w:rPr>
                <w:del w:id="709" w:author="Yali Chen" w:date="2025-12-17T09:51:00Z" w16du:dateUtc="2025-12-17T01:51:00Z"/>
                <w:rFonts w:ascii="Times New Roman" w:hAnsi="Times New Roman" w:cs="Times New Roman"/>
                <w:i/>
                <w:iCs/>
                <w:szCs w:val="20"/>
              </w:rPr>
            </w:pPr>
            <w:del w:id="710"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73D10332" w14:textId="424CE155" w:rsidTr="006921A2">
        <w:trPr>
          <w:trHeight w:val="255"/>
          <w:del w:id="71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4364E8E" w14:textId="08C83946" w:rsidR="002146DF" w:rsidRPr="00FD35A8" w:rsidDel="00C1450C" w:rsidRDefault="002146DF" w:rsidP="002146DF">
            <w:pPr>
              <w:rPr>
                <w:del w:id="712" w:author="Yali Chen" w:date="2025-12-17T09:51:00Z" w16du:dateUtc="2025-12-17T01:51:00Z"/>
                <w:rFonts w:ascii="Times New Roman" w:hAnsi="Times New Roman" w:cs="Times New Roman"/>
                <w:i/>
                <w:iCs/>
                <w:szCs w:val="20"/>
              </w:rPr>
            </w:pPr>
            <w:del w:id="713" w:author="Yali Chen" w:date="2025-12-17T09:51:00Z" w16du:dateUtc="2025-12-17T01:51:00Z">
              <w:r w:rsidRPr="00FD35A8" w:rsidDel="00C1450C">
                <w:rPr>
                  <w:rFonts w:ascii="Times New Roman" w:hAnsi="Times New Roman" w:cs="Times New Roman"/>
                  <w:i/>
                  <w:iCs/>
                  <w:szCs w:val="20"/>
                </w:rPr>
                <w:delText>Q6</w:delText>
              </w:r>
            </w:del>
          </w:p>
        </w:tc>
        <w:tc>
          <w:tcPr>
            <w:tcW w:w="2640" w:type="dxa"/>
            <w:tcBorders>
              <w:top w:val="nil"/>
              <w:left w:val="nil"/>
              <w:bottom w:val="single" w:sz="4" w:space="0" w:color="auto"/>
              <w:right w:val="single" w:sz="4" w:space="0" w:color="auto"/>
            </w:tcBorders>
            <w:vAlign w:val="bottom"/>
            <w:hideMark/>
          </w:tcPr>
          <w:p w14:paraId="527063A5" w14:textId="226D424D" w:rsidR="002146DF" w:rsidRPr="00FD35A8" w:rsidDel="00C1450C" w:rsidRDefault="002146DF" w:rsidP="002146DF">
            <w:pPr>
              <w:rPr>
                <w:del w:id="714" w:author="Yali Chen" w:date="2025-12-17T09:51:00Z" w16du:dateUtc="2025-12-17T01:51:00Z"/>
                <w:rFonts w:ascii="Times New Roman" w:hAnsi="Times New Roman" w:cs="Times New Roman"/>
                <w:i/>
                <w:iCs/>
                <w:szCs w:val="20"/>
              </w:rPr>
            </w:pPr>
            <w:del w:id="715" w:author="Yali Chen" w:date="2025-12-17T09:51:00Z" w16du:dateUtc="2025-12-17T01:51:00Z">
              <w:r w:rsidRPr="00FD35A8" w:rsidDel="00C1450C">
                <w:rPr>
                  <w:rFonts w:ascii="Times New Roman" w:hAnsi="Times New Roman" w:cs="Times New Roman"/>
                  <w:i/>
                  <w:iCs/>
                  <w:szCs w:val="20"/>
                </w:rPr>
                <w:delText>4 times a day</w:delText>
              </w:r>
            </w:del>
          </w:p>
        </w:tc>
        <w:tc>
          <w:tcPr>
            <w:tcW w:w="1100" w:type="dxa"/>
            <w:tcBorders>
              <w:top w:val="nil"/>
              <w:left w:val="nil"/>
              <w:bottom w:val="single" w:sz="4" w:space="0" w:color="auto"/>
              <w:right w:val="single" w:sz="4" w:space="0" w:color="auto"/>
            </w:tcBorders>
            <w:vAlign w:val="bottom"/>
            <w:hideMark/>
          </w:tcPr>
          <w:p w14:paraId="3CAB8469" w14:textId="7C2F406D" w:rsidR="002146DF" w:rsidRPr="00FD35A8" w:rsidDel="00C1450C" w:rsidRDefault="002146DF" w:rsidP="002146DF">
            <w:pPr>
              <w:rPr>
                <w:del w:id="716" w:author="Yali Chen" w:date="2025-12-17T09:51:00Z" w16du:dateUtc="2025-12-17T01:51:00Z"/>
                <w:rFonts w:ascii="Times New Roman" w:hAnsi="Times New Roman" w:cs="Times New Roman"/>
                <w:i/>
                <w:iCs/>
                <w:szCs w:val="20"/>
              </w:rPr>
            </w:pPr>
            <w:del w:id="717" w:author="Yali Chen" w:date="2025-12-17T09:51:00Z" w16du:dateUtc="2025-12-17T01:51:00Z">
              <w:r w:rsidRPr="00FD35A8" w:rsidDel="00C1450C">
                <w:rPr>
                  <w:rFonts w:ascii="Times New Roman" w:hAnsi="Times New Roman" w:cs="Times New Roman"/>
                  <w:i/>
                  <w:iCs/>
                  <w:szCs w:val="20"/>
                </w:rPr>
                <w:delText>4</w:delText>
              </w:r>
            </w:del>
          </w:p>
        </w:tc>
        <w:tc>
          <w:tcPr>
            <w:tcW w:w="1660" w:type="dxa"/>
            <w:tcBorders>
              <w:top w:val="nil"/>
              <w:left w:val="nil"/>
              <w:bottom w:val="single" w:sz="4" w:space="0" w:color="auto"/>
              <w:right w:val="single" w:sz="4" w:space="0" w:color="auto"/>
            </w:tcBorders>
            <w:vAlign w:val="bottom"/>
            <w:hideMark/>
          </w:tcPr>
          <w:p w14:paraId="1B039753" w14:textId="74AD957D" w:rsidR="002146DF" w:rsidRPr="00FD35A8" w:rsidDel="00C1450C" w:rsidRDefault="002146DF" w:rsidP="002146DF">
            <w:pPr>
              <w:rPr>
                <w:del w:id="718" w:author="Yali Chen" w:date="2025-12-17T09:51:00Z" w16du:dateUtc="2025-12-17T01:51:00Z"/>
                <w:rFonts w:ascii="Times New Roman" w:hAnsi="Times New Roman" w:cs="Times New Roman"/>
                <w:i/>
                <w:iCs/>
                <w:szCs w:val="20"/>
              </w:rPr>
            </w:pPr>
            <w:del w:id="719" w:author="Yali Chen" w:date="2025-12-17T09:51:00Z" w16du:dateUtc="2025-12-17T01:51:00Z">
              <w:r w:rsidRPr="00FD35A8" w:rsidDel="00C1450C">
                <w:rPr>
                  <w:rFonts w:ascii="Times New Roman" w:hAnsi="Times New Roman" w:cs="Times New Roman"/>
                  <w:i/>
                  <w:iCs/>
                  <w:szCs w:val="20"/>
                </w:rPr>
                <w:delText>4</w:delText>
              </w:r>
            </w:del>
          </w:p>
        </w:tc>
      </w:tr>
      <w:tr w:rsidR="002146DF" w:rsidRPr="00FD35A8" w:rsidDel="00C1450C" w14:paraId="46F3ED4B" w14:textId="6259A5CA" w:rsidTr="006921A2">
        <w:trPr>
          <w:trHeight w:val="255"/>
          <w:del w:id="72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4749046" w14:textId="708A7BFE" w:rsidR="002146DF" w:rsidRPr="00FD35A8" w:rsidDel="00C1450C" w:rsidRDefault="002146DF" w:rsidP="002146DF">
            <w:pPr>
              <w:rPr>
                <w:del w:id="721" w:author="Yali Chen" w:date="2025-12-17T09:51:00Z" w16du:dateUtc="2025-12-17T01:51:00Z"/>
                <w:rFonts w:ascii="Times New Roman" w:hAnsi="Times New Roman" w:cs="Times New Roman"/>
                <w:i/>
                <w:iCs/>
                <w:szCs w:val="20"/>
              </w:rPr>
            </w:pPr>
            <w:del w:id="722" w:author="Yali Chen" w:date="2025-12-17T09:51:00Z" w16du:dateUtc="2025-12-17T01:51:00Z">
              <w:r w:rsidRPr="00FD35A8" w:rsidDel="00C1450C">
                <w:rPr>
                  <w:rFonts w:ascii="Times New Roman" w:hAnsi="Times New Roman" w:cs="Times New Roman"/>
                  <w:i/>
                  <w:iCs/>
                  <w:szCs w:val="20"/>
                </w:rPr>
                <w:delText>QPM</w:delText>
              </w:r>
            </w:del>
          </w:p>
        </w:tc>
        <w:tc>
          <w:tcPr>
            <w:tcW w:w="2640" w:type="dxa"/>
            <w:tcBorders>
              <w:top w:val="nil"/>
              <w:left w:val="nil"/>
              <w:bottom w:val="single" w:sz="4" w:space="0" w:color="auto"/>
              <w:right w:val="single" w:sz="4" w:space="0" w:color="auto"/>
            </w:tcBorders>
            <w:vAlign w:val="bottom"/>
            <w:hideMark/>
          </w:tcPr>
          <w:p w14:paraId="76CF91B0" w14:textId="70253699" w:rsidR="002146DF" w:rsidRPr="00FD35A8" w:rsidDel="00C1450C" w:rsidRDefault="002146DF" w:rsidP="002146DF">
            <w:pPr>
              <w:rPr>
                <w:del w:id="723" w:author="Yali Chen" w:date="2025-12-17T09:51:00Z" w16du:dateUtc="2025-12-17T01:51:00Z"/>
                <w:rFonts w:ascii="Times New Roman" w:hAnsi="Times New Roman" w:cs="Times New Roman"/>
                <w:i/>
                <w:iCs/>
                <w:szCs w:val="20"/>
              </w:rPr>
            </w:pPr>
            <w:del w:id="724" w:author="Yali Chen" w:date="2025-12-17T09:51:00Z" w16du:dateUtc="2025-12-17T01:51:00Z">
              <w:r w:rsidRPr="00FD35A8" w:rsidDel="00C1450C">
                <w:rPr>
                  <w:rFonts w:ascii="Times New Roman" w:hAnsi="Times New Roman" w:cs="Times New Roman"/>
                  <w:i/>
                  <w:iCs/>
                  <w:szCs w:val="20"/>
                </w:rPr>
                <w:delText>Every evening</w:delText>
              </w:r>
            </w:del>
          </w:p>
        </w:tc>
        <w:tc>
          <w:tcPr>
            <w:tcW w:w="1100" w:type="dxa"/>
            <w:tcBorders>
              <w:top w:val="nil"/>
              <w:left w:val="nil"/>
              <w:bottom w:val="single" w:sz="4" w:space="0" w:color="auto"/>
              <w:right w:val="single" w:sz="4" w:space="0" w:color="auto"/>
            </w:tcBorders>
            <w:vAlign w:val="bottom"/>
            <w:hideMark/>
          </w:tcPr>
          <w:p w14:paraId="1414F8FD" w14:textId="1B535D04" w:rsidR="002146DF" w:rsidRPr="00FD35A8" w:rsidDel="00C1450C" w:rsidRDefault="002146DF" w:rsidP="002146DF">
            <w:pPr>
              <w:rPr>
                <w:del w:id="725" w:author="Yali Chen" w:date="2025-12-17T09:51:00Z" w16du:dateUtc="2025-12-17T01:51:00Z"/>
                <w:rFonts w:ascii="Times New Roman" w:hAnsi="Times New Roman" w:cs="Times New Roman"/>
                <w:i/>
                <w:iCs/>
                <w:szCs w:val="20"/>
              </w:rPr>
            </w:pPr>
            <w:del w:id="726" w:author="Yali Chen" w:date="2025-12-17T09:51:00Z" w16du:dateUtc="2025-12-17T01:51:00Z">
              <w:r w:rsidRPr="00FD35A8" w:rsidDel="00C1450C">
                <w:rPr>
                  <w:rFonts w:ascii="Times New Roman" w:hAnsi="Times New Roman" w:cs="Times New Roman"/>
                  <w:i/>
                  <w:iCs/>
                  <w:szCs w:val="20"/>
                </w:rPr>
                <w:delText>1</w:delText>
              </w:r>
            </w:del>
          </w:p>
        </w:tc>
        <w:tc>
          <w:tcPr>
            <w:tcW w:w="1660" w:type="dxa"/>
            <w:tcBorders>
              <w:top w:val="nil"/>
              <w:left w:val="nil"/>
              <w:bottom w:val="single" w:sz="4" w:space="0" w:color="auto"/>
              <w:right w:val="single" w:sz="4" w:space="0" w:color="auto"/>
            </w:tcBorders>
            <w:vAlign w:val="bottom"/>
            <w:hideMark/>
          </w:tcPr>
          <w:p w14:paraId="03A0B2B1" w14:textId="4BB7B9A4" w:rsidR="002146DF" w:rsidRPr="00FD35A8" w:rsidDel="00C1450C" w:rsidRDefault="002146DF" w:rsidP="002146DF">
            <w:pPr>
              <w:rPr>
                <w:del w:id="727" w:author="Yali Chen" w:date="2025-12-17T09:51:00Z" w16du:dateUtc="2025-12-17T01:51:00Z"/>
                <w:rFonts w:ascii="Times New Roman" w:hAnsi="Times New Roman" w:cs="Times New Roman"/>
                <w:i/>
                <w:iCs/>
                <w:szCs w:val="20"/>
              </w:rPr>
            </w:pPr>
            <w:del w:id="728" w:author="Yali Chen" w:date="2025-12-17T09:51:00Z" w16du:dateUtc="2025-12-17T01:51:00Z">
              <w:r w:rsidRPr="00FD35A8" w:rsidDel="00C1450C">
                <w:rPr>
                  <w:rFonts w:ascii="Times New Roman" w:hAnsi="Times New Roman" w:cs="Times New Roman"/>
                  <w:i/>
                  <w:iCs/>
                  <w:szCs w:val="20"/>
                </w:rPr>
                <w:delText>1</w:delText>
              </w:r>
            </w:del>
          </w:p>
        </w:tc>
      </w:tr>
      <w:tr w:rsidR="002146DF" w:rsidRPr="00FD35A8" w:rsidDel="00C1450C" w14:paraId="6B692980" w14:textId="57CE1C50" w:rsidTr="006921A2">
        <w:trPr>
          <w:trHeight w:val="255"/>
          <w:del w:id="72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E32A8B" w14:textId="6253AEF7" w:rsidR="002146DF" w:rsidRPr="00FD35A8" w:rsidDel="00C1450C" w:rsidRDefault="002146DF" w:rsidP="002146DF">
            <w:pPr>
              <w:rPr>
                <w:del w:id="730" w:author="Yali Chen" w:date="2025-12-17T09:51:00Z" w16du:dateUtc="2025-12-17T01:51:00Z"/>
                <w:rFonts w:ascii="Times New Roman" w:hAnsi="Times New Roman" w:cs="Times New Roman"/>
                <w:i/>
                <w:iCs/>
                <w:szCs w:val="20"/>
              </w:rPr>
            </w:pPr>
            <w:del w:id="731" w:author="Yali Chen" w:date="2025-12-17T09:51:00Z" w16du:dateUtc="2025-12-17T01:51:00Z">
              <w:r w:rsidRPr="00FD35A8" w:rsidDel="00C1450C">
                <w:rPr>
                  <w:rFonts w:ascii="Times New Roman" w:hAnsi="Times New Roman" w:cs="Times New Roman"/>
                  <w:i/>
                  <w:iCs/>
                  <w:szCs w:val="20"/>
                </w:rPr>
                <w:delText>QM</w:delText>
              </w:r>
            </w:del>
          </w:p>
        </w:tc>
        <w:tc>
          <w:tcPr>
            <w:tcW w:w="2640" w:type="dxa"/>
            <w:tcBorders>
              <w:top w:val="nil"/>
              <w:left w:val="nil"/>
              <w:bottom w:val="single" w:sz="4" w:space="0" w:color="auto"/>
              <w:right w:val="single" w:sz="4" w:space="0" w:color="auto"/>
            </w:tcBorders>
            <w:vAlign w:val="bottom"/>
            <w:hideMark/>
          </w:tcPr>
          <w:p w14:paraId="23E3D73C" w14:textId="3100D0A9" w:rsidR="002146DF" w:rsidRPr="00FD35A8" w:rsidDel="00C1450C" w:rsidRDefault="002146DF" w:rsidP="002146DF">
            <w:pPr>
              <w:rPr>
                <w:del w:id="732" w:author="Yali Chen" w:date="2025-12-17T09:51:00Z" w16du:dateUtc="2025-12-17T01:51:00Z"/>
                <w:rFonts w:ascii="Times New Roman" w:hAnsi="Times New Roman" w:cs="Times New Roman"/>
                <w:i/>
                <w:iCs/>
                <w:szCs w:val="20"/>
              </w:rPr>
            </w:pPr>
            <w:del w:id="733" w:author="Yali Chen" w:date="2025-12-17T09:51:00Z" w16du:dateUtc="2025-12-17T01:51:00Z">
              <w:r w:rsidRPr="00FD35A8" w:rsidDel="00C1450C">
                <w:rPr>
                  <w:rFonts w:ascii="Times New Roman" w:hAnsi="Times New Roman" w:cs="Times New Roman"/>
                  <w:i/>
                  <w:iCs/>
                  <w:szCs w:val="20"/>
                </w:rPr>
                <w:delText>Every hour</w:delText>
              </w:r>
            </w:del>
          </w:p>
        </w:tc>
        <w:tc>
          <w:tcPr>
            <w:tcW w:w="1100" w:type="dxa"/>
            <w:tcBorders>
              <w:top w:val="nil"/>
              <w:left w:val="nil"/>
              <w:bottom w:val="single" w:sz="4" w:space="0" w:color="auto"/>
              <w:right w:val="single" w:sz="4" w:space="0" w:color="auto"/>
            </w:tcBorders>
            <w:vAlign w:val="bottom"/>
            <w:hideMark/>
          </w:tcPr>
          <w:p w14:paraId="76C4F03C" w14:textId="62C79BA5" w:rsidR="002146DF" w:rsidRPr="00FD35A8" w:rsidDel="00C1450C" w:rsidRDefault="002146DF" w:rsidP="002146DF">
            <w:pPr>
              <w:rPr>
                <w:del w:id="734" w:author="Yali Chen" w:date="2025-12-17T09:51:00Z" w16du:dateUtc="2025-12-17T01:51:00Z"/>
                <w:rFonts w:ascii="Times New Roman" w:hAnsi="Times New Roman" w:cs="Times New Roman"/>
                <w:i/>
                <w:iCs/>
                <w:szCs w:val="20"/>
              </w:rPr>
            </w:pPr>
            <w:del w:id="735" w:author="Yali Chen" w:date="2025-12-17T09:51:00Z" w16du:dateUtc="2025-12-17T01:51:00Z">
              <w:r w:rsidRPr="00FD35A8" w:rsidDel="00C1450C">
                <w:rPr>
                  <w:rFonts w:ascii="Times New Roman" w:hAnsi="Times New Roman" w:cs="Times New Roman"/>
                  <w:i/>
                  <w:iCs/>
                  <w:szCs w:val="20"/>
                </w:rPr>
                <w:delText>24</w:delText>
              </w:r>
            </w:del>
          </w:p>
        </w:tc>
        <w:tc>
          <w:tcPr>
            <w:tcW w:w="1660" w:type="dxa"/>
            <w:tcBorders>
              <w:top w:val="nil"/>
              <w:left w:val="nil"/>
              <w:bottom w:val="single" w:sz="4" w:space="0" w:color="auto"/>
              <w:right w:val="single" w:sz="4" w:space="0" w:color="auto"/>
            </w:tcBorders>
            <w:vAlign w:val="bottom"/>
            <w:hideMark/>
          </w:tcPr>
          <w:p w14:paraId="7C412D06" w14:textId="1DFB969F" w:rsidR="002146DF" w:rsidRPr="00FD35A8" w:rsidDel="00C1450C" w:rsidRDefault="002146DF" w:rsidP="002146DF">
            <w:pPr>
              <w:rPr>
                <w:del w:id="736" w:author="Yali Chen" w:date="2025-12-17T09:51:00Z" w16du:dateUtc="2025-12-17T01:51:00Z"/>
                <w:rFonts w:ascii="Times New Roman" w:hAnsi="Times New Roman" w:cs="Times New Roman"/>
                <w:i/>
                <w:iCs/>
                <w:szCs w:val="20"/>
              </w:rPr>
            </w:pPr>
            <w:del w:id="737" w:author="Yali Chen" w:date="2025-12-17T09:51:00Z" w16du:dateUtc="2025-12-17T01:51:00Z">
              <w:r w:rsidRPr="00FD35A8" w:rsidDel="00C1450C">
                <w:rPr>
                  <w:rFonts w:ascii="Times New Roman" w:hAnsi="Times New Roman" w:cs="Times New Roman"/>
                  <w:i/>
                  <w:iCs/>
                  <w:szCs w:val="20"/>
                </w:rPr>
                <w:delText>24</w:delText>
              </w:r>
            </w:del>
          </w:p>
        </w:tc>
      </w:tr>
      <w:tr w:rsidR="002146DF" w:rsidRPr="00FD35A8" w:rsidDel="00C1450C" w14:paraId="043C71A0" w14:textId="41A41DE3" w:rsidTr="006921A2">
        <w:trPr>
          <w:trHeight w:val="255"/>
          <w:del w:id="73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C6A0A1D" w14:textId="26AF1918" w:rsidR="002146DF" w:rsidRPr="00FD35A8" w:rsidDel="00C1450C" w:rsidRDefault="002146DF" w:rsidP="002146DF">
            <w:pPr>
              <w:rPr>
                <w:del w:id="739" w:author="Yali Chen" w:date="2025-12-17T09:51:00Z" w16du:dateUtc="2025-12-17T01:51:00Z"/>
                <w:rFonts w:ascii="Times New Roman" w:hAnsi="Times New Roman" w:cs="Times New Roman"/>
                <w:i/>
                <w:iCs/>
                <w:szCs w:val="20"/>
              </w:rPr>
            </w:pPr>
            <w:del w:id="740" w:author="Yali Chen" w:date="2025-12-17T09:51:00Z" w16du:dateUtc="2025-12-17T01:51:00Z">
              <w:r w:rsidRPr="00FD35A8" w:rsidDel="00C1450C">
                <w:rPr>
                  <w:rFonts w:ascii="Times New Roman" w:hAnsi="Times New Roman" w:cs="Times New Roman"/>
                  <w:i/>
                  <w:iCs/>
                  <w:szCs w:val="20"/>
                </w:rPr>
                <w:delText>Q3W</w:delText>
              </w:r>
            </w:del>
          </w:p>
        </w:tc>
        <w:tc>
          <w:tcPr>
            <w:tcW w:w="2640" w:type="dxa"/>
            <w:tcBorders>
              <w:top w:val="nil"/>
              <w:left w:val="nil"/>
              <w:bottom w:val="single" w:sz="4" w:space="0" w:color="auto"/>
              <w:right w:val="single" w:sz="4" w:space="0" w:color="auto"/>
            </w:tcBorders>
            <w:vAlign w:val="bottom"/>
            <w:hideMark/>
          </w:tcPr>
          <w:p w14:paraId="4B12C2B1" w14:textId="2B453E27" w:rsidR="002146DF" w:rsidRPr="00FD35A8" w:rsidDel="00C1450C" w:rsidRDefault="002146DF" w:rsidP="002146DF">
            <w:pPr>
              <w:rPr>
                <w:del w:id="741" w:author="Yali Chen" w:date="2025-12-17T09:51:00Z" w16du:dateUtc="2025-12-17T01:51:00Z"/>
                <w:rFonts w:ascii="Times New Roman" w:hAnsi="Times New Roman" w:cs="Times New Roman"/>
                <w:i/>
                <w:iCs/>
                <w:szCs w:val="20"/>
              </w:rPr>
            </w:pPr>
            <w:del w:id="742" w:author="Yali Chen" w:date="2025-12-17T09:51:00Z" w16du:dateUtc="2025-12-17T01:51:00Z">
              <w:r w:rsidRPr="00FD35A8" w:rsidDel="00C1450C">
                <w:rPr>
                  <w:rFonts w:ascii="Times New Roman" w:hAnsi="Times New Roman" w:cs="Times New Roman"/>
                  <w:i/>
                  <w:iCs/>
                  <w:szCs w:val="20"/>
                </w:rPr>
                <w:delText>Every 3 weeks</w:delText>
              </w:r>
            </w:del>
          </w:p>
        </w:tc>
        <w:tc>
          <w:tcPr>
            <w:tcW w:w="1100" w:type="dxa"/>
            <w:tcBorders>
              <w:top w:val="nil"/>
              <w:left w:val="nil"/>
              <w:bottom w:val="single" w:sz="4" w:space="0" w:color="auto"/>
              <w:right w:val="single" w:sz="4" w:space="0" w:color="auto"/>
            </w:tcBorders>
            <w:vAlign w:val="bottom"/>
            <w:hideMark/>
          </w:tcPr>
          <w:p w14:paraId="29C3D712" w14:textId="0CDB4AC7" w:rsidR="002146DF" w:rsidRPr="00FD35A8" w:rsidDel="00C1450C" w:rsidRDefault="002146DF" w:rsidP="002146DF">
            <w:pPr>
              <w:rPr>
                <w:del w:id="743" w:author="Yali Chen" w:date="2025-12-17T09:51:00Z" w16du:dateUtc="2025-12-17T01:51:00Z"/>
                <w:rFonts w:ascii="Times New Roman" w:hAnsi="Times New Roman" w:cs="Times New Roman"/>
                <w:i/>
                <w:iCs/>
                <w:szCs w:val="20"/>
              </w:rPr>
            </w:pPr>
            <w:del w:id="744" w:author="Yali Chen" w:date="2025-12-17T09:51:00Z" w16du:dateUtc="2025-12-17T01:51:00Z">
              <w:r w:rsidRPr="00FD35A8" w:rsidDel="00C1450C">
                <w:rPr>
                  <w:rFonts w:ascii="Times New Roman" w:hAnsi="Times New Roman" w:cs="Times New Roman"/>
                  <w:i/>
                  <w:iCs/>
                  <w:szCs w:val="20"/>
                </w:rPr>
                <w:delText>1/21</w:delText>
              </w:r>
            </w:del>
          </w:p>
        </w:tc>
        <w:tc>
          <w:tcPr>
            <w:tcW w:w="1660" w:type="dxa"/>
            <w:tcBorders>
              <w:top w:val="nil"/>
              <w:left w:val="nil"/>
              <w:bottom w:val="single" w:sz="4" w:space="0" w:color="auto"/>
              <w:right w:val="single" w:sz="4" w:space="0" w:color="auto"/>
            </w:tcBorders>
            <w:vAlign w:val="bottom"/>
            <w:hideMark/>
          </w:tcPr>
          <w:p w14:paraId="591E8E0D" w14:textId="00010186" w:rsidR="002146DF" w:rsidRPr="00FD35A8" w:rsidDel="00C1450C" w:rsidRDefault="002146DF" w:rsidP="002146DF">
            <w:pPr>
              <w:rPr>
                <w:del w:id="745" w:author="Yali Chen" w:date="2025-12-17T09:51:00Z" w16du:dateUtc="2025-12-17T01:51:00Z"/>
                <w:rFonts w:ascii="Times New Roman" w:hAnsi="Times New Roman" w:cs="Times New Roman"/>
                <w:i/>
                <w:iCs/>
                <w:szCs w:val="20"/>
              </w:rPr>
            </w:pPr>
            <w:del w:id="746" w:author="Yali Chen" w:date="2025-12-17T09:51:00Z" w16du:dateUtc="2025-12-17T01:51:00Z">
              <w:r w:rsidRPr="00FD35A8" w:rsidDel="00C1450C">
                <w:rPr>
                  <w:rFonts w:ascii="Times New Roman" w:hAnsi="Times New Roman" w:cs="Times New Roman"/>
                  <w:i/>
                  <w:iCs/>
                  <w:szCs w:val="20"/>
                </w:rPr>
                <w:delText>0.047619</w:delText>
              </w:r>
            </w:del>
          </w:p>
        </w:tc>
      </w:tr>
      <w:tr w:rsidR="002146DF" w:rsidRPr="00FD35A8" w:rsidDel="00C1450C" w14:paraId="07CF7C84" w14:textId="3817B5DE" w:rsidTr="006921A2">
        <w:trPr>
          <w:trHeight w:val="255"/>
          <w:del w:id="74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DDFC5FE" w14:textId="474E2FBF" w:rsidR="002146DF" w:rsidRPr="00FD35A8" w:rsidDel="00C1450C" w:rsidRDefault="002146DF" w:rsidP="002146DF">
            <w:pPr>
              <w:rPr>
                <w:del w:id="748" w:author="Yali Chen" w:date="2025-12-17T09:51:00Z" w16du:dateUtc="2025-12-17T01:51:00Z"/>
                <w:rFonts w:ascii="Times New Roman" w:hAnsi="Times New Roman" w:cs="Times New Roman"/>
                <w:i/>
                <w:iCs/>
                <w:szCs w:val="20"/>
              </w:rPr>
            </w:pPr>
            <w:del w:id="749" w:author="Yali Chen" w:date="2025-12-17T09:51:00Z" w16du:dateUtc="2025-12-17T01:51:00Z">
              <w:r w:rsidRPr="00FD35A8" w:rsidDel="00C1450C">
                <w:rPr>
                  <w:rFonts w:ascii="Times New Roman" w:hAnsi="Times New Roman" w:cs="Times New Roman"/>
                  <w:i/>
                  <w:iCs/>
                  <w:szCs w:val="20"/>
                </w:rPr>
                <w:delText>ITW</w:delText>
              </w:r>
            </w:del>
          </w:p>
        </w:tc>
        <w:tc>
          <w:tcPr>
            <w:tcW w:w="2640" w:type="dxa"/>
            <w:tcBorders>
              <w:top w:val="nil"/>
              <w:left w:val="nil"/>
              <w:bottom w:val="single" w:sz="4" w:space="0" w:color="auto"/>
              <w:right w:val="single" w:sz="4" w:space="0" w:color="auto"/>
            </w:tcBorders>
            <w:vAlign w:val="bottom"/>
            <w:hideMark/>
          </w:tcPr>
          <w:p w14:paraId="2CBB63F6" w14:textId="693AA755" w:rsidR="002146DF" w:rsidRPr="00FD35A8" w:rsidDel="00C1450C" w:rsidRDefault="002146DF" w:rsidP="002146DF">
            <w:pPr>
              <w:rPr>
                <w:del w:id="750" w:author="Yali Chen" w:date="2025-12-17T09:51:00Z" w16du:dateUtc="2025-12-17T01:51:00Z"/>
                <w:rFonts w:ascii="Times New Roman" w:hAnsi="Times New Roman" w:cs="Times New Roman"/>
                <w:i/>
                <w:iCs/>
                <w:szCs w:val="20"/>
              </w:rPr>
            </w:pPr>
            <w:del w:id="751" w:author="Yali Chen" w:date="2025-12-17T09:51:00Z" w16du:dateUtc="2025-12-17T01:51:00Z">
              <w:r w:rsidRPr="00FD35A8" w:rsidDel="00C1450C">
                <w:rPr>
                  <w:rFonts w:ascii="Times New Roman" w:hAnsi="Times New Roman" w:cs="Times New Roman"/>
                  <w:i/>
                  <w:iCs/>
                  <w:szCs w:val="20"/>
                </w:rPr>
                <w:delText>3 times a week</w:delText>
              </w:r>
            </w:del>
          </w:p>
        </w:tc>
        <w:tc>
          <w:tcPr>
            <w:tcW w:w="1100" w:type="dxa"/>
            <w:tcBorders>
              <w:top w:val="nil"/>
              <w:left w:val="nil"/>
              <w:bottom w:val="single" w:sz="4" w:space="0" w:color="auto"/>
              <w:right w:val="single" w:sz="4" w:space="0" w:color="auto"/>
            </w:tcBorders>
            <w:vAlign w:val="bottom"/>
            <w:hideMark/>
          </w:tcPr>
          <w:p w14:paraId="2BF6A12C" w14:textId="4831FD6F" w:rsidR="002146DF" w:rsidRPr="00FD35A8" w:rsidDel="00C1450C" w:rsidRDefault="002146DF" w:rsidP="002146DF">
            <w:pPr>
              <w:rPr>
                <w:del w:id="752" w:author="Yali Chen" w:date="2025-12-17T09:51:00Z" w16du:dateUtc="2025-12-17T01:51:00Z"/>
                <w:rFonts w:ascii="Times New Roman" w:hAnsi="Times New Roman" w:cs="Times New Roman"/>
                <w:i/>
                <w:iCs/>
                <w:szCs w:val="20"/>
              </w:rPr>
            </w:pPr>
            <w:del w:id="753" w:author="Yali Chen" w:date="2025-12-17T09:51:00Z" w16du:dateUtc="2025-12-17T01:51:00Z">
              <w:r w:rsidRPr="00FD35A8" w:rsidDel="00C1450C">
                <w:rPr>
                  <w:rFonts w:ascii="Times New Roman" w:hAnsi="Times New Roman" w:cs="Times New Roman"/>
                  <w:i/>
                  <w:iCs/>
                  <w:szCs w:val="20"/>
                </w:rPr>
                <w:delText>3/7</w:delText>
              </w:r>
            </w:del>
          </w:p>
        </w:tc>
        <w:tc>
          <w:tcPr>
            <w:tcW w:w="1660" w:type="dxa"/>
            <w:tcBorders>
              <w:top w:val="nil"/>
              <w:left w:val="nil"/>
              <w:bottom w:val="single" w:sz="4" w:space="0" w:color="auto"/>
              <w:right w:val="single" w:sz="4" w:space="0" w:color="auto"/>
            </w:tcBorders>
            <w:vAlign w:val="bottom"/>
            <w:hideMark/>
          </w:tcPr>
          <w:p w14:paraId="2F91CF6E" w14:textId="2F53ACC4" w:rsidR="002146DF" w:rsidRPr="00FD35A8" w:rsidDel="00C1450C" w:rsidRDefault="002146DF" w:rsidP="002146DF">
            <w:pPr>
              <w:rPr>
                <w:del w:id="754" w:author="Yali Chen" w:date="2025-12-17T09:51:00Z" w16du:dateUtc="2025-12-17T01:51:00Z"/>
                <w:rFonts w:ascii="Times New Roman" w:hAnsi="Times New Roman" w:cs="Times New Roman"/>
                <w:i/>
                <w:iCs/>
                <w:szCs w:val="20"/>
              </w:rPr>
            </w:pPr>
            <w:del w:id="755" w:author="Yali Chen" w:date="2025-12-17T09:51:00Z" w16du:dateUtc="2025-12-17T01:51:00Z">
              <w:r w:rsidRPr="00FD35A8" w:rsidDel="00C1450C">
                <w:rPr>
                  <w:rFonts w:ascii="Times New Roman" w:hAnsi="Times New Roman" w:cs="Times New Roman"/>
                  <w:i/>
                  <w:iCs/>
                  <w:szCs w:val="20"/>
                </w:rPr>
                <w:delText>0.4265714</w:delText>
              </w:r>
            </w:del>
          </w:p>
        </w:tc>
      </w:tr>
      <w:tr w:rsidR="002146DF" w:rsidRPr="00FD35A8" w:rsidDel="00C1450C" w14:paraId="27C74A23" w14:textId="7E17691B" w:rsidTr="006921A2">
        <w:trPr>
          <w:trHeight w:val="255"/>
          <w:del w:id="75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DE8875B" w14:textId="68565E4E" w:rsidR="002146DF" w:rsidRPr="00FD35A8" w:rsidDel="00C1450C" w:rsidRDefault="002146DF" w:rsidP="002146DF">
            <w:pPr>
              <w:rPr>
                <w:del w:id="757" w:author="Yali Chen" w:date="2025-12-17T09:51:00Z" w16du:dateUtc="2025-12-17T01:51:00Z"/>
                <w:rFonts w:ascii="Times New Roman" w:hAnsi="Times New Roman" w:cs="Times New Roman"/>
                <w:i/>
                <w:iCs/>
                <w:szCs w:val="20"/>
              </w:rPr>
            </w:pPr>
            <w:del w:id="758" w:author="Yali Chen" w:date="2025-12-17T09:51:00Z" w16du:dateUtc="2025-12-17T01:51:00Z">
              <w:r w:rsidRPr="00FD35A8" w:rsidDel="00C1450C">
                <w:rPr>
                  <w:rFonts w:ascii="Times New Roman" w:hAnsi="Times New Roman" w:cs="Times New Roman"/>
                  <w:i/>
                  <w:iCs/>
                  <w:szCs w:val="20"/>
                </w:rPr>
                <w:delText>Four times a week</w:delText>
              </w:r>
            </w:del>
          </w:p>
        </w:tc>
        <w:tc>
          <w:tcPr>
            <w:tcW w:w="2640" w:type="dxa"/>
            <w:tcBorders>
              <w:top w:val="nil"/>
              <w:left w:val="nil"/>
              <w:bottom w:val="single" w:sz="4" w:space="0" w:color="auto"/>
              <w:right w:val="single" w:sz="4" w:space="0" w:color="auto"/>
            </w:tcBorders>
            <w:vAlign w:val="bottom"/>
            <w:hideMark/>
          </w:tcPr>
          <w:p w14:paraId="1C9D78C4" w14:textId="6D4FD633" w:rsidR="002146DF" w:rsidRPr="00FD35A8" w:rsidDel="00C1450C" w:rsidRDefault="002146DF" w:rsidP="002146DF">
            <w:pPr>
              <w:rPr>
                <w:del w:id="759" w:author="Yali Chen" w:date="2025-12-17T09:51:00Z" w16du:dateUtc="2025-12-17T01:51:00Z"/>
                <w:rFonts w:ascii="Times New Roman" w:hAnsi="Times New Roman" w:cs="Times New Roman"/>
                <w:i/>
                <w:iCs/>
                <w:szCs w:val="20"/>
              </w:rPr>
            </w:pPr>
            <w:del w:id="760" w:author="Yali Chen" w:date="2025-12-17T09:51:00Z" w16du:dateUtc="2025-12-17T01:51:00Z">
              <w:r w:rsidRPr="00FD35A8" w:rsidDel="00C1450C">
                <w:rPr>
                  <w:rFonts w:ascii="Times New Roman" w:hAnsi="Times New Roman" w:cs="Times New Roman"/>
                  <w:i/>
                  <w:iCs/>
                  <w:szCs w:val="20"/>
                </w:rPr>
                <w:delText>4 times a week</w:delText>
              </w:r>
            </w:del>
          </w:p>
        </w:tc>
        <w:tc>
          <w:tcPr>
            <w:tcW w:w="1100" w:type="dxa"/>
            <w:tcBorders>
              <w:top w:val="nil"/>
              <w:left w:val="nil"/>
              <w:bottom w:val="single" w:sz="4" w:space="0" w:color="auto"/>
              <w:right w:val="single" w:sz="4" w:space="0" w:color="auto"/>
            </w:tcBorders>
            <w:vAlign w:val="bottom"/>
            <w:hideMark/>
          </w:tcPr>
          <w:p w14:paraId="602EAE59" w14:textId="6DED3170" w:rsidR="002146DF" w:rsidRPr="00FD35A8" w:rsidDel="00C1450C" w:rsidRDefault="002146DF" w:rsidP="002146DF">
            <w:pPr>
              <w:rPr>
                <w:del w:id="761" w:author="Yali Chen" w:date="2025-12-17T09:51:00Z" w16du:dateUtc="2025-12-17T01:51:00Z"/>
                <w:rFonts w:ascii="Times New Roman" w:hAnsi="Times New Roman" w:cs="Times New Roman"/>
                <w:i/>
                <w:iCs/>
                <w:szCs w:val="20"/>
              </w:rPr>
            </w:pPr>
            <w:del w:id="762" w:author="Yali Chen" w:date="2025-12-17T09:51:00Z" w16du:dateUtc="2025-12-17T01:51:00Z">
              <w:r w:rsidRPr="00FD35A8" w:rsidDel="00C1450C">
                <w:rPr>
                  <w:rFonts w:ascii="Times New Roman" w:hAnsi="Times New Roman" w:cs="Times New Roman"/>
                  <w:i/>
                  <w:iCs/>
                  <w:szCs w:val="20"/>
                </w:rPr>
                <w:delText>4/7</w:delText>
              </w:r>
            </w:del>
          </w:p>
        </w:tc>
        <w:tc>
          <w:tcPr>
            <w:tcW w:w="1660" w:type="dxa"/>
            <w:tcBorders>
              <w:top w:val="nil"/>
              <w:left w:val="nil"/>
              <w:bottom w:val="single" w:sz="4" w:space="0" w:color="auto"/>
              <w:right w:val="single" w:sz="4" w:space="0" w:color="auto"/>
            </w:tcBorders>
            <w:vAlign w:val="bottom"/>
            <w:hideMark/>
          </w:tcPr>
          <w:p w14:paraId="79E3808B" w14:textId="5A335381" w:rsidR="002146DF" w:rsidRPr="00FD35A8" w:rsidDel="00C1450C" w:rsidRDefault="002146DF" w:rsidP="002146DF">
            <w:pPr>
              <w:rPr>
                <w:del w:id="763" w:author="Yali Chen" w:date="2025-12-17T09:51:00Z" w16du:dateUtc="2025-12-17T01:51:00Z"/>
                <w:rFonts w:ascii="Times New Roman" w:hAnsi="Times New Roman" w:cs="Times New Roman"/>
                <w:i/>
                <w:iCs/>
                <w:szCs w:val="20"/>
              </w:rPr>
            </w:pPr>
            <w:del w:id="764" w:author="Yali Chen" w:date="2025-12-17T09:51:00Z" w16du:dateUtc="2025-12-17T01:51:00Z">
              <w:r w:rsidRPr="00FD35A8" w:rsidDel="00C1450C">
                <w:rPr>
                  <w:rFonts w:ascii="Times New Roman" w:hAnsi="Times New Roman" w:cs="Times New Roman"/>
                  <w:i/>
                  <w:iCs/>
                  <w:szCs w:val="20"/>
                </w:rPr>
                <w:delText>0.5714286</w:delText>
              </w:r>
            </w:del>
          </w:p>
        </w:tc>
      </w:tr>
      <w:tr w:rsidR="002146DF" w:rsidRPr="00FD35A8" w:rsidDel="00C1450C" w14:paraId="44B1A7A6" w14:textId="19C224A5" w:rsidTr="006921A2">
        <w:trPr>
          <w:trHeight w:val="255"/>
          <w:del w:id="76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373DB16" w14:textId="16F5DCF6" w:rsidR="002146DF" w:rsidRPr="00FD35A8" w:rsidDel="00C1450C" w:rsidRDefault="002146DF" w:rsidP="002146DF">
            <w:pPr>
              <w:rPr>
                <w:del w:id="766" w:author="Yali Chen" w:date="2025-12-17T09:51:00Z" w16du:dateUtc="2025-12-17T01:51:00Z"/>
                <w:rFonts w:ascii="Times New Roman" w:hAnsi="Times New Roman" w:cs="Times New Roman"/>
                <w:i/>
                <w:iCs/>
                <w:szCs w:val="20"/>
              </w:rPr>
            </w:pPr>
            <w:del w:id="767" w:author="Yali Chen" w:date="2025-12-17T09:51:00Z" w16du:dateUtc="2025-12-17T01:51:00Z">
              <w:r w:rsidRPr="00FD35A8" w:rsidDel="00C1450C">
                <w:rPr>
                  <w:rFonts w:ascii="Times New Roman" w:hAnsi="Times New Roman" w:cs="Times New Roman"/>
                  <w:i/>
                  <w:iCs/>
                  <w:szCs w:val="20"/>
                </w:rPr>
                <w:delText>4 TIMES PER WEEK</w:delText>
              </w:r>
            </w:del>
          </w:p>
        </w:tc>
        <w:tc>
          <w:tcPr>
            <w:tcW w:w="2640" w:type="dxa"/>
            <w:tcBorders>
              <w:top w:val="nil"/>
              <w:left w:val="nil"/>
              <w:bottom w:val="single" w:sz="4" w:space="0" w:color="auto"/>
              <w:right w:val="single" w:sz="4" w:space="0" w:color="auto"/>
            </w:tcBorders>
            <w:vAlign w:val="bottom"/>
            <w:hideMark/>
          </w:tcPr>
          <w:p w14:paraId="2EA8A193" w14:textId="085D011D" w:rsidR="002146DF" w:rsidRPr="00FD35A8" w:rsidDel="00C1450C" w:rsidRDefault="002146DF" w:rsidP="002146DF">
            <w:pPr>
              <w:rPr>
                <w:del w:id="768" w:author="Yali Chen" w:date="2025-12-17T09:51:00Z" w16du:dateUtc="2025-12-17T01:51:00Z"/>
                <w:rFonts w:ascii="Times New Roman" w:hAnsi="Times New Roman" w:cs="Times New Roman"/>
                <w:i/>
                <w:iCs/>
                <w:szCs w:val="20"/>
              </w:rPr>
            </w:pPr>
            <w:del w:id="769" w:author="Yali Chen" w:date="2025-12-17T09:51:00Z" w16du:dateUtc="2025-12-17T01:51:00Z">
              <w:r w:rsidRPr="00FD35A8" w:rsidDel="00C1450C">
                <w:rPr>
                  <w:rFonts w:ascii="Times New Roman" w:hAnsi="Times New Roman" w:cs="Times New Roman"/>
                  <w:i/>
                  <w:iCs/>
                  <w:szCs w:val="20"/>
                </w:rPr>
                <w:delText>4 times a week</w:delText>
              </w:r>
            </w:del>
          </w:p>
        </w:tc>
        <w:tc>
          <w:tcPr>
            <w:tcW w:w="1100" w:type="dxa"/>
            <w:tcBorders>
              <w:top w:val="nil"/>
              <w:left w:val="nil"/>
              <w:bottom w:val="single" w:sz="4" w:space="0" w:color="auto"/>
              <w:right w:val="single" w:sz="4" w:space="0" w:color="auto"/>
            </w:tcBorders>
            <w:vAlign w:val="bottom"/>
            <w:hideMark/>
          </w:tcPr>
          <w:p w14:paraId="164B624A" w14:textId="74E2C611" w:rsidR="002146DF" w:rsidRPr="00FD35A8" w:rsidDel="00C1450C" w:rsidRDefault="002146DF" w:rsidP="002146DF">
            <w:pPr>
              <w:rPr>
                <w:del w:id="770" w:author="Yali Chen" w:date="2025-12-17T09:51:00Z" w16du:dateUtc="2025-12-17T01:51:00Z"/>
                <w:rFonts w:ascii="Times New Roman" w:hAnsi="Times New Roman" w:cs="Times New Roman"/>
                <w:i/>
                <w:iCs/>
                <w:szCs w:val="20"/>
              </w:rPr>
            </w:pPr>
            <w:del w:id="771" w:author="Yali Chen" w:date="2025-12-17T09:51:00Z" w16du:dateUtc="2025-12-17T01:51:00Z">
              <w:r w:rsidRPr="00FD35A8" w:rsidDel="00C1450C">
                <w:rPr>
                  <w:rFonts w:ascii="Times New Roman" w:hAnsi="Times New Roman" w:cs="Times New Roman"/>
                  <w:i/>
                  <w:iCs/>
                  <w:szCs w:val="20"/>
                </w:rPr>
                <w:delText>4/7</w:delText>
              </w:r>
            </w:del>
          </w:p>
        </w:tc>
        <w:tc>
          <w:tcPr>
            <w:tcW w:w="1660" w:type="dxa"/>
            <w:tcBorders>
              <w:top w:val="nil"/>
              <w:left w:val="nil"/>
              <w:bottom w:val="single" w:sz="4" w:space="0" w:color="auto"/>
              <w:right w:val="single" w:sz="4" w:space="0" w:color="auto"/>
            </w:tcBorders>
            <w:vAlign w:val="bottom"/>
            <w:hideMark/>
          </w:tcPr>
          <w:p w14:paraId="65067B36" w14:textId="26FED871" w:rsidR="002146DF" w:rsidRPr="00FD35A8" w:rsidDel="00C1450C" w:rsidRDefault="002146DF" w:rsidP="002146DF">
            <w:pPr>
              <w:rPr>
                <w:del w:id="772" w:author="Yali Chen" w:date="2025-12-17T09:51:00Z" w16du:dateUtc="2025-12-17T01:51:00Z"/>
                <w:rFonts w:ascii="Times New Roman" w:hAnsi="Times New Roman" w:cs="Times New Roman"/>
                <w:i/>
                <w:iCs/>
                <w:szCs w:val="20"/>
              </w:rPr>
            </w:pPr>
            <w:del w:id="773" w:author="Yali Chen" w:date="2025-12-17T09:51:00Z" w16du:dateUtc="2025-12-17T01:51:00Z">
              <w:r w:rsidRPr="00FD35A8" w:rsidDel="00C1450C">
                <w:rPr>
                  <w:rFonts w:ascii="Times New Roman" w:hAnsi="Times New Roman" w:cs="Times New Roman"/>
                  <w:i/>
                  <w:iCs/>
                  <w:szCs w:val="20"/>
                </w:rPr>
                <w:delText>0.5714286</w:delText>
              </w:r>
            </w:del>
          </w:p>
        </w:tc>
      </w:tr>
      <w:tr w:rsidR="002146DF" w:rsidRPr="00FD35A8" w:rsidDel="00C1450C" w14:paraId="40C8EE3B" w14:textId="519A2816" w:rsidTr="006921A2">
        <w:trPr>
          <w:trHeight w:val="255"/>
          <w:del w:id="77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6E796DC2" w14:textId="71ABE31B" w:rsidR="002146DF" w:rsidRPr="00FD35A8" w:rsidDel="00C1450C" w:rsidRDefault="002146DF" w:rsidP="002146DF">
            <w:pPr>
              <w:rPr>
                <w:del w:id="775" w:author="Yali Chen" w:date="2025-12-17T09:51:00Z" w16du:dateUtc="2025-12-17T01:51:00Z"/>
                <w:rFonts w:ascii="Times New Roman" w:hAnsi="Times New Roman" w:cs="Times New Roman"/>
                <w:i/>
                <w:iCs/>
                <w:szCs w:val="20"/>
              </w:rPr>
            </w:pPr>
            <w:del w:id="776" w:author="Yali Chen" w:date="2025-12-17T09:51:00Z" w16du:dateUtc="2025-12-17T01:51:00Z">
              <w:r w:rsidRPr="00FD35A8" w:rsidDel="00C1450C">
                <w:rPr>
                  <w:rFonts w:ascii="Times New Roman" w:hAnsi="Times New Roman" w:cs="Times New Roman"/>
                  <w:i/>
                  <w:iCs/>
                  <w:szCs w:val="20"/>
                </w:rPr>
                <w:delText>Q4W</w:delText>
              </w:r>
            </w:del>
          </w:p>
        </w:tc>
        <w:tc>
          <w:tcPr>
            <w:tcW w:w="2640" w:type="dxa"/>
            <w:tcBorders>
              <w:top w:val="nil"/>
              <w:left w:val="nil"/>
              <w:bottom w:val="single" w:sz="4" w:space="0" w:color="auto"/>
              <w:right w:val="single" w:sz="4" w:space="0" w:color="auto"/>
            </w:tcBorders>
            <w:vAlign w:val="bottom"/>
            <w:hideMark/>
          </w:tcPr>
          <w:p w14:paraId="43749F3E" w14:textId="7BA9DACC" w:rsidR="002146DF" w:rsidRPr="00FD35A8" w:rsidDel="00C1450C" w:rsidRDefault="002146DF" w:rsidP="002146DF">
            <w:pPr>
              <w:rPr>
                <w:del w:id="777" w:author="Yali Chen" w:date="2025-12-17T09:51:00Z" w16du:dateUtc="2025-12-17T01:51:00Z"/>
                <w:rFonts w:ascii="Times New Roman" w:hAnsi="Times New Roman" w:cs="Times New Roman"/>
                <w:i/>
                <w:iCs/>
                <w:szCs w:val="20"/>
              </w:rPr>
            </w:pPr>
            <w:del w:id="778" w:author="Yali Chen" w:date="2025-12-17T09:51:00Z" w16du:dateUtc="2025-12-17T01:51:00Z">
              <w:r w:rsidRPr="00FD35A8" w:rsidDel="00C1450C">
                <w:rPr>
                  <w:rFonts w:ascii="Times New Roman" w:hAnsi="Times New Roman" w:cs="Times New Roman"/>
                  <w:i/>
                  <w:iCs/>
                  <w:szCs w:val="20"/>
                </w:rPr>
                <w:delText>Every 4 weeks</w:delText>
              </w:r>
            </w:del>
          </w:p>
        </w:tc>
        <w:tc>
          <w:tcPr>
            <w:tcW w:w="1100" w:type="dxa"/>
            <w:tcBorders>
              <w:top w:val="nil"/>
              <w:left w:val="nil"/>
              <w:bottom w:val="single" w:sz="4" w:space="0" w:color="auto"/>
              <w:right w:val="single" w:sz="4" w:space="0" w:color="auto"/>
            </w:tcBorders>
            <w:vAlign w:val="bottom"/>
            <w:hideMark/>
          </w:tcPr>
          <w:p w14:paraId="6C0DD96C" w14:textId="17B00E53" w:rsidR="002146DF" w:rsidRPr="00FD35A8" w:rsidDel="00C1450C" w:rsidRDefault="002146DF" w:rsidP="002146DF">
            <w:pPr>
              <w:rPr>
                <w:del w:id="779" w:author="Yali Chen" w:date="2025-12-17T09:51:00Z" w16du:dateUtc="2025-12-17T01:51:00Z"/>
                <w:rFonts w:ascii="Times New Roman" w:hAnsi="Times New Roman" w:cs="Times New Roman"/>
                <w:i/>
                <w:iCs/>
                <w:szCs w:val="20"/>
              </w:rPr>
            </w:pPr>
            <w:del w:id="780" w:author="Yali Chen" w:date="2025-12-17T09:51:00Z" w16du:dateUtc="2025-12-17T01:51:00Z">
              <w:r w:rsidRPr="00FD35A8" w:rsidDel="00C1450C">
                <w:rPr>
                  <w:rFonts w:ascii="Times New Roman" w:hAnsi="Times New Roman" w:cs="Times New Roman"/>
                  <w:i/>
                  <w:iCs/>
                  <w:szCs w:val="20"/>
                </w:rPr>
                <w:delText>1/28</w:delText>
              </w:r>
            </w:del>
          </w:p>
        </w:tc>
        <w:tc>
          <w:tcPr>
            <w:tcW w:w="1660" w:type="dxa"/>
            <w:tcBorders>
              <w:top w:val="nil"/>
              <w:left w:val="nil"/>
              <w:bottom w:val="single" w:sz="4" w:space="0" w:color="auto"/>
              <w:right w:val="single" w:sz="4" w:space="0" w:color="auto"/>
            </w:tcBorders>
            <w:vAlign w:val="bottom"/>
            <w:hideMark/>
          </w:tcPr>
          <w:p w14:paraId="6A5B0482" w14:textId="3599352F" w:rsidR="002146DF" w:rsidRPr="00FD35A8" w:rsidDel="00C1450C" w:rsidRDefault="002146DF" w:rsidP="002146DF">
            <w:pPr>
              <w:rPr>
                <w:del w:id="781" w:author="Yali Chen" w:date="2025-12-17T09:51:00Z" w16du:dateUtc="2025-12-17T01:51:00Z"/>
                <w:rFonts w:ascii="Times New Roman" w:hAnsi="Times New Roman" w:cs="Times New Roman"/>
                <w:i/>
                <w:iCs/>
                <w:szCs w:val="20"/>
              </w:rPr>
            </w:pPr>
            <w:del w:id="782" w:author="Yali Chen" w:date="2025-12-17T09:51:00Z" w16du:dateUtc="2025-12-17T01:51:00Z">
              <w:r w:rsidRPr="00FD35A8" w:rsidDel="00C1450C">
                <w:rPr>
                  <w:rFonts w:ascii="Times New Roman" w:hAnsi="Times New Roman" w:cs="Times New Roman"/>
                  <w:i/>
                  <w:iCs/>
                  <w:szCs w:val="20"/>
                </w:rPr>
                <w:delText>0.0357143</w:delText>
              </w:r>
            </w:del>
          </w:p>
        </w:tc>
      </w:tr>
      <w:tr w:rsidR="002146DF" w:rsidRPr="00FD35A8" w:rsidDel="00C1450C" w14:paraId="79DF8118" w14:textId="23E9A560" w:rsidTr="006921A2">
        <w:trPr>
          <w:trHeight w:val="255"/>
          <w:del w:id="78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776822B3" w14:textId="0F6A126F" w:rsidR="002146DF" w:rsidRPr="00FD35A8" w:rsidDel="00C1450C" w:rsidRDefault="002146DF" w:rsidP="002146DF">
            <w:pPr>
              <w:rPr>
                <w:del w:id="784" w:author="Yali Chen" w:date="2025-12-17T09:51:00Z" w16du:dateUtc="2025-12-17T01:51:00Z"/>
                <w:rFonts w:ascii="Times New Roman" w:hAnsi="Times New Roman" w:cs="Times New Roman"/>
                <w:i/>
                <w:iCs/>
                <w:szCs w:val="20"/>
              </w:rPr>
            </w:pPr>
            <w:del w:id="785" w:author="Yali Chen" w:date="2025-12-17T09:51:00Z" w16du:dateUtc="2025-12-17T01:51:00Z">
              <w:r w:rsidRPr="00FD35A8" w:rsidDel="00C1450C">
                <w:rPr>
                  <w:rFonts w:ascii="Times New Roman" w:hAnsi="Times New Roman" w:cs="Times New Roman"/>
                  <w:i/>
                  <w:iCs/>
                  <w:szCs w:val="20"/>
                </w:rPr>
                <w:delText>BTW</w:delText>
              </w:r>
            </w:del>
          </w:p>
        </w:tc>
        <w:tc>
          <w:tcPr>
            <w:tcW w:w="2640" w:type="dxa"/>
            <w:tcBorders>
              <w:top w:val="nil"/>
              <w:left w:val="nil"/>
              <w:bottom w:val="single" w:sz="4" w:space="0" w:color="auto"/>
              <w:right w:val="single" w:sz="4" w:space="0" w:color="auto"/>
            </w:tcBorders>
            <w:vAlign w:val="bottom"/>
            <w:hideMark/>
          </w:tcPr>
          <w:p w14:paraId="710821FD" w14:textId="26E6CE71" w:rsidR="002146DF" w:rsidRPr="00FD35A8" w:rsidDel="00C1450C" w:rsidRDefault="002146DF" w:rsidP="002146DF">
            <w:pPr>
              <w:rPr>
                <w:del w:id="786" w:author="Yali Chen" w:date="2025-12-17T09:51:00Z" w16du:dateUtc="2025-12-17T01:51:00Z"/>
                <w:rFonts w:ascii="Times New Roman" w:hAnsi="Times New Roman" w:cs="Times New Roman"/>
                <w:i/>
                <w:iCs/>
                <w:szCs w:val="20"/>
              </w:rPr>
            </w:pPr>
            <w:del w:id="787" w:author="Yali Chen" w:date="2025-12-17T09:51:00Z" w16du:dateUtc="2025-12-17T01:51:00Z">
              <w:r w:rsidRPr="00FD35A8" w:rsidDel="00C1450C">
                <w:rPr>
                  <w:rFonts w:ascii="Times New Roman" w:hAnsi="Times New Roman" w:cs="Times New Roman"/>
                  <w:i/>
                  <w:iCs/>
                  <w:szCs w:val="20"/>
                </w:rPr>
                <w:delText>Twice a week</w:delText>
              </w:r>
            </w:del>
          </w:p>
        </w:tc>
        <w:tc>
          <w:tcPr>
            <w:tcW w:w="1100" w:type="dxa"/>
            <w:tcBorders>
              <w:top w:val="nil"/>
              <w:left w:val="nil"/>
              <w:bottom w:val="single" w:sz="4" w:space="0" w:color="auto"/>
              <w:right w:val="single" w:sz="4" w:space="0" w:color="auto"/>
            </w:tcBorders>
            <w:vAlign w:val="bottom"/>
            <w:hideMark/>
          </w:tcPr>
          <w:p w14:paraId="600CD594" w14:textId="7E9AA093" w:rsidR="002146DF" w:rsidRPr="00FD35A8" w:rsidDel="00C1450C" w:rsidRDefault="002146DF" w:rsidP="002146DF">
            <w:pPr>
              <w:rPr>
                <w:del w:id="788" w:author="Yali Chen" w:date="2025-12-17T09:51:00Z" w16du:dateUtc="2025-12-17T01:51:00Z"/>
                <w:rFonts w:ascii="Times New Roman" w:hAnsi="Times New Roman" w:cs="Times New Roman"/>
                <w:i/>
                <w:iCs/>
                <w:szCs w:val="20"/>
              </w:rPr>
            </w:pPr>
            <w:del w:id="789"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676A738B" w14:textId="16DFD48B" w:rsidR="002146DF" w:rsidRPr="00FD35A8" w:rsidDel="00C1450C" w:rsidRDefault="002146DF" w:rsidP="002146DF">
            <w:pPr>
              <w:rPr>
                <w:del w:id="790" w:author="Yali Chen" w:date="2025-12-17T09:51:00Z" w16du:dateUtc="2025-12-17T01:51:00Z"/>
                <w:rFonts w:ascii="Times New Roman" w:hAnsi="Times New Roman" w:cs="Times New Roman"/>
                <w:i/>
                <w:iCs/>
                <w:szCs w:val="20"/>
              </w:rPr>
            </w:pPr>
            <w:del w:id="791" w:author="Yali Chen" w:date="2025-12-17T09:51:00Z" w16du:dateUtc="2025-12-17T01:51:00Z">
              <w:r w:rsidRPr="00FD35A8" w:rsidDel="00C1450C">
                <w:rPr>
                  <w:rFonts w:ascii="Times New Roman" w:hAnsi="Times New Roman" w:cs="Times New Roman"/>
                  <w:i/>
                  <w:iCs/>
                  <w:szCs w:val="20"/>
                </w:rPr>
                <w:delText>0.2857143</w:delText>
              </w:r>
            </w:del>
          </w:p>
        </w:tc>
      </w:tr>
      <w:tr w:rsidR="002146DF" w:rsidRPr="00FD35A8" w:rsidDel="00C1450C" w14:paraId="4BDE1623" w14:textId="4DC64A6C" w:rsidTr="006921A2">
        <w:trPr>
          <w:trHeight w:val="255"/>
          <w:del w:id="79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E68819D" w14:textId="478F8150" w:rsidR="002146DF" w:rsidRPr="00FD35A8" w:rsidDel="00C1450C" w:rsidRDefault="002146DF" w:rsidP="002146DF">
            <w:pPr>
              <w:rPr>
                <w:del w:id="793" w:author="Yali Chen" w:date="2025-12-17T09:51:00Z" w16du:dateUtc="2025-12-17T01:51:00Z"/>
                <w:rFonts w:ascii="Times New Roman" w:hAnsi="Times New Roman" w:cs="Times New Roman"/>
                <w:i/>
                <w:iCs/>
                <w:szCs w:val="20"/>
              </w:rPr>
            </w:pPr>
            <w:del w:id="794" w:author="Yali Chen" w:date="2025-12-17T09:51:00Z" w16du:dateUtc="2025-12-17T01:51:00Z">
              <w:r w:rsidRPr="00FD35A8" w:rsidDel="00C1450C">
                <w:rPr>
                  <w:rFonts w:ascii="Times New Roman" w:hAnsi="Times New Roman" w:cs="Times New Roman"/>
                  <w:i/>
                  <w:iCs/>
                  <w:szCs w:val="20"/>
                </w:rPr>
                <w:delText>2 times per week</w:delText>
              </w:r>
            </w:del>
          </w:p>
        </w:tc>
        <w:tc>
          <w:tcPr>
            <w:tcW w:w="2640" w:type="dxa"/>
            <w:tcBorders>
              <w:top w:val="nil"/>
              <w:left w:val="nil"/>
              <w:bottom w:val="single" w:sz="4" w:space="0" w:color="auto"/>
              <w:right w:val="single" w:sz="4" w:space="0" w:color="auto"/>
            </w:tcBorders>
            <w:vAlign w:val="bottom"/>
            <w:hideMark/>
          </w:tcPr>
          <w:p w14:paraId="5A411C4E" w14:textId="03EDF614" w:rsidR="002146DF" w:rsidRPr="00FD35A8" w:rsidDel="00C1450C" w:rsidRDefault="002146DF" w:rsidP="002146DF">
            <w:pPr>
              <w:rPr>
                <w:del w:id="795" w:author="Yali Chen" w:date="2025-12-17T09:51:00Z" w16du:dateUtc="2025-12-17T01:51:00Z"/>
                <w:rFonts w:ascii="Times New Roman" w:hAnsi="Times New Roman" w:cs="Times New Roman"/>
                <w:i/>
                <w:iCs/>
                <w:szCs w:val="20"/>
              </w:rPr>
            </w:pPr>
            <w:del w:id="796" w:author="Yali Chen" w:date="2025-12-17T09:51:00Z" w16du:dateUtc="2025-12-17T01:51:00Z">
              <w:r w:rsidRPr="00FD35A8" w:rsidDel="00C1450C">
                <w:rPr>
                  <w:rFonts w:ascii="Times New Roman" w:hAnsi="Times New Roman" w:cs="Times New Roman"/>
                  <w:i/>
                  <w:iCs/>
                  <w:szCs w:val="20"/>
                </w:rPr>
                <w:delText>2 times per week</w:delText>
              </w:r>
            </w:del>
          </w:p>
        </w:tc>
        <w:tc>
          <w:tcPr>
            <w:tcW w:w="1100" w:type="dxa"/>
            <w:tcBorders>
              <w:top w:val="nil"/>
              <w:left w:val="nil"/>
              <w:bottom w:val="single" w:sz="4" w:space="0" w:color="auto"/>
              <w:right w:val="single" w:sz="4" w:space="0" w:color="auto"/>
            </w:tcBorders>
            <w:vAlign w:val="bottom"/>
            <w:hideMark/>
          </w:tcPr>
          <w:p w14:paraId="0EE7C5FD" w14:textId="103377ED" w:rsidR="002146DF" w:rsidRPr="00FD35A8" w:rsidDel="00C1450C" w:rsidRDefault="002146DF" w:rsidP="002146DF">
            <w:pPr>
              <w:rPr>
                <w:del w:id="797" w:author="Yali Chen" w:date="2025-12-17T09:51:00Z" w16du:dateUtc="2025-12-17T01:51:00Z"/>
                <w:rFonts w:ascii="Times New Roman" w:hAnsi="Times New Roman" w:cs="Times New Roman"/>
                <w:i/>
                <w:iCs/>
                <w:szCs w:val="20"/>
              </w:rPr>
            </w:pPr>
            <w:del w:id="798"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6CA332BB" w14:textId="259B317D" w:rsidR="002146DF" w:rsidRPr="00FD35A8" w:rsidDel="00C1450C" w:rsidRDefault="002146DF" w:rsidP="002146DF">
            <w:pPr>
              <w:rPr>
                <w:del w:id="799" w:author="Yali Chen" w:date="2025-12-17T09:51:00Z" w16du:dateUtc="2025-12-17T01:51:00Z"/>
                <w:rFonts w:ascii="Times New Roman" w:hAnsi="Times New Roman" w:cs="Times New Roman"/>
                <w:i/>
                <w:iCs/>
                <w:szCs w:val="20"/>
              </w:rPr>
            </w:pPr>
            <w:del w:id="800" w:author="Yali Chen" w:date="2025-12-17T09:51:00Z" w16du:dateUtc="2025-12-17T01:51:00Z">
              <w:r w:rsidRPr="00FD35A8" w:rsidDel="00C1450C">
                <w:rPr>
                  <w:rFonts w:ascii="Times New Roman" w:hAnsi="Times New Roman" w:cs="Times New Roman"/>
                  <w:i/>
                  <w:iCs/>
                  <w:szCs w:val="20"/>
                </w:rPr>
                <w:delText>0.2857143</w:delText>
              </w:r>
            </w:del>
          </w:p>
        </w:tc>
      </w:tr>
      <w:tr w:rsidR="002146DF" w:rsidRPr="00FD35A8" w:rsidDel="00C1450C" w14:paraId="3D9588DF" w14:textId="20D6D48F" w:rsidTr="006921A2">
        <w:trPr>
          <w:trHeight w:val="255"/>
          <w:del w:id="80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2040D44" w14:textId="6F6967E4" w:rsidR="002146DF" w:rsidRPr="00FD35A8" w:rsidDel="00C1450C" w:rsidRDefault="002146DF" w:rsidP="002146DF">
            <w:pPr>
              <w:rPr>
                <w:del w:id="802" w:author="Yali Chen" w:date="2025-12-17T09:51:00Z" w16du:dateUtc="2025-12-17T01:51:00Z"/>
                <w:rFonts w:ascii="Times New Roman" w:hAnsi="Times New Roman" w:cs="Times New Roman"/>
                <w:i/>
                <w:iCs/>
                <w:szCs w:val="20"/>
              </w:rPr>
            </w:pPr>
            <w:del w:id="803" w:author="Yali Chen" w:date="2025-12-17T09:51:00Z" w16du:dateUtc="2025-12-17T01:51:00Z">
              <w:r w:rsidRPr="00FD35A8" w:rsidDel="00C1450C">
                <w:rPr>
                  <w:rFonts w:ascii="Times New Roman" w:hAnsi="Times New Roman" w:cs="Times New Roman"/>
                  <w:i/>
                  <w:iCs/>
                  <w:szCs w:val="20"/>
                </w:rPr>
                <w:delText>3 times per week</w:delText>
              </w:r>
            </w:del>
          </w:p>
        </w:tc>
        <w:tc>
          <w:tcPr>
            <w:tcW w:w="2640" w:type="dxa"/>
            <w:tcBorders>
              <w:top w:val="nil"/>
              <w:left w:val="nil"/>
              <w:bottom w:val="single" w:sz="4" w:space="0" w:color="auto"/>
              <w:right w:val="single" w:sz="4" w:space="0" w:color="auto"/>
            </w:tcBorders>
            <w:vAlign w:val="bottom"/>
            <w:hideMark/>
          </w:tcPr>
          <w:p w14:paraId="107DA74C" w14:textId="1D06BDC2" w:rsidR="002146DF" w:rsidRPr="00FD35A8" w:rsidDel="00C1450C" w:rsidRDefault="002146DF" w:rsidP="002146DF">
            <w:pPr>
              <w:rPr>
                <w:del w:id="804" w:author="Yali Chen" w:date="2025-12-17T09:51:00Z" w16du:dateUtc="2025-12-17T01:51:00Z"/>
                <w:rFonts w:ascii="Times New Roman" w:hAnsi="Times New Roman" w:cs="Times New Roman"/>
                <w:i/>
                <w:iCs/>
                <w:szCs w:val="20"/>
              </w:rPr>
            </w:pPr>
            <w:del w:id="805" w:author="Yali Chen" w:date="2025-12-17T09:51:00Z" w16du:dateUtc="2025-12-17T01:51:00Z">
              <w:r w:rsidRPr="00FD35A8" w:rsidDel="00C1450C">
                <w:rPr>
                  <w:rFonts w:ascii="Times New Roman" w:hAnsi="Times New Roman" w:cs="Times New Roman"/>
                  <w:i/>
                  <w:iCs/>
                  <w:szCs w:val="20"/>
                </w:rPr>
                <w:delText>3 times per week</w:delText>
              </w:r>
            </w:del>
          </w:p>
        </w:tc>
        <w:tc>
          <w:tcPr>
            <w:tcW w:w="1100" w:type="dxa"/>
            <w:tcBorders>
              <w:top w:val="nil"/>
              <w:left w:val="nil"/>
              <w:bottom w:val="single" w:sz="4" w:space="0" w:color="auto"/>
              <w:right w:val="single" w:sz="4" w:space="0" w:color="auto"/>
            </w:tcBorders>
            <w:vAlign w:val="bottom"/>
            <w:hideMark/>
          </w:tcPr>
          <w:p w14:paraId="3F87CDED" w14:textId="780CC328" w:rsidR="002146DF" w:rsidRPr="00FD35A8" w:rsidDel="00C1450C" w:rsidRDefault="002146DF" w:rsidP="002146DF">
            <w:pPr>
              <w:rPr>
                <w:del w:id="806" w:author="Yali Chen" w:date="2025-12-17T09:51:00Z" w16du:dateUtc="2025-12-17T01:51:00Z"/>
                <w:rFonts w:ascii="Times New Roman" w:hAnsi="Times New Roman" w:cs="Times New Roman"/>
                <w:i/>
                <w:iCs/>
                <w:szCs w:val="20"/>
              </w:rPr>
            </w:pPr>
            <w:del w:id="807" w:author="Yali Chen" w:date="2025-12-17T09:51:00Z" w16du:dateUtc="2025-12-17T01:51:00Z">
              <w:r w:rsidRPr="00FD35A8" w:rsidDel="00C1450C">
                <w:rPr>
                  <w:rFonts w:ascii="Times New Roman" w:hAnsi="Times New Roman" w:cs="Times New Roman"/>
                  <w:i/>
                  <w:iCs/>
                  <w:szCs w:val="20"/>
                </w:rPr>
                <w:delText>3/7</w:delText>
              </w:r>
            </w:del>
          </w:p>
        </w:tc>
        <w:tc>
          <w:tcPr>
            <w:tcW w:w="1660" w:type="dxa"/>
            <w:tcBorders>
              <w:top w:val="nil"/>
              <w:left w:val="nil"/>
              <w:bottom w:val="single" w:sz="4" w:space="0" w:color="auto"/>
              <w:right w:val="single" w:sz="4" w:space="0" w:color="auto"/>
            </w:tcBorders>
            <w:vAlign w:val="bottom"/>
            <w:hideMark/>
          </w:tcPr>
          <w:p w14:paraId="57F3C33B" w14:textId="6CD0C9B3" w:rsidR="002146DF" w:rsidRPr="00FD35A8" w:rsidDel="00C1450C" w:rsidRDefault="002146DF" w:rsidP="002146DF">
            <w:pPr>
              <w:rPr>
                <w:del w:id="808" w:author="Yali Chen" w:date="2025-12-17T09:51:00Z" w16du:dateUtc="2025-12-17T01:51:00Z"/>
                <w:rFonts w:ascii="Times New Roman" w:hAnsi="Times New Roman" w:cs="Times New Roman"/>
                <w:i/>
                <w:iCs/>
                <w:szCs w:val="20"/>
              </w:rPr>
            </w:pPr>
            <w:del w:id="809" w:author="Yali Chen" w:date="2025-12-17T09:51:00Z" w16du:dateUtc="2025-12-17T01:51:00Z">
              <w:r w:rsidRPr="00FD35A8" w:rsidDel="00C1450C">
                <w:rPr>
                  <w:rFonts w:ascii="Times New Roman" w:hAnsi="Times New Roman" w:cs="Times New Roman"/>
                  <w:i/>
                  <w:iCs/>
                  <w:szCs w:val="20"/>
                </w:rPr>
                <w:delText>0.4265714</w:delText>
              </w:r>
            </w:del>
          </w:p>
        </w:tc>
      </w:tr>
      <w:tr w:rsidR="002146DF" w:rsidRPr="00FD35A8" w:rsidDel="00C1450C" w14:paraId="59A49D0F" w14:textId="2B031A18" w:rsidTr="006921A2">
        <w:trPr>
          <w:trHeight w:val="255"/>
          <w:del w:id="810"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CB0B612" w14:textId="1BB85D4D" w:rsidR="002146DF" w:rsidRPr="00FD35A8" w:rsidDel="00C1450C" w:rsidRDefault="002146DF" w:rsidP="002146DF">
            <w:pPr>
              <w:rPr>
                <w:del w:id="811" w:author="Yali Chen" w:date="2025-12-17T09:51:00Z" w16du:dateUtc="2025-12-17T01:51:00Z"/>
                <w:rFonts w:ascii="Times New Roman" w:hAnsi="Times New Roman" w:cs="Times New Roman"/>
                <w:i/>
                <w:iCs/>
                <w:szCs w:val="20"/>
              </w:rPr>
            </w:pPr>
            <w:del w:id="812" w:author="Yali Chen" w:date="2025-12-17T09:51:00Z" w16du:dateUtc="2025-12-17T01:51:00Z">
              <w:r w:rsidRPr="00FD35A8" w:rsidDel="00C1450C">
                <w:rPr>
                  <w:rFonts w:ascii="Times New Roman" w:hAnsi="Times New Roman" w:cs="Times New Roman"/>
                  <w:i/>
                  <w:iCs/>
                  <w:szCs w:val="20"/>
                </w:rPr>
                <w:delText>Every 2 weeks</w:delText>
              </w:r>
            </w:del>
          </w:p>
        </w:tc>
        <w:tc>
          <w:tcPr>
            <w:tcW w:w="2640" w:type="dxa"/>
            <w:tcBorders>
              <w:top w:val="nil"/>
              <w:left w:val="nil"/>
              <w:bottom w:val="single" w:sz="4" w:space="0" w:color="auto"/>
              <w:right w:val="single" w:sz="4" w:space="0" w:color="auto"/>
            </w:tcBorders>
            <w:vAlign w:val="bottom"/>
            <w:hideMark/>
          </w:tcPr>
          <w:p w14:paraId="124588F7" w14:textId="4F6FBAEE" w:rsidR="002146DF" w:rsidRPr="00FD35A8" w:rsidDel="00C1450C" w:rsidRDefault="002146DF" w:rsidP="002146DF">
            <w:pPr>
              <w:rPr>
                <w:del w:id="813" w:author="Yali Chen" w:date="2025-12-17T09:51:00Z" w16du:dateUtc="2025-12-17T01:51:00Z"/>
                <w:rFonts w:ascii="Times New Roman" w:hAnsi="Times New Roman" w:cs="Times New Roman"/>
                <w:i/>
                <w:iCs/>
                <w:szCs w:val="20"/>
              </w:rPr>
            </w:pPr>
            <w:del w:id="814" w:author="Yali Chen" w:date="2025-12-17T09:51:00Z" w16du:dateUtc="2025-12-17T01:51:00Z">
              <w:r w:rsidRPr="00FD35A8" w:rsidDel="00C1450C">
                <w:rPr>
                  <w:rFonts w:ascii="Times New Roman" w:hAnsi="Times New Roman" w:cs="Times New Roman"/>
                  <w:i/>
                  <w:iCs/>
                  <w:szCs w:val="20"/>
                </w:rPr>
                <w:delText>Every 2 weeks</w:delText>
              </w:r>
            </w:del>
          </w:p>
        </w:tc>
        <w:tc>
          <w:tcPr>
            <w:tcW w:w="1100" w:type="dxa"/>
            <w:tcBorders>
              <w:top w:val="nil"/>
              <w:left w:val="nil"/>
              <w:bottom w:val="single" w:sz="4" w:space="0" w:color="auto"/>
              <w:right w:val="single" w:sz="4" w:space="0" w:color="auto"/>
            </w:tcBorders>
            <w:vAlign w:val="bottom"/>
            <w:hideMark/>
          </w:tcPr>
          <w:p w14:paraId="10A41698" w14:textId="539174A8" w:rsidR="002146DF" w:rsidRPr="00FD35A8" w:rsidDel="00C1450C" w:rsidRDefault="002146DF" w:rsidP="002146DF">
            <w:pPr>
              <w:rPr>
                <w:del w:id="815" w:author="Yali Chen" w:date="2025-12-17T09:51:00Z" w16du:dateUtc="2025-12-17T01:51:00Z"/>
                <w:rFonts w:ascii="Times New Roman" w:hAnsi="Times New Roman" w:cs="Times New Roman"/>
                <w:i/>
                <w:iCs/>
                <w:szCs w:val="20"/>
              </w:rPr>
            </w:pPr>
            <w:del w:id="816" w:author="Yali Chen" w:date="2025-12-17T09:51:00Z" w16du:dateUtc="2025-12-17T01:51:00Z">
              <w:r w:rsidRPr="00FD35A8" w:rsidDel="00C1450C">
                <w:rPr>
                  <w:rFonts w:ascii="Times New Roman" w:hAnsi="Times New Roman" w:cs="Times New Roman"/>
                  <w:i/>
                  <w:iCs/>
                  <w:szCs w:val="20"/>
                </w:rPr>
                <w:delText>1/14</w:delText>
              </w:r>
            </w:del>
          </w:p>
        </w:tc>
        <w:tc>
          <w:tcPr>
            <w:tcW w:w="1660" w:type="dxa"/>
            <w:tcBorders>
              <w:top w:val="nil"/>
              <w:left w:val="nil"/>
              <w:bottom w:val="single" w:sz="4" w:space="0" w:color="auto"/>
              <w:right w:val="single" w:sz="4" w:space="0" w:color="auto"/>
            </w:tcBorders>
            <w:vAlign w:val="bottom"/>
            <w:hideMark/>
          </w:tcPr>
          <w:p w14:paraId="020374CD" w14:textId="2A416D19" w:rsidR="002146DF" w:rsidRPr="00FD35A8" w:rsidDel="00C1450C" w:rsidRDefault="002146DF" w:rsidP="002146DF">
            <w:pPr>
              <w:rPr>
                <w:del w:id="817" w:author="Yali Chen" w:date="2025-12-17T09:51:00Z" w16du:dateUtc="2025-12-17T01:51:00Z"/>
                <w:rFonts w:ascii="Times New Roman" w:hAnsi="Times New Roman" w:cs="Times New Roman"/>
                <w:i/>
                <w:iCs/>
                <w:szCs w:val="20"/>
              </w:rPr>
            </w:pPr>
            <w:del w:id="818" w:author="Yali Chen" w:date="2025-12-17T09:51:00Z" w16du:dateUtc="2025-12-17T01:51:00Z">
              <w:r w:rsidRPr="00FD35A8" w:rsidDel="00C1450C">
                <w:rPr>
                  <w:rFonts w:ascii="Times New Roman" w:hAnsi="Times New Roman" w:cs="Times New Roman"/>
                  <w:i/>
                  <w:iCs/>
                  <w:szCs w:val="20"/>
                </w:rPr>
                <w:delText>0.0714286</w:delText>
              </w:r>
            </w:del>
          </w:p>
        </w:tc>
      </w:tr>
      <w:tr w:rsidR="002146DF" w:rsidRPr="00FD35A8" w:rsidDel="00C1450C" w14:paraId="310197EC" w14:textId="19B43F9F" w:rsidTr="006921A2">
        <w:trPr>
          <w:trHeight w:val="255"/>
          <w:del w:id="81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B2A3852" w14:textId="56CE71F0" w:rsidR="002146DF" w:rsidRPr="00FD35A8" w:rsidDel="00C1450C" w:rsidRDefault="002146DF" w:rsidP="002146DF">
            <w:pPr>
              <w:rPr>
                <w:del w:id="820" w:author="Yali Chen" w:date="2025-12-17T09:51:00Z" w16du:dateUtc="2025-12-17T01:51:00Z"/>
                <w:rFonts w:ascii="Times New Roman" w:hAnsi="Times New Roman" w:cs="Times New Roman"/>
                <w:i/>
                <w:iCs/>
                <w:szCs w:val="20"/>
              </w:rPr>
            </w:pPr>
            <w:del w:id="821" w:author="Yali Chen" w:date="2025-12-17T09:51:00Z" w16du:dateUtc="2025-12-17T01:51:00Z">
              <w:r w:rsidRPr="00FD35A8" w:rsidDel="00C1450C">
                <w:rPr>
                  <w:rFonts w:ascii="Times New Roman" w:hAnsi="Times New Roman" w:cs="Times New Roman"/>
                  <w:i/>
                  <w:iCs/>
                  <w:szCs w:val="20"/>
                </w:rPr>
                <w:delText>Every 3 weeks</w:delText>
              </w:r>
            </w:del>
          </w:p>
        </w:tc>
        <w:tc>
          <w:tcPr>
            <w:tcW w:w="2640" w:type="dxa"/>
            <w:tcBorders>
              <w:top w:val="nil"/>
              <w:left w:val="nil"/>
              <w:bottom w:val="single" w:sz="4" w:space="0" w:color="auto"/>
              <w:right w:val="single" w:sz="4" w:space="0" w:color="auto"/>
            </w:tcBorders>
            <w:vAlign w:val="bottom"/>
            <w:hideMark/>
          </w:tcPr>
          <w:p w14:paraId="3DBF7389" w14:textId="1EBA7D08" w:rsidR="002146DF" w:rsidRPr="00FD35A8" w:rsidDel="00C1450C" w:rsidRDefault="002146DF" w:rsidP="002146DF">
            <w:pPr>
              <w:rPr>
                <w:del w:id="822" w:author="Yali Chen" w:date="2025-12-17T09:51:00Z" w16du:dateUtc="2025-12-17T01:51:00Z"/>
                <w:rFonts w:ascii="Times New Roman" w:hAnsi="Times New Roman" w:cs="Times New Roman"/>
                <w:i/>
                <w:iCs/>
                <w:szCs w:val="20"/>
              </w:rPr>
            </w:pPr>
            <w:del w:id="823" w:author="Yali Chen" w:date="2025-12-17T09:51:00Z" w16du:dateUtc="2025-12-17T01:51:00Z">
              <w:r w:rsidRPr="00FD35A8" w:rsidDel="00C1450C">
                <w:rPr>
                  <w:rFonts w:ascii="Times New Roman" w:hAnsi="Times New Roman" w:cs="Times New Roman"/>
                  <w:i/>
                  <w:iCs/>
                  <w:szCs w:val="20"/>
                </w:rPr>
                <w:delText>Every 3 weeks</w:delText>
              </w:r>
            </w:del>
          </w:p>
        </w:tc>
        <w:tc>
          <w:tcPr>
            <w:tcW w:w="1100" w:type="dxa"/>
            <w:tcBorders>
              <w:top w:val="nil"/>
              <w:left w:val="nil"/>
              <w:bottom w:val="single" w:sz="4" w:space="0" w:color="auto"/>
              <w:right w:val="single" w:sz="4" w:space="0" w:color="auto"/>
            </w:tcBorders>
            <w:vAlign w:val="bottom"/>
            <w:hideMark/>
          </w:tcPr>
          <w:p w14:paraId="74C02F20" w14:textId="1387F72E" w:rsidR="002146DF" w:rsidRPr="00FD35A8" w:rsidDel="00C1450C" w:rsidRDefault="002146DF" w:rsidP="002146DF">
            <w:pPr>
              <w:rPr>
                <w:del w:id="824" w:author="Yali Chen" w:date="2025-12-17T09:51:00Z" w16du:dateUtc="2025-12-17T01:51:00Z"/>
                <w:rFonts w:ascii="Times New Roman" w:hAnsi="Times New Roman" w:cs="Times New Roman"/>
                <w:i/>
                <w:iCs/>
                <w:szCs w:val="20"/>
              </w:rPr>
            </w:pPr>
            <w:del w:id="825" w:author="Yali Chen" w:date="2025-12-17T09:51:00Z" w16du:dateUtc="2025-12-17T01:51:00Z">
              <w:r w:rsidRPr="00FD35A8" w:rsidDel="00C1450C">
                <w:rPr>
                  <w:rFonts w:ascii="Times New Roman" w:hAnsi="Times New Roman" w:cs="Times New Roman"/>
                  <w:i/>
                  <w:iCs/>
                  <w:szCs w:val="20"/>
                </w:rPr>
                <w:delText>1/21</w:delText>
              </w:r>
            </w:del>
          </w:p>
        </w:tc>
        <w:tc>
          <w:tcPr>
            <w:tcW w:w="1660" w:type="dxa"/>
            <w:tcBorders>
              <w:top w:val="nil"/>
              <w:left w:val="nil"/>
              <w:bottom w:val="single" w:sz="4" w:space="0" w:color="auto"/>
              <w:right w:val="single" w:sz="4" w:space="0" w:color="auto"/>
            </w:tcBorders>
            <w:vAlign w:val="bottom"/>
            <w:hideMark/>
          </w:tcPr>
          <w:p w14:paraId="0BDCCF19" w14:textId="58D5B602" w:rsidR="002146DF" w:rsidRPr="00FD35A8" w:rsidDel="00C1450C" w:rsidRDefault="002146DF" w:rsidP="002146DF">
            <w:pPr>
              <w:rPr>
                <w:del w:id="826" w:author="Yali Chen" w:date="2025-12-17T09:51:00Z" w16du:dateUtc="2025-12-17T01:51:00Z"/>
                <w:rFonts w:ascii="Times New Roman" w:hAnsi="Times New Roman" w:cs="Times New Roman"/>
                <w:i/>
                <w:iCs/>
                <w:szCs w:val="20"/>
              </w:rPr>
            </w:pPr>
            <w:del w:id="827" w:author="Yali Chen" w:date="2025-12-17T09:51:00Z" w16du:dateUtc="2025-12-17T01:51:00Z">
              <w:r w:rsidRPr="00FD35A8" w:rsidDel="00C1450C">
                <w:rPr>
                  <w:rFonts w:ascii="Times New Roman" w:hAnsi="Times New Roman" w:cs="Times New Roman"/>
                  <w:i/>
                  <w:iCs/>
                  <w:szCs w:val="20"/>
                </w:rPr>
                <w:delText>0.047619</w:delText>
              </w:r>
            </w:del>
          </w:p>
        </w:tc>
      </w:tr>
      <w:tr w:rsidR="002146DF" w:rsidRPr="00FD35A8" w:rsidDel="00C1450C" w14:paraId="4EFB6D29" w14:textId="2D2A301A" w:rsidTr="006921A2">
        <w:trPr>
          <w:trHeight w:val="255"/>
          <w:del w:id="82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52E0829" w14:textId="2A0522F0" w:rsidR="002146DF" w:rsidRPr="00FD35A8" w:rsidDel="00C1450C" w:rsidRDefault="002146DF" w:rsidP="002146DF">
            <w:pPr>
              <w:rPr>
                <w:del w:id="829" w:author="Yali Chen" w:date="2025-12-17T09:51:00Z" w16du:dateUtc="2025-12-17T01:51:00Z"/>
                <w:rFonts w:ascii="Times New Roman" w:hAnsi="Times New Roman" w:cs="Times New Roman"/>
                <w:i/>
                <w:iCs/>
                <w:szCs w:val="20"/>
              </w:rPr>
            </w:pPr>
            <w:del w:id="830" w:author="Yali Chen" w:date="2025-12-17T09:51:00Z" w16du:dateUtc="2025-12-17T01:51:00Z">
              <w:r w:rsidRPr="00FD35A8" w:rsidDel="00C1450C">
                <w:rPr>
                  <w:rFonts w:ascii="Times New Roman" w:hAnsi="Times New Roman" w:cs="Times New Roman"/>
                  <w:i/>
                  <w:iCs/>
                  <w:szCs w:val="20"/>
                </w:rPr>
                <w:delText>Every 4 weeks</w:delText>
              </w:r>
            </w:del>
          </w:p>
        </w:tc>
        <w:tc>
          <w:tcPr>
            <w:tcW w:w="2640" w:type="dxa"/>
            <w:tcBorders>
              <w:top w:val="nil"/>
              <w:left w:val="nil"/>
              <w:bottom w:val="single" w:sz="4" w:space="0" w:color="auto"/>
              <w:right w:val="single" w:sz="4" w:space="0" w:color="auto"/>
            </w:tcBorders>
            <w:vAlign w:val="bottom"/>
            <w:hideMark/>
          </w:tcPr>
          <w:p w14:paraId="71FBD50C" w14:textId="613F19B9" w:rsidR="002146DF" w:rsidRPr="00FD35A8" w:rsidDel="00C1450C" w:rsidRDefault="002146DF" w:rsidP="002146DF">
            <w:pPr>
              <w:rPr>
                <w:del w:id="831" w:author="Yali Chen" w:date="2025-12-17T09:51:00Z" w16du:dateUtc="2025-12-17T01:51:00Z"/>
                <w:rFonts w:ascii="Times New Roman" w:hAnsi="Times New Roman" w:cs="Times New Roman"/>
                <w:i/>
                <w:iCs/>
                <w:szCs w:val="20"/>
              </w:rPr>
            </w:pPr>
            <w:del w:id="832" w:author="Yali Chen" w:date="2025-12-17T09:51:00Z" w16du:dateUtc="2025-12-17T01:51:00Z">
              <w:r w:rsidRPr="00FD35A8" w:rsidDel="00C1450C">
                <w:rPr>
                  <w:rFonts w:ascii="Times New Roman" w:hAnsi="Times New Roman" w:cs="Times New Roman"/>
                  <w:i/>
                  <w:iCs/>
                  <w:szCs w:val="20"/>
                </w:rPr>
                <w:delText>Every 4 weeks</w:delText>
              </w:r>
            </w:del>
          </w:p>
        </w:tc>
        <w:tc>
          <w:tcPr>
            <w:tcW w:w="1100" w:type="dxa"/>
            <w:tcBorders>
              <w:top w:val="nil"/>
              <w:left w:val="nil"/>
              <w:bottom w:val="single" w:sz="4" w:space="0" w:color="auto"/>
              <w:right w:val="single" w:sz="4" w:space="0" w:color="auto"/>
            </w:tcBorders>
            <w:vAlign w:val="bottom"/>
            <w:hideMark/>
          </w:tcPr>
          <w:p w14:paraId="65292A7D" w14:textId="161F0037" w:rsidR="002146DF" w:rsidRPr="00FD35A8" w:rsidDel="00C1450C" w:rsidRDefault="002146DF" w:rsidP="002146DF">
            <w:pPr>
              <w:rPr>
                <w:del w:id="833" w:author="Yali Chen" w:date="2025-12-17T09:51:00Z" w16du:dateUtc="2025-12-17T01:51:00Z"/>
                <w:rFonts w:ascii="Times New Roman" w:hAnsi="Times New Roman" w:cs="Times New Roman"/>
                <w:i/>
                <w:iCs/>
                <w:szCs w:val="20"/>
              </w:rPr>
            </w:pPr>
            <w:del w:id="834" w:author="Yali Chen" w:date="2025-12-17T09:51:00Z" w16du:dateUtc="2025-12-17T01:51:00Z">
              <w:r w:rsidRPr="00FD35A8" w:rsidDel="00C1450C">
                <w:rPr>
                  <w:rFonts w:ascii="Times New Roman" w:hAnsi="Times New Roman" w:cs="Times New Roman"/>
                  <w:i/>
                  <w:iCs/>
                  <w:szCs w:val="20"/>
                </w:rPr>
                <w:delText>1/28</w:delText>
              </w:r>
            </w:del>
          </w:p>
        </w:tc>
        <w:tc>
          <w:tcPr>
            <w:tcW w:w="1660" w:type="dxa"/>
            <w:tcBorders>
              <w:top w:val="nil"/>
              <w:left w:val="nil"/>
              <w:bottom w:val="single" w:sz="4" w:space="0" w:color="auto"/>
              <w:right w:val="single" w:sz="4" w:space="0" w:color="auto"/>
            </w:tcBorders>
            <w:vAlign w:val="bottom"/>
            <w:hideMark/>
          </w:tcPr>
          <w:p w14:paraId="774FE46F" w14:textId="4FB9FCF5" w:rsidR="002146DF" w:rsidRPr="00FD35A8" w:rsidDel="00C1450C" w:rsidRDefault="002146DF" w:rsidP="002146DF">
            <w:pPr>
              <w:rPr>
                <w:del w:id="835" w:author="Yali Chen" w:date="2025-12-17T09:51:00Z" w16du:dateUtc="2025-12-17T01:51:00Z"/>
                <w:rFonts w:ascii="Times New Roman" w:hAnsi="Times New Roman" w:cs="Times New Roman"/>
                <w:i/>
                <w:iCs/>
                <w:szCs w:val="20"/>
              </w:rPr>
            </w:pPr>
            <w:del w:id="836" w:author="Yali Chen" w:date="2025-12-17T09:51:00Z" w16du:dateUtc="2025-12-17T01:51:00Z">
              <w:r w:rsidRPr="00FD35A8" w:rsidDel="00C1450C">
                <w:rPr>
                  <w:rFonts w:ascii="Times New Roman" w:hAnsi="Times New Roman" w:cs="Times New Roman"/>
                  <w:i/>
                  <w:iCs/>
                  <w:szCs w:val="20"/>
                </w:rPr>
                <w:delText>0.0357143</w:delText>
              </w:r>
            </w:del>
          </w:p>
        </w:tc>
      </w:tr>
      <w:tr w:rsidR="002146DF" w:rsidRPr="00FD35A8" w:rsidDel="00C1450C" w14:paraId="3148D76B" w14:textId="0237DA64" w:rsidTr="006921A2">
        <w:trPr>
          <w:trHeight w:val="255"/>
          <w:del w:id="83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E979B08" w14:textId="5508F85E" w:rsidR="002146DF" w:rsidRPr="00FD35A8" w:rsidDel="00C1450C" w:rsidRDefault="002146DF" w:rsidP="002146DF">
            <w:pPr>
              <w:rPr>
                <w:del w:id="838" w:author="Yali Chen" w:date="2025-12-17T09:51:00Z" w16du:dateUtc="2025-12-17T01:51:00Z"/>
                <w:rFonts w:ascii="Times New Roman" w:hAnsi="Times New Roman" w:cs="Times New Roman"/>
                <w:i/>
                <w:iCs/>
                <w:szCs w:val="20"/>
              </w:rPr>
            </w:pPr>
            <w:del w:id="839" w:author="Yali Chen" w:date="2025-12-17T09:51:00Z" w16du:dateUtc="2025-12-17T01:51:00Z">
              <w:r w:rsidRPr="00FD35A8" w:rsidDel="00C1450C">
                <w:rPr>
                  <w:rFonts w:ascii="Times New Roman" w:hAnsi="Times New Roman" w:cs="Times New Roman"/>
                  <w:i/>
                  <w:iCs/>
                  <w:szCs w:val="20"/>
                </w:rPr>
                <w:delText>PKN</w:delText>
              </w:r>
            </w:del>
          </w:p>
        </w:tc>
        <w:tc>
          <w:tcPr>
            <w:tcW w:w="2640" w:type="dxa"/>
            <w:tcBorders>
              <w:top w:val="nil"/>
              <w:left w:val="nil"/>
              <w:bottom w:val="single" w:sz="4" w:space="0" w:color="auto"/>
              <w:right w:val="single" w:sz="4" w:space="0" w:color="auto"/>
            </w:tcBorders>
            <w:vAlign w:val="bottom"/>
            <w:hideMark/>
          </w:tcPr>
          <w:p w14:paraId="39235347" w14:textId="5FC8F8DF" w:rsidR="002146DF" w:rsidRPr="00FD35A8" w:rsidDel="00C1450C" w:rsidRDefault="002146DF" w:rsidP="002146DF">
            <w:pPr>
              <w:rPr>
                <w:del w:id="840" w:author="Yali Chen" w:date="2025-12-17T09:51:00Z" w16du:dateUtc="2025-12-17T01:51:00Z"/>
                <w:rFonts w:ascii="Times New Roman" w:hAnsi="Times New Roman" w:cs="Times New Roman"/>
                <w:i/>
                <w:iCs/>
                <w:szCs w:val="20"/>
              </w:rPr>
            </w:pPr>
            <w:del w:id="841" w:author="Yali Chen" w:date="2025-12-17T09:51:00Z" w16du:dateUtc="2025-12-17T01:51:00Z">
              <w:r w:rsidRPr="00FD35A8" w:rsidDel="00C1450C">
                <w:rPr>
                  <w:rFonts w:ascii="Times New Roman" w:hAnsi="Times New Roman" w:cs="Times New Roman"/>
                  <w:i/>
                  <w:iCs/>
                  <w:szCs w:val="20"/>
                </w:rPr>
                <w:delText>As needed</w:delText>
              </w:r>
            </w:del>
          </w:p>
        </w:tc>
        <w:tc>
          <w:tcPr>
            <w:tcW w:w="1100" w:type="dxa"/>
            <w:tcBorders>
              <w:top w:val="nil"/>
              <w:left w:val="nil"/>
              <w:bottom w:val="single" w:sz="4" w:space="0" w:color="auto"/>
              <w:right w:val="single" w:sz="4" w:space="0" w:color="auto"/>
            </w:tcBorders>
            <w:vAlign w:val="bottom"/>
            <w:hideMark/>
          </w:tcPr>
          <w:p w14:paraId="1B3EAEAD" w14:textId="786C4108" w:rsidR="002146DF" w:rsidRPr="00FD35A8" w:rsidDel="00C1450C" w:rsidRDefault="002146DF" w:rsidP="002146DF">
            <w:pPr>
              <w:rPr>
                <w:del w:id="842" w:author="Yali Chen" w:date="2025-12-17T09:51:00Z" w16du:dateUtc="2025-12-17T01:51:00Z"/>
                <w:rFonts w:ascii="Times New Roman" w:hAnsi="Times New Roman" w:cs="Times New Roman"/>
                <w:i/>
                <w:iCs/>
                <w:szCs w:val="20"/>
              </w:rPr>
            </w:pPr>
            <w:del w:id="843" w:author="Yali Chen" w:date="2025-12-17T09:51:00Z" w16du:dateUtc="2025-12-17T01:51:00Z">
              <w:r w:rsidRPr="00FD35A8" w:rsidDel="00C1450C">
                <w:rPr>
                  <w:rFonts w:ascii="Times New Roman" w:hAnsi="Times New Roman" w:cs="Times New Roman"/>
                  <w:i/>
                  <w:iCs/>
                  <w:szCs w:val="20"/>
                </w:rPr>
                <w:delText>Null</w:delText>
              </w:r>
            </w:del>
          </w:p>
        </w:tc>
        <w:tc>
          <w:tcPr>
            <w:tcW w:w="1660" w:type="dxa"/>
            <w:tcBorders>
              <w:top w:val="nil"/>
              <w:left w:val="nil"/>
              <w:bottom w:val="single" w:sz="4" w:space="0" w:color="auto"/>
              <w:right w:val="single" w:sz="4" w:space="0" w:color="auto"/>
            </w:tcBorders>
            <w:vAlign w:val="bottom"/>
            <w:hideMark/>
          </w:tcPr>
          <w:p w14:paraId="4EBFDB31" w14:textId="6C07CC5C" w:rsidR="002146DF" w:rsidRPr="00FD35A8" w:rsidDel="00C1450C" w:rsidRDefault="002146DF" w:rsidP="002146DF">
            <w:pPr>
              <w:rPr>
                <w:del w:id="844" w:author="Yali Chen" w:date="2025-12-17T09:51:00Z" w16du:dateUtc="2025-12-17T01:51:00Z"/>
                <w:rFonts w:ascii="Times New Roman" w:hAnsi="Times New Roman" w:cs="Times New Roman"/>
                <w:i/>
                <w:iCs/>
                <w:szCs w:val="20"/>
              </w:rPr>
            </w:pPr>
          </w:p>
        </w:tc>
      </w:tr>
      <w:tr w:rsidR="002146DF" w:rsidRPr="00FD35A8" w:rsidDel="00C1450C" w14:paraId="78163063" w14:textId="5915F9B4" w:rsidTr="006921A2">
        <w:trPr>
          <w:trHeight w:val="255"/>
          <w:del w:id="84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27CFDEF" w14:textId="2D5FCBC6" w:rsidR="002146DF" w:rsidRPr="00FD35A8" w:rsidDel="00C1450C" w:rsidRDefault="002146DF" w:rsidP="002146DF">
            <w:pPr>
              <w:rPr>
                <w:del w:id="846" w:author="Yali Chen" w:date="2025-12-17T09:51:00Z" w16du:dateUtc="2025-12-17T01:51:00Z"/>
                <w:rFonts w:ascii="Times New Roman" w:hAnsi="Times New Roman" w:cs="Times New Roman"/>
                <w:i/>
                <w:iCs/>
                <w:szCs w:val="20"/>
              </w:rPr>
            </w:pPr>
            <w:del w:id="847" w:author="Yali Chen" w:date="2025-12-17T09:51:00Z" w16du:dateUtc="2025-12-17T01:51:00Z">
              <w:r w:rsidRPr="00FD35A8" w:rsidDel="00C1450C">
                <w:rPr>
                  <w:rFonts w:ascii="Times New Roman" w:hAnsi="Times New Roman" w:cs="Times New Roman"/>
                  <w:i/>
                  <w:iCs/>
                  <w:szCs w:val="20"/>
                </w:rPr>
                <w:delText>QCW</w:delText>
              </w:r>
            </w:del>
          </w:p>
        </w:tc>
        <w:tc>
          <w:tcPr>
            <w:tcW w:w="2640" w:type="dxa"/>
            <w:tcBorders>
              <w:top w:val="nil"/>
              <w:left w:val="nil"/>
              <w:bottom w:val="single" w:sz="4" w:space="0" w:color="auto"/>
              <w:right w:val="single" w:sz="4" w:space="0" w:color="auto"/>
            </w:tcBorders>
            <w:vAlign w:val="bottom"/>
            <w:hideMark/>
          </w:tcPr>
          <w:p w14:paraId="2026A067" w14:textId="15DABD7A" w:rsidR="002146DF" w:rsidRPr="00FD35A8" w:rsidDel="00C1450C" w:rsidRDefault="002146DF" w:rsidP="002146DF">
            <w:pPr>
              <w:rPr>
                <w:del w:id="848" w:author="Yali Chen" w:date="2025-12-17T09:51:00Z" w16du:dateUtc="2025-12-17T01:51:00Z"/>
                <w:rFonts w:ascii="Times New Roman" w:hAnsi="Times New Roman" w:cs="Times New Roman"/>
                <w:i/>
                <w:iCs/>
                <w:szCs w:val="20"/>
              </w:rPr>
            </w:pPr>
            <w:del w:id="849" w:author="Yali Chen" w:date="2025-12-17T09:51:00Z" w16du:dateUtc="2025-12-17T01:51:00Z">
              <w:r w:rsidRPr="00FD35A8" w:rsidDel="00C1450C">
                <w:rPr>
                  <w:rFonts w:ascii="Times New Roman" w:hAnsi="Times New Roman" w:cs="Times New Roman"/>
                  <w:i/>
                  <w:iCs/>
                  <w:szCs w:val="20"/>
                </w:rPr>
                <w:delText>Every 2 weeks</w:delText>
              </w:r>
            </w:del>
          </w:p>
        </w:tc>
        <w:tc>
          <w:tcPr>
            <w:tcW w:w="1100" w:type="dxa"/>
            <w:tcBorders>
              <w:top w:val="nil"/>
              <w:left w:val="nil"/>
              <w:bottom w:val="single" w:sz="4" w:space="0" w:color="auto"/>
              <w:right w:val="single" w:sz="4" w:space="0" w:color="auto"/>
            </w:tcBorders>
            <w:vAlign w:val="bottom"/>
            <w:hideMark/>
          </w:tcPr>
          <w:p w14:paraId="04E45C73" w14:textId="38BC4EDC" w:rsidR="002146DF" w:rsidRPr="00FD35A8" w:rsidDel="00C1450C" w:rsidRDefault="002146DF" w:rsidP="002146DF">
            <w:pPr>
              <w:rPr>
                <w:del w:id="850" w:author="Yali Chen" w:date="2025-12-17T09:51:00Z" w16du:dateUtc="2025-12-17T01:51:00Z"/>
                <w:rFonts w:ascii="Times New Roman" w:hAnsi="Times New Roman" w:cs="Times New Roman"/>
                <w:i/>
                <w:iCs/>
                <w:szCs w:val="20"/>
              </w:rPr>
            </w:pPr>
            <w:del w:id="851" w:author="Yali Chen" w:date="2025-12-17T09:51:00Z" w16du:dateUtc="2025-12-17T01:51:00Z">
              <w:r w:rsidRPr="00FD35A8" w:rsidDel="00C1450C">
                <w:rPr>
                  <w:rFonts w:ascii="Times New Roman" w:hAnsi="Times New Roman" w:cs="Times New Roman"/>
                  <w:i/>
                  <w:iCs/>
                  <w:szCs w:val="20"/>
                </w:rPr>
                <w:delText>1/14</w:delText>
              </w:r>
            </w:del>
          </w:p>
        </w:tc>
        <w:tc>
          <w:tcPr>
            <w:tcW w:w="1660" w:type="dxa"/>
            <w:tcBorders>
              <w:top w:val="nil"/>
              <w:left w:val="nil"/>
              <w:bottom w:val="single" w:sz="4" w:space="0" w:color="auto"/>
              <w:right w:val="single" w:sz="4" w:space="0" w:color="auto"/>
            </w:tcBorders>
            <w:vAlign w:val="bottom"/>
            <w:hideMark/>
          </w:tcPr>
          <w:p w14:paraId="47BB50C3" w14:textId="08D47194" w:rsidR="002146DF" w:rsidRPr="00FD35A8" w:rsidDel="00C1450C" w:rsidRDefault="002146DF" w:rsidP="002146DF">
            <w:pPr>
              <w:rPr>
                <w:del w:id="852" w:author="Yali Chen" w:date="2025-12-17T09:51:00Z" w16du:dateUtc="2025-12-17T01:51:00Z"/>
                <w:rFonts w:ascii="Times New Roman" w:hAnsi="Times New Roman" w:cs="Times New Roman"/>
                <w:i/>
                <w:iCs/>
                <w:szCs w:val="20"/>
              </w:rPr>
            </w:pPr>
            <w:del w:id="853" w:author="Yali Chen" w:date="2025-12-17T09:51:00Z" w16du:dateUtc="2025-12-17T01:51:00Z">
              <w:r w:rsidRPr="00FD35A8" w:rsidDel="00C1450C">
                <w:rPr>
                  <w:rFonts w:ascii="Times New Roman" w:hAnsi="Times New Roman" w:cs="Times New Roman"/>
                  <w:i/>
                  <w:iCs/>
                  <w:szCs w:val="20"/>
                </w:rPr>
                <w:delText>0.0714286</w:delText>
              </w:r>
            </w:del>
          </w:p>
        </w:tc>
      </w:tr>
      <w:tr w:rsidR="002146DF" w:rsidRPr="00FD35A8" w:rsidDel="00C1450C" w14:paraId="4FFBFC2C" w14:textId="5AD28D8E" w:rsidTr="006921A2">
        <w:trPr>
          <w:trHeight w:val="255"/>
          <w:del w:id="854"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064B4738" w14:textId="5747AAD3" w:rsidR="002146DF" w:rsidRPr="00FD35A8" w:rsidDel="00C1450C" w:rsidRDefault="002146DF" w:rsidP="002146DF">
            <w:pPr>
              <w:rPr>
                <w:del w:id="855" w:author="Yali Chen" w:date="2025-12-17T09:51:00Z" w16du:dateUtc="2025-12-17T01:51:00Z"/>
                <w:rFonts w:ascii="Times New Roman" w:hAnsi="Times New Roman" w:cs="Times New Roman"/>
                <w:i/>
                <w:iCs/>
                <w:szCs w:val="20"/>
              </w:rPr>
            </w:pPr>
            <w:del w:id="856" w:author="Yali Chen" w:date="2025-12-17T09:51:00Z" w16du:dateUtc="2025-12-17T01:51:00Z">
              <w:r w:rsidRPr="00FD35A8" w:rsidDel="00C1450C">
                <w:rPr>
                  <w:rFonts w:ascii="Times New Roman" w:hAnsi="Times New Roman" w:cs="Times New Roman"/>
                  <w:i/>
                  <w:iCs/>
                  <w:szCs w:val="20"/>
                </w:rPr>
                <w:delText>QM</w:delText>
              </w:r>
            </w:del>
          </w:p>
        </w:tc>
        <w:tc>
          <w:tcPr>
            <w:tcW w:w="2640" w:type="dxa"/>
            <w:tcBorders>
              <w:top w:val="nil"/>
              <w:left w:val="nil"/>
              <w:bottom w:val="single" w:sz="4" w:space="0" w:color="auto"/>
              <w:right w:val="single" w:sz="4" w:space="0" w:color="auto"/>
            </w:tcBorders>
            <w:vAlign w:val="bottom"/>
            <w:hideMark/>
          </w:tcPr>
          <w:p w14:paraId="10F7EF8F" w14:textId="5AF778C5" w:rsidR="002146DF" w:rsidRPr="00FD35A8" w:rsidDel="00C1450C" w:rsidRDefault="002146DF" w:rsidP="002146DF">
            <w:pPr>
              <w:rPr>
                <w:del w:id="857" w:author="Yali Chen" w:date="2025-12-17T09:51:00Z" w16du:dateUtc="2025-12-17T01:51:00Z"/>
                <w:rFonts w:ascii="Times New Roman" w:hAnsi="Times New Roman" w:cs="Times New Roman"/>
                <w:i/>
                <w:iCs/>
                <w:szCs w:val="20"/>
              </w:rPr>
            </w:pPr>
            <w:del w:id="858" w:author="Yali Chen" w:date="2025-12-17T09:51:00Z" w16du:dateUtc="2025-12-17T01:51:00Z">
              <w:r w:rsidRPr="00FD35A8" w:rsidDel="00C1450C">
                <w:rPr>
                  <w:rFonts w:ascii="Times New Roman" w:hAnsi="Times New Roman" w:cs="Times New Roman"/>
                  <w:i/>
                  <w:iCs/>
                  <w:szCs w:val="20"/>
                </w:rPr>
                <w:delText>Every month</w:delText>
              </w:r>
            </w:del>
          </w:p>
        </w:tc>
        <w:tc>
          <w:tcPr>
            <w:tcW w:w="1100" w:type="dxa"/>
            <w:tcBorders>
              <w:top w:val="nil"/>
              <w:left w:val="nil"/>
              <w:bottom w:val="single" w:sz="4" w:space="0" w:color="auto"/>
              <w:right w:val="single" w:sz="4" w:space="0" w:color="auto"/>
            </w:tcBorders>
            <w:vAlign w:val="bottom"/>
            <w:hideMark/>
          </w:tcPr>
          <w:p w14:paraId="12AE0DFB" w14:textId="6E2683EE" w:rsidR="002146DF" w:rsidRPr="00FD35A8" w:rsidDel="00C1450C" w:rsidRDefault="002146DF" w:rsidP="002146DF">
            <w:pPr>
              <w:rPr>
                <w:del w:id="859" w:author="Yali Chen" w:date="2025-12-17T09:51:00Z" w16du:dateUtc="2025-12-17T01:51:00Z"/>
                <w:rFonts w:ascii="Times New Roman" w:hAnsi="Times New Roman" w:cs="Times New Roman"/>
                <w:i/>
                <w:iCs/>
                <w:szCs w:val="20"/>
              </w:rPr>
            </w:pPr>
            <w:del w:id="860"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3A5AFF2C" w14:textId="5AED408F" w:rsidR="002146DF" w:rsidRPr="00FD35A8" w:rsidDel="00C1450C" w:rsidRDefault="002146DF" w:rsidP="002146DF">
            <w:pPr>
              <w:rPr>
                <w:del w:id="861" w:author="Yali Chen" w:date="2025-12-17T09:51:00Z" w16du:dateUtc="2025-12-17T01:51:00Z"/>
                <w:rFonts w:ascii="Times New Roman" w:hAnsi="Times New Roman" w:cs="Times New Roman"/>
                <w:i/>
                <w:iCs/>
                <w:szCs w:val="20"/>
              </w:rPr>
            </w:pPr>
            <w:del w:id="862" w:author="Yali Chen" w:date="2025-12-17T09:51:00Z" w16du:dateUtc="2025-12-17T01:51:00Z">
              <w:r w:rsidRPr="00FD35A8" w:rsidDel="00C1450C">
                <w:rPr>
                  <w:rFonts w:ascii="Times New Roman" w:hAnsi="Times New Roman" w:cs="Times New Roman"/>
                  <w:i/>
                  <w:iCs/>
                  <w:szCs w:val="20"/>
                </w:rPr>
                <w:delText>0.0333333</w:delText>
              </w:r>
            </w:del>
          </w:p>
        </w:tc>
      </w:tr>
      <w:tr w:rsidR="002146DF" w:rsidRPr="00FD35A8" w:rsidDel="00C1450C" w14:paraId="38043420" w14:textId="707699C2" w:rsidTr="006921A2">
        <w:trPr>
          <w:trHeight w:val="255"/>
          <w:del w:id="863"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105FEE0" w14:textId="00452610" w:rsidR="002146DF" w:rsidRPr="00FD35A8" w:rsidDel="00C1450C" w:rsidRDefault="002146DF" w:rsidP="002146DF">
            <w:pPr>
              <w:rPr>
                <w:del w:id="864" w:author="Yali Chen" w:date="2025-12-17T09:51:00Z" w16du:dateUtc="2025-12-17T01:51:00Z"/>
                <w:rFonts w:ascii="Times New Roman" w:hAnsi="Times New Roman" w:cs="Times New Roman"/>
                <w:i/>
                <w:iCs/>
                <w:szCs w:val="20"/>
              </w:rPr>
            </w:pPr>
            <w:del w:id="865" w:author="Yali Chen" w:date="2025-12-17T09:51:00Z" w16du:dateUtc="2025-12-17T01:51:00Z">
              <w:r w:rsidRPr="00FD35A8" w:rsidDel="00C1450C">
                <w:rPr>
                  <w:rFonts w:ascii="Times New Roman" w:hAnsi="Times New Roman" w:cs="Times New Roman"/>
                  <w:i/>
                  <w:iCs/>
                  <w:szCs w:val="20"/>
                </w:rPr>
                <w:delText>Q3M</w:delText>
              </w:r>
            </w:del>
          </w:p>
        </w:tc>
        <w:tc>
          <w:tcPr>
            <w:tcW w:w="2640" w:type="dxa"/>
            <w:tcBorders>
              <w:top w:val="nil"/>
              <w:left w:val="nil"/>
              <w:bottom w:val="single" w:sz="4" w:space="0" w:color="auto"/>
              <w:right w:val="single" w:sz="4" w:space="0" w:color="auto"/>
            </w:tcBorders>
            <w:vAlign w:val="bottom"/>
            <w:hideMark/>
          </w:tcPr>
          <w:p w14:paraId="2E0F9784" w14:textId="47783807" w:rsidR="002146DF" w:rsidRPr="00FD35A8" w:rsidDel="00C1450C" w:rsidRDefault="002146DF" w:rsidP="002146DF">
            <w:pPr>
              <w:rPr>
                <w:del w:id="866" w:author="Yali Chen" w:date="2025-12-17T09:51:00Z" w16du:dateUtc="2025-12-17T01:51:00Z"/>
                <w:rFonts w:ascii="Times New Roman" w:hAnsi="Times New Roman" w:cs="Times New Roman"/>
                <w:i/>
                <w:iCs/>
                <w:szCs w:val="20"/>
              </w:rPr>
            </w:pPr>
            <w:del w:id="867"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27346903" w14:textId="240E1E09" w:rsidR="002146DF" w:rsidRPr="00FD35A8" w:rsidDel="00C1450C" w:rsidRDefault="002146DF" w:rsidP="002146DF">
            <w:pPr>
              <w:rPr>
                <w:del w:id="868" w:author="Yali Chen" w:date="2025-12-17T09:51:00Z" w16du:dateUtc="2025-12-17T01:51:00Z"/>
                <w:rFonts w:ascii="Times New Roman" w:hAnsi="Times New Roman" w:cs="Times New Roman"/>
                <w:i/>
                <w:iCs/>
                <w:szCs w:val="20"/>
              </w:rPr>
            </w:pPr>
            <w:del w:id="869"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20AD6B90" w14:textId="276BDFD4" w:rsidR="002146DF" w:rsidRPr="00FD35A8" w:rsidDel="00C1450C" w:rsidRDefault="002146DF" w:rsidP="002146DF">
            <w:pPr>
              <w:rPr>
                <w:del w:id="870" w:author="Yali Chen" w:date="2025-12-17T09:51:00Z" w16du:dateUtc="2025-12-17T01:51:00Z"/>
                <w:rFonts w:ascii="Times New Roman" w:hAnsi="Times New Roman" w:cs="Times New Roman"/>
                <w:i/>
                <w:iCs/>
                <w:szCs w:val="20"/>
              </w:rPr>
            </w:pPr>
            <w:del w:id="871"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441C7B1A" w14:textId="2320A2AF" w:rsidTr="006921A2">
        <w:trPr>
          <w:trHeight w:val="255"/>
          <w:del w:id="872"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4508E0A" w14:textId="3C28A4C8" w:rsidR="002146DF" w:rsidRPr="00FD35A8" w:rsidDel="00C1450C" w:rsidRDefault="002146DF" w:rsidP="002146DF">
            <w:pPr>
              <w:rPr>
                <w:del w:id="873" w:author="Yali Chen" w:date="2025-12-17T09:51:00Z" w16du:dateUtc="2025-12-17T01:51:00Z"/>
                <w:rFonts w:ascii="Times New Roman" w:hAnsi="Times New Roman" w:cs="Times New Roman"/>
                <w:i/>
                <w:iCs/>
                <w:szCs w:val="20"/>
              </w:rPr>
            </w:pPr>
            <w:del w:id="874" w:author="Yali Chen" w:date="2025-12-17T09:51:00Z" w16du:dateUtc="2025-12-17T01:51:00Z">
              <w:r w:rsidRPr="00FD35A8" w:rsidDel="00C1450C">
                <w:rPr>
                  <w:rFonts w:ascii="Times New Roman" w:hAnsi="Times New Roman" w:cs="Times New Roman"/>
                  <w:i/>
                  <w:iCs/>
                  <w:szCs w:val="20"/>
                </w:rPr>
                <w:delText>Q3WD</w:delText>
              </w:r>
            </w:del>
          </w:p>
        </w:tc>
        <w:tc>
          <w:tcPr>
            <w:tcW w:w="2640" w:type="dxa"/>
            <w:tcBorders>
              <w:top w:val="nil"/>
              <w:left w:val="nil"/>
              <w:bottom w:val="single" w:sz="4" w:space="0" w:color="auto"/>
              <w:right w:val="single" w:sz="4" w:space="0" w:color="auto"/>
            </w:tcBorders>
            <w:vAlign w:val="bottom"/>
            <w:hideMark/>
          </w:tcPr>
          <w:p w14:paraId="7165C403" w14:textId="6DDF876B" w:rsidR="002146DF" w:rsidRPr="00FD35A8" w:rsidDel="00C1450C" w:rsidRDefault="002146DF" w:rsidP="002146DF">
            <w:pPr>
              <w:rPr>
                <w:del w:id="875" w:author="Yali Chen" w:date="2025-12-17T09:51:00Z" w16du:dateUtc="2025-12-17T01:51:00Z"/>
                <w:rFonts w:ascii="Times New Roman" w:hAnsi="Times New Roman" w:cs="Times New Roman"/>
                <w:i/>
                <w:iCs/>
                <w:szCs w:val="20"/>
              </w:rPr>
            </w:pPr>
            <w:del w:id="876"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681D91A3" w14:textId="463544A2" w:rsidR="002146DF" w:rsidRPr="00FD35A8" w:rsidDel="00C1450C" w:rsidRDefault="002146DF" w:rsidP="002146DF">
            <w:pPr>
              <w:rPr>
                <w:del w:id="877" w:author="Yali Chen" w:date="2025-12-17T09:51:00Z" w16du:dateUtc="2025-12-17T01:51:00Z"/>
                <w:rFonts w:ascii="Times New Roman" w:hAnsi="Times New Roman" w:cs="Times New Roman"/>
                <w:i/>
                <w:iCs/>
                <w:szCs w:val="20"/>
              </w:rPr>
            </w:pPr>
            <w:del w:id="878"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5168FF71" w14:textId="2BE59F65" w:rsidR="002146DF" w:rsidRPr="00FD35A8" w:rsidDel="00C1450C" w:rsidRDefault="002146DF" w:rsidP="002146DF">
            <w:pPr>
              <w:rPr>
                <w:del w:id="879" w:author="Yali Chen" w:date="2025-12-17T09:51:00Z" w16du:dateUtc="2025-12-17T01:51:00Z"/>
                <w:rFonts w:ascii="Times New Roman" w:hAnsi="Times New Roman" w:cs="Times New Roman"/>
                <w:i/>
                <w:iCs/>
                <w:szCs w:val="20"/>
              </w:rPr>
            </w:pPr>
            <w:del w:id="880"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6CF65516" w14:textId="056A6742" w:rsidTr="006921A2">
        <w:trPr>
          <w:trHeight w:val="255"/>
          <w:del w:id="881"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3AB6140" w14:textId="62C69B31" w:rsidR="002146DF" w:rsidRPr="00FD35A8" w:rsidDel="00C1450C" w:rsidRDefault="002146DF" w:rsidP="002146DF">
            <w:pPr>
              <w:rPr>
                <w:del w:id="882" w:author="Yali Chen" w:date="2025-12-17T09:51:00Z" w16du:dateUtc="2025-12-17T01:51:00Z"/>
                <w:rFonts w:ascii="Times New Roman" w:hAnsi="Times New Roman" w:cs="Times New Roman"/>
                <w:i/>
                <w:iCs/>
                <w:szCs w:val="20"/>
              </w:rPr>
            </w:pPr>
            <w:del w:id="883" w:author="Yali Chen" w:date="2025-12-17T09:51:00Z" w16du:dateUtc="2025-12-17T01:51:00Z">
              <w:r w:rsidRPr="00FD35A8" w:rsidDel="00C1450C">
                <w:rPr>
                  <w:rFonts w:ascii="Times New Roman" w:hAnsi="Times New Roman" w:cs="Times New Roman"/>
                  <w:i/>
                  <w:iCs/>
                  <w:szCs w:val="20"/>
                </w:rPr>
                <w:lastRenderedPageBreak/>
                <w:delText>UDK</w:delText>
              </w:r>
            </w:del>
          </w:p>
        </w:tc>
        <w:tc>
          <w:tcPr>
            <w:tcW w:w="2640" w:type="dxa"/>
            <w:tcBorders>
              <w:top w:val="nil"/>
              <w:left w:val="nil"/>
              <w:bottom w:val="single" w:sz="4" w:space="0" w:color="auto"/>
              <w:right w:val="single" w:sz="4" w:space="0" w:color="auto"/>
            </w:tcBorders>
            <w:vAlign w:val="bottom"/>
            <w:hideMark/>
          </w:tcPr>
          <w:p w14:paraId="30BE8EB2" w14:textId="43FA86EE" w:rsidR="002146DF" w:rsidRPr="00FD35A8" w:rsidDel="00C1450C" w:rsidRDefault="002146DF" w:rsidP="002146DF">
            <w:pPr>
              <w:rPr>
                <w:del w:id="884" w:author="Yali Chen" w:date="2025-12-17T09:51:00Z" w16du:dateUtc="2025-12-17T01:51:00Z"/>
                <w:rFonts w:ascii="Times New Roman" w:hAnsi="Times New Roman" w:cs="Times New Roman"/>
                <w:i/>
                <w:iCs/>
                <w:szCs w:val="20"/>
              </w:rPr>
            </w:pPr>
            <w:del w:id="885" w:author="Yali Chen" w:date="2025-12-17T09:51:00Z" w16du:dateUtc="2025-12-17T01:51:00Z">
              <w:r w:rsidRPr="00FD35A8" w:rsidDel="00C1450C">
                <w:rPr>
                  <w:rFonts w:ascii="Times New Roman" w:hAnsi="Times New Roman" w:cs="Times New Roman"/>
                  <w:i/>
                  <w:iCs/>
                  <w:szCs w:val="20"/>
                </w:rPr>
                <w:delText>Unknown</w:delText>
              </w:r>
            </w:del>
          </w:p>
        </w:tc>
        <w:tc>
          <w:tcPr>
            <w:tcW w:w="1100" w:type="dxa"/>
            <w:tcBorders>
              <w:top w:val="nil"/>
              <w:left w:val="nil"/>
              <w:bottom w:val="single" w:sz="4" w:space="0" w:color="auto"/>
              <w:right w:val="single" w:sz="4" w:space="0" w:color="auto"/>
            </w:tcBorders>
            <w:vAlign w:val="bottom"/>
            <w:hideMark/>
          </w:tcPr>
          <w:p w14:paraId="19751038" w14:textId="002AAC0B" w:rsidR="002146DF" w:rsidRPr="00FD35A8" w:rsidDel="00C1450C" w:rsidRDefault="002146DF" w:rsidP="002146DF">
            <w:pPr>
              <w:rPr>
                <w:del w:id="886" w:author="Yali Chen" w:date="2025-12-17T09:51:00Z" w16du:dateUtc="2025-12-17T01:51:00Z"/>
                <w:rFonts w:ascii="Times New Roman" w:hAnsi="Times New Roman" w:cs="Times New Roman"/>
                <w:i/>
                <w:iCs/>
                <w:szCs w:val="20"/>
              </w:rPr>
            </w:pPr>
            <w:del w:id="887" w:author="Yali Chen" w:date="2025-12-17T09:51:00Z" w16du:dateUtc="2025-12-17T01:51:00Z">
              <w:r w:rsidRPr="00FD35A8" w:rsidDel="00C1450C">
                <w:rPr>
                  <w:rFonts w:ascii="Times New Roman" w:hAnsi="Times New Roman" w:cs="Times New Roman"/>
                  <w:i/>
                  <w:iCs/>
                  <w:szCs w:val="20"/>
                </w:rPr>
                <w:delText>Null</w:delText>
              </w:r>
            </w:del>
          </w:p>
        </w:tc>
        <w:tc>
          <w:tcPr>
            <w:tcW w:w="1660" w:type="dxa"/>
            <w:tcBorders>
              <w:top w:val="nil"/>
              <w:left w:val="nil"/>
              <w:bottom w:val="single" w:sz="4" w:space="0" w:color="auto"/>
              <w:right w:val="single" w:sz="4" w:space="0" w:color="auto"/>
            </w:tcBorders>
            <w:vAlign w:val="bottom"/>
            <w:hideMark/>
          </w:tcPr>
          <w:p w14:paraId="3AFBE7BF" w14:textId="0016CAB0" w:rsidR="002146DF" w:rsidRPr="00FD35A8" w:rsidDel="00C1450C" w:rsidRDefault="002146DF" w:rsidP="002146DF">
            <w:pPr>
              <w:rPr>
                <w:del w:id="888" w:author="Yali Chen" w:date="2025-12-17T09:51:00Z" w16du:dateUtc="2025-12-17T01:51:00Z"/>
                <w:rFonts w:ascii="Times New Roman" w:hAnsi="Times New Roman" w:cs="Times New Roman"/>
                <w:i/>
                <w:iCs/>
                <w:szCs w:val="20"/>
              </w:rPr>
            </w:pPr>
          </w:p>
        </w:tc>
      </w:tr>
      <w:tr w:rsidR="002146DF" w:rsidRPr="00FD35A8" w:rsidDel="00C1450C" w14:paraId="67CC8B99" w14:textId="38594BE7" w:rsidTr="006921A2">
        <w:trPr>
          <w:trHeight w:val="255"/>
          <w:del w:id="889"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412B30DE" w14:textId="735B3F7B" w:rsidR="002146DF" w:rsidRPr="00FD35A8" w:rsidDel="00C1450C" w:rsidRDefault="002146DF" w:rsidP="002146DF">
            <w:pPr>
              <w:rPr>
                <w:del w:id="890" w:author="Yali Chen" w:date="2025-12-17T09:51:00Z" w16du:dateUtc="2025-12-17T01:51:00Z"/>
                <w:rFonts w:ascii="Times New Roman" w:hAnsi="Times New Roman" w:cs="Times New Roman"/>
                <w:i/>
                <w:iCs/>
                <w:szCs w:val="20"/>
              </w:rPr>
            </w:pPr>
            <w:del w:id="891" w:author="Yali Chen" w:date="2025-12-17T09:51:00Z" w16du:dateUtc="2025-12-17T01:51:00Z">
              <w:r w:rsidRPr="00FD35A8" w:rsidDel="00C1450C">
                <w:rPr>
                  <w:rFonts w:ascii="Times New Roman" w:hAnsi="Times New Roman" w:cs="Times New Roman"/>
                  <w:i/>
                  <w:iCs/>
                  <w:szCs w:val="20"/>
                </w:rPr>
                <w:delText>ALTERNATE DAYS</w:delText>
              </w:r>
            </w:del>
          </w:p>
        </w:tc>
        <w:tc>
          <w:tcPr>
            <w:tcW w:w="2640" w:type="dxa"/>
            <w:tcBorders>
              <w:top w:val="nil"/>
              <w:left w:val="nil"/>
              <w:bottom w:val="single" w:sz="4" w:space="0" w:color="auto"/>
              <w:right w:val="single" w:sz="4" w:space="0" w:color="auto"/>
            </w:tcBorders>
            <w:vAlign w:val="bottom"/>
            <w:hideMark/>
          </w:tcPr>
          <w:p w14:paraId="30FE8280" w14:textId="12265701" w:rsidR="002146DF" w:rsidRPr="00FD35A8" w:rsidDel="00C1450C" w:rsidRDefault="002146DF" w:rsidP="002146DF">
            <w:pPr>
              <w:rPr>
                <w:del w:id="892" w:author="Yali Chen" w:date="2025-12-17T09:51:00Z" w16du:dateUtc="2025-12-17T01:51:00Z"/>
                <w:rFonts w:ascii="Times New Roman" w:hAnsi="Times New Roman" w:cs="Times New Roman"/>
                <w:i/>
                <w:iCs/>
                <w:szCs w:val="20"/>
              </w:rPr>
            </w:pPr>
            <w:del w:id="893" w:author="Yali Chen" w:date="2025-12-17T09:51:00Z" w16du:dateUtc="2025-12-17T01:51:00Z">
              <w:r w:rsidRPr="00FD35A8" w:rsidDel="00C1450C">
                <w:rPr>
                  <w:rFonts w:ascii="Times New Roman" w:hAnsi="Times New Roman" w:cs="Times New Roman"/>
                  <w:i/>
                  <w:iCs/>
                  <w:szCs w:val="20"/>
                </w:rPr>
                <w:delText>Every other day</w:delText>
              </w:r>
            </w:del>
          </w:p>
        </w:tc>
        <w:tc>
          <w:tcPr>
            <w:tcW w:w="1100" w:type="dxa"/>
            <w:tcBorders>
              <w:top w:val="nil"/>
              <w:left w:val="nil"/>
              <w:bottom w:val="single" w:sz="4" w:space="0" w:color="auto"/>
              <w:right w:val="single" w:sz="4" w:space="0" w:color="auto"/>
            </w:tcBorders>
            <w:vAlign w:val="bottom"/>
            <w:hideMark/>
          </w:tcPr>
          <w:p w14:paraId="2EE137C7" w14:textId="4F3AC414" w:rsidR="002146DF" w:rsidRPr="00FD35A8" w:rsidDel="00C1450C" w:rsidRDefault="002146DF" w:rsidP="002146DF">
            <w:pPr>
              <w:rPr>
                <w:del w:id="894" w:author="Yali Chen" w:date="2025-12-17T09:51:00Z" w16du:dateUtc="2025-12-17T01:51:00Z"/>
                <w:rFonts w:ascii="Times New Roman" w:hAnsi="Times New Roman" w:cs="Times New Roman"/>
                <w:i/>
                <w:iCs/>
                <w:szCs w:val="20"/>
              </w:rPr>
            </w:pPr>
            <w:del w:id="895" w:author="Yali Chen" w:date="2025-12-17T09:51:00Z" w16du:dateUtc="2025-12-17T01:51:00Z">
              <w:r w:rsidRPr="00FD35A8" w:rsidDel="00C1450C">
                <w:rPr>
                  <w:rFonts w:ascii="Times New Roman" w:hAnsi="Times New Roman" w:cs="Times New Roman"/>
                  <w:i/>
                  <w:iCs/>
                  <w:szCs w:val="20"/>
                </w:rPr>
                <w:delText>1/2</w:delText>
              </w:r>
            </w:del>
          </w:p>
        </w:tc>
        <w:tc>
          <w:tcPr>
            <w:tcW w:w="1660" w:type="dxa"/>
            <w:tcBorders>
              <w:top w:val="nil"/>
              <w:left w:val="nil"/>
              <w:bottom w:val="single" w:sz="4" w:space="0" w:color="auto"/>
              <w:right w:val="single" w:sz="4" w:space="0" w:color="auto"/>
            </w:tcBorders>
            <w:vAlign w:val="bottom"/>
            <w:hideMark/>
          </w:tcPr>
          <w:p w14:paraId="11258784" w14:textId="1D7BFB02" w:rsidR="002146DF" w:rsidRPr="00FD35A8" w:rsidDel="00C1450C" w:rsidRDefault="002146DF" w:rsidP="002146DF">
            <w:pPr>
              <w:rPr>
                <w:del w:id="896" w:author="Yali Chen" w:date="2025-12-17T09:51:00Z" w16du:dateUtc="2025-12-17T01:51:00Z"/>
                <w:rFonts w:ascii="Times New Roman" w:hAnsi="Times New Roman" w:cs="Times New Roman"/>
                <w:i/>
                <w:iCs/>
                <w:szCs w:val="20"/>
              </w:rPr>
            </w:pPr>
            <w:del w:id="897" w:author="Yali Chen" w:date="2025-12-17T09:51:00Z" w16du:dateUtc="2025-12-17T01:51:00Z">
              <w:r w:rsidRPr="00FD35A8" w:rsidDel="00C1450C">
                <w:rPr>
                  <w:rFonts w:ascii="Times New Roman" w:hAnsi="Times New Roman" w:cs="Times New Roman"/>
                  <w:i/>
                  <w:iCs/>
                  <w:szCs w:val="20"/>
                </w:rPr>
                <w:delText>0.5</w:delText>
              </w:r>
            </w:del>
          </w:p>
        </w:tc>
      </w:tr>
      <w:tr w:rsidR="002146DF" w:rsidRPr="00FD35A8" w:rsidDel="00C1450C" w14:paraId="78C41954" w14:textId="4DC42B26" w:rsidTr="006921A2">
        <w:trPr>
          <w:trHeight w:val="255"/>
          <w:del w:id="898"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2D1452B6" w14:textId="22D86CD4" w:rsidR="002146DF" w:rsidRPr="00FD35A8" w:rsidDel="00C1450C" w:rsidRDefault="002146DF" w:rsidP="002146DF">
            <w:pPr>
              <w:rPr>
                <w:del w:id="899" w:author="Yali Chen" w:date="2025-12-17T09:51:00Z" w16du:dateUtc="2025-12-17T01:51:00Z"/>
                <w:rFonts w:ascii="Times New Roman" w:hAnsi="Times New Roman" w:cs="Times New Roman"/>
                <w:i/>
                <w:iCs/>
                <w:szCs w:val="20"/>
              </w:rPr>
            </w:pPr>
            <w:del w:id="900" w:author="Yali Chen" w:date="2025-12-17T09:51:00Z" w16du:dateUtc="2025-12-17T01:51:00Z">
              <w:r w:rsidRPr="00FD35A8" w:rsidDel="00C1450C">
                <w:rPr>
                  <w:rFonts w:ascii="Times New Roman" w:hAnsi="Times New Roman" w:cs="Times New Roman"/>
                  <w:i/>
                  <w:iCs/>
                  <w:szCs w:val="20"/>
                </w:rPr>
                <w:delText>Every 3 months</w:delText>
              </w:r>
            </w:del>
          </w:p>
        </w:tc>
        <w:tc>
          <w:tcPr>
            <w:tcW w:w="2640" w:type="dxa"/>
            <w:tcBorders>
              <w:top w:val="nil"/>
              <w:left w:val="nil"/>
              <w:bottom w:val="single" w:sz="4" w:space="0" w:color="auto"/>
              <w:right w:val="single" w:sz="4" w:space="0" w:color="auto"/>
            </w:tcBorders>
            <w:vAlign w:val="bottom"/>
            <w:hideMark/>
          </w:tcPr>
          <w:p w14:paraId="7FB5D9B1" w14:textId="4E43FA7A" w:rsidR="002146DF" w:rsidRPr="00FD35A8" w:rsidDel="00C1450C" w:rsidRDefault="002146DF" w:rsidP="002146DF">
            <w:pPr>
              <w:rPr>
                <w:del w:id="901" w:author="Yali Chen" w:date="2025-12-17T09:51:00Z" w16du:dateUtc="2025-12-17T01:51:00Z"/>
                <w:rFonts w:ascii="Times New Roman" w:hAnsi="Times New Roman" w:cs="Times New Roman"/>
                <w:i/>
                <w:iCs/>
                <w:szCs w:val="20"/>
              </w:rPr>
            </w:pPr>
            <w:del w:id="902" w:author="Yali Chen" w:date="2025-12-17T09:51:00Z" w16du:dateUtc="2025-12-17T01:51:00Z">
              <w:r w:rsidRPr="00FD35A8" w:rsidDel="00C1450C">
                <w:rPr>
                  <w:rFonts w:ascii="Times New Roman" w:hAnsi="Times New Roman" w:cs="Times New Roman"/>
                  <w:i/>
                  <w:iCs/>
                  <w:szCs w:val="20"/>
                </w:rPr>
                <w:delText>Every 3 months</w:delText>
              </w:r>
            </w:del>
          </w:p>
        </w:tc>
        <w:tc>
          <w:tcPr>
            <w:tcW w:w="1100" w:type="dxa"/>
            <w:tcBorders>
              <w:top w:val="nil"/>
              <w:left w:val="nil"/>
              <w:bottom w:val="single" w:sz="4" w:space="0" w:color="auto"/>
              <w:right w:val="single" w:sz="4" w:space="0" w:color="auto"/>
            </w:tcBorders>
            <w:vAlign w:val="bottom"/>
            <w:hideMark/>
          </w:tcPr>
          <w:p w14:paraId="7E6D69BC" w14:textId="3CF25F7B" w:rsidR="002146DF" w:rsidRPr="00FD35A8" w:rsidDel="00C1450C" w:rsidRDefault="002146DF" w:rsidP="002146DF">
            <w:pPr>
              <w:rPr>
                <w:del w:id="903" w:author="Yali Chen" w:date="2025-12-17T09:51:00Z" w16du:dateUtc="2025-12-17T01:51:00Z"/>
                <w:rFonts w:ascii="Times New Roman" w:hAnsi="Times New Roman" w:cs="Times New Roman"/>
                <w:i/>
                <w:iCs/>
                <w:szCs w:val="20"/>
              </w:rPr>
            </w:pPr>
            <w:del w:id="904" w:author="Yali Chen" w:date="2025-12-17T09:51:00Z" w16du:dateUtc="2025-12-17T01:51:00Z">
              <w:r w:rsidRPr="00FD35A8" w:rsidDel="00C1450C">
                <w:rPr>
                  <w:rFonts w:ascii="Times New Roman" w:hAnsi="Times New Roman" w:cs="Times New Roman"/>
                  <w:i/>
                  <w:iCs/>
                  <w:szCs w:val="20"/>
                </w:rPr>
                <w:delText>1/30</w:delText>
              </w:r>
            </w:del>
          </w:p>
        </w:tc>
        <w:tc>
          <w:tcPr>
            <w:tcW w:w="1660" w:type="dxa"/>
            <w:tcBorders>
              <w:top w:val="nil"/>
              <w:left w:val="nil"/>
              <w:bottom w:val="single" w:sz="4" w:space="0" w:color="auto"/>
              <w:right w:val="single" w:sz="4" w:space="0" w:color="auto"/>
            </w:tcBorders>
            <w:vAlign w:val="bottom"/>
            <w:hideMark/>
          </w:tcPr>
          <w:p w14:paraId="467E5D0A" w14:textId="460520B2" w:rsidR="002146DF" w:rsidRPr="00FD35A8" w:rsidDel="00C1450C" w:rsidRDefault="002146DF" w:rsidP="002146DF">
            <w:pPr>
              <w:rPr>
                <w:del w:id="905" w:author="Yali Chen" w:date="2025-12-17T09:51:00Z" w16du:dateUtc="2025-12-17T01:51:00Z"/>
                <w:rFonts w:ascii="Times New Roman" w:hAnsi="Times New Roman" w:cs="Times New Roman"/>
                <w:i/>
                <w:iCs/>
                <w:szCs w:val="20"/>
              </w:rPr>
            </w:pPr>
            <w:del w:id="906" w:author="Yali Chen" w:date="2025-12-17T09:51:00Z" w16du:dateUtc="2025-12-17T01:51:00Z">
              <w:r w:rsidRPr="00FD35A8" w:rsidDel="00C1450C">
                <w:rPr>
                  <w:rFonts w:ascii="Times New Roman" w:hAnsi="Times New Roman" w:cs="Times New Roman"/>
                  <w:i/>
                  <w:iCs/>
                  <w:szCs w:val="20"/>
                </w:rPr>
                <w:delText>0.0111111</w:delText>
              </w:r>
            </w:del>
          </w:p>
        </w:tc>
      </w:tr>
      <w:tr w:rsidR="002146DF" w:rsidRPr="00FD35A8" w:rsidDel="00C1450C" w14:paraId="5AC89841" w14:textId="095CFF4C" w:rsidTr="006921A2">
        <w:trPr>
          <w:trHeight w:val="255"/>
          <w:del w:id="907"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160C9D69" w14:textId="2990AA62" w:rsidR="002146DF" w:rsidRPr="00FD35A8" w:rsidDel="00C1450C" w:rsidRDefault="002146DF" w:rsidP="002146DF">
            <w:pPr>
              <w:rPr>
                <w:del w:id="908" w:author="Yali Chen" w:date="2025-12-17T09:51:00Z" w16du:dateUtc="2025-12-17T01:51:00Z"/>
                <w:rFonts w:ascii="Times New Roman" w:hAnsi="Times New Roman" w:cs="Times New Roman"/>
                <w:i/>
                <w:iCs/>
                <w:szCs w:val="20"/>
              </w:rPr>
            </w:pPr>
            <w:del w:id="909" w:author="Yali Chen" w:date="2025-12-17T09:51:00Z" w16du:dateUtc="2025-12-17T01:51:00Z">
              <w:r w:rsidRPr="00FD35A8" w:rsidDel="00C1450C">
                <w:rPr>
                  <w:rFonts w:ascii="Times New Roman" w:hAnsi="Times New Roman" w:cs="Times New Roman"/>
                  <w:i/>
                  <w:iCs/>
                  <w:szCs w:val="20"/>
                </w:rPr>
                <w:delText>ONCE EVERY THREE DAYS</w:delText>
              </w:r>
            </w:del>
          </w:p>
        </w:tc>
        <w:tc>
          <w:tcPr>
            <w:tcW w:w="2640" w:type="dxa"/>
            <w:tcBorders>
              <w:top w:val="nil"/>
              <w:left w:val="nil"/>
              <w:bottom w:val="single" w:sz="4" w:space="0" w:color="auto"/>
              <w:right w:val="single" w:sz="4" w:space="0" w:color="auto"/>
            </w:tcBorders>
            <w:vAlign w:val="bottom"/>
            <w:hideMark/>
          </w:tcPr>
          <w:p w14:paraId="7CFF7C37" w14:textId="4C8CADC3" w:rsidR="002146DF" w:rsidRPr="00FD35A8" w:rsidDel="00C1450C" w:rsidRDefault="002146DF" w:rsidP="002146DF">
            <w:pPr>
              <w:rPr>
                <w:del w:id="910" w:author="Yali Chen" w:date="2025-12-17T09:51:00Z" w16du:dateUtc="2025-12-17T01:51:00Z"/>
                <w:rFonts w:ascii="Times New Roman" w:hAnsi="Times New Roman" w:cs="Times New Roman"/>
                <w:i/>
                <w:iCs/>
                <w:szCs w:val="20"/>
              </w:rPr>
            </w:pPr>
            <w:del w:id="911" w:author="Yali Chen" w:date="2025-12-17T09:51:00Z" w16du:dateUtc="2025-12-17T01:51:00Z">
              <w:r w:rsidRPr="00FD35A8" w:rsidDel="00C1450C">
                <w:rPr>
                  <w:rFonts w:ascii="Times New Roman" w:hAnsi="Times New Roman" w:cs="Times New Roman"/>
                  <w:i/>
                  <w:iCs/>
                  <w:szCs w:val="20"/>
                </w:rPr>
                <w:delText>ONCE EVERY THREE DAYS</w:delText>
              </w:r>
            </w:del>
          </w:p>
        </w:tc>
        <w:tc>
          <w:tcPr>
            <w:tcW w:w="1100" w:type="dxa"/>
            <w:tcBorders>
              <w:top w:val="nil"/>
              <w:left w:val="nil"/>
              <w:bottom w:val="single" w:sz="4" w:space="0" w:color="auto"/>
              <w:right w:val="single" w:sz="4" w:space="0" w:color="auto"/>
            </w:tcBorders>
            <w:vAlign w:val="bottom"/>
            <w:hideMark/>
          </w:tcPr>
          <w:p w14:paraId="704D3739" w14:textId="429B749F" w:rsidR="002146DF" w:rsidRPr="00FD35A8" w:rsidDel="00C1450C" w:rsidRDefault="002146DF" w:rsidP="002146DF">
            <w:pPr>
              <w:rPr>
                <w:del w:id="912" w:author="Yali Chen" w:date="2025-12-17T09:51:00Z" w16du:dateUtc="2025-12-17T01:51:00Z"/>
                <w:rFonts w:ascii="Times New Roman" w:hAnsi="Times New Roman" w:cs="Times New Roman"/>
                <w:i/>
                <w:iCs/>
                <w:szCs w:val="20"/>
              </w:rPr>
            </w:pPr>
            <w:del w:id="913" w:author="Yali Chen" w:date="2025-12-17T09:51:00Z" w16du:dateUtc="2025-12-17T01:51:00Z">
              <w:r w:rsidRPr="00FD35A8" w:rsidDel="00C1450C">
                <w:rPr>
                  <w:rFonts w:ascii="Times New Roman" w:hAnsi="Times New Roman" w:cs="Times New Roman"/>
                  <w:i/>
                  <w:iCs/>
                  <w:szCs w:val="20"/>
                </w:rPr>
                <w:delText>1/3</w:delText>
              </w:r>
            </w:del>
          </w:p>
        </w:tc>
        <w:tc>
          <w:tcPr>
            <w:tcW w:w="1660" w:type="dxa"/>
            <w:tcBorders>
              <w:top w:val="nil"/>
              <w:left w:val="nil"/>
              <w:bottom w:val="single" w:sz="4" w:space="0" w:color="auto"/>
              <w:right w:val="single" w:sz="4" w:space="0" w:color="auto"/>
            </w:tcBorders>
            <w:vAlign w:val="bottom"/>
            <w:hideMark/>
          </w:tcPr>
          <w:p w14:paraId="5D4C7F9D" w14:textId="07A2BDEE" w:rsidR="002146DF" w:rsidRPr="00FD35A8" w:rsidDel="00C1450C" w:rsidRDefault="002146DF" w:rsidP="002146DF">
            <w:pPr>
              <w:rPr>
                <w:del w:id="914" w:author="Yali Chen" w:date="2025-12-17T09:51:00Z" w16du:dateUtc="2025-12-17T01:51:00Z"/>
                <w:rFonts w:ascii="Times New Roman" w:hAnsi="Times New Roman" w:cs="Times New Roman"/>
                <w:i/>
                <w:iCs/>
                <w:szCs w:val="20"/>
              </w:rPr>
            </w:pPr>
            <w:del w:id="915" w:author="Yali Chen" w:date="2025-12-17T09:51:00Z" w16du:dateUtc="2025-12-17T01:51:00Z">
              <w:r w:rsidRPr="00FD35A8" w:rsidDel="00C1450C">
                <w:rPr>
                  <w:rFonts w:ascii="Times New Roman" w:hAnsi="Times New Roman" w:cs="Times New Roman"/>
                  <w:i/>
                  <w:iCs/>
                  <w:szCs w:val="20"/>
                </w:rPr>
                <w:delText>0.3333333</w:delText>
              </w:r>
            </w:del>
          </w:p>
        </w:tc>
      </w:tr>
      <w:tr w:rsidR="002146DF" w:rsidRPr="00FD35A8" w:rsidDel="00C1450C" w14:paraId="18BDA202" w14:textId="236B7F1D" w:rsidTr="006921A2">
        <w:trPr>
          <w:trHeight w:val="510"/>
          <w:del w:id="916"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5C85D6DE" w14:textId="4AFFFE77" w:rsidR="002146DF" w:rsidRPr="00FD35A8" w:rsidDel="00C1450C" w:rsidRDefault="002146DF" w:rsidP="002146DF">
            <w:pPr>
              <w:rPr>
                <w:del w:id="917" w:author="Yali Chen" w:date="2025-12-17T09:51:00Z" w16du:dateUtc="2025-12-17T01:51:00Z"/>
                <w:rFonts w:ascii="Times New Roman" w:hAnsi="Times New Roman" w:cs="Times New Roman"/>
                <w:i/>
                <w:iCs/>
                <w:szCs w:val="20"/>
              </w:rPr>
            </w:pPr>
            <w:del w:id="918" w:author="Yali Chen" w:date="2025-12-17T09:51:00Z" w16du:dateUtc="2025-12-17T01:51:00Z">
              <w:r w:rsidRPr="00FD35A8" w:rsidDel="00C1450C">
                <w:rPr>
                  <w:rFonts w:ascii="Times New Roman" w:hAnsi="Times New Roman" w:cs="Times New Roman"/>
                  <w:i/>
                  <w:iCs/>
                  <w:szCs w:val="20"/>
                </w:rPr>
                <w:delText>TAKE IT MONDAY TUESDAY THURSDAY PRIMARY SATURDAY</w:delText>
              </w:r>
            </w:del>
          </w:p>
        </w:tc>
        <w:tc>
          <w:tcPr>
            <w:tcW w:w="2640" w:type="dxa"/>
            <w:tcBorders>
              <w:top w:val="nil"/>
              <w:left w:val="nil"/>
              <w:bottom w:val="single" w:sz="4" w:space="0" w:color="auto"/>
              <w:right w:val="single" w:sz="4" w:space="0" w:color="auto"/>
            </w:tcBorders>
            <w:vAlign w:val="bottom"/>
            <w:hideMark/>
          </w:tcPr>
          <w:p w14:paraId="1590FA03" w14:textId="64FBB8FF" w:rsidR="002146DF" w:rsidRPr="00FD35A8" w:rsidDel="00C1450C" w:rsidRDefault="002146DF" w:rsidP="002146DF">
            <w:pPr>
              <w:rPr>
                <w:del w:id="919" w:author="Yali Chen" w:date="2025-12-17T09:51:00Z" w16du:dateUtc="2025-12-17T01:51:00Z"/>
                <w:rFonts w:ascii="Times New Roman" w:hAnsi="Times New Roman" w:cs="Times New Roman"/>
                <w:i/>
                <w:iCs/>
                <w:szCs w:val="20"/>
              </w:rPr>
            </w:pPr>
            <w:del w:id="920" w:author="Yali Chen" w:date="2025-12-17T09:51:00Z" w16du:dateUtc="2025-12-17T01:51:00Z">
              <w:r w:rsidRPr="00FD35A8" w:rsidDel="00C1450C">
                <w:rPr>
                  <w:rFonts w:ascii="Times New Roman" w:hAnsi="Times New Roman" w:cs="Times New Roman"/>
                  <w:i/>
                  <w:iCs/>
                  <w:szCs w:val="20"/>
                </w:rPr>
                <w:delText>5 times a week</w:delText>
              </w:r>
            </w:del>
          </w:p>
        </w:tc>
        <w:tc>
          <w:tcPr>
            <w:tcW w:w="1100" w:type="dxa"/>
            <w:tcBorders>
              <w:top w:val="nil"/>
              <w:left w:val="nil"/>
              <w:bottom w:val="single" w:sz="4" w:space="0" w:color="auto"/>
              <w:right w:val="single" w:sz="4" w:space="0" w:color="auto"/>
            </w:tcBorders>
            <w:vAlign w:val="bottom"/>
            <w:hideMark/>
          </w:tcPr>
          <w:p w14:paraId="75D40620" w14:textId="7BF725ED" w:rsidR="002146DF" w:rsidRPr="00FD35A8" w:rsidDel="00C1450C" w:rsidRDefault="002146DF" w:rsidP="002146DF">
            <w:pPr>
              <w:rPr>
                <w:del w:id="921" w:author="Yali Chen" w:date="2025-12-17T09:51:00Z" w16du:dateUtc="2025-12-17T01:51:00Z"/>
                <w:rFonts w:ascii="Times New Roman" w:hAnsi="Times New Roman" w:cs="Times New Roman"/>
                <w:i/>
                <w:iCs/>
                <w:szCs w:val="20"/>
              </w:rPr>
            </w:pPr>
            <w:del w:id="922" w:author="Yali Chen" w:date="2025-12-17T09:51:00Z" w16du:dateUtc="2025-12-17T01:51:00Z">
              <w:r w:rsidRPr="00FD35A8" w:rsidDel="00C1450C">
                <w:rPr>
                  <w:rFonts w:ascii="Times New Roman" w:hAnsi="Times New Roman" w:cs="Times New Roman"/>
                  <w:i/>
                  <w:iCs/>
                  <w:szCs w:val="20"/>
                </w:rPr>
                <w:delText>5/7</w:delText>
              </w:r>
            </w:del>
          </w:p>
        </w:tc>
        <w:tc>
          <w:tcPr>
            <w:tcW w:w="1660" w:type="dxa"/>
            <w:tcBorders>
              <w:top w:val="nil"/>
              <w:left w:val="nil"/>
              <w:bottom w:val="single" w:sz="4" w:space="0" w:color="auto"/>
              <w:right w:val="single" w:sz="4" w:space="0" w:color="auto"/>
            </w:tcBorders>
            <w:vAlign w:val="bottom"/>
            <w:hideMark/>
          </w:tcPr>
          <w:p w14:paraId="61FBECF0" w14:textId="13D31223" w:rsidR="002146DF" w:rsidRPr="00FD35A8" w:rsidDel="00C1450C" w:rsidRDefault="002146DF" w:rsidP="002146DF">
            <w:pPr>
              <w:rPr>
                <w:del w:id="923" w:author="Yali Chen" w:date="2025-12-17T09:51:00Z" w16du:dateUtc="2025-12-17T01:51:00Z"/>
                <w:rFonts w:ascii="Times New Roman" w:hAnsi="Times New Roman" w:cs="Times New Roman"/>
                <w:i/>
                <w:iCs/>
                <w:szCs w:val="20"/>
              </w:rPr>
            </w:pPr>
            <w:del w:id="924" w:author="Yali Chen" w:date="2025-12-17T09:51:00Z" w16du:dateUtc="2025-12-17T01:51:00Z">
              <w:r w:rsidRPr="00FD35A8" w:rsidDel="00C1450C">
                <w:rPr>
                  <w:rFonts w:ascii="Times New Roman" w:hAnsi="Times New Roman" w:cs="Times New Roman"/>
                  <w:i/>
                  <w:iCs/>
                  <w:szCs w:val="20"/>
                </w:rPr>
                <w:delText>0.7142657</w:delText>
              </w:r>
            </w:del>
          </w:p>
        </w:tc>
      </w:tr>
      <w:tr w:rsidR="002146DF" w:rsidRPr="00FD35A8" w:rsidDel="00C1450C" w14:paraId="4A03D64A" w14:textId="52659D77" w:rsidTr="006921A2">
        <w:trPr>
          <w:trHeight w:val="255"/>
          <w:del w:id="925" w:author="Yali Chen" w:date="2025-12-17T09:51:00Z"/>
        </w:trPr>
        <w:tc>
          <w:tcPr>
            <w:tcW w:w="3460" w:type="dxa"/>
            <w:tcBorders>
              <w:top w:val="nil"/>
              <w:left w:val="single" w:sz="4" w:space="0" w:color="auto"/>
              <w:bottom w:val="single" w:sz="4" w:space="0" w:color="auto"/>
              <w:right w:val="single" w:sz="4" w:space="0" w:color="auto"/>
            </w:tcBorders>
            <w:vAlign w:val="bottom"/>
            <w:hideMark/>
          </w:tcPr>
          <w:p w14:paraId="3DFCF301" w14:textId="6A325E15" w:rsidR="002146DF" w:rsidRPr="00FD35A8" w:rsidDel="00C1450C" w:rsidRDefault="002146DF" w:rsidP="002146DF">
            <w:pPr>
              <w:rPr>
                <w:del w:id="926" w:author="Yali Chen" w:date="2025-12-17T09:51:00Z" w16du:dateUtc="2025-12-17T01:51:00Z"/>
                <w:rFonts w:ascii="Times New Roman" w:hAnsi="Times New Roman" w:cs="Times New Roman"/>
                <w:i/>
                <w:iCs/>
                <w:szCs w:val="20"/>
              </w:rPr>
            </w:pPr>
            <w:del w:id="927" w:author="Yali Chen" w:date="2025-12-17T09:51:00Z" w16du:dateUtc="2025-12-17T01:51:00Z">
              <w:r w:rsidRPr="00FD35A8" w:rsidDel="00C1450C">
                <w:rPr>
                  <w:rFonts w:ascii="Times New Roman" w:hAnsi="Times New Roman" w:cs="Times New Roman"/>
                  <w:i/>
                  <w:iCs/>
                  <w:szCs w:val="20"/>
                </w:rPr>
                <w:delText>BTW (NOON, THU)</w:delText>
              </w:r>
            </w:del>
          </w:p>
        </w:tc>
        <w:tc>
          <w:tcPr>
            <w:tcW w:w="2640" w:type="dxa"/>
            <w:tcBorders>
              <w:top w:val="nil"/>
              <w:left w:val="nil"/>
              <w:bottom w:val="single" w:sz="4" w:space="0" w:color="auto"/>
              <w:right w:val="single" w:sz="4" w:space="0" w:color="auto"/>
            </w:tcBorders>
            <w:vAlign w:val="bottom"/>
            <w:hideMark/>
          </w:tcPr>
          <w:p w14:paraId="2C0343C2" w14:textId="032D3919" w:rsidR="002146DF" w:rsidRPr="00FD35A8" w:rsidDel="00C1450C" w:rsidRDefault="002146DF" w:rsidP="002146DF">
            <w:pPr>
              <w:rPr>
                <w:del w:id="928" w:author="Yali Chen" w:date="2025-12-17T09:51:00Z" w16du:dateUtc="2025-12-17T01:51:00Z"/>
                <w:rFonts w:ascii="Times New Roman" w:hAnsi="Times New Roman" w:cs="Times New Roman"/>
                <w:i/>
                <w:iCs/>
                <w:szCs w:val="20"/>
              </w:rPr>
            </w:pPr>
            <w:del w:id="929" w:author="Yali Chen" w:date="2025-12-17T09:51:00Z" w16du:dateUtc="2025-12-17T01:51:00Z">
              <w:r w:rsidRPr="00FD35A8" w:rsidDel="00C1450C">
                <w:rPr>
                  <w:rFonts w:ascii="Times New Roman" w:hAnsi="Times New Roman" w:cs="Times New Roman"/>
                  <w:i/>
                  <w:iCs/>
                  <w:szCs w:val="20"/>
                </w:rPr>
                <w:delText>2 times a week</w:delText>
              </w:r>
            </w:del>
          </w:p>
        </w:tc>
        <w:tc>
          <w:tcPr>
            <w:tcW w:w="1100" w:type="dxa"/>
            <w:tcBorders>
              <w:top w:val="nil"/>
              <w:left w:val="nil"/>
              <w:bottom w:val="single" w:sz="4" w:space="0" w:color="auto"/>
              <w:right w:val="single" w:sz="4" w:space="0" w:color="auto"/>
            </w:tcBorders>
            <w:vAlign w:val="bottom"/>
            <w:hideMark/>
          </w:tcPr>
          <w:p w14:paraId="144B2D84" w14:textId="47D83F0F" w:rsidR="002146DF" w:rsidRPr="00FD35A8" w:rsidDel="00C1450C" w:rsidRDefault="002146DF" w:rsidP="002146DF">
            <w:pPr>
              <w:rPr>
                <w:del w:id="930" w:author="Yali Chen" w:date="2025-12-17T09:51:00Z" w16du:dateUtc="2025-12-17T01:51:00Z"/>
                <w:rFonts w:ascii="Times New Roman" w:hAnsi="Times New Roman" w:cs="Times New Roman"/>
                <w:i/>
                <w:iCs/>
                <w:szCs w:val="20"/>
              </w:rPr>
            </w:pPr>
            <w:del w:id="931" w:author="Yali Chen" w:date="2025-12-17T09:51:00Z" w16du:dateUtc="2025-12-17T01:51:00Z">
              <w:r w:rsidRPr="00FD35A8" w:rsidDel="00C1450C">
                <w:rPr>
                  <w:rFonts w:ascii="Times New Roman" w:hAnsi="Times New Roman" w:cs="Times New Roman"/>
                  <w:i/>
                  <w:iCs/>
                  <w:szCs w:val="20"/>
                </w:rPr>
                <w:delText>2/7</w:delText>
              </w:r>
            </w:del>
          </w:p>
        </w:tc>
        <w:tc>
          <w:tcPr>
            <w:tcW w:w="1660" w:type="dxa"/>
            <w:tcBorders>
              <w:top w:val="nil"/>
              <w:left w:val="nil"/>
              <w:bottom w:val="single" w:sz="4" w:space="0" w:color="auto"/>
              <w:right w:val="single" w:sz="4" w:space="0" w:color="auto"/>
            </w:tcBorders>
            <w:vAlign w:val="bottom"/>
            <w:hideMark/>
          </w:tcPr>
          <w:p w14:paraId="231DD1BC" w14:textId="3B129186" w:rsidR="002146DF" w:rsidRPr="00FD35A8" w:rsidDel="00C1450C" w:rsidRDefault="002146DF" w:rsidP="002146DF">
            <w:pPr>
              <w:rPr>
                <w:del w:id="932" w:author="Yali Chen" w:date="2025-12-17T09:51:00Z" w16du:dateUtc="2025-12-17T01:51:00Z"/>
                <w:rFonts w:ascii="Times New Roman" w:hAnsi="Times New Roman" w:cs="Times New Roman"/>
                <w:i/>
                <w:iCs/>
                <w:szCs w:val="20"/>
              </w:rPr>
            </w:pPr>
            <w:del w:id="933" w:author="Yali Chen" w:date="2025-12-17T09:51:00Z" w16du:dateUtc="2025-12-17T01:51:00Z">
              <w:r w:rsidRPr="00FD35A8" w:rsidDel="00C1450C">
                <w:rPr>
                  <w:rFonts w:ascii="Times New Roman" w:hAnsi="Times New Roman" w:cs="Times New Roman"/>
                  <w:i/>
                  <w:iCs/>
                  <w:szCs w:val="20"/>
                </w:rPr>
                <w:delText>0.2857143</w:delText>
              </w:r>
            </w:del>
          </w:p>
        </w:tc>
      </w:tr>
    </w:tbl>
    <w:p w14:paraId="63CDE99E" w14:textId="77777777" w:rsidR="002146DF" w:rsidRPr="00FD35A8" w:rsidRDefault="002146DF" w:rsidP="005E0CBB">
      <w:pPr>
        <w:rPr>
          <w:rFonts w:ascii="Times New Roman" w:hAnsi="Times New Roman" w:cs="Times New Roman"/>
          <w:i/>
          <w:iCs/>
          <w:szCs w:val="20"/>
        </w:rPr>
      </w:pPr>
    </w:p>
    <w:p w14:paraId="31EBEC22" w14:textId="77777777" w:rsidR="00371929" w:rsidRPr="00FD35A8" w:rsidRDefault="00371929" w:rsidP="00371929">
      <w:pPr>
        <w:widowControl/>
        <w:rPr>
          <w:rFonts w:ascii="Times New Roman" w:hAnsi="Times New Roman" w:cs="Times New Roman"/>
          <w:szCs w:val="20"/>
        </w:rPr>
      </w:pPr>
      <w:r w:rsidRPr="00FD35A8">
        <w:rPr>
          <w:rFonts w:ascii="Times New Roman" w:hAnsi="Times New Roman" w:cs="Times New Roman"/>
          <w:szCs w:val="20"/>
        </w:rPr>
        <w:br w:type="page"/>
      </w:r>
    </w:p>
    <w:p w14:paraId="67015BCE" w14:textId="320B90A2" w:rsidR="00252901" w:rsidRPr="00FD35A8" w:rsidDel="00894FB3" w:rsidRDefault="00252901" w:rsidP="00320B32">
      <w:pPr>
        <w:pStyle w:val="TFLshelltitle1"/>
        <w:rPr>
          <w:del w:id="934" w:author="Yali Chen" w:date="2025-12-29T14:21:00Z" w16du:dateUtc="2025-12-29T06:21:00Z"/>
          <w:rStyle w:val="Heading3Char1"/>
          <w:rFonts w:eastAsiaTheme="majorEastAsia"/>
          <w:b/>
          <w:kern w:val="0"/>
          <w:sz w:val="20"/>
          <w:szCs w:val="20"/>
          <w:lang w:eastAsia="zh-CN"/>
        </w:rPr>
      </w:pPr>
      <w:commentRangeStart w:id="935"/>
      <w:commentRangeStart w:id="936"/>
      <w:del w:id="937" w:author="Yali Chen" w:date="2025-12-29T14:21:00Z" w16du:dateUtc="2025-12-29T06:21:00Z">
        <w:r w:rsidRPr="00FD35A8" w:rsidDel="00894FB3">
          <w:rPr>
            <w:rStyle w:val="Heading3Char1"/>
            <w:rFonts w:eastAsia="宋体"/>
            <w:b/>
            <w:bCs/>
            <w:color w:val="000000"/>
            <w:sz w:val="20"/>
            <w:szCs w:val="20"/>
            <w:lang w:eastAsia="zh-CN"/>
          </w:rPr>
          <w:lastRenderedPageBreak/>
          <w:delText>Listing 1</w:delText>
        </w:r>
        <w:r w:rsidR="00CE1D86" w:rsidRPr="00FD35A8" w:rsidDel="00894FB3">
          <w:rPr>
            <w:rStyle w:val="Heading3Char1"/>
            <w:rFonts w:eastAsia="宋体"/>
            <w:b/>
            <w:bCs/>
            <w:color w:val="000000"/>
            <w:sz w:val="20"/>
            <w:szCs w:val="20"/>
            <w:lang w:eastAsia="zh-CN"/>
          </w:rPr>
          <w:delText>4</w:delText>
        </w:r>
        <w:r w:rsidRPr="00FD35A8" w:rsidDel="00894FB3">
          <w:rPr>
            <w:rStyle w:val="Heading3Char1"/>
            <w:rFonts w:eastAsia="宋体"/>
            <w:b/>
            <w:bCs/>
            <w:color w:val="000000"/>
            <w:sz w:val="20"/>
            <w:szCs w:val="20"/>
            <w:lang w:eastAsia="zh-CN"/>
          </w:rPr>
          <w:delText>.</w:delText>
        </w:r>
        <w:r w:rsidR="001B7C53" w:rsidRPr="00FD35A8" w:rsidDel="00894FB3">
          <w:rPr>
            <w:rStyle w:val="Heading3Char1"/>
            <w:rFonts w:eastAsia="宋体"/>
            <w:b/>
            <w:bCs/>
            <w:color w:val="000000"/>
            <w:sz w:val="20"/>
            <w:szCs w:val="20"/>
            <w:lang w:eastAsia="zh-CN"/>
          </w:rPr>
          <w:delText>1.</w:delText>
        </w:r>
        <w:r w:rsidRPr="00FD35A8" w:rsidDel="00894FB3">
          <w:rPr>
            <w:rStyle w:val="Heading3Char1"/>
            <w:rFonts w:eastAsia="宋体"/>
            <w:b/>
            <w:bCs/>
            <w:color w:val="000000"/>
            <w:sz w:val="20"/>
            <w:szCs w:val="20"/>
            <w:lang w:eastAsia="zh-CN"/>
          </w:rPr>
          <w:delText>3</w:delText>
        </w:r>
        <w:r w:rsidR="001B7C53" w:rsidRPr="00FD35A8" w:rsidDel="00894FB3">
          <w:rPr>
            <w:rStyle w:val="Heading3Char1"/>
            <w:rFonts w:eastAsia="宋体"/>
            <w:b/>
            <w:bCs/>
            <w:color w:val="000000"/>
            <w:sz w:val="20"/>
            <w:szCs w:val="20"/>
            <w:lang w:eastAsia="zh-CN"/>
          </w:rPr>
          <w:delText>.1</w:delText>
        </w:r>
        <w:r w:rsidRPr="00FD35A8" w:rsidDel="00894FB3">
          <w:rPr>
            <w:rStyle w:val="Heading3Char1"/>
            <w:rFonts w:eastAsia="宋体"/>
            <w:b/>
            <w:bCs/>
            <w:color w:val="000000"/>
            <w:sz w:val="20"/>
            <w:szCs w:val="20"/>
            <w:lang w:eastAsia="zh-CN"/>
          </w:rPr>
          <w:delText xml:space="preserve"> </w:delText>
        </w:r>
        <w:r w:rsidR="00344C28" w:rsidRPr="00FD35A8" w:rsidDel="00894FB3">
          <w:rPr>
            <w:szCs w:val="20"/>
            <w:lang w:eastAsia="zh-CN"/>
          </w:rPr>
          <w:delText xml:space="preserve">Baseline Lab Values (&lt;&lt;IIM </w:delText>
        </w:r>
        <w:r w:rsidR="008B1E0A" w:rsidRPr="00FD35A8" w:rsidDel="00894FB3">
          <w:rPr>
            <w:szCs w:val="20"/>
            <w:lang w:eastAsia="zh-CN"/>
          </w:rPr>
          <w:delText>C</w:delText>
        </w:r>
        <w:r w:rsidR="00344C28" w:rsidRPr="00FD35A8" w:rsidDel="00894FB3">
          <w:rPr>
            <w:szCs w:val="20"/>
            <w:lang w:eastAsia="zh-CN"/>
          </w:rPr>
          <w:delText xml:space="preserve">ohort&gt;&gt; Full </w:delText>
        </w:r>
        <w:r w:rsidR="008B1E0A" w:rsidRPr="00FD35A8" w:rsidDel="00894FB3">
          <w:rPr>
            <w:szCs w:val="20"/>
            <w:lang w:eastAsia="zh-CN"/>
          </w:rPr>
          <w:delText>A</w:delText>
        </w:r>
        <w:r w:rsidR="00344C28" w:rsidRPr="00FD35A8" w:rsidDel="00894FB3">
          <w:rPr>
            <w:szCs w:val="20"/>
            <w:lang w:eastAsia="zh-CN"/>
          </w:rPr>
          <w:delText xml:space="preserve">nalysis </w:delText>
        </w:r>
        <w:r w:rsidR="008B1E0A" w:rsidRPr="00FD35A8" w:rsidDel="00894FB3">
          <w:rPr>
            <w:szCs w:val="20"/>
            <w:lang w:eastAsia="zh-CN"/>
          </w:rPr>
          <w:delText>S</w:delText>
        </w:r>
        <w:r w:rsidR="00344C28" w:rsidRPr="00FD35A8" w:rsidDel="00894FB3">
          <w:rPr>
            <w:szCs w:val="20"/>
            <w:lang w:eastAsia="zh-CN"/>
          </w:rPr>
          <w:delText>et)</w:delText>
        </w:r>
        <w:commentRangeEnd w:id="935"/>
        <w:r w:rsidR="005F4F7D" w:rsidRPr="00FD35A8" w:rsidDel="00894FB3">
          <w:rPr>
            <w:rStyle w:val="CommentReference"/>
            <w:sz w:val="20"/>
            <w:szCs w:val="20"/>
            <w:lang w:eastAsia="zh-CN"/>
          </w:rPr>
          <w:commentReference w:id="935"/>
        </w:r>
        <w:commentRangeEnd w:id="936"/>
        <w:r w:rsidR="001B4BE2" w:rsidRPr="00FD35A8" w:rsidDel="00894FB3">
          <w:rPr>
            <w:rStyle w:val="CommentReference"/>
            <w:rFonts w:eastAsia="宋体"/>
            <w:b w:val="0"/>
            <w:snapToGrid/>
            <w:color w:val="050000"/>
            <w:kern w:val="2"/>
            <w:lang w:eastAsia="zh-CN"/>
          </w:rPr>
          <w:commentReference w:id="936"/>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8B0793" w:rsidRPr="00FD35A8" w:rsidDel="00894FB3" w14:paraId="17261F97" w14:textId="4F8C4416" w:rsidTr="008B0793">
        <w:trPr>
          <w:trHeight w:val="285"/>
          <w:del w:id="938" w:author="Yali Chen" w:date="2025-12-29T14:21:00Z"/>
        </w:trPr>
        <w:tc>
          <w:tcPr>
            <w:tcW w:w="2616" w:type="dxa"/>
            <w:tcBorders>
              <w:top w:val="single" w:sz="4" w:space="0" w:color="auto"/>
            </w:tcBorders>
            <w:noWrap/>
            <w:hideMark/>
          </w:tcPr>
          <w:p w14:paraId="4876B9C7" w14:textId="114311E6" w:rsidR="008B0793" w:rsidRPr="00FD35A8" w:rsidDel="00894FB3" w:rsidRDefault="008B0793" w:rsidP="008B0793">
            <w:pPr>
              <w:rPr>
                <w:del w:id="939" w:author="Yali Chen" w:date="2025-12-29T14:21:00Z" w16du:dateUtc="2025-12-29T06:21:00Z"/>
                <w:rFonts w:ascii="Times New Roman" w:hAnsi="Times New Roman"/>
              </w:rPr>
            </w:pPr>
            <w:del w:id="940" w:author="Yali Chen" w:date="2025-12-29T14:21:00Z" w16du:dateUtc="2025-12-29T06:21:00Z">
              <w:r w:rsidRPr="00FD35A8" w:rsidDel="00894FB3">
                <w:rPr>
                  <w:rFonts w:ascii="Times New Roman" w:hAnsi="Times New Roman"/>
                </w:rPr>
                <w:delText xml:space="preserve">Subject </w:delText>
              </w:r>
              <w:r w:rsidR="009C7C4D" w:rsidRPr="00FD35A8" w:rsidDel="00894FB3">
                <w:rPr>
                  <w:rFonts w:ascii="Times New Roman" w:hAnsi="Times New Roman"/>
                  <w:lang w:eastAsia="zh-CN"/>
                </w:rPr>
                <w:delText>I</w:delText>
              </w:r>
              <w:r w:rsidRPr="00FD35A8" w:rsidDel="00894FB3">
                <w:rPr>
                  <w:rFonts w:ascii="Times New Roman" w:hAnsi="Times New Roman"/>
                </w:rPr>
                <w:delText>dentifier</w:delText>
              </w:r>
            </w:del>
          </w:p>
        </w:tc>
        <w:tc>
          <w:tcPr>
            <w:tcW w:w="2221" w:type="dxa"/>
            <w:tcBorders>
              <w:top w:val="single" w:sz="4" w:space="0" w:color="auto"/>
              <w:left w:val="nil"/>
              <w:bottom w:val="nil"/>
              <w:right w:val="nil"/>
            </w:tcBorders>
            <w:vAlign w:val="center"/>
            <w:hideMark/>
          </w:tcPr>
          <w:p w14:paraId="0DC1D90B" w14:textId="3D513BE4" w:rsidR="008B0793" w:rsidRPr="00FD35A8" w:rsidDel="00894FB3" w:rsidRDefault="008B0793" w:rsidP="008B0793">
            <w:pPr>
              <w:jc w:val="center"/>
              <w:rPr>
                <w:del w:id="941" w:author="Yali Chen" w:date="2025-12-29T14:21:00Z" w16du:dateUtc="2025-12-29T06:21:00Z"/>
                <w:rFonts w:ascii="Times New Roman" w:hAnsi="Times New Roman"/>
              </w:rPr>
            </w:pPr>
            <w:del w:id="942" w:author="Yali Chen" w:date="2025-12-29T14:21:00Z" w16du:dateUtc="2025-12-29T06:21:00Z">
              <w:r w:rsidRPr="00FD35A8" w:rsidDel="00894FB3">
                <w:rPr>
                  <w:rFonts w:ascii="Times New Roman" w:eastAsia="等线" w:hAnsi="Times New Roman"/>
                  <w:color w:val="000000"/>
                </w:rPr>
                <w:delText>E1301001</w:delText>
              </w:r>
            </w:del>
          </w:p>
        </w:tc>
        <w:tc>
          <w:tcPr>
            <w:tcW w:w="2616" w:type="dxa"/>
            <w:tcBorders>
              <w:top w:val="single" w:sz="4" w:space="0" w:color="auto"/>
              <w:left w:val="nil"/>
              <w:bottom w:val="nil"/>
              <w:right w:val="nil"/>
            </w:tcBorders>
            <w:noWrap/>
            <w:vAlign w:val="center"/>
            <w:hideMark/>
          </w:tcPr>
          <w:p w14:paraId="60B034FD" w14:textId="15045D02" w:rsidR="008B0793" w:rsidRPr="00FD35A8" w:rsidDel="00894FB3" w:rsidRDefault="008B0793" w:rsidP="008B0793">
            <w:pPr>
              <w:jc w:val="center"/>
              <w:rPr>
                <w:del w:id="943" w:author="Yali Chen" w:date="2025-12-29T14:21:00Z" w16du:dateUtc="2025-12-29T06:21:00Z"/>
                <w:rFonts w:ascii="Times New Roman" w:hAnsi="Times New Roman"/>
              </w:rPr>
            </w:pPr>
            <w:del w:id="944" w:author="Yali Chen" w:date="2025-12-29T14:21:00Z" w16du:dateUtc="2025-12-29T06:21:00Z">
              <w:r w:rsidRPr="00FD35A8" w:rsidDel="00894FB3">
                <w:rPr>
                  <w:rFonts w:ascii="Times New Roman" w:eastAsia="等线" w:hAnsi="Times New Roman"/>
                  <w:color w:val="000000"/>
                </w:rPr>
                <w:delText>E1301002</w:delText>
              </w:r>
            </w:del>
          </w:p>
        </w:tc>
        <w:tc>
          <w:tcPr>
            <w:tcW w:w="3028" w:type="dxa"/>
            <w:tcBorders>
              <w:top w:val="single" w:sz="4" w:space="0" w:color="auto"/>
              <w:left w:val="nil"/>
              <w:bottom w:val="nil"/>
              <w:right w:val="nil"/>
            </w:tcBorders>
            <w:vAlign w:val="center"/>
            <w:hideMark/>
          </w:tcPr>
          <w:p w14:paraId="62EDBE60" w14:textId="794B1CE7" w:rsidR="008B0793" w:rsidRPr="00FD35A8" w:rsidDel="00894FB3" w:rsidRDefault="008B0793" w:rsidP="008B0793">
            <w:pPr>
              <w:jc w:val="center"/>
              <w:rPr>
                <w:del w:id="945" w:author="Yali Chen" w:date="2025-12-29T14:21:00Z" w16du:dateUtc="2025-12-29T06:21:00Z"/>
                <w:rFonts w:ascii="Times New Roman" w:hAnsi="Times New Roman"/>
              </w:rPr>
            </w:pPr>
            <w:del w:id="946" w:author="Yali Chen" w:date="2025-12-29T14:21:00Z" w16du:dateUtc="2025-12-29T06:21:00Z">
              <w:r w:rsidRPr="00FD35A8" w:rsidDel="00894FB3">
                <w:rPr>
                  <w:rFonts w:ascii="Times New Roman" w:eastAsia="等线" w:hAnsi="Times New Roman"/>
                  <w:color w:val="000000"/>
                </w:rPr>
                <w:delText>E1301003</w:delText>
              </w:r>
            </w:del>
          </w:p>
        </w:tc>
        <w:tc>
          <w:tcPr>
            <w:tcW w:w="3051" w:type="dxa"/>
            <w:tcBorders>
              <w:top w:val="single" w:sz="4" w:space="0" w:color="auto"/>
              <w:left w:val="nil"/>
              <w:bottom w:val="nil"/>
              <w:right w:val="nil"/>
            </w:tcBorders>
            <w:vAlign w:val="center"/>
            <w:hideMark/>
          </w:tcPr>
          <w:p w14:paraId="55AD5B5D" w14:textId="212910FE" w:rsidR="008B0793" w:rsidRPr="00FD35A8" w:rsidDel="00894FB3" w:rsidRDefault="008B0793" w:rsidP="008B0793">
            <w:pPr>
              <w:jc w:val="center"/>
              <w:rPr>
                <w:del w:id="947" w:author="Yali Chen" w:date="2025-12-29T14:21:00Z" w16du:dateUtc="2025-12-29T06:21:00Z"/>
                <w:rFonts w:ascii="Times New Roman" w:hAnsi="Times New Roman"/>
              </w:rPr>
            </w:pPr>
            <w:del w:id="948" w:author="Yali Chen" w:date="2025-12-29T14:21:00Z" w16du:dateUtc="2025-12-29T06:21:00Z">
              <w:r w:rsidRPr="00FD35A8" w:rsidDel="00894FB3">
                <w:rPr>
                  <w:rFonts w:ascii="Times New Roman" w:eastAsia="等线" w:hAnsi="Times New Roman"/>
                  <w:color w:val="000000"/>
                </w:rPr>
                <w:delText>E1301004</w:delText>
              </w:r>
            </w:del>
          </w:p>
        </w:tc>
        <w:tc>
          <w:tcPr>
            <w:tcW w:w="1038" w:type="dxa"/>
            <w:tcBorders>
              <w:top w:val="single" w:sz="4" w:space="0" w:color="auto"/>
              <w:left w:val="nil"/>
              <w:bottom w:val="nil"/>
              <w:right w:val="nil"/>
            </w:tcBorders>
            <w:vAlign w:val="center"/>
            <w:hideMark/>
          </w:tcPr>
          <w:p w14:paraId="7696ED9A" w14:textId="52883CAB" w:rsidR="008B0793" w:rsidRPr="00FD35A8" w:rsidDel="00894FB3" w:rsidRDefault="008B0793" w:rsidP="008B0793">
            <w:pPr>
              <w:jc w:val="center"/>
              <w:rPr>
                <w:del w:id="949" w:author="Yali Chen" w:date="2025-12-29T14:21:00Z" w16du:dateUtc="2025-12-29T06:21:00Z"/>
                <w:rFonts w:ascii="Times New Roman" w:hAnsi="Times New Roman"/>
              </w:rPr>
            </w:pPr>
            <w:del w:id="950" w:author="Yali Chen" w:date="2025-12-29T14:21:00Z" w16du:dateUtc="2025-12-29T06:21:00Z">
              <w:r w:rsidRPr="00FD35A8" w:rsidDel="00894FB3">
                <w:rPr>
                  <w:rFonts w:ascii="Times New Roman" w:eastAsia="等线" w:hAnsi="Times New Roman"/>
                  <w:color w:val="000000"/>
                </w:rPr>
                <w:delText>&lt;&lt;…&gt;&gt;</w:delText>
              </w:r>
            </w:del>
          </w:p>
        </w:tc>
      </w:tr>
      <w:tr w:rsidR="008B0793" w:rsidRPr="00FD35A8" w:rsidDel="00894FB3" w14:paraId="1514E441" w14:textId="0555593D" w:rsidTr="008B0793">
        <w:trPr>
          <w:trHeight w:val="300"/>
          <w:del w:id="951" w:author="Yali Chen" w:date="2025-12-29T14:21:00Z"/>
        </w:trPr>
        <w:tc>
          <w:tcPr>
            <w:tcW w:w="2616" w:type="dxa"/>
            <w:tcBorders>
              <w:bottom w:val="single" w:sz="4" w:space="0" w:color="auto"/>
            </w:tcBorders>
            <w:hideMark/>
          </w:tcPr>
          <w:p w14:paraId="2C969409" w14:textId="260A5E50" w:rsidR="008B0793" w:rsidRPr="00FD35A8" w:rsidDel="00894FB3" w:rsidRDefault="008B0793" w:rsidP="008B0793">
            <w:pPr>
              <w:rPr>
                <w:del w:id="952" w:author="Yali Chen" w:date="2025-12-29T14:21:00Z" w16du:dateUtc="2025-12-29T06:21:00Z"/>
                <w:rFonts w:ascii="Times New Roman" w:hAnsi="Times New Roman"/>
              </w:rPr>
            </w:pPr>
            <w:del w:id="953" w:author="Yali Chen" w:date="2025-12-29T14:21:00Z" w16du:dateUtc="2025-12-29T06:21:00Z">
              <w:r w:rsidRPr="00FD35A8" w:rsidDel="00894FB3">
                <w:rPr>
                  <w:rFonts w:ascii="Times New Roman" w:hAnsi="Times New Roman"/>
                </w:rPr>
                <w:delText xml:space="preserve">&lt;&lt;Treatment </w:delText>
              </w:r>
              <w:r w:rsidR="009C7C4D" w:rsidRPr="00FD35A8" w:rsidDel="00894FB3">
                <w:rPr>
                  <w:rFonts w:ascii="Times New Roman" w:hAnsi="Times New Roman"/>
                  <w:lang w:eastAsia="zh-CN"/>
                </w:rPr>
                <w:delText>G</w:delText>
              </w:r>
              <w:r w:rsidRPr="00FD35A8" w:rsidDel="00894FB3">
                <w:rPr>
                  <w:rFonts w:ascii="Times New Roman" w:hAnsi="Times New Roman"/>
                </w:rPr>
                <w:delText>roup&gt;&gt;</w:delText>
              </w:r>
            </w:del>
          </w:p>
        </w:tc>
        <w:tc>
          <w:tcPr>
            <w:tcW w:w="2221" w:type="dxa"/>
            <w:tcBorders>
              <w:top w:val="nil"/>
              <w:left w:val="nil"/>
              <w:bottom w:val="single" w:sz="8" w:space="0" w:color="auto"/>
              <w:right w:val="nil"/>
            </w:tcBorders>
            <w:vAlign w:val="center"/>
            <w:hideMark/>
          </w:tcPr>
          <w:p w14:paraId="27B9EF3E" w14:textId="33A0CD95" w:rsidR="008B0793" w:rsidRPr="00FD35A8" w:rsidDel="00894FB3" w:rsidRDefault="008B0793" w:rsidP="008B0793">
            <w:pPr>
              <w:jc w:val="center"/>
              <w:rPr>
                <w:del w:id="954" w:author="Yali Chen" w:date="2025-12-29T14:21:00Z" w16du:dateUtc="2025-12-29T06:21:00Z"/>
                <w:rFonts w:ascii="Times New Roman" w:hAnsi="Times New Roman"/>
              </w:rPr>
            </w:pPr>
            <w:del w:id="955"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2616" w:type="dxa"/>
            <w:tcBorders>
              <w:top w:val="nil"/>
              <w:left w:val="nil"/>
              <w:bottom w:val="single" w:sz="8" w:space="0" w:color="auto"/>
              <w:right w:val="nil"/>
            </w:tcBorders>
            <w:vAlign w:val="center"/>
            <w:hideMark/>
          </w:tcPr>
          <w:p w14:paraId="231BEC6D" w14:textId="1B8EC016" w:rsidR="008B0793" w:rsidRPr="00FD35A8" w:rsidDel="00894FB3" w:rsidRDefault="008B0793" w:rsidP="008B0793">
            <w:pPr>
              <w:jc w:val="center"/>
              <w:rPr>
                <w:del w:id="956" w:author="Yali Chen" w:date="2025-12-29T14:21:00Z" w16du:dateUtc="2025-12-29T06:21:00Z"/>
                <w:rFonts w:ascii="Times New Roman" w:hAnsi="Times New Roman"/>
              </w:rPr>
            </w:pPr>
            <w:del w:id="957"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3028" w:type="dxa"/>
            <w:tcBorders>
              <w:top w:val="nil"/>
              <w:left w:val="nil"/>
              <w:bottom w:val="single" w:sz="8" w:space="0" w:color="auto"/>
              <w:right w:val="nil"/>
            </w:tcBorders>
            <w:vAlign w:val="center"/>
            <w:hideMark/>
          </w:tcPr>
          <w:p w14:paraId="0149CF58" w14:textId="5C0173D0" w:rsidR="008B0793" w:rsidRPr="00FD35A8" w:rsidDel="00894FB3" w:rsidRDefault="008B0793" w:rsidP="008B0793">
            <w:pPr>
              <w:jc w:val="center"/>
              <w:rPr>
                <w:del w:id="958" w:author="Yali Chen" w:date="2025-12-29T14:21:00Z" w16du:dateUtc="2025-12-29T06:21:00Z"/>
                <w:rFonts w:ascii="Times New Roman" w:hAnsi="Times New Roman"/>
              </w:rPr>
            </w:pPr>
            <w:del w:id="959"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3051" w:type="dxa"/>
            <w:tcBorders>
              <w:top w:val="nil"/>
              <w:left w:val="nil"/>
              <w:bottom w:val="single" w:sz="8" w:space="0" w:color="auto"/>
              <w:right w:val="nil"/>
            </w:tcBorders>
            <w:vAlign w:val="center"/>
            <w:hideMark/>
          </w:tcPr>
          <w:p w14:paraId="07A409DC" w14:textId="0CA282C0" w:rsidR="008B0793" w:rsidRPr="00FD35A8" w:rsidDel="00894FB3" w:rsidRDefault="008B0793" w:rsidP="008B0793">
            <w:pPr>
              <w:jc w:val="center"/>
              <w:rPr>
                <w:del w:id="960" w:author="Yali Chen" w:date="2025-12-29T14:21:00Z" w16du:dateUtc="2025-12-29T06:21:00Z"/>
                <w:rFonts w:ascii="Times New Roman" w:hAnsi="Times New Roman"/>
              </w:rPr>
            </w:pPr>
            <w:del w:id="961" w:author="Yali Chen" w:date="2025-12-29T14:21:00Z" w16du:dateUtc="2025-12-29T06:21:00Z">
              <w:r w:rsidRPr="00FD35A8" w:rsidDel="00894FB3">
                <w:rPr>
                  <w:rFonts w:ascii="Times New Roman" w:hAnsi="Times New Roman"/>
                </w:rPr>
                <w:delText>3.0×10</w:delText>
              </w:r>
              <w:r w:rsidRPr="00FD35A8" w:rsidDel="00894FB3">
                <w:rPr>
                  <w:rFonts w:ascii="Times New Roman" w:hAnsi="Times New Roman"/>
                  <w:vertAlign w:val="superscript"/>
                </w:rPr>
                <w:delText>5</w:delText>
              </w:r>
              <w:r w:rsidRPr="00FD35A8" w:rsidDel="00894FB3">
                <w:rPr>
                  <w:rFonts w:ascii="Times New Roman" w:hAnsi="Times New Roman"/>
                </w:rPr>
                <w:delText xml:space="preserve"> CAR-T</w:delText>
              </w:r>
              <w:r w:rsidRPr="00FD35A8" w:rsidDel="00894FB3">
                <w:rPr>
                  <w:rFonts w:ascii="Times New Roman" w:hAnsi="Times New Roman"/>
                  <w:lang w:eastAsia="zh-CN"/>
                </w:rPr>
                <w:delText xml:space="preserve"> cell</w:delText>
              </w:r>
              <w:r w:rsidRPr="00FD35A8" w:rsidDel="00894FB3">
                <w:rPr>
                  <w:rFonts w:ascii="Times New Roman" w:hAnsi="Times New Roman"/>
                </w:rPr>
                <w:delText>/kg</w:delText>
              </w:r>
            </w:del>
          </w:p>
        </w:tc>
        <w:tc>
          <w:tcPr>
            <w:tcW w:w="1038" w:type="dxa"/>
            <w:tcBorders>
              <w:top w:val="nil"/>
              <w:left w:val="nil"/>
              <w:bottom w:val="single" w:sz="8" w:space="0" w:color="auto"/>
              <w:right w:val="nil"/>
            </w:tcBorders>
            <w:vAlign w:val="center"/>
            <w:hideMark/>
          </w:tcPr>
          <w:p w14:paraId="3B1AFAD0" w14:textId="517EB793" w:rsidR="008B0793" w:rsidRPr="00FD35A8" w:rsidDel="00894FB3" w:rsidRDefault="008B0793" w:rsidP="008B0793">
            <w:pPr>
              <w:jc w:val="center"/>
              <w:rPr>
                <w:del w:id="962" w:author="Yali Chen" w:date="2025-12-29T14:21:00Z" w16du:dateUtc="2025-12-29T06:21:00Z"/>
                <w:rFonts w:ascii="Times New Roman" w:hAnsi="Times New Roman"/>
              </w:rPr>
            </w:pPr>
          </w:p>
        </w:tc>
      </w:tr>
      <w:tr w:rsidR="00FA3E09" w:rsidRPr="00FD35A8" w:rsidDel="00894FB3" w14:paraId="7C295A3E" w14:textId="4C8CF089" w:rsidTr="008B0793">
        <w:trPr>
          <w:trHeight w:val="285"/>
          <w:del w:id="963" w:author="Yali Chen" w:date="2025-12-29T14:21:00Z"/>
        </w:trPr>
        <w:tc>
          <w:tcPr>
            <w:tcW w:w="2616" w:type="dxa"/>
            <w:tcBorders>
              <w:top w:val="single" w:sz="4" w:space="0" w:color="auto"/>
            </w:tcBorders>
            <w:hideMark/>
          </w:tcPr>
          <w:p w14:paraId="5D8555F2" w14:textId="51C05505" w:rsidR="00FA3E09" w:rsidRPr="00FD35A8" w:rsidDel="00894FB3" w:rsidRDefault="00D40AD1" w:rsidP="00FA3E09">
            <w:pPr>
              <w:rPr>
                <w:del w:id="964" w:author="Yali Chen" w:date="2025-12-29T14:21:00Z" w16du:dateUtc="2025-12-29T06:21:00Z"/>
                <w:rFonts w:ascii="Times New Roman" w:hAnsi="Times New Roman"/>
              </w:rPr>
            </w:pPr>
            <w:commentRangeStart w:id="965"/>
            <w:del w:id="966" w:author="Yali Chen" w:date="2025-12-29T14:21:00Z" w16du:dateUtc="2025-12-29T06:21:00Z">
              <w:r w:rsidRPr="00FD35A8" w:rsidDel="00894FB3">
                <w:rPr>
                  <w:rFonts w:ascii="Times New Roman" w:hAnsi="Times New Roman"/>
                </w:rPr>
                <w:delText>CK</w:delText>
              </w:r>
              <w:r w:rsidRPr="00FD35A8" w:rsidDel="00894FB3">
                <w:rPr>
                  <w:rFonts w:ascii="Times New Roman" w:hAnsi="Times New Roman"/>
                  <w:lang w:eastAsia="zh-CN"/>
                </w:rPr>
                <w:delText xml:space="preserve"> </w:delText>
              </w:r>
              <w:r w:rsidRPr="00FD35A8" w:rsidDel="00894FB3">
                <w:rPr>
                  <w:rFonts w:ascii="Times New Roman" w:hAnsi="Times New Roman"/>
                </w:rPr>
                <w:delText>(&lt;&lt;unit&gt;&gt;)</w:delText>
              </w:r>
              <w:commentRangeEnd w:id="965"/>
              <w:r w:rsidR="00547CFC" w:rsidRPr="00FD35A8" w:rsidDel="00894FB3">
                <w:rPr>
                  <w:rStyle w:val="CommentReference"/>
                  <w:rFonts w:ascii="Times New Roman" w:hAnsi="Times New Roman"/>
                  <w:sz w:val="20"/>
                  <w:szCs w:val="20"/>
                </w:rPr>
                <w:commentReference w:id="965"/>
              </w:r>
            </w:del>
          </w:p>
        </w:tc>
        <w:tc>
          <w:tcPr>
            <w:tcW w:w="2221" w:type="dxa"/>
            <w:tcBorders>
              <w:top w:val="single" w:sz="4" w:space="0" w:color="auto"/>
            </w:tcBorders>
            <w:hideMark/>
          </w:tcPr>
          <w:p w14:paraId="5F3F17ED" w14:textId="0C70DDA4" w:rsidR="00FA3E09" w:rsidRPr="00FD35A8" w:rsidDel="00894FB3" w:rsidRDefault="00FA3E09" w:rsidP="008B0793">
            <w:pPr>
              <w:jc w:val="center"/>
              <w:rPr>
                <w:del w:id="967" w:author="Yali Chen" w:date="2025-12-29T14:21:00Z" w16du:dateUtc="2025-12-29T06:21:00Z"/>
                <w:rFonts w:ascii="Times New Roman" w:hAnsi="Times New Roman"/>
              </w:rPr>
            </w:pPr>
            <w:del w:id="968" w:author="Yali Chen" w:date="2025-12-29T14:21:00Z" w16du:dateUtc="2025-12-29T06:21:00Z">
              <w:r w:rsidRPr="00FD35A8" w:rsidDel="00894FB3">
                <w:rPr>
                  <w:rFonts w:ascii="Times New Roman" w:hAnsi="Times New Roman"/>
                </w:rPr>
                <w:delText>xx.x</w:delText>
              </w:r>
            </w:del>
          </w:p>
        </w:tc>
        <w:tc>
          <w:tcPr>
            <w:tcW w:w="2616" w:type="dxa"/>
            <w:tcBorders>
              <w:top w:val="single" w:sz="4" w:space="0" w:color="auto"/>
            </w:tcBorders>
            <w:hideMark/>
          </w:tcPr>
          <w:p w14:paraId="1285D856" w14:textId="795D8C9A" w:rsidR="00FA3E09" w:rsidRPr="00FD35A8" w:rsidDel="00894FB3" w:rsidRDefault="00FA3E09" w:rsidP="008B0793">
            <w:pPr>
              <w:jc w:val="center"/>
              <w:rPr>
                <w:del w:id="969" w:author="Yali Chen" w:date="2025-12-29T14:21:00Z" w16du:dateUtc="2025-12-29T06:21:00Z"/>
                <w:rFonts w:ascii="Times New Roman" w:hAnsi="Times New Roman"/>
              </w:rPr>
            </w:pPr>
            <w:del w:id="970" w:author="Yali Chen" w:date="2025-12-29T14:21:00Z" w16du:dateUtc="2025-12-29T06:21:00Z">
              <w:r w:rsidRPr="00FD35A8" w:rsidDel="00894FB3">
                <w:rPr>
                  <w:rFonts w:ascii="Times New Roman" w:hAnsi="Times New Roman"/>
                </w:rPr>
                <w:delText>xx.x</w:delText>
              </w:r>
            </w:del>
          </w:p>
        </w:tc>
        <w:tc>
          <w:tcPr>
            <w:tcW w:w="3028" w:type="dxa"/>
            <w:tcBorders>
              <w:top w:val="single" w:sz="4" w:space="0" w:color="auto"/>
            </w:tcBorders>
            <w:hideMark/>
          </w:tcPr>
          <w:p w14:paraId="33C90AAC" w14:textId="1FE0BFF8" w:rsidR="00FA3E09" w:rsidRPr="00FD35A8" w:rsidDel="00894FB3" w:rsidRDefault="00FA3E09" w:rsidP="008B0793">
            <w:pPr>
              <w:jc w:val="center"/>
              <w:rPr>
                <w:del w:id="971" w:author="Yali Chen" w:date="2025-12-29T14:21:00Z" w16du:dateUtc="2025-12-29T06:21:00Z"/>
                <w:rFonts w:ascii="Times New Roman" w:hAnsi="Times New Roman"/>
              </w:rPr>
            </w:pPr>
            <w:del w:id="972" w:author="Yali Chen" w:date="2025-12-29T14:21:00Z" w16du:dateUtc="2025-12-29T06:21:00Z">
              <w:r w:rsidRPr="00FD35A8" w:rsidDel="00894FB3">
                <w:rPr>
                  <w:rFonts w:ascii="Times New Roman" w:hAnsi="Times New Roman"/>
                </w:rPr>
                <w:delText>xx.x</w:delText>
              </w:r>
            </w:del>
          </w:p>
        </w:tc>
        <w:tc>
          <w:tcPr>
            <w:tcW w:w="3051" w:type="dxa"/>
            <w:tcBorders>
              <w:top w:val="single" w:sz="4" w:space="0" w:color="auto"/>
            </w:tcBorders>
            <w:hideMark/>
          </w:tcPr>
          <w:p w14:paraId="42AB4180" w14:textId="5B4CF2C4" w:rsidR="00FA3E09" w:rsidRPr="00FD35A8" w:rsidDel="00894FB3" w:rsidRDefault="00FA3E09" w:rsidP="008B0793">
            <w:pPr>
              <w:jc w:val="center"/>
              <w:rPr>
                <w:del w:id="973" w:author="Yali Chen" w:date="2025-12-29T14:21:00Z" w16du:dateUtc="2025-12-29T06:21:00Z"/>
                <w:rFonts w:ascii="Times New Roman" w:hAnsi="Times New Roman"/>
              </w:rPr>
            </w:pPr>
            <w:del w:id="974" w:author="Yali Chen" w:date="2025-12-29T14:21:00Z" w16du:dateUtc="2025-12-29T06:21:00Z">
              <w:r w:rsidRPr="00FD35A8" w:rsidDel="00894FB3">
                <w:rPr>
                  <w:rFonts w:ascii="Times New Roman" w:hAnsi="Times New Roman"/>
                </w:rPr>
                <w:delText>xx.x</w:delText>
              </w:r>
            </w:del>
          </w:p>
        </w:tc>
        <w:tc>
          <w:tcPr>
            <w:tcW w:w="1038" w:type="dxa"/>
            <w:tcBorders>
              <w:top w:val="single" w:sz="4" w:space="0" w:color="auto"/>
            </w:tcBorders>
            <w:noWrap/>
            <w:hideMark/>
          </w:tcPr>
          <w:p w14:paraId="3EFC9D3F" w14:textId="320A3480" w:rsidR="00FA3E09" w:rsidRPr="00FD35A8" w:rsidDel="00894FB3" w:rsidRDefault="00FA3E09" w:rsidP="008B0793">
            <w:pPr>
              <w:jc w:val="center"/>
              <w:rPr>
                <w:del w:id="975" w:author="Yali Chen" w:date="2025-12-29T14:21:00Z" w16du:dateUtc="2025-12-29T06:21:00Z"/>
                <w:rFonts w:ascii="Times New Roman" w:hAnsi="Times New Roman"/>
              </w:rPr>
            </w:pPr>
          </w:p>
        </w:tc>
      </w:tr>
      <w:tr w:rsidR="00FA3E09" w:rsidRPr="00FD35A8" w:rsidDel="00894FB3" w14:paraId="3BE478E1" w14:textId="0593D629" w:rsidTr="008B0793">
        <w:trPr>
          <w:trHeight w:val="285"/>
          <w:del w:id="976" w:author="Yali Chen" w:date="2025-12-29T14:21:00Z"/>
        </w:trPr>
        <w:tc>
          <w:tcPr>
            <w:tcW w:w="2616" w:type="dxa"/>
            <w:hideMark/>
          </w:tcPr>
          <w:p w14:paraId="5977ECFD" w14:textId="55F49009" w:rsidR="00FA3E09" w:rsidRPr="00FD35A8" w:rsidDel="00894FB3" w:rsidRDefault="00FA3E09" w:rsidP="00FA3E09">
            <w:pPr>
              <w:rPr>
                <w:del w:id="977" w:author="Yali Chen" w:date="2025-12-29T14:21:00Z" w16du:dateUtc="2025-12-29T06:21:00Z"/>
                <w:rFonts w:ascii="Times New Roman" w:hAnsi="Times New Roman"/>
              </w:rPr>
            </w:pPr>
          </w:p>
        </w:tc>
        <w:tc>
          <w:tcPr>
            <w:tcW w:w="2221" w:type="dxa"/>
            <w:hideMark/>
          </w:tcPr>
          <w:p w14:paraId="68CB9879" w14:textId="05F85CA8" w:rsidR="00FA3E09" w:rsidRPr="00FD35A8" w:rsidDel="00894FB3" w:rsidRDefault="00FA3E09" w:rsidP="008B0793">
            <w:pPr>
              <w:jc w:val="center"/>
              <w:rPr>
                <w:del w:id="978" w:author="Yali Chen" w:date="2025-12-29T14:21:00Z" w16du:dateUtc="2025-12-29T06:21:00Z"/>
                <w:rFonts w:ascii="Times New Roman" w:hAnsi="Times New Roman"/>
              </w:rPr>
            </w:pPr>
            <w:del w:id="979" w:author="Yali Chen" w:date="2025-12-29T14:21:00Z" w16du:dateUtc="2025-12-29T06:21:00Z">
              <w:r w:rsidRPr="00FD35A8" w:rsidDel="00894FB3">
                <w:rPr>
                  <w:rFonts w:ascii="Times New Roman" w:hAnsi="Times New Roman"/>
                </w:rPr>
                <w:delText>xx.x</w:delText>
              </w:r>
            </w:del>
          </w:p>
        </w:tc>
        <w:tc>
          <w:tcPr>
            <w:tcW w:w="2616" w:type="dxa"/>
            <w:hideMark/>
          </w:tcPr>
          <w:p w14:paraId="65A54FBE" w14:textId="49E3484F" w:rsidR="00FA3E09" w:rsidRPr="00FD35A8" w:rsidDel="00894FB3" w:rsidRDefault="00FA3E09" w:rsidP="008B0793">
            <w:pPr>
              <w:jc w:val="center"/>
              <w:rPr>
                <w:del w:id="980" w:author="Yali Chen" w:date="2025-12-29T14:21:00Z" w16du:dateUtc="2025-12-29T06:21:00Z"/>
                <w:rFonts w:ascii="Times New Roman" w:hAnsi="Times New Roman"/>
              </w:rPr>
            </w:pPr>
            <w:del w:id="981" w:author="Yali Chen" w:date="2025-12-29T14:21:00Z" w16du:dateUtc="2025-12-29T06:21:00Z">
              <w:r w:rsidRPr="00FD35A8" w:rsidDel="00894FB3">
                <w:rPr>
                  <w:rFonts w:ascii="Times New Roman" w:hAnsi="Times New Roman"/>
                </w:rPr>
                <w:delText>xx.x</w:delText>
              </w:r>
            </w:del>
          </w:p>
        </w:tc>
        <w:tc>
          <w:tcPr>
            <w:tcW w:w="3028" w:type="dxa"/>
            <w:hideMark/>
          </w:tcPr>
          <w:p w14:paraId="11F11A8C" w14:textId="245C3D3D" w:rsidR="00FA3E09" w:rsidRPr="00FD35A8" w:rsidDel="00894FB3" w:rsidRDefault="00FA3E09" w:rsidP="008B0793">
            <w:pPr>
              <w:jc w:val="center"/>
              <w:rPr>
                <w:del w:id="982" w:author="Yali Chen" w:date="2025-12-29T14:21:00Z" w16du:dateUtc="2025-12-29T06:21:00Z"/>
                <w:rFonts w:ascii="Times New Roman" w:hAnsi="Times New Roman"/>
              </w:rPr>
            </w:pPr>
            <w:del w:id="983" w:author="Yali Chen" w:date="2025-12-29T14:21:00Z" w16du:dateUtc="2025-12-29T06:21:00Z">
              <w:r w:rsidRPr="00FD35A8" w:rsidDel="00894FB3">
                <w:rPr>
                  <w:rFonts w:ascii="Times New Roman" w:hAnsi="Times New Roman"/>
                </w:rPr>
                <w:delText>xx.x</w:delText>
              </w:r>
            </w:del>
          </w:p>
        </w:tc>
        <w:tc>
          <w:tcPr>
            <w:tcW w:w="3051" w:type="dxa"/>
            <w:hideMark/>
          </w:tcPr>
          <w:p w14:paraId="69941D43" w14:textId="5B531DC7" w:rsidR="00FA3E09" w:rsidRPr="00FD35A8" w:rsidDel="00894FB3" w:rsidRDefault="00FA3E09" w:rsidP="008B0793">
            <w:pPr>
              <w:jc w:val="center"/>
              <w:rPr>
                <w:del w:id="984" w:author="Yali Chen" w:date="2025-12-29T14:21:00Z" w16du:dateUtc="2025-12-29T06:21:00Z"/>
                <w:rFonts w:ascii="Times New Roman" w:hAnsi="Times New Roman"/>
              </w:rPr>
            </w:pPr>
            <w:del w:id="985" w:author="Yali Chen" w:date="2025-12-29T14:21:00Z" w16du:dateUtc="2025-12-29T06:21:00Z">
              <w:r w:rsidRPr="00FD35A8" w:rsidDel="00894FB3">
                <w:rPr>
                  <w:rFonts w:ascii="Times New Roman" w:hAnsi="Times New Roman"/>
                </w:rPr>
                <w:delText>xx.x</w:delText>
              </w:r>
            </w:del>
          </w:p>
        </w:tc>
        <w:tc>
          <w:tcPr>
            <w:tcW w:w="1038" w:type="dxa"/>
            <w:hideMark/>
          </w:tcPr>
          <w:p w14:paraId="72337A37" w14:textId="1EAA47DE" w:rsidR="00FA3E09" w:rsidRPr="00FD35A8" w:rsidDel="00894FB3" w:rsidRDefault="00FA3E09" w:rsidP="008B0793">
            <w:pPr>
              <w:jc w:val="center"/>
              <w:rPr>
                <w:del w:id="986" w:author="Yali Chen" w:date="2025-12-29T14:21:00Z" w16du:dateUtc="2025-12-29T06:21:00Z"/>
                <w:rFonts w:ascii="Times New Roman" w:hAnsi="Times New Roman"/>
              </w:rPr>
            </w:pPr>
          </w:p>
        </w:tc>
      </w:tr>
      <w:tr w:rsidR="00FA3E09" w:rsidRPr="00FD35A8" w:rsidDel="00894FB3" w14:paraId="3AA64F0C" w14:textId="2A69AF90" w:rsidTr="008B0793">
        <w:trPr>
          <w:trHeight w:val="285"/>
          <w:del w:id="987" w:author="Yali Chen" w:date="2025-12-29T14:21:00Z"/>
        </w:trPr>
        <w:tc>
          <w:tcPr>
            <w:tcW w:w="2616" w:type="dxa"/>
            <w:hideMark/>
          </w:tcPr>
          <w:p w14:paraId="46FE34F7" w14:textId="138B9373" w:rsidR="00FA3E09" w:rsidRPr="00FD35A8" w:rsidDel="00894FB3" w:rsidRDefault="00FA3E09">
            <w:pPr>
              <w:rPr>
                <w:del w:id="988" w:author="Yali Chen" w:date="2025-12-29T14:21:00Z" w16du:dateUtc="2025-12-29T06:21:00Z"/>
                <w:rFonts w:ascii="Times New Roman" w:hAnsi="Times New Roman"/>
              </w:rPr>
            </w:pPr>
          </w:p>
        </w:tc>
        <w:tc>
          <w:tcPr>
            <w:tcW w:w="2221" w:type="dxa"/>
            <w:hideMark/>
          </w:tcPr>
          <w:p w14:paraId="2142D0C8" w14:textId="7B989EB9" w:rsidR="00FA3E09" w:rsidRPr="00FD35A8" w:rsidDel="00894FB3" w:rsidRDefault="00FA3E09" w:rsidP="008B0793">
            <w:pPr>
              <w:jc w:val="center"/>
              <w:rPr>
                <w:del w:id="989" w:author="Yali Chen" w:date="2025-12-29T14:21:00Z" w16du:dateUtc="2025-12-29T06:21:00Z"/>
                <w:rFonts w:ascii="Times New Roman" w:hAnsi="Times New Roman"/>
              </w:rPr>
            </w:pPr>
            <w:del w:id="990" w:author="Yali Chen" w:date="2025-12-29T14:21:00Z" w16du:dateUtc="2025-12-29T06:21:00Z">
              <w:r w:rsidRPr="00FD35A8" w:rsidDel="00894FB3">
                <w:rPr>
                  <w:rFonts w:ascii="Times New Roman" w:hAnsi="Times New Roman"/>
                </w:rPr>
                <w:delText>xx.x</w:delText>
              </w:r>
            </w:del>
          </w:p>
        </w:tc>
        <w:tc>
          <w:tcPr>
            <w:tcW w:w="2616" w:type="dxa"/>
            <w:hideMark/>
          </w:tcPr>
          <w:p w14:paraId="1B505576" w14:textId="1FAF3BAF" w:rsidR="00FA3E09" w:rsidRPr="00FD35A8" w:rsidDel="00894FB3" w:rsidRDefault="00FA3E09" w:rsidP="008B0793">
            <w:pPr>
              <w:jc w:val="center"/>
              <w:rPr>
                <w:del w:id="991" w:author="Yali Chen" w:date="2025-12-29T14:21:00Z" w16du:dateUtc="2025-12-29T06:21:00Z"/>
                <w:rFonts w:ascii="Times New Roman" w:hAnsi="Times New Roman"/>
              </w:rPr>
            </w:pPr>
            <w:del w:id="992" w:author="Yali Chen" w:date="2025-12-29T14:21:00Z" w16du:dateUtc="2025-12-29T06:21:00Z">
              <w:r w:rsidRPr="00FD35A8" w:rsidDel="00894FB3">
                <w:rPr>
                  <w:rFonts w:ascii="Times New Roman" w:hAnsi="Times New Roman"/>
                </w:rPr>
                <w:delText>xx.x</w:delText>
              </w:r>
            </w:del>
          </w:p>
        </w:tc>
        <w:tc>
          <w:tcPr>
            <w:tcW w:w="3028" w:type="dxa"/>
            <w:hideMark/>
          </w:tcPr>
          <w:p w14:paraId="73EB4A4F" w14:textId="06B2ABCD" w:rsidR="00FA3E09" w:rsidRPr="00FD35A8" w:rsidDel="00894FB3" w:rsidRDefault="00FA3E09" w:rsidP="008B0793">
            <w:pPr>
              <w:jc w:val="center"/>
              <w:rPr>
                <w:del w:id="993" w:author="Yali Chen" w:date="2025-12-29T14:21:00Z" w16du:dateUtc="2025-12-29T06:21:00Z"/>
                <w:rFonts w:ascii="Times New Roman" w:hAnsi="Times New Roman"/>
              </w:rPr>
            </w:pPr>
            <w:del w:id="994" w:author="Yali Chen" w:date="2025-12-29T14:21:00Z" w16du:dateUtc="2025-12-29T06:21:00Z">
              <w:r w:rsidRPr="00FD35A8" w:rsidDel="00894FB3">
                <w:rPr>
                  <w:rFonts w:ascii="Times New Roman" w:hAnsi="Times New Roman"/>
                </w:rPr>
                <w:delText>xx.x</w:delText>
              </w:r>
            </w:del>
          </w:p>
        </w:tc>
        <w:tc>
          <w:tcPr>
            <w:tcW w:w="3051" w:type="dxa"/>
            <w:hideMark/>
          </w:tcPr>
          <w:p w14:paraId="248EAC9E" w14:textId="2901D93D" w:rsidR="00FA3E09" w:rsidRPr="00FD35A8" w:rsidDel="00894FB3" w:rsidRDefault="00FA3E09" w:rsidP="008B0793">
            <w:pPr>
              <w:jc w:val="center"/>
              <w:rPr>
                <w:del w:id="995" w:author="Yali Chen" w:date="2025-12-29T14:21:00Z" w16du:dateUtc="2025-12-29T06:21:00Z"/>
                <w:rFonts w:ascii="Times New Roman" w:hAnsi="Times New Roman"/>
              </w:rPr>
            </w:pPr>
            <w:del w:id="996" w:author="Yali Chen" w:date="2025-12-29T14:21:00Z" w16du:dateUtc="2025-12-29T06:21:00Z">
              <w:r w:rsidRPr="00FD35A8" w:rsidDel="00894FB3">
                <w:rPr>
                  <w:rFonts w:ascii="Times New Roman" w:hAnsi="Times New Roman"/>
                </w:rPr>
                <w:delText>xx.x</w:delText>
              </w:r>
            </w:del>
          </w:p>
        </w:tc>
        <w:tc>
          <w:tcPr>
            <w:tcW w:w="1038" w:type="dxa"/>
            <w:hideMark/>
          </w:tcPr>
          <w:p w14:paraId="1080DCE1" w14:textId="46F7C5BD" w:rsidR="00FA3E09" w:rsidRPr="00FD35A8" w:rsidDel="00894FB3" w:rsidRDefault="00FA3E09" w:rsidP="008B0793">
            <w:pPr>
              <w:jc w:val="center"/>
              <w:rPr>
                <w:del w:id="997" w:author="Yali Chen" w:date="2025-12-29T14:21:00Z" w16du:dateUtc="2025-12-29T06:21:00Z"/>
                <w:rFonts w:ascii="Times New Roman" w:hAnsi="Times New Roman"/>
              </w:rPr>
            </w:pPr>
          </w:p>
        </w:tc>
      </w:tr>
      <w:tr w:rsidR="00FA3E09" w:rsidRPr="00FD35A8" w:rsidDel="00894FB3" w14:paraId="4FDF8114" w14:textId="558CD8DE" w:rsidTr="008B0793">
        <w:trPr>
          <w:trHeight w:val="285"/>
          <w:del w:id="998" w:author="Yali Chen" w:date="2025-12-29T14:21:00Z"/>
        </w:trPr>
        <w:tc>
          <w:tcPr>
            <w:tcW w:w="2616" w:type="dxa"/>
            <w:hideMark/>
          </w:tcPr>
          <w:p w14:paraId="193358C0" w14:textId="3381013A" w:rsidR="00FA3E09" w:rsidRPr="00FD35A8" w:rsidDel="00894FB3" w:rsidRDefault="00FA3E09">
            <w:pPr>
              <w:rPr>
                <w:del w:id="999" w:author="Yali Chen" w:date="2025-12-29T14:21:00Z" w16du:dateUtc="2025-12-29T06:21:00Z"/>
                <w:rFonts w:ascii="Times New Roman" w:hAnsi="Times New Roman"/>
              </w:rPr>
            </w:pPr>
          </w:p>
        </w:tc>
        <w:tc>
          <w:tcPr>
            <w:tcW w:w="2221" w:type="dxa"/>
            <w:hideMark/>
          </w:tcPr>
          <w:p w14:paraId="61E08BF9" w14:textId="1157A964" w:rsidR="00FA3E09" w:rsidRPr="00FD35A8" w:rsidDel="00894FB3" w:rsidRDefault="00FA3E09" w:rsidP="008B0793">
            <w:pPr>
              <w:jc w:val="center"/>
              <w:rPr>
                <w:del w:id="1000" w:author="Yali Chen" w:date="2025-12-29T14:21:00Z" w16du:dateUtc="2025-12-29T06:21:00Z"/>
                <w:rFonts w:ascii="Times New Roman" w:hAnsi="Times New Roman"/>
              </w:rPr>
            </w:pPr>
            <w:del w:id="1001" w:author="Yali Chen" w:date="2025-12-29T14:21:00Z" w16du:dateUtc="2025-12-29T06:21:00Z">
              <w:r w:rsidRPr="00FD35A8" w:rsidDel="00894FB3">
                <w:rPr>
                  <w:rFonts w:ascii="Times New Roman" w:hAnsi="Times New Roman"/>
                </w:rPr>
                <w:delText>xx.x</w:delText>
              </w:r>
            </w:del>
          </w:p>
        </w:tc>
        <w:tc>
          <w:tcPr>
            <w:tcW w:w="2616" w:type="dxa"/>
            <w:hideMark/>
          </w:tcPr>
          <w:p w14:paraId="7E66C192" w14:textId="7B2387A5" w:rsidR="00FA3E09" w:rsidRPr="00FD35A8" w:rsidDel="00894FB3" w:rsidRDefault="00FA3E09" w:rsidP="008B0793">
            <w:pPr>
              <w:jc w:val="center"/>
              <w:rPr>
                <w:del w:id="1002" w:author="Yali Chen" w:date="2025-12-29T14:21:00Z" w16du:dateUtc="2025-12-29T06:21:00Z"/>
                <w:rFonts w:ascii="Times New Roman" w:hAnsi="Times New Roman"/>
              </w:rPr>
            </w:pPr>
            <w:del w:id="1003" w:author="Yali Chen" w:date="2025-12-29T14:21:00Z" w16du:dateUtc="2025-12-29T06:21:00Z">
              <w:r w:rsidRPr="00FD35A8" w:rsidDel="00894FB3">
                <w:rPr>
                  <w:rFonts w:ascii="Times New Roman" w:hAnsi="Times New Roman"/>
                </w:rPr>
                <w:delText>xx.x</w:delText>
              </w:r>
            </w:del>
          </w:p>
        </w:tc>
        <w:tc>
          <w:tcPr>
            <w:tcW w:w="3028" w:type="dxa"/>
            <w:hideMark/>
          </w:tcPr>
          <w:p w14:paraId="471CF061" w14:textId="3351F56E" w:rsidR="00FA3E09" w:rsidRPr="00FD35A8" w:rsidDel="00894FB3" w:rsidRDefault="00FA3E09" w:rsidP="008B0793">
            <w:pPr>
              <w:jc w:val="center"/>
              <w:rPr>
                <w:del w:id="1004" w:author="Yali Chen" w:date="2025-12-29T14:21:00Z" w16du:dateUtc="2025-12-29T06:21:00Z"/>
                <w:rFonts w:ascii="Times New Roman" w:hAnsi="Times New Roman"/>
              </w:rPr>
            </w:pPr>
            <w:del w:id="1005" w:author="Yali Chen" w:date="2025-12-29T14:21:00Z" w16du:dateUtc="2025-12-29T06:21:00Z">
              <w:r w:rsidRPr="00FD35A8" w:rsidDel="00894FB3">
                <w:rPr>
                  <w:rFonts w:ascii="Times New Roman" w:hAnsi="Times New Roman"/>
                </w:rPr>
                <w:delText>xx.x</w:delText>
              </w:r>
            </w:del>
          </w:p>
        </w:tc>
        <w:tc>
          <w:tcPr>
            <w:tcW w:w="3051" w:type="dxa"/>
            <w:hideMark/>
          </w:tcPr>
          <w:p w14:paraId="3C3E9A45" w14:textId="68BCDBDB" w:rsidR="00FA3E09" w:rsidRPr="00FD35A8" w:rsidDel="00894FB3" w:rsidRDefault="00FA3E09" w:rsidP="008B0793">
            <w:pPr>
              <w:jc w:val="center"/>
              <w:rPr>
                <w:del w:id="1006" w:author="Yali Chen" w:date="2025-12-29T14:21:00Z" w16du:dateUtc="2025-12-29T06:21:00Z"/>
                <w:rFonts w:ascii="Times New Roman" w:hAnsi="Times New Roman"/>
              </w:rPr>
            </w:pPr>
            <w:del w:id="1007" w:author="Yali Chen" w:date="2025-12-29T14:21:00Z" w16du:dateUtc="2025-12-29T06:21:00Z">
              <w:r w:rsidRPr="00FD35A8" w:rsidDel="00894FB3">
                <w:rPr>
                  <w:rFonts w:ascii="Times New Roman" w:hAnsi="Times New Roman"/>
                </w:rPr>
                <w:delText>xx.x</w:delText>
              </w:r>
            </w:del>
          </w:p>
        </w:tc>
        <w:tc>
          <w:tcPr>
            <w:tcW w:w="1038" w:type="dxa"/>
            <w:hideMark/>
          </w:tcPr>
          <w:p w14:paraId="48B12B86" w14:textId="304B5872" w:rsidR="00FA3E09" w:rsidRPr="00FD35A8" w:rsidDel="00894FB3" w:rsidRDefault="00FA3E09" w:rsidP="008B0793">
            <w:pPr>
              <w:jc w:val="center"/>
              <w:rPr>
                <w:del w:id="1008" w:author="Yali Chen" w:date="2025-12-29T14:21:00Z" w16du:dateUtc="2025-12-29T06:21:00Z"/>
                <w:rFonts w:ascii="Times New Roman" w:hAnsi="Times New Roman"/>
              </w:rPr>
            </w:pPr>
          </w:p>
        </w:tc>
      </w:tr>
      <w:tr w:rsidR="00FA3E09" w:rsidRPr="00FD35A8" w:rsidDel="00894FB3" w14:paraId="4748B328" w14:textId="1533DD34" w:rsidTr="008B0793">
        <w:trPr>
          <w:trHeight w:val="285"/>
          <w:del w:id="1009" w:author="Yali Chen" w:date="2025-12-29T14:21:00Z"/>
        </w:trPr>
        <w:tc>
          <w:tcPr>
            <w:tcW w:w="2616" w:type="dxa"/>
            <w:hideMark/>
          </w:tcPr>
          <w:p w14:paraId="4C67CE75" w14:textId="1768931E" w:rsidR="00FA3E09" w:rsidRPr="00FD35A8" w:rsidDel="00894FB3" w:rsidRDefault="00FA3E09">
            <w:pPr>
              <w:rPr>
                <w:del w:id="1010" w:author="Yali Chen" w:date="2025-12-29T14:21:00Z" w16du:dateUtc="2025-12-29T06:21:00Z"/>
                <w:rFonts w:ascii="Times New Roman" w:hAnsi="Times New Roman"/>
              </w:rPr>
            </w:pPr>
          </w:p>
        </w:tc>
        <w:tc>
          <w:tcPr>
            <w:tcW w:w="2221" w:type="dxa"/>
            <w:hideMark/>
          </w:tcPr>
          <w:p w14:paraId="45683173" w14:textId="43EF60F0" w:rsidR="00FA3E09" w:rsidRPr="00FD35A8" w:rsidDel="00894FB3" w:rsidRDefault="00FA3E09" w:rsidP="008B0793">
            <w:pPr>
              <w:jc w:val="center"/>
              <w:rPr>
                <w:del w:id="1011" w:author="Yali Chen" w:date="2025-12-29T14:21:00Z" w16du:dateUtc="2025-12-29T06:21:00Z"/>
                <w:rFonts w:ascii="Times New Roman" w:hAnsi="Times New Roman"/>
              </w:rPr>
            </w:pPr>
            <w:del w:id="1012" w:author="Yali Chen" w:date="2025-12-29T14:21:00Z" w16du:dateUtc="2025-12-29T06:21:00Z">
              <w:r w:rsidRPr="00FD35A8" w:rsidDel="00894FB3">
                <w:rPr>
                  <w:rFonts w:ascii="Times New Roman" w:hAnsi="Times New Roman"/>
                </w:rPr>
                <w:delText>xx.x</w:delText>
              </w:r>
            </w:del>
          </w:p>
        </w:tc>
        <w:tc>
          <w:tcPr>
            <w:tcW w:w="2616" w:type="dxa"/>
            <w:hideMark/>
          </w:tcPr>
          <w:p w14:paraId="493DE58A" w14:textId="6D1D9A24" w:rsidR="00FA3E09" w:rsidRPr="00FD35A8" w:rsidDel="00894FB3" w:rsidRDefault="00FA3E09" w:rsidP="008B0793">
            <w:pPr>
              <w:jc w:val="center"/>
              <w:rPr>
                <w:del w:id="1013" w:author="Yali Chen" w:date="2025-12-29T14:21:00Z" w16du:dateUtc="2025-12-29T06:21:00Z"/>
                <w:rFonts w:ascii="Times New Roman" w:hAnsi="Times New Roman"/>
              </w:rPr>
            </w:pPr>
            <w:del w:id="1014" w:author="Yali Chen" w:date="2025-12-29T14:21:00Z" w16du:dateUtc="2025-12-29T06:21:00Z">
              <w:r w:rsidRPr="00FD35A8" w:rsidDel="00894FB3">
                <w:rPr>
                  <w:rFonts w:ascii="Times New Roman" w:hAnsi="Times New Roman"/>
                </w:rPr>
                <w:delText>xx.x</w:delText>
              </w:r>
            </w:del>
          </w:p>
        </w:tc>
        <w:tc>
          <w:tcPr>
            <w:tcW w:w="3028" w:type="dxa"/>
            <w:hideMark/>
          </w:tcPr>
          <w:p w14:paraId="669BB406" w14:textId="179A8394" w:rsidR="00FA3E09" w:rsidRPr="00FD35A8" w:rsidDel="00894FB3" w:rsidRDefault="00FA3E09" w:rsidP="008B0793">
            <w:pPr>
              <w:jc w:val="center"/>
              <w:rPr>
                <w:del w:id="1015" w:author="Yali Chen" w:date="2025-12-29T14:21:00Z" w16du:dateUtc="2025-12-29T06:21:00Z"/>
                <w:rFonts w:ascii="Times New Roman" w:hAnsi="Times New Roman"/>
              </w:rPr>
            </w:pPr>
            <w:del w:id="1016" w:author="Yali Chen" w:date="2025-12-29T14:21:00Z" w16du:dateUtc="2025-12-29T06:21:00Z">
              <w:r w:rsidRPr="00FD35A8" w:rsidDel="00894FB3">
                <w:rPr>
                  <w:rFonts w:ascii="Times New Roman" w:hAnsi="Times New Roman"/>
                </w:rPr>
                <w:delText>xx.x</w:delText>
              </w:r>
            </w:del>
          </w:p>
        </w:tc>
        <w:tc>
          <w:tcPr>
            <w:tcW w:w="3051" w:type="dxa"/>
            <w:hideMark/>
          </w:tcPr>
          <w:p w14:paraId="7E5642A9" w14:textId="0031E608" w:rsidR="00FA3E09" w:rsidRPr="00FD35A8" w:rsidDel="00894FB3" w:rsidRDefault="00FA3E09" w:rsidP="008B0793">
            <w:pPr>
              <w:jc w:val="center"/>
              <w:rPr>
                <w:del w:id="1017" w:author="Yali Chen" w:date="2025-12-29T14:21:00Z" w16du:dateUtc="2025-12-29T06:21:00Z"/>
                <w:rFonts w:ascii="Times New Roman" w:hAnsi="Times New Roman"/>
              </w:rPr>
            </w:pPr>
            <w:del w:id="1018" w:author="Yali Chen" w:date="2025-12-29T14:21:00Z" w16du:dateUtc="2025-12-29T06:21:00Z">
              <w:r w:rsidRPr="00FD35A8" w:rsidDel="00894FB3">
                <w:rPr>
                  <w:rFonts w:ascii="Times New Roman" w:hAnsi="Times New Roman"/>
                </w:rPr>
                <w:delText>xx.x</w:delText>
              </w:r>
            </w:del>
          </w:p>
        </w:tc>
        <w:tc>
          <w:tcPr>
            <w:tcW w:w="1038" w:type="dxa"/>
            <w:hideMark/>
          </w:tcPr>
          <w:p w14:paraId="4E485098" w14:textId="15526686" w:rsidR="00FA3E09" w:rsidRPr="00FD35A8" w:rsidDel="00894FB3" w:rsidRDefault="00FA3E09" w:rsidP="008B0793">
            <w:pPr>
              <w:jc w:val="center"/>
              <w:rPr>
                <w:del w:id="1019" w:author="Yali Chen" w:date="2025-12-29T14:21:00Z" w16du:dateUtc="2025-12-29T06:21:00Z"/>
                <w:rFonts w:ascii="Times New Roman" w:hAnsi="Times New Roman"/>
              </w:rPr>
            </w:pPr>
          </w:p>
        </w:tc>
      </w:tr>
      <w:tr w:rsidR="00FA3E09" w:rsidRPr="00FD35A8" w:rsidDel="00894FB3" w14:paraId="45C13E7C" w14:textId="7617834D" w:rsidTr="008B0793">
        <w:trPr>
          <w:trHeight w:val="285"/>
          <w:del w:id="1020" w:author="Yali Chen" w:date="2025-12-29T14:21:00Z"/>
        </w:trPr>
        <w:tc>
          <w:tcPr>
            <w:tcW w:w="2616" w:type="dxa"/>
            <w:hideMark/>
          </w:tcPr>
          <w:p w14:paraId="4B0DDA80" w14:textId="507D4B34" w:rsidR="00FA3E09" w:rsidRPr="00FD35A8" w:rsidDel="00894FB3" w:rsidRDefault="00FA3E09">
            <w:pPr>
              <w:rPr>
                <w:del w:id="1021" w:author="Yali Chen" w:date="2025-12-29T14:21:00Z" w16du:dateUtc="2025-12-29T06:21:00Z"/>
                <w:rFonts w:ascii="Times New Roman" w:hAnsi="Times New Roman"/>
              </w:rPr>
            </w:pPr>
            <w:del w:id="1022" w:author="Yali Chen" w:date="2025-12-29T14:21:00Z" w16du:dateUtc="2025-12-29T06:21:00Z">
              <w:r w:rsidRPr="00FD35A8" w:rsidDel="00894FB3">
                <w:rPr>
                  <w:rFonts w:ascii="Times New Roman" w:hAnsi="Times New Roman"/>
                </w:rPr>
                <w:delText>&lt;&lt;…&gt;&gt;</w:delText>
              </w:r>
            </w:del>
          </w:p>
        </w:tc>
        <w:tc>
          <w:tcPr>
            <w:tcW w:w="2221" w:type="dxa"/>
            <w:hideMark/>
          </w:tcPr>
          <w:p w14:paraId="6D843996" w14:textId="2B487BF2" w:rsidR="00FA3E09" w:rsidRPr="00FD35A8" w:rsidDel="00894FB3" w:rsidRDefault="00FA3E09" w:rsidP="008B0793">
            <w:pPr>
              <w:jc w:val="center"/>
              <w:rPr>
                <w:del w:id="1023" w:author="Yali Chen" w:date="2025-12-29T14:21:00Z" w16du:dateUtc="2025-12-29T06:21:00Z"/>
                <w:rFonts w:ascii="Times New Roman" w:hAnsi="Times New Roman"/>
              </w:rPr>
            </w:pPr>
            <w:del w:id="1024" w:author="Yali Chen" w:date="2025-12-29T14:21:00Z" w16du:dateUtc="2025-12-29T06:21:00Z">
              <w:r w:rsidRPr="00FD35A8" w:rsidDel="00894FB3">
                <w:rPr>
                  <w:rFonts w:ascii="Times New Roman" w:hAnsi="Times New Roman"/>
                </w:rPr>
                <w:delText>xx.x</w:delText>
              </w:r>
            </w:del>
          </w:p>
        </w:tc>
        <w:tc>
          <w:tcPr>
            <w:tcW w:w="2616" w:type="dxa"/>
            <w:hideMark/>
          </w:tcPr>
          <w:p w14:paraId="04A22E93" w14:textId="04E814C3" w:rsidR="00FA3E09" w:rsidRPr="00FD35A8" w:rsidDel="00894FB3" w:rsidRDefault="00FA3E09" w:rsidP="008B0793">
            <w:pPr>
              <w:jc w:val="center"/>
              <w:rPr>
                <w:del w:id="1025" w:author="Yali Chen" w:date="2025-12-29T14:21:00Z" w16du:dateUtc="2025-12-29T06:21:00Z"/>
                <w:rFonts w:ascii="Times New Roman" w:hAnsi="Times New Roman"/>
              </w:rPr>
            </w:pPr>
            <w:del w:id="1026" w:author="Yali Chen" w:date="2025-12-29T14:21:00Z" w16du:dateUtc="2025-12-29T06:21:00Z">
              <w:r w:rsidRPr="00FD35A8" w:rsidDel="00894FB3">
                <w:rPr>
                  <w:rFonts w:ascii="Times New Roman" w:hAnsi="Times New Roman"/>
                </w:rPr>
                <w:delText>xx.x</w:delText>
              </w:r>
            </w:del>
          </w:p>
        </w:tc>
        <w:tc>
          <w:tcPr>
            <w:tcW w:w="3028" w:type="dxa"/>
            <w:hideMark/>
          </w:tcPr>
          <w:p w14:paraId="5CE17346" w14:textId="4F2F26E8" w:rsidR="00FA3E09" w:rsidRPr="00FD35A8" w:rsidDel="00894FB3" w:rsidRDefault="00FA3E09" w:rsidP="008B0793">
            <w:pPr>
              <w:jc w:val="center"/>
              <w:rPr>
                <w:del w:id="1027" w:author="Yali Chen" w:date="2025-12-29T14:21:00Z" w16du:dateUtc="2025-12-29T06:21:00Z"/>
                <w:rFonts w:ascii="Times New Roman" w:hAnsi="Times New Roman"/>
              </w:rPr>
            </w:pPr>
            <w:del w:id="1028" w:author="Yali Chen" w:date="2025-12-29T14:21:00Z" w16du:dateUtc="2025-12-29T06:21:00Z">
              <w:r w:rsidRPr="00FD35A8" w:rsidDel="00894FB3">
                <w:rPr>
                  <w:rFonts w:ascii="Times New Roman" w:hAnsi="Times New Roman"/>
                </w:rPr>
                <w:delText>xx.x</w:delText>
              </w:r>
            </w:del>
          </w:p>
        </w:tc>
        <w:tc>
          <w:tcPr>
            <w:tcW w:w="3051" w:type="dxa"/>
            <w:hideMark/>
          </w:tcPr>
          <w:p w14:paraId="50103545" w14:textId="64B91257" w:rsidR="00FA3E09" w:rsidRPr="00FD35A8" w:rsidDel="00894FB3" w:rsidRDefault="00FA3E09" w:rsidP="008B0793">
            <w:pPr>
              <w:jc w:val="center"/>
              <w:rPr>
                <w:del w:id="1029" w:author="Yali Chen" w:date="2025-12-29T14:21:00Z" w16du:dateUtc="2025-12-29T06:21:00Z"/>
                <w:rFonts w:ascii="Times New Roman" w:hAnsi="Times New Roman"/>
              </w:rPr>
            </w:pPr>
            <w:del w:id="1030" w:author="Yali Chen" w:date="2025-12-29T14:21:00Z" w16du:dateUtc="2025-12-29T06:21:00Z">
              <w:r w:rsidRPr="00FD35A8" w:rsidDel="00894FB3">
                <w:rPr>
                  <w:rFonts w:ascii="Times New Roman" w:hAnsi="Times New Roman"/>
                </w:rPr>
                <w:delText>xx.x</w:delText>
              </w:r>
            </w:del>
          </w:p>
        </w:tc>
        <w:tc>
          <w:tcPr>
            <w:tcW w:w="1038" w:type="dxa"/>
            <w:hideMark/>
          </w:tcPr>
          <w:p w14:paraId="18D8870A" w14:textId="2B0190AA" w:rsidR="00FA3E09" w:rsidRPr="00FD35A8" w:rsidDel="00894FB3" w:rsidRDefault="00FA3E09" w:rsidP="008B0793">
            <w:pPr>
              <w:jc w:val="center"/>
              <w:rPr>
                <w:del w:id="1031" w:author="Yali Chen" w:date="2025-12-29T14:21:00Z" w16du:dateUtc="2025-12-29T06:21:00Z"/>
                <w:rFonts w:ascii="Times New Roman" w:hAnsi="Times New Roman"/>
              </w:rPr>
            </w:pPr>
          </w:p>
        </w:tc>
      </w:tr>
      <w:tr w:rsidR="00FA3E09" w:rsidRPr="00FD35A8" w:rsidDel="00894FB3" w14:paraId="36434A52" w14:textId="09B3FA1E" w:rsidTr="008B0793">
        <w:trPr>
          <w:trHeight w:val="285"/>
          <w:del w:id="1032" w:author="Yali Chen" w:date="2025-12-29T14:21:00Z"/>
        </w:trPr>
        <w:tc>
          <w:tcPr>
            <w:tcW w:w="2616" w:type="dxa"/>
            <w:hideMark/>
          </w:tcPr>
          <w:p w14:paraId="2186E933" w14:textId="65C6AE33" w:rsidR="00FA3E09" w:rsidRPr="00FD35A8" w:rsidDel="00894FB3" w:rsidRDefault="00FA3E09">
            <w:pPr>
              <w:rPr>
                <w:del w:id="1033" w:author="Yali Chen" w:date="2025-12-29T14:21:00Z" w16du:dateUtc="2025-12-29T06:21:00Z"/>
                <w:rFonts w:ascii="Times New Roman" w:hAnsi="Times New Roman"/>
              </w:rPr>
            </w:pPr>
            <w:del w:id="1034" w:author="Yali Chen" w:date="2025-12-29T14:21:00Z" w16du:dateUtc="2025-12-29T06:21:00Z">
              <w:r w:rsidRPr="00FD35A8" w:rsidDel="00894FB3">
                <w:rPr>
                  <w:rFonts w:ascii="Times New Roman" w:hAnsi="Times New Roman"/>
                </w:rPr>
                <w:delText>&lt;&lt;…&gt;&gt;</w:delText>
              </w:r>
            </w:del>
          </w:p>
        </w:tc>
        <w:tc>
          <w:tcPr>
            <w:tcW w:w="2221" w:type="dxa"/>
            <w:hideMark/>
          </w:tcPr>
          <w:p w14:paraId="4FAD0E50" w14:textId="69921F54" w:rsidR="00FA3E09" w:rsidRPr="00FD35A8" w:rsidDel="00894FB3" w:rsidRDefault="00FA3E09" w:rsidP="008B0793">
            <w:pPr>
              <w:jc w:val="center"/>
              <w:rPr>
                <w:del w:id="1035" w:author="Yali Chen" w:date="2025-12-29T14:21:00Z" w16du:dateUtc="2025-12-29T06:21:00Z"/>
                <w:rFonts w:ascii="Times New Roman" w:hAnsi="Times New Roman"/>
              </w:rPr>
            </w:pPr>
            <w:del w:id="1036" w:author="Yali Chen" w:date="2025-12-29T14:21:00Z" w16du:dateUtc="2025-12-29T06:21:00Z">
              <w:r w:rsidRPr="00FD35A8" w:rsidDel="00894FB3">
                <w:rPr>
                  <w:rFonts w:ascii="Times New Roman" w:hAnsi="Times New Roman"/>
                </w:rPr>
                <w:delText>xx.x</w:delText>
              </w:r>
            </w:del>
          </w:p>
        </w:tc>
        <w:tc>
          <w:tcPr>
            <w:tcW w:w="2616" w:type="dxa"/>
            <w:hideMark/>
          </w:tcPr>
          <w:p w14:paraId="3D0AE329" w14:textId="2588F731" w:rsidR="00FA3E09" w:rsidRPr="00FD35A8" w:rsidDel="00894FB3" w:rsidRDefault="00FA3E09" w:rsidP="008B0793">
            <w:pPr>
              <w:jc w:val="center"/>
              <w:rPr>
                <w:del w:id="1037" w:author="Yali Chen" w:date="2025-12-29T14:21:00Z" w16du:dateUtc="2025-12-29T06:21:00Z"/>
                <w:rFonts w:ascii="Times New Roman" w:hAnsi="Times New Roman"/>
              </w:rPr>
            </w:pPr>
            <w:del w:id="1038" w:author="Yali Chen" w:date="2025-12-29T14:21:00Z" w16du:dateUtc="2025-12-29T06:21:00Z">
              <w:r w:rsidRPr="00FD35A8" w:rsidDel="00894FB3">
                <w:rPr>
                  <w:rFonts w:ascii="Times New Roman" w:hAnsi="Times New Roman"/>
                </w:rPr>
                <w:delText>xx.x</w:delText>
              </w:r>
            </w:del>
          </w:p>
        </w:tc>
        <w:tc>
          <w:tcPr>
            <w:tcW w:w="3028" w:type="dxa"/>
            <w:hideMark/>
          </w:tcPr>
          <w:p w14:paraId="65B97C66" w14:textId="4B36DFD8" w:rsidR="00FA3E09" w:rsidRPr="00FD35A8" w:rsidDel="00894FB3" w:rsidRDefault="00FA3E09" w:rsidP="008B0793">
            <w:pPr>
              <w:jc w:val="center"/>
              <w:rPr>
                <w:del w:id="1039" w:author="Yali Chen" w:date="2025-12-29T14:21:00Z" w16du:dateUtc="2025-12-29T06:21:00Z"/>
                <w:rFonts w:ascii="Times New Roman" w:hAnsi="Times New Roman"/>
              </w:rPr>
            </w:pPr>
            <w:del w:id="1040" w:author="Yali Chen" w:date="2025-12-29T14:21:00Z" w16du:dateUtc="2025-12-29T06:21:00Z">
              <w:r w:rsidRPr="00FD35A8" w:rsidDel="00894FB3">
                <w:rPr>
                  <w:rFonts w:ascii="Times New Roman" w:hAnsi="Times New Roman"/>
                </w:rPr>
                <w:delText>xx.x</w:delText>
              </w:r>
            </w:del>
          </w:p>
        </w:tc>
        <w:tc>
          <w:tcPr>
            <w:tcW w:w="3051" w:type="dxa"/>
            <w:hideMark/>
          </w:tcPr>
          <w:p w14:paraId="17E65376" w14:textId="227158AB" w:rsidR="00FA3E09" w:rsidRPr="00FD35A8" w:rsidDel="00894FB3" w:rsidRDefault="00FA3E09" w:rsidP="008B0793">
            <w:pPr>
              <w:jc w:val="center"/>
              <w:rPr>
                <w:del w:id="1041" w:author="Yali Chen" w:date="2025-12-29T14:21:00Z" w16du:dateUtc="2025-12-29T06:21:00Z"/>
                <w:rFonts w:ascii="Times New Roman" w:hAnsi="Times New Roman"/>
              </w:rPr>
            </w:pPr>
            <w:del w:id="1042" w:author="Yali Chen" w:date="2025-12-29T14:21:00Z" w16du:dateUtc="2025-12-29T06:21:00Z">
              <w:r w:rsidRPr="00FD35A8" w:rsidDel="00894FB3">
                <w:rPr>
                  <w:rFonts w:ascii="Times New Roman" w:hAnsi="Times New Roman"/>
                </w:rPr>
                <w:delText>xx.x</w:delText>
              </w:r>
            </w:del>
          </w:p>
        </w:tc>
        <w:tc>
          <w:tcPr>
            <w:tcW w:w="1038" w:type="dxa"/>
            <w:hideMark/>
          </w:tcPr>
          <w:p w14:paraId="7A1C99C0" w14:textId="71634DFE" w:rsidR="00FA3E09" w:rsidRPr="00FD35A8" w:rsidDel="00894FB3" w:rsidRDefault="00FA3E09" w:rsidP="008B0793">
            <w:pPr>
              <w:jc w:val="center"/>
              <w:rPr>
                <w:del w:id="1043" w:author="Yali Chen" w:date="2025-12-29T14:21:00Z" w16du:dateUtc="2025-12-29T06:21:00Z"/>
                <w:rFonts w:ascii="Times New Roman" w:hAnsi="Times New Roman"/>
              </w:rPr>
            </w:pPr>
          </w:p>
        </w:tc>
      </w:tr>
      <w:tr w:rsidR="00FA3E09" w:rsidRPr="00FD35A8" w:rsidDel="00894FB3" w14:paraId="6491A56E" w14:textId="1568FF72" w:rsidTr="008B0793">
        <w:trPr>
          <w:trHeight w:val="300"/>
          <w:del w:id="1044" w:author="Yali Chen" w:date="2025-12-29T14:21:00Z"/>
        </w:trPr>
        <w:tc>
          <w:tcPr>
            <w:tcW w:w="2616" w:type="dxa"/>
            <w:tcBorders>
              <w:bottom w:val="single" w:sz="4" w:space="0" w:color="auto"/>
            </w:tcBorders>
            <w:hideMark/>
          </w:tcPr>
          <w:p w14:paraId="4E86F119" w14:textId="04D803D2" w:rsidR="00FA3E09" w:rsidRPr="00FD35A8" w:rsidDel="00894FB3" w:rsidRDefault="00FA3E09">
            <w:pPr>
              <w:rPr>
                <w:del w:id="1045" w:author="Yali Chen" w:date="2025-12-29T14:21:00Z" w16du:dateUtc="2025-12-29T06:21:00Z"/>
                <w:rFonts w:ascii="Times New Roman" w:hAnsi="Times New Roman"/>
              </w:rPr>
            </w:pPr>
            <w:del w:id="1046" w:author="Yali Chen" w:date="2025-12-29T14:21:00Z" w16du:dateUtc="2025-12-29T06:21:00Z">
              <w:r w:rsidRPr="00FD35A8" w:rsidDel="00894FB3">
                <w:rPr>
                  <w:rFonts w:ascii="Times New Roman" w:hAnsi="Times New Roman"/>
                </w:rPr>
                <w:delText>&lt;&lt;…&gt;&gt;</w:delText>
              </w:r>
            </w:del>
          </w:p>
        </w:tc>
        <w:tc>
          <w:tcPr>
            <w:tcW w:w="2221" w:type="dxa"/>
            <w:tcBorders>
              <w:bottom w:val="single" w:sz="4" w:space="0" w:color="auto"/>
            </w:tcBorders>
            <w:hideMark/>
          </w:tcPr>
          <w:p w14:paraId="29DC2699" w14:textId="6E175532" w:rsidR="00FA3E09" w:rsidRPr="00FD35A8" w:rsidDel="00894FB3" w:rsidRDefault="00FA3E09" w:rsidP="008B0793">
            <w:pPr>
              <w:jc w:val="center"/>
              <w:rPr>
                <w:del w:id="1047" w:author="Yali Chen" w:date="2025-12-29T14:21:00Z" w16du:dateUtc="2025-12-29T06:21:00Z"/>
                <w:rFonts w:ascii="Times New Roman" w:hAnsi="Times New Roman"/>
              </w:rPr>
            </w:pPr>
          </w:p>
        </w:tc>
        <w:tc>
          <w:tcPr>
            <w:tcW w:w="2616" w:type="dxa"/>
            <w:tcBorders>
              <w:bottom w:val="single" w:sz="4" w:space="0" w:color="auto"/>
            </w:tcBorders>
            <w:hideMark/>
          </w:tcPr>
          <w:p w14:paraId="7DC17F3D" w14:textId="102C4B10" w:rsidR="00FA3E09" w:rsidRPr="00FD35A8" w:rsidDel="00894FB3" w:rsidRDefault="00FA3E09" w:rsidP="008B0793">
            <w:pPr>
              <w:jc w:val="center"/>
              <w:rPr>
                <w:del w:id="1048" w:author="Yali Chen" w:date="2025-12-29T14:21:00Z" w16du:dateUtc="2025-12-29T06:21:00Z"/>
                <w:rFonts w:ascii="Times New Roman" w:hAnsi="Times New Roman"/>
              </w:rPr>
            </w:pPr>
          </w:p>
        </w:tc>
        <w:tc>
          <w:tcPr>
            <w:tcW w:w="3028" w:type="dxa"/>
            <w:tcBorders>
              <w:bottom w:val="single" w:sz="4" w:space="0" w:color="auto"/>
            </w:tcBorders>
            <w:hideMark/>
          </w:tcPr>
          <w:p w14:paraId="033B4831" w14:textId="0E486DDF" w:rsidR="00FA3E09" w:rsidRPr="00FD35A8" w:rsidDel="00894FB3" w:rsidRDefault="00FA3E09" w:rsidP="008B0793">
            <w:pPr>
              <w:jc w:val="center"/>
              <w:rPr>
                <w:del w:id="1049" w:author="Yali Chen" w:date="2025-12-29T14:21:00Z" w16du:dateUtc="2025-12-29T06:21:00Z"/>
                <w:rFonts w:ascii="Times New Roman" w:hAnsi="Times New Roman"/>
              </w:rPr>
            </w:pPr>
          </w:p>
        </w:tc>
        <w:tc>
          <w:tcPr>
            <w:tcW w:w="3051" w:type="dxa"/>
            <w:tcBorders>
              <w:bottom w:val="single" w:sz="4" w:space="0" w:color="auto"/>
            </w:tcBorders>
            <w:hideMark/>
          </w:tcPr>
          <w:p w14:paraId="144D2B30" w14:textId="0BABBB50" w:rsidR="00FA3E09" w:rsidRPr="00FD35A8" w:rsidDel="00894FB3" w:rsidRDefault="00FA3E09" w:rsidP="008B0793">
            <w:pPr>
              <w:jc w:val="center"/>
              <w:rPr>
                <w:del w:id="1050" w:author="Yali Chen" w:date="2025-12-29T14:21:00Z" w16du:dateUtc="2025-12-29T06:21:00Z"/>
                <w:rFonts w:ascii="Times New Roman" w:hAnsi="Times New Roman"/>
              </w:rPr>
            </w:pPr>
          </w:p>
        </w:tc>
        <w:tc>
          <w:tcPr>
            <w:tcW w:w="1038" w:type="dxa"/>
            <w:tcBorders>
              <w:bottom w:val="single" w:sz="4" w:space="0" w:color="auto"/>
            </w:tcBorders>
            <w:hideMark/>
          </w:tcPr>
          <w:p w14:paraId="6F7E8A6F" w14:textId="563DA17C" w:rsidR="00FA3E09" w:rsidRPr="00FD35A8" w:rsidDel="00894FB3" w:rsidRDefault="00FA3E09" w:rsidP="008B0793">
            <w:pPr>
              <w:jc w:val="center"/>
              <w:rPr>
                <w:del w:id="1051" w:author="Yali Chen" w:date="2025-12-29T14:21:00Z" w16du:dateUtc="2025-12-29T06:21:00Z"/>
                <w:rFonts w:ascii="Times New Roman" w:hAnsi="Times New Roman"/>
              </w:rPr>
            </w:pPr>
          </w:p>
        </w:tc>
      </w:tr>
    </w:tbl>
    <w:p w14:paraId="6558956B" w14:textId="76834E90" w:rsidR="00CA23ED" w:rsidRPr="00FD35A8" w:rsidDel="00894FB3" w:rsidRDefault="00CA23ED" w:rsidP="00CA23ED">
      <w:pPr>
        <w:rPr>
          <w:del w:id="1052" w:author="Yali Chen" w:date="2025-12-29T14:21:00Z" w16du:dateUtc="2025-12-29T06:21:00Z"/>
          <w:rFonts w:ascii="Times New Roman" w:hAnsi="Times New Roman" w:cs="Times New Roman"/>
          <w:szCs w:val="20"/>
        </w:rPr>
      </w:pPr>
      <w:del w:id="1053" w:author="Yali Chen" w:date="2025-12-29T14:21:00Z" w16du:dateUtc="2025-12-29T06:21:00Z">
        <w:r w:rsidRPr="00FD35A8" w:rsidDel="00894FB3">
          <w:rPr>
            <w:rFonts w:ascii="Times New Roman" w:hAnsi="Times New Roman" w:cs="Times New Roman"/>
            <w:szCs w:val="20"/>
          </w:rPr>
          <w:delText>Note:</w:delText>
        </w:r>
      </w:del>
    </w:p>
    <w:p w14:paraId="7845966A" w14:textId="60D4F463" w:rsidR="00F45EAC" w:rsidRPr="00FD35A8" w:rsidDel="00894FB3" w:rsidRDefault="00CA23ED" w:rsidP="00CA23ED">
      <w:pPr>
        <w:rPr>
          <w:del w:id="1054" w:author="Yali Chen" w:date="2025-12-29T14:21:00Z" w16du:dateUtc="2025-12-29T06:21:00Z"/>
          <w:rFonts w:ascii="Times New Roman" w:hAnsi="Times New Roman" w:cs="Times New Roman"/>
          <w:szCs w:val="20"/>
        </w:rPr>
      </w:pPr>
      <w:del w:id="1055" w:author="Yali Chen" w:date="2025-12-29T14:21:00Z" w16du:dateUtc="2025-12-29T06:21:00Z">
        <w:r w:rsidRPr="00FD35A8" w:rsidDel="00894FB3">
          <w:rPr>
            <w:rFonts w:ascii="Times New Roman" w:hAnsi="Times New Roman" w:cs="Times New Roman"/>
            <w:szCs w:val="20"/>
          </w:rPr>
          <w:delText>Full analysis set (FAS): Subjects who have received cell infusion in the analysis set of eligible subjects (ASES). FAS will be mainly used for the analysis of baseline data and efficacy analysis</w:delText>
        </w:r>
        <w:r w:rsidR="00F45EAC" w:rsidRPr="00FD35A8" w:rsidDel="00894FB3">
          <w:rPr>
            <w:rFonts w:ascii="Times New Roman" w:hAnsi="Times New Roman" w:cs="Times New Roman"/>
            <w:szCs w:val="20"/>
          </w:rPr>
          <w:delText>.</w:delText>
        </w:r>
      </w:del>
    </w:p>
    <w:p w14:paraId="448AD0C7" w14:textId="541085D0" w:rsidR="00C907BA" w:rsidRPr="00FD35A8" w:rsidDel="00894FB3" w:rsidRDefault="003B35FD" w:rsidP="00CA23ED">
      <w:pPr>
        <w:rPr>
          <w:del w:id="1056" w:author="Yali Chen" w:date="2025-12-29T14:21:00Z" w16du:dateUtc="2025-12-29T06:21:00Z"/>
          <w:rFonts w:ascii="Times New Roman" w:hAnsi="Times New Roman" w:cs="Times New Roman"/>
          <w:szCs w:val="20"/>
        </w:rPr>
      </w:pPr>
      <w:del w:id="1057" w:author="Yali Chen" w:date="2025-12-29T14:21:00Z" w16du:dateUtc="2025-12-29T06:21:00Z">
        <w:r w:rsidRPr="00FD35A8" w:rsidDel="00894FB3">
          <w:rPr>
            <w:rFonts w:ascii="Times New Roman" w:hAnsi="Times New Roman" w:cs="Times New Roman"/>
            <w:szCs w:val="20"/>
          </w:rPr>
          <w:delText>IIM: Idiopathic Inflammatory Myopathies.</w:delText>
        </w:r>
      </w:del>
    </w:p>
    <w:p w14:paraId="11D1E16A" w14:textId="71ED347B" w:rsidR="00547CFC" w:rsidRPr="00FD35A8" w:rsidDel="00894FB3" w:rsidRDefault="00547CFC" w:rsidP="00547CFC">
      <w:pPr>
        <w:rPr>
          <w:del w:id="1058" w:author="Yali Chen" w:date="2025-12-29T14:21:00Z" w16du:dateUtc="2025-12-29T06:21:00Z"/>
          <w:rFonts w:ascii="Times New Roman" w:hAnsi="Times New Roman" w:cs="Times New Roman"/>
          <w:bCs/>
          <w:i/>
          <w:iCs/>
          <w:szCs w:val="20"/>
        </w:rPr>
      </w:pPr>
      <w:del w:id="1059" w:author="Yali Chen" w:date="2025-12-29T14:21:00Z" w16du:dateUtc="2025-12-29T06:21:00Z">
        <w:r w:rsidRPr="00FD35A8" w:rsidDel="00894FB3">
          <w:rPr>
            <w:rFonts w:ascii="Times New Roman" w:hAnsi="Times New Roman" w:cs="Times New Roman"/>
            <w:bCs/>
            <w:i/>
            <w:iCs/>
            <w:szCs w:val="20"/>
          </w:rPr>
          <w:delText>Programming note:</w:delText>
        </w:r>
      </w:del>
    </w:p>
    <w:p w14:paraId="503B6656" w14:textId="71E181EF" w:rsidR="00547CFC" w:rsidRPr="00FD35A8" w:rsidDel="00894FB3" w:rsidRDefault="00547CFC" w:rsidP="00CA23ED">
      <w:pPr>
        <w:rPr>
          <w:del w:id="1060" w:author="Yali Chen" w:date="2025-12-29T14:21:00Z" w16du:dateUtc="2025-12-29T06:21:00Z"/>
          <w:rFonts w:ascii="Times New Roman" w:hAnsi="Times New Roman" w:cs="Times New Roman"/>
          <w:bCs/>
          <w:i/>
          <w:iCs/>
          <w:szCs w:val="20"/>
        </w:rPr>
      </w:pPr>
      <w:del w:id="1061" w:author="Yali Chen" w:date="2025-12-29T14:21:00Z" w16du:dateUtc="2025-12-29T06:21:00Z">
        <w:r w:rsidRPr="00FD35A8" w:rsidDel="00894FB3">
          <w:rPr>
            <w:rFonts w:ascii="Times New Roman" w:hAnsi="Times New Roman" w:cs="Times New Roman"/>
            <w:bCs/>
            <w:i/>
            <w:iCs/>
            <w:szCs w:val="20"/>
          </w:rPr>
          <w:delText xml:space="preserve">CK is </w:delText>
        </w:r>
      </w:del>
      <w:del w:id="1062" w:author="Yali Chen" w:date="2025-12-17T13:19:00Z" w16du:dateUtc="2025-12-17T05:19:00Z">
        <w:r w:rsidRPr="00FD35A8" w:rsidDel="00064B71">
          <w:rPr>
            <w:rFonts w:ascii="Times New Roman" w:hAnsi="Times New Roman" w:cs="Times New Roman"/>
            <w:bCs/>
            <w:i/>
            <w:iCs/>
            <w:szCs w:val="20"/>
          </w:rPr>
          <w:delText>an item of</w:delText>
        </w:r>
      </w:del>
      <w:del w:id="1063" w:author="Yali Chen" w:date="2025-12-29T14:21:00Z" w16du:dateUtc="2025-12-29T06:21:00Z">
        <w:r w:rsidRPr="00FD35A8" w:rsidDel="00894FB3">
          <w:rPr>
            <w:rFonts w:ascii="Times New Roman" w:hAnsi="Times New Roman" w:cs="Times New Roman"/>
            <w:bCs/>
            <w:i/>
            <w:iCs/>
            <w:szCs w:val="20"/>
          </w:rPr>
          <w:delText xml:space="preserve"> muscle enzymes</w:delText>
        </w:r>
      </w:del>
    </w:p>
    <w:p w14:paraId="66BEAB5F" w14:textId="4BB8CA22" w:rsidR="00252901" w:rsidRPr="00FD35A8" w:rsidDel="00894FB3" w:rsidRDefault="00252901" w:rsidP="00252901">
      <w:pPr>
        <w:widowControl/>
        <w:rPr>
          <w:del w:id="1064" w:author="Yali Chen" w:date="2025-12-29T14:21:00Z" w16du:dateUtc="2025-12-29T06:21:00Z"/>
          <w:rFonts w:ascii="Times New Roman" w:hAnsi="Times New Roman" w:cs="Times New Roman"/>
          <w:szCs w:val="20"/>
        </w:rPr>
      </w:pPr>
      <w:del w:id="1065" w:author="Yali Chen" w:date="2025-12-29T14:21:00Z" w16du:dateUtc="2025-12-29T06:21:00Z">
        <w:r w:rsidRPr="00FD35A8" w:rsidDel="00894FB3">
          <w:rPr>
            <w:rFonts w:ascii="Times New Roman" w:hAnsi="Times New Roman" w:cs="Times New Roman"/>
            <w:szCs w:val="20"/>
          </w:rPr>
          <w:br w:type="page"/>
        </w:r>
      </w:del>
    </w:p>
    <w:p w14:paraId="64934208" w14:textId="1E184AA2" w:rsidR="00B35DC5" w:rsidRPr="00FD35A8" w:rsidRDefault="00B35DC5" w:rsidP="00B35DC5">
      <w:pPr>
        <w:pStyle w:val="TFLshelltitle1"/>
        <w:rPr>
          <w:rStyle w:val="Heading3Char1"/>
          <w:rFonts w:eastAsiaTheme="majorEastAsia"/>
          <w:b/>
          <w:kern w:val="0"/>
          <w:sz w:val="20"/>
          <w:szCs w:val="20"/>
          <w:lang w:eastAsia="zh-CN"/>
        </w:rPr>
      </w:pPr>
      <w:bookmarkStart w:id="1066" w:name="_Toc217918910"/>
      <w:r w:rsidRPr="00FD35A8">
        <w:rPr>
          <w:rStyle w:val="Heading3Char1"/>
          <w:rFonts w:eastAsia="宋体"/>
          <w:b/>
          <w:bCs/>
          <w:color w:val="000000"/>
          <w:sz w:val="20"/>
          <w:szCs w:val="20"/>
          <w:lang w:eastAsia="zh-CN"/>
        </w:rPr>
        <w:lastRenderedPageBreak/>
        <w:t>Listing 14.1.3.</w:t>
      </w:r>
      <w:r w:rsidR="000A4421"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Pr="00FD35A8">
        <w:rPr>
          <w:szCs w:val="20"/>
          <w:lang w:eastAsia="zh-CN"/>
        </w:rPr>
        <w:t>Baseline Lab Values (&lt;&lt;</w:t>
      </w:r>
      <w:r w:rsidR="000A4421" w:rsidRPr="00FD35A8">
        <w:rPr>
          <w:szCs w:val="20"/>
          <w:lang w:eastAsia="zh-CN"/>
        </w:rPr>
        <w:t>SSc</w:t>
      </w:r>
      <w:r w:rsidRPr="00FD35A8">
        <w:rPr>
          <w:szCs w:val="20"/>
          <w:lang w:eastAsia="zh-CN"/>
        </w:rPr>
        <w:t xml:space="preserve"> Cohort&gt;&gt; Full Analysis Set)</w:t>
      </w:r>
      <w:bookmarkEnd w:id="106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4"/>
        <w:gridCol w:w="1891"/>
        <w:gridCol w:w="2616"/>
        <w:gridCol w:w="2473"/>
        <w:gridCol w:w="2518"/>
        <w:gridCol w:w="1038"/>
      </w:tblGrid>
      <w:tr w:rsidR="00B35DC5" w:rsidRPr="00FD35A8" w14:paraId="16219986" w14:textId="77777777" w:rsidTr="006921A2">
        <w:trPr>
          <w:trHeight w:val="285"/>
        </w:trPr>
        <w:tc>
          <w:tcPr>
            <w:tcW w:w="2616" w:type="dxa"/>
            <w:tcBorders>
              <w:top w:val="single" w:sz="4" w:space="0" w:color="auto"/>
            </w:tcBorders>
            <w:noWrap/>
            <w:hideMark/>
          </w:tcPr>
          <w:p w14:paraId="00592685" w14:textId="07B65FED" w:rsidR="00B35DC5" w:rsidRPr="00FD35A8" w:rsidRDefault="00B35DC5"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77276839"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DD63D7B"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5F0179C3"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56A92520"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E130100</w:t>
            </w:r>
            <w:del w:id="1067"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32021D0F" w14:textId="77777777" w:rsidR="00B35DC5" w:rsidRPr="00FD35A8" w:rsidRDefault="00B35DC5" w:rsidP="006921A2">
            <w:pPr>
              <w:jc w:val="center"/>
              <w:rPr>
                <w:rFonts w:ascii="Times New Roman" w:hAnsi="Times New Roman"/>
              </w:rPr>
            </w:pPr>
            <w:r w:rsidRPr="00FD35A8">
              <w:rPr>
                <w:rFonts w:ascii="Times New Roman" w:eastAsia="等线" w:hAnsi="Times New Roman"/>
                <w:color w:val="000000"/>
              </w:rPr>
              <w:t>&lt;&lt;…&gt;&gt;</w:t>
            </w:r>
          </w:p>
        </w:tc>
      </w:tr>
      <w:tr w:rsidR="00B35DC5" w:rsidRPr="00FD35A8" w14:paraId="3C9D4B79" w14:textId="77777777" w:rsidTr="006921A2">
        <w:trPr>
          <w:trHeight w:val="300"/>
        </w:trPr>
        <w:tc>
          <w:tcPr>
            <w:tcW w:w="2616" w:type="dxa"/>
            <w:tcBorders>
              <w:bottom w:val="single" w:sz="4" w:space="0" w:color="auto"/>
            </w:tcBorders>
            <w:hideMark/>
          </w:tcPr>
          <w:p w14:paraId="220B71B0" w14:textId="388BBAE9" w:rsidR="00B35DC5" w:rsidRPr="00FD35A8" w:rsidRDefault="00B35DC5"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2C1535C5"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44BC8F52"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0D324F1"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F3CF776" w14:textId="77777777" w:rsidR="00B35DC5" w:rsidRPr="00FD35A8" w:rsidRDefault="00B35DC5"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30EE2F67" w14:textId="77777777" w:rsidR="00B35DC5" w:rsidRPr="00FD35A8" w:rsidRDefault="00B35DC5" w:rsidP="006921A2">
            <w:pPr>
              <w:jc w:val="center"/>
              <w:rPr>
                <w:rFonts w:ascii="Times New Roman" w:hAnsi="Times New Roman"/>
              </w:rPr>
            </w:pPr>
          </w:p>
        </w:tc>
      </w:tr>
      <w:tr w:rsidR="00B35DC5" w:rsidRPr="00FD35A8" w14:paraId="6E3D8548" w14:textId="77777777" w:rsidTr="006921A2">
        <w:trPr>
          <w:trHeight w:val="285"/>
        </w:trPr>
        <w:tc>
          <w:tcPr>
            <w:tcW w:w="2616" w:type="dxa"/>
            <w:tcBorders>
              <w:top w:val="single" w:sz="4" w:space="0" w:color="auto"/>
            </w:tcBorders>
            <w:hideMark/>
          </w:tcPr>
          <w:p w14:paraId="79653E9D" w14:textId="65726052" w:rsidR="00B35DC5" w:rsidRPr="00FD35A8" w:rsidRDefault="00D40AD1" w:rsidP="006921A2">
            <w:pPr>
              <w:rPr>
                <w:rFonts w:ascii="Times New Roman" w:hAnsi="Times New Roman"/>
                <w:lang w:eastAsia="zh-CN"/>
              </w:rPr>
            </w:pPr>
            <w:commentRangeStart w:id="1068"/>
            <w:commentRangeStart w:id="1069"/>
            <w:commentRangeStart w:id="1070"/>
            <w:commentRangeStart w:id="1071"/>
            <w:commentRangeStart w:id="1072"/>
            <w:r w:rsidRPr="00FD35A8">
              <w:rPr>
                <w:rFonts w:ascii="Times New Roman" w:hAnsi="Times New Roman"/>
                <w:lang w:eastAsia="zh-CN"/>
              </w:rPr>
              <w:t xml:space="preserve">hs-CRP </w:t>
            </w:r>
            <w:r w:rsidRPr="00FD35A8">
              <w:rPr>
                <w:rFonts w:ascii="Times New Roman" w:hAnsi="Times New Roman"/>
              </w:rPr>
              <w:t>(&lt;&lt;unit&gt;&gt;)</w:t>
            </w:r>
            <w:commentRangeEnd w:id="1068"/>
            <w:r w:rsidR="001B7BE9" w:rsidRPr="00FD35A8">
              <w:rPr>
                <w:rStyle w:val="CommentReference"/>
                <w:rFonts w:ascii="Times New Roman" w:hAnsi="Times New Roman"/>
                <w:sz w:val="20"/>
                <w:szCs w:val="20"/>
                <w:lang w:eastAsia="zh-CN"/>
              </w:rPr>
              <w:commentReference w:id="1068"/>
            </w:r>
            <w:commentRangeEnd w:id="1069"/>
            <w:r w:rsidR="0084680C" w:rsidRPr="00FD35A8">
              <w:rPr>
                <w:rStyle w:val="CommentReference"/>
                <w:rFonts w:ascii="Times New Roman" w:hAnsi="Times New Roman"/>
                <w:sz w:val="20"/>
                <w:szCs w:val="20"/>
                <w:lang w:eastAsia="zh-CN"/>
              </w:rPr>
              <w:commentReference w:id="1069"/>
            </w:r>
            <w:commentRangeEnd w:id="1070"/>
            <w:r w:rsidR="00DC44C6" w:rsidRPr="00FD35A8">
              <w:rPr>
                <w:rStyle w:val="CommentReference"/>
                <w:rFonts w:ascii="Times New Roman" w:hAnsi="Times New Roman"/>
                <w:sz w:val="20"/>
                <w:szCs w:val="20"/>
                <w:lang w:eastAsia="zh-CN"/>
              </w:rPr>
              <w:commentReference w:id="1070"/>
            </w:r>
            <w:commentRangeEnd w:id="1071"/>
            <w:r w:rsidR="002268EB" w:rsidRPr="00FD35A8">
              <w:rPr>
                <w:rStyle w:val="CommentReference"/>
                <w:rFonts w:ascii="Times New Roman" w:hAnsi="Times New Roman"/>
                <w:sz w:val="20"/>
                <w:szCs w:val="20"/>
                <w:lang w:eastAsia="zh-CN"/>
              </w:rPr>
              <w:commentReference w:id="1071"/>
            </w:r>
            <w:commentRangeEnd w:id="1072"/>
            <w:r w:rsidR="00DD28F5" w:rsidRPr="00FD35A8">
              <w:rPr>
                <w:rStyle w:val="CommentReference"/>
                <w:rFonts w:ascii="Times New Roman" w:hAnsi="Times New Roman"/>
                <w:sz w:val="20"/>
                <w:szCs w:val="20"/>
                <w:lang w:eastAsia="zh-CN"/>
              </w:rPr>
              <w:commentReference w:id="1072"/>
            </w:r>
          </w:p>
        </w:tc>
        <w:tc>
          <w:tcPr>
            <w:tcW w:w="2221" w:type="dxa"/>
            <w:tcBorders>
              <w:top w:val="single" w:sz="4" w:space="0" w:color="auto"/>
            </w:tcBorders>
            <w:hideMark/>
          </w:tcPr>
          <w:p w14:paraId="3C200F3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tcBorders>
              <w:top w:val="single" w:sz="4" w:space="0" w:color="auto"/>
            </w:tcBorders>
            <w:hideMark/>
          </w:tcPr>
          <w:p w14:paraId="34F36B8C"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tcBorders>
              <w:top w:val="single" w:sz="4" w:space="0" w:color="auto"/>
            </w:tcBorders>
            <w:hideMark/>
          </w:tcPr>
          <w:p w14:paraId="79719BC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tcBorders>
              <w:top w:val="single" w:sz="4" w:space="0" w:color="auto"/>
            </w:tcBorders>
            <w:hideMark/>
          </w:tcPr>
          <w:p w14:paraId="1672B4F5"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tcBorders>
              <w:top w:val="single" w:sz="4" w:space="0" w:color="auto"/>
            </w:tcBorders>
            <w:noWrap/>
            <w:hideMark/>
          </w:tcPr>
          <w:p w14:paraId="4994D85F" w14:textId="77777777" w:rsidR="00B35DC5" w:rsidRPr="00FD35A8" w:rsidRDefault="00B35DC5" w:rsidP="006921A2">
            <w:pPr>
              <w:jc w:val="center"/>
              <w:rPr>
                <w:rFonts w:ascii="Times New Roman" w:hAnsi="Times New Roman"/>
              </w:rPr>
            </w:pPr>
          </w:p>
        </w:tc>
      </w:tr>
      <w:tr w:rsidR="00B35DC5" w:rsidRPr="00FD35A8" w14:paraId="48E82800" w14:textId="77777777" w:rsidTr="006921A2">
        <w:trPr>
          <w:trHeight w:val="285"/>
        </w:trPr>
        <w:tc>
          <w:tcPr>
            <w:tcW w:w="2616" w:type="dxa"/>
            <w:hideMark/>
          </w:tcPr>
          <w:p w14:paraId="492F1404" w14:textId="6B59D6D0" w:rsidR="00B35DC5" w:rsidRPr="00FD35A8" w:rsidRDefault="009A08A0" w:rsidP="006921A2">
            <w:pPr>
              <w:rPr>
                <w:rFonts w:ascii="Times New Roman" w:hAnsi="Times New Roman"/>
              </w:rPr>
            </w:pPr>
            <w:r w:rsidRPr="00FD35A8">
              <w:rPr>
                <w:rFonts w:ascii="Times New Roman" w:hAnsi="Times New Roman"/>
                <w:lang w:eastAsia="zh-CN"/>
              </w:rPr>
              <w:t>ESR</w:t>
            </w:r>
            <w:r w:rsidR="00B35DC5" w:rsidRPr="00FD35A8">
              <w:rPr>
                <w:rFonts w:ascii="Times New Roman" w:hAnsi="Times New Roman"/>
                <w:lang w:eastAsia="zh-CN"/>
              </w:rPr>
              <w:t xml:space="preserve"> </w:t>
            </w:r>
            <w:r w:rsidR="00B35DC5" w:rsidRPr="00FD35A8">
              <w:rPr>
                <w:rFonts w:ascii="Times New Roman" w:hAnsi="Times New Roman"/>
              </w:rPr>
              <w:t>(&lt;&lt;unit&gt;&gt;)</w:t>
            </w:r>
          </w:p>
        </w:tc>
        <w:tc>
          <w:tcPr>
            <w:tcW w:w="2221" w:type="dxa"/>
            <w:hideMark/>
          </w:tcPr>
          <w:p w14:paraId="2E1FB6D8"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11B64AB2"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195C5A6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070586DA"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7A1313B6" w14:textId="77777777" w:rsidR="00B35DC5" w:rsidRPr="00FD35A8" w:rsidRDefault="00B35DC5" w:rsidP="006921A2">
            <w:pPr>
              <w:jc w:val="center"/>
              <w:rPr>
                <w:rFonts w:ascii="Times New Roman" w:hAnsi="Times New Roman"/>
              </w:rPr>
            </w:pPr>
          </w:p>
        </w:tc>
      </w:tr>
      <w:tr w:rsidR="00B35DC5" w:rsidRPr="00FD35A8" w14:paraId="749F3D97" w14:textId="77777777" w:rsidTr="006921A2">
        <w:trPr>
          <w:trHeight w:val="285"/>
        </w:trPr>
        <w:tc>
          <w:tcPr>
            <w:tcW w:w="2616" w:type="dxa"/>
            <w:hideMark/>
          </w:tcPr>
          <w:p w14:paraId="0D535DA5" w14:textId="37137C84" w:rsidR="00B35DC5" w:rsidRPr="00FD35A8" w:rsidRDefault="009A08A0" w:rsidP="006921A2">
            <w:pPr>
              <w:rPr>
                <w:rFonts w:ascii="Times New Roman" w:hAnsi="Times New Roman"/>
                <w:color w:val="FF0000"/>
                <w:rPrChange w:id="1073" w:author="Pan, Zhemin" w:date="2025-12-13T12:28:00Z" w16du:dateUtc="2025-12-13T04:28:00Z">
                  <w:rPr>
                    <w:rFonts w:ascii="Times New Roman" w:hAnsi="Times New Roman"/>
                  </w:rPr>
                </w:rPrChange>
              </w:rPr>
            </w:pPr>
            <w:r w:rsidRPr="00FD35A8">
              <w:rPr>
                <w:rFonts w:ascii="Times New Roman" w:hAnsi="Times New Roman"/>
                <w:color w:val="FF0000"/>
                <w:rPrChange w:id="1074" w:author="Pan, Zhemin" w:date="2025-12-13T12:28:00Z" w16du:dateUtc="2025-12-13T04:28:00Z">
                  <w:rPr>
                    <w:rFonts w:ascii="Times New Roman" w:hAnsi="Times New Roman"/>
                  </w:rPr>
                </w:rPrChange>
              </w:rPr>
              <w:t>ANA (&lt;&lt;unit&gt;&gt;)</w:t>
            </w:r>
          </w:p>
        </w:tc>
        <w:tc>
          <w:tcPr>
            <w:tcW w:w="2221" w:type="dxa"/>
            <w:hideMark/>
          </w:tcPr>
          <w:p w14:paraId="523C4E05" w14:textId="77777777" w:rsidR="00B35DC5" w:rsidRPr="00FD35A8" w:rsidRDefault="00B35DC5" w:rsidP="006921A2">
            <w:pPr>
              <w:jc w:val="center"/>
              <w:rPr>
                <w:rFonts w:ascii="Times New Roman" w:hAnsi="Times New Roman"/>
                <w:color w:val="FF0000"/>
                <w:rPrChange w:id="1075" w:author="Pan, Zhemin" w:date="2025-12-13T12:28:00Z" w16du:dateUtc="2025-12-13T04:28:00Z">
                  <w:rPr>
                    <w:rFonts w:ascii="Times New Roman" w:hAnsi="Times New Roman"/>
                  </w:rPr>
                </w:rPrChange>
              </w:rPr>
            </w:pPr>
            <w:r w:rsidRPr="00FD35A8">
              <w:rPr>
                <w:rFonts w:ascii="Times New Roman" w:hAnsi="Times New Roman"/>
                <w:color w:val="FF0000"/>
                <w:rPrChange w:id="1076" w:author="Pan, Zhemin" w:date="2025-12-13T12:28:00Z" w16du:dateUtc="2025-12-13T04:28:00Z">
                  <w:rPr>
                    <w:rFonts w:ascii="Times New Roman" w:hAnsi="Times New Roman"/>
                  </w:rPr>
                </w:rPrChange>
              </w:rPr>
              <w:t>xx.x</w:t>
            </w:r>
          </w:p>
        </w:tc>
        <w:tc>
          <w:tcPr>
            <w:tcW w:w="2616" w:type="dxa"/>
            <w:hideMark/>
          </w:tcPr>
          <w:p w14:paraId="6E89EFCE" w14:textId="77777777" w:rsidR="00B35DC5" w:rsidRPr="00FD35A8" w:rsidRDefault="00B35DC5" w:rsidP="006921A2">
            <w:pPr>
              <w:jc w:val="center"/>
              <w:rPr>
                <w:rFonts w:ascii="Times New Roman" w:hAnsi="Times New Roman"/>
                <w:color w:val="FF0000"/>
                <w:rPrChange w:id="1077" w:author="Pan, Zhemin" w:date="2025-12-13T12:28:00Z" w16du:dateUtc="2025-12-13T04:28:00Z">
                  <w:rPr>
                    <w:rFonts w:ascii="Times New Roman" w:hAnsi="Times New Roman"/>
                  </w:rPr>
                </w:rPrChange>
              </w:rPr>
            </w:pPr>
            <w:r w:rsidRPr="00FD35A8">
              <w:rPr>
                <w:rFonts w:ascii="Times New Roman" w:hAnsi="Times New Roman"/>
                <w:color w:val="FF0000"/>
                <w:rPrChange w:id="1078" w:author="Pan, Zhemin" w:date="2025-12-13T12:28:00Z" w16du:dateUtc="2025-12-13T04:28:00Z">
                  <w:rPr>
                    <w:rFonts w:ascii="Times New Roman" w:hAnsi="Times New Roman"/>
                  </w:rPr>
                </w:rPrChange>
              </w:rPr>
              <w:t>xx.x</w:t>
            </w:r>
          </w:p>
        </w:tc>
        <w:tc>
          <w:tcPr>
            <w:tcW w:w="3028" w:type="dxa"/>
            <w:hideMark/>
          </w:tcPr>
          <w:p w14:paraId="3CC19172" w14:textId="77777777" w:rsidR="00B35DC5" w:rsidRPr="00FD35A8" w:rsidRDefault="00B35DC5" w:rsidP="006921A2">
            <w:pPr>
              <w:jc w:val="center"/>
              <w:rPr>
                <w:rFonts w:ascii="Times New Roman" w:hAnsi="Times New Roman"/>
                <w:color w:val="FF0000"/>
                <w:rPrChange w:id="1079" w:author="Pan, Zhemin" w:date="2025-12-13T12:28:00Z" w16du:dateUtc="2025-12-13T04:28:00Z">
                  <w:rPr>
                    <w:rFonts w:ascii="Times New Roman" w:hAnsi="Times New Roman"/>
                  </w:rPr>
                </w:rPrChange>
              </w:rPr>
            </w:pPr>
            <w:r w:rsidRPr="00FD35A8">
              <w:rPr>
                <w:rFonts w:ascii="Times New Roman" w:hAnsi="Times New Roman"/>
                <w:color w:val="FF0000"/>
                <w:rPrChange w:id="1080" w:author="Pan, Zhemin" w:date="2025-12-13T12:28:00Z" w16du:dateUtc="2025-12-13T04:28:00Z">
                  <w:rPr>
                    <w:rFonts w:ascii="Times New Roman" w:hAnsi="Times New Roman"/>
                  </w:rPr>
                </w:rPrChange>
              </w:rPr>
              <w:t>xx.x</w:t>
            </w:r>
          </w:p>
        </w:tc>
        <w:tc>
          <w:tcPr>
            <w:tcW w:w="3051" w:type="dxa"/>
            <w:hideMark/>
          </w:tcPr>
          <w:p w14:paraId="68F5938F" w14:textId="77777777" w:rsidR="00B35DC5" w:rsidRPr="00FD35A8" w:rsidRDefault="00B35DC5" w:rsidP="006921A2">
            <w:pPr>
              <w:jc w:val="center"/>
              <w:rPr>
                <w:rFonts w:ascii="Times New Roman" w:hAnsi="Times New Roman"/>
                <w:color w:val="FF0000"/>
                <w:rPrChange w:id="1081" w:author="Pan, Zhemin" w:date="2025-12-13T12:28:00Z" w16du:dateUtc="2025-12-13T04:28:00Z">
                  <w:rPr>
                    <w:rFonts w:ascii="Times New Roman" w:hAnsi="Times New Roman"/>
                  </w:rPr>
                </w:rPrChange>
              </w:rPr>
            </w:pPr>
            <w:r w:rsidRPr="00FD35A8">
              <w:rPr>
                <w:rFonts w:ascii="Times New Roman" w:hAnsi="Times New Roman"/>
                <w:color w:val="FF0000"/>
                <w:rPrChange w:id="1082" w:author="Pan, Zhemin" w:date="2025-12-13T12:28:00Z" w16du:dateUtc="2025-12-13T04:28:00Z">
                  <w:rPr>
                    <w:rFonts w:ascii="Times New Roman" w:hAnsi="Times New Roman"/>
                  </w:rPr>
                </w:rPrChange>
              </w:rPr>
              <w:t>xx.x</w:t>
            </w:r>
          </w:p>
        </w:tc>
        <w:tc>
          <w:tcPr>
            <w:tcW w:w="1038" w:type="dxa"/>
            <w:hideMark/>
          </w:tcPr>
          <w:p w14:paraId="302ACA4A" w14:textId="77777777" w:rsidR="00B35DC5" w:rsidRPr="00FD35A8" w:rsidRDefault="00B35DC5" w:rsidP="006921A2">
            <w:pPr>
              <w:jc w:val="center"/>
              <w:rPr>
                <w:rFonts w:ascii="Times New Roman" w:hAnsi="Times New Roman"/>
              </w:rPr>
            </w:pPr>
          </w:p>
        </w:tc>
      </w:tr>
      <w:tr w:rsidR="00B35DC5" w:rsidRPr="00FD35A8" w14:paraId="63C49144" w14:textId="77777777" w:rsidTr="006921A2">
        <w:trPr>
          <w:trHeight w:val="285"/>
        </w:trPr>
        <w:tc>
          <w:tcPr>
            <w:tcW w:w="2616" w:type="dxa"/>
            <w:hideMark/>
          </w:tcPr>
          <w:p w14:paraId="1C0AB95A" w14:textId="30FF8B9C" w:rsidR="00B35DC5" w:rsidRPr="00FD35A8" w:rsidRDefault="009A08A0" w:rsidP="006921A2">
            <w:pPr>
              <w:rPr>
                <w:rFonts w:ascii="Times New Roman" w:hAnsi="Times New Roman"/>
                <w:color w:val="FF0000"/>
                <w:rPrChange w:id="1083" w:author="Pan, Zhemin" w:date="2025-12-13T12:28:00Z" w16du:dateUtc="2025-12-13T04:28:00Z">
                  <w:rPr>
                    <w:rFonts w:ascii="Times New Roman" w:hAnsi="Times New Roman"/>
                  </w:rPr>
                </w:rPrChange>
              </w:rPr>
            </w:pPr>
            <w:r w:rsidRPr="00FD35A8">
              <w:rPr>
                <w:rFonts w:ascii="Times New Roman" w:hAnsi="Times New Roman"/>
                <w:color w:val="FF0000"/>
                <w:rPrChange w:id="1084" w:author="Pan, Zhemin" w:date="2025-12-13T12:28:00Z" w16du:dateUtc="2025-12-13T04:28:00Z">
                  <w:rPr>
                    <w:rFonts w:ascii="Times New Roman" w:hAnsi="Times New Roman"/>
                  </w:rPr>
                </w:rPrChange>
              </w:rPr>
              <w:t>Anti-Sc</w:t>
            </w:r>
            <w:r w:rsidR="004237DB" w:rsidRPr="00FD35A8">
              <w:rPr>
                <w:rFonts w:ascii="Times New Roman" w:hAnsi="Times New Roman"/>
                <w:color w:val="FF0000"/>
                <w:rPrChange w:id="1085" w:author="Pan, Zhemin" w:date="2025-12-13T12:28:00Z" w16du:dateUtc="2025-12-13T04:28:00Z">
                  <w:rPr>
                    <w:rFonts w:ascii="Times New Roman" w:hAnsi="Times New Roman"/>
                  </w:rPr>
                </w:rPrChange>
              </w:rPr>
              <w:t>l-70</w:t>
            </w:r>
            <w:r w:rsidRPr="00FD35A8">
              <w:rPr>
                <w:rFonts w:ascii="Times New Roman" w:hAnsi="Times New Roman"/>
                <w:color w:val="FF0000"/>
                <w:rPrChange w:id="1086" w:author="Pan, Zhemin" w:date="2025-12-13T12:28:00Z" w16du:dateUtc="2025-12-13T04:28:00Z">
                  <w:rPr>
                    <w:rFonts w:ascii="Times New Roman" w:hAnsi="Times New Roman"/>
                  </w:rPr>
                </w:rPrChange>
              </w:rPr>
              <w:t xml:space="preserve"> (&lt;&lt;unit&gt;&gt;)</w:t>
            </w:r>
          </w:p>
        </w:tc>
        <w:tc>
          <w:tcPr>
            <w:tcW w:w="2221" w:type="dxa"/>
            <w:hideMark/>
          </w:tcPr>
          <w:p w14:paraId="62756FF5" w14:textId="77777777" w:rsidR="00B35DC5" w:rsidRPr="00FD35A8" w:rsidRDefault="00B35DC5" w:rsidP="006921A2">
            <w:pPr>
              <w:jc w:val="center"/>
              <w:rPr>
                <w:rFonts w:ascii="Times New Roman" w:hAnsi="Times New Roman"/>
                <w:color w:val="FF0000"/>
                <w:rPrChange w:id="1087" w:author="Pan, Zhemin" w:date="2025-12-13T12:28:00Z" w16du:dateUtc="2025-12-13T04:28:00Z">
                  <w:rPr>
                    <w:rFonts w:ascii="Times New Roman" w:hAnsi="Times New Roman"/>
                  </w:rPr>
                </w:rPrChange>
              </w:rPr>
            </w:pPr>
            <w:r w:rsidRPr="00FD35A8">
              <w:rPr>
                <w:rFonts w:ascii="Times New Roman" w:hAnsi="Times New Roman"/>
                <w:color w:val="FF0000"/>
                <w:rPrChange w:id="1088" w:author="Pan, Zhemin" w:date="2025-12-13T12:28:00Z" w16du:dateUtc="2025-12-13T04:28:00Z">
                  <w:rPr>
                    <w:rFonts w:ascii="Times New Roman" w:hAnsi="Times New Roman"/>
                  </w:rPr>
                </w:rPrChange>
              </w:rPr>
              <w:t>xx.x</w:t>
            </w:r>
          </w:p>
        </w:tc>
        <w:tc>
          <w:tcPr>
            <w:tcW w:w="2616" w:type="dxa"/>
            <w:hideMark/>
          </w:tcPr>
          <w:p w14:paraId="4E550808" w14:textId="77777777" w:rsidR="00B35DC5" w:rsidRPr="00FD35A8" w:rsidRDefault="00B35DC5" w:rsidP="006921A2">
            <w:pPr>
              <w:jc w:val="center"/>
              <w:rPr>
                <w:rFonts w:ascii="Times New Roman" w:hAnsi="Times New Roman"/>
                <w:color w:val="FF0000"/>
                <w:rPrChange w:id="1089" w:author="Pan, Zhemin" w:date="2025-12-13T12:28:00Z" w16du:dateUtc="2025-12-13T04:28:00Z">
                  <w:rPr>
                    <w:rFonts w:ascii="Times New Roman" w:hAnsi="Times New Roman"/>
                  </w:rPr>
                </w:rPrChange>
              </w:rPr>
            </w:pPr>
            <w:r w:rsidRPr="00FD35A8">
              <w:rPr>
                <w:rFonts w:ascii="Times New Roman" w:hAnsi="Times New Roman"/>
                <w:color w:val="FF0000"/>
                <w:rPrChange w:id="1090" w:author="Pan, Zhemin" w:date="2025-12-13T12:28:00Z" w16du:dateUtc="2025-12-13T04:28:00Z">
                  <w:rPr>
                    <w:rFonts w:ascii="Times New Roman" w:hAnsi="Times New Roman"/>
                  </w:rPr>
                </w:rPrChange>
              </w:rPr>
              <w:t>xx.x</w:t>
            </w:r>
          </w:p>
        </w:tc>
        <w:tc>
          <w:tcPr>
            <w:tcW w:w="3028" w:type="dxa"/>
            <w:hideMark/>
          </w:tcPr>
          <w:p w14:paraId="2F2208AD" w14:textId="77777777" w:rsidR="00B35DC5" w:rsidRPr="00FD35A8" w:rsidRDefault="00B35DC5" w:rsidP="006921A2">
            <w:pPr>
              <w:jc w:val="center"/>
              <w:rPr>
                <w:rFonts w:ascii="Times New Roman" w:hAnsi="Times New Roman"/>
                <w:color w:val="FF0000"/>
                <w:rPrChange w:id="1091" w:author="Pan, Zhemin" w:date="2025-12-13T12:28:00Z" w16du:dateUtc="2025-12-13T04:28:00Z">
                  <w:rPr>
                    <w:rFonts w:ascii="Times New Roman" w:hAnsi="Times New Roman"/>
                  </w:rPr>
                </w:rPrChange>
              </w:rPr>
            </w:pPr>
            <w:r w:rsidRPr="00FD35A8">
              <w:rPr>
                <w:rFonts w:ascii="Times New Roman" w:hAnsi="Times New Roman"/>
                <w:color w:val="FF0000"/>
                <w:rPrChange w:id="1092" w:author="Pan, Zhemin" w:date="2025-12-13T12:28:00Z" w16du:dateUtc="2025-12-13T04:28:00Z">
                  <w:rPr>
                    <w:rFonts w:ascii="Times New Roman" w:hAnsi="Times New Roman"/>
                  </w:rPr>
                </w:rPrChange>
              </w:rPr>
              <w:t>xx.x</w:t>
            </w:r>
          </w:p>
        </w:tc>
        <w:tc>
          <w:tcPr>
            <w:tcW w:w="3051" w:type="dxa"/>
            <w:hideMark/>
          </w:tcPr>
          <w:p w14:paraId="47B3B2A8" w14:textId="77777777" w:rsidR="00B35DC5" w:rsidRPr="00FD35A8" w:rsidRDefault="00B35DC5" w:rsidP="006921A2">
            <w:pPr>
              <w:jc w:val="center"/>
              <w:rPr>
                <w:rFonts w:ascii="Times New Roman" w:hAnsi="Times New Roman"/>
                <w:color w:val="FF0000"/>
                <w:rPrChange w:id="1093" w:author="Pan, Zhemin" w:date="2025-12-13T12:28:00Z" w16du:dateUtc="2025-12-13T04:28:00Z">
                  <w:rPr>
                    <w:rFonts w:ascii="Times New Roman" w:hAnsi="Times New Roman"/>
                  </w:rPr>
                </w:rPrChange>
              </w:rPr>
            </w:pPr>
            <w:r w:rsidRPr="00FD35A8">
              <w:rPr>
                <w:rFonts w:ascii="Times New Roman" w:hAnsi="Times New Roman"/>
                <w:color w:val="FF0000"/>
                <w:rPrChange w:id="1094" w:author="Pan, Zhemin" w:date="2025-12-13T12:28:00Z" w16du:dateUtc="2025-12-13T04:28:00Z">
                  <w:rPr>
                    <w:rFonts w:ascii="Times New Roman" w:hAnsi="Times New Roman"/>
                  </w:rPr>
                </w:rPrChange>
              </w:rPr>
              <w:t>xx.x</w:t>
            </w:r>
          </w:p>
        </w:tc>
        <w:tc>
          <w:tcPr>
            <w:tcW w:w="1038" w:type="dxa"/>
            <w:hideMark/>
          </w:tcPr>
          <w:p w14:paraId="53D9C0C1" w14:textId="77777777" w:rsidR="00B35DC5" w:rsidRPr="00FD35A8" w:rsidRDefault="00B35DC5" w:rsidP="006921A2">
            <w:pPr>
              <w:jc w:val="center"/>
              <w:rPr>
                <w:rFonts w:ascii="Times New Roman" w:hAnsi="Times New Roman"/>
              </w:rPr>
            </w:pPr>
          </w:p>
        </w:tc>
      </w:tr>
      <w:tr w:rsidR="00B35DC5" w:rsidRPr="00FD35A8" w14:paraId="4115723E" w14:textId="77777777" w:rsidTr="006921A2">
        <w:trPr>
          <w:trHeight w:val="285"/>
        </w:trPr>
        <w:tc>
          <w:tcPr>
            <w:tcW w:w="2616" w:type="dxa"/>
            <w:hideMark/>
          </w:tcPr>
          <w:p w14:paraId="0705BFCA" w14:textId="31981A89" w:rsidR="00B35DC5" w:rsidRPr="00FD35A8" w:rsidRDefault="00032790" w:rsidP="006921A2">
            <w:pPr>
              <w:rPr>
                <w:rFonts w:ascii="Times New Roman" w:hAnsi="Times New Roman"/>
                <w:color w:val="FF0000"/>
                <w:rPrChange w:id="1095" w:author="Pan, Zhemin" w:date="2025-12-13T12:28:00Z" w16du:dateUtc="2025-12-13T04:28:00Z">
                  <w:rPr>
                    <w:rFonts w:ascii="Times New Roman" w:hAnsi="Times New Roman"/>
                  </w:rPr>
                </w:rPrChange>
              </w:rPr>
            </w:pPr>
            <w:r w:rsidRPr="00FD35A8">
              <w:rPr>
                <w:rFonts w:ascii="Times New Roman" w:hAnsi="Times New Roman"/>
                <w:color w:val="FF0000"/>
                <w:rPrChange w:id="1096" w:author="Pan, Zhemin" w:date="2025-12-13T12:28:00Z" w16du:dateUtc="2025-12-13T04:28:00Z">
                  <w:rPr>
                    <w:rFonts w:ascii="Times New Roman" w:hAnsi="Times New Roman"/>
                  </w:rPr>
                </w:rPrChange>
              </w:rPr>
              <w:t>anti-RNAP III (&lt;&lt;unit&gt;&gt;)</w:t>
            </w:r>
          </w:p>
        </w:tc>
        <w:tc>
          <w:tcPr>
            <w:tcW w:w="2221" w:type="dxa"/>
            <w:hideMark/>
          </w:tcPr>
          <w:p w14:paraId="029B52F2" w14:textId="77777777" w:rsidR="00B35DC5" w:rsidRPr="00FD35A8" w:rsidRDefault="00B35DC5" w:rsidP="006921A2">
            <w:pPr>
              <w:jc w:val="center"/>
              <w:rPr>
                <w:rFonts w:ascii="Times New Roman" w:hAnsi="Times New Roman"/>
                <w:color w:val="FF0000"/>
                <w:rPrChange w:id="1097" w:author="Pan, Zhemin" w:date="2025-12-13T12:28:00Z" w16du:dateUtc="2025-12-13T04:28:00Z">
                  <w:rPr>
                    <w:rFonts w:ascii="Times New Roman" w:hAnsi="Times New Roman"/>
                  </w:rPr>
                </w:rPrChange>
              </w:rPr>
            </w:pPr>
            <w:r w:rsidRPr="00FD35A8">
              <w:rPr>
                <w:rFonts w:ascii="Times New Roman" w:hAnsi="Times New Roman"/>
                <w:color w:val="FF0000"/>
                <w:rPrChange w:id="1098" w:author="Pan, Zhemin" w:date="2025-12-13T12:28:00Z" w16du:dateUtc="2025-12-13T04:28:00Z">
                  <w:rPr>
                    <w:rFonts w:ascii="Times New Roman" w:hAnsi="Times New Roman"/>
                  </w:rPr>
                </w:rPrChange>
              </w:rPr>
              <w:t>xx.x</w:t>
            </w:r>
          </w:p>
        </w:tc>
        <w:tc>
          <w:tcPr>
            <w:tcW w:w="2616" w:type="dxa"/>
            <w:hideMark/>
          </w:tcPr>
          <w:p w14:paraId="1BC9C7FC" w14:textId="77777777" w:rsidR="00B35DC5" w:rsidRPr="00FD35A8" w:rsidRDefault="00B35DC5" w:rsidP="006921A2">
            <w:pPr>
              <w:jc w:val="center"/>
              <w:rPr>
                <w:rFonts w:ascii="Times New Roman" w:hAnsi="Times New Roman"/>
                <w:color w:val="FF0000"/>
                <w:rPrChange w:id="1099" w:author="Pan, Zhemin" w:date="2025-12-13T12:28:00Z" w16du:dateUtc="2025-12-13T04:28:00Z">
                  <w:rPr>
                    <w:rFonts w:ascii="Times New Roman" w:hAnsi="Times New Roman"/>
                  </w:rPr>
                </w:rPrChange>
              </w:rPr>
            </w:pPr>
            <w:r w:rsidRPr="00FD35A8">
              <w:rPr>
                <w:rFonts w:ascii="Times New Roman" w:hAnsi="Times New Roman"/>
                <w:color w:val="FF0000"/>
                <w:rPrChange w:id="1100" w:author="Pan, Zhemin" w:date="2025-12-13T12:28:00Z" w16du:dateUtc="2025-12-13T04:28:00Z">
                  <w:rPr>
                    <w:rFonts w:ascii="Times New Roman" w:hAnsi="Times New Roman"/>
                  </w:rPr>
                </w:rPrChange>
              </w:rPr>
              <w:t>xx.x</w:t>
            </w:r>
          </w:p>
        </w:tc>
        <w:tc>
          <w:tcPr>
            <w:tcW w:w="3028" w:type="dxa"/>
            <w:hideMark/>
          </w:tcPr>
          <w:p w14:paraId="2709DFA0" w14:textId="77777777" w:rsidR="00B35DC5" w:rsidRPr="00FD35A8" w:rsidRDefault="00B35DC5" w:rsidP="006921A2">
            <w:pPr>
              <w:jc w:val="center"/>
              <w:rPr>
                <w:rFonts w:ascii="Times New Roman" w:hAnsi="Times New Roman"/>
                <w:color w:val="FF0000"/>
                <w:rPrChange w:id="1101" w:author="Pan, Zhemin" w:date="2025-12-13T12:28:00Z" w16du:dateUtc="2025-12-13T04:28:00Z">
                  <w:rPr>
                    <w:rFonts w:ascii="Times New Roman" w:hAnsi="Times New Roman"/>
                  </w:rPr>
                </w:rPrChange>
              </w:rPr>
            </w:pPr>
            <w:r w:rsidRPr="00FD35A8">
              <w:rPr>
                <w:rFonts w:ascii="Times New Roman" w:hAnsi="Times New Roman"/>
                <w:color w:val="FF0000"/>
                <w:rPrChange w:id="1102" w:author="Pan, Zhemin" w:date="2025-12-13T12:28:00Z" w16du:dateUtc="2025-12-13T04:28:00Z">
                  <w:rPr>
                    <w:rFonts w:ascii="Times New Roman" w:hAnsi="Times New Roman"/>
                  </w:rPr>
                </w:rPrChange>
              </w:rPr>
              <w:t>xx.x</w:t>
            </w:r>
          </w:p>
        </w:tc>
        <w:tc>
          <w:tcPr>
            <w:tcW w:w="3051" w:type="dxa"/>
            <w:hideMark/>
          </w:tcPr>
          <w:p w14:paraId="40D4B5C5" w14:textId="77777777" w:rsidR="00B35DC5" w:rsidRPr="00FD35A8" w:rsidRDefault="00B35DC5" w:rsidP="006921A2">
            <w:pPr>
              <w:jc w:val="center"/>
              <w:rPr>
                <w:rFonts w:ascii="Times New Roman" w:hAnsi="Times New Roman"/>
                <w:color w:val="FF0000"/>
                <w:rPrChange w:id="1103" w:author="Pan, Zhemin" w:date="2025-12-13T12:28:00Z" w16du:dateUtc="2025-12-13T04:28:00Z">
                  <w:rPr>
                    <w:rFonts w:ascii="Times New Roman" w:hAnsi="Times New Roman"/>
                  </w:rPr>
                </w:rPrChange>
              </w:rPr>
            </w:pPr>
            <w:r w:rsidRPr="00FD35A8">
              <w:rPr>
                <w:rFonts w:ascii="Times New Roman" w:hAnsi="Times New Roman"/>
                <w:color w:val="FF0000"/>
                <w:rPrChange w:id="1104" w:author="Pan, Zhemin" w:date="2025-12-13T12:28:00Z" w16du:dateUtc="2025-12-13T04:28:00Z">
                  <w:rPr>
                    <w:rFonts w:ascii="Times New Roman" w:hAnsi="Times New Roman"/>
                  </w:rPr>
                </w:rPrChange>
              </w:rPr>
              <w:t>xx.x</w:t>
            </w:r>
          </w:p>
        </w:tc>
        <w:tc>
          <w:tcPr>
            <w:tcW w:w="1038" w:type="dxa"/>
            <w:hideMark/>
          </w:tcPr>
          <w:p w14:paraId="3B4E2CB2" w14:textId="77777777" w:rsidR="00B35DC5" w:rsidRPr="00FD35A8" w:rsidRDefault="00B35DC5" w:rsidP="006921A2">
            <w:pPr>
              <w:jc w:val="center"/>
              <w:rPr>
                <w:rFonts w:ascii="Times New Roman" w:hAnsi="Times New Roman"/>
              </w:rPr>
            </w:pPr>
          </w:p>
        </w:tc>
      </w:tr>
      <w:tr w:rsidR="00B35DC5" w:rsidRPr="00FD35A8" w14:paraId="1D32FC8D" w14:textId="77777777" w:rsidTr="006921A2">
        <w:trPr>
          <w:trHeight w:val="285"/>
        </w:trPr>
        <w:tc>
          <w:tcPr>
            <w:tcW w:w="2616" w:type="dxa"/>
            <w:hideMark/>
          </w:tcPr>
          <w:p w14:paraId="6ECC9C99"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hideMark/>
          </w:tcPr>
          <w:p w14:paraId="3AA07EE3"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3A30941F"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74AF31F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001BCBBD"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4563B567" w14:textId="77777777" w:rsidR="00B35DC5" w:rsidRPr="00FD35A8" w:rsidRDefault="00B35DC5" w:rsidP="006921A2">
            <w:pPr>
              <w:jc w:val="center"/>
              <w:rPr>
                <w:rFonts w:ascii="Times New Roman" w:hAnsi="Times New Roman"/>
              </w:rPr>
            </w:pPr>
          </w:p>
        </w:tc>
      </w:tr>
      <w:tr w:rsidR="00B35DC5" w:rsidRPr="00FD35A8" w14:paraId="59A5E38C" w14:textId="77777777" w:rsidTr="006921A2">
        <w:trPr>
          <w:trHeight w:val="285"/>
        </w:trPr>
        <w:tc>
          <w:tcPr>
            <w:tcW w:w="2616" w:type="dxa"/>
            <w:hideMark/>
          </w:tcPr>
          <w:p w14:paraId="480F5DB3"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hideMark/>
          </w:tcPr>
          <w:p w14:paraId="108A89E0"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2616" w:type="dxa"/>
            <w:hideMark/>
          </w:tcPr>
          <w:p w14:paraId="2DD814CB"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28" w:type="dxa"/>
            <w:hideMark/>
          </w:tcPr>
          <w:p w14:paraId="55A26EFC"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3051" w:type="dxa"/>
            <w:hideMark/>
          </w:tcPr>
          <w:p w14:paraId="53889F13" w14:textId="77777777" w:rsidR="00B35DC5" w:rsidRPr="00FD35A8" w:rsidRDefault="00B35DC5" w:rsidP="006921A2">
            <w:pPr>
              <w:jc w:val="center"/>
              <w:rPr>
                <w:rFonts w:ascii="Times New Roman" w:hAnsi="Times New Roman"/>
              </w:rPr>
            </w:pPr>
            <w:r w:rsidRPr="00FD35A8">
              <w:rPr>
                <w:rFonts w:ascii="Times New Roman" w:hAnsi="Times New Roman"/>
              </w:rPr>
              <w:t>xx.x</w:t>
            </w:r>
          </w:p>
        </w:tc>
        <w:tc>
          <w:tcPr>
            <w:tcW w:w="1038" w:type="dxa"/>
            <w:hideMark/>
          </w:tcPr>
          <w:p w14:paraId="3B4B7A76" w14:textId="77777777" w:rsidR="00B35DC5" w:rsidRPr="00FD35A8" w:rsidRDefault="00B35DC5" w:rsidP="006921A2">
            <w:pPr>
              <w:jc w:val="center"/>
              <w:rPr>
                <w:rFonts w:ascii="Times New Roman" w:hAnsi="Times New Roman"/>
              </w:rPr>
            </w:pPr>
          </w:p>
        </w:tc>
      </w:tr>
      <w:tr w:rsidR="00B35DC5" w:rsidRPr="00FD35A8" w14:paraId="42091812" w14:textId="77777777" w:rsidTr="006921A2">
        <w:trPr>
          <w:trHeight w:val="300"/>
        </w:trPr>
        <w:tc>
          <w:tcPr>
            <w:tcW w:w="2616" w:type="dxa"/>
            <w:tcBorders>
              <w:bottom w:val="single" w:sz="4" w:space="0" w:color="auto"/>
            </w:tcBorders>
            <w:hideMark/>
          </w:tcPr>
          <w:p w14:paraId="4C17542A" w14:textId="77777777" w:rsidR="00B35DC5" w:rsidRPr="00FD35A8" w:rsidRDefault="00B35DC5" w:rsidP="006921A2">
            <w:pPr>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3604B516" w14:textId="77777777" w:rsidR="00B35DC5" w:rsidRPr="00FD35A8" w:rsidRDefault="00B35DC5" w:rsidP="006921A2">
            <w:pPr>
              <w:jc w:val="center"/>
              <w:rPr>
                <w:rFonts w:ascii="Times New Roman" w:hAnsi="Times New Roman"/>
              </w:rPr>
            </w:pPr>
          </w:p>
        </w:tc>
        <w:tc>
          <w:tcPr>
            <w:tcW w:w="2616" w:type="dxa"/>
            <w:tcBorders>
              <w:bottom w:val="single" w:sz="4" w:space="0" w:color="auto"/>
            </w:tcBorders>
            <w:hideMark/>
          </w:tcPr>
          <w:p w14:paraId="6DA3E10F" w14:textId="77777777" w:rsidR="00B35DC5" w:rsidRPr="00FD35A8" w:rsidRDefault="00B35DC5" w:rsidP="006921A2">
            <w:pPr>
              <w:jc w:val="center"/>
              <w:rPr>
                <w:rFonts w:ascii="Times New Roman" w:hAnsi="Times New Roman"/>
              </w:rPr>
            </w:pPr>
          </w:p>
        </w:tc>
        <w:tc>
          <w:tcPr>
            <w:tcW w:w="3028" w:type="dxa"/>
            <w:tcBorders>
              <w:bottom w:val="single" w:sz="4" w:space="0" w:color="auto"/>
            </w:tcBorders>
            <w:hideMark/>
          </w:tcPr>
          <w:p w14:paraId="42FDF502" w14:textId="77777777" w:rsidR="00B35DC5" w:rsidRPr="00FD35A8" w:rsidRDefault="00B35DC5" w:rsidP="006921A2">
            <w:pPr>
              <w:jc w:val="center"/>
              <w:rPr>
                <w:rFonts w:ascii="Times New Roman" w:hAnsi="Times New Roman"/>
              </w:rPr>
            </w:pPr>
          </w:p>
        </w:tc>
        <w:tc>
          <w:tcPr>
            <w:tcW w:w="3051" w:type="dxa"/>
            <w:tcBorders>
              <w:bottom w:val="single" w:sz="4" w:space="0" w:color="auto"/>
            </w:tcBorders>
            <w:hideMark/>
          </w:tcPr>
          <w:p w14:paraId="23AD319C" w14:textId="77777777" w:rsidR="00B35DC5" w:rsidRPr="00FD35A8" w:rsidRDefault="00B35DC5" w:rsidP="006921A2">
            <w:pPr>
              <w:jc w:val="center"/>
              <w:rPr>
                <w:rFonts w:ascii="Times New Roman" w:hAnsi="Times New Roman"/>
              </w:rPr>
            </w:pPr>
          </w:p>
        </w:tc>
        <w:tc>
          <w:tcPr>
            <w:tcW w:w="1038" w:type="dxa"/>
            <w:tcBorders>
              <w:bottom w:val="single" w:sz="4" w:space="0" w:color="auto"/>
            </w:tcBorders>
            <w:hideMark/>
          </w:tcPr>
          <w:p w14:paraId="4654E605" w14:textId="77777777" w:rsidR="00B35DC5" w:rsidRPr="00FD35A8" w:rsidRDefault="00B35DC5" w:rsidP="006921A2">
            <w:pPr>
              <w:jc w:val="center"/>
              <w:rPr>
                <w:rFonts w:ascii="Times New Roman" w:hAnsi="Times New Roman"/>
              </w:rPr>
            </w:pPr>
          </w:p>
        </w:tc>
      </w:tr>
    </w:tbl>
    <w:p w14:paraId="71ED449A" w14:textId="77777777" w:rsidR="00B35DC5" w:rsidRPr="00FD35A8" w:rsidRDefault="00B35DC5" w:rsidP="00B35DC5">
      <w:pPr>
        <w:rPr>
          <w:rFonts w:ascii="Times New Roman" w:hAnsi="Times New Roman" w:cs="Times New Roman"/>
          <w:szCs w:val="20"/>
        </w:rPr>
      </w:pPr>
      <w:r w:rsidRPr="00FD35A8">
        <w:rPr>
          <w:rFonts w:ascii="Times New Roman" w:hAnsi="Times New Roman" w:cs="Times New Roman"/>
          <w:szCs w:val="20"/>
        </w:rPr>
        <w:t>Note:</w:t>
      </w:r>
    </w:p>
    <w:p w14:paraId="366DAE86" w14:textId="77777777" w:rsidR="00B35DC5" w:rsidRPr="00FD35A8" w:rsidRDefault="00B35DC5" w:rsidP="00B35DC5">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6E97D02C" w14:textId="776F98C0" w:rsidR="00013E35" w:rsidRPr="00FD35A8" w:rsidRDefault="001A3598" w:rsidP="00B35DC5">
      <w:pPr>
        <w:rPr>
          <w:rFonts w:ascii="Times New Roman" w:hAnsi="Times New Roman" w:cs="Times New Roman"/>
          <w:szCs w:val="20"/>
        </w:rPr>
      </w:pPr>
      <w:r w:rsidRPr="00FD35A8">
        <w:rPr>
          <w:rFonts w:ascii="Times New Roman" w:hAnsi="Times New Roman" w:cs="Times New Roman"/>
          <w:szCs w:val="20"/>
        </w:rPr>
        <w:t>hs-CRP: High-sensitivity C-reactive protein</w:t>
      </w:r>
      <w:r w:rsidR="00F73B4B" w:rsidRPr="00FD35A8">
        <w:rPr>
          <w:rFonts w:ascii="Times New Roman" w:hAnsi="Times New Roman" w:cs="Times New Roman"/>
          <w:szCs w:val="20"/>
        </w:rPr>
        <w:t>, ESR: erythrocyte sedimentation rate</w:t>
      </w:r>
    </w:p>
    <w:p w14:paraId="5F1629F9" w14:textId="65219EF7" w:rsidR="00B35DC5" w:rsidRPr="00FD35A8" w:rsidRDefault="003B35FD" w:rsidP="00B35DC5">
      <w:pPr>
        <w:widowControl/>
        <w:rPr>
          <w:rFonts w:ascii="Times New Roman" w:hAnsi="Times New Roman" w:cs="Times New Roman"/>
          <w:szCs w:val="20"/>
        </w:rPr>
      </w:pPr>
      <w:r w:rsidRPr="00FD35A8">
        <w:rPr>
          <w:rFonts w:ascii="Times New Roman" w:hAnsi="Times New Roman" w:cs="Times New Roman"/>
          <w:szCs w:val="20"/>
        </w:rPr>
        <w:t>SSc: Systemic Sclerosis.</w:t>
      </w:r>
      <w:r w:rsidR="00B35DC5" w:rsidRPr="00FD35A8">
        <w:rPr>
          <w:rFonts w:ascii="Times New Roman" w:hAnsi="Times New Roman" w:cs="Times New Roman"/>
          <w:szCs w:val="20"/>
        </w:rPr>
        <w:br w:type="page"/>
      </w:r>
    </w:p>
    <w:p w14:paraId="58174E4F" w14:textId="19505DF4" w:rsidR="00C05CBE" w:rsidRPr="00FD35A8" w:rsidRDefault="00C05CBE" w:rsidP="00C05CBE">
      <w:pPr>
        <w:pStyle w:val="TFLshelltitle1"/>
        <w:rPr>
          <w:rStyle w:val="Heading3Char1"/>
          <w:rFonts w:eastAsiaTheme="majorEastAsia"/>
          <w:b/>
          <w:kern w:val="0"/>
          <w:sz w:val="20"/>
          <w:szCs w:val="20"/>
          <w:lang w:eastAsia="zh-CN"/>
        </w:rPr>
      </w:pPr>
      <w:bookmarkStart w:id="1105" w:name="_Toc217918911"/>
      <w:r w:rsidRPr="00FD35A8">
        <w:rPr>
          <w:rStyle w:val="Heading3Char1"/>
          <w:rFonts w:eastAsia="宋体"/>
          <w:b/>
          <w:bCs/>
          <w:color w:val="000000"/>
          <w:sz w:val="20"/>
          <w:szCs w:val="20"/>
          <w:lang w:eastAsia="zh-CN"/>
        </w:rPr>
        <w:lastRenderedPageBreak/>
        <w:t xml:space="preserve">Listing 14.1.4.1 </w:t>
      </w:r>
      <w:r w:rsidR="00C67306" w:rsidRPr="00FD35A8">
        <w:rPr>
          <w:szCs w:val="20"/>
          <w:lang w:eastAsia="zh-CN"/>
        </w:rPr>
        <w:t>Disease Related Treatment Prior to Apheresis</w:t>
      </w:r>
      <w:r w:rsidRPr="00FD35A8">
        <w:rPr>
          <w:szCs w:val="20"/>
          <w:lang w:eastAsia="zh-CN"/>
        </w:rPr>
        <w:t xml:space="preserve"> (&lt;&lt;IIM Cohort&gt;&gt; Full Analysis Set)</w:t>
      </w:r>
      <w:bookmarkEnd w:id="110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C24CC8" w:rsidRPr="00FD35A8" w14:paraId="357B046D" w14:textId="77777777" w:rsidTr="006921A2">
        <w:trPr>
          <w:trHeight w:val="285"/>
        </w:trPr>
        <w:tc>
          <w:tcPr>
            <w:tcW w:w="2616" w:type="dxa"/>
            <w:tcBorders>
              <w:top w:val="single" w:sz="4" w:space="0" w:color="auto"/>
            </w:tcBorders>
            <w:noWrap/>
            <w:hideMark/>
          </w:tcPr>
          <w:p w14:paraId="73B77793" w14:textId="6414C1B0" w:rsidR="00C24CC8" w:rsidRPr="00FD35A8" w:rsidRDefault="00C24CC8"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60733724"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F1739EB"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915BE0A"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52288563"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E130100</w:t>
            </w:r>
            <w:del w:id="1106"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7791F543" w14:textId="77777777" w:rsidR="00C24CC8" w:rsidRPr="00FD35A8" w:rsidRDefault="00C24CC8" w:rsidP="006921A2">
            <w:pPr>
              <w:jc w:val="center"/>
              <w:rPr>
                <w:rFonts w:ascii="Times New Roman" w:hAnsi="Times New Roman"/>
              </w:rPr>
            </w:pPr>
            <w:r w:rsidRPr="00FD35A8">
              <w:rPr>
                <w:rFonts w:ascii="Times New Roman" w:eastAsia="等线" w:hAnsi="Times New Roman"/>
                <w:color w:val="000000"/>
              </w:rPr>
              <w:t>&lt;&lt;…&gt;&gt;</w:t>
            </w:r>
          </w:p>
        </w:tc>
      </w:tr>
      <w:tr w:rsidR="00C24CC8" w:rsidRPr="00FD35A8" w14:paraId="6346D91D" w14:textId="77777777" w:rsidTr="006921A2">
        <w:trPr>
          <w:trHeight w:val="300"/>
        </w:trPr>
        <w:tc>
          <w:tcPr>
            <w:tcW w:w="2616" w:type="dxa"/>
            <w:tcBorders>
              <w:bottom w:val="single" w:sz="4" w:space="0" w:color="auto"/>
            </w:tcBorders>
            <w:hideMark/>
          </w:tcPr>
          <w:p w14:paraId="4B659174" w14:textId="30F39E9B" w:rsidR="00C24CC8" w:rsidRPr="00FD35A8" w:rsidRDefault="00C24CC8"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1289F067"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50D84A0D"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49DBC20"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246E495" w14:textId="77777777" w:rsidR="00C24CC8" w:rsidRPr="00FD35A8" w:rsidRDefault="00C24CC8"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74BBCA25" w14:textId="77777777" w:rsidR="00C24CC8" w:rsidRPr="00FD35A8" w:rsidRDefault="00C24CC8" w:rsidP="006921A2">
            <w:pPr>
              <w:jc w:val="center"/>
              <w:rPr>
                <w:rFonts w:ascii="Times New Roman" w:hAnsi="Times New Roman"/>
              </w:rPr>
            </w:pPr>
          </w:p>
        </w:tc>
      </w:tr>
      <w:tr w:rsidR="00C24CC8" w:rsidRPr="00FD35A8" w14:paraId="682569B9" w14:textId="77777777" w:rsidTr="006921A2">
        <w:trPr>
          <w:trHeight w:val="285"/>
        </w:trPr>
        <w:tc>
          <w:tcPr>
            <w:tcW w:w="2616" w:type="dxa"/>
            <w:tcBorders>
              <w:top w:val="nil"/>
              <w:left w:val="nil"/>
              <w:bottom w:val="nil"/>
              <w:right w:val="nil"/>
            </w:tcBorders>
            <w:shd w:val="clear" w:color="000000" w:fill="FFFFFF"/>
            <w:vAlign w:val="center"/>
          </w:tcPr>
          <w:p w14:paraId="30041F0E" w14:textId="77777777" w:rsidR="00C24CC8" w:rsidRPr="00FD35A8" w:rsidRDefault="00C24CC8"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292816AE" w14:textId="77777777" w:rsidR="00C24CC8" w:rsidRPr="00FD35A8" w:rsidRDefault="00C24CC8" w:rsidP="006921A2">
            <w:pPr>
              <w:jc w:val="center"/>
              <w:rPr>
                <w:rFonts w:ascii="Times New Roman" w:hAnsi="Times New Roman"/>
              </w:rPr>
            </w:pPr>
          </w:p>
        </w:tc>
        <w:tc>
          <w:tcPr>
            <w:tcW w:w="2616" w:type="dxa"/>
            <w:tcBorders>
              <w:top w:val="nil"/>
              <w:left w:val="nil"/>
              <w:bottom w:val="nil"/>
              <w:right w:val="nil"/>
            </w:tcBorders>
            <w:vAlign w:val="center"/>
          </w:tcPr>
          <w:p w14:paraId="01FAECB4" w14:textId="77777777" w:rsidR="00C24CC8" w:rsidRPr="00FD35A8" w:rsidRDefault="00C24CC8" w:rsidP="006921A2">
            <w:pPr>
              <w:jc w:val="center"/>
              <w:rPr>
                <w:rFonts w:ascii="Times New Roman" w:hAnsi="Times New Roman"/>
              </w:rPr>
            </w:pPr>
          </w:p>
        </w:tc>
        <w:tc>
          <w:tcPr>
            <w:tcW w:w="3028" w:type="dxa"/>
            <w:tcBorders>
              <w:top w:val="nil"/>
              <w:left w:val="nil"/>
              <w:bottom w:val="nil"/>
              <w:right w:val="nil"/>
            </w:tcBorders>
            <w:vAlign w:val="center"/>
          </w:tcPr>
          <w:p w14:paraId="1257608D" w14:textId="77777777" w:rsidR="00C24CC8" w:rsidRPr="00FD35A8" w:rsidRDefault="00C24CC8" w:rsidP="006921A2">
            <w:pPr>
              <w:jc w:val="center"/>
              <w:rPr>
                <w:rFonts w:ascii="Times New Roman" w:hAnsi="Times New Roman"/>
              </w:rPr>
            </w:pPr>
          </w:p>
        </w:tc>
        <w:tc>
          <w:tcPr>
            <w:tcW w:w="3051" w:type="dxa"/>
            <w:tcBorders>
              <w:top w:val="nil"/>
              <w:left w:val="nil"/>
              <w:bottom w:val="nil"/>
              <w:right w:val="nil"/>
            </w:tcBorders>
            <w:vAlign w:val="center"/>
          </w:tcPr>
          <w:p w14:paraId="3D1FCCAE" w14:textId="77777777" w:rsidR="00C24CC8" w:rsidRPr="00FD35A8" w:rsidRDefault="00C24CC8" w:rsidP="006921A2">
            <w:pPr>
              <w:jc w:val="center"/>
              <w:rPr>
                <w:rFonts w:ascii="Times New Roman" w:hAnsi="Times New Roman"/>
              </w:rPr>
            </w:pPr>
          </w:p>
        </w:tc>
        <w:tc>
          <w:tcPr>
            <w:tcW w:w="1038" w:type="dxa"/>
            <w:tcBorders>
              <w:top w:val="nil"/>
              <w:left w:val="nil"/>
              <w:bottom w:val="nil"/>
              <w:right w:val="nil"/>
            </w:tcBorders>
            <w:noWrap/>
            <w:vAlign w:val="center"/>
          </w:tcPr>
          <w:p w14:paraId="07FBF652" w14:textId="77777777" w:rsidR="00C24CC8" w:rsidRPr="00FD35A8" w:rsidRDefault="00C24CC8" w:rsidP="006921A2">
            <w:pPr>
              <w:jc w:val="center"/>
              <w:rPr>
                <w:rFonts w:ascii="Times New Roman" w:hAnsi="Times New Roman"/>
              </w:rPr>
            </w:pPr>
          </w:p>
        </w:tc>
      </w:tr>
      <w:tr w:rsidR="00C24CC8" w:rsidRPr="00FD35A8" w14:paraId="72CA86CF" w14:textId="77777777" w:rsidTr="006921A2">
        <w:trPr>
          <w:trHeight w:val="285"/>
        </w:trPr>
        <w:tc>
          <w:tcPr>
            <w:tcW w:w="2616" w:type="dxa"/>
            <w:tcBorders>
              <w:top w:val="nil"/>
              <w:left w:val="nil"/>
              <w:bottom w:val="nil"/>
              <w:right w:val="nil"/>
            </w:tcBorders>
            <w:shd w:val="clear" w:color="000000" w:fill="FFFFFF"/>
            <w:vAlign w:val="center"/>
            <w:hideMark/>
          </w:tcPr>
          <w:p w14:paraId="7E55D869"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&lt;&lt;Generic drug name 1&gt;&gt;</w:t>
            </w:r>
          </w:p>
        </w:tc>
        <w:tc>
          <w:tcPr>
            <w:tcW w:w="2221" w:type="dxa"/>
            <w:tcBorders>
              <w:top w:val="nil"/>
              <w:left w:val="nil"/>
              <w:bottom w:val="nil"/>
              <w:right w:val="nil"/>
            </w:tcBorders>
            <w:vAlign w:val="center"/>
            <w:hideMark/>
          </w:tcPr>
          <w:p w14:paraId="3E5C3E2A"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73C99B36"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18544B2C"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74D4A7D4"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1D376FD9"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C24CC8" w:rsidRPr="00FD35A8" w14:paraId="0D2AFA51" w14:textId="77777777" w:rsidTr="006921A2">
        <w:trPr>
          <w:trHeight w:val="285"/>
        </w:trPr>
        <w:tc>
          <w:tcPr>
            <w:tcW w:w="2616" w:type="dxa"/>
            <w:tcBorders>
              <w:top w:val="nil"/>
              <w:left w:val="nil"/>
              <w:bottom w:val="nil"/>
              <w:right w:val="nil"/>
            </w:tcBorders>
            <w:shd w:val="clear" w:color="000000" w:fill="FFFFFF"/>
            <w:vAlign w:val="center"/>
            <w:hideMark/>
          </w:tcPr>
          <w:p w14:paraId="5EA2AF21"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&lt;&lt;Generic drug name 2&gt;&gt;</w:t>
            </w:r>
          </w:p>
        </w:tc>
        <w:tc>
          <w:tcPr>
            <w:tcW w:w="2221" w:type="dxa"/>
            <w:tcBorders>
              <w:top w:val="nil"/>
              <w:left w:val="nil"/>
              <w:bottom w:val="nil"/>
              <w:right w:val="nil"/>
            </w:tcBorders>
            <w:vAlign w:val="center"/>
            <w:hideMark/>
          </w:tcPr>
          <w:p w14:paraId="22256F9D"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11379FB9"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1DF72CD7"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2E7FE329"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7B3A786D"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C24CC8" w:rsidRPr="00FD35A8" w14:paraId="56BB40B0" w14:textId="77777777" w:rsidTr="006921A2">
        <w:trPr>
          <w:trHeight w:val="285"/>
        </w:trPr>
        <w:tc>
          <w:tcPr>
            <w:tcW w:w="2616" w:type="dxa"/>
            <w:tcBorders>
              <w:top w:val="nil"/>
              <w:left w:val="nil"/>
              <w:bottom w:val="nil"/>
              <w:right w:val="nil"/>
            </w:tcBorders>
            <w:shd w:val="clear" w:color="000000" w:fill="FFFFFF"/>
            <w:vAlign w:val="center"/>
            <w:hideMark/>
          </w:tcPr>
          <w:p w14:paraId="44D1ADB2" w14:textId="77777777" w:rsidR="00C24CC8" w:rsidRPr="00FD35A8" w:rsidRDefault="00C24CC8"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3B016F50" w14:textId="77777777" w:rsidR="00C24CC8" w:rsidRPr="00FD35A8" w:rsidRDefault="00C24CC8" w:rsidP="006921A2">
            <w:pPr>
              <w:jc w:val="center"/>
              <w:rPr>
                <w:rFonts w:ascii="Times New Roman" w:eastAsia="等线" w:hAnsi="Times New Roman"/>
                <w:color w:val="000000"/>
                <w:sz w:val="18"/>
                <w:szCs w:val="18"/>
              </w:rPr>
            </w:pPr>
          </w:p>
        </w:tc>
        <w:tc>
          <w:tcPr>
            <w:tcW w:w="2616" w:type="dxa"/>
            <w:tcBorders>
              <w:top w:val="nil"/>
              <w:left w:val="nil"/>
              <w:bottom w:val="nil"/>
              <w:right w:val="nil"/>
            </w:tcBorders>
            <w:vAlign w:val="center"/>
            <w:hideMark/>
          </w:tcPr>
          <w:p w14:paraId="41182E3F" w14:textId="77777777" w:rsidR="00C24CC8" w:rsidRPr="00FD35A8" w:rsidRDefault="00C24CC8" w:rsidP="006921A2">
            <w:pPr>
              <w:jc w:val="center"/>
              <w:rPr>
                <w:rFonts w:ascii="Times New Roman" w:eastAsia="等线" w:hAnsi="Times New Roman"/>
                <w:color w:val="000000"/>
                <w:sz w:val="18"/>
                <w:szCs w:val="18"/>
              </w:rPr>
            </w:pPr>
          </w:p>
        </w:tc>
        <w:tc>
          <w:tcPr>
            <w:tcW w:w="3028" w:type="dxa"/>
            <w:tcBorders>
              <w:top w:val="nil"/>
              <w:left w:val="nil"/>
              <w:bottom w:val="nil"/>
              <w:right w:val="nil"/>
            </w:tcBorders>
            <w:vAlign w:val="center"/>
            <w:hideMark/>
          </w:tcPr>
          <w:p w14:paraId="57B30D16" w14:textId="77777777" w:rsidR="00C24CC8" w:rsidRPr="00FD35A8" w:rsidRDefault="00C24CC8" w:rsidP="006921A2">
            <w:pPr>
              <w:jc w:val="center"/>
              <w:rPr>
                <w:rFonts w:ascii="Times New Roman" w:eastAsia="等线" w:hAnsi="Times New Roman"/>
                <w:color w:val="000000"/>
                <w:sz w:val="18"/>
                <w:szCs w:val="18"/>
              </w:rPr>
            </w:pPr>
          </w:p>
        </w:tc>
        <w:tc>
          <w:tcPr>
            <w:tcW w:w="3051" w:type="dxa"/>
            <w:tcBorders>
              <w:top w:val="nil"/>
              <w:left w:val="nil"/>
              <w:bottom w:val="nil"/>
              <w:right w:val="nil"/>
            </w:tcBorders>
            <w:vAlign w:val="center"/>
            <w:hideMark/>
          </w:tcPr>
          <w:p w14:paraId="0B09FBE8" w14:textId="77777777" w:rsidR="00C24CC8" w:rsidRPr="00FD35A8" w:rsidRDefault="00C24CC8"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1911B0E0" w14:textId="77777777" w:rsidR="00C24CC8" w:rsidRPr="00FD35A8" w:rsidRDefault="00C24CC8" w:rsidP="006921A2">
            <w:pPr>
              <w:jc w:val="center"/>
              <w:rPr>
                <w:rFonts w:ascii="Times New Roman" w:eastAsia="等线" w:hAnsi="Times New Roman"/>
                <w:color w:val="000000"/>
                <w:sz w:val="18"/>
                <w:szCs w:val="18"/>
              </w:rPr>
            </w:pPr>
          </w:p>
        </w:tc>
      </w:tr>
      <w:tr w:rsidR="00C24CC8" w:rsidRPr="00FD35A8" w14:paraId="67478323" w14:textId="77777777" w:rsidTr="006921A2">
        <w:trPr>
          <w:trHeight w:val="300"/>
        </w:trPr>
        <w:tc>
          <w:tcPr>
            <w:tcW w:w="2616" w:type="dxa"/>
            <w:tcBorders>
              <w:bottom w:val="single" w:sz="4" w:space="0" w:color="auto"/>
            </w:tcBorders>
            <w:hideMark/>
          </w:tcPr>
          <w:p w14:paraId="68AD8C6E" w14:textId="77777777" w:rsidR="00C24CC8" w:rsidRPr="00FD35A8" w:rsidRDefault="00C24CC8"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64F158C3" w14:textId="77777777" w:rsidR="00C24CC8" w:rsidRPr="00FD35A8" w:rsidRDefault="00C24CC8" w:rsidP="006921A2">
            <w:pPr>
              <w:jc w:val="center"/>
              <w:rPr>
                <w:rFonts w:ascii="Times New Roman" w:hAnsi="Times New Roman"/>
              </w:rPr>
            </w:pPr>
          </w:p>
        </w:tc>
        <w:tc>
          <w:tcPr>
            <w:tcW w:w="2616" w:type="dxa"/>
            <w:tcBorders>
              <w:bottom w:val="single" w:sz="4" w:space="0" w:color="auto"/>
            </w:tcBorders>
            <w:hideMark/>
          </w:tcPr>
          <w:p w14:paraId="19E713E6" w14:textId="77777777" w:rsidR="00C24CC8" w:rsidRPr="00FD35A8" w:rsidRDefault="00C24CC8" w:rsidP="006921A2">
            <w:pPr>
              <w:jc w:val="center"/>
              <w:rPr>
                <w:rFonts w:ascii="Times New Roman" w:hAnsi="Times New Roman"/>
              </w:rPr>
            </w:pPr>
          </w:p>
        </w:tc>
        <w:tc>
          <w:tcPr>
            <w:tcW w:w="3028" w:type="dxa"/>
            <w:tcBorders>
              <w:bottom w:val="single" w:sz="4" w:space="0" w:color="auto"/>
            </w:tcBorders>
            <w:hideMark/>
          </w:tcPr>
          <w:p w14:paraId="50F316FA" w14:textId="77777777" w:rsidR="00C24CC8" w:rsidRPr="00FD35A8" w:rsidRDefault="00C24CC8" w:rsidP="006921A2">
            <w:pPr>
              <w:jc w:val="center"/>
              <w:rPr>
                <w:rFonts w:ascii="Times New Roman" w:hAnsi="Times New Roman"/>
              </w:rPr>
            </w:pPr>
          </w:p>
        </w:tc>
        <w:tc>
          <w:tcPr>
            <w:tcW w:w="3051" w:type="dxa"/>
            <w:tcBorders>
              <w:bottom w:val="single" w:sz="4" w:space="0" w:color="auto"/>
            </w:tcBorders>
            <w:hideMark/>
          </w:tcPr>
          <w:p w14:paraId="18C5460C" w14:textId="77777777" w:rsidR="00C24CC8" w:rsidRPr="00FD35A8" w:rsidRDefault="00C24CC8" w:rsidP="006921A2">
            <w:pPr>
              <w:jc w:val="center"/>
              <w:rPr>
                <w:rFonts w:ascii="Times New Roman" w:hAnsi="Times New Roman"/>
              </w:rPr>
            </w:pPr>
          </w:p>
        </w:tc>
        <w:tc>
          <w:tcPr>
            <w:tcW w:w="1038" w:type="dxa"/>
            <w:tcBorders>
              <w:bottom w:val="single" w:sz="4" w:space="0" w:color="auto"/>
            </w:tcBorders>
            <w:hideMark/>
          </w:tcPr>
          <w:p w14:paraId="631CE9F0" w14:textId="77777777" w:rsidR="00C24CC8" w:rsidRPr="00FD35A8" w:rsidRDefault="00C24CC8" w:rsidP="006921A2">
            <w:pPr>
              <w:jc w:val="center"/>
              <w:rPr>
                <w:rFonts w:ascii="Times New Roman" w:hAnsi="Times New Roman"/>
              </w:rPr>
            </w:pPr>
          </w:p>
        </w:tc>
      </w:tr>
    </w:tbl>
    <w:p w14:paraId="3D7EC595"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Note:</w:t>
      </w:r>
    </w:p>
    <w:p w14:paraId="436EC63C"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WHODrug Global mmyyyy.</w:t>
      </w:r>
    </w:p>
    <w:p w14:paraId="0BB7D539"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267BB4FD"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 xml:space="preserve">Disease related treatment prior to apheresis: eCRF Page “IIM/SSc Medications Assessment”, item “Whether the medication started before collection of mononuclear cells” = “Yes” and item “Indication Type” = </w:t>
      </w:r>
      <w:r w:rsidRPr="00FD35A8">
        <w:rPr>
          <w:rFonts w:ascii="Times New Roman" w:hAnsi="Times New Roman" w:cs="Times New Roman"/>
        </w:rPr>
        <w:t>“</w:t>
      </w:r>
      <w:r w:rsidRPr="00FD35A8">
        <w:rPr>
          <w:rFonts w:ascii="Times New Roman" w:hAnsi="Times New Roman" w:cs="Times New Roman"/>
          <w:szCs w:val="20"/>
        </w:rPr>
        <w:t>Related to the study disease”.</w:t>
      </w:r>
    </w:p>
    <w:p w14:paraId="5A8599F5" w14:textId="77777777" w:rsidR="00C24CC8" w:rsidRPr="00FD35A8" w:rsidRDefault="00C24CC8" w:rsidP="00C24CC8">
      <w:pPr>
        <w:rPr>
          <w:rFonts w:ascii="Times New Roman" w:hAnsi="Times New Roman" w:cs="Times New Roman"/>
          <w:szCs w:val="20"/>
        </w:rPr>
      </w:pPr>
      <w:r w:rsidRPr="00FD35A8">
        <w:rPr>
          <w:rFonts w:ascii="Times New Roman" w:hAnsi="Times New Roman" w:cs="Times New Roman"/>
          <w:szCs w:val="20"/>
        </w:rPr>
        <w:t xml:space="preserve">* indicates medications used during the screening period (start prior/after screening and end after screening). </w:t>
      </w:r>
    </w:p>
    <w:p w14:paraId="52703A86" w14:textId="353650D9" w:rsidR="00C24CC8" w:rsidRPr="00FD35A8" w:rsidRDefault="00C24CC8" w:rsidP="00C24CC8">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IIM: Idiopathic Inflammatory Myopathies,</w:t>
      </w:r>
      <w:ins w:id="1107" w:author="Yali Chen" w:date="2025-12-29T14:33:00Z" w16du:dateUtc="2025-12-29T06:33:00Z">
        <w:r w:rsidR="00A8780F" w:rsidRPr="00FD35A8">
          <w:rPr>
            <w:rFonts w:ascii="Times New Roman" w:hAnsi="Times New Roman" w:cs="Times New Roman"/>
            <w:szCs w:val="20"/>
          </w:rPr>
          <w:t xml:space="preserve"> </w:t>
        </w:r>
      </w:ins>
      <w:r w:rsidRPr="00FD35A8">
        <w:rPr>
          <w:rFonts w:ascii="Times New Roman" w:hAnsi="Times New Roman" w:cs="Times New Roman"/>
          <w:szCs w:val="20"/>
        </w:rPr>
        <w:t>WHODrug: World Health Organization Drug Dictionary.</w:t>
      </w:r>
    </w:p>
    <w:p w14:paraId="1BF60685" w14:textId="77777777" w:rsidR="00817DA6" w:rsidRPr="00FD35A8" w:rsidRDefault="00817DA6" w:rsidP="00E7207C">
      <w:pPr>
        <w:rPr>
          <w:ins w:id="1108" w:author="Yali Chen" w:date="2025-12-17T10:30:00Z" w16du:dateUtc="2025-12-17T02:30:00Z"/>
          <w:rFonts w:ascii="Times New Roman" w:hAnsi="Times New Roman" w:cs="Times New Roman"/>
          <w:i/>
          <w:iCs/>
          <w:szCs w:val="20"/>
        </w:rPr>
      </w:pPr>
    </w:p>
    <w:p w14:paraId="3C6E2E2F" w14:textId="166B24A4" w:rsidR="00FE35AC" w:rsidRPr="00FD35A8" w:rsidRDefault="00C24CC8" w:rsidP="00E7207C">
      <w:pPr>
        <w:rPr>
          <w:ins w:id="1109" w:author="Yali Chen" w:date="2025-12-17T10:31:00Z" w16du:dateUtc="2025-12-17T02:31:00Z"/>
          <w:rFonts w:ascii="Times New Roman" w:hAnsi="Times New Roman" w:cs="Times New Roman"/>
          <w:szCs w:val="20"/>
        </w:rPr>
      </w:pPr>
      <w:r w:rsidRPr="00FD35A8">
        <w:rPr>
          <w:rFonts w:ascii="Times New Roman" w:hAnsi="Times New Roman" w:cs="Times New Roman"/>
          <w:i/>
          <w:iCs/>
          <w:szCs w:val="20"/>
        </w:rPr>
        <w:t>Programming note: Listing is sorted in alphabetical order for ATC classification and generic drug name.</w:t>
      </w:r>
      <w:del w:id="1110" w:author="Yali Chen" w:date="2025-12-29T14:44:00Z" w16du:dateUtc="2025-12-29T06:44:00Z">
        <w:r w:rsidR="00E7207C" w:rsidRPr="00FD35A8" w:rsidDel="001830CB">
          <w:rPr>
            <w:rFonts w:ascii="Times New Roman" w:hAnsi="Times New Roman" w:cs="Times New Roman"/>
            <w:i/>
            <w:iCs/>
            <w:szCs w:val="20"/>
            <w:rPrChange w:id="1111" w:author="Yali Chen" w:date="2025-12-29T14:25:00Z" w16du:dateUtc="2025-12-29T06:25:00Z">
              <w:rPr>
                <w:rFonts w:ascii="Times New Roman" w:hAnsi="Times New Roman" w:cs="Times New Roman"/>
                <w:szCs w:val="20"/>
              </w:rPr>
            </w:rPrChange>
          </w:rPr>
          <w:delText xml:space="preserve"> </w:delText>
        </w:r>
      </w:del>
    </w:p>
    <w:p w14:paraId="2EC5709D" w14:textId="2533DD6C" w:rsidR="00E7207C" w:rsidRPr="00FD35A8" w:rsidRDefault="3D0BD1F6" w:rsidP="11CDE78F">
      <w:pPr>
        <w:rPr>
          <w:rFonts w:ascii="Times New Roman" w:hAnsi="Times New Roman" w:cs="Times New Roman"/>
          <w:i/>
          <w:iCs/>
          <w:rPrChange w:id="1112" w:author="Yali Chen" w:date="2025-12-29T14:39:00Z" w16du:dateUtc="2025-12-29T06:39:00Z">
            <w:rPr>
              <w:rFonts w:ascii="Times New Roman" w:hAnsi="Times New Roman" w:cs="Times New Roman"/>
            </w:rPr>
          </w:rPrChange>
        </w:rPr>
      </w:pPr>
      <w:commentRangeStart w:id="1113"/>
      <w:commentRangeStart w:id="1114"/>
      <w:commentRangeStart w:id="1115"/>
      <w:commentRangeStart w:id="1116"/>
      <w:commentRangeStart w:id="1117"/>
      <w:ins w:id="1118" w:author="Yali Chen" w:date="2025-12-17T10:30:00Z">
        <w:r w:rsidRPr="00FD35A8">
          <w:rPr>
            <w:rFonts w:ascii="Times New Roman" w:hAnsi="Times New Roman" w:cs="Times New Roman"/>
            <w:i/>
            <w:iCs/>
          </w:rPr>
          <w:t>Disease Related Treatment Prior to Apheresis is from CRF page “IIM/SSc Medications Assessment”</w:t>
        </w:r>
      </w:ins>
      <w:ins w:id="1119" w:author="Yali Chen" w:date="2025-12-29T14:33:00Z" w16du:dateUtc="2025-12-29T06:33:00Z">
        <w:r w:rsidR="002476D0" w:rsidRPr="00FD35A8">
          <w:rPr>
            <w:rFonts w:ascii="Times New Roman" w:hAnsi="Times New Roman" w:cs="Times New Roman"/>
            <w:i/>
            <w:iCs/>
          </w:rPr>
          <w:t xml:space="preserve"> </w:t>
        </w:r>
      </w:ins>
      <w:ins w:id="1120" w:author="Yali Chen" w:date="2025-12-17T10:30:00Z">
        <w:r w:rsidRPr="00FD35A8">
          <w:rPr>
            <w:rFonts w:ascii="Times New Roman" w:hAnsi="Times New Roman" w:cs="Times New Roman"/>
            <w:i/>
            <w:iCs/>
          </w:rPr>
          <w:t xml:space="preserve">when “Whether the medication started before collection of mononuclear 5 cells?” = yes and </w:t>
        </w:r>
      </w:ins>
      <w:ins w:id="1121" w:author="Yali Chen" w:date="2025-12-29T16:34:00Z" w16du:dateUtc="2025-12-29T08:34:00Z">
        <w:r w:rsidR="000254D3">
          <w:rPr>
            <w:rFonts w:ascii="Times New Roman" w:hAnsi="Times New Roman" w:cs="Times New Roman"/>
            <w:i/>
            <w:iCs/>
          </w:rPr>
          <w:t>“</w:t>
        </w:r>
      </w:ins>
      <w:ins w:id="1122" w:author="Yali Chen" w:date="2025-12-17T10:30:00Z">
        <w:r w:rsidRPr="00FD35A8">
          <w:rPr>
            <w:rFonts w:ascii="Times New Roman" w:hAnsi="Times New Roman" w:cs="Times New Roman"/>
            <w:i/>
            <w:iCs/>
          </w:rPr>
          <w:t>indication Type</w:t>
        </w:r>
      </w:ins>
      <w:ins w:id="1123" w:author="Yali Chen" w:date="2025-12-29T16:34:00Z" w16du:dateUtc="2025-12-29T08:34:00Z">
        <w:r w:rsidR="000254D3">
          <w:rPr>
            <w:rFonts w:ascii="Times New Roman" w:hAnsi="Times New Roman" w:cs="Times New Roman"/>
            <w:i/>
            <w:iCs/>
          </w:rPr>
          <w:t>”</w:t>
        </w:r>
        <w:r w:rsidR="000254D3">
          <w:rPr>
            <w:rFonts w:ascii="Times New Roman" w:hAnsi="Times New Roman" w:cs="Times New Roman" w:hint="eastAsia"/>
            <w:i/>
            <w:iCs/>
          </w:rPr>
          <w:t xml:space="preserve"> </w:t>
        </w:r>
      </w:ins>
      <w:ins w:id="1124" w:author="Yali Chen" w:date="2025-12-17T10:30:00Z">
        <w:r w:rsidRPr="00FD35A8">
          <w:rPr>
            <w:rFonts w:ascii="Times New Roman" w:hAnsi="Times New Roman" w:cs="Times New Roman"/>
            <w:i/>
            <w:iCs/>
          </w:rPr>
          <w:t>=</w:t>
        </w:r>
        <w:r w:rsidRPr="00FD35A8">
          <w:rPr>
            <w:rFonts w:ascii="Times New Roman" w:hAnsi="Times New Roman" w:cs="Times New Roman"/>
          </w:rPr>
          <w:t xml:space="preserve"> </w:t>
        </w:r>
        <w:r w:rsidRPr="00FD35A8">
          <w:rPr>
            <w:rFonts w:ascii="Times New Roman" w:hAnsi="Times New Roman" w:cs="Times New Roman"/>
            <w:i/>
            <w:iCs/>
          </w:rPr>
          <w:t>Related to the study disease</w:t>
        </w:r>
      </w:ins>
      <w:ins w:id="1125" w:author="Yali Chen" w:date="2025-12-29T14:39:00Z" w16du:dateUtc="2025-12-29T06:39:00Z">
        <w:r w:rsidR="006603E6" w:rsidRPr="00FD35A8">
          <w:rPr>
            <w:rFonts w:ascii="Times New Roman" w:hAnsi="Times New Roman" w:cs="Times New Roman"/>
            <w:i/>
            <w:iCs/>
          </w:rPr>
          <w:t xml:space="preserve">, grabbing item </w:t>
        </w:r>
      </w:ins>
      <w:ins w:id="1126" w:author="Yali Chen" w:date="2025-12-29T16:33:00Z" w16du:dateUtc="2025-12-29T08:33:00Z">
        <w:r w:rsidR="00C44F8B">
          <w:rPr>
            <w:rFonts w:ascii="Times New Roman" w:hAnsi="Times New Roman" w:cs="Times New Roman"/>
            <w:i/>
            <w:iCs/>
          </w:rPr>
          <w:t>“</w:t>
        </w:r>
      </w:ins>
      <w:ins w:id="1127" w:author="Yali Chen" w:date="2025-12-29T14:39:00Z" w16du:dateUtc="2025-12-29T06:39:00Z">
        <w:r w:rsidR="006603E6" w:rsidRPr="00FD35A8">
          <w:rPr>
            <w:rFonts w:ascii="Times New Roman" w:hAnsi="Times New Roman" w:cs="Times New Roman"/>
            <w:i/>
            <w:iCs/>
          </w:rPr>
          <w:t>medication name”</w:t>
        </w:r>
        <w:r w:rsidR="0088669F" w:rsidRPr="00FD35A8">
          <w:rPr>
            <w:rFonts w:ascii="Times New Roman" w:hAnsi="Times New Roman" w:cs="Times New Roman"/>
            <w:i/>
            <w:iCs/>
          </w:rPr>
          <w:t>.</w:t>
        </w:r>
      </w:ins>
    </w:p>
    <w:p w14:paraId="35A60382" w14:textId="4388D3F6" w:rsidR="00902EF0" w:rsidRPr="00FD35A8" w:rsidRDefault="00E7207C" w:rsidP="00902EF0">
      <w:pPr>
        <w:rPr>
          <w:ins w:id="1128" w:author="Yali Chen" w:date="2025-12-17T10:25:00Z" w16du:dateUtc="2025-12-17T02:25:00Z"/>
          <w:rFonts w:ascii="Times New Roman" w:hAnsi="Times New Roman" w:cs="Times New Roman"/>
          <w:i/>
          <w:iCs/>
          <w:szCs w:val="20"/>
        </w:rPr>
      </w:pPr>
      <w:r w:rsidRPr="00FD35A8">
        <w:rPr>
          <w:rFonts w:ascii="Times New Roman" w:hAnsi="Times New Roman" w:cs="Times New Roman"/>
          <w:i/>
          <w:iCs/>
          <w:szCs w:val="20"/>
        </w:rPr>
        <w:t xml:space="preserve">Generic </w:t>
      </w:r>
      <w:commentRangeStart w:id="1129"/>
      <w:commentRangeStart w:id="1130"/>
      <w:commentRangeStart w:id="1131"/>
      <w:commentRangeStart w:id="1132"/>
      <w:r w:rsidRPr="00FD35A8">
        <w:rPr>
          <w:rFonts w:ascii="Times New Roman" w:hAnsi="Times New Roman" w:cs="Times New Roman"/>
          <w:i/>
          <w:iCs/>
          <w:szCs w:val="20"/>
        </w:rPr>
        <w:t>drug</w:t>
      </w:r>
      <w:commentRangeEnd w:id="1129"/>
      <w:r w:rsidR="00217F2F" w:rsidRPr="00FD35A8">
        <w:rPr>
          <w:rStyle w:val="CommentReference"/>
          <w:rFonts w:ascii="Times New Roman" w:hAnsi="Times New Roman" w:cs="Times New Roman"/>
          <w:i/>
          <w:iCs/>
          <w:sz w:val="20"/>
          <w:szCs w:val="20"/>
        </w:rPr>
        <w:commentReference w:id="1129"/>
      </w:r>
      <w:commentRangeEnd w:id="1130"/>
      <w:r w:rsidR="00906EB0" w:rsidRPr="00FD35A8">
        <w:rPr>
          <w:rStyle w:val="CommentReference"/>
          <w:rFonts w:ascii="Times New Roman" w:hAnsi="Times New Roman" w:cs="Times New Roman"/>
          <w:i/>
          <w:iCs/>
          <w:sz w:val="20"/>
          <w:szCs w:val="20"/>
        </w:rPr>
        <w:commentReference w:id="1130"/>
      </w:r>
      <w:commentRangeEnd w:id="1131"/>
      <w:r w:rsidR="00F758FF" w:rsidRPr="00FD35A8">
        <w:rPr>
          <w:rStyle w:val="CommentReference"/>
          <w:rFonts w:ascii="Times New Roman" w:hAnsi="Times New Roman" w:cs="Times New Roman"/>
          <w:i/>
          <w:iCs/>
          <w:sz w:val="20"/>
          <w:szCs w:val="20"/>
        </w:rPr>
        <w:commentReference w:id="1131"/>
      </w:r>
      <w:commentRangeEnd w:id="1132"/>
      <w:r w:rsidR="00501DE9" w:rsidRPr="00FD35A8">
        <w:rPr>
          <w:rStyle w:val="CommentReference"/>
          <w:rFonts w:ascii="Times New Roman" w:hAnsi="Times New Roman" w:cs="Times New Roman"/>
        </w:rPr>
        <w:commentReference w:id="1132"/>
      </w:r>
      <w:r w:rsidRPr="00FD35A8">
        <w:rPr>
          <w:rFonts w:ascii="Times New Roman" w:hAnsi="Times New Roman" w:cs="Times New Roman"/>
          <w:i/>
          <w:iCs/>
          <w:szCs w:val="20"/>
        </w:rPr>
        <w:t xml:space="preserve"> name:</w:t>
      </w:r>
      <w:ins w:id="1133" w:author="Yali Chen" w:date="2025-12-29T14:25:00Z" w16du:dateUtc="2025-12-29T06:25:00Z">
        <w:r w:rsidR="00861C6D" w:rsidRPr="00FD35A8">
          <w:rPr>
            <w:rFonts w:ascii="Times New Roman" w:hAnsi="Times New Roman" w:cs="Times New Roman"/>
            <w:i/>
            <w:iCs/>
            <w:szCs w:val="20"/>
          </w:rPr>
          <w:t xml:space="preserve"> </w:t>
        </w:r>
      </w:ins>
      <w:ins w:id="1134" w:author="Yali Chen" w:date="2025-12-18T09:41:00Z" w16du:dateUtc="2025-12-18T01:41:00Z">
        <w:r w:rsidR="00326D32" w:rsidRPr="00FD35A8">
          <w:rPr>
            <w:rFonts w:ascii="Times New Roman" w:hAnsi="Times New Roman" w:cs="Times New Roman"/>
            <w:i/>
            <w:iCs/>
            <w:szCs w:val="20"/>
          </w:rPr>
          <w:t>PN of</w:t>
        </w:r>
      </w:ins>
      <w:r w:rsidRPr="00FD35A8">
        <w:rPr>
          <w:rFonts w:ascii="Times New Roman" w:hAnsi="Times New Roman" w:cs="Times New Roman"/>
          <w:i/>
          <w:iCs/>
          <w:szCs w:val="20"/>
        </w:rPr>
        <w:t xml:space="preserve"> </w:t>
      </w:r>
      <w:ins w:id="1135" w:author="Yali Chen" w:date="2025-12-18T09:42:00Z" w16du:dateUtc="2025-12-18T01:42:00Z">
        <w:r w:rsidR="00326D32" w:rsidRPr="00FD35A8">
          <w:rPr>
            <w:rFonts w:ascii="Times New Roman" w:hAnsi="Times New Roman" w:cs="Times New Roman"/>
            <w:i/>
            <w:iCs/>
            <w:szCs w:val="20"/>
          </w:rPr>
          <w:t>“</w:t>
        </w:r>
      </w:ins>
      <w:r w:rsidRPr="00FD35A8">
        <w:rPr>
          <w:rFonts w:ascii="Times New Roman" w:hAnsi="Times New Roman" w:cs="Times New Roman"/>
          <w:i/>
          <w:iCs/>
          <w:szCs w:val="20"/>
        </w:rPr>
        <w:t>MSC, Tocilizumab, CTX, PLEX, IVIg, CsA, MTX, RTX, MMF, FK506, Steroid</w:t>
      </w:r>
      <w:ins w:id="1136" w:author="Yali Chen" w:date="2025-12-18T09:42:00Z" w16du:dateUtc="2025-12-18T01:42:00Z">
        <w:r w:rsidR="00326D32" w:rsidRPr="00FD35A8">
          <w:rPr>
            <w:rFonts w:ascii="Times New Roman" w:hAnsi="Times New Roman" w:cs="Times New Roman"/>
            <w:i/>
            <w:iCs/>
            <w:szCs w:val="20"/>
          </w:rPr>
          <w:t>”</w:t>
        </w:r>
      </w:ins>
      <w:r w:rsidRPr="00FD35A8">
        <w:rPr>
          <w:rFonts w:ascii="Times New Roman" w:hAnsi="Times New Roman" w:cs="Times New Roman"/>
          <w:i/>
          <w:iCs/>
          <w:szCs w:val="20"/>
        </w:rPr>
        <w:t>.</w:t>
      </w:r>
      <w:ins w:id="1137" w:author="Yali Chen" w:date="2025-12-17T10:28:00Z" w16du:dateUtc="2025-12-17T02:28:00Z">
        <w:r w:rsidR="003E272D" w:rsidRPr="00FD35A8">
          <w:rPr>
            <w:rFonts w:ascii="Times New Roman" w:hAnsi="Times New Roman" w:cs="Times New Roman"/>
            <w:rPrChange w:id="1138" w:author="Yali Chen" w:date="2025-12-29T14:40:00Z" w16du:dateUtc="2025-12-29T06:40:00Z">
              <w:rPr/>
            </w:rPrChange>
          </w:rPr>
          <w:t xml:space="preserve"> </w:t>
        </w:r>
      </w:ins>
    </w:p>
    <w:p w14:paraId="332EDD61" w14:textId="28762302" w:rsidR="00902EF0" w:rsidRPr="00FD35A8" w:rsidRDefault="5192E148" w:rsidP="11CDE78F">
      <w:pPr>
        <w:rPr>
          <w:ins w:id="1139" w:author="Yali Chen" w:date="2025-12-18T10:39:00Z" w16du:dateUtc="2025-12-18T02:39:00Z"/>
          <w:rFonts w:ascii="Times New Roman" w:hAnsi="Times New Roman" w:cs="Times New Roman"/>
          <w:i/>
          <w:iCs/>
        </w:rPr>
      </w:pPr>
      <w:ins w:id="1140" w:author="Yali Chen" w:date="2025-12-18T09:43:00Z">
        <w:r w:rsidRPr="00FD35A8">
          <w:rPr>
            <w:rFonts w:ascii="Times New Roman" w:hAnsi="Times New Roman" w:cs="Times New Roman"/>
            <w:i/>
            <w:iCs/>
          </w:rPr>
          <w:t>T</w:t>
        </w:r>
      </w:ins>
      <w:ins w:id="1141" w:author="Yali Chen" w:date="2025-12-17T10:26:00Z">
        <w:r w:rsidR="5F1946B4" w:rsidRPr="00FD35A8">
          <w:rPr>
            <w:rFonts w:ascii="Times New Roman" w:hAnsi="Times New Roman" w:cs="Times New Roman"/>
            <w:i/>
            <w:iCs/>
          </w:rPr>
          <w:t xml:space="preserve">hese </w:t>
        </w:r>
        <w:r w:rsidR="02A1FE81" w:rsidRPr="00FD35A8">
          <w:rPr>
            <w:rFonts w:ascii="Times New Roman" w:hAnsi="Times New Roman" w:cs="Times New Roman"/>
            <w:i/>
            <w:iCs/>
          </w:rPr>
          <w:t>drugs will b</w:t>
        </w:r>
      </w:ins>
      <w:ins w:id="1142" w:author="Yali Chen" w:date="2025-12-17T10:27:00Z">
        <w:r w:rsidR="02A1FE81" w:rsidRPr="00FD35A8">
          <w:rPr>
            <w:rFonts w:ascii="Times New Roman" w:hAnsi="Times New Roman" w:cs="Times New Roman"/>
            <w:i/>
            <w:iCs/>
          </w:rPr>
          <w:t>e f</w:t>
        </w:r>
      </w:ins>
      <w:ins w:id="1143" w:author="Yali Chen" w:date="2025-12-17T10:26:00Z">
        <w:r w:rsidR="5F1946B4" w:rsidRPr="00FD35A8">
          <w:rPr>
            <w:rFonts w:ascii="Times New Roman" w:hAnsi="Times New Roman" w:cs="Times New Roman"/>
            <w:i/>
            <w:iCs/>
          </w:rPr>
          <w:t xml:space="preserve">ound by </w:t>
        </w:r>
      </w:ins>
      <w:ins w:id="1144" w:author="Yali Chen" w:date="2025-12-18T09:42:00Z">
        <w:r w:rsidR="315D7B5E" w:rsidRPr="00FD35A8">
          <w:rPr>
            <w:rFonts w:ascii="Times New Roman" w:hAnsi="Times New Roman" w:cs="Times New Roman"/>
            <w:i/>
            <w:iCs/>
          </w:rPr>
          <w:t>ATC/</w:t>
        </w:r>
      </w:ins>
      <w:ins w:id="1145" w:author="Yali Chen" w:date="2025-12-17T10:26:00Z">
        <w:r w:rsidR="5F1946B4" w:rsidRPr="00FD35A8">
          <w:rPr>
            <w:rFonts w:ascii="Times New Roman" w:hAnsi="Times New Roman" w:cs="Times New Roman"/>
            <w:i/>
            <w:iCs/>
          </w:rPr>
          <w:t>PN after WHO Drug Dictionary (March 1, 2025, or higher) coding</w:t>
        </w:r>
      </w:ins>
      <w:ins w:id="1146" w:author="Yali Chen" w:date="2025-12-29T14:40:00Z" w16du:dateUtc="2025-12-29T06:40:00Z">
        <w:r w:rsidR="0088669F" w:rsidRPr="00FD35A8">
          <w:rPr>
            <w:rFonts w:ascii="Times New Roman" w:hAnsi="Times New Roman" w:cs="Times New Roman"/>
            <w:i/>
            <w:iCs/>
          </w:rPr>
          <w:t xml:space="preserve"> from item </w:t>
        </w:r>
      </w:ins>
      <w:ins w:id="1147" w:author="Yali Chen" w:date="2025-12-29T16:34:00Z" w16du:dateUtc="2025-12-29T08:34:00Z">
        <w:r w:rsidR="000254D3">
          <w:rPr>
            <w:rFonts w:ascii="Times New Roman" w:hAnsi="Times New Roman" w:cs="Times New Roman"/>
            <w:i/>
            <w:iCs/>
          </w:rPr>
          <w:t>“</w:t>
        </w:r>
      </w:ins>
      <w:ins w:id="1148" w:author="Yali Chen" w:date="2025-12-29T14:40:00Z" w16du:dateUtc="2025-12-29T06:40:00Z">
        <w:r w:rsidR="0088669F" w:rsidRPr="00FD35A8">
          <w:rPr>
            <w:rFonts w:ascii="Times New Roman" w:hAnsi="Times New Roman" w:cs="Times New Roman"/>
            <w:i/>
            <w:iCs/>
          </w:rPr>
          <w:t>medication name</w:t>
        </w:r>
        <w:r w:rsidR="0088669F" w:rsidRPr="00FD35A8">
          <w:rPr>
            <w:rFonts w:ascii="Times New Roman" w:hAnsi="Times New Roman" w:cs="Times New Roman" w:hint="eastAsia"/>
            <w:i/>
            <w:iCs/>
          </w:rPr>
          <w:t>”</w:t>
        </w:r>
      </w:ins>
      <w:ins w:id="1149" w:author="Yali Chen" w:date="2025-12-17T10:26:00Z">
        <w:r w:rsidR="5F1946B4" w:rsidRPr="00FD35A8">
          <w:rPr>
            <w:rFonts w:ascii="Times New Roman" w:hAnsi="Times New Roman" w:cs="Times New Roman"/>
            <w:i/>
            <w:iCs/>
          </w:rPr>
          <w:t>.</w:t>
        </w:r>
      </w:ins>
      <w:commentRangeEnd w:id="1113"/>
      <w:r w:rsidR="00D80746" w:rsidRPr="00FD35A8">
        <w:rPr>
          <w:rStyle w:val="CommentReference"/>
          <w:rFonts w:ascii="Times New Roman" w:hAnsi="Times New Roman" w:cs="Times New Roman"/>
          <w:i/>
          <w:iCs/>
          <w:sz w:val="20"/>
          <w:szCs w:val="22"/>
        </w:rPr>
        <w:commentReference w:id="1113"/>
      </w:r>
      <w:commentRangeEnd w:id="1114"/>
      <w:r w:rsidR="00D80746" w:rsidRPr="00FD35A8">
        <w:rPr>
          <w:rStyle w:val="CommentReference"/>
          <w:rFonts w:ascii="Times New Roman" w:hAnsi="Times New Roman" w:cs="Times New Roman"/>
          <w:i/>
          <w:iCs/>
          <w:sz w:val="20"/>
          <w:szCs w:val="22"/>
        </w:rPr>
        <w:commentReference w:id="1114"/>
      </w:r>
      <w:commentRangeEnd w:id="1115"/>
      <w:r w:rsidR="00D80746" w:rsidRPr="00FD35A8">
        <w:rPr>
          <w:rStyle w:val="CommentReference"/>
          <w:rFonts w:ascii="Times New Roman" w:hAnsi="Times New Roman" w:cs="Times New Roman"/>
          <w:i/>
          <w:iCs/>
          <w:sz w:val="20"/>
          <w:szCs w:val="22"/>
        </w:rPr>
        <w:commentReference w:id="1115"/>
      </w:r>
      <w:commentRangeEnd w:id="1116"/>
      <w:r w:rsidR="008110DC" w:rsidRPr="00FD35A8">
        <w:rPr>
          <w:rStyle w:val="CommentReference"/>
          <w:rFonts w:ascii="Times New Roman" w:hAnsi="Times New Roman" w:cs="Times New Roman"/>
          <w:i/>
          <w:iCs/>
          <w:sz w:val="20"/>
          <w:szCs w:val="22"/>
        </w:rPr>
        <w:commentReference w:id="1116"/>
      </w:r>
      <w:commentRangeEnd w:id="1117"/>
      <w:r w:rsidR="00186180" w:rsidRPr="00FD35A8">
        <w:rPr>
          <w:rStyle w:val="CommentReference"/>
          <w:rFonts w:ascii="Times New Roman" w:hAnsi="Times New Roman" w:cs="Times New Roman"/>
          <w:rPrChange w:id="1151" w:author="Yali Chen" w:date="2025-12-29T14:40:00Z" w16du:dateUtc="2025-12-29T06:40:00Z">
            <w:rPr>
              <w:rStyle w:val="CommentReference"/>
            </w:rPr>
          </w:rPrChange>
        </w:rPr>
        <w:commentReference w:id="1117"/>
      </w:r>
    </w:p>
    <w:tbl>
      <w:tblPr>
        <w:tblW w:w="5000" w:type="pct"/>
        <w:tblLook w:val="04A0" w:firstRow="1" w:lastRow="0" w:firstColumn="1" w:lastColumn="0" w:noHBand="0" w:noVBand="1"/>
      </w:tblPr>
      <w:tblGrid>
        <w:gridCol w:w="1136"/>
        <w:gridCol w:w="743"/>
        <w:gridCol w:w="1191"/>
        <w:gridCol w:w="743"/>
        <w:gridCol w:w="2355"/>
        <w:gridCol w:w="605"/>
        <w:gridCol w:w="2360"/>
        <w:gridCol w:w="2398"/>
        <w:gridCol w:w="1461"/>
        <w:gridCol w:w="1568"/>
      </w:tblGrid>
      <w:tr w:rsidR="005F2A24" w:rsidRPr="00FD35A8" w14:paraId="3830C5E3" w14:textId="77777777">
        <w:trPr>
          <w:trHeight w:val="1155"/>
          <w:ins w:id="1152" w:author="Yali Chen" w:date="2025-12-18T10:39:00Z"/>
        </w:trPr>
        <w:tc>
          <w:tcPr>
            <w:tcW w:w="1967" w:type="dxa"/>
            <w:tcBorders>
              <w:top w:val="single" w:sz="4" w:space="0" w:color="auto"/>
              <w:left w:val="single" w:sz="4" w:space="0" w:color="auto"/>
              <w:bottom w:val="nil"/>
              <w:right w:val="single" w:sz="4" w:space="0" w:color="auto"/>
            </w:tcBorders>
            <w:shd w:val="clear" w:color="000000" w:fill="C0C0C0"/>
            <w:vAlign w:val="bottom"/>
            <w:hideMark/>
          </w:tcPr>
          <w:p w14:paraId="70AEC53F" w14:textId="77777777" w:rsidR="005F2A24" w:rsidRPr="00FD35A8" w:rsidRDefault="005F2A24">
            <w:pPr>
              <w:widowControl/>
              <w:jc w:val="center"/>
              <w:rPr>
                <w:ins w:id="1153" w:author="Yali Chen" w:date="2025-12-18T10:39:00Z" w16du:dateUtc="2025-12-18T02:39:00Z"/>
                <w:rFonts w:ascii="Times New Roman" w:hAnsi="Times New Roman" w:cs="Times New Roman"/>
                <w:b/>
                <w:bCs/>
                <w:i/>
                <w:iCs/>
                <w:color w:val="auto"/>
                <w:kern w:val="0"/>
                <w:szCs w:val="20"/>
              </w:rPr>
            </w:pPr>
            <w:ins w:id="1154" w:author="Yali Chen" w:date="2025-12-18T10:39:00Z" w16du:dateUtc="2025-12-18T02:39:00Z">
              <w:r w:rsidRPr="00FD35A8">
                <w:rPr>
                  <w:rFonts w:ascii="Times New Roman" w:hAnsi="Times New Roman" w:cs="Times New Roman"/>
                  <w:b/>
                  <w:bCs/>
                  <w:i/>
                  <w:iCs/>
                  <w:color w:val="auto"/>
                  <w:kern w:val="0"/>
                  <w:szCs w:val="20"/>
                </w:rPr>
                <w:t>Verbatim Term</w:t>
              </w:r>
            </w:ins>
          </w:p>
        </w:tc>
        <w:tc>
          <w:tcPr>
            <w:tcW w:w="1227" w:type="dxa"/>
            <w:tcBorders>
              <w:top w:val="single" w:sz="4" w:space="0" w:color="auto"/>
              <w:left w:val="nil"/>
              <w:bottom w:val="nil"/>
              <w:right w:val="single" w:sz="4" w:space="0" w:color="auto"/>
            </w:tcBorders>
            <w:shd w:val="clear" w:color="000000" w:fill="C0C0C0"/>
            <w:vAlign w:val="bottom"/>
            <w:hideMark/>
          </w:tcPr>
          <w:p w14:paraId="7BD2084E" w14:textId="77777777" w:rsidR="005F2A24" w:rsidRPr="00FD35A8" w:rsidRDefault="005F2A24">
            <w:pPr>
              <w:widowControl/>
              <w:jc w:val="left"/>
              <w:rPr>
                <w:ins w:id="1155" w:author="Yali Chen" w:date="2025-12-18T10:39:00Z" w16du:dateUtc="2025-12-18T02:39:00Z"/>
                <w:rFonts w:ascii="Times New Roman" w:hAnsi="Times New Roman" w:cs="Times New Roman"/>
                <w:b/>
                <w:bCs/>
                <w:i/>
                <w:iCs/>
                <w:color w:val="auto"/>
                <w:kern w:val="0"/>
                <w:szCs w:val="20"/>
              </w:rPr>
            </w:pPr>
            <w:ins w:id="1156" w:author="Yali Chen" w:date="2025-12-18T10:39:00Z" w16du:dateUtc="2025-12-18T02:39:00Z">
              <w:r w:rsidRPr="00FD35A8">
                <w:rPr>
                  <w:rFonts w:ascii="Times New Roman" w:hAnsi="Times New Roman" w:cs="Times New Roman"/>
                  <w:b/>
                  <w:bCs/>
                  <w:i/>
                  <w:iCs/>
                  <w:color w:val="auto"/>
                  <w:kern w:val="0"/>
                  <w:szCs w:val="20"/>
                </w:rPr>
                <w:t>Drug Code</w:t>
              </w:r>
            </w:ins>
          </w:p>
        </w:tc>
        <w:tc>
          <w:tcPr>
            <w:tcW w:w="2147" w:type="dxa"/>
            <w:tcBorders>
              <w:top w:val="single" w:sz="4" w:space="0" w:color="auto"/>
              <w:left w:val="nil"/>
              <w:bottom w:val="nil"/>
              <w:right w:val="single" w:sz="4" w:space="0" w:color="auto"/>
            </w:tcBorders>
            <w:shd w:val="clear" w:color="000000" w:fill="C0C0C0"/>
            <w:vAlign w:val="bottom"/>
            <w:hideMark/>
          </w:tcPr>
          <w:p w14:paraId="43959371" w14:textId="77777777" w:rsidR="005F2A24" w:rsidRPr="00FD35A8" w:rsidRDefault="005F2A24">
            <w:pPr>
              <w:widowControl/>
              <w:jc w:val="left"/>
              <w:rPr>
                <w:ins w:id="1157" w:author="Yali Chen" w:date="2025-12-18T10:39:00Z" w16du:dateUtc="2025-12-18T02:39:00Z"/>
                <w:rFonts w:ascii="Times New Roman" w:hAnsi="Times New Roman" w:cs="Times New Roman"/>
                <w:b/>
                <w:bCs/>
                <w:i/>
                <w:iCs/>
                <w:color w:val="auto"/>
                <w:kern w:val="0"/>
                <w:szCs w:val="20"/>
              </w:rPr>
            </w:pPr>
            <w:ins w:id="1158" w:author="Yali Chen" w:date="2025-12-18T10:39:00Z" w16du:dateUtc="2025-12-18T02:39:00Z">
              <w:r w:rsidRPr="00FD35A8">
                <w:rPr>
                  <w:rFonts w:ascii="Times New Roman" w:hAnsi="Times New Roman" w:cs="Times New Roman"/>
                  <w:b/>
                  <w:bCs/>
                  <w:i/>
                  <w:iCs/>
                  <w:color w:val="auto"/>
                  <w:kern w:val="0"/>
                  <w:szCs w:val="20"/>
                </w:rPr>
                <w:t>Drug Name_EN</w:t>
              </w:r>
            </w:ins>
          </w:p>
        </w:tc>
        <w:tc>
          <w:tcPr>
            <w:tcW w:w="1227" w:type="dxa"/>
            <w:tcBorders>
              <w:top w:val="single" w:sz="4" w:space="0" w:color="auto"/>
              <w:left w:val="nil"/>
              <w:bottom w:val="nil"/>
              <w:right w:val="single" w:sz="4" w:space="0" w:color="auto"/>
            </w:tcBorders>
            <w:shd w:val="clear" w:color="000000" w:fill="C0C0C0"/>
            <w:vAlign w:val="bottom"/>
            <w:hideMark/>
          </w:tcPr>
          <w:p w14:paraId="5C4640AC" w14:textId="77777777" w:rsidR="005F2A24" w:rsidRPr="00FD35A8" w:rsidRDefault="005F2A24">
            <w:pPr>
              <w:widowControl/>
              <w:jc w:val="left"/>
              <w:rPr>
                <w:ins w:id="1159" w:author="Yali Chen" w:date="2025-12-18T10:39:00Z" w16du:dateUtc="2025-12-18T02:39:00Z"/>
                <w:rFonts w:ascii="Times New Roman" w:hAnsi="Times New Roman" w:cs="Times New Roman"/>
                <w:b/>
                <w:bCs/>
                <w:i/>
                <w:iCs/>
                <w:color w:val="auto"/>
                <w:kern w:val="0"/>
                <w:szCs w:val="20"/>
              </w:rPr>
            </w:pPr>
            <w:ins w:id="1160" w:author="Yali Chen" w:date="2025-12-18T10:39:00Z" w16du:dateUtc="2025-12-18T02:39:00Z">
              <w:r w:rsidRPr="00FD35A8">
                <w:rPr>
                  <w:rFonts w:ascii="Times New Roman" w:hAnsi="Times New Roman" w:cs="Times New Roman"/>
                  <w:b/>
                  <w:bCs/>
                  <w:i/>
                  <w:iCs/>
                  <w:color w:val="auto"/>
                  <w:kern w:val="0"/>
                  <w:szCs w:val="20"/>
                </w:rPr>
                <w:t>Preferred Code</w:t>
              </w:r>
            </w:ins>
          </w:p>
        </w:tc>
        <w:tc>
          <w:tcPr>
            <w:tcW w:w="4678" w:type="dxa"/>
            <w:tcBorders>
              <w:top w:val="single" w:sz="4" w:space="0" w:color="auto"/>
              <w:left w:val="nil"/>
              <w:bottom w:val="nil"/>
              <w:right w:val="single" w:sz="4" w:space="0" w:color="auto"/>
            </w:tcBorders>
            <w:shd w:val="clear" w:color="000000" w:fill="C0C0C0"/>
            <w:vAlign w:val="bottom"/>
            <w:hideMark/>
          </w:tcPr>
          <w:p w14:paraId="0E2BF289" w14:textId="77777777" w:rsidR="005F2A24" w:rsidRPr="00FD35A8" w:rsidRDefault="005F2A24">
            <w:pPr>
              <w:widowControl/>
              <w:jc w:val="left"/>
              <w:rPr>
                <w:ins w:id="1161" w:author="Yali Chen" w:date="2025-12-18T10:39:00Z" w16du:dateUtc="2025-12-18T02:39:00Z"/>
                <w:rFonts w:ascii="Times New Roman" w:hAnsi="Times New Roman" w:cs="Times New Roman"/>
                <w:b/>
                <w:bCs/>
                <w:i/>
                <w:iCs/>
                <w:color w:val="auto"/>
                <w:kern w:val="0"/>
                <w:szCs w:val="20"/>
              </w:rPr>
            </w:pPr>
            <w:ins w:id="1162" w:author="Yali Chen" w:date="2025-12-18T10:39:00Z" w16du:dateUtc="2025-12-18T02:39:00Z">
              <w:r w:rsidRPr="00FD35A8">
                <w:rPr>
                  <w:rFonts w:ascii="Times New Roman" w:hAnsi="Times New Roman" w:cs="Times New Roman"/>
                  <w:b/>
                  <w:bCs/>
                  <w:i/>
                  <w:iCs/>
                  <w:color w:val="auto"/>
                  <w:kern w:val="0"/>
                  <w:szCs w:val="20"/>
                </w:rPr>
                <w:t>Preferred Name_EN</w:t>
              </w:r>
            </w:ins>
          </w:p>
        </w:tc>
        <w:tc>
          <w:tcPr>
            <w:tcW w:w="1013" w:type="dxa"/>
            <w:tcBorders>
              <w:top w:val="single" w:sz="4" w:space="0" w:color="auto"/>
              <w:left w:val="nil"/>
              <w:bottom w:val="nil"/>
              <w:right w:val="single" w:sz="4" w:space="0" w:color="auto"/>
            </w:tcBorders>
            <w:shd w:val="clear" w:color="000000" w:fill="C0C0C0"/>
            <w:vAlign w:val="bottom"/>
            <w:hideMark/>
          </w:tcPr>
          <w:p w14:paraId="47042266" w14:textId="77777777" w:rsidR="005F2A24" w:rsidRPr="00FD35A8" w:rsidRDefault="005F2A24">
            <w:pPr>
              <w:widowControl/>
              <w:jc w:val="left"/>
              <w:rPr>
                <w:ins w:id="1163" w:author="Yali Chen" w:date="2025-12-18T10:39:00Z" w16du:dateUtc="2025-12-18T02:39:00Z"/>
                <w:rFonts w:ascii="Times New Roman" w:hAnsi="Times New Roman" w:cs="Times New Roman"/>
                <w:b/>
                <w:bCs/>
                <w:i/>
                <w:iCs/>
                <w:color w:val="auto"/>
                <w:kern w:val="0"/>
                <w:szCs w:val="20"/>
              </w:rPr>
            </w:pPr>
            <w:ins w:id="1164" w:author="Yali Chen" w:date="2025-12-18T10:39:00Z" w16du:dateUtc="2025-12-18T02:39:00Z">
              <w:r w:rsidRPr="00FD35A8">
                <w:rPr>
                  <w:rFonts w:ascii="Times New Roman" w:hAnsi="Times New Roman" w:cs="Times New Roman"/>
                  <w:b/>
                  <w:bCs/>
                  <w:i/>
                  <w:iCs/>
                  <w:color w:val="auto"/>
                  <w:kern w:val="0"/>
                  <w:szCs w:val="20"/>
                </w:rPr>
                <w:t>ATCCode</w:t>
              </w:r>
            </w:ins>
          </w:p>
        </w:tc>
        <w:tc>
          <w:tcPr>
            <w:tcW w:w="4688" w:type="dxa"/>
            <w:tcBorders>
              <w:top w:val="single" w:sz="4" w:space="0" w:color="auto"/>
              <w:left w:val="nil"/>
              <w:bottom w:val="nil"/>
              <w:right w:val="single" w:sz="4" w:space="0" w:color="auto"/>
            </w:tcBorders>
            <w:shd w:val="clear" w:color="000000" w:fill="C0C0C0"/>
            <w:vAlign w:val="bottom"/>
            <w:hideMark/>
          </w:tcPr>
          <w:p w14:paraId="04A8787A" w14:textId="77777777" w:rsidR="005F2A24" w:rsidRPr="00FD35A8" w:rsidRDefault="005F2A24">
            <w:pPr>
              <w:widowControl/>
              <w:jc w:val="left"/>
              <w:rPr>
                <w:ins w:id="1165" w:author="Yali Chen" w:date="2025-12-18T10:39:00Z" w16du:dateUtc="2025-12-18T02:39:00Z"/>
                <w:rFonts w:ascii="Times New Roman" w:hAnsi="Times New Roman" w:cs="Times New Roman"/>
                <w:b/>
                <w:bCs/>
                <w:i/>
                <w:iCs/>
                <w:color w:val="auto"/>
                <w:kern w:val="0"/>
                <w:szCs w:val="20"/>
              </w:rPr>
            </w:pPr>
            <w:ins w:id="1166" w:author="Yali Chen" w:date="2025-12-18T10:39:00Z" w16du:dateUtc="2025-12-18T02:39:00Z">
              <w:r w:rsidRPr="00FD35A8">
                <w:rPr>
                  <w:rFonts w:ascii="Times New Roman" w:hAnsi="Times New Roman" w:cs="Times New Roman"/>
                  <w:b/>
                  <w:bCs/>
                  <w:i/>
                  <w:iCs/>
                  <w:color w:val="auto"/>
                  <w:kern w:val="0"/>
                  <w:szCs w:val="20"/>
                </w:rPr>
                <w:t>ATCI_EN</w:t>
              </w:r>
            </w:ins>
          </w:p>
        </w:tc>
        <w:tc>
          <w:tcPr>
            <w:tcW w:w="4767" w:type="dxa"/>
            <w:tcBorders>
              <w:top w:val="single" w:sz="4" w:space="0" w:color="auto"/>
              <w:left w:val="nil"/>
              <w:bottom w:val="nil"/>
              <w:right w:val="single" w:sz="4" w:space="0" w:color="auto"/>
            </w:tcBorders>
            <w:shd w:val="clear" w:color="000000" w:fill="C0C0C0"/>
            <w:vAlign w:val="bottom"/>
            <w:hideMark/>
          </w:tcPr>
          <w:p w14:paraId="4E22967E" w14:textId="77777777" w:rsidR="005F2A24" w:rsidRPr="00FD35A8" w:rsidRDefault="005F2A24">
            <w:pPr>
              <w:widowControl/>
              <w:jc w:val="left"/>
              <w:rPr>
                <w:ins w:id="1167" w:author="Yali Chen" w:date="2025-12-18T10:39:00Z" w16du:dateUtc="2025-12-18T02:39:00Z"/>
                <w:rFonts w:ascii="Times New Roman" w:hAnsi="Times New Roman" w:cs="Times New Roman"/>
                <w:b/>
                <w:bCs/>
                <w:i/>
                <w:iCs/>
                <w:color w:val="auto"/>
                <w:kern w:val="0"/>
                <w:szCs w:val="20"/>
              </w:rPr>
            </w:pPr>
            <w:ins w:id="1168" w:author="Yali Chen" w:date="2025-12-18T10:39:00Z" w16du:dateUtc="2025-12-18T02:39:00Z">
              <w:r w:rsidRPr="00FD35A8">
                <w:rPr>
                  <w:rFonts w:ascii="Times New Roman" w:hAnsi="Times New Roman" w:cs="Times New Roman"/>
                  <w:b/>
                  <w:bCs/>
                  <w:i/>
                  <w:iCs/>
                  <w:color w:val="auto"/>
                  <w:kern w:val="0"/>
                  <w:szCs w:val="20"/>
                </w:rPr>
                <w:t>ATCII_EN</w:t>
              </w:r>
            </w:ins>
          </w:p>
        </w:tc>
        <w:tc>
          <w:tcPr>
            <w:tcW w:w="2812" w:type="dxa"/>
            <w:tcBorders>
              <w:top w:val="single" w:sz="4" w:space="0" w:color="auto"/>
              <w:left w:val="nil"/>
              <w:bottom w:val="nil"/>
              <w:right w:val="single" w:sz="4" w:space="0" w:color="auto"/>
            </w:tcBorders>
            <w:shd w:val="clear" w:color="000000" w:fill="C0C0C0"/>
            <w:vAlign w:val="bottom"/>
            <w:hideMark/>
          </w:tcPr>
          <w:p w14:paraId="1FF44621" w14:textId="77777777" w:rsidR="005F2A24" w:rsidRPr="00FD35A8" w:rsidRDefault="005F2A24">
            <w:pPr>
              <w:widowControl/>
              <w:jc w:val="left"/>
              <w:rPr>
                <w:ins w:id="1169" w:author="Yali Chen" w:date="2025-12-18T10:39:00Z" w16du:dateUtc="2025-12-18T02:39:00Z"/>
                <w:rFonts w:ascii="Times New Roman" w:hAnsi="Times New Roman" w:cs="Times New Roman"/>
                <w:b/>
                <w:bCs/>
                <w:i/>
                <w:iCs/>
                <w:color w:val="auto"/>
                <w:kern w:val="0"/>
                <w:sz w:val="22"/>
              </w:rPr>
            </w:pPr>
            <w:ins w:id="1170" w:author="Yali Chen" w:date="2025-12-18T10:39:00Z" w16du:dateUtc="2025-12-18T02:39:00Z">
              <w:r w:rsidRPr="00FD35A8">
                <w:rPr>
                  <w:rFonts w:ascii="Times New Roman" w:hAnsi="Times New Roman" w:cs="Times New Roman"/>
                  <w:b/>
                  <w:bCs/>
                  <w:i/>
                  <w:iCs/>
                  <w:color w:val="auto"/>
                  <w:kern w:val="0"/>
                  <w:sz w:val="22"/>
                </w:rPr>
                <w:t>ATCIII_EN</w:t>
              </w:r>
            </w:ins>
          </w:p>
        </w:tc>
        <w:tc>
          <w:tcPr>
            <w:tcW w:w="3035" w:type="dxa"/>
            <w:tcBorders>
              <w:top w:val="single" w:sz="4" w:space="0" w:color="auto"/>
              <w:left w:val="nil"/>
              <w:bottom w:val="nil"/>
              <w:right w:val="single" w:sz="4" w:space="0" w:color="auto"/>
            </w:tcBorders>
            <w:shd w:val="clear" w:color="000000" w:fill="C0C0C0"/>
            <w:vAlign w:val="bottom"/>
            <w:hideMark/>
          </w:tcPr>
          <w:p w14:paraId="7933181B" w14:textId="77777777" w:rsidR="005F2A24" w:rsidRPr="00FD35A8" w:rsidRDefault="005F2A24">
            <w:pPr>
              <w:widowControl/>
              <w:jc w:val="left"/>
              <w:rPr>
                <w:ins w:id="1171" w:author="Yali Chen" w:date="2025-12-18T10:39:00Z" w16du:dateUtc="2025-12-18T02:39:00Z"/>
                <w:rFonts w:ascii="Times New Roman" w:hAnsi="Times New Roman" w:cs="Times New Roman"/>
                <w:b/>
                <w:bCs/>
                <w:i/>
                <w:iCs/>
                <w:color w:val="auto"/>
                <w:kern w:val="0"/>
                <w:sz w:val="22"/>
              </w:rPr>
            </w:pPr>
            <w:ins w:id="1172" w:author="Yali Chen" w:date="2025-12-18T10:39:00Z" w16du:dateUtc="2025-12-18T02:39:00Z">
              <w:r w:rsidRPr="00FD35A8">
                <w:rPr>
                  <w:rFonts w:ascii="Times New Roman" w:hAnsi="Times New Roman" w:cs="Times New Roman"/>
                  <w:b/>
                  <w:bCs/>
                  <w:i/>
                  <w:iCs/>
                  <w:color w:val="auto"/>
                  <w:kern w:val="0"/>
                  <w:sz w:val="22"/>
                </w:rPr>
                <w:t>ATCIV_EN</w:t>
              </w:r>
            </w:ins>
          </w:p>
        </w:tc>
      </w:tr>
      <w:tr w:rsidR="005F2A24" w:rsidRPr="00FD35A8" w14:paraId="3E8C61B7" w14:textId="77777777">
        <w:trPr>
          <w:trHeight w:val="300"/>
          <w:ins w:id="1173" w:author="Yali Chen" w:date="2025-12-18T10:39:00Z"/>
        </w:trPr>
        <w:tc>
          <w:tcPr>
            <w:tcW w:w="1967" w:type="dxa"/>
            <w:tcBorders>
              <w:top w:val="single" w:sz="4" w:space="0" w:color="auto"/>
              <w:left w:val="single" w:sz="4" w:space="0" w:color="auto"/>
              <w:bottom w:val="single" w:sz="4" w:space="0" w:color="auto"/>
              <w:right w:val="single" w:sz="4" w:space="0" w:color="auto"/>
            </w:tcBorders>
            <w:noWrap/>
            <w:vAlign w:val="bottom"/>
            <w:hideMark/>
          </w:tcPr>
          <w:p w14:paraId="42245587" w14:textId="77777777" w:rsidR="005F2A24" w:rsidRPr="00FD35A8" w:rsidRDefault="005F2A24">
            <w:pPr>
              <w:widowControl/>
              <w:jc w:val="left"/>
              <w:rPr>
                <w:ins w:id="1174" w:author="Yali Chen" w:date="2025-12-18T10:39:00Z" w16du:dateUtc="2025-12-18T02:39:00Z"/>
                <w:rFonts w:ascii="Times New Roman" w:hAnsi="Times New Roman" w:cs="Times New Roman"/>
                <w:i/>
                <w:iCs/>
                <w:color w:val="000000"/>
                <w:kern w:val="0"/>
                <w:szCs w:val="20"/>
              </w:rPr>
            </w:pPr>
            <w:ins w:id="1175" w:author="Yali Chen" w:date="2025-12-18T10:39:00Z" w16du:dateUtc="2025-12-18T02:39:00Z">
              <w:r w:rsidRPr="00FD35A8">
                <w:rPr>
                  <w:rFonts w:ascii="Times New Roman" w:hAnsi="Times New Roman" w:cs="Times New Roman"/>
                  <w:i/>
                  <w:iCs/>
                  <w:color w:val="000000"/>
                  <w:kern w:val="0"/>
                  <w:szCs w:val="20"/>
                </w:rPr>
                <w:lastRenderedPageBreak/>
                <w:t>MSC</w:t>
              </w:r>
            </w:ins>
          </w:p>
        </w:tc>
        <w:tc>
          <w:tcPr>
            <w:tcW w:w="1227" w:type="dxa"/>
            <w:tcBorders>
              <w:top w:val="single" w:sz="4" w:space="0" w:color="auto"/>
              <w:left w:val="nil"/>
              <w:bottom w:val="single" w:sz="4" w:space="0" w:color="auto"/>
              <w:right w:val="single" w:sz="4" w:space="0" w:color="auto"/>
            </w:tcBorders>
            <w:noWrap/>
            <w:vAlign w:val="bottom"/>
            <w:hideMark/>
          </w:tcPr>
          <w:p w14:paraId="06F20180" w14:textId="77777777" w:rsidR="005F2A24" w:rsidRPr="00FD35A8" w:rsidRDefault="005F2A24">
            <w:pPr>
              <w:widowControl/>
              <w:jc w:val="left"/>
              <w:rPr>
                <w:ins w:id="1176" w:author="Yali Chen" w:date="2025-12-18T10:39:00Z" w16du:dateUtc="2025-12-18T02:39:00Z"/>
                <w:rFonts w:ascii="Times New Roman" w:hAnsi="Times New Roman" w:cs="Times New Roman"/>
                <w:i/>
                <w:iCs/>
                <w:color w:val="000000"/>
                <w:kern w:val="0"/>
                <w:szCs w:val="20"/>
              </w:rPr>
            </w:pPr>
            <w:ins w:id="1177" w:author="Yali Chen" w:date="2025-12-18T10:39:00Z" w16du:dateUtc="2025-12-18T02:39:00Z">
              <w:r w:rsidRPr="00FD35A8">
                <w:rPr>
                  <w:rFonts w:ascii="Times New Roman" w:hAnsi="Times New Roman" w:cs="Times New Roman"/>
                  <w:i/>
                  <w:iCs/>
                  <w:color w:val="000000"/>
                  <w:kern w:val="0"/>
                  <w:szCs w:val="20"/>
                </w:rPr>
                <w:t>11241202005</w:t>
              </w:r>
            </w:ins>
          </w:p>
        </w:tc>
        <w:tc>
          <w:tcPr>
            <w:tcW w:w="2147" w:type="dxa"/>
            <w:tcBorders>
              <w:top w:val="single" w:sz="4" w:space="0" w:color="auto"/>
              <w:left w:val="nil"/>
              <w:bottom w:val="single" w:sz="4" w:space="0" w:color="auto"/>
              <w:right w:val="single" w:sz="4" w:space="0" w:color="auto"/>
            </w:tcBorders>
            <w:noWrap/>
            <w:vAlign w:val="bottom"/>
            <w:hideMark/>
          </w:tcPr>
          <w:p w14:paraId="0D303CBB" w14:textId="77777777" w:rsidR="005F2A24" w:rsidRPr="00FD35A8" w:rsidRDefault="005F2A24">
            <w:pPr>
              <w:widowControl/>
              <w:jc w:val="left"/>
              <w:rPr>
                <w:ins w:id="1178" w:author="Yali Chen" w:date="2025-12-18T10:39:00Z" w16du:dateUtc="2025-12-18T02:39:00Z"/>
                <w:rFonts w:ascii="Times New Roman" w:hAnsi="Times New Roman" w:cs="Times New Roman"/>
                <w:i/>
                <w:iCs/>
                <w:color w:val="000000"/>
                <w:kern w:val="0"/>
                <w:szCs w:val="20"/>
              </w:rPr>
            </w:pPr>
            <w:ins w:id="1179" w:author="Yali Chen" w:date="2025-12-18T10:39:00Z" w16du:dateUtc="2025-12-18T02:39:00Z">
              <w:r w:rsidRPr="00FD35A8">
                <w:rPr>
                  <w:rFonts w:ascii="Times New Roman" w:hAnsi="Times New Roman" w:cs="Times New Roman"/>
                  <w:i/>
                  <w:iCs/>
                  <w:color w:val="000000"/>
                  <w:kern w:val="0"/>
                  <w:szCs w:val="20"/>
                </w:rPr>
                <w:t>MSC</w:t>
              </w:r>
            </w:ins>
          </w:p>
        </w:tc>
        <w:tc>
          <w:tcPr>
            <w:tcW w:w="1227" w:type="dxa"/>
            <w:tcBorders>
              <w:top w:val="single" w:sz="4" w:space="0" w:color="auto"/>
              <w:left w:val="nil"/>
              <w:bottom w:val="single" w:sz="4" w:space="0" w:color="auto"/>
              <w:right w:val="single" w:sz="4" w:space="0" w:color="auto"/>
            </w:tcBorders>
            <w:noWrap/>
            <w:vAlign w:val="bottom"/>
            <w:hideMark/>
          </w:tcPr>
          <w:p w14:paraId="0E969260" w14:textId="77777777" w:rsidR="005F2A24" w:rsidRPr="00FD35A8" w:rsidRDefault="005F2A24">
            <w:pPr>
              <w:widowControl/>
              <w:jc w:val="left"/>
              <w:rPr>
                <w:ins w:id="1180" w:author="Yali Chen" w:date="2025-12-18T10:39:00Z" w16du:dateUtc="2025-12-18T02:39:00Z"/>
                <w:rFonts w:ascii="Times New Roman" w:hAnsi="Times New Roman" w:cs="Times New Roman"/>
                <w:i/>
                <w:iCs/>
                <w:color w:val="000000"/>
                <w:kern w:val="0"/>
                <w:szCs w:val="20"/>
              </w:rPr>
            </w:pPr>
            <w:ins w:id="1181" w:author="Yali Chen" w:date="2025-12-18T10:39:00Z" w16du:dateUtc="2025-12-18T02:39:00Z">
              <w:r w:rsidRPr="00FD35A8">
                <w:rPr>
                  <w:rFonts w:ascii="Times New Roman" w:hAnsi="Times New Roman" w:cs="Times New Roman"/>
                  <w:i/>
                  <w:iCs/>
                  <w:color w:val="000000"/>
                  <w:kern w:val="0"/>
                  <w:szCs w:val="20"/>
                </w:rPr>
                <w:t>11241202001</w:t>
              </w:r>
            </w:ins>
          </w:p>
        </w:tc>
        <w:tc>
          <w:tcPr>
            <w:tcW w:w="4678" w:type="dxa"/>
            <w:tcBorders>
              <w:top w:val="single" w:sz="4" w:space="0" w:color="auto"/>
              <w:left w:val="nil"/>
              <w:bottom w:val="single" w:sz="4" w:space="0" w:color="auto"/>
              <w:right w:val="single" w:sz="4" w:space="0" w:color="auto"/>
            </w:tcBorders>
            <w:noWrap/>
            <w:vAlign w:val="bottom"/>
            <w:hideMark/>
          </w:tcPr>
          <w:p w14:paraId="417A2871" w14:textId="77777777" w:rsidR="005F2A24" w:rsidRPr="00FD35A8" w:rsidRDefault="005F2A24">
            <w:pPr>
              <w:widowControl/>
              <w:jc w:val="left"/>
              <w:rPr>
                <w:ins w:id="1182" w:author="Yali Chen" w:date="2025-12-18T10:39:00Z" w16du:dateUtc="2025-12-18T02:39:00Z"/>
                <w:rFonts w:ascii="Times New Roman" w:hAnsi="Times New Roman" w:cs="Times New Roman"/>
                <w:i/>
                <w:iCs/>
                <w:color w:val="000000"/>
                <w:kern w:val="0"/>
                <w:szCs w:val="20"/>
              </w:rPr>
            </w:pPr>
            <w:ins w:id="1183" w:author="Yali Chen" w:date="2025-12-18T10:39:00Z" w16du:dateUtc="2025-12-18T02:39:00Z">
              <w:r w:rsidRPr="00FD35A8">
                <w:rPr>
                  <w:rFonts w:ascii="Times New Roman" w:hAnsi="Times New Roman" w:cs="Times New Roman"/>
                  <w:i/>
                  <w:iCs/>
                  <w:color w:val="000000"/>
                  <w:kern w:val="0"/>
                  <w:szCs w:val="20"/>
                </w:rPr>
                <w:t>CAFFEINE;CARBINOXAMINE MALEATE;PSEUDOEPHEDRINE HYDROCHLORIDE</w:t>
              </w:r>
            </w:ins>
          </w:p>
        </w:tc>
        <w:tc>
          <w:tcPr>
            <w:tcW w:w="1013" w:type="dxa"/>
            <w:tcBorders>
              <w:top w:val="single" w:sz="4" w:space="0" w:color="auto"/>
              <w:left w:val="nil"/>
              <w:bottom w:val="single" w:sz="4" w:space="0" w:color="auto"/>
              <w:right w:val="single" w:sz="4" w:space="0" w:color="auto"/>
            </w:tcBorders>
            <w:noWrap/>
            <w:vAlign w:val="bottom"/>
            <w:hideMark/>
          </w:tcPr>
          <w:p w14:paraId="066E6067" w14:textId="77777777" w:rsidR="005F2A24" w:rsidRPr="00FD35A8" w:rsidRDefault="005F2A24">
            <w:pPr>
              <w:widowControl/>
              <w:jc w:val="left"/>
              <w:rPr>
                <w:ins w:id="1184" w:author="Yali Chen" w:date="2025-12-18T10:39:00Z" w16du:dateUtc="2025-12-18T02:39:00Z"/>
                <w:rFonts w:ascii="Times New Roman" w:hAnsi="Times New Roman" w:cs="Times New Roman"/>
                <w:i/>
                <w:iCs/>
                <w:color w:val="000000"/>
                <w:kern w:val="0"/>
                <w:szCs w:val="20"/>
              </w:rPr>
            </w:pPr>
            <w:ins w:id="1185" w:author="Yali Chen" w:date="2025-12-18T10:39:00Z" w16du:dateUtc="2025-12-18T02:39:00Z">
              <w:r w:rsidRPr="00FD35A8">
                <w:rPr>
                  <w:rFonts w:ascii="Times New Roman" w:hAnsi="Times New Roman" w:cs="Times New Roman"/>
                  <w:i/>
                  <w:iCs/>
                  <w:color w:val="000000"/>
                  <w:kern w:val="0"/>
                  <w:szCs w:val="20"/>
                </w:rPr>
                <w:t>R01BA</w:t>
              </w:r>
            </w:ins>
          </w:p>
        </w:tc>
        <w:tc>
          <w:tcPr>
            <w:tcW w:w="4688" w:type="dxa"/>
            <w:tcBorders>
              <w:top w:val="single" w:sz="4" w:space="0" w:color="auto"/>
              <w:left w:val="nil"/>
              <w:bottom w:val="single" w:sz="4" w:space="0" w:color="auto"/>
              <w:right w:val="single" w:sz="4" w:space="0" w:color="auto"/>
            </w:tcBorders>
            <w:noWrap/>
            <w:vAlign w:val="bottom"/>
            <w:hideMark/>
          </w:tcPr>
          <w:p w14:paraId="537511BB" w14:textId="77777777" w:rsidR="005F2A24" w:rsidRPr="00FD35A8" w:rsidRDefault="005F2A24">
            <w:pPr>
              <w:widowControl/>
              <w:jc w:val="left"/>
              <w:rPr>
                <w:ins w:id="1186" w:author="Yali Chen" w:date="2025-12-18T10:39:00Z" w16du:dateUtc="2025-12-18T02:39:00Z"/>
                <w:rFonts w:ascii="Times New Roman" w:hAnsi="Times New Roman" w:cs="Times New Roman"/>
                <w:i/>
                <w:iCs/>
                <w:color w:val="000000"/>
                <w:kern w:val="0"/>
                <w:szCs w:val="20"/>
              </w:rPr>
            </w:pPr>
            <w:ins w:id="1187" w:author="Yali Chen" w:date="2025-12-18T10:39:00Z" w16du:dateUtc="2025-12-18T02:39:00Z">
              <w:r w:rsidRPr="00FD35A8">
                <w:rPr>
                  <w:rFonts w:ascii="Times New Roman" w:hAnsi="Times New Roman" w:cs="Times New Roman"/>
                  <w:i/>
                  <w:iCs/>
                  <w:color w:val="000000"/>
                  <w:kern w:val="0"/>
                  <w:szCs w:val="20"/>
                </w:rPr>
                <w:t>RESPIRATORY SYSTEM</w:t>
              </w:r>
            </w:ins>
          </w:p>
        </w:tc>
        <w:tc>
          <w:tcPr>
            <w:tcW w:w="4767" w:type="dxa"/>
            <w:tcBorders>
              <w:top w:val="single" w:sz="4" w:space="0" w:color="auto"/>
              <w:left w:val="nil"/>
              <w:bottom w:val="single" w:sz="4" w:space="0" w:color="auto"/>
              <w:right w:val="single" w:sz="4" w:space="0" w:color="auto"/>
            </w:tcBorders>
            <w:noWrap/>
            <w:vAlign w:val="bottom"/>
            <w:hideMark/>
          </w:tcPr>
          <w:p w14:paraId="4D360342" w14:textId="77777777" w:rsidR="005F2A24" w:rsidRPr="00FD35A8" w:rsidRDefault="005F2A24">
            <w:pPr>
              <w:widowControl/>
              <w:jc w:val="left"/>
              <w:rPr>
                <w:ins w:id="1188" w:author="Yali Chen" w:date="2025-12-18T10:39:00Z" w16du:dateUtc="2025-12-18T02:39:00Z"/>
                <w:rFonts w:ascii="Times New Roman" w:hAnsi="Times New Roman" w:cs="Times New Roman"/>
                <w:i/>
                <w:iCs/>
                <w:color w:val="000000"/>
                <w:kern w:val="0"/>
                <w:szCs w:val="20"/>
              </w:rPr>
            </w:pPr>
            <w:ins w:id="1189" w:author="Yali Chen" w:date="2025-12-18T10:39:00Z" w16du:dateUtc="2025-12-18T02:39:00Z">
              <w:r w:rsidRPr="00FD35A8">
                <w:rPr>
                  <w:rFonts w:ascii="Times New Roman" w:hAnsi="Times New Roman" w:cs="Times New Roman"/>
                  <w:i/>
                  <w:iCs/>
                  <w:color w:val="000000"/>
                  <w:kern w:val="0"/>
                  <w:szCs w:val="20"/>
                </w:rPr>
                <w:t>NASAL PREPARATIONS</w:t>
              </w:r>
            </w:ins>
          </w:p>
        </w:tc>
        <w:tc>
          <w:tcPr>
            <w:tcW w:w="2812" w:type="dxa"/>
            <w:tcBorders>
              <w:top w:val="single" w:sz="4" w:space="0" w:color="auto"/>
              <w:left w:val="nil"/>
              <w:bottom w:val="single" w:sz="4" w:space="0" w:color="auto"/>
              <w:right w:val="single" w:sz="4" w:space="0" w:color="auto"/>
            </w:tcBorders>
            <w:noWrap/>
            <w:vAlign w:val="bottom"/>
            <w:hideMark/>
          </w:tcPr>
          <w:p w14:paraId="2C27CA07" w14:textId="77777777" w:rsidR="005F2A24" w:rsidRPr="00FD35A8" w:rsidRDefault="005F2A24">
            <w:pPr>
              <w:widowControl/>
              <w:jc w:val="left"/>
              <w:rPr>
                <w:ins w:id="1190" w:author="Yali Chen" w:date="2025-12-18T10:39:00Z" w16du:dateUtc="2025-12-18T02:39:00Z"/>
                <w:rFonts w:ascii="Times New Roman" w:hAnsi="Times New Roman" w:cs="Times New Roman"/>
                <w:i/>
                <w:iCs/>
                <w:color w:val="000000"/>
                <w:kern w:val="0"/>
                <w:sz w:val="22"/>
              </w:rPr>
            </w:pPr>
            <w:ins w:id="1191" w:author="Yali Chen" w:date="2025-12-18T10:39:00Z" w16du:dateUtc="2025-12-18T02:39:00Z">
              <w:r w:rsidRPr="00FD35A8">
                <w:rPr>
                  <w:rFonts w:ascii="Times New Roman" w:hAnsi="Times New Roman" w:cs="Times New Roman"/>
                  <w:i/>
                  <w:iCs/>
                  <w:color w:val="000000"/>
                  <w:kern w:val="0"/>
                  <w:sz w:val="22"/>
                </w:rPr>
                <w:t>NASAL DECONGESTANTS FOR SYSTEMIC USE</w:t>
              </w:r>
            </w:ins>
          </w:p>
        </w:tc>
        <w:tc>
          <w:tcPr>
            <w:tcW w:w="3035" w:type="dxa"/>
            <w:tcBorders>
              <w:top w:val="single" w:sz="4" w:space="0" w:color="auto"/>
              <w:left w:val="nil"/>
              <w:bottom w:val="single" w:sz="4" w:space="0" w:color="auto"/>
              <w:right w:val="single" w:sz="4" w:space="0" w:color="auto"/>
            </w:tcBorders>
            <w:noWrap/>
            <w:vAlign w:val="bottom"/>
            <w:hideMark/>
          </w:tcPr>
          <w:p w14:paraId="0D7E3A39" w14:textId="77777777" w:rsidR="005F2A24" w:rsidRPr="00FD35A8" w:rsidRDefault="005F2A24">
            <w:pPr>
              <w:widowControl/>
              <w:jc w:val="left"/>
              <w:rPr>
                <w:ins w:id="1192" w:author="Yali Chen" w:date="2025-12-18T10:39:00Z" w16du:dateUtc="2025-12-18T02:39:00Z"/>
                <w:rFonts w:ascii="Times New Roman" w:hAnsi="Times New Roman" w:cs="Times New Roman"/>
                <w:i/>
                <w:iCs/>
                <w:color w:val="000000"/>
                <w:kern w:val="0"/>
                <w:sz w:val="22"/>
              </w:rPr>
            </w:pPr>
            <w:ins w:id="1193" w:author="Yali Chen" w:date="2025-12-18T10:39:00Z" w16du:dateUtc="2025-12-18T02:39:00Z">
              <w:r w:rsidRPr="00FD35A8">
                <w:rPr>
                  <w:rFonts w:ascii="Times New Roman" w:hAnsi="Times New Roman" w:cs="Times New Roman"/>
                  <w:i/>
                  <w:iCs/>
                  <w:color w:val="000000"/>
                  <w:kern w:val="0"/>
                  <w:sz w:val="22"/>
                </w:rPr>
                <w:t>SYMPATHOMIMETICS</w:t>
              </w:r>
            </w:ins>
          </w:p>
        </w:tc>
      </w:tr>
      <w:tr w:rsidR="005F2A24" w:rsidRPr="00FD35A8" w14:paraId="63896AC8" w14:textId="77777777">
        <w:trPr>
          <w:trHeight w:val="300"/>
          <w:ins w:id="1194"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2A8D8E7C" w14:textId="77777777" w:rsidR="005F2A24" w:rsidRPr="00FD35A8" w:rsidRDefault="005F2A24">
            <w:pPr>
              <w:widowControl/>
              <w:jc w:val="left"/>
              <w:rPr>
                <w:ins w:id="1195" w:author="Yali Chen" w:date="2025-12-18T10:39:00Z" w16du:dateUtc="2025-12-18T02:39:00Z"/>
                <w:rFonts w:ascii="Times New Roman" w:hAnsi="Times New Roman" w:cs="Times New Roman"/>
                <w:i/>
                <w:iCs/>
                <w:color w:val="000000"/>
                <w:kern w:val="0"/>
                <w:szCs w:val="20"/>
              </w:rPr>
            </w:pPr>
            <w:ins w:id="1196" w:author="Yali Chen" w:date="2025-12-18T10:39:00Z" w16du:dateUtc="2025-12-18T02:39:00Z">
              <w:r w:rsidRPr="00FD35A8">
                <w:rPr>
                  <w:rFonts w:ascii="Times New Roman" w:hAnsi="Times New Roman" w:cs="Times New Roman"/>
                  <w:i/>
                  <w:iCs/>
                  <w:color w:val="000000"/>
                  <w:kern w:val="0"/>
                  <w:szCs w:val="20"/>
                </w:rPr>
                <w:t>Tocilizumab</w:t>
              </w:r>
            </w:ins>
          </w:p>
        </w:tc>
        <w:tc>
          <w:tcPr>
            <w:tcW w:w="1227" w:type="dxa"/>
            <w:tcBorders>
              <w:top w:val="nil"/>
              <w:left w:val="nil"/>
              <w:bottom w:val="single" w:sz="4" w:space="0" w:color="auto"/>
              <w:right w:val="single" w:sz="4" w:space="0" w:color="auto"/>
            </w:tcBorders>
            <w:noWrap/>
            <w:vAlign w:val="bottom"/>
            <w:hideMark/>
          </w:tcPr>
          <w:p w14:paraId="139FFF32" w14:textId="77777777" w:rsidR="005F2A24" w:rsidRPr="00FD35A8" w:rsidRDefault="005F2A24">
            <w:pPr>
              <w:widowControl/>
              <w:jc w:val="left"/>
              <w:rPr>
                <w:ins w:id="1197" w:author="Yali Chen" w:date="2025-12-18T10:39:00Z" w16du:dateUtc="2025-12-18T02:39:00Z"/>
                <w:rFonts w:ascii="Times New Roman" w:hAnsi="Times New Roman" w:cs="Times New Roman"/>
                <w:i/>
                <w:iCs/>
                <w:color w:val="000000"/>
                <w:kern w:val="0"/>
                <w:szCs w:val="20"/>
              </w:rPr>
            </w:pPr>
            <w:ins w:id="1198" w:author="Yali Chen" w:date="2025-12-18T10:39:00Z" w16du:dateUtc="2025-12-18T02:39:00Z">
              <w:r w:rsidRPr="00FD35A8">
                <w:rPr>
                  <w:rFonts w:ascii="Times New Roman" w:hAnsi="Times New Roman" w:cs="Times New Roman"/>
                  <w:i/>
                  <w:iCs/>
                  <w:color w:val="000000"/>
                  <w:kern w:val="0"/>
                  <w:szCs w:val="20"/>
                </w:rPr>
                <w:t>01759101001</w:t>
              </w:r>
            </w:ins>
          </w:p>
        </w:tc>
        <w:tc>
          <w:tcPr>
            <w:tcW w:w="2147" w:type="dxa"/>
            <w:tcBorders>
              <w:top w:val="nil"/>
              <w:left w:val="nil"/>
              <w:bottom w:val="single" w:sz="4" w:space="0" w:color="auto"/>
              <w:right w:val="single" w:sz="4" w:space="0" w:color="auto"/>
            </w:tcBorders>
            <w:noWrap/>
            <w:vAlign w:val="bottom"/>
            <w:hideMark/>
          </w:tcPr>
          <w:p w14:paraId="7C0DD3F6" w14:textId="77777777" w:rsidR="005F2A24" w:rsidRPr="00FD35A8" w:rsidRDefault="005F2A24">
            <w:pPr>
              <w:widowControl/>
              <w:jc w:val="left"/>
              <w:rPr>
                <w:ins w:id="1199" w:author="Yali Chen" w:date="2025-12-18T10:39:00Z" w16du:dateUtc="2025-12-18T02:39:00Z"/>
                <w:rFonts w:ascii="Times New Roman" w:hAnsi="Times New Roman" w:cs="Times New Roman"/>
                <w:i/>
                <w:iCs/>
                <w:color w:val="000000"/>
                <w:kern w:val="0"/>
                <w:szCs w:val="20"/>
              </w:rPr>
            </w:pPr>
            <w:ins w:id="1200" w:author="Yali Chen" w:date="2025-12-18T10:39:00Z" w16du:dateUtc="2025-12-18T02:39:00Z">
              <w:r w:rsidRPr="00FD35A8">
                <w:rPr>
                  <w:rFonts w:ascii="Times New Roman" w:hAnsi="Times New Roman" w:cs="Times New Roman"/>
                  <w:i/>
                  <w:iCs/>
                  <w:color w:val="000000"/>
                  <w:kern w:val="0"/>
                  <w:szCs w:val="20"/>
                </w:rPr>
                <w:t>TOCILIZUMAB</w:t>
              </w:r>
            </w:ins>
          </w:p>
        </w:tc>
        <w:tc>
          <w:tcPr>
            <w:tcW w:w="1227" w:type="dxa"/>
            <w:tcBorders>
              <w:top w:val="nil"/>
              <w:left w:val="nil"/>
              <w:bottom w:val="single" w:sz="4" w:space="0" w:color="auto"/>
              <w:right w:val="single" w:sz="4" w:space="0" w:color="auto"/>
            </w:tcBorders>
            <w:noWrap/>
            <w:vAlign w:val="bottom"/>
            <w:hideMark/>
          </w:tcPr>
          <w:p w14:paraId="39898A6A" w14:textId="77777777" w:rsidR="005F2A24" w:rsidRPr="00FD35A8" w:rsidRDefault="005F2A24">
            <w:pPr>
              <w:widowControl/>
              <w:jc w:val="left"/>
              <w:rPr>
                <w:ins w:id="1201" w:author="Yali Chen" w:date="2025-12-18T10:39:00Z" w16du:dateUtc="2025-12-18T02:39:00Z"/>
                <w:rFonts w:ascii="Times New Roman" w:hAnsi="Times New Roman" w:cs="Times New Roman"/>
                <w:i/>
                <w:iCs/>
                <w:color w:val="000000"/>
                <w:kern w:val="0"/>
                <w:szCs w:val="20"/>
              </w:rPr>
            </w:pPr>
            <w:ins w:id="1202" w:author="Yali Chen" w:date="2025-12-18T10:39:00Z" w16du:dateUtc="2025-12-18T02:39:00Z">
              <w:r w:rsidRPr="00FD35A8">
                <w:rPr>
                  <w:rFonts w:ascii="Times New Roman" w:hAnsi="Times New Roman" w:cs="Times New Roman"/>
                  <w:i/>
                  <w:iCs/>
                  <w:color w:val="000000"/>
                  <w:kern w:val="0"/>
                  <w:szCs w:val="20"/>
                </w:rPr>
                <w:t>01759101001</w:t>
              </w:r>
            </w:ins>
          </w:p>
        </w:tc>
        <w:tc>
          <w:tcPr>
            <w:tcW w:w="4678" w:type="dxa"/>
            <w:tcBorders>
              <w:top w:val="nil"/>
              <w:left w:val="nil"/>
              <w:bottom w:val="single" w:sz="4" w:space="0" w:color="auto"/>
              <w:right w:val="single" w:sz="4" w:space="0" w:color="auto"/>
            </w:tcBorders>
            <w:noWrap/>
            <w:vAlign w:val="bottom"/>
            <w:hideMark/>
          </w:tcPr>
          <w:p w14:paraId="6C8FDCB2" w14:textId="77777777" w:rsidR="005F2A24" w:rsidRPr="00FD35A8" w:rsidRDefault="005F2A24">
            <w:pPr>
              <w:widowControl/>
              <w:jc w:val="left"/>
              <w:rPr>
                <w:ins w:id="1203" w:author="Yali Chen" w:date="2025-12-18T10:39:00Z" w16du:dateUtc="2025-12-18T02:39:00Z"/>
                <w:rFonts w:ascii="Times New Roman" w:hAnsi="Times New Roman" w:cs="Times New Roman"/>
                <w:i/>
                <w:iCs/>
                <w:color w:val="000000"/>
                <w:kern w:val="0"/>
                <w:szCs w:val="20"/>
              </w:rPr>
            </w:pPr>
            <w:ins w:id="1204" w:author="Yali Chen" w:date="2025-12-18T10:39:00Z" w16du:dateUtc="2025-12-18T02:39:00Z">
              <w:r w:rsidRPr="00FD35A8">
                <w:rPr>
                  <w:rFonts w:ascii="Times New Roman" w:hAnsi="Times New Roman" w:cs="Times New Roman"/>
                  <w:i/>
                  <w:iCs/>
                  <w:color w:val="000000"/>
                  <w:kern w:val="0"/>
                  <w:szCs w:val="20"/>
                </w:rPr>
                <w:t>TOCILIZUMAB</w:t>
              </w:r>
            </w:ins>
          </w:p>
        </w:tc>
        <w:tc>
          <w:tcPr>
            <w:tcW w:w="1013" w:type="dxa"/>
            <w:tcBorders>
              <w:top w:val="nil"/>
              <w:left w:val="nil"/>
              <w:bottom w:val="single" w:sz="4" w:space="0" w:color="auto"/>
              <w:right w:val="single" w:sz="4" w:space="0" w:color="auto"/>
            </w:tcBorders>
            <w:noWrap/>
            <w:vAlign w:val="bottom"/>
            <w:hideMark/>
          </w:tcPr>
          <w:p w14:paraId="661290D9" w14:textId="77777777" w:rsidR="005F2A24" w:rsidRPr="00FD35A8" w:rsidRDefault="005F2A24">
            <w:pPr>
              <w:widowControl/>
              <w:jc w:val="left"/>
              <w:rPr>
                <w:ins w:id="1205" w:author="Yali Chen" w:date="2025-12-18T10:39:00Z" w16du:dateUtc="2025-12-18T02:39:00Z"/>
                <w:rFonts w:ascii="Times New Roman" w:hAnsi="Times New Roman" w:cs="Times New Roman"/>
                <w:i/>
                <w:iCs/>
                <w:color w:val="000000"/>
                <w:kern w:val="0"/>
                <w:szCs w:val="20"/>
              </w:rPr>
            </w:pPr>
            <w:ins w:id="1206" w:author="Yali Chen" w:date="2025-12-18T10:39:00Z" w16du:dateUtc="2025-12-18T02:39:00Z">
              <w:r w:rsidRPr="00FD35A8">
                <w:rPr>
                  <w:rFonts w:ascii="Times New Roman" w:hAnsi="Times New Roman" w:cs="Times New Roman"/>
                  <w:i/>
                  <w:iCs/>
                  <w:color w:val="000000"/>
                  <w:kern w:val="0"/>
                  <w:szCs w:val="20"/>
                </w:rPr>
                <w:t>L04AC</w:t>
              </w:r>
            </w:ins>
          </w:p>
        </w:tc>
        <w:tc>
          <w:tcPr>
            <w:tcW w:w="4688" w:type="dxa"/>
            <w:tcBorders>
              <w:top w:val="nil"/>
              <w:left w:val="nil"/>
              <w:bottom w:val="single" w:sz="4" w:space="0" w:color="auto"/>
              <w:right w:val="single" w:sz="4" w:space="0" w:color="auto"/>
            </w:tcBorders>
            <w:noWrap/>
            <w:vAlign w:val="bottom"/>
            <w:hideMark/>
          </w:tcPr>
          <w:p w14:paraId="714BBC28" w14:textId="77777777" w:rsidR="005F2A24" w:rsidRPr="00FD35A8" w:rsidRDefault="005F2A24">
            <w:pPr>
              <w:widowControl/>
              <w:jc w:val="left"/>
              <w:rPr>
                <w:ins w:id="1207" w:author="Yali Chen" w:date="2025-12-18T10:39:00Z" w16du:dateUtc="2025-12-18T02:39:00Z"/>
                <w:rFonts w:ascii="Times New Roman" w:hAnsi="Times New Roman" w:cs="Times New Roman"/>
                <w:i/>
                <w:iCs/>
                <w:color w:val="000000"/>
                <w:kern w:val="0"/>
                <w:szCs w:val="20"/>
              </w:rPr>
            </w:pPr>
            <w:ins w:id="1208" w:author="Yali Chen" w:date="2025-12-18T10:39:00Z" w16du:dateUtc="2025-12-18T02:39:00Z">
              <w:r w:rsidRPr="00FD35A8">
                <w:rPr>
                  <w:rFonts w:ascii="Times New Roman" w:hAnsi="Times New Roman" w:cs="Times New Roman"/>
                  <w:i/>
                  <w:iCs/>
                  <w:color w:val="000000"/>
                  <w:kern w:val="0"/>
                  <w:szCs w:val="20"/>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017E36E2" w14:textId="77777777" w:rsidR="005F2A24" w:rsidRPr="00FD35A8" w:rsidRDefault="005F2A24">
            <w:pPr>
              <w:widowControl/>
              <w:jc w:val="left"/>
              <w:rPr>
                <w:ins w:id="1209" w:author="Yali Chen" w:date="2025-12-18T10:39:00Z" w16du:dateUtc="2025-12-18T02:39:00Z"/>
                <w:rFonts w:ascii="Times New Roman" w:hAnsi="Times New Roman" w:cs="Times New Roman"/>
                <w:i/>
                <w:iCs/>
                <w:color w:val="000000"/>
                <w:kern w:val="0"/>
                <w:szCs w:val="20"/>
              </w:rPr>
            </w:pPr>
            <w:ins w:id="1210" w:author="Yali Chen" w:date="2025-12-18T10:39:00Z" w16du:dateUtc="2025-12-18T02:39:00Z">
              <w:r w:rsidRPr="00FD35A8">
                <w:rPr>
                  <w:rFonts w:ascii="Times New Roman" w:hAnsi="Times New Roman" w:cs="Times New Roman"/>
                  <w:i/>
                  <w:iCs/>
                  <w:color w:val="000000"/>
                  <w:kern w:val="0"/>
                  <w:szCs w:val="20"/>
                </w:rPr>
                <w:t>IMMUNOSUPPRESSANTS</w:t>
              </w:r>
            </w:ins>
          </w:p>
        </w:tc>
        <w:tc>
          <w:tcPr>
            <w:tcW w:w="2812" w:type="dxa"/>
            <w:tcBorders>
              <w:top w:val="nil"/>
              <w:left w:val="nil"/>
              <w:bottom w:val="single" w:sz="4" w:space="0" w:color="auto"/>
              <w:right w:val="single" w:sz="4" w:space="0" w:color="auto"/>
            </w:tcBorders>
            <w:noWrap/>
            <w:vAlign w:val="bottom"/>
            <w:hideMark/>
          </w:tcPr>
          <w:p w14:paraId="620C2263" w14:textId="77777777" w:rsidR="005F2A24" w:rsidRPr="00FD35A8" w:rsidRDefault="005F2A24">
            <w:pPr>
              <w:widowControl/>
              <w:jc w:val="left"/>
              <w:rPr>
                <w:ins w:id="1211" w:author="Yali Chen" w:date="2025-12-18T10:39:00Z" w16du:dateUtc="2025-12-18T02:39:00Z"/>
                <w:rFonts w:ascii="Times New Roman" w:hAnsi="Times New Roman" w:cs="Times New Roman"/>
                <w:i/>
                <w:iCs/>
                <w:color w:val="000000"/>
                <w:kern w:val="0"/>
                <w:sz w:val="22"/>
              </w:rPr>
            </w:pPr>
            <w:ins w:id="1212" w:author="Yali Chen" w:date="2025-12-18T10:39:00Z" w16du:dateUtc="2025-12-18T02:39:00Z">
              <w:r w:rsidRPr="00FD35A8">
                <w:rPr>
                  <w:rFonts w:ascii="Times New Roman" w:hAnsi="Times New Roman" w:cs="Times New Roman"/>
                  <w:i/>
                  <w:iCs/>
                  <w:color w:val="000000"/>
                  <w:kern w:val="0"/>
                  <w:sz w:val="22"/>
                </w:rPr>
                <w:t>IMMUNOSUPPRESSANTS</w:t>
              </w:r>
            </w:ins>
          </w:p>
        </w:tc>
        <w:tc>
          <w:tcPr>
            <w:tcW w:w="3035" w:type="dxa"/>
            <w:tcBorders>
              <w:top w:val="nil"/>
              <w:left w:val="nil"/>
              <w:bottom w:val="single" w:sz="4" w:space="0" w:color="auto"/>
              <w:right w:val="single" w:sz="4" w:space="0" w:color="auto"/>
            </w:tcBorders>
            <w:noWrap/>
            <w:vAlign w:val="bottom"/>
            <w:hideMark/>
          </w:tcPr>
          <w:p w14:paraId="06902934" w14:textId="77777777" w:rsidR="005F2A24" w:rsidRPr="00FD35A8" w:rsidRDefault="005F2A24">
            <w:pPr>
              <w:widowControl/>
              <w:jc w:val="left"/>
              <w:rPr>
                <w:ins w:id="1213" w:author="Yali Chen" w:date="2025-12-18T10:39:00Z" w16du:dateUtc="2025-12-18T02:39:00Z"/>
                <w:rFonts w:ascii="Times New Roman" w:hAnsi="Times New Roman" w:cs="Times New Roman"/>
                <w:i/>
                <w:iCs/>
                <w:color w:val="000000"/>
                <w:kern w:val="0"/>
                <w:sz w:val="22"/>
              </w:rPr>
            </w:pPr>
            <w:ins w:id="1214" w:author="Yali Chen" w:date="2025-12-18T10:39:00Z" w16du:dateUtc="2025-12-18T02:39:00Z">
              <w:r w:rsidRPr="00FD35A8">
                <w:rPr>
                  <w:rFonts w:ascii="Times New Roman" w:hAnsi="Times New Roman" w:cs="Times New Roman"/>
                  <w:i/>
                  <w:iCs/>
                  <w:color w:val="000000"/>
                  <w:kern w:val="0"/>
                  <w:sz w:val="22"/>
                </w:rPr>
                <w:t>INTERLEUKIN INHIBITORS</w:t>
              </w:r>
            </w:ins>
          </w:p>
        </w:tc>
      </w:tr>
      <w:tr w:rsidR="005F2A24" w:rsidRPr="00FD35A8" w14:paraId="738B7C58" w14:textId="77777777">
        <w:trPr>
          <w:trHeight w:val="300"/>
          <w:ins w:id="1215"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29D27205" w14:textId="77777777" w:rsidR="005F2A24" w:rsidRPr="00FD35A8" w:rsidRDefault="005F2A24">
            <w:pPr>
              <w:widowControl/>
              <w:jc w:val="left"/>
              <w:rPr>
                <w:ins w:id="1216" w:author="Yali Chen" w:date="2025-12-18T10:39:00Z" w16du:dateUtc="2025-12-18T02:39:00Z"/>
                <w:rFonts w:ascii="Times New Roman" w:hAnsi="Times New Roman" w:cs="Times New Roman"/>
                <w:i/>
                <w:iCs/>
                <w:color w:val="000000"/>
                <w:kern w:val="0"/>
                <w:szCs w:val="20"/>
              </w:rPr>
            </w:pPr>
            <w:ins w:id="1217" w:author="Yali Chen" w:date="2025-12-18T10:39:00Z" w16du:dateUtc="2025-12-18T02:39:00Z">
              <w:r w:rsidRPr="00FD35A8">
                <w:rPr>
                  <w:rFonts w:ascii="Times New Roman" w:hAnsi="Times New Roman" w:cs="Times New Roman"/>
                  <w:i/>
                  <w:iCs/>
                  <w:color w:val="000000"/>
                  <w:kern w:val="0"/>
                  <w:szCs w:val="20"/>
                </w:rPr>
                <w:t>CTX</w:t>
              </w:r>
            </w:ins>
          </w:p>
        </w:tc>
        <w:tc>
          <w:tcPr>
            <w:tcW w:w="1227" w:type="dxa"/>
            <w:tcBorders>
              <w:top w:val="nil"/>
              <w:left w:val="nil"/>
              <w:bottom w:val="single" w:sz="4" w:space="0" w:color="auto"/>
              <w:right w:val="single" w:sz="4" w:space="0" w:color="auto"/>
            </w:tcBorders>
            <w:noWrap/>
            <w:vAlign w:val="bottom"/>
            <w:hideMark/>
          </w:tcPr>
          <w:p w14:paraId="096CEADC" w14:textId="77777777" w:rsidR="005F2A24" w:rsidRPr="00FD35A8" w:rsidRDefault="005F2A24">
            <w:pPr>
              <w:widowControl/>
              <w:jc w:val="left"/>
              <w:rPr>
                <w:ins w:id="1218" w:author="Yali Chen" w:date="2025-12-18T10:39:00Z" w16du:dateUtc="2025-12-18T02:39:00Z"/>
                <w:rFonts w:ascii="Times New Roman" w:hAnsi="Times New Roman" w:cs="Times New Roman"/>
                <w:i/>
                <w:iCs/>
                <w:color w:val="000000"/>
                <w:kern w:val="0"/>
                <w:szCs w:val="20"/>
              </w:rPr>
            </w:pPr>
            <w:ins w:id="1219" w:author="Yali Chen" w:date="2025-12-18T10:39:00Z" w16du:dateUtc="2025-12-18T02:39:00Z">
              <w:r w:rsidRPr="00FD35A8">
                <w:rPr>
                  <w:rFonts w:ascii="Times New Roman" w:hAnsi="Times New Roman" w:cs="Times New Roman"/>
                  <w:i/>
                  <w:iCs/>
                  <w:color w:val="000000"/>
                  <w:kern w:val="0"/>
                  <w:szCs w:val="20"/>
                </w:rPr>
                <w:t>00021101001</w:t>
              </w:r>
            </w:ins>
          </w:p>
        </w:tc>
        <w:tc>
          <w:tcPr>
            <w:tcW w:w="2147" w:type="dxa"/>
            <w:tcBorders>
              <w:top w:val="nil"/>
              <w:left w:val="nil"/>
              <w:bottom w:val="single" w:sz="4" w:space="0" w:color="auto"/>
              <w:right w:val="single" w:sz="4" w:space="0" w:color="auto"/>
            </w:tcBorders>
            <w:noWrap/>
            <w:vAlign w:val="bottom"/>
            <w:hideMark/>
          </w:tcPr>
          <w:p w14:paraId="327AA083" w14:textId="77777777" w:rsidR="005F2A24" w:rsidRPr="00FD35A8" w:rsidRDefault="005F2A24">
            <w:pPr>
              <w:widowControl/>
              <w:jc w:val="left"/>
              <w:rPr>
                <w:ins w:id="1220" w:author="Yali Chen" w:date="2025-12-18T10:39:00Z" w16du:dateUtc="2025-12-18T02:39:00Z"/>
                <w:rFonts w:ascii="Times New Roman" w:hAnsi="Times New Roman" w:cs="Times New Roman"/>
                <w:i/>
                <w:iCs/>
                <w:color w:val="000000"/>
                <w:kern w:val="0"/>
                <w:szCs w:val="20"/>
              </w:rPr>
            </w:pPr>
            <w:ins w:id="1221" w:author="Yali Chen" w:date="2025-12-18T10:39:00Z" w16du:dateUtc="2025-12-18T02:39:00Z">
              <w:r w:rsidRPr="00FD35A8">
                <w:rPr>
                  <w:rFonts w:ascii="Times New Roman" w:hAnsi="Times New Roman" w:cs="Times New Roman"/>
                  <w:i/>
                  <w:iCs/>
                  <w:color w:val="000000"/>
                  <w:kern w:val="0"/>
                  <w:szCs w:val="20"/>
                </w:rPr>
                <w:t>CYCLOPHOSPHAMIDE</w:t>
              </w:r>
            </w:ins>
          </w:p>
        </w:tc>
        <w:tc>
          <w:tcPr>
            <w:tcW w:w="1227" w:type="dxa"/>
            <w:tcBorders>
              <w:top w:val="nil"/>
              <w:left w:val="nil"/>
              <w:bottom w:val="single" w:sz="4" w:space="0" w:color="auto"/>
              <w:right w:val="single" w:sz="4" w:space="0" w:color="auto"/>
            </w:tcBorders>
            <w:noWrap/>
            <w:vAlign w:val="bottom"/>
            <w:hideMark/>
          </w:tcPr>
          <w:p w14:paraId="256C89F9" w14:textId="77777777" w:rsidR="005F2A24" w:rsidRPr="00FD35A8" w:rsidRDefault="005F2A24">
            <w:pPr>
              <w:widowControl/>
              <w:jc w:val="left"/>
              <w:rPr>
                <w:ins w:id="1222" w:author="Yali Chen" w:date="2025-12-18T10:39:00Z" w16du:dateUtc="2025-12-18T02:39:00Z"/>
                <w:rFonts w:ascii="Times New Roman" w:hAnsi="Times New Roman" w:cs="Times New Roman"/>
                <w:i/>
                <w:iCs/>
                <w:color w:val="000000"/>
                <w:kern w:val="0"/>
                <w:szCs w:val="20"/>
              </w:rPr>
            </w:pPr>
            <w:ins w:id="1223" w:author="Yali Chen" w:date="2025-12-18T10:39:00Z" w16du:dateUtc="2025-12-18T02:39:00Z">
              <w:r w:rsidRPr="00FD35A8">
                <w:rPr>
                  <w:rFonts w:ascii="Times New Roman" w:hAnsi="Times New Roman" w:cs="Times New Roman"/>
                  <w:i/>
                  <w:iCs/>
                  <w:color w:val="000000"/>
                  <w:kern w:val="0"/>
                  <w:szCs w:val="20"/>
                </w:rPr>
                <w:t>00021101001</w:t>
              </w:r>
            </w:ins>
          </w:p>
        </w:tc>
        <w:tc>
          <w:tcPr>
            <w:tcW w:w="4678" w:type="dxa"/>
            <w:tcBorders>
              <w:top w:val="nil"/>
              <w:left w:val="nil"/>
              <w:bottom w:val="single" w:sz="4" w:space="0" w:color="auto"/>
              <w:right w:val="single" w:sz="4" w:space="0" w:color="auto"/>
            </w:tcBorders>
            <w:noWrap/>
            <w:vAlign w:val="bottom"/>
            <w:hideMark/>
          </w:tcPr>
          <w:p w14:paraId="4FF5DAC4" w14:textId="77777777" w:rsidR="005F2A24" w:rsidRPr="00FD35A8" w:rsidRDefault="005F2A24">
            <w:pPr>
              <w:widowControl/>
              <w:jc w:val="left"/>
              <w:rPr>
                <w:ins w:id="1224" w:author="Yali Chen" w:date="2025-12-18T10:39:00Z" w16du:dateUtc="2025-12-18T02:39:00Z"/>
                <w:rFonts w:ascii="Times New Roman" w:hAnsi="Times New Roman" w:cs="Times New Roman"/>
                <w:i/>
                <w:iCs/>
                <w:color w:val="000000"/>
                <w:kern w:val="0"/>
                <w:szCs w:val="20"/>
              </w:rPr>
            </w:pPr>
            <w:ins w:id="1225" w:author="Yali Chen" w:date="2025-12-18T10:39:00Z" w16du:dateUtc="2025-12-18T02:39:00Z">
              <w:r w:rsidRPr="00FD35A8">
                <w:rPr>
                  <w:rFonts w:ascii="Times New Roman" w:hAnsi="Times New Roman" w:cs="Times New Roman"/>
                  <w:i/>
                  <w:iCs/>
                  <w:color w:val="000000"/>
                  <w:kern w:val="0"/>
                  <w:szCs w:val="20"/>
                </w:rPr>
                <w:t>CYCLOPHOSPHAMIDE</w:t>
              </w:r>
            </w:ins>
          </w:p>
        </w:tc>
        <w:tc>
          <w:tcPr>
            <w:tcW w:w="1013" w:type="dxa"/>
            <w:tcBorders>
              <w:top w:val="nil"/>
              <w:left w:val="nil"/>
              <w:bottom w:val="single" w:sz="4" w:space="0" w:color="auto"/>
              <w:right w:val="single" w:sz="4" w:space="0" w:color="auto"/>
            </w:tcBorders>
            <w:noWrap/>
            <w:vAlign w:val="bottom"/>
            <w:hideMark/>
          </w:tcPr>
          <w:p w14:paraId="25D66BB8" w14:textId="77777777" w:rsidR="005F2A24" w:rsidRPr="00FD35A8" w:rsidRDefault="005F2A24">
            <w:pPr>
              <w:widowControl/>
              <w:jc w:val="left"/>
              <w:rPr>
                <w:ins w:id="1226" w:author="Yali Chen" w:date="2025-12-18T10:39:00Z" w16du:dateUtc="2025-12-18T02:39:00Z"/>
                <w:rFonts w:ascii="Times New Roman" w:hAnsi="Times New Roman" w:cs="Times New Roman"/>
                <w:i/>
                <w:iCs/>
                <w:color w:val="000000"/>
                <w:kern w:val="0"/>
                <w:szCs w:val="20"/>
              </w:rPr>
            </w:pPr>
            <w:ins w:id="1227" w:author="Yali Chen" w:date="2025-12-18T10:39:00Z" w16du:dateUtc="2025-12-18T02:39:00Z">
              <w:r w:rsidRPr="00FD35A8">
                <w:rPr>
                  <w:rFonts w:ascii="Times New Roman" w:hAnsi="Times New Roman" w:cs="Times New Roman"/>
                  <w:i/>
                  <w:iCs/>
                  <w:color w:val="000000"/>
                  <w:kern w:val="0"/>
                  <w:szCs w:val="20"/>
                </w:rPr>
                <w:t>L01AA</w:t>
              </w:r>
            </w:ins>
          </w:p>
        </w:tc>
        <w:tc>
          <w:tcPr>
            <w:tcW w:w="4688" w:type="dxa"/>
            <w:tcBorders>
              <w:top w:val="nil"/>
              <w:left w:val="nil"/>
              <w:bottom w:val="single" w:sz="4" w:space="0" w:color="auto"/>
              <w:right w:val="single" w:sz="4" w:space="0" w:color="auto"/>
            </w:tcBorders>
            <w:noWrap/>
            <w:vAlign w:val="bottom"/>
            <w:hideMark/>
          </w:tcPr>
          <w:p w14:paraId="2DEF3581" w14:textId="77777777" w:rsidR="005F2A24" w:rsidRPr="00FD35A8" w:rsidRDefault="005F2A24">
            <w:pPr>
              <w:widowControl/>
              <w:jc w:val="left"/>
              <w:rPr>
                <w:ins w:id="1228" w:author="Yali Chen" w:date="2025-12-18T10:39:00Z" w16du:dateUtc="2025-12-18T02:39:00Z"/>
                <w:rFonts w:ascii="Times New Roman" w:hAnsi="Times New Roman" w:cs="Times New Roman"/>
                <w:i/>
                <w:iCs/>
                <w:color w:val="000000"/>
                <w:kern w:val="0"/>
                <w:szCs w:val="20"/>
              </w:rPr>
            </w:pPr>
            <w:ins w:id="1229" w:author="Yali Chen" w:date="2025-12-18T10:39:00Z" w16du:dateUtc="2025-12-18T02:39:00Z">
              <w:r w:rsidRPr="00FD35A8">
                <w:rPr>
                  <w:rFonts w:ascii="Times New Roman" w:hAnsi="Times New Roman" w:cs="Times New Roman"/>
                  <w:i/>
                  <w:iCs/>
                  <w:color w:val="000000"/>
                  <w:kern w:val="0"/>
                  <w:szCs w:val="20"/>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4CE47087" w14:textId="77777777" w:rsidR="005F2A24" w:rsidRPr="00FD35A8" w:rsidRDefault="005F2A24">
            <w:pPr>
              <w:widowControl/>
              <w:jc w:val="left"/>
              <w:rPr>
                <w:ins w:id="1230" w:author="Yali Chen" w:date="2025-12-18T10:39:00Z" w16du:dateUtc="2025-12-18T02:39:00Z"/>
                <w:rFonts w:ascii="Times New Roman" w:hAnsi="Times New Roman" w:cs="Times New Roman"/>
                <w:i/>
                <w:iCs/>
                <w:color w:val="000000"/>
                <w:kern w:val="0"/>
                <w:szCs w:val="20"/>
              </w:rPr>
            </w:pPr>
            <w:ins w:id="1231" w:author="Yali Chen" w:date="2025-12-18T10:39:00Z" w16du:dateUtc="2025-12-18T02:39:00Z">
              <w:r w:rsidRPr="00FD35A8">
                <w:rPr>
                  <w:rFonts w:ascii="Times New Roman" w:hAnsi="Times New Roman" w:cs="Times New Roman"/>
                  <w:i/>
                  <w:iCs/>
                  <w:color w:val="000000"/>
                  <w:kern w:val="0"/>
                  <w:szCs w:val="20"/>
                </w:rPr>
                <w:t>ANTINEOPLASTIC AGENTS</w:t>
              </w:r>
            </w:ins>
          </w:p>
        </w:tc>
        <w:tc>
          <w:tcPr>
            <w:tcW w:w="2812" w:type="dxa"/>
            <w:tcBorders>
              <w:top w:val="nil"/>
              <w:left w:val="nil"/>
              <w:bottom w:val="single" w:sz="4" w:space="0" w:color="auto"/>
              <w:right w:val="single" w:sz="4" w:space="0" w:color="auto"/>
            </w:tcBorders>
            <w:noWrap/>
            <w:vAlign w:val="bottom"/>
            <w:hideMark/>
          </w:tcPr>
          <w:p w14:paraId="72BDBCA3" w14:textId="77777777" w:rsidR="005F2A24" w:rsidRPr="00FD35A8" w:rsidRDefault="005F2A24">
            <w:pPr>
              <w:widowControl/>
              <w:jc w:val="left"/>
              <w:rPr>
                <w:ins w:id="1232" w:author="Yali Chen" w:date="2025-12-18T10:39:00Z" w16du:dateUtc="2025-12-18T02:39:00Z"/>
                <w:rFonts w:ascii="Times New Roman" w:hAnsi="Times New Roman" w:cs="Times New Roman"/>
                <w:i/>
                <w:iCs/>
                <w:color w:val="000000"/>
                <w:kern w:val="0"/>
                <w:sz w:val="22"/>
              </w:rPr>
            </w:pPr>
            <w:ins w:id="1233" w:author="Yali Chen" w:date="2025-12-18T10:39:00Z" w16du:dateUtc="2025-12-18T02:39:00Z">
              <w:r w:rsidRPr="00FD35A8">
                <w:rPr>
                  <w:rFonts w:ascii="Times New Roman" w:hAnsi="Times New Roman" w:cs="Times New Roman"/>
                  <w:i/>
                  <w:iCs/>
                  <w:color w:val="000000"/>
                  <w:kern w:val="0"/>
                  <w:sz w:val="22"/>
                </w:rPr>
                <w:t>ALKYLATING AGENTS</w:t>
              </w:r>
            </w:ins>
          </w:p>
        </w:tc>
        <w:tc>
          <w:tcPr>
            <w:tcW w:w="3035" w:type="dxa"/>
            <w:tcBorders>
              <w:top w:val="nil"/>
              <w:left w:val="nil"/>
              <w:bottom w:val="single" w:sz="4" w:space="0" w:color="auto"/>
              <w:right w:val="single" w:sz="4" w:space="0" w:color="auto"/>
            </w:tcBorders>
            <w:noWrap/>
            <w:vAlign w:val="bottom"/>
            <w:hideMark/>
          </w:tcPr>
          <w:p w14:paraId="73FAB1FF" w14:textId="77777777" w:rsidR="005F2A24" w:rsidRPr="00FD35A8" w:rsidRDefault="005F2A24">
            <w:pPr>
              <w:widowControl/>
              <w:jc w:val="left"/>
              <w:rPr>
                <w:ins w:id="1234" w:author="Yali Chen" w:date="2025-12-18T10:39:00Z" w16du:dateUtc="2025-12-18T02:39:00Z"/>
                <w:rFonts w:ascii="Times New Roman" w:hAnsi="Times New Roman" w:cs="Times New Roman"/>
                <w:i/>
                <w:iCs/>
                <w:color w:val="000000"/>
                <w:kern w:val="0"/>
                <w:sz w:val="22"/>
              </w:rPr>
            </w:pPr>
            <w:ins w:id="1235" w:author="Yali Chen" w:date="2025-12-18T10:39:00Z" w16du:dateUtc="2025-12-18T02:39:00Z">
              <w:r w:rsidRPr="00FD35A8">
                <w:rPr>
                  <w:rFonts w:ascii="Times New Roman" w:hAnsi="Times New Roman" w:cs="Times New Roman"/>
                  <w:i/>
                  <w:iCs/>
                  <w:color w:val="000000"/>
                  <w:kern w:val="0"/>
                  <w:sz w:val="22"/>
                </w:rPr>
                <w:t>NITROGEN MUSTARD ANALOGUES</w:t>
              </w:r>
            </w:ins>
          </w:p>
        </w:tc>
      </w:tr>
      <w:tr w:rsidR="005F2A24" w:rsidRPr="00FD35A8" w14:paraId="22E9EF21" w14:textId="77777777">
        <w:trPr>
          <w:trHeight w:val="300"/>
          <w:ins w:id="1236"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492E2DC9" w14:textId="77777777" w:rsidR="005F2A24" w:rsidRPr="00FD35A8" w:rsidRDefault="005F2A24">
            <w:pPr>
              <w:widowControl/>
              <w:jc w:val="left"/>
              <w:rPr>
                <w:ins w:id="1237" w:author="Yali Chen" w:date="2025-12-18T10:39:00Z" w16du:dateUtc="2025-12-18T02:39:00Z"/>
                <w:rFonts w:ascii="Times New Roman" w:hAnsi="Times New Roman" w:cs="Times New Roman"/>
                <w:i/>
                <w:iCs/>
                <w:color w:val="000000"/>
                <w:kern w:val="0"/>
                <w:szCs w:val="20"/>
              </w:rPr>
            </w:pPr>
            <w:ins w:id="1238" w:author="Yali Chen" w:date="2025-12-18T10:39:00Z" w16du:dateUtc="2025-12-18T02:39:00Z">
              <w:r w:rsidRPr="00FD35A8">
                <w:rPr>
                  <w:rFonts w:ascii="Times New Roman" w:hAnsi="Times New Roman" w:cs="Times New Roman"/>
                  <w:i/>
                  <w:iCs/>
                  <w:color w:val="000000"/>
                  <w:kern w:val="0"/>
                  <w:szCs w:val="20"/>
                </w:rPr>
                <w:t>PLEX</w:t>
              </w:r>
            </w:ins>
          </w:p>
        </w:tc>
        <w:tc>
          <w:tcPr>
            <w:tcW w:w="1227" w:type="dxa"/>
            <w:tcBorders>
              <w:top w:val="nil"/>
              <w:left w:val="nil"/>
              <w:bottom w:val="single" w:sz="4" w:space="0" w:color="auto"/>
              <w:right w:val="single" w:sz="4" w:space="0" w:color="auto"/>
            </w:tcBorders>
            <w:noWrap/>
            <w:vAlign w:val="bottom"/>
            <w:hideMark/>
          </w:tcPr>
          <w:p w14:paraId="0B9F4E91" w14:textId="77777777" w:rsidR="005F2A24" w:rsidRPr="00FD35A8" w:rsidRDefault="005F2A24">
            <w:pPr>
              <w:widowControl/>
              <w:jc w:val="left"/>
              <w:rPr>
                <w:ins w:id="1239" w:author="Yali Chen" w:date="2025-12-18T10:39:00Z" w16du:dateUtc="2025-12-18T02:39:00Z"/>
                <w:rFonts w:ascii="Times New Roman" w:hAnsi="Times New Roman" w:cs="Times New Roman"/>
                <w:i/>
                <w:iCs/>
                <w:color w:val="000000"/>
                <w:kern w:val="0"/>
                <w:szCs w:val="20"/>
              </w:rPr>
            </w:pPr>
            <w:ins w:id="1240" w:author="Yali Chen" w:date="2025-12-18T10:39:00Z" w16du:dateUtc="2025-12-18T02:39:00Z">
              <w:r w:rsidRPr="00FD35A8">
                <w:rPr>
                  <w:rFonts w:ascii="Times New Roman" w:hAnsi="Times New Roman" w:cs="Times New Roman"/>
                  <w:i/>
                  <w:iCs/>
                  <w:color w:val="000000"/>
                  <w:kern w:val="0"/>
                  <w:szCs w:val="20"/>
                </w:rPr>
                <w:t>06817001125</w:t>
              </w:r>
            </w:ins>
          </w:p>
        </w:tc>
        <w:tc>
          <w:tcPr>
            <w:tcW w:w="2147" w:type="dxa"/>
            <w:tcBorders>
              <w:top w:val="nil"/>
              <w:left w:val="nil"/>
              <w:bottom w:val="single" w:sz="4" w:space="0" w:color="auto"/>
              <w:right w:val="single" w:sz="4" w:space="0" w:color="auto"/>
            </w:tcBorders>
            <w:noWrap/>
            <w:vAlign w:val="bottom"/>
            <w:hideMark/>
          </w:tcPr>
          <w:p w14:paraId="7995BC48" w14:textId="77777777" w:rsidR="005F2A24" w:rsidRPr="00FD35A8" w:rsidRDefault="005F2A24">
            <w:pPr>
              <w:widowControl/>
              <w:jc w:val="left"/>
              <w:rPr>
                <w:ins w:id="1241" w:author="Yali Chen" w:date="2025-12-18T10:39:00Z" w16du:dateUtc="2025-12-18T02:39:00Z"/>
                <w:rFonts w:ascii="Times New Roman" w:hAnsi="Times New Roman" w:cs="Times New Roman"/>
                <w:i/>
                <w:iCs/>
                <w:color w:val="000000"/>
                <w:kern w:val="0"/>
                <w:szCs w:val="20"/>
              </w:rPr>
            </w:pPr>
            <w:ins w:id="1242" w:author="Yali Chen" w:date="2025-12-18T10:39:00Z" w16du:dateUtc="2025-12-18T02:39:00Z">
              <w:r w:rsidRPr="00FD35A8">
                <w:rPr>
                  <w:rFonts w:ascii="Times New Roman" w:hAnsi="Times New Roman" w:cs="Times New Roman"/>
                  <w:i/>
                  <w:iCs/>
                  <w:color w:val="000000"/>
                  <w:kern w:val="0"/>
                  <w:szCs w:val="20"/>
                </w:rPr>
                <w:t>PLEX</w:t>
              </w:r>
            </w:ins>
          </w:p>
        </w:tc>
        <w:tc>
          <w:tcPr>
            <w:tcW w:w="1227" w:type="dxa"/>
            <w:tcBorders>
              <w:top w:val="nil"/>
              <w:left w:val="nil"/>
              <w:bottom w:val="single" w:sz="4" w:space="0" w:color="auto"/>
              <w:right w:val="single" w:sz="4" w:space="0" w:color="auto"/>
            </w:tcBorders>
            <w:noWrap/>
            <w:vAlign w:val="bottom"/>
            <w:hideMark/>
          </w:tcPr>
          <w:p w14:paraId="00650B6C" w14:textId="77777777" w:rsidR="005F2A24" w:rsidRPr="00FD35A8" w:rsidRDefault="005F2A24">
            <w:pPr>
              <w:widowControl/>
              <w:jc w:val="left"/>
              <w:rPr>
                <w:ins w:id="1243" w:author="Yali Chen" w:date="2025-12-18T10:39:00Z" w16du:dateUtc="2025-12-18T02:39:00Z"/>
                <w:rFonts w:ascii="Times New Roman" w:hAnsi="Times New Roman" w:cs="Times New Roman"/>
                <w:i/>
                <w:iCs/>
                <w:color w:val="000000"/>
                <w:kern w:val="0"/>
                <w:szCs w:val="20"/>
              </w:rPr>
            </w:pPr>
            <w:ins w:id="1244" w:author="Yali Chen" w:date="2025-12-18T10:39:00Z" w16du:dateUtc="2025-12-18T02:39:00Z">
              <w:r w:rsidRPr="00FD35A8">
                <w:rPr>
                  <w:rFonts w:ascii="Times New Roman" w:hAnsi="Times New Roman" w:cs="Times New Roman"/>
                  <w:i/>
                  <w:iCs/>
                  <w:color w:val="000000"/>
                  <w:kern w:val="0"/>
                  <w:szCs w:val="20"/>
                </w:rPr>
                <w:t>06817001001</w:t>
              </w:r>
            </w:ins>
          </w:p>
        </w:tc>
        <w:tc>
          <w:tcPr>
            <w:tcW w:w="4678" w:type="dxa"/>
            <w:tcBorders>
              <w:top w:val="nil"/>
              <w:left w:val="nil"/>
              <w:bottom w:val="single" w:sz="4" w:space="0" w:color="auto"/>
              <w:right w:val="single" w:sz="4" w:space="0" w:color="auto"/>
            </w:tcBorders>
            <w:noWrap/>
            <w:vAlign w:val="bottom"/>
            <w:hideMark/>
          </w:tcPr>
          <w:p w14:paraId="3F73EC0D" w14:textId="77777777" w:rsidR="005F2A24" w:rsidRPr="00FD35A8" w:rsidRDefault="005F2A24">
            <w:pPr>
              <w:widowControl/>
              <w:jc w:val="left"/>
              <w:rPr>
                <w:ins w:id="1245" w:author="Yali Chen" w:date="2025-12-18T10:39:00Z" w16du:dateUtc="2025-12-18T02:39:00Z"/>
                <w:rFonts w:ascii="Times New Roman" w:hAnsi="Times New Roman" w:cs="Times New Roman"/>
                <w:i/>
                <w:iCs/>
                <w:color w:val="000000"/>
                <w:kern w:val="0"/>
                <w:szCs w:val="20"/>
              </w:rPr>
            </w:pPr>
            <w:ins w:id="1246" w:author="Yali Chen" w:date="2025-12-18T10:39:00Z" w16du:dateUtc="2025-12-18T02:39:00Z">
              <w:r w:rsidRPr="00FD35A8">
                <w:rPr>
                  <w:rFonts w:ascii="Times New Roman" w:hAnsi="Times New Roman" w:cs="Times New Roman"/>
                  <w:i/>
                  <w:iCs/>
                  <w:color w:val="000000"/>
                  <w:kern w:val="0"/>
                  <w:szCs w:val="20"/>
                </w:rPr>
                <w:t>VITAMIN B COMPLEX</w:t>
              </w:r>
            </w:ins>
          </w:p>
        </w:tc>
        <w:tc>
          <w:tcPr>
            <w:tcW w:w="1013" w:type="dxa"/>
            <w:tcBorders>
              <w:top w:val="nil"/>
              <w:left w:val="nil"/>
              <w:bottom w:val="single" w:sz="4" w:space="0" w:color="auto"/>
              <w:right w:val="single" w:sz="4" w:space="0" w:color="auto"/>
            </w:tcBorders>
            <w:noWrap/>
            <w:vAlign w:val="bottom"/>
            <w:hideMark/>
          </w:tcPr>
          <w:p w14:paraId="5D3382F1" w14:textId="77777777" w:rsidR="005F2A24" w:rsidRPr="00FD35A8" w:rsidRDefault="005F2A24">
            <w:pPr>
              <w:widowControl/>
              <w:jc w:val="left"/>
              <w:rPr>
                <w:ins w:id="1247" w:author="Yali Chen" w:date="2025-12-18T10:39:00Z" w16du:dateUtc="2025-12-18T02:39:00Z"/>
                <w:rFonts w:ascii="Times New Roman" w:hAnsi="Times New Roman" w:cs="Times New Roman"/>
                <w:i/>
                <w:iCs/>
                <w:color w:val="000000"/>
                <w:kern w:val="0"/>
                <w:szCs w:val="20"/>
              </w:rPr>
            </w:pPr>
            <w:ins w:id="1248" w:author="Yali Chen" w:date="2025-12-18T10:39:00Z" w16du:dateUtc="2025-12-18T02:39:00Z">
              <w:r w:rsidRPr="00FD35A8">
                <w:rPr>
                  <w:rFonts w:ascii="Times New Roman" w:hAnsi="Times New Roman" w:cs="Times New Roman"/>
                  <w:i/>
                  <w:iCs/>
                  <w:color w:val="000000"/>
                  <w:kern w:val="0"/>
                  <w:szCs w:val="20"/>
                </w:rPr>
                <w:t>A11EA</w:t>
              </w:r>
            </w:ins>
          </w:p>
        </w:tc>
        <w:tc>
          <w:tcPr>
            <w:tcW w:w="4688" w:type="dxa"/>
            <w:tcBorders>
              <w:top w:val="nil"/>
              <w:left w:val="nil"/>
              <w:bottom w:val="single" w:sz="4" w:space="0" w:color="auto"/>
              <w:right w:val="single" w:sz="4" w:space="0" w:color="auto"/>
            </w:tcBorders>
            <w:noWrap/>
            <w:vAlign w:val="bottom"/>
            <w:hideMark/>
          </w:tcPr>
          <w:p w14:paraId="1C334613" w14:textId="77777777" w:rsidR="005F2A24" w:rsidRPr="00FD35A8" w:rsidRDefault="005F2A24">
            <w:pPr>
              <w:widowControl/>
              <w:jc w:val="left"/>
              <w:rPr>
                <w:ins w:id="1249" w:author="Yali Chen" w:date="2025-12-18T10:39:00Z" w16du:dateUtc="2025-12-18T02:39:00Z"/>
                <w:rFonts w:ascii="Times New Roman" w:hAnsi="Times New Roman" w:cs="Times New Roman"/>
                <w:i/>
                <w:iCs/>
                <w:color w:val="000000"/>
                <w:kern w:val="0"/>
                <w:szCs w:val="20"/>
              </w:rPr>
            </w:pPr>
            <w:ins w:id="1250" w:author="Yali Chen" w:date="2025-12-18T10:39:00Z" w16du:dateUtc="2025-12-18T02:39:00Z">
              <w:r w:rsidRPr="00FD35A8">
                <w:rPr>
                  <w:rFonts w:ascii="Times New Roman" w:hAnsi="Times New Roman" w:cs="Times New Roman"/>
                  <w:i/>
                  <w:iCs/>
                  <w:color w:val="000000"/>
                  <w:kern w:val="0"/>
                  <w:szCs w:val="20"/>
                </w:rPr>
                <w:t>ALIMENTARY TRACT AND METABOLISM</w:t>
              </w:r>
            </w:ins>
          </w:p>
        </w:tc>
        <w:tc>
          <w:tcPr>
            <w:tcW w:w="4767" w:type="dxa"/>
            <w:tcBorders>
              <w:top w:val="nil"/>
              <w:left w:val="nil"/>
              <w:bottom w:val="single" w:sz="4" w:space="0" w:color="auto"/>
              <w:right w:val="single" w:sz="4" w:space="0" w:color="auto"/>
            </w:tcBorders>
            <w:noWrap/>
            <w:vAlign w:val="bottom"/>
            <w:hideMark/>
          </w:tcPr>
          <w:p w14:paraId="7613F74E" w14:textId="77777777" w:rsidR="005F2A24" w:rsidRPr="00FD35A8" w:rsidRDefault="005F2A24">
            <w:pPr>
              <w:widowControl/>
              <w:jc w:val="left"/>
              <w:rPr>
                <w:ins w:id="1251" w:author="Yali Chen" w:date="2025-12-18T10:39:00Z" w16du:dateUtc="2025-12-18T02:39:00Z"/>
                <w:rFonts w:ascii="Times New Roman" w:hAnsi="Times New Roman" w:cs="Times New Roman"/>
                <w:i/>
                <w:iCs/>
                <w:color w:val="000000"/>
                <w:kern w:val="0"/>
                <w:szCs w:val="20"/>
              </w:rPr>
            </w:pPr>
            <w:ins w:id="1252" w:author="Yali Chen" w:date="2025-12-18T10:39:00Z" w16du:dateUtc="2025-12-18T02:39:00Z">
              <w:r w:rsidRPr="00FD35A8">
                <w:rPr>
                  <w:rFonts w:ascii="Times New Roman" w:hAnsi="Times New Roman" w:cs="Times New Roman"/>
                  <w:i/>
                  <w:iCs/>
                  <w:color w:val="000000"/>
                  <w:kern w:val="0"/>
                  <w:szCs w:val="20"/>
                </w:rPr>
                <w:t>VITAMINS</w:t>
              </w:r>
            </w:ins>
          </w:p>
        </w:tc>
        <w:tc>
          <w:tcPr>
            <w:tcW w:w="2812" w:type="dxa"/>
            <w:tcBorders>
              <w:top w:val="nil"/>
              <w:left w:val="nil"/>
              <w:bottom w:val="single" w:sz="4" w:space="0" w:color="auto"/>
              <w:right w:val="single" w:sz="4" w:space="0" w:color="auto"/>
            </w:tcBorders>
            <w:noWrap/>
            <w:vAlign w:val="bottom"/>
            <w:hideMark/>
          </w:tcPr>
          <w:p w14:paraId="77035236" w14:textId="77777777" w:rsidR="005F2A24" w:rsidRPr="00FD35A8" w:rsidRDefault="005F2A24">
            <w:pPr>
              <w:widowControl/>
              <w:jc w:val="left"/>
              <w:rPr>
                <w:ins w:id="1253" w:author="Yali Chen" w:date="2025-12-18T10:39:00Z" w16du:dateUtc="2025-12-18T02:39:00Z"/>
                <w:rFonts w:ascii="Times New Roman" w:hAnsi="Times New Roman" w:cs="Times New Roman"/>
                <w:i/>
                <w:iCs/>
                <w:color w:val="000000"/>
                <w:kern w:val="0"/>
                <w:sz w:val="22"/>
              </w:rPr>
            </w:pPr>
            <w:ins w:id="1254" w:author="Yali Chen" w:date="2025-12-18T10:39:00Z" w16du:dateUtc="2025-12-18T02:39:00Z">
              <w:r w:rsidRPr="00FD35A8">
                <w:rPr>
                  <w:rFonts w:ascii="Times New Roman" w:hAnsi="Times New Roman" w:cs="Times New Roman"/>
                  <w:i/>
                  <w:iCs/>
                  <w:color w:val="000000"/>
                  <w:kern w:val="0"/>
                  <w:sz w:val="22"/>
                </w:rPr>
                <w:t>VITAMIN B-COMPLEX, INCL. COMBINATIONS</w:t>
              </w:r>
            </w:ins>
          </w:p>
        </w:tc>
        <w:tc>
          <w:tcPr>
            <w:tcW w:w="3035" w:type="dxa"/>
            <w:tcBorders>
              <w:top w:val="nil"/>
              <w:left w:val="nil"/>
              <w:bottom w:val="single" w:sz="4" w:space="0" w:color="auto"/>
              <w:right w:val="single" w:sz="4" w:space="0" w:color="auto"/>
            </w:tcBorders>
            <w:noWrap/>
            <w:vAlign w:val="bottom"/>
            <w:hideMark/>
          </w:tcPr>
          <w:p w14:paraId="5575CA97" w14:textId="77777777" w:rsidR="005F2A24" w:rsidRPr="00FD35A8" w:rsidRDefault="005F2A24">
            <w:pPr>
              <w:widowControl/>
              <w:jc w:val="left"/>
              <w:rPr>
                <w:ins w:id="1255" w:author="Yali Chen" w:date="2025-12-18T10:39:00Z" w16du:dateUtc="2025-12-18T02:39:00Z"/>
                <w:rFonts w:ascii="Times New Roman" w:hAnsi="Times New Roman" w:cs="Times New Roman"/>
                <w:i/>
                <w:iCs/>
                <w:color w:val="000000"/>
                <w:kern w:val="0"/>
                <w:sz w:val="22"/>
              </w:rPr>
            </w:pPr>
            <w:ins w:id="1256" w:author="Yali Chen" w:date="2025-12-18T10:39:00Z" w16du:dateUtc="2025-12-18T02:39:00Z">
              <w:r w:rsidRPr="00FD35A8">
                <w:rPr>
                  <w:rFonts w:ascii="Times New Roman" w:hAnsi="Times New Roman" w:cs="Times New Roman"/>
                  <w:i/>
                  <w:iCs/>
                  <w:color w:val="000000"/>
                  <w:kern w:val="0"/>
                  <w:sz w:val="22"/>
                </w:rPr>
                <w:t>VITAMIN B-COMPLEX, PLAIN</w:t>
              </w:r>
            </w:ins>
          </w:p>
        </w:tc>
      </w:tr>
      <w:tr w:rsidR="005F2A24" w:rsidRPr="00FD35A8" w14:paraId="7F6DE28A" w14:textId="77777777">
        <w:trPr>
          <w:trHeight w:val="300"/>
          <w:ins w:id="1257"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03878A87" w14:textId="77777777" w:rsidR="005F2A24" w:rsidRPr="00FD35A8" w:rsidRDefault="005F2A24">
            <w:pPr>
              <w:widowControl/>
              <w:jc w:val="left"/>
              <w:rPr>
                <w:ins w:id="1258" w:author="Yali Chen" w:date="2025-12-18T10:39:00Z" w16du:dateUtc="2025-12-18T02:39:00Z"/>
                <w:rFonts w:ascii="Times New Roman" w:hAnsi="Times New Roman" w:cs="Times New Roman"/>
                <w:i/>
                <w:iCs/>
                <w:color w:val="000000"/>
                <w:kern w:val="0"/>
                <w:szCs w:val="20"/>
              </w:rPr>
            </w:pPr>
            <w:ins w:id="1259" w:author="Yali Chen" w:date="2025-12-18T10:39:00Z" w16du:dateUtc="2025-12-18T02:39:00Z">
              <w:r w:rsidRPr="00FD35A8">
                <w:rPr>
                  <w:rFonts w:ascii="Times New Roman" w:hAnsi="Times New Roman" w:cs="Times New Roman"/>
                  <w:i/>
                  <w:iCs/>
                  <w:color w:val="000000"/>
                  <w:kern w:val="0"/>
                  <w:szCs w:val="20"/>
                </w:rPr>
                <w:t>IVIg</w:t>
              </w:r>
            </w:ins>
          </w:p>
        </w:tc>
        <w:tc>
          <w:tcPr>
            <w:tcW w:w="1227" w:type="dxa"/>
            <w:tcBorders>
              <w:top w:val="nil"/>
              <w:left w:val="nil"/>
              <w:bottom w:val="single" w:sz="4" w:space="0" w:color="auto"/>
              <w:right w:val="single" w:sz="4" w:space="0" w:color="auto"/>
            </w:tcBorders>
            <w:noWrap/>
            <w:vAlign w:val="bottom"/>
            <w:hideMark/>
          </w:tcPr>
          <w:p w14:paraId="01D9FFBD" w14:textId="77777777" w:rsidR="005F2A24" w:rsidRPr="00FD35A8" w:rsidRDefault="005F2A24">
            <w:pPr>
              <w:widowControl/>
              <w:jc w:val="left"/>
              <w:rPr>
                <w:ins w:id="1260" w:author="Yali Chen" w:date="2025-12-18T10:39:00Z" w16du:dateUtc="2025-12-18T02:39:00Z"/>
                <w:rFonts w:ascii="Times New Roman" w:hAnsi="Times New Roman" w:cs="Times New Roman"/>
                <w:i/>
                <w:iCs/>
                <w:color w:val="000000"/>
                <w:kern w:val="0"/>
                <w:szCs w:val="20"/>
              </w:rPr>
            </w:pPr>
            <w:ins w:id="1261" w:author="Yali Chen" w:date="2025-12-18T10:39:00Z" w16du:dateUtc="2025-12-18T02:39:00Z">
              <w:r w:rsidRPr="00FD35A8">
                <w:rPr>
                  <w:rFonts w:ascii="Times New Roman" w:hAnsi="Times New Roman" w:cs="Times New Roman"/>
                  <w:i/>
                  <w:iCs/>
                  <w:color w:val="000000"/>
                  <w:kern w:val="0"/>
                  <w:szCs w:val="20"/>
                </w:rPr>
                <w:t>90072801001</w:t>
              </w:r>
            </w:ins>
          </w:p>
        </w:tc>
        <w:tc>
          <w:tcPr>
            <w:tcW w:w="2147" w:type="dxa"/>
            <w:tcBorders>
              <w:top w:val="nil"/>
              <w:left w:val="nil"/>
              <w:bottom w:val="single" w:sz="4" w:space="0" w:color="auto"/>
              <w:right w:val="single" w:sz="4" w:space="0" w:color="auto"/>
            </w:tcBorders>
            <w:noWrap/>
            <w:vAlign w:val="bottom"/>
            <w:hideMark/>
          </w:tcPr>
          <w:p w14:paraId="2334ACF6" w14:textId="77777777" w:rsidR="005F2A24" w:rsidRPr="00FD35A8" w:rsidRDefault="005F2A24">
            <w:pPr>
              <w:widowControl/>
              <w:jc w:val="left"/>
              <w:rPr>
                <w:ins w:id="1262" w:author="Yali Chen" w:date="2025-12-18T10:39:00Z" w16du:dateUtc="2025-12-18T02:39:00Z"/>
                <w:rFonts w:ascii="Times New Roman" w:hAnsi="Times New Roman" w:cs="Times New Roman"/>
                <w:i/>
                <w:iCs/>
                <w:color w:val="000000"/>
                <w:kern w:val="0"/>
                <w:szCs w:val="20"/>
              </w:rPr>
            </w:pPr>
            <w:ins w:id="1263" w:author="Yali Chen" w:date="2025-12-18T10:39:00Z" w16du:dateUtc="2025-12-18T02:39:00Z">
              <w:r w:rsidRPr="00FD35A8">
                <w:rPr>
                  <w:rFonts w:ascii="Times New Roman" w:hAnsi="Times New Roman" w:cs="Times New Roman"/>
                  <w:i/>
                  <w:iCs/>
                  <w:color w:val="000000"/>
                  <w:kern w:val="0"/>
                  <w:szCs w:val="20"/>
                </w:rPr>
                <w:t>IMMUNOGLOBULINS</w:t>
              </w:r>
            </w:ins>
          </w:p>
        </w:tc>
        <w:tc>
          <w:tcPr>
            <w:tcW w:w="1227" w:type="dxa"/>
            <w:tcBorders>
              <w:top w:val="nil"/>
              <w:left w:val="nil"/>
              <w:bottom w:val="single" w:sz="4" w:space="0" w:color="auto"/>
              <w:right w:val="single" w:sz="4" w:space="0" w:color="auto"/>
            </w:tcBorders>
            <w:noWrap/>
            <w:vAlign w:val="bottom"/>
            <w:hideMark/>
          </w:tcPr>
          <w:p w14:paraId="36DC0ECB" w14:textId="77777777" w:rsidR="005F2A24" w:rsidRPr="00FD35A8" w:rsidRDefault="005F2A24">
            <w:pPr>
              <w:widowControl/>
              <w:jc w:val="left"/>
              <w:rPr>
                <w:ins w:id="1264" w:author="Yali Chen" w:date="2025-12-18T10:39:00Z" w16du:dateUtc="2025-12-18T02:39:00Z"/>
                <w:rFonts w:ascii="Times New Roman" w:hAnsi="Times New Roman" w:cs="Times New Roman"/>
                <w:i/>
                <w:iCs/>
                <w:color w:val="000000"/>
                <w:kern w:val="0"/>
                <w:szCs w:val="20"/>
              </w:rPr>
            </w:pPr>
            <w:ins w:id="1265" w:author="Yali Chen" w:date="2025-12-18T10:39:00Z" w16du:dateUtc="2025-12-18T02:39:00Z">
              <w:r w:rsidRPr="00FD35A8">
                <w:rPr>
                  <w:rFonts w:ascii="Times New Roman" w:hAnsi="Times New Roman" w:cs="Times New Roman"/>
                  <w:i/>
                  <w:iCs/>
                  <w:color w:val="000000"/>
                  <w:kern w:val="0"/>
                  <w:szCs w:val="20"/>
                </w:rPr>
                <w:t>90072801001</w:t>
              </w:r>
            </w:ins>
          </w:p>
        </w:tc>
        <w:tc>
          <w:tcPr>
            <w:tcW w:w="4678" w:type="dxa"/>
            <w:tcBorders>
              <w:top w:val="nil"/>
              <w:left w:val="nil"/>
              <w:bottom w:val="single" w:sz="4" w:space="0" w:color="auto"/>
              <w:right w:val="single" w:sz="4" w:space="0" w:color="auto"/>
            </w:tcBorders>
            <w:noWrap/>
            <w:vAlign w:val="bottom"/>
            <w:hideMark/>
          </w:tcPr>
          <w:p w14:paraId="33305FC8" w14:textId="77777777" w:rsidR="005F2A24" w:rsidRPr="00FD35A8" w:rsidRDefault="005F2A24">
            <w:pPr>
              <w:widowControl/>
              <w:jc w:val="left"/>
              <w:rPr>
                <w:ins w:id="1266" w:author="Yali Chen" w:date="2025-12-18T10:39:00Z" w16du:dateUtc="2025-12-18T02:39:00Z"/>
                <w:rFonts w:ascii="Times New Roman" w:hAnsi="Times New Roman" w:cs="Times New Roman"/>
                <w:i/>
                <w:iCs/>
                <w:color w:val="000000"/>
                <w:kern w:val="0"/>
                <w:szCs w:val="20"/>
              </w:rPr>
            </w:pPr>
            <w:ins w:id="1267" w:author="Yali Chen" w:date="2025-12-18T10:39:00Z" w16du:dateUtc="2025-12-18T02:39:00Z">
              <w:r w:rsidRPr="00FD35A8">
                <w:rPr>
                  <w:rFonts w:ascii="Times New Roman" w:hAnsi="Times New Roman" w:cs="Times New Roman"/>
                  <w:i/>
                  <w:iCs/>
                  <w:color w:val="000000"/>
                  <w:kern w:val="0"/>
                  <w:szCs w:val="20"/>
                </w:rPr>
                <w:t>IMMUNOGLOBULINS</w:t>
              </w:r>
            </w:ins>
          </w:p>
        </w:tc>
        <w:tc>
          <w:tcPr>
            <w:tcW w:w="1013" w:type="dxa"/>
            <w:tcBorders>
              <w:top w:val="nil"/>
              <w:left w:val="nil"/>
              <w:bottom w:val="single" w:sz="4" w:space="0" w:color="auto"/>
              <w:right w:val="single" w:sz="4" w:space="0" w:color="auto"/>
            </w:tcBorders>
            <w:noWrap/>
            <w:vAlign w:val="bottom"/>
            <w:hideMark/>
          </w:tcPr>
          <w:p w14:paraId="61D753EC" w14:textId="77777777" w:rsidR="005F2A24" w:rsidRPr="00FD35A8" w:rsidRDefault="005F2A24">
            <w:pPr>
              <w:widowControl/>
              <w:jc w:val="left"/>
              <w:rPr>
                <w:ins w:id="1268" w:author="Yali Chen" w:date="2025-12-18T10:39:00Z" w16du:dateUtc="2025-12-18T02:39:00Z"/>
                <w:rFonts w:ascii="Times New Roman" w:hAnsi="Times New Roman" w:cs="Times New Roman"/>
                <w:i/>
                <w:iCs/>
                <w:color w:val="000000"/>
                <w:kern w:val="0"/>
                <w:szCs w:val="20"/>
              </w:rPr>
            </w:pPr>
            <w:ins w:id="1269" w:author="Yali Chen" w:date="2025-12-18T10:39:00Z" w16du:dateUtc="2025-12-18T02:39:00Z">
              <w:r w:rsidRPr="00FD35A8">
                <w:rPr>
                  <w:rFonts w:ascii="Times New Roman" w:hAnsi="Times New Roman" w:cs="Times New Roman"/>
                  <w:i/>
                  <w:iCs/>
                  <w:color w:val="000000"/>
                  <w:kern w:val="0"/>
                  <w:szCs w:val="20"/>
                </w:rPr>
                <w:t>J06B</w:t>
              </w:r>
            </w:ins>
          </w:p>
        </w:tc>
        <w:tc>
          <w:tcPr>
            <w:tcW w:w="4688" w:type="dxa"/>
            <w:tcBorders>
              <w:top w:val="nil"/>
              <w:left w:val="nil"/>
              <w:bottom w:val="single" w:sz="4" w:space="0" w:color="auto"/>
              <w:right w:val="single" w:sz="4" w:space="0" w:color="auto"/>
            </w:tcBorders>
            <w:noWrap/>
            <w:vAlign w:val="bottom"/>
            <w:hideMark/>
          </w:tcPr>
          <w:p w14:paraId="1CBB5D87" w14:textId="77777777" w:rsidR="005F2A24" w:rsidRPr="00FD35A8" w:rsidRDefault="005F2A24">
            <w:pPr>
              <w:widowControl/>
              <w:jc w:val="left"/>
              <w:rPr>
                <w:ins w:id="1270" w:author="Yali Chen" w:date="2025-12-18T10:39:00Z" w16du:dateUtc="2025-12-18T02:39:00Z"/>
                <w:rFonts w:ascii="Times New Roman" w:hAnsi="Times New Roman" w:cs="Times New Roman"/>
                <w:i/>
                <w:iCs/>
                <w:color w:val="000000"/>
                <w:kern w:val="0"/>
                <w:szCs w:val="20"/>
              </w:rPr>
            </w:pPr>
            <w:ins w:id="1271" w:author="Yali Chen" w:date="2025-12-18T10:39:00Z" w16du:dateUtc="2025-12-18T02:39:00Z">
              <w:r w:rsidRPr="00FD35A8">
                <w:rPr>
                  <w:rFonts w:ascii="Times New Roman" w:hAnsi="Times New Roman" w:cs="Times New Roman"/>
                  <w:i/>
                  <w:iCs/>
                  <w:color w:val="000000"/>
                  <w:kern w:val="0"/>
                  <w:szCs w:val="20"/>
                </w:rPr>
                <w:t>ANTIINFECTIVES FOR SYSTEMIC USE</w:t>
              </w:r>
            </w:ins>
          </w:p>
        </w:tc>
        <w:tc>
          <w:tcPr>
            <w:tcW w:w="4767" w:type="dxa"/>
            <w:tcBorders>
              <w:top w:val="nil"/>
              <w:left w:val="nil"/>
              <w:bottom w:val="single" w:sz="4" w:space="0" w:color="auto"/>
              <w:right w:val="single" w:sz="4" w:space="0" w:color="auto"/>
            </w:tcBorders>
            <w:noWrap/>
            <w:vAlign w:val="bottom"/>
            <w:hideMark/>
          </w:tcPr>
          <w:p w14:paraId="5AFFC0E2" w14:textId="77777777" w:rsidR="005F2A24" w:rsidRPr="00FD35A8" w:rsidRDefault="005F2A24">
            <w:pPr>
              <w:widowControl/>
              <w:jc w:val="left"/>
              <w:rPr>
                <w:ins w:id="1272" w:author="Yali Chen" w:date="2025-12-18T10:39:00Z" w16du:dateUtc="2025-12-18T02:39:00Z"/>
                <w:rFonts w:ascii="Times New Roman" w:hAnsi="Times New Roman" w:cs="Times New Roman"/>
                <w:i/>
                <w:iCs/>
                <w:color w:val="000000"/>
                <w:kern w:val="0"/>
                <w:szCs w:val="20"/>
              </w:rPr>
            </w:pPr>
            <w:ins w:id="1273" w:author="Yali Chen" w:date="2025-12-18T10:39:00Z" w16du:dateUtc="2025-12-18T02:39:00Z">
              <w:r w:rsidRPr="00FD35A8">
                <w:rPr>
                  <w:rFonts w:ascii="Times New Roman" w:hAnsi="Times New Roman" w:cs="Times New Roman"/>
                  <w:i/>
                  <w:iCs/>
                  <w:color w:val="000000"/>
                  <w:kern w:val="0"/>
                  <w:szCs w:val="20"/>
                </w:rPr>
                <w:t>IMMUNE SERA AND IMMUNOGLOBULINS</w:t>
              </w:r>
            </w:ins>
          </w:p>
        </w:tc>
        <w:tc>
          <w:tcPr>
            <w:tcW w:w="2812" w:type="dxa"/>
            <w:tcBorders>
              <w:top w:val="nil"/>
              <w:left w:val="nil"/>
              <w:bottom w:val="single" w:sz="4" w:space="0" w:color="auto"/>
              <w:right w:val="single" w:sz="4" w:space="0" w:color="auto"/>
            </w:tcBorders>
            <w:noWrap/>
            <w:vAlign w:val="bottom"/>
            <w:hideMark/>
          </w:tcPr>
          <w:p w14:paraId="20978AD3" w14:textId="77777777" w:rsidR="005F2A24" w:rsidRPr="00FD35A8" w:rsidRDefault="005F2A24">
            <w:pPr>
              <w:widowControl/>
              <w:jc w:val="left"/>
              <w:rPr>
                <w:ins w:id="1274" w:author="Yali Chen" w:date="2025-12-18T10:39:00Z" w16du:dateUtc="2025-12-18T02:39:00Z"/>
                <w:rFonts w:ascii="Times New Roman" w:hAnsi="Times New Roman" w:cs="Times New Roman"/>
                <w:i/>
                <w:iCs/>
                <w:color w:val="000000"/>
                <w:kern w:val="0"/>
                <w:sz w:val="22"/>
              </w:rPr>
            </w:pPr>
            <w:ins w:id="1275" w:author="Yali Chen" w:date="2025-12-18T10:39:00Z" w16du:dateUtc="2025-12-18T02:39:00Z">
              <w:r w:rsidRPr="00FD35A8">
                <w:rPr>
                  <w:rFonts w:ascii="Times New Roman" w:hAnsi="Times New Roman" w:cs="Times New Roman"/>
                  <w:i/>
                  <w:iCs/>
                  <w:color w:val="000000"/>
                  <w:kern w:val="0"/>
                  <w:sz w:val="22"/>
                </w:rPr>
                <w:t>IMMUNOGLOBULINS</w:t>
              </w:r>
            </w:ins>
          </w:p>
        </w:tc>
        <w:tc>
          <w:tcPr>
            <w:tcW w:w="3035" w:type="dxa"/>
            <w:tcBorders>
              <w:top w:val="nil"/>
              <w:left w:val="nil"/>
              <w:bottom w:val="single" w:sz="4" w:space="0" w:color="auto"/>
              <w:right w:val="single" w:sz="4" w:space="0" w:color="auto"/>
            </w:tcBorders>
            <w:noWrap/>
            <w:vAlign w:val="bottom"/>
            <w:hideMark/>
          </w:tcPr>
          <w:p w14:paraId="70B589A1" w14:textId="77777777" w:rsidR="005F2A24" w:rsidRPr="00FD35A8" w:rsidRDefault="005F2A24">
            <w:pPr>
              <w:widowControl/>
              <w:jc w:val="left"/>
              <w:rPr>
                <w:ins w:id="1276" w:author="Yali Chen" w:date="2025-12-18T10:39:00Z" w16du:dateUtc="2025-12-18T02:39:00Z"/>
                <w:rFonts w:ascii="Times New Roman" w:hAnsi="Times New Roman" w:cs="Times New Roman"/>
                <w:i/>
                <w:iCs/>
                <w:color w:val="000000"/>
                <w:kern w:val="0"/>
                <w:sz w:val="22"/>
              </w:rPr>
            </w:pPr>
            <w:ins w:id="1277" w:author="Yali Chen" w:date="2025-12-18T10:39:00Z" w16du:dateUtc="2025-12-18T02:39:00Z">
              <w:r w:rsidRPr="00FD35A8">
                <w:rPr>
                  <w:rFonts w:ascii="Times New Roman" w:hAnsi="Times New Roman" w:cs="Times New Roman"/>
                  <w:i/>
                  <w:iCs/>
                  <w:color w:val="000000"/>
                  <w:kern w:val="0"/>
                  <w:sz w:val="22"/>
                </w:rPr>
                <w:t xml:space="preserve">　</w:t>
              </w:r>
            </w:ins>
          </w:p>
        </w:tc>
      </w:tr>
      <w:tr w:rsidR="005F2A24" w:rsidRPr="00FD35A8" w14:paraId="7DD56716" w14:textId="77777777">
        <w:trPr>
          <w:trHeight w:val="300"/>
          <w:ins w:id="1278"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3598CE7B" w14:textId="77777777" w:rsidR="005F2A24" w:rsidRPr="00FD35A8" w:rsidRDefault="005F2A24">
            <w:pPr>
              <w:widowControl/>
              <w:jc w:val="left"/>
              <w:rPr>
                <w:ins w:id="1279" w:author="Yali Chen" w:date="2025-12-18T10:39:00Z" w16du:dateUtc="2025-12-18T02:39:00Z"/>
                <w:rFonts w:ascii="Times New Roman" w:hAnsi="Times New Roman" w:cs="Times New Roman"/>
                <w:i/>
                <w:iCs/>
                <w:color w:val="000000"/>
                <w:kern w:val="0"/>
                <w:szCs w:val="20"/>
              </w:rPr>
            </w:pPr>
            <w:ins w:id="1280" w:author="Yali Chen" w:date="2025-12-18T10:39:00Z" w16du:dateUtc="2025-12-18T02:39:00Z">
              <w:r w:rsidRPr="00FD35A8">
                <w:rPr>
                  <w:rFonts w:ascii="Times New Roman" w:hAnsi="Times New Roman" w:cs="Times New Roman"/>
                  <w:i/>
                  <w:iCs/>
                  <w:color w:val="000000"/>
                  <w:kern w:val="0"/>
                  <w:szCs w:val="20"/>
                </w:rPr>
                <w:t>CsA</w:t>
              </w:r>
            </w:ins>
          </w:p>
        </w:tc>
        <w:tc>
          <w:tcPr>
            <w:tcW w:w="1227" w:type="dxa"/>
            <w:tcBorders>
              <w:top w:val="nil"/>
              <w:left w:val="nil"/>
              <w:bottom w:val="single" w:sz="4" w:space="0" w:color="auto"/>
              <w:right w:val="single" w:sz="4" w:space="0" w:color="auto"/>
            </w:tcBorders>
            <w:noWrap/>
            <w:vAlign w:val="bottom"/>
            <w:hideMark/>
          </w:tcPr>
          <w:p w14:paraId="42361262" w14:textId="77777777" w:rsidR="005F2A24" w:rsidRPr="00FD35A8" w:rsidRDefault="005F2A24">
            <w:pPr>
              <w:widowControl/>
              <w:jc w:val="left"/>
              <w:rPr>
                <w:ins w:id="1281" w:author="Yali Chen" w:date="2025-12-18T10:39:00Z" w16du:dateUtc="2025-12-18T02:39:00Z"/>
                <w:rFonts w:ascii="Times New Roman" w:hAnsi="Times New Roman" w:cs="Times New Roman"/>
                <w:i/>
                <w:iCs/>
                <w:color w:val="000000"/>
                <w:kern w:val="0"/>
                <w:szCs w:val="20"/>
              </w:rPr>
            </w:pPr>
            <w:ins w:id="1282" w:author="Yali Chen" w:date="2025-12-18T10:39:00Z" w16du:dateUtc="2025-12-18T02:39:00Z">
              <w:r w:rsidRPr="00FD35A8">
                <w:rPr>
                  <w:rFonts w:ascii="Times New Roman" w:hAnsi="Times New Roman" w:cs="Times New Roman"/>
                  <w:i/>
                  <w:iCs/>
                  <w:color w:val="000000"/>
                  <w:kern w:val="0"/>
                  <w:szCs w:val="20"/>
                </w:rPr>
                <w:t>00463501154</w:t>
              </w:r>
            </w:ins>
          </w:p>
        </w:tc>
        <w:tc>
          <w:tcPr>
            <w:tcW w:w="2147" w:type="dxa"/>
            <w:tcBorders>
              <w:top w:val="nil"/>
              <w:left w:val="nil"/>
              <w:bottom w:val="single" w:sz="4" w:space="0" w:color="auto"/>
              <w:right w:val="single" w:sz="4" w:space="0" w:color="auto"/>
            </w:tcBorders>
            <w:noWrap/>
            <w:vAlign w:val="bottom"/>
            <w:hideMark/>
          </w:tcPr>
          <w:p w14:paraId="2F6C214E" w14:textId="77777777" w:rsidR="005F2A24" w:rsidRPr="00FD35A8" w:rsidRDefault="005F2A24">
            <w:pPr>
              <w:widowControl/>
              <w:jc w:val="left"/>
              <w:rPr>
                <w:ins w:id="1283" w:author="Yali Chen" w:date="2025-12-18T10:39:00Z" w16du:dateUtc="2025-12-18T02:39:00Z"/>
                <w:rFonts w:ascii="Times New Roman" w:hAnsi="Times New Roman" w:cs="Times New Roman"/>
                <w:i/>
                <w:iCs/>
                <w:color w:val="000000"/>
                <w:kern w:val="0"/>
                <w:szCs w:val="20"/>
              </w:rPr>
            </w:pPr>
            <w:ins w:id="1284" w:author="Yali Chen" w:date="2025-12-18T10:39:00Z" w16du:dateUtc="2025-12-18T02:39:00Z">
              <w:r w:rsidRPr="00FD35A8">
                <w:rPr>
                  <w:rFonts w:ascii="Times New Roman" w:hAnsi="Times New Roman" w:cs="Times New Roman"/>
                  <w:i/>
                  <w:iCs/>
                  <w:color w:val="000000"/>
                  <w:kern w:val="0"/>
                  <w:szCs w:val="20"/>
                </w:rPr>
                <w:t>CSA</w:t>
              </w:r>
            </w:ins>
          </w:p>
        </w:tc>
        <w:tc>
          <w:tcPr>
            <w:tcW w:w="1227" w:type="dxa"/>
            <w:tcBorders>
              <w:top w:val="nil"/>
              <w:left w:val="nil"/>
              <w:bottom w:val="single" w:sz="4" w:space="0" w:color="auto"/>
              <w:right w:val="single" w:sz="4" w:space="0" w:color="auto"/>
            </w:tcBorders>
            <w:noWrap/>
            <w:vAlign w:val="bottom"/>
            <w:hideMark/>
          </w:tcPr>
          <w:p w14:paraId="62466FCC" w14:textId="77777777" w:rsidR="005F2A24" w:rsidRPr="00FD35A8" w:rsidRDefault="005F2A24">
            <w:pPr>
              <w:widowControl/>
              <w:jc w:val="left"/>
              <w:rPr>
                <w:ins w:id="1285" w:author="Yali Chen" w:date="2025-12-18T10:39:00Z" w16du:dateUtc="2025-12-18T02:39:00Z"/>
                <w:rFonts w:ascii="Times New Roman" w:hAnsi="Times New Roman" w:cs="Times New Roman"/>
                <w:i/>
                <w:iCs/>
                <w:color w:val="000000"/>
                <w:kern w:val="0"/>
                <w:szCs w:val="20"/>
              </w:rPr>
            </w:pPr>
            <w:ins w:id="1286" w:author="Yali Chen" w:date="2025-12-18T10:39:00Z" w16du:dateUtc="2025-12-18T02:39:00Z">
              <w:r w:rsidRPr="00FD35A8">
                <w:rPr>
                  <w:rFonts w:ascii="Times New Roman" w:hAnsi="Times New Roman" w:cs="Times New Roman"/>
                  <w:i/>
                  <w:iCs/>
                  <w:color w:val="000000"/>
                  <w:kern w:val="0"/>
                  <w:szCs w:val="20"/>
                </w:rPr>
                <w:t>00463501001</w:t>
              </w:r>
            </w:ins>
          </w:p>
        </w:tc>
        <w:tc>
          <w:tcPr>
            <w:tcW w:w="4678" w:type="dxa"/>
            <w:tcBorders>
              <w:top w:val="nil"/>
              <w:left w:val="nil"/>
              <w:bottom w:val="single" w:sz="4" w:space="0" w:color="auto"/>
              <w:right w:val="single" w:sz="4" w:space="0" w:color="auto"/>
            </w:tcBorders>
            <w:noWrap/>
            <w:vAlign w:val="bottom"/>
            <w:hideMark/>
          </w:tcPr>
          <w:p w14:paraId="433BC35F" w14:textId="77777777" w:rsidR="005F2A24" w:rsidRPr="00FD35A8" w:rsidRDefault="005F2A24">
            <w:pPr>
              <w:widowControl/>
              <w:jc w:val="left"/>
              <w:rPr>
                <w:ins w:id="1287" w:author="Yali Chen" w:date="2025-12-18T10:39:00Z" w16du:dateUtc="2025-12-18T02:39:00Z"/>
                <w:rFonts w:ascii="Times New Roman" w:hAnsi="Times New Roman" w:cs="Times New Roman"/>
                <w:i/>
                <w:iCs/>
                <w:color w:val="000000"/>
                <w:kern w:val="0"/>
                <w:szCs w:val="20"/>
              </w:rPr>
            </w:pPr>
            <w:ins w:id="1288" w:author="Yali Chen" w:date="2025-12-18T10:39:00Z" w16du:dateUtc="2025-12-18T02:39:00Z">
              <w:r w:rsidRPr="00FD35A8">
                <w:rPr>
                  <w:rFonts w:ascii="Times New Roman" w:hAnsi="Times New Roman" w:cs="Times New Roman"/>
                  <w:i/>
                  <w:iCs/>
                  <w:color w:val="000000"/>
                  <w:kern w:val="0"/>
                  <w:szCs w:val="20"/>
                </w:rPr>
                <w:t>NIFUROXAZIDE</w:t>
              </w:r>
            </w:ins>
          </w:p>
        </w:tc>
        <w:tc>
          <w:tcPr>
            <w:tcW w:w="1013" w:type="dxa"/>
            <w:tcBorders>
              <w:top w:val="nil"/>
              <w:left w:val="nil"/>
              <w:bottom w:val="single" w:sz="4" w:space="0" w:color="auto"/>
              <w:right w:val="single" w:sz="4" w:space="0" w:color="auto"/>
            </w:tcBorders>
            <w:noWrap/>
            <w:vAlign w:val="bottom"/>
            <w:hideMark/>
          </w:tcPr>
          <w:p w14:paraId="66C2DA51" w14:textId="77777777" w:rsidR="005F2A24" w:rsidRPr="00FD35A8" w:rsidRDefault="005F2A24">
            <w:pPr>
              <w:widowControl/>
              <w:jc w:val="left"/>
              <w:rPr>
                <w:ins w:id="1289" w:author="Yali Chen" w:date="2025-12-18T10:39:00Z" w16du:dateUtc="2025-12-18T02:39:00Z"/>
                <w:rFonts w:ascii="Times New Roman" w:hAnsi="Times New Roman" w:cs="Times New Roman"/>
                <w:i/>
                <w:iCs/>
                <w:color w:val="000000"/>
                <w:kern w:val="0"/>
                <w:szCs w:val="20"/>
              </w:rPr>
            </w:pPr>
            <w:ins w:id="1290" w:author="Yali Chen" w:date="2025-12-18T10:39:00Z" w16du:dateUtc="2025-12-18T02:39:00Z">
              <w:r w:rsidRPr="00FD35A8">
                <w:rPr>
                  <w:rFonts w:ascii="Times New Roman" w:hAnsi="Times New Roman" w:cs="Times New Roman"/>
                  <w:i/>
                  <w:iCs/>
                  <w:color w:val="000000"/>
                  <w:kern w:val="0"/>
                  <w:szCs w:val="20"/>
                </w:rPr>
                <w:t>A07AX</w:t>
              </w:r>
            </w:ins>
          </w:p>
        </w:tc>
        <w:tc>
          <w:tcPr>
            <w:tcW w:w="4688" w:type="dxa"/>
            <w:tcBorders>
              <w:top w:val="nil"/>
              <w:left w:val="nil"/>
              <w:bottom w:val="single" w:sz="4" w:space="0" w:color="auto"/>
              <w:right w:val="single" w:sz="4" w:space="0" w:color="auto"/>
            </w:tcBorders>
            <w:noWrap/>
            <w:vAlign w:val="bottom"/>
            <w:hideMark/>
          </w:tcPr>
          <w:p w14:paraId="5C3E4837" w14:textId="77777777" w:rsidR="005F2A24" w:rsidRPr="00FD35A8" w:rsidRDefault="005F2A24">
            <w:pPr>
              <w:widowControl/>
              <w:jc w:val="left"/>
              <w:rPr>
                <w:ins w:id="1291" w:author="Yali Chen" w:date="2025-12-18T10:39:00Z" w16du:dateUtc="2025-12-18T02:39:00Z"/>
                <w:rFonts w:ascii="Times New Roman" w:hAnsi="Times New Roman" w:cs="Times New Roman"/>
                <w:i/>
                <w:iCs/>
                <w:color w:val="000000"/>
                <w:kern w:val="0"/>
                <w:szCs w:val="20"/>
              </w:rPr>
            </w:pPr>
            <w:ins w:id="1292" w:author="Yali Chen" w:date="2025-12-18T10:39:00Z" w16du:dateUtc="2025-12-18T02:39:00Z">
              <w:r w:rsidRPr="00FD35A8">
                <w:rPr>
                  <w:rFonts w:ascii="Times New Roman" w:hAnsi="Times New Roman" w:cs="Times New Roman"/>
                  <w:i/>
                  <w:iCs/>
                  <w:color w:val="000000"/>
                  <w:kern w:val="0"/>
                  <w:szCs w:val="20"/>
                </w:rPr>
                <w:t>ALIMENTARY TRACT AND METABOLISM</w:t>
              </w:r>
            </w:ins>
          </w:p>
        </w:tc>
        <w:tc>
          <w:tcPr>
            <w:tcW w:w="4767" w:type="dxa"/>
            <w:tcBorders>
              <w:top w:val="nil"/>
              <w:left w:val="nil"/>
              <w:bottom w:val="single" w:sz="4" w:space="0" w:color="auto"/>
              <w:right w:val="single" w:sz="4" w:space="0" w:color="auto"/>
            </w:tcBorders>
            <w:noWrap/>
            <w:vAlign w:val="bottom"/>
            <w:hideMark/>
          </w:tcPr>
          <w:p w14:paraId="5C654A4F" w14:textId="77777777" w:rsidR="005F2A24" w:rsidRPr="00FD35A8" w:rsidRDefault="005F2A24">
            <w:pPr>
              <w:widowControl/>
              <w:jc w:val="left"/>
              <w:rPr>
                <w:ins w:id="1293" w:author="Yali Chen" w:date="2025-12-18T10:39:00Z" w16du:dateUtc="2025-12-18T02:39:00Z"/>
                <w:rFonts w:ascii="Times New Roman" w:hAnsi="Times New Roman" w:cs="Times New Roman"/>
                <w:i/>
                <w:iCs/>
                <w:color w:val="000000"/>
                <w:kern w:val="0"/>
                <w:szCs w:val="20"/>
              </w:rPr>
            </w:pPr>
            <w:ins w:id="1294" w:author="Yali Chen" w:date="2025-12-18T10:39:00Z" w16du:dateUtc="2025-12-18T02:39:00Z">
              <w:r w:rsidRPr="00FD35A8">
                <w:rPr>
                  <w:rFonts w:ascii="Times New Roman" w:hAnsi="Times New Roman" w:cs="Times New Roman"/>
                  <w:i/>
                  <w:iCs/>
                  <w:color w:val="000000"/>
                  <w:kern w:val="0"/>
                  <w:szCs w:val="20"/>
                </w:rPr>
                <w:t>ANTIDIARRHEALS, INTESTINAL ANTIINFLAMMATORY/ANTIINFECTIVE AGENTS</w:t>
              </w:r>
            </w:ins>
          </w:p>
        </w:tc>
        <w:tc>
          <w:tcPr>
            <w:tcW w:w="2812" w:type="dxa"/>
            <w:tcBorders>
              <w:top w:val="nil"/>
              <w:left w:val="nil"/>
              <w:bottom w:val="single" w:sz="4" w:space="0" w:color="auto"/>
              <w:right w:val="single" w:sz="4" w:space="0" w:color="auto"/>
            </w:tcBorders>
            <w:noWrap/>
            <w:vAlign w:val="bottom"/>
            <w:hideMark/>
          </w:tcPr>
          <w:p w14:paraId="34E09ADB" w14:textId="77777777" w:rsidR="005F2A24" w:rsidRPr="00FD35A8" w:rsidRDefault="005F2A24">
            <w:pPr>
              <w:widowControl/>
              <w:jc w:val="left"/>
              <w:rPr>
                <w:ins w:id="1295" w:author="Yali Chen" w:date="2025-12-18T10:39:00Z" w16du:dateUtc="2025-12-18T02:39:00Z"/>
                <w:rFonts w:ascii="Times New Roman" w:hAnsi="Times New Roman" w:cs="Times New Roman"/>
                <w:i/>
                <w:iCs/>
                <w:color w:val="000000"/>
                <w:kern w:val="0"/>
                <w:sz w:val="22"/>
              </w:rPr>
            </w:pPr>
            <w:ins w:id="1296" w:author="Yali Chen" w:date="2025-12-18T10:39:00Z" w16du:dateUtc="2025-12-18T02:39:00Z">
              <w:r w:rsidRPr="00FD35A8">
                <w:rPr>
                  <w:rFonts w:ascii="Times New Roman" w:hAnsi="Times New Roman" w:cs="Times New Roman"/>
                  <w:i/>
                  <w:iCs/>
                  <w:color w:val="000000"/>
                  <w:kern w:val="0"/>
                  <w:sz w:val="22"/>
                </w:rPr>
                <w:t>INTESTINAL ANTIINFECTIVES</w:t>
              </w:r>
            </w:ins>
          </w:p>
        </w:tc>
        <w:tc>
          <w:tcPr>
            <w:tcW w:w="3035" w:type="dxa"/>
            <w:tcBorders>
              <w:top w:val="nil"/>
              <w:left w:val="nil"/>
              <w:bottom w:val="single" w:sz="4" w:space="0" w:color="auto"/>
              <w:right w:val="single" w:sz="4" w:space="0" w:color="auto"/>
            </w:tcBorders>
            <w:noWrap/>
            <w:vAlign w:val="bottom"/>
            <w:hideMark/>
          </w:tcPr>
          <w:p w14:paraId="27A19B74" w14:textId="77777777" w:rsidR="005F2A24" w:rsidRPr="00FD35A8" w:rsidRDefault="005F2A24">
            <w:pPr>
              <w:widowControl/>
              <w:jc w:val="left"/>
              <w:rPr>
                <w:ins w:id="1297" w:author="Yali Chen" w:date="2025-12-18T10:39:00Z" w16du:dateUtc="2025-12-18T02:39:00Z"/>
                <w:rFonts w:ascii="Times New Roman" w:hAnsi="Times New Roman" w:cs="Times New Roman"/>
                <w:i/>
                <w:iCs/>
                <w:color w:val="000000"/>
                <w:kern w:val="0"/>
                <w:sz w:val="22"/>
              </w:rPr>
            </w:pPr>
            <w:ins w:id="1298" w:author="Yali Chen" w:date="2025-12-18T10:39:00Z" w16du:dateUtc="2025-12-18T02:39:00Z">
              <w:r w:rsidRPr="00FD35A8">
                <w:rPr>
                  <w:rFonts w:ascii="Times New Roman" w:hAnsi="Times New Roman" w:cs="Times New Roman"/>
                  <w:i/>
                  <w:iCs/>
                  <w:color w:val="000000"/>
                  <w:kern w:val="0"/>
                  <w:sz w:val="22"/>
                </w:rPr>
                <w:t>OTHER INTESTINAL ANTIINFECTIVES</w:t>
              </w:r>
            </w:ins>
          </w:p>
        </w:tc>
      </w:tr>
      <w:tr w:rsidR="005F2A24" w:rsidRPr="00FD35A8" w14:paraId="5170F622" w14:textId="77777777">
        <w:trPr>
          <w:trHeight w:val="300"/>
          <w:ins w:id="1299"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7EE0AECD" w14:textId="77777777" w:rsidR="005F2A24" w:rsidRPr="00FD35A8" w:rsidRDefault="005F2A24">
            <w:pPr>
              <w:widowControl/>
              <w:jc w:val="left"/>
              <w:rPr>
                <w:ins w:id="1300" w:author="Yali Chen" w:date="2025-12-18T10:39:00Z" w16du:dateUtc="2025-12-18T02:39:00Z"/>
                <w:rFonts w:ascii="Times New Roman" w:hAnsi="Times New Roman" w:cs="Times New Roman"/>
                <w:i/>
                <w:iCs/>
                <w:color w:val="000000"/>
                <w:kern w:val="0"/>
                <w:szCs w:val="20"/>
              </w:rPr>
            </w:pPr>
            <w:ins w:id="1301" w:author="Yali Chen" w:date="2025-12-18T10:39:00Z" w16du:dateUtc="2025-12-18T02:39:00Z">
              <w:r w:rsidRPr="00FD35A8">
                <w:rPr>
                  <w:rFonts w:ascii="Times New Roman" w:hAnsi="Times New Roman" w:cs="Times New Roman"/>
                  <w:i/>
                  <w:iCs/>
                  <w:color w:val="000000"/>
                  <w:kern w:val="0"/>
                  <w:szCs w:val="20"/>
                </w:rPr>
                <w:t>MTX</w:t>
              </w:r>
            </w:ins>
          </w:p>
        </w:tc>
        <w:tc>
          <w:tcPr>
            <w:tcW w:w="1227" w:type="dxa"/>
            <w:tcBorders>
              <w:top w:val="nil"/>
              <w:left w:val="nil"/>
              <w:bottom w:val="single" w:sz="4" w:space="0" w:color="auto"/>
              <w:right w:val="single" w:sz="4" w:space="0" w:color="auto"/>
            </w:tcBorders>
            <w:noWrap/>
            <w:vAlign w:val="bottom"/>
            <w:hideMark/>
          </w:tcPr>
          <w:p w14:paraId="0C9ED966" w14:textId="77777777" w:rsidR="005F2A24" w:rsidRPr="00FD35A8" w:rsidRDefault="005F2A24">
            <w:pPr>
              <w:widowControl/>
              <w:jc w:val="left"/>
              <w:rPr>
                <w:ins w:id="1302" w:author="Yali Chen" w:date="2025-12-18T10:39:00Z" w16du:dateUtc="2025-12-18T02:39:00Z"/>
                <w:rFonts w:ascii="Times New Roman" w:hAnsi="Times New Roman" w:cs="Times New Roman"/>
                <w:i/>
                <w:iCs/>
                <w:color w:val="000000"/>
                <w:kern w:val="0"/>
                <w:szCs w:val="20"/>
              </w:rPr>
            </w:pPr>
            <w:ins w:id="1303" w:author="Yali Chen" w:date="2025-12-18T10:39:00Z" w16du:dateUtc="2025-12-18T02:39:00Z">
              <w:r w:rsidRPr="00FD35A8">
                <w:rPr>
                  <w:rFonts w:ascii="Times New Roman" w:hAnsi="Times New Roman" w:cs="Times New Roman"/>
                  <w:i/>
                  <w:iCs/>
                  <w:color w:val="000000"/>
                  <w:kern w:val="0"/>
                  <w:szCs w:val="20"/>
                </w:rPr>
                <w:t>00113801042</w:t>
              </w:r>
            </w:ins>
          </w:p>
        </w:tc>
        <w:tc>
          <w:tcPr>
            <w:tcW w:w="2147" w:type="dxa"/>
            <w:tcBorders>
              <w:top w:val="nil"/>
              <w:left w:val="nil"/>
              <w:bottom w:val="single" w:sz="4" w:space="0" w:color="auto"/>
              <w:right w:val="single" w:sz="4" w:space="0" w:color="auto"/>
            </w:tcBorders>
            <w:noWrap/>
            <w:vAlign w:val="bottom"/>
            <w:hideMark/>
          </w:tcPr>
          <w:p w14:paraId="4506D953" w14:textId="77777777" w:rsidR="005F2A24" w:rsidRPr="00FD35A8" w:rsidRDefault="005F2A24">
            <w:pPr>
              <w:widowControl/>
              <w:jc w:val="left"/>
              <w:rPr>
                <w:ins w:id="1304" w:author="Yali Chen" w:date="2025-12-18T10:39:00Z" w16du:dateUtc="2025-12-18T02:39:00Z"/>
                <w:rFonts w:ascii="Times New Roman" w:hAnsi="Times New Roman" w:cs="Times New Roman"/>
                <w:i/>
                <w:iCs/>
                <w:color w:val="000000"/>
                <w:kern w:val="0"/>
                <w:szCs w:val="20"/>
              </w:rPr>
            </w:pPr>
            <w:ins w:id="1305" w:author="Yali Chen" w:date="2025-12-18T10:39:00Z" w16du:dateUtc="2025-12-18T02:39:00Z">
              <w:r w:rsidRPr="00FD35A8">
                <w:rPr>
                  <w:rFonts w:ascii="Times New Roman" w:hAnsi="Times New Roman" w:cs="Times New Roman"/>
                  <w:i/>
                  <w:iCs/>
                  <w:color w:val="000000"/>
                  <w:kern w:val="0"/>
                  <w:szCs w:val="20"/>
                </w:rPr>
                <w:t>MTX [METHOTREXATE]</w:t>
              </w:r>
            </w:ins>
          </w:p>
        </w:tc>
        <w:tc>
          <w:tcPr>
            <w:tcW w:w="1227" w:type="dxa"/>
            <w:tcBorders>
              <w:top w:val="nil"/>
              <w:left w:val="nil"/>
              <w:bottom w:val="single" w:sz="4" w:space="0" w:color="auto"/>
              <w:right w:val="single" w:sz="4" w:space="0" w:color="auto"/>
            </w:tcBorders>
            <w:noWrap/>
            <w:vAlign w:val="bottom"/>
            <w:hideMark/>
          </w:tcPr>
          <w:p w14:paraId="32CC12A1" w14:textId="77777777" w:rsidR="005F2A24" w:rsidRPr="00FD35A8" w:rsidRDefault="005F2A24">
            <w:pPr>
              <w:widowControl/>
              <w:jc w:val="left"/>
              <w:rPr>
                <w:ins w:id="1306" w:author="Yali Chen" w:date="2025-12-18T10:39:00Z" w16du:dateUtc="2025-12-18T02:39:00Z"/>
                <w:rFonts w:ascii="Times New Roman" w:hAnsi="Times New Roman" w:cs="Times New Roman"/>
                <w:i/>
                <w:iCs/>
                <w:color w:val="000000"/>
                <w:kern w:val="0"/>
                <w:szCs w:val="20"/>
              </w:rPr>
            </w:pPr>
            <w:ins w:id="1307" w:author="Yali Chen" w:date="2025-12-18T10:39:00Z" w16du:dateUtc="2025-12-18T02:39:00Z">
              <w:r w:rsidRPr="00FD35A8">
                <w:rPr>
                  <w:rFonts w:ascii="Times New Roman" w:hAnsi="Times New Roman" w:cs="Times New Roman"/>
                  <w:i/>
                  <w:iCs/>
                  <w:color w:val="000000"/>
                  <w:kern w:val="0"/>
                  <w:szCs w:val="20"/>
                </w:rPr>
                <w:t>00113801001</w:t>
              </w:r>
            </w:ins>
          </w:p>
        </w:tc>
        <w:tc>
          <w:tcPr>
            <w:tcW w:w="4678" w:type="dxa"/>
            <w:tcBorders>
              <w:top w:val="nil"/>
              <w:left w:val="nil"/>
              <w:bottom w:val="single" w:sz="4" w:space="0" w:color="auto"/>
              <w:right w:val="single" w:sz="4" w:space="0" w:color="auto"/>
            </w:tcBorders>
            <w:noWrap/>
            <w:vAlign w:val="bottom"/>
            <w:hideMark/>
          </w:tcPr>
          <w:p w14:paraId="59F37D48" w14:textId="77777777" w:rsidR="005F2A24" w:rsidRPr="00FD35A8" w:rsidRDefault="005F2A24">
            <w:pPr>
              <w:widowControl/>
              <w:jc w:val="left"/>
              <w:rPr>
                <w:ins w:id="1308" w:author="Yali Chen" w:date="2025-12-18T10:39:00Z" w16du:dateUtc="2025-12-18T02:39:00Z"/>
                <w:rFonts w:ascii="Times New Roman" w:hAnsi="Times New Roman" w:cs="Times New Roman"/>
                <w:i/>
                <w:iCs/>
                <w:color w:val="000000"/>
                <w:kern w:val="0"/>
                <w:szCs w:val="20"/>
              </w:rPr>
            </w:pPr>
            <w:ins w:id="1309" w:author="Yali Chen" w:date="2025-12-18T10:39:00Z" w16du:dateUtc="2025-12-18T02:39:00Z">
              <w:r w:rsidRPr="00FD35A8">
                <w:rPr>
                  <w:rFonts w:ascii="Times New Roman" w:hAnsi="Times New Roman" w:cs="Times New Roman"/>
                  <w:i/>
                  <w:iCs/>
                  <w:color w:val="000000"/>
                  <w:kern w:val="0"/>
                  <w:szCs w:val="20"/>
                </w:rPr>
                <w:t>METHOTREXATE</w:t>
              </w:r>
            </w:ins>
          </w:p>
        </w:tc>
        <w:tc>
          <w:tcPr>
            <w:tcW w:w="1013" w:type="dxa"/>
            <w:tcBorders>
              <w:top w:val="nil"/>
              <w:left w:val="nil"/>
              <w:bottom w:val="single" w:sz="4" w:space="0" w:color="auto"/>
              <w:right w:val="single" w:sz="4" w:space="0" w:color="auto"/>
            </w:tcBorders>
            <w:noWrap/>
            <w:vAlign w:val="bottom"/>
            <w:hideMark/>
          </w:tcPr>
          <w:p w14:paraId="6D1A2857" w14:textId="77777777" w:rsidR="005F2A24" w:rsidRPr="00FD35A8" w:rsidRDefault="005F2A24">
            <w:pPr>
              <w:widowControl/>
              <w:jc w:val="left"/>
              <w:rPr>
                <w:ins w:id="1310" w:author="Yali Chen" w:date="2025-12-18T10:39:00Z" w16du:dateUtc="2025-12-18T02:39:00Z"/>
                <w:rFonts w:ascii="Times New Roman" w:hAnsi="Times New Roman" w:cs="Times New Roman"/>
                <w:i/>
                <w:iCs/>
                <w:color w:val="000000"/>
                <w:kern w:val="0"/>
                <w:szCs w:val="20"/>
              </w:rPr>
            </w:pPr>
            <w:ins w:id="1311" w:author="Yali Chen" w:date="2025-12-18T10:39:00Z" w16du:dateUtc="2025-12-18T02:39:00Z">
              <w:r w:rsidRPr="00FD35A8">
                <w:rPr>
                  <w:rFonts w:ascii="Times New Roman" w:hAnsi="Times New Roman" w:cs="Times New Roman"/>
                  <w:i/>
                  <w:iCs/>
                  <w:color w:val="000000"/>
                  <w:kern w:val="0"/>
                  <w:szCs w:val="20"/>
                </w:rPr>
                <w:t>L04AX</w:t>
              </w:r>
            </w:ins>
          </w:p>
        </w:tc>
        <w:tc>
          <w:tcPr>
            <w:tcW w:w="4688" w:type="dxa"/>
            <w:tcBorders>
              <w:top w:val="nil"/>
              <w:left w:val="nil"/>
              <w:bottom w:val="single" w:sz="4" w:space="0" w:color="auto"/>
              <w:right w:val="single" w:sz="4" w:space="0" w:color="auto"/>
            </w:tcBorders>
            <w:noWrap/>
            <w:vAlign w:val="bottom"/>
            <w:hideMark/>
          </w:tcPr>
          <w:p w14:paraId="1F8A951B" w14:textId="77777777" w:rsidR="005F2A24" w:rsidRPr="00FD35A8" w:rsidRDefault="005F2A24">
            <w:pPr>
              <w:widowControl/>
              <w:jc w:val="left"/>
              <w:rPr>
                <w:ins w:id="1312" w:author="Yali Chen" w:date="2025-12-18T10:39:00Z" w16du:dateUtc="2025-12-18T02:39:00Z"/>
                <w:rFonts w:ascii="Times New Roman" w:hAnsi="Times New Roman" w:cs="Times New Roman"/>
                <w:i/>
                <w:iCs/>
                <w:color w:val="000000"/>
                <w:kern w:val="0"/>
                <w:szCs w:val="20"/>
              </w:rPr>
            </w:pPr>
            <w:ins w:id="1313" w:author="Yali Chen" w:date="2025-12-18T10:39:00Z" w16du:dateUtc="2025-12-18T02:39:00Z">
              <w:r w:rsidRPr="00FD35A8">
                <w:rPr>
                  <w:rFonts w:ascii="Times New Roman" w:hAnsi="Times New Roman" w:cs="Times New Roman"/>
                  <w:i/>
                  <w:iCs/>
                  <w:color w:val="000000"/>
                  <w:kern w:val="0"/>
                  <w:szCs w:val="20"/>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286FE42" w14:textId="77777777" w:rsidR="005F2A24" w:rsidRPr="00FD35A8" w:rsidRDefault="005F2A24">
            <w:pPr>
              <w:widowControl/>
              <w:jc w:val="left"/>
              <w:rPr>
                <w:ins w:id="1314" w:author="Yali Chen" w:date="2025-12-18T10:39:00Z" w16du:dateUtc="2025-12-18T02:39:00Z"/>
                <w:rFonts w:ascii="Times New Roman" w:hAnsi="Times New Roman" w:cs="Times New Roman"/>
                <w:i/>
                <w:iCs/>
                <w:color w:val="000000"/>
                <w:kern w:val="0"/>
                <w:szCs w:val="20"/>
              </w:rPr>
            </w:pPr>
            <w:ins w:id="1315" w:author="Yali Chen" w:date="2025-12-18T10:39:00Z" w16du:dateUtc="2025-12-18T02:39:00Z">
              <w:r w:rsidRPr="00FD35A8">
                <w:rPr>
                  <w:rFonts w:ascii="Times New Roman" w:hAnsi="Times New Roman" w:cs="Times New Roman"/>
                  <w:i/>
                  <w:iCs/>
                  <w:color w:val="000000"/>
                  <w:kern w:val="0"/>
                  <w:szCs w:val="20"/>
                </w:rPr>
                <w:t>IMMUNOSUPPRESSANTS</w:t>
              </w:r>
            </w:ins>
          </w:p>
        </w:tc>
        <w:tc>
          <w:tcPr>
            <w:tcW w:w="2812" w:type="dxa"/>
            <w:tcBorders>
              <w:top w:val="nil"/>
              <w:left w:val="nil"/>
              <w:bottom w:val="single" w:sz="4" w:space="0" w:color="auto"/>
              <w:right w:val="single" w:sz="4" w:space="0" w:color="auto"/>
            </w:tcBorders>
            <w:noWrap/>
            <w:vAlign w:val="bottom"/>
            <w:hideMark/>
          </w:tcPr>
          <w:p w14:paraId="2FD4EE76" w14:textId="77777777" w:rsidR="005F2A24" w:rsidRPr="00FD35A8" w:rsidRDefault="005F2A24">
            <w:pPr>
              <w:widowControl/>
              <w:jc w:val="left"/>
              <w:rPr>
                <w:ins w:id="1316" w:author="Yali Chen" w:date="2025-12-18T10:39:00Z" w16du:dateUtc="2025-12-18T02:39:00Z"/>
                <w:rFonts w:ascii="Times New Roman" w:hAnsi="Times New Roman" w:cs="Times New Roman"/>
                <w:i/>
                <w:iCs/>
                <w:color w:val="000000"/>
                <w:kern w:val="0"/>
                <w:sz w:val="22"/>
              </w:rPr>
            </w:pPr>
            <w:ins w:id="1317" w:author="Yali Chen" w:date="2025-12-18T10:39:00Z" w16du:dateUtc="2025-12-18T02:39:00Z">
              <w:r w:rsidRPr="00FD35A8">
                <w:rPr>
                  <w:rFonts w:ascii="Times New Roman" w:hAnsi="Times New Roman" w:cs="Times New Roman"/>
                  <w:i/>
                  <w:iCs/>
                  <w:color w:val="000000"/>
                  <w:kern w:val="0"/>
                  <w:sz w:val="22"/>
                </w:rPr>
                <w:t>IMMUNOSUPPRESSANTS</w:t>
              </w:r>
            </w:ins>
          </w:p>
        </w:tc>
        <w:tc>
          <w:tcPr>
            <w:tcW w:w="3035" w:type="dxa"/>
            <w:tcBorders>
              <w:top w:val="nil"/>
              <w:left w:val="nil"/>
              <w:bottom w:val="single" w:sz="4" w:space="0" w:color="auto"/>
              <w:right w:val="single" w:sz="4" w:space="0" w:color="auto"/>
            </w:tcBorders>
            <w:noWrap/>
            <w:vAlign w:val="bottom"/>
            <w:hideMark/>
          </w:tcPr>
          <w:p w14:paraId="16CCFF75" w14:textId="77777777" w:rsidR="005F2A24" w:rsidRPr="00FD35A8" w:rsidRDefault="005F2A24">
            <w:pPr>
              <w:widowControl/>
              <w:jc w:val="left"/>
              <w:rPr>
                <w:ins w:id="1318" w:author="Yali Chen" w:date="2025-12-18T10:39:00Z" w16du:dateUtc="2025-12-18T02:39:00Z"/>
                <w:rFonts w:ascii="Times New Roman" w:hAnsi="Times New Roman" w:cs="Times New Roman"/>
                <w:i/>
                <w:iCs/>
                <w:color w:val="000000"/>
                <w:kern w:val="0"/>
                <w:sz w:val="22"/>
              </w:rPr>
            </w:pPr>
            <w:ins w:id="1319" w:author="Yali Chen" w:date="2025-12-18T10:39:00Z" w16du:dateUtc="2025-12-18T02:39:00Z">
              <w:r w:rsidRPr="00FD35A8">
                <w:rPr>
                  <w:rFonts w:ascii="Times New Roman" w:hAnsi="Times New Roman" w:cs="Times New Roman"/>
                  <w:i/>
                  <w:iCs/>
                  <w:color w:val="000000"/>
                  <w:kern w:val="0"/>
                  <w:sz w:val="22"/>
                </w:rPr>
                <w:t>OTHER IMMUNOSUPPRESSANTS</w:t>
              </w:r>
            </w:ins>
          </w:p>
        </w:tc>
      </w:tr>
      <w:tr w:rsidR="005F2A24" w:rsidRPr="00FD35A8" w14:paraId="47F463FF" w14:textId="77777777">
        <w:trPr>
          <w:trHeight w:val="300"/>
          <w:ins w:id="1320"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759F4CE4" w14:textId="77777777" w:rsidR="005F2A24" w:rsidRPr="00FD35A8" w:rsidRDefault="005F2A24">
            <w:pPr>
              <w:widowControl/>
              <w:jc w:val="left"/>
              <w:rPr>
                <w:ins w:id="1321" w:author="Yali Chen" w:date="2025-12-18T10:39:00Z" w16du:dateUtc="2025-12-18T02:39:00Z"/>
                <w:rFonts w:ascii="Times New Roman" w:hAnsi="Times New Roman" w:cs="Times New Roman"/>
                <w:i/>
                <w:iCs/>
                <w:color w:val="000000"/>
                <w:kern w:val="0"/>
                <w:szCs w:val="20"/>
              </w:rPr>
            </w:pPr>
            <w:ins w:id="1322" w:author="Yali Chen" w:date="2025-12-18T10:39:00Z" w16du:dateUtc="2025-12-18T02:39:00Z">
              <w:r w:rsidRPr="00FD35A8">
                <w:rPr>
                  <w:rFonts w:ascii="Times New Roman" w:hAnsi="Times New Roman" w:cs="Times New Roman"/>
                  <w:i/>
                  <w:iCs/>
                  <w:color w:val="000000"/>
                  <w:kern w:val="0"/>
                  <w:szCs w:val="20"/>
                </w:rPr>
                <w:t>RTX</w:t>
              </w:r>
            </w:ins>
          </w:p>
        </w:tc>
        <w:tc>
          <w:tcPr>
            <w:tcW w:w="1227" w:type="dxa"/>
            <w:tcBorders>
              <w:top w:val="nil"/>
              <w:left w:val="nil"/>
              <w:bottom w:val="single" w:sz="4" w:space="0" w:color="auto"/>
              <w:right w:val="single" w:sz="4" w:space="0" w:color="auto"/>
            </w:tcBorders>
            <w:noWrap/>
            <w:vAlign w:val="bottom"/>
            <w:hideMark/>
          </w:tcPr>
          <w:p w14:paraId="7B55BF29" w14:textId="77777777" w:rsidR="005F2A24" w:rsidRPr="00FD35A8" w:rsidRDefault="005F2A24">
            <w:pPr>
              <w:widowControl/>
              <w:jc w:val="left"/>
              <w:rPr>
                <w:ins w:id="1323" w:author="Yali Chen" w:date="2025-12-18T10:39:00Z" w16du:dateUtc="2025-12-18T02:39:00Z"/>
                <w:rFonts w:ascii="Times New Roman" w:hAnsi="Times New Roman" w:cs="Times New Roman"/>
                <w:i/>
                <w:iCs/>
                <w:color w:val="000000"/>
                <w:kern w:val="0"/>
                <w:szCs w:val="20"/>
              </w:rPr>
            </w:pPr>
            <w:ins w:id="1324" w:author="Yali Chen" w:date="2025-12-18T10:39:00Z" w16du:dateUtc="2025-12-18T02:39:00Z">
              <w:r w:rsidRPr="00FD35A8">
                <w:rPr>
                  <w:rFonts w:ascii="Times New Roman" w:hAnsi="Times New Roman" w:cs="Times New Roman"/>
                  <w:i/>
                  <w:iCs/>
                  <w:color w:val="000000"/>
                  <w:kern w:val="0"/>
                  <w:szCs w:val="20"/>
                </w:rPr>
                <w:t>13827201060</w:t>
              </w:r>
            </w:ins>
          </w:p>
        </w:tc>
        <w:tc>
          <w:tcPr>
            <w:tcW w:w="2147" w:type="dxa"/>
            <w:tcBorders>
              <w:top w:val="nil"/>
              <w:left w:val="nil"/>
              <w:bottom w:val="single" w:sz="4" w:space="0" w:color="auto"/>
              <w:right w:val="single" w:sz="4" w:space="0" w:color="auto"/>
            </w:tcBorders>
            <w:noWrap/>
            <w:vAlign w:val="bottom"/>
            <w:hideMark/>
          </w:tcPr>
          <w:p w14:paraId="23937D4F" w14:textId="77777777" w:rsidR="005F2A24" w:rsidRPr="00FD35A8" w:rsidRDefault="005F2A24">
            <w:pPr>
              <w:widowControl/>
              <w:jc w:val="left"/>
              <w:rPr>
                <w:ins w:id="1325" w:author="Yali Chen" w:date="2025-12-18T10:39:00Z" w16du:dateUtc="2025-12-18T02:39:00Z"/>
                <w:rFonts w:ascii="Times New Roman" w:hAnsi="Times New Roman" w:cs="Times New Roman"/>
                <w:i/>
                <w:iCs/>
                <w:color w:val="000000"/>
                <w:kern w:val="0"/>
                <w:szCs w:val="20"/>
              </w:rPr>
            </w:pPr>
            <w:ins w:id="1326" w:author="Yali Chen" w:date="2025-12-18T10:39:00Z" w16du:dateUtc="2025-12-18T02:39:00Z">
              <w:r w:rsidRPr="00FD35A8">
                <w:rPr>
                  <w:rFonts w:ascii="Times New Roman" w:hAnsi="Times New Roman" w:cs="Times New Roman"/>
                  <w:i/>
                  <w:iCs/>
                  <w:color w:val="000000"/>
                  <w:kern w:val="0"/>
                  <w:szCs w:val="20"/>
                </w:rPr>
                <w:t>RTX</w:t>
              </w:r>
            </w:ins>
          </w:p>
        </w:tc>
        <w:tc>
          <w:tcPr>
            <w:tcW w:w="1227" w:type="dxa"/>
            <w:tcBorders>
              <w:top w:val="nil"/>
              <w:left w:val="nil"/>
              <w:bottom w:val="single" w:sz="4" w:space="0" w:color="auto"/>
              <w:right w:val="single" w:sz="4" w:space="0" w:color="auto"/>
            </w:tcBorders>
            <w:noWrap/>
            <w:vAlign w:val="bottom"/>
            <w:hideMark/>
          </w:tcPr>
          <w:p w14:paraId="6C3B0B73" w14:textId="77777777" w:rsidR="005F2A24" w:rsidRPr="00FD35A8" w:rsidRDefault="005F2A24">
            <w:pPr>
              <w:widowControl/>
              <w:jc w:val="left"/>
              <w:rPr>
                <w:ins w:id="1327" w:author="Yali Chen" w:date="2025-12-18T10:39:00Z" w16du:dateUtc="2025-12-18T02:39:00Z"/>
                <w:rFonts w:ascii="Times New Roman" w:hAnsi="Times New Roman" w:cs="Times New Roman"/>
                <w:i/>
                <w:iCs/>
                <w:color w:val="000000"/>
                <w:kern w:val="0"/>
                <w:szCs w:val="20"/>
              </w:rPr>
            </w:pPr>
            <w:ins w:id="1328" w:author="Yali Chen" w:date="2025-12-18T10:39:00Z" w16du:dateUtc="2025-12-18T02:39:00Z">
              <w:r w:rsidRPr="00FD35A8">
                <w:rPr>
                  <w:rFonts w:ascii="Times New Roman" w:hAnsi="Times New Roman" w:cs="Times New Roman"/>
                  <w:i/>
                  <w:iCs/>
                  <w:color w:val="000000"/>
                  <w:kern w:val="0"/>
                  <w:szCs w:val="20"/>
                </w:rPr>
                <w:t>13827201001</w:t>
              </w:r>
            </w:ins>
          </w:p>
        </w:tc>
        <w:tc>
          <w:tcPr>
            <w:tcW w:w="4678" w:type="dxa"/>
            <w:tcBorders>
              <w:top w:val="nil"/>
              <w:left w:val="nil"/>
              <w:bottom w:val="single" w:sz="4" w:space="0" w:color="auto"/>
              <w:right w:val="single" w:sz="4" w:space="0" w:color="auto"/>
            </w:tcBorders>
            <w:noWrap/>
            <w:vAlign w:val="bottom"/>
            <w:hideMark/>
          </w:tcPr>
          <w:p w14:paraId="30332D1F" w14:textId="77777777" w:rsidR="005F2A24" w:rsidRPr="00FD35A8" w:rsidRDefault="005F2A24">
            <w:pPr>
              <w:widowControl/>
              <w:jc w:val="left"/>
              <w:rPr>
                <w:ins w:id="1329" w:author="Yali Chen" w:date="2025-12-18T10:39:00Z" w16du:dateUtc="2025-12-18T02:39:00Z"/>
                <w:rFonts w:ascii="Times New Roman" w:hAnsi="Times New Roman" w:cs="Times New Roman"/>
                <w:i/>
                <w:iCs/>
                <w:color w:val="000000"/>
                <w:kern w:val="0"/>
                <w:szCs w:val="20"/>
              </w:rPr>
            </w:pPr>
            <w:ins w:id="1330" w:author="Yali Chen" w:date="2025-12-18T10:39:00Z" w16du:dateUtc="2025-12-18T02:39:00Z">
              <w:r w:rsidRPr="00FD35A8">
                <w:rPr>
                  <w:rFonts w:ascii="Times New Roman" w:hAnsi="Times New Roman" w:cs="Times New Roman"/>
                  <w:i/>
                  <w:iCs/>
                  <w:color w:val="000000"/>
                  <w:kern w:val="0"/>
                  <w:szCs w:val="20"/>
                </w:rPr>
                <w:t>ARTEMETHER;LUMEFANTRINE</w:t>
              </w:r>
            </w:ins>
          </w:p>
        </w:tc>
        <w:tc>
          <w:tcPr>
            <w:tcW w:w="1013" w:type="dxa"/>
            <w:tcBorders>
              <w:top w:val="nil"/>
              <w:left w:val="nil"/>
              <w:bottom w:val="single" w:sz="4" w:space="0" w:color="auto"/>
              <w:right w:val="single" w:sz="4" w:space="0" w:color="auto"/>
            </w:tcBorders>
            <w:noWrap/>
            <w:vAlign w:val="bottom"/>
            <w:hideMark/>
          </w:tcPr>
          <w:p w14:paraId="3656B8EE" w14:textId="77777777" w:rsidR="005F2A24" w:rsidRPr="00FD35A8" w:rsidRDefault="005F2A24">
            <w:pPr>
              <w:widowControl/>
              <w:jc w:val="left"/>
              <w:rPr>
                <w:ins w:id="1331" w:author="Yali Chen" w:date="2025-12-18T10:39:00Z" w16du:dateUtc="2025-12-18T02:39:00Z"/>
                <w:rFonts w:ascii="Times New Roman" w:hAnsi="Times New Roman" w:cs="Times New Roman"/>
                <w:i/>
                <w:iCs/>
                <w:color w:val="000000"/>
                <w:kern w:val="0"/>
                <w:szCs w:val="20"/>
              </w:rPr>
            </w:pPr>
            <w:ins w:id="1332" w:author="Yali Chen" w:date="2025-12-18T10:39:00Z" w16du:dateUtc="2025-12-18T02:39:00Z">
              <w:r w:rsidRPr="00FD35A8">
                <w:rPr>
                  <w:rFonts w:ascii="Times New Roman" w:hAnsi="Times New Roman" w:cs="Times New Roman"/>
                  <w:i/>
                  <w:iCs/>
                  <w:color w:val="000000"/>
                  <w:kern w:val="0"/>
                  <w:szCs w:val="20"/>
                </w:rPr>
                <w:t>P01BF</w:t>
              </w:r>
            </w:ins>
          </w:p>
        </w:tc>
        <w:tc>
          <w:tcPr>
            <w:tcW w:w="4688" w:type="dxa"/>
            <w:tcBorders>
              <w:top w:val="nil"/>
              <w:left w:val="nil"/>
              <w:bottom w:val="single" w:sz="4" w:space="0" w:color="auto"/>
              <w:right w:val="single" w:sz="4" w:space="0" w:color="auto"/>
            </w:tcBorders>
            <w:noWrap/>
            <w:vAlign w:val="bottom"/>
            <w:hideMark/>
          </w:tcPr>
          <w:p w14:paraId="380164EB" w14:textId="77777777" w:rsidR="005F2A24" w:rsidRPr="00FD35A8" w:rsidRDefault="005F2A24">
            <w:pPr>
              <w:widowControl/>
              <w:jc w:val="left"/>
              <w:rPr>
                <w:ins w:id="1333" w:author="Yali Chen" w:date="2025-12-18T10:39:00Z" w16du:dateUtc="2025-12-18T02:39:00Z"/>
                <w:rFonts w:ascii="Times New Roman" w:hAnsi="Times New Roman" w:cs="Times New Roman"/>
                <w:i/>
                <w:iCs/>
                <w:color w:val="000000"/>
                <w:kern w:val="0"/>
                <w:szCs w:val="20"/>
              </w:rPr>
            </w:pPr>
            <w:ins w:id="1334" w:author="Yali Chen" w:date="2025-12-18T10:39:00Z" w16du:dateUtc="2025-12-18T02:39:00Z">
              <w:r w:rsidRPr="00FD35A8">
                <w:rPr>
                  <w:rFonts w:ascii="Times New Roman" w:hAnsi="Times New Roman" w:cs="Times New Roman"/>
                  <w:i/>
                  <w:iCs/>
                  <w:color w:val="000000"/>
                  <w:kern w:val="0"/>
                  <w:szCs w:val="20"/>
                </w:rPr>
                <w:t>ANTIPARASITIC PRODUCTS, INSECTICIDES AND REPELLENTS</w:t>
              </w:r>
            </w:ins>
          </w:p>
        </w:tc>
        <w:tc>
          <w:tcPr>
            <w:tcW w:w="4767" w:type="dxa"/>
            <w:tcBorders>
              <w:top w:val="nil"/>
              <w:left w:val="nil"/>
              <w:bottom w:val="single" w:sz="4" w:space="0" w:color="auto"/>
              <w:right w:val="single" w:sz="4" w:space="0" w:color="auto"/>
            </w:tcBorders>
            <w:noWrap/>
            <w:vAlign w:val="bottom"/>
            <w:hideMark/>
          </w:tcPr>
          <w:p w14:paraId="288958C6" w14:textId="77777777" w:rsidR="005F2A24" w:rsidRPr="00FD35A8" w:rsidRDefault="005F2A24">
            <w:pPr>
              <w:widowControl/>
              <w:jc w:val="left"/>
              <w:rPr>
                <w:ins w:id="1335" w:author="Yali Chen" w:date="2025-12-18T10:39:00Z" w16du:dateUtc="2025-12-18T02:39:00Z"/>
                <w:rFonts w:ascii="Times New Roman" w:hAnsi="Times New Roman" w:cs="Times New Roman"/>
                <w:i/>
                <w:iCs/>
                <w:color w:val="000000"/>
                <w:kern w:val="0"/>
                <w:szCs w:val="20"/>
              </w:rPr>
            </w:pPr>
            <w:ins w:id="1336" w:author="Yali Chen" w:date="2025-12-18T10:39:00Z" w16du:dateUtc="2025-12-18T02:39:00Z">
              <w:r w:rsidRPr="00FD35A8">
                <w:rPr>
                  <w:rFonts w:ascii="Times New Roman" w:hAnsi="Times New Roman" w:cs="Times New Roman"/>
                  <w:i/>
                  <w:iCs/>
                  <w:color w:val="000000"/>
                  <w:kern w:val="0"/>
                  <w:szCs w:val="20"/>
                </w:rPr>
                <w:t>ANTIPROTOZOALS</w:t>
              </w:r>
            </w:ins>
          </w:p>
        </w:tc>
        <w:tc>
          <w:tcPr>
            <w:tcW w:w="2812" w:type="dxa"/>
            <w:tcBorders>
              <w:top w:val="nil"/>
              <w:left w:val="nil"/>
              <w:bottom w:val="single" w:sz="4" w:space="0" w:color="auto"/>
              <w:right w:val="single" w:sz="4" w:space="0" w:color="auto"/>
            </w:tcBorders>
            <w:noWrap/>
            <w:vAlign w:val="bottom"/>
            <w:hideMark/>
          </w:tcPr>
          <w:p w14:paraId="381F6FC2" w14:textId="77777777" w:rsidR="005F2A24" w:rsidRPr="00FD35A8" w:rsidRDefault="005F2A24">
            <w:pPr>
              <w:widowControl/>
              <w:jc w:val="left"/>
              <w:rPr>
                <w:ins w:id="1337" w:author="Yali Chen" w:date="2025-12-18T10:39:00Z" w16du:dateUtc="2025-12-18T02:39:00Z"/>
                <w:rFonts w:ascii="Times New Roman" w:hAnsi="Times New Roman" w:cs="Times New Roman"/>
                <w:i/>
                <w:iCs/>
                <w:color w:val="000000"/>
                <w:kern w:val="0"/>
                <w:sz w:val="22"/>
              </w:rPr>
            </w:pPr>
            <w:ins w:id="1338" w:author="Yali Chen" w:date="2025-12-18T10:39:00Z" w16du:dateUtc="2025-12-18T02:39:00Z">
              <w:r w:rsidRPr="00FD35A8">
                <w:rPr>
                  <w:rFonts w:ascii="Times New Roman" w:hAnsi="Times New Roman" w:cs="Times New Roman"/>
                  <w:i/>
                  <w:iCs/>
                  <w:color w:val="000000"/>
                  <w:kern w:val="0"/>
                  <w:sz w:val="22"/>
                </w:rPr>
                <w:t>ANTIMALARIALS</w:t>
              </w:r>
            </w:ins>
          </w:p>
        </w:tc>
        <w:tc>
          <w:tcPr>
            <w:tcW w:w="3035" w:type="dxa"/>
            <w:tcBorders>
              <w:top w:val="nil"/>
              <w:left w:val="nil"/>
              <w:bottom w:val="single" w:sz="4" w:space="0" w:color="auto"/>
              <w:right w:val="single" w:sz="4" w:space="0" w:color="auto"/>
            </w:tcBorders>
            <w:noWrap/>
            <w:vAlign w:val="bottom"/>
            <w:hideMark/>
          </w:tcPr>
          <w:p w14:paraId="290F386D" w14:textId="77777777" w:rsidR="005F2A24" w:rsidRPr="00FD35A8" w:rsidRDefault="005F2A24">
            <w:pPr>
              <w:widowControl/>
              <w:jc w:val="left"/>
              <w:rPr>
                <w:ins w:id="1339" w:author="Yali Chen" w:date="2025-12-18T10:39:00Z" w16du:dateUtc="2025-12-18T02:39:00Z"/>
                <w:rFonts w:ascii="Times New Roman" w:hAnsi="Times New Roman" w:cs="Times New Roman"/>
                <w:i/>
                <w:iCs/>
                <w:color w:val="000000"/>
                <w:kern w:val="0"/>
                <w:sz w:val="22"/>
              </w:rPr>
            </w:pPr>
            <w:ins w:id="1340" w:author="Yali Chen" w:date="2025-12-18T10:39:00Z" w16du:dateUtc="2025-12-18T02:39:00Z">
              <w:r w:rsidRPr="00FD35A8">
                <w:rPr>
                  <w:rFonts w:ascii="Times New Roman" w:hAnsi="Times New Roman" w:cs="Times New Roman"/>
                  <w:i/>
                  <w:iCs/>
                  <w:color w:val="000000"/>
                  <w:kern w:val="0"/>
                  <w:sz w:val="22"/>
                </w:rPr>
                <w:t>ARTEMISININ AND DERIVATIVES, COMBINATIONS</w:t>
              </w:r>
            </w:ins>
          </w:p>
        </w:tc>
      </w:tr>
      <w:tr w:rsidR="005F2A24" w:rsidRPr="00FD35A8" w14:paraId="79E73778" w14:textId="77777777">
        <w:trPr>
          <w:trHeight w:val="300"/>
          <w:ins w:id="1341"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05AD0289" w14:textId="77777777" w:rsidR="005F2A24" w:rsidRPr="00FD35A8" w:rsidRDefault="005F2A24">
            <w:pPr>
              <w:widowControl/>
              <w:jc w:val="left"/>
              <w:rPr>
                <w:ins w:id="1342" w:author="Yali Chen" w:date="2025-12-18T10:39:00Z" w16du:dateUtc="2025-12-18T02:39:00Z"/>
                <w:rFonts w:ascii="Times New Roman" w:hAnsi="Times New Roman" w:cs="Times New Roman"/>
                <w:i/>
                <w:iCs/>
                <w:color w:val="000000"/>
                <w:kern w:val="0"/>
                <w:szCs w:val="20"/>
                <w:rPrChange w:id="1343" w:author="Yali Chen" w:date="2025-12-18T10:39:00Z" w16du:dateUtc="2025-12-18T02:39:00Z">
                  <w:rPr>
                    <w:ins w:id="1344" w:author="Yali Chen" w:date="2025-12-18T10:39:00Z" w16du:dateUtc="2025-12-18T02:39:00Z"/>
                    <w:rFonts w:ascii="Times New Roman" w:hAnsi="Times New Roman" w:cs="Times New Roman"/>
                    <w:color w:val="000000"/>
                    <w:kern w:val="0"/>
                    <w:szCs w:val="20"/>
                  </w:rPr>
                </w:rPrChange>
              </w:rPr>
            </w:pPr>
            <w:ins w:id="1345" w:author="Yali Chen" w:date="2025-12-18T10:39:00Z" w16du:dateUtc="2025-12-18T02:39:00Z">
              <w:r w:rsidRPr="00FD35A8">
                <w:rPr>
                  <w:rFonts w:ascii="Times New Roman" w:hAnsi="Times New Roman" w:cs="Times New Roman"/>
                  <w:i/>
                  <w:iCs/>
                  <w:color w:val="000000"/>
                  <w:kern w:val="0"/>
                  <w:szCs w:val="20"/>
                  <w:rPrChange w:id="1346" w:author="Yali Chen" w:date="2025-12-18T10:39:00Z" w16du:dateUtc="2025-12-18T02:39:00Z">
                    <w:rPr>
                      <w:rFonts w:ascii="Times New Roman" w:hAnsi="Times New Roman" w:cs="Times New Roman"/>
                      <w:color w:val="000000"/>
                      <w:kern w:val="0"/>
                      <w:szCs w:val="20"/>
                    </w:rPr>
                  </w:rPrChange>
                </w:rPr>
                <w:lastRenderedPageBreak/>
                <w:t>MMF</w:t>
              </w:r>
            </w:ins>
          </w:p>
        </w:tc>
        <w:tc>
          <w:tcPr>
            <w:tcW w:w="1227" w:type="dxa"/>
            <w:tcBorders>
              <w:top w:val="nil"/>
              <w:left w:val="nil"/>
              <w:bottom w:val="single" w:sz="4" w:space="0" w:color="auto"/>
              <w:right w:val="single" w:sz="4" w:space="0" w:color="auto"/>
            </w:tcBorders>
            <w:noWrap/>
            <w:vAlign w:val="bottom"/>
            <w:hideMark/>
          </w:tcPr>
          <w:p w14:paraId="5946ED87" w14:textId="77777777" w:rsidR="005F2A24" w:rsidRPr="00FD35A8" w:rsidRDefault="005F2A24">
            <w:pPr>
              <w:widowControl/>
              <w:jc w:val="left"/>
              <w:rPr>
                <w:ins w:id="1347" w:author="Yali Chen" w:date="2025-12-18T10:39:00Z" w16du:dateUtc="2025-12-18T02:39:00Z"/>
                <w:rFonts w:ascii="Times New Roman" w:hAnsi="Times New Roman" w:cs="Times New Roman"/>
                <w:i/>
                <w:iCs/>
                <w:color w:val="000000"/>
                <w:kern w:val="0"/>
                <w:szCs w:val="20"/>
                <w:rPrChange w:id="1348" w:author="Yali Chen" w:date="2025-12-18T10:39:00Z" w16du:dateUtc="2025-12-18T02:39:00Z">
                  <w:rPr>
                    <w:ins w:id="1349" w:author="Yali Chen" w:date="2025-12-18T10:39:00Z" w16du:dateUtc="2025-12-18T02:39:00Z"/>
                    <w:rFonts w:ascii="Times New Roman" w:hAnsi="Times New Roman" w:cs="Times New Roman"/>
                    <w:color w:val="000000"/>
                    <w:kern w:val="0"/>
                    <w:szCs w:val="20"/>
                  </w:rPr>
                </w:rPrChange>
              </w:rPr>
            </w:pPr>
            <w:ins w:id="1350" w:author="Yali Chen" w:date="2025-12-18T10:39:00Z" w16du:dateUtc="2025-12-18T02:39:00Z">
              <w:r w:rsidRPr="00FD35A8">
                <w:rPr>
                  <w:rFonts w:ascii="Times New Roman" w:hAnsi="Times New Roman" w:cs="Times New Roman"/>
                  <w:i/>
                  <w:iCs/>
                  <w:color w:val="000000"/>
                  <w:kern w:val="0"/>
                  <w:szCs w:val="20"/>
                  <w:rPrChange w:id="1351" w:author="Yali Chen" w:date="2025-12-18T10:39:00Z" w16du:dateUtc="2025-12-18T02:39:00Z">
                    <w:rPr>
                      <w:rFonts w:ascii="Times New Roman" w:hAnsi="Times New Roman" w:cs="Times New Roman"/>
                      <w:color w:val="000000"/>
                      <w:kern w:val="0"/>
                      <w:szCs w:val="20"/>
                    </w:rPr>
                  </w:rPrChange>
                </w:rPr>
                <w:t>01275102141</w:t>
              </w:r>
            </w:ins>
          </w:p>
        </w:tc>
        <w:tc>
          <w:tcPr>
            <w:tcW w:w="2147" w:type="dxa"/>
            <w:tcBorders>
              <w:top w:val="nil"/>
              <w:left w:val="nil"/>
              <w:bottom w:val="single" w:sz="4" w:space="0" w:color="auto"/>
              <w:right w:val="single" w:sz="4" w:space="0" w:color="auto"/>
            </w:tcBorders>
            <w:noWrap/>
            <w:vAlign w:val="bottom"/>
            <w:hideMark/>
          </w:tcPr>
          <w:p w14:paraId="111330E2" w14:textId="77777777" w:rsidR="005F2A24" w:rsidRPr="00FD35A8" w:rsidRDefault="005F2A24">
            <w:pPr>
              <w:widowControl/>
              <w:jc w:val="left"/>
              <w:rPr>
                <w:ins w:id="1352" w:author="Yali Chen" w:date="2025-12-18T10:39:00Z" w16du:dateUtc="2025-12-18T02:39:00Z"/>
                <w:rFonts w:ascii="Times New Roman" w:hAnsi="Times New Roman" w:cs="Times New Roman"/>
                <w:i/>
                <w:iCs/>
                <w:color w:val="000000"/>
                <w:kern w:val="0"/>
                <w:szCs w:val="20"/>
                <w:rPrChange w:id="1353" w:author="Yali Chen" w:date="2025-12-18T10:39:00Z" w16du:dateUtc="2025-12-18T02:39:00Z">
                  <w:rPr>
                    <w:ins w:id="1354" w:author="Yali Chen" w:date="2025-12-18T10:39:00Z" w16du:dateUtc="2025-12-18T02:39:00Z"/>
                    <w:rFonts w:ascii="Times New Roman" w:hAnsi="Times New Roman" w:cs="Times New Roman"/>
                    <w:color w:val="000000"/>
                    <w:kern w:val="0"/>
                    <w:szCs w:val="20"/>
                  </w:rPr>
                </w:rPrChange>
              </w:rPr>
            </w:pPr>
            <w:ins w:id="1355" w:author="Yali Chen" w:date="2025-12-18T10:39:00Z" w16du:dateUtc="2025-12-18T02:39:00Z">
              <w:r w:rsidRPr="00FD35A8">
                <w:rPr>
                  <w:rFonts w:ascii="Times New Roman" w:hAnsi="Times New Roman" w:cs="Times New Roman"/>
                  <w:i/>
                  <w:iCs/>
                  <w:color w:val="000000"/>
                  <w:kern w:val="0"/>
                  <w:szCs w:val="20"/>
                  <w:rPrChange w:id="1356" w:author="Yali Chen" w:date="2025-12-18T10:39:00Z" w16du:dateUtc="2025-12-18T02:39:00Z">
                    <w:rPr>
                      <w:rFonts w:ascii="Times New Roman" w:hAnsi="Times New Roman" w:cs="Times New Roman"/>
                      <w:color w:val="000000"/>
                      <w:kern w:val="0"/>
                      <w:szCs w:val="20"/>
                    </w:rPr>
                  </w:rPrChange>
                </w:rPr>
                <w:t>MMF</w:t>
              </w:r>
            </w:ins>
          </w:p>
        </w:tc>
        <w:tc>
          <w:tcPr>
            <w:tcW w:w="1227" w:type="dxa"/>
            <w:tcBorders>
              <w:top w:val="nil"/>
              <w:left w:val="nil"/>
              <w:bottom w:val="single" w:sz="4" w:space="0" w:color="auto"/>
              <w:right w:val="single" w:sz="4" w:space="0" w:color="auto"/>
            </w:tcBorders>
            <w:noWrap/>
            <w:vAlign w:val="bottom"/>
            <w:hideMark/>
          </w:tcPr>
          <w:p w14:paraId="2847039A" w14:textId="77777777" w:rsidR="005F2A24" w:rsidRPr="00FD35A8" w:rsidRDefault="005F2A24">
            <w:pPr>
              <w:widowControl/>
              <w:jc w:val="left"/>
              <w:rPr>
                <w:ins w:id="1357" w:author="Yali Chen" w:date="2025-12-18T10:39:00Z" w16du:dateUtc="2025-12-18T02:39:00Z"/>
                <w:rFonts w:ascii="Times New Roman" w:hAnsi="Times New Roman" w:cs="Times New Roman"/>
                <w:i/>
                <w:iCs/>
                <w:color w:val="000000"/>
                <w:kern w:val="0"/>
                <w:szCs w:val="20"/>
                <w:rPrChange w:id="1358" w:author="Yali Chen" w:date="2025-12-18T10:39:00Z" w16du:dateUtc="2025-12-18T02:39:00Z">
                  <w:rPr>
                    <w:ins w:id="1359" w:author="Yali Chen" w:date="2025-12-18T10:39:00Z" w16du:dateUtc="2025-12-18T02:39:00Z"/>
                    <w:rFonts w:ascii="Times New Roman" w:hAnsi="Times New Roman" w:cs="Times New Roman"/>
                    <w:color w:val="000000"/>
                    <w:kern w:val="0"/>
                    <w:szCs w:val="20"/>
                  </w:rPr>
                </w:rPrChange>
              </w:rPr>
            </w:pPr>
            <w:ins w:id="1360" w:author="Yali Chen" w:date="2025-12-18T10:39:00Z" w16du:dateUtc="2025-12-18T02:39:00Z">
              <w:r w:rsidRPr="00FD35A8">
                <w:rPr>
                  <w:rFonts w:ascii="Times New Roman" w:hAnsi="Times New Roman" w:cs="Times New Roman"/>
                  <w:i/>
                  <w:iCs/>
                  <w:color w:val="000000"/>
                  <w:kern w:val="0"/>
                  <w:szCs w:val="20"/>
                  <w:rPrChange w:id="1361" w:author="Yali Chen" w:date="2025-12-18T10:39:00Z" w16du:dateUtc="2025-12-18T02:39:00Z">
                    <w:rPr>
                      <w:rFonts w:ascii="Times New Roman" w:hAnsi="Times New Roman" w:cs="Times New Roman"/>
                      <w:color w:val="000000"/>
                      <w:kern w:val="0"/>
                      <w:szCs w:val="20"/>
                    </w:rPr>
                  </w:rPrChange>
                </w:rPr>
                <w:t>01275102001</w:t>
              </w:r>
            </w:ins>
          </w:p>
        </w:tc>
        <w:tc>
          <w:tcPr>
            <w:tcW w:w="4678" w:type="dxa"/>
            <w:tcBorders>
              <w:top w:val="nil"/>
              <w:left w:val="nil"/>
              <w:bottom w:val="single" w:sz="4" w:space="0" w:color="auto"/>
              <w:right w:val="single" w:sz="4" w:space="0" w:color="auto"/>
            </w:tcBorders>
            <w:noWrap/>
            <w:vAlign w:val="bottom"/>
            <w:hideMark/>
          </w:tcPr>
          <w:p w14:paraId="4761F8F2" w14:textId="77777777" w:rsidR="005F2A24" w:rsidRPr="00FD35A8" w:rsidRDefault="005F2A24">
            <w:pPr>
              <w:widowControl/>
              <w:jc w:val="left"/>
              <w:rPr>
                <w:ins w:id="1362" w:author="Yali Chen" w:date="2025-12-18T10:39:00Z" w16du:dateUtc="2025-12-18T02:39:00Z"/>
                <w:rFonts w:ascii="Times New Roman" w:hAnsi="Times New Roman" w:cs="Times New Roman"/>
                <w:i/>
                <w:iCs/>
                <w:color w:val="000000"/>
                <w:kern w:val="0"/>
                <w:szCs w:val="20"/>
                <w:rPrChange w:id="1363" w:author="Yali Chen" w:date="2025-12-18T10:39:00Z" w16du:dateUtc="2025-12-18T02:39:00Z">
                  <w:rPr>
                    <w:ins w:id="1364" w:author="Yali Chen" w:date="2025-12-18T10:39:00Z" w16du:dateUtc="2025-12-18T02:39:00Z"/>
                    <w:rFonts w:ascii="Times New Roman" w:hAnsi="Times New Roman" w:cs="Times New Roman"/>
                    <w:color w:val="000000"/>
                    <w:kern w:val="0"/>
                    <w:szCs w:val="20"/>
                  </w:rPr>
                </w:rPrChange>
              </w:rPr>
            </w:pPr>
            <w:ins w:id="1365" w:author="Yali Chen" w:date="2025-12-18T10:39:00Z" w16du:dateUtc="2025-12-18T02:39:00Z">
              <w:r w:rsidRPr="00FD35A8">
                <w:rPr>
                  <w:rFonts w:ascii="Times New Roman" w:hAnsi="Times New Roman" w:cs="Times New Roman"/>
                  <w:i/>
                  <w:iCs/>
                  <w:color w:val="000000"/>
                  <w:kern w:val="0"/>
                  <w:szCs w:val="20"/>
                  <w:rPrChange w:id="1366" w:author="Yali Chen" w:date="2025-12-18T10:39:00Z" w16du:dateUtc="2025-12-18T02:39:00Z">
                    <w:rPr>
                      <w:rFonts w:ascii="Times New Roman" w:hAnsi="Times New Roman" w:cs="Times New Roman"/>
                      <w:color w:val="000000"/>
                      <w:kern w:val="0"/>
                      <w:szCs w:val="20"/>
                    </w:rPr>
                  </w:rPrChange>
                </w:rPr>
                <w:t>MYCOPHENOLATE MOFETIL</w:t>
              </w:r>
            </w:ins>
          </w:p>
        </w:tc>
        <w:tc>
          <w:tcPr>
            <w:tcW w:w="1013" w:type="dxa"/>
            <w:tcBorders>
              <w:top w:val="nil"/>
              <w:left w:val="nil"/>
              <w:bottom w:val="single" w:sz="4" w:space="0" w:color="auto"/>
              <w:right w:val="single" w:sz="4" w:space="0" w:color="auto"/>
            </w:tcBorders>
            <w:noWrap/>
            <w:vAlign w:val="bottom"/>
            <w:hideMark/>
          </w:tcPr>
          <w:p w14:paraId="14983921" w14:textId="77777777" w:rsidR="005F2A24" w:rsidRPr="00FD35A8" w:rsidRDefault="005F2A24">
            <w:pPr>
              <w:widowControl/>
              <w:jc w:val="left"/>
              <w:rPr>
                <w:ins w:id="1367" w:author="Yali Chen" w:date="2025-12-18T10:39:00Z" w16du:dateUtc="2025-12-18T02:39:00Z"/>
                <w:rFonts w:ascii="Times New Roman" w:hAnsi="Times New Roman" w:cs="Times New Roman"/>
                <w:i/>
                <w:iCs/>
                <w:color w:val="000000"/>
                <w:kern w:val="0"/>
                <w:szCs w:val="20"/>
                <w:rPrChange w:id="1368" w:author="Yali Chen" w:date="2025-12-18T10:39:00Z" w16du:dateUtc="2025-12-18T02:39:00Z">
                  <w:rPr>
                    <w:ins w:id="1369" w:author="Yali Chen" w:date="2025-12-18T10:39:00Z" w16du:dateUtc="2025-12-18T02:39:00Z"/>
                    <w:rFonts w:ascii="Times New Roman" w:hAnsi="Times New Roman" w:cs="Times New Roman"/>
                    <w:color w:val="000000"/>
                    <w:kern w:val="0"/>
                    <w:szCs w:val="20"/>
                  </w:rPr>
                </w:rPrChange>
              </w:rPr>
            </w:pPr>
            <w:ins w:id="1370" w:author="Yali Chen" w:date="2025-12-18T10:39:00Z" w16du:dateUtc="2025-12-18T02:39:00Z">
              <w:r w:rsidRPr="00FD35A8">
                <w:rPr>
                  <w:rFonts w:ascii="Times New Roman" w:hAnsi="Times New Roman" w:cs="Times New Roman"/>
                  <w:i/>
                  <w:iCs/>
                  <w:color w:val="000000"/>
                  <w:kern w:val="0"/>
                  <w:szCs w:val="20"/>
                  <w:rPrChange w:id="1371" w:author="Yali Chen" w:date="2025-12-18T10:39:00Z" w16du:dateUtc="2025-12-18T02:39:00Z">
                    <w:rPr>
                      <w:rFonts w:ascii="Times New Roman" w:hAnsi="Times New Roman" w:cs="Times New Roman"/>
                      <w:color w:val="000000"/>
                      <w:kern w:val="0"/>
                      <w:szCs w:val="20"/>
                    </w:rPr>
                  </w:rPrChange>
                </w:rPr>
                <w:t>L04AA</w:t>
              </w:r>
            </w:ins>
          </w:p>
        </w:tc>
        <w:tc>
          <w:tcPr>
            <w:tcW w:w="4688" w:type="dxa"/>
            <w:tcBorders>
              <w:top w:val="nil"/>
              <w:left w:val="nil"/>
              <w:bottom w:val="single" w:sz="4" w:space="0" w:color="auto"/>
              <w:right w:val="single" w:sz="4" w:space="0" w:color="auto"/>
            </w:tcBorders>
            <w:noWrap/>
            <w:vAlign w:val="bottom"/>
            <w:hideMark/>
          </w:tcPr>
          <w:p w14:paraId="2ED458F8" w14:textId="77777777" w:rsidR="005F2A24" w:rsidRPr="00FD35A8" w:rsidRDefault="005F2A24">
            <w:pPr>
              <w:widowControl/>
              <w:jc w:val="left"/>
              <w:rPr>
                <w:ins w:id="1372" w:author="Yali Chen" w:date="2025-12-18T10:39:00Z" w16du:dateUtc="2025-12-18T02:39:00Z"/>
                <w:rFonts w:ascii="Times New Roman" w:hAnsi="Times New Roman" w:cs="Times New Roman"/>
                <w:i/>
                <w:iCs/>
                <w:color w:val="000000"/>
                <w:kern w:val="0"/>
                <w:szCs w:val="20"/>
                <w:rPrChange w:id="1373" w:author="Yali Chen" w:date="2025-12-18T10:39:00Z" w16du:dateUtc="2025-12-18T02:39:00Z">
                  <w:rPr>
                    <w:ins w:id="1374" w:author="Yali Chen" w:date="2025-12-18T10:39:00Z" w16du:dateUtc="2025-12-18T02:39:00Z"/>
                    <w:rFonts w:ascii="Times New Roman" w:hAnsi="Times New Roman" w:cs="Times New Roman"/>
                    <w:color w:val="000000"/>
                    <w:kern w:val="0"/>
                    <w:szCs w:val="20"/>
                  </w:rPr>
                </w:rPrChange>
              </w:rPr>
            </w:pPr>
            <w:ins w:id="1375" w:author="Yali Chen" w:date="2025-12-18T10:39:00Z" w16du:dateUtc="2025-12-18T02:39:00Z">
              <w:r w:rsidRPr="00FD35A8">
                <w:rPr>
                  <w:rFonts w:ascii="Times New Roman" w:hAnsi="Times New Roman" w:cs="Times New Roman"/>
                  <w:i/>
                  <w:iCs/>
                  <w:color w:val="000000"/>
                  <w:kern w:val="0"/>
                  <w:szCs w:val="20"/>
                  <w:rPrChange w:id="1376" w:author="Yali Chen" w:date="2025-12-18T10:39:00Z" w16du:dateUtc="2025-12-18T02:39:00Z">
                    <w:rPr>
                      <w:rFonts w:ascii="Times New Roman" w:hAnsi="Times New Roman" w:cs="Times New Roman"/>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365DB7E" w14:textId="77777777" w:rsidR="005F2A24" w:rsidRPr="00FD35A8" w:rsidRDefault="005F2A24">
            <w:pPr>
              <w:widowControl/>
              <w:jc w:val="left"/>
              <w:rPr>
                <w:ins w:id="1377" w:author="Yali Chen" w:date="2025-12-18T10:39:00Z" w16du:dateUtc="2025-12-18T02:39:00Z"/>
                <w:rFonts w:ascii="Times New Roman" w:hAnsi="Times New Roman" w:cs="Times New Roman"/>
                <w:i/>
                <w:iCs/>
                <w:color w:val="000000"/>
                <w:kern w:val="0"/>
                <w:szCs w:val="20"/>
                <w:rPrChange w:id="1378" w:author="Yali Chen" w:date="2025-12-18T10:39:00Z" w16du:dateUtc="2025-12-18T02:39:00Z">
                  <w:rPr>
                    <w:ins w:id="1379" w:author="Yali Chen" w:date="2025-12-18T10:39:00Z" w16du:dateUtc="2025-12-18T02:39:00Z"/>
                    <w:rFonts w:ascii="Times New Roman" w:hAnsi="Times New Roman" w:cs="Times New Roman"/>
                    <w:color w:val="000000"/>
                    <w:kern w:val="0"/>
                    <w:szCs w:val="20"/>
                  </w:rPr>
                </w:rPrChange>
              </w:rPr>
            </w:pPr>
            <w:ins w:id="1380" w:author="Yali Chen" w:date="2025-12-18T10:39:00Z" w16du:dateUtc="2025-12-18T02:39:00Z">
              <w:r w:rsidRPr="00FD35A8">
                <w:rPr>
                  <w:rFonts w:ascii="Times New Roman" w:hAnsi="Times New Roman" w:cs="Times New Roman"/>
                  <w:i/>
                  <w:iCs/>
                  <w:color w:val="000000"/>
                  <w:kern w:val="0"/>
                  <w:szCs w:val="20"/>
                  <w:rPrChange w:id="1381" w:author="Yali Chen" w:date="2025-12-18T10:39:00Z" w16du:dateUtc="2025-12-18T02:39:00Z">
                    <w:rPr>
                      <w:rFonts w:ascii="Times New Roman" w:hAnsi="Times New Roman" w:cs="Times New Roman"/>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15A2297F" w14:textId="77777777" w:rsidR="005F2A24" w:rsidRPr="00FD35A8" w:rsidRDefault="005F2A24">
            <w:pPr>
              <w:widowControl/>
              <w:jc w:val="left"/>
              <w:rPr>
                <w:ins w:id="1382" w:author="Yali Chen" w:date="2025-12-18T10:39:00Z" w16du:dateUtc="2025-12-18T02:39:00Z"/>
                <w:rFonts w:ascii="Times New Roman" w:hAnsi="Times New Roman" w:cs="Times New Roman"/>
                <w:i/>
                <w:iCs/>
                <w:color w:val="000000"/>
                <w:kern w:val="0"/>
                <w:sz w:val="22"/>
                <w:rPrChange w:id="1383" w:author="Yali Chen" w:date="2025-12-18T10:39:00Z" w16du:dateUtc="2025-12-18T02:39:00Z">
                  <w:rPr>
                    <w:ins w:id="1384" w:author="Yali Chen" w:date="2025-12-18T10:39:00Z" w16du:dateUtc="2025-12-18T02:39:00Z"/>
                    <w:rFonts w:ascii="Times New Roman" w:hAnsi="Times New Roman" w:cs="Times New Roman"/>
                    <w:color w:val="000000"/>
                    <w:kern w:val="0"/>
                    <w:sz w:val="22"/>
                  </w:rPr>
                </w:rPrChange>
              </w:rPr>
            </w:pPr>
            <w:ins w:id="1385" w:author="Yali Chen" w:date="2025-12-18T10:39:00Z" w16du:dateUtc="2025-12-18T02:39:00Z">
              <w:r w:rsidRPr="00FD35A8">
                <w:rPr>
                  <w:rFonts w:ascii="Times New Roman" w:hAnsi="Times New Roman" w:cs="Times New Roman"/>
                  <w:i/>
                  <w:iCs/>
                  <w:color w:val="000000"/>
                  <w:kern w:val="0"/>
                  <w:sz w:val="22"/>
                  <w:rPrChange w:id="1386" w:author="Yali Chen" w:date="2025-12-18T10:39:00Z" w16du:dateUtc="2025-12-18T02:39:00Z">
                    <w:rPr>
                      <w:rFonts w:ascii="Times New Roman" w:hAnsi="Times New Roman" w:cs="Times New Roman"/>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091EB3DF" w14:textId="77777777" w:rsidR="005F2A24" w:rsidRPr="00FD35A8" w:rsidRDefault="005F2A24">
            <w:pPr>
              <w:widowControl/>
              <w:jc w:val="left"/>
              <w:rPr>
                <w:ins w:id="1387" w:author="Yali Chen" w:date="2025-12-18T10:39:00Z" w16du:dateUtc="2025-12-18T02:39:00Z"/>
                <w:rFonts w:ascii="Times New Roman" w:hAnsi="Times New Roman" w:cs="Times New Roman"/>
                <w:i/>
                <w:iCs/>
                <w:color w:val="000000"/>
                <w:kern w:val="0"/>
                <w:sz w:val="22"/>
                <w:rPrChange w:id="1388" w:author="Yali Chen" w:date="2025-12-18T10:39:00Z" w16du:dateUtc="2025-12-18T02:39:00Z">
                  <w:rPr>
                    <w:ins w:id="1389" w:author="Yali Chen" w:date="2025-12-18T10:39:00Z" w16du:dateUtc="2025-12-18T02:39:00Z"/>
                    <w:rFonts w:ascii="Times New Roman" w:hAnsi="Times New Roman" w:cs="Times New Roman"/>
                    <w:color w:val="000000"/>
                    <w:kern w:val="0"/>
                    <w:sz w:val="22"/>
                  </w:rPr>
                </w:rPrChange>
              </w:rPr>
            </w:pPr>
            <w:ins w:id="1390" w:author="Yali Chen" w:date="2025-12-18T10:39:00Z" w16du:dateUtc="2025-12-18T02:39:00Z">
              <w:r w:rsidRPr="00FD35A8">
                <w:rPr>
                  <w:rFonts w:ascii="Times New Roman" w:hAnsi="Times New Roman" w:cs="Times New Roman"/>
                  <w:i/>
                  <w:iCs/>
                  <w:color w:val="000000"/>
                  <w:kern w:val="0"/>
                  <w:sz w:val="22"/>
                  <w:rPrChange w:id="1391" w:author="Yali Chen" w:date="2025-12-18T10:39:00Z" w16du:dateUtc="2025-12-18T02:39:00Z">
                    <w:rPr>
                      <w:rFonts w:ascii="Times New Roman" w:hAnsi="Times New Roman" w:cs="Times New Roman"/>
                      <w:color w:val="000000"/>
                      <w:kern w:val="0"/>
                      <w:sz w:val="22"/>
                    </w:rPr>
                  </w:rPrChange>
                </w:rPr>
                <w:t>SELECTIVE IMMUNOSUPPRESSANTS</w:t>
              </w:r>
            </w:ins>
          </w:p>
        </w:tc>
      </w:tr>
      <w:tr w:rsidR="005F2A24" w:rsidRPr="00FD35A8" w14:paraId="1FCCE45C" w14:textId="77777777">
        <w:trPr>
          <w:trHeight w:val="300"/>
          <w:ins w:id="1392"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3647DF0B" w14:textId="77777777" w:rsidR="005F2A24" w:rsidRPr="00FD35A8" w:rsidRDefault="005F2A24">
            <w:pPr>
              <w:widowControl/>
              <w:jc w:val="left"/>
              <w:rPr>
                <w:ins w:id="1393" w:author="Yali Chen" w:date="2025-12-18T10:39:00Z" w16du:dateUtc="2025-12-18T02:39:00Z"/>
                <w:rFonts w:ascii="Times New Roman" w:hAnsi="Times New Roman" w:cs="Times New Roman"/>
                <w:i/>
                <w:iCs/>
                <w:color w:val="000000"/>
                <w:kern w:val="0"/>
                <w:szCs w:val="20"/>
                <w:rPrChange w:id="1394" w:author="Yali Chen" w:date="2025-12-18T10:39:00Z" w16du:dateUtc="2025-12-18T02:39:00Z">
                  <w:rPr>
                    <w:ins w:id="1395" w:author="Yali Chen" w:date="2025-12-18T10:39:00Z" w16du:dateUtc="2025-12-18T02:39:00Z"/>
                    <w:rFonts w:ascii="Times New Roman" w:hAnsi="Times New Roman" w:cs="Times New Roman"/>
                    <w:color w:val="000000"/>
                    <w:kern w:val="0"/>
                    <w:szCs w:val="20"/>
                  </w:rPr>
                </w:rPrChange>
              </w:rPr>
            </w:pPr>
            <w:ins w:id="1396" w:author="Yali Chen" w:date="2025-12-18T10:39:00Z" w16du:dateUtc="2025-12-18T02:39:00Z">
              <w:r w:rsidRPr="00FD35A8">
                <w:rPr>
                  <w:rFonts w:ascii="Times New Roman" w:hAnsi="Times New Roman" w:cs="Times New Roman"/>
                  <w:i/>
                  <w:iCs/>
                  <w:color w:val="000000"/>
                  <w:kern w:val="0"/>
                  <w:szCs w:val="20"/>
                  <w:rPrChange w:id="1397" w:author="Yali Chen" w:date="2025-12-18T10:39:00Z" w16du:dateUtc="2025-12-18T02:39:00Z">
                    <w:rPr>
                      <w:rFonts w:ascii="Times New Roman" w:hAnsi="Times New Roman" w:cs="Times New Roman"/>
                      <w:color w:val="000000"/>
                      <w:kern w:val="0"/>
                      <w:szCs w:val="20"/>
                    </w:rPr>
                  </w:rPrChange>
                </w:rPr>
                <w:t>FK506</w:t>
              </w:r>
            </w:ins>
          </w:p>
        </w:tc>
        <w:tc>
          <w:tcPr>
            <w:tcW w:w="1227" w:type="dxa"/>
            <w:tcBorders>
              <w:top w:val="nil"/>
              <w:left w:val="nil"/>
              <w:bottom w:val="single" w:sz="4" w:space="0" w:color="auto"/>
              <w:right w:val="single" w:sz="4" w:space="0" w:color="auto"/>
            </w:tcBorders>
            <w:noWrap/>
            <w:vAlign w:val="bottom"/>
            <w:hideMark/>
          </w:tcPr>
          <w:p w14:paraId="7E448AED" w14:textId="77777777" w:rsidR="005F2A24" w:rsidRPr="00FD35A8" w:rsidRDefault="005F2A24">
            <w:pPr>
              <w:widowControl/>
              <w:jc w:val="left"/>
              <w:rPr>
                <w:ins w:id="1398" w:author="Yali Chen" w:date="2025-12-18T10:39:00Z" w16du:dateUtc="2025-12-18T02:39:00Z"/>
                <w:rFonts w:ascii="Times New Roman" w:hAnsi="Times New Roman" w:cs="Times New Roman"/>
                <w:i/>
                <w:iCs/>
                <w:color w:val="000000"/>
                <w:kern w:val="0"/>
                <w:szCs w:val="20"/>
                <w:rPrChange w:id="1399" w:author="Yali Chen" w:date="2025-12-18T10:39:00Z" w16du:dateUtc="2025-12-18T02:39:00Z">
                  <w:rPr>
                    <w:ins w:id="1400" w:author="Yali Chen" w:date="2025-12-18T10:39:00Z" w16du:dateUtc="2025-12-18T02:39:00Z"/>
                    <w:rFonts w:ascii="Times New Roman" w:hAnsi="Times New Roman" w:cs="Times New Roman"/>
                    <w:color w:val="000000"/>
                    <w:kern w:val="0"/>
                    <w:szCs w:val="20"/>
                  </w:rPr>
                </w:rPrChange>
              </w:rPr>
            </w:pPr>
            <w:ins w:id="1401" w:author="Yali Chen" w:date="2025-12-18T10:39:00Z" w16du:dateUtc="2025-12-18T02:39:00Z">
              <w:r w:rsidRPr="00FD35A8">
                <w:rPr>
                  <w:rFonts w:ascii="Times New Roman" w:hAnsi="Times New Roman" w:cs="Times New Roman"/>
                  <w:i/>
                  <w:iCs/>
                  <w:color w:val="000000"/>
                  <w:kern w:val="0"/>
                  <w:szCs w:val="20"/>
                  <w:rPrChange w:id="1402" w:author="Yali Chen" w:date="2025-12-18T10:39:00Z" w16du:dateUtc="2025-12-18T02:39:00Z">
                    <w:rPr>
                      <w:rFonts w:ascii="Times New Roman" w:hAnsi="Times New Roman" w:cs="Times New Roman"/>
                      <w:color w:val="000000"/>
                      <w:kern w:val="0"/>
                      <w:szCs w:val="20"/>
                    </w:rPr>
                  </w:rPrChange>
                </w:rPr>
                <w:t>01219901004</w:t>
              </w:r>
            </w:ins>
          </w:p>
        </w:tc>
        <w:tc>
          <w:tcPr>
            <w:tcW w:w="2147" w:type="dxa"/>
            <w:tcBorders>
              <w:top w:val="nil"/>
              <w:left w:val="nil"/>
              <w:bottom w:val="single" w:sz="4" w:space="0" w:color="auto"/>
              <w:right w:val="single" w:sz="4" w:space="0" w:color="auto"/>
            </w:tcBorders>
            <w:noWrap/>
            <w:vAlign w:val="bottom"/>
            <w:hideMark/>
          </w:tcPr>
          <w:p w14:paraId="26928F73" w14:textId="77777777" w:rsidR="005F2A24" w:rsidRPr="00FD35A8" w:rsidRDefault="005F2A24">
            <w:pPr>
              <w:widowControl/>
              <w:jc w:val="left"/>
              <w:rPr>
                <w:ins w:id="1403" w:author="Yali Chen" w:date="2025-12-18T10:39:00Z" w16du:dateUtc="2025-12-18T02:39:00Z"/>
                <w:rFonts w:ascii="Times New Roman" w:hAnsi="Times New Roman" w:cs="Times New Roman"/>
                <w:i/>
                <w:iCs/>
                <w:color w:val="000000"/>
                <w:kern w:val="0"/>
                <w:szCs w:val="20"/>
                <w:rPrChange w:id="1404" w:author="Yali Chen" w:date="2025-12-18T10:39:00Z" w16du:dateUtc="2025-12-18T02:39:00Z">
                  <w:rPr>
                    <w:ins w:id="1405" w:author="Yali Chen" w:date="2025-12-18T10:39:00Z" w16du:dateUtc="2025-12-18T02:39:00Z"/>
                    <w:rFonts w:ascii="Times New Roman" w:hAnsi="Times New Roman" w:cs="Times New Roman"/>
                    <w:color w:val="000000"/>
                    <w:kern w:val="0"/>
                    <w:szCs w:val="20"/>
                  </w:rPr>
                </w:rPrChange>
              </w:rPr>
            </w:pPr>
            <w:ins w:id="1406" w:author="Yali Chen" w:date="2025-12-18T10:39:00Z" w16du:dateUtc="2025-12-18T02:39:00Z">
              <w:r w:rsidRPr="00FD35A8">
                <w:rPr>
                  <w:rFonts w:ascii="Times New Roman" w:hAnsi="Times New Roman" w:cs="Times New Roman"/>
                  <w:i/>
                  <w:iCs/>
                  <w:color w:val="000000"/>
                  <w:kern w:val="0"/>
                  <w:szCs w:val="20"/>
                  <w:rPrChange w:id="1407" w:author="Yali Chen" w:date="2025-12-18T10:39:00Z" w16du:dateUtc="2025-12-18T02:39:00Z">
                    <w:rPr>
                      <w:rFonts w:ascii="Times New Roman" w:hAnsi="Times New Roman" w:cs="Times New Roman"/>
                      <w:color w:val="000000"/>
                      <w:kern w:val="0"/>
                      <w:szCs w:val="20"/>
                    </w:rPr>
                  </w:rPrChange>
                </w:rPr>
                <w:t>FK 506</w:t>
              </w:r>
            </w:ins>
          </w:p>
        </w:tc>
        <w:tc>
          <w:tcPr>
            <w:tcW w:w="1227" w:type="dxa"/>
            <w:tcBorders>
              <w:top w:val="nil"/>
              <w:left w:val="nil"/>
              <w:bottom w:val="single" w:sz="4" w:space="0" w:color="auto"/>
              <w:right w:val="single" w:sz="4" w:space="0" w:color="auto"/>
            </w:tcBorders>
            <w:noWrap/>
            <w:vAlign w:val="bottom"/>
            <w:hideMark/>
          </w:tcPr>
          <w:p w14:paraId="5F95F13D" w14:textId="77777777" w:rsidR="005F2A24" w:rsidRPr="00FD35A8" w:rsidRDefault="005F2A24">
            <w:pPr>
              <w:widowControl/>
              <w:jc w:val="left"/>
              <w:rPr>
                <w:ins w:id="1408" w:author="Yali Chen" w:date="2025-12-18T10:39:00Z" w16du:dateUtc="2025-12-18T02:39:00Z"/>
                <w:rFonts w:ascii="Times New Roman" w:hAnsi="Times New Roman" w:cs="Times New Roman"/>
                <w:i/>
                <w:iCs/>
                <w:color w:val="000000"/>
                <w:kern w:val="0"/>
                <w:szCs w:val="20"/>
                <w:rPrChange w:id="1409" w:author="Yali Chen" w:date="2025-12-18T10:39:00Z" w16du:dateUtc="2025-12-18T02:39:00Z">
                  <w:rPr>
                    <w:ins w:id="1410" w:author="Yali Chen" w:date="2025-12-18T10:39:00Z" w16du:dateUtc="2025-12-18T02:39:00Z"/>
                    <w:rFonts w:ascii="Times New Roman" w:hAnsi="Times New Roman" w:cs="Times New Roman"/>
                    <w:color w:val="000000"/>
                    <w:kern w:val="0"/>
                    <w:szCs w:val="20"/>
                  </w:rPr>
                </w:rPrChange>
              </w:rPr>
            </w:pPr>
            <w:ins w:id="1411" w:author="Yali Chen" w:date="2025-12-18T10:39:00Z" w16du:dateUtc="2025-12-18T02:39:00Z">
              <w:r w:rsidRPr="00FD35A8">
                <w:rPr>
                  <w:rFonts w:ascii="Times New Roman" w:hAnsi="Times New Roman" w:cs="Times New Roman"/>
                  <w:i/>
                  <w:iCs/>
                  <w:color w:val="000000"/>
                  <w:kern w:val="0"/>
                  <w:szCs w:val="20"/>
                  <w:rPrChange w:id="1412" w:author="Yali Chen" w:date="2025-12-18T10:39:00Z" w16du:dateUtc="2025-12-18T02:39:00Z">
                    <w:rPr>
                      <w:rFonts w:ascii="Times New Roman" w:hAnsi="Times New Roman" w:cs="Times New Roman"/>
                      <w:color w:val="000000"/>
                      <w:kern w:val="0"/>
                      <w:szCs w:val="20"/>
                    </w:rPr>
                  </w:rPrChange>
                </w:rPr>
                <w:t>01219901001</w:t>
              </w:r>
            </w:ins>
          </w:p>
        </w:tc>
        <w:tc>
          <w:tcPr>
            <w:tcW w:w="4678" w:type="dxa"/>
            <w:tcBorders>
              <w:top w:val="nil"/>
              <w:left w:val="nil"/>
              <w:bottom w:val="single" w:sz="4" w:space="0" w:color="auto"/>
              <w:right w:val="single" w:sz="4" w:space="0" w:color="auto"/>
            </w:tcBorders>
            <w:noWrap/>
            <w:vAlign w:val="bottom"/>
            <w:hideMark/>
          </w:tcPr>
          <w:p w14:paraId="16548F6C" w14:textId="77777777" w:rsidR="005F2A24" w:rsidRPr="00FD35A8" w:rsidRDefault="005F2A24">
            <w:pPr>
              <w:widowControl/>
              <w:jc w:val="left"/>
              <w:rPr>
                <w:ins w:id="1413" w:author="Yali Chen" w:date="2025-12-18T10:39:00Z" w16du:dateUtc="2025-12-18T02:39:00Z"/>
                <w:rFonts w:ascii="Times New Roman" w:hAnsi="Times New Roman" w:cs="Times New Roman"/>
                <w:i/>
                <w:iCs/>
                <w:color w:val="000000"/>
                <w:kern w:val="0"/>
                <w:szCs w:val="20"/>
                <w:rPrChange w:id="1414" w:author="Yali Chen" w:date="2025-12-18T10:39:00Z" w16du:dateUtc="2025-12-18T02:39:00Z">
                  <w:rPr>
                    <w:ins w:id="1415" w:author="Yali Chen" w:date="2025-12-18T10:39:00Z" w16du:dateUtc="2025-12-18T02:39:00Z"/>
                    <w:rFonts w:ascii="Times New Roman" w:hAnsi="Times New Roman" w:cs="Times New Roman"/>
                    <w:color w:val="000000"/>
                    <w:kern w:val="0"/>
                    <w:szCs w:val="20"/>
                  </w:rPr>
                </w:rPrChange>
              </w:rPr>
            </w:pPr>
            <w:ins w:id="1416" w:author="Yali Chen" w:date="2025-12-18T10:39:00Z" w16du:dateUtc="2025-12-18T02:39:00Z">
              <w:r w:rsidRPr="00FD35A8">
                <w:rPr>
                  <w:rFonts w:ascii="Times New Roman" w:hAnsi="Times New Roman" w:cs="Times New Roman"/>
                  <w:i/>
                  <w:iCs/>
                  <w:color w:val="000000"/>
                  <w:kern w:val="0"/>
                  <w:szCs w:val="20"/>
                  <w:rPrChange w:id="1417" w:author="Yali Chen" w:date="2025-12-18T10:39:00Z" w16du:dateUtc="2025-12-18T02:39:00Z">
                    <w:rPr>
                      <w:rFonts w:ascii="Times New Roman" w:hAnsi="Times New Roman" w:cs="Times New Roman"/>
                      <w:color w:val="000000"/>
                      <w:kern w:val="0"/>
                      <w:szCs w:val="20"/>
                    </w:rPr>
                  </w:rPrChange>
                </w:rPr>
                <w:t>TACROLIMUS</w:t>
              </w:r>
            </w:ins>
          </w:p>
        </w:tc>
        <w:tc>
          <w:tcPr>
            <w:tcW w:w="1013" w:type="dxa"/>
            <w:tcBorders>
              <w:top w:val="nil"/>
              <w:left w:val="nil"/>
              <w:bottom w:val="single" w:sz="4" w:space="0" w:color="auto"/>
              <w:right w:val="single" w:sz="4" w:space="0" w:color="auto"/>
            </w:tcBorders>
            <w:noWrap/>
            <w:vAlign w:val="bottom"/>
            <w:hideMark/>
          </w:tcPr>
          <w:p w14:paraId="450EE90B" w14:textId="77777777" w:rsidR="005F2A24" w:rsidRPr="00FD35A8" w:rsidRDefault="005F2A24">
            <w:pPr>
              <w:widowControl/>
              <w:jc w:val="left"/>
              <w:rPr>
                <w:ins w:id="1418" w:author="Yali Chen" w:date="2025-12-18T10:39:00Z" w16du:dateUtc="2025-12-18T02:39:00Z"/>
                <w:rFonts w:ascii="Times New Roman" w:hAnsi="Times New Roman" w:cs="Times New Roman"/>
                <w:i/>
                <w:iCs/>
                <w:color w:val="000000"/>
                <w:kern w:val="0"/>
                <w:szCs w:val="20"/>
                <w:rPrChange w:id="1419" w:author="Yali Chen" w:date="2025-12-18T10:39:00Z" w16du:dateUtc="2025-12-18T02:39:00Z">
                  <w:rPr>
                    <w:ins w:id="1420" w:author="Yali Chen" w:date="2025-12-18T10:39:00Z" w16du:dateUtc="2025-12-18T02:39:00Z"/>
                    <w:rFonts w:ascii="Times New Roman" w:hAnsi="Times New Roman" w:cs="Times New Roman"/>
                    <w:color w:val="000000"/>
                    <w:kern w:val="0"/>
                    <w:szCs w:val="20"/>
                  </w:rPr>
                </w:rPrChange>
              </w:rPr>
            </w:pPr>
            <w:ins w:id="1421" w:author="Yali Chen" w:date="2025-12-18T10:39:00Z" w16du:dateUtc="2025-12-18T02:39:00Z">
              <w:r w:rsidRPr="00FD35A8">
                <w:rPr>
                  <w:rFonts w:ascii="Times New Roman" w:hAnsi="Times New Roman" w:cs="Times New Roman"/>
                  <w:i/>
                  <w:iCs/>
                  <w:color w:val="000000"/>
                  <w:kern w:val="0"/>
                  <w:szCs w:val="20"/>
                  <w:rPrChange w:id="1422" w:author="Yali Chen" w:date="2025-12-18T10:39:00Z" w16du:dateUtc="2025-12-18T02:39:00Z">
                    <w:rPr>
                      <w:rFonts w:ascii="Times New Roman" w:hAnsi="Times New Roman" w:cs="Times New Roman"/>
                      <w:color w:val="000000"/>
                      <w:kern w:val="0"/>
                      <w:szCs w:val="20"/>
                    </w:rPr>
                  </w:rPrChange>
                </w:rPr>
                <w:t>L04AD</w:t>
              </w:r>
            </w:ins>
          </w:p>
        </w:tc>
        <w:tc>
          <w:tcPr>
            <w:tcW w:w="4688" w:type="dxa"/>
            <w:tcBorders>
              <w:top w:val="nil"/>
              <w:left w:val="nil"/>
              <w:bottom w:val="single" w:sz="4" w:space="0" w:color="auto"/>
              <w:right w:val="single" w:sz="4" w:space="0" w:color="auto"/>
            </w:tcBorders>
            <w:noWrap/>
            <w:vAlign w:val="bottom"/>
            <w:hideMark/>
          </w:tcPr>
          <w:p w14:paraId="680F176C" w14:textId="77777777" w:rsidR="005F2A24" w:rsidRPr="00FD35A8" w:rsidRDefault="005F2A24">
            <w:pPr>
              <w:widowControl/>
              <w:jc w:val="left"/>
              <w:rPr>
                <w:ins w:id="1423" w:author="Yali Chen" w:date="2025-12-18T10:39:00Z" w16du:dateUtc="2025-12-18T02:39:00Z"/>
                <w:rFonts w:ascii="Times New Roman" w:hAnsi="Times New Roman" w:cs="Times New Roman"/>
                <w:i/>
                <w:iCs/>
                <w:color w:val="000000"/>
                <w:kern w:val="0"/>
                <w:szCs w:val="20"/>
                <w:rPrChange w:id="1424" w:author="Yali Chen" w:date="2025-12-18T10:39:00Z" w16du:dateUtc="2025-12-18T02:39:00Z">
                  <w:rPr>
                    <w:ins w:id="1425" w:author="Yali Chen" w:date="2025-12-18T10:39:00Z" w16du:dateUtc="2025-12-18T02:39:00Z"/>
                    <w:rFonts w:ascii="Times New Roman" w:hAnsi="Times New Roman" w:cs="Times New Roman"/>
                    <w:color w:val="000000"/>
                    <w:kern w:val="0"/>
                    <w:szCs w:val="20"/>
                  </w:rPr>
                </w:rPrChange>
              </w:rPr>
            </w:pPr>
            <w:ins w:id="1426" w:author="Yali Chen" w:date="2025-12-18T10:39:00Z" w16du:dateUtc="2025-12-18T02:39:00Z">
              <w:r w:rsidRPr="00FD35A8">
                <w:rPr>
                  <w:rFonts w:ascii="Times New Roman" w:hAnsi="Times New Roman" w:cs="Times New Roman"/>
                  <w:i/>
                  <w:iCs/>
                  <w:color w:val="000000"/>
                  <w:kern w:val="0"/>
                  <w:szCs w:val="20"/>
                  <w:rPrChange w:id="1427" w:author="Yali Chen" w:date="2025-12-18T10:39:00Z" w16du:dateUtc="2025-12-18T02:39:00Z">
                    <w:rPr>
                      <w:rFonts w:ascii="Times New Roman" w:hAnsi="Times New Roman" w:cs="Times New Roman"/>
                      <w:color w:val="000000"/>
                      <w:kern w:val="0"/>
                      <w:szCs w:val="20"/>
                    </w:rPr>
                  </w:rPrChange>
                </w:rPr>
                <w:t>ANTINEOPLASTIC AND IMMUNOMODULATING AGENTS</w:t>
              </w:r>
            </w:ins>
          </w:p>
        </w:tc>
        <w:tc>
          <w:tcPr>
            <w:tcW w:w="4767" w:type="dxa"/>
            <w:tcBorders>
              <w:top w:val="nil"/>
              <w:left w:val="nil"/>
              <w:bottom w:val="single" w:sz="4" w:space="0" w:color="auto"/>
              <w:right w:val="single" w:sz="4" w:space="0" w:color="auto"/>
            </w:tcBorders>
            <w:noWrap/>
            <w:vAlign w:val="bottom"/>
            <w:hideMark/>
          </w:tcPr>
          <w:p w14:paraId="26026E91" w14:textId="77777777" w:rsidR="005F2A24" w:rsidRPr="00FD35A8" w:rsidRDefault="005F2A24">
            <w:pPr>
              <w:widowControl/>
              <w:jc w:val="left"/>
              <w:rPr>
                <w:ins w:id="1428" w:author="Yali Chen" w:date="2025-12-18T10:39:00Z" w16du:dateUtc="2025-12-18T02:39:00Z"/>
                <w:rFonts w:ascii="Times New Roman" w:hAnsi="Times New Roman" w:cs="Times New Roman"/>
                <w:i/>
                <w:iCs/>
                <w:color w:val="000000"/>
                <w:kern w:val="0"/>
                <w:szCs w:val="20"/>
                <w:rPrChange w:id="1429" w:author="Yali Chen" w:date="2025-12-18T10:39:00Z" w16du:dateUtc="2025-12-18T02:39:00Z">
                  <w:rPr>
                    <w:ins w:id="1430" w:author="Yali Chen" w:date="2025-12-18T10:39:00Z" w16du:dateUtc="2025-12-18T02:39:00Z"/>
                    <w:rFonts w:ascii="Times New Roman" w:hAnsi="Times New Roman" w:cs="Times New Roman"/>
                    <w:color w:val="000000"/>
                    <w:kern w:val="0"/>
                    <w:szCs w:val="20"/>
                  </w:rPr>
                </w:rPrChange>
              </w:rPr>
            </w:pPr>
            <w:ins w:id="1431" w:author="Yali Chen" w:date="2025-12-18T10:39:00Z" w16du:dateUtc="2025-12-18T02:39:00Z">
              <w:r w:rsidRPr="00FD35A8">
                <w:rPr>
                  <w:rFonts w:ascii="Times New Roman" w:hAnsi="Times New Roman" w:cs="Times New Roman"/>
                  <w:i/>
                  <w:iCs/>
                  <w:color w:val="000000"/>
                  <w:kern w:val="0"/>
                  <w:szCs w:val="20"/>
                  <w:rPrChange w:id="1432" w:author="Yali Chen" w:date="2025-12-18T10:39:00Z" w16du:dateUtc="2025-12-18T02:39:00Z">
                    <w:rPr>
                      <w:rFonts w:ascii="Times New Roman" w:hAnsi="Times New Roman" w:cs="Times New Roman"/>
                      <w:color w:val="000000"/>
                      <w:kern w:val="0"/>
                      <w:szCs w:val="20"/>
                    </w:rPr>
                  </w:rPrChange>
                </w:rPr>
                <w:t>IMMUNOSUPPRESSANTS</w:t>
              </w:r>
            </w:ins>
          </w:p>
        </w:tc>
        <w:tc>
          <w:tcPr>
            <w:tcW w:w="2812" w:type="dxa"/>
            <w:tcBorders>
              <w:top w:val="nil"/>
              <w:left w:val="nil"/>
              <w:bottom w:val="single" w:sz="4" w:space="0" w:color="auto"/>
              <w:right w:val="single" w:sz="4" w:space="0" w:color="auto"/>
            </w:tcBorders>
            <w:noWrap/>
            <w:vAlign w:val="bottom"/>
            <w:hideMark/>
          </w:tcPr>
          <w:p w14:paraId="46586C78" w14:textId="77777777" w:rsidR="005F2A24" w:rsidRPr="00FD35A8" w:rsidRDefault="005F2A24">
            <w:pPr>
              <w:widowControl/>
              <w:jc w:val="left"/>
              <w:rPr>
                <w:ins w:id="1433" w:author="Yali Chen" w:date="2025-12-18T10:39:00Z" w16du:dateUtc="2025-12-18T02:39:00Z"/>
                <w:rFonts w:ascii="Times New Roman" w:hAnsi="Times New Roman" w:cs="Times New Roman"/>
                <w:i/>
                <w:iCs/>
                <w:color w:val="000000"/>
                <w:kern w:val="0"/>
                <w:sz w:val="22"/>
                <w:rPrChange w:id="1434" w:author="Yali Chen" w:date="2025-12-18T10:39:00Z" w16du:dateUtc="2025-12-18T02:39:00Z">
                  <w:rPr>
                    <w:ins w:id="1435" w:author="Yali Chen" w:date="2025-12-18T10:39:00Z" w16du:dateUtc="2025-12-18T02:39:00Z"/>
                    <w:rFonts w:ascii="Times New Roman" w:hAnsi="Times New Roman" w:cs="Times New Roman"/>
                    <w:color w:val="000000"/>
                    <w:kern w:val="0"/>
                    <w:sz w:val="22"/>
                  </w:rPr>
                </w:rPrChange>
              </w:rPr>
            </w:pPr>
            <w:ins w:id="1436" w:author="Yali Chen" w:date="2025-12-18T10:39:00Z" w16du:dateUtc="2025-12-18T02:39:00Z">
              <w:r w:rsidRPr="00FD35A8">
                <w:rPr>
                  <w:rFonts w:ascii="Times New Roman" w:hAnsi="Times New Roman" w:cs="Times New Roman"/>
                  <w:i/>
                  <w:iCs/>
                  <w:color w:val="000000"/>
                  <w:kern w:val="0"/>
                  <w:sz w:val="22"/>
                  <w:rPrChange w:id="1437" w:author="Yali Chen" w:date="2025-12-18T10:39:00Z" w16du:dateUtc="2025-12-18T02:39:00Z">
                    <w:rPr>
                      <w:rFonts w:ascii="Times New Roman" w:hAnsi="Times New Roman" w:cs="Times New Roman"/>
                      <w:color w:val="000000"/>
                      <w:kern w:val="0"/>
                      <w:sz w:val="22"/>
                    </w:rPr>
                  </w:rPrChange>
                </w:rPr>
                <w:t>IMMUNOSUPPRESSANTS</w:t>
              </w:r>
            </w:ins>
          </w:p>
        </w:tc>
        <w:tc>
          <w:tcPr>
            <w:tcW w:w="3035" w:type="dxa"/>
            <w:tcBorders>
              <w:top w:val="nil"/>
              <w:left w:val="nil"/>
              <w:bottom w:val="single" w:sz="4" w:space="0" w:color="auto"/>
              <w:right w:val="single" w:sz="4" w:space="0" w:color="auto"/>
            </w:tcBorders>
            <w:noWrap/>
            <w:vAlign w:val="bottom"/>
            <w:hideMark/>
          </w:tcPr>
          <w:p w14:paraId="49460F7C" w14:textId="77777777" w:rsidR="005F2A24" w:rsidRPr="00FD35A8" w:rsidRDefault="005F2A24">
            <w:pPr>
              <w:widowControl/>
              <w:jc w:val="left"/>
              <w:rPr>
                <w:ins w:id="1438" w:author="Yali Chen" w:date="2025-12-18T10:39:00Z" w16du:dateUtc="2025-12-18T02:39:00Z"/>
                <w:rFonts w:ascii="Times New Roman" w:hAnsi="Times New Roman" w:cs="Times New Roman"/>
                <w:i/>
                <w:iCs/>
                <w:color w:val="000000"/>
                <w:kern w:val="0"/>
                <w:sz w:val="22"/>
                <w:rPrChange w:id="1439" w:author="Yali Chen" w:date="2025-12-18T10:39:00Z" w16du:dateUtc="2025-12-18T02:39:00Z">
                  <w:rPr>
                    <w:ins w:id="1440" w:author="Yali Chen" w:date="2025-12-18T10:39:00Z" w16du:dateUtc="2025-12-18T02:39:00Z"/>
                    <w:rFonts w:ascii="Times New Roman" w:hAnsi="Times New Roman" w:cs="Times New Roman"/>
                    <w:color w:val="000000"/>
                    <w:kern w:val="0"/>
                    <w:sz w:val="22"/>
                  </w:rPr>
                </w:rPrChange>
              </w:rPr>
            </w:pPr>
            <w:ins w:id="1441" w:author="Yali Chen" w:date="2025-12-18T10:39:00Z" w16du:dateUtc="2025-12-18T02:39:00Z">
              <w:r w:rsidRPr="00FD35A8">
                <w:rPr>
                  <w:rFonts w:ascii="Times New Roman" w:hAnsi="Times New Roman" w:cs="Times New Roman"/>
                  <w:i/>
                  <w:iCs/>
                  <w:color w:val="000000"/>
                  <w:kern w:val="0"/>
                  <w:sz w:val="22"/>
                  <w:rPrChange w:id="1442" w:author="Yali Chen" w:date="2025-12-18T10:39:00Z" w16du:dateUtc="2025-12-18T02:39:00Z">
                    <w:rPr>
                      <w:rFonts w:ascii="Times New Roman" w:hAnsi="Times New Roman" w:cs="Times New Roman"/>
                      <w:color w:val="000000"/>
                      <w:kern w:val="0"/>
                      <w:sz w:val="22"/>
                    </w:rPr>
                  </w:rPrChange>
                </w:rPr>
                <w:t>CALCINEURIN INHIBITORS</w:t>
              </w:r>
            </w:ins>
          </w:p>
        </w:tc>
      </w:tr>
      <w:tr w:rsidR="005F2A24" w:rsidRPr="00FD35A8" w14:paraId="7925BD7F" w14:textId="77777777">
        <w:trPr>
          <w:trHeight w:val="300"/>
          <w:ins w:id="1443" w:author="Yali Chen" w:date="2025-12-18T10:39:00Z"/>
        </w:trPr>
        <w:tc>
          <w:tcPr>
            <w:tcW w:w="1967" w:type="dxa"/>
            <w:tcBorders>
              <w:top w:val="nil"/>
              <w:left w:val="single" w:sz="4" w:space="0" w:color="auto"/>
              <w:bottom w:val="single" w:sz="4" w:space="0" w:color="auto"/>
              <w:right w:val="single" w:sz="4" w:space="0" w:color="auto"/>
            </w:tcBorders>
            <w:noWrap/>
            <w:vAlign w:val="bottom"/>
            <w:hideMark/>
          </w:tcPr>
          <w:p w14:paraId="12616EDF" w14:textId="77777777" w:rsidR="005F2A24" w:rsidRPr="00FD35A8" w:rsidRDefault="005F2A24">
            <w:pPr>
              <w:widowControl/>
              <w:jc w:val="left"/>
              <w:rPr>
                <w:ins w:id="1444" w:author="Yali Chen" w:date="2025-12-18T10:39:00Z" w16du:dateUtc="2025-12-18T02:39:00Z"/>
                <w:rFonts w:ascii="Times New Roman" w:hAnsi="Times New Roman" w:cs="Times New Roman"/>
                <w:i/>
                <w:iCs/>
                <w:color w:val="000000"/>
                <w:kern w:val="0"/>
                <w:szCs w:val="20"/>
                <w:rPrChange w:id="1445" w:author="Yali Chen" w:date="2025-12-18T10:39:00Z" w16du:dateUtc="2025-12-18T02:39:00Z">
                  <w:rPr>
                    <w:ins w:id="1446" w:author="Yali Chen" w:date="2025-12-18T10:39:00Z" w16du:dateUtc="2025-12-18T02:39:00Z"/>
                    <w:rFonts w:ascii="Times New Roman" w:hAnsi="Times New Roman" w:cs="Times New Roman"/>
                    <w:color w:val="000000"/>
                    <w:kern w:val="0"/>
                    <w:szCs w:val="20"/>
                  </w:rPr>
                </w:rPrChange>
              </w:rPr>
            </w:pPr>
            <w:ins w:id="1447" w:author="Yali Chen" w:date="2025-12-18T10:39:00Z" w16du:dateUtc="2025-12-18T02:39:00Z">
              <w:r w:rsidRPr="00FD35A8">
                <w:rPr>
                  <w:rFonts w:ascii="Times New Roman" w:hAnsi="Times New Roman" w:cs="Times New Roman"/>
                  <w:i/>
                  <w:iCs/>
                  <w:color w:val="000000"/>
                  <w:kern w:val="0"/>
                  <w:szCs w:val="20"/>
                  <w:rPrChange w:id="1448" w:author="Yali Chen" w:date="2025-12-18T10:39:00Z" w16du:dateUtc="2025-12-18T02:39:00Z">
                    <w:rPr>
                      <w:rFonts w:ascii="Times New Roman" w:hAnsi="Times New Roman" w:cs="Times New Roman"/>
                      <w:color w:val="000000"/>
                      <w:kern w:val="0"/>
                      <w:szCs w:val="20"/>
                    </w:rPr>
                  </w:rPrChange>
                </w:rPr>
                <w:t>Steroid Glucocorticoids</w:t>
              </w:r>
            </w:ins>
          </w:p>
        </w:tc>
        <w:tc>
          <w:tcPr>
            <w:tcW w:w="1227" w:type="dxa"/>
            <w:tcBorders>
              <w:top w:val="nil"/>
              <w:left w:val="nil"/>
              <w:bottom w:val="single" w:sz="4" w:space="0" w:color="auto"/>
              <w:right w:val="single" w:sz="4" w:space="0" w:color="auto"/>
            </w:tcBorders>
            <w:noWrap/>
            <w:vAlign w:val="bottom"/>
            <w:hideMark/>
          </w:tcPr>
          <w:p w14:paraId="3EE7257F" w14:textId="77777777" w:rsidR="005F2A24" w:rsidRPr="00FD35A8" w:rsidRDefault="005F2A24">
            <w:pPr>
              <w:widowControl/>
              <w:jc w:val="left"/>
              <w:rPr>
                <w:ins w:id="1449" w:author="Yali Chen" w:date="2025-12-18T10:39:00Z" w16du:dateUtc="2025-12-18T02:39:00Z"/>
                <w:rFonts w:ascii="Times New Roman" w:hAnsi="Times New Roman" w:cs="Times New Roman"/>
                <w:i/>
                <w:iCs/>
                <w:color w:val="000000"/>
                <w:kern w:val="0"/>
                <w:szCs w:val="20"/>
                <w:rPrChange w:id="1450" w:author="Yali Chen" w:date="2025-12-18T10:39:00Z" w16du:dateUtc="2025-12-18T02:39:00Z">
                  <w:rPr>
                    <w:ins w:id="1451" w:author="Yali Chen" w:date="2025-12-18T10:39:00Z" w16du:dateUtc="2025-12-18T02:39:00Z"/>
                    <w:rFonts w:ascii="Times New Roman" w:hAnsi="Times New Roman" w:cs="Times New Roman"/>
                    <w:color w:val="000000"/>
                    <w:kern w:val="0"/>
                    <w:szCs w:val="20"/>
                  </w:rPr>
                </w:rPrChange>
              </w:rPr>
            </w:pPr>
            <w:ins w:id="1452" w:author="Yali Chen" w:date="2025-12-18T10:39:00Z" w16du:dateUtc="2025-12-18T02:39:00Z">
              <w:r w:rsidRPr="00FD35A8">
                <w:rPr>
                  <w:rFonts w:ascii="Times New Roman" w:hAnsi="Times New Roman" w:cs="Times New Roman"/>
                  <w:i/>
                  <w:iCs/>
                  <w:color w:val="000000"/>
                  <w:kern w:val="0"/>
                  <w:szCs w:val="20"/>
                  <w:rPrChange w:id="1453" w:author="Yali Chen" w:date="2025-12-18T10:39:00Z" w16du:dateUtc="2025-12-18T02:39:00Z">
                    <w:rPr>
                      <w:rFonts w:ascii="Times New Roman" w:hAnsi="Times New Roman" w:cs="Times New Roman"/>
                      <w:color w:val="000000"/>
                      <w:kern w:val="0"/>
                      <w:szCs w:val="20"/>
                    </w:rPr>
                  </w:rPrChange>
                </w:rPr>
                <w:t>90039201001</w:t>
              </w:r>
            </w:ins>
          </w:p>
        </w:tc>
        <w:tc>
          <w:tcPr>
            <w:tcW w:w="2147" w:type="dxa"/>
            <w:tcBorders>
              <w:top w:val="nil"/>
              <w:left w:val="nil"/>
              <w:bottom w:val="single" w:sz="4" w:space="0" w:color="auto"/>
              <w:right w:val="single" w:sz="4" w:space="0" w:color="auto"/>
            </w:tcBorders>
            <w:noWrap/>
            <w:vAlign w:val="bottom"/>
            <w:hideMark/>
          </w:tcPr>
          <w:p w14:paraId="449653BA" w14:textId="77777777" w:rsidR="005F2A24" w:rsidRPr="00FD35A8" w:rsidRDefault="005F2A24">
            <w:pPr>
              <w:widowControl/>
              <w:jc w:val="left"/>
              <w:rPr>
                <w:ins w:id="1454" w:author="Yali Chen" w:date="2025-12-18T10:39:00Z" w16du:dateUtc="2025-12-18T02:39:00Z"/>
                <w:rFonts w:ascii="Times New Roman" w:hAnsi="Times New Roman" w:cs="Times New Roman"/>
                <w:i/>
                <w:iCs/>
                <w:color w:val="000000"/>
                <w:kern w:val="0"/>
                <w:szCs w:val="20"/>
                <w:rPrChange w:id="1455" w:author="Yali Chen" w:date="2025-12-18T10:39:00Z" w16du:dateUtc="2025-12-18T02:39:00Z">
                  <w:rPr>
                    <w:ins w:id="1456" w:author="Yali Chen" w:date="2025-12-18T10:39:00Z" w16du:dateUtc="2025-12-18T02:39:00Z"/>
                    <w:rFonts w:ascii="Times New Roman" w:hAnsi="Times New Roman" w:cs="Times New Roman"/>
                    <w:color w:val="000000"/>
                    <w:kern w:val="0"/>
                    <w:szCs w:val="20"/>
                  </w:rPr>
                </w:rPrChange>
              </w:rPr>
            </w:pPr>
            <w:ins w:id="1457" w:author="Yali Chen" w:date="2025-12-18T10:39:00Z" w16du:dateUtc="2025-12-18T02:39:00Z">
              <w:r w:rsidRPr="00FD35A8">
                <w:rPr>
                  <w:rFonts w:ascii="Times New Roman" w:hAnsi="Times New Roman" w:cs="Times New Roman"/>
                  <w:i/>
                  <w:iCs/>
                  <w:color w:val="000000"/>
                  <w:kern w:val="0"/>
                  <w:szCs w:val="20"/>
                  <w:rPrChange w:id="1458" w:author="Yali Chen" w:date="2025-12-18T10:39:00Z" w16du:dateUtc="2025-12-18T02:39:00Z">
                    <w:rPr>
                      <w:rFonts w:ascii="Times New Roman" w:hAnsi="Times New Roman" w:cs="Times New Roman"/>
                      <w:color w:val="000000"/>
                      <w:kern w:val="0"/>
                      <w:szCs w:val="20"/>
                    </w:rPr>
                  </w:rPrChange>
                </w:rPr>
                <w:t>GLUCOCORTICOIDS</w:t>
              </w:r>
            </w:ins>
          </w:p>
        </w:tc>
        <w:tc>
          <w:tcPr>
            <w:tcW w:w="1227" w:type="dxa"/>
            <w:tcBorders>
              <w:top w:val="nil"/>
              <w:left w:val="nil"/>
              <w:bottom w:val="single" w:sz="4" w:space="0" w:color="auto"/>
              <w:right w:val="single" w:sz="4" w:space="0" w:color="auto"/>
            </w:tcBorders>
            <w:noWrap/>
            <w:vAlign w:val="bottom"/>
            <w:hideMark/>
          </w:tcPr>
          <w:p w14:paraId="5616D133" w14:textId="77777777" w:rsidR="005F2A24" w:rsidRPr="00FD35A8" w:rsidRDefault="005F2A24">
            <w:pPr>
              <w:widowControl/>
              <w:jc w:val="left"/>
              <w:rPr>
                <w:ins w:id="1459" w:author="Yali Chen" w:date="2025-12-18T10:39:00Z" w16du:dateUtc="2025-12-18T02:39:00Z"/>
                <w:rFonts w:ascii="Times New Roman" w:hAnsi="Times New Roman" w:cs="Times New Roman"/>
                <w:i/>
                <w:iCs/>
                <w:color w:val="000000"/>
                <w:kern w:val="0"/>
                <w:szCs w:val="20"/>
                <w:rPrChange w:id="1460" w:author="Yali Chen" w:date="2025-12-18T10:39:00Z" w16du:dateUtc="2025-12-18T02:39:00Z">
                  <w:rPr>
                    <w:ins w:id="1461" w:author="Yali Chen" w:date="2025-12-18T10:39:00Z" w16du:dateUtc="2025-12-18T02:39:00Z"/>
                    <w:rFonts w:ascii="Times New Roman" w:hAnsi="Times New Roman" w:cs="Times New Roman"/>
                    <w:color w:val="000000"/>
                    <w:kern w:val="0"/>
                    <w:szCs w:val="20"/>
                  </w:rPr>
                </w:rPrChange>
              </w:rPr>
            </w:pPr>
            <w:ins w:id="1462" w:author="Yali Chen" w:date="2025-12-18T10:39:00Z" w16du:dateUtc="2025-12-18T02:39:00Z">
              <w:r w:rsidRPr="00FD35A8">
                <w:rPr>
                  <w:rFonts w:ascii="Times New Roman" w:hAnsi="Times New Roman" w:cs="Times New Roman"/>
                  <w:i/>
                  <w:iCs/>
                  <w:color w:val="000000"/>
                  <w:kern w:val="0"/>
                  <w:szCs w:val="20"/>
                  <w:rPrChange w:id="1463" w:author="Yali Chen" w:date="2025-12-18T10:39:00Z" w16du:dateUtc="2025-12-18T02:39:00Z">
                    <w:rPr>
                      <w:rFonts w:ascii="Times New Roman" w:hAnsi="Times New Roman" w:cs="Times New Roman"/>
                      <w:color w:val="000000"/>
                      <w:kern w:val="0"/>
                      <w:szCs w:val="20"/>
                    </w:rPr>
                  </w:rPrChange>
                </w:rPr>
                <w:t>90039201001</w:t>
              </w:r>
            </w:ins>
          </w:p>
        </w:tc>
        <w:tc>
          <w:tcPr>
            <w:tcW w:w="4678" w:type="dxa"/>
            <w:tcBorders>
              <w:top w:val="nil"/>
              <w:left w:val="nil"/>
              <w:bottom w:val="single" w:sz="4" w:space="0" w:color="auto"/>
              <w:right w:val="single" w:sz="4" w:space="0" w:color="auto"/>
            </w:tcBorders>
            <w:noWrap/>
            <w:vAlign w:val="bottom"/>
            <w:hideMark/>
          </w:tcPr>
          <w:p w14:paraId="44646812" w14:textId="77777777" w:rsidR="005F2A24" w:rsidRPr="00FD35A8" w:rsidRDefault="005F2A24">
            <w:pPr>
              <w:widowControl/>
              <w:jc w:val="left"/>
              <w:rPr>
                <w:ins w:id="1464" w:author="Yali Chen" w:date="2025-12-18T10:39:00Z" w16du:dateUtc="2025-12-18T02:39:00Z"/>
                <w:rFonts w:ascii="Times New Roman" w:hAnsi="Times New Roman" w:cs="Times New Roman"/>
                <w:i/>
                <w:iCs/>
                <w:color w:val="000000"/>
                <w:kern w:val="0"/>
                <w:szCs w:val="20"/>
                <w:rPrChange w:id="1465" w:author="Yali Chen" w:date="2025-12-18T10:39:00Z" w16du:dateUtc="2025-12-18T02:39:00Z">
                  <w:rPr>
                    <w:ins w:id="1466" w:author="Yali Chen" w:date="2025-12-18T10:39:00Z" w16du:dateUtc="2025-12-18T02:39:00Z"/>
                    <w:rFonts w:ascii="Times New Roman" w:hAnsi="Times New Roman" w:cs="Times New Roman"/>
                    <w:color w:val="000000"/>
                    <w:kern w:val="0"/>
                    <w:szCs w:val="20"/>
                  </w:rPr>
                </w:rPrChange>
              </w:rPr>
            </w:pPr>
            <w:ins w:id="1467" w:author="Yali Chen" w:date="2025-12-18T10:39:00Z" w16du:dateUtc="2025-12-18T02:39:00Z">
              <w:r w:rsidRPr="00FD35A8">
                <w:rPr>
                  <w:rFonts w:ascii="Times New Roman" w:hAnsi="Times New Roman" w:cs="Times New Roman"/>
                  <w:i/>
                  <w:iCs/>
                  <w:color w:val="000000"/>
                  <w:kern w:val="0"/>
                  <w:szCs w:val="20"/>
                  <w:rPrChange w:id="1468" w:author="Yali Chen" w:date="2025-12-18T10:39:00Z" w16du:dateUtc="2025-12-18T02:39:00Z">
                    <w:rPr>
                      <w:rFonts w:ascii="Times New Roman" w:hAnsi="Times New Roman" w:cs="Times New Roman"/>
                      <w:color w:val="000000"/>
                      <w:kern w:val="0"/>
                      <w:szCs w:val="20"/>
                    </w:rPr>
                  </w:rPrChange>
                </w:rPr>
                <w:t>GLUCOCORTICOIDS</w:t>
              </w:r>
            </w:ins>
          </w:p>
        </w:tc>
        <w:tc>
          <w:tcPr>
            <w:tcW w:w="1013" w:type="dxa"/>
            <w:tcBorders>
              <w:top w:val="nil"/>
              <w:left w:val="nil"/>
              <w:bottom w:val="single" w:sz="4" w:space="0" w:color="auto"/>
              <w:right w:val="single" w:sz="4" w:space="0" w:color="auto"/>
            </w:tcBorders>
            <w:noWrap/>
            <w:vAlign w:val="bottom"/>
            <w:hideMark/>
          </w:tcPr>
          <w:p w14:paraId="5AF94C82" w14:textId="77777777" w:rsidR="005F2A24" w:rsidRPr="00FD35A8" w:rsidRDefault="005F2A24">
            <w:pPr>
              <w:widowControl/>
              <w:jc w:val="left"/>
              <w:rPr>
                <w:ins w:id="1469" w:author="Yali Chen" w:date="2025-12-18T10:39:00Z" w16du:dateUtc="2025-12-18T02:39:00Z"/>
                <w:rFonts w:ascii="Times New Roman" w:hAnsi="Times New Roman" w:cs="Times New Roman"/>
                <w:i/>
                <w:iCs/>
                <w:color w:val="000000"/>
                <w:kern w:val="0"/>
                <w:szCs w:val="20"/>
                <w:rPrChange w:id="1470" w:author="Yali Chen" w:date="2025-12-18T10:39:00Z" w16du:dateUtc="2025-12-18T02:39:00Z">
                  <w:rPr>
                    <w:ins w:id="1471" w:author="Yali Chen" w:date="2025-12-18T10:39:00Z" w16du:dateUtc="2025-12-18T02:39:00Z"/>
                    <w:rFonts w:ascii="Times New Roman" w:hAnsi="Times New Roman" w:cs="Times New Roman"/>
                    <w:color w:val="000000"/>
                    <w:kern w:val="0"/>
                    <w:szCs w:val="20"/>
                  </w:rPr>
                </w:rPrChange>
              </w:rPr>
            </w:pPr>
            <w:ins w:id="1472" w:author="Yali Chen" w:date="2025-12-18T10:39:00Z" w16du:dateUtc="2025-12-18T02:39:00Z">
              <w:r w:rsidRPr="00FD35A8">
                <w:rPr>
                  <w:rFonts w:ascii="Times New Roman" w:hAnsi="Times New Roman" w:cs="Times New Roman"/>
                  <w:i/>
                  <w:iCs/>
                  <w:color w:val="000000"/>
                  <w:kern w:val="0"/>
                  <w:szCs w:val="20"/>
                  <w:rPrChange w:id="1473" w:author="Yali Chen" w:date="2025-12-18T10:39:00Z" w16du:dateUtc="2025-12-18T02:39:00Z">
                    <w:rPr>
                      <w:rFonts w:ascii="Times New Roman" w:hAnsi="Times New Roman" w:cs="Times New Roman"/>
                      <w:color w:val="000000"/>
                      <w:kern w:val="0"/>
                      <w:szCs w:val="20"/>
                    </w:rPr>
                  </w:rPrChange>
                </w:rPr>
                <w:t>H02AB</w:t>
              </w:r>
            </w:ins>
          </w:p>
        </w:tc>
        <w:tc>
          <w:tcPr>
            <w:tcW w:w="4688" w:type="dxa"/>
            <w:tcBorders>
              <w:top w:val="nil"/>
              <w:left w:val="nil"/>
              <w:bottom w:val="single" w:sz="4" w:space="0" w:color="auto"/>
              <w:right w:val="single" w:sz="4" w:space="0" w:color="auto"/>
            </w:tcBorders>
            <w:noWrap/>
            <w:vAlign w:val="bottom"/>
            <w:hideMark/>
          </w:tcPr>
          <w:p w14:paraId="28F90C7E" w14:textId="77777777" w:rsidR="005F2A24" w:rsidRPr="00FD35A8" w:rsidRDefault="005F2A24">
            <w:pPr>
              <w:widowControl/>
              <w:jc w:val="left"/>
              <w:rPr>
                <w:ins w:id="1474" w:author="Yali Chen" w:date="2025-12-18T10:39:00Z" w16du:dateUtc="2025-12-18T02:39:00Z"/>
                <w:rFonts w:ascii="Times New Roman" w:hAnsi="Times New Roman" w:cs="Times New Roman"/>
                <w:i/>
                <w:iCs/>
                <w:color w:val="000000"/>
                <w:kern w:val="0"/>
                <w:szCs w:val="20"/>
                <w:rPrChange w:id="1475" w:author="Yali Chen" w:date="2025-12-18T10:39:00Z" w16du:dateUtc="2025-12-18T02:39:00Z">
                  <w:rPr>
                    <w:ins w:id="1476" w:author="Yali Chen" w:date="2025-12-18T10:39:00Z" w16du:dateUtc="2025-12-18T02:39:00Z"/>
                    <w:rFonts w:ascii="Times New Roman" w:hAnsi="Times New Roman" w:cs="Times New Roman"/>
                    <w:color w:val="000000"/>
                    <w:kern w:val="0"/>
                    <w:szCs w:val="20"/>
                  </w:rPr>
                </w:rPrChange>
              </w:rPr>
            </w:pPr>
            <w:ins w:id="1477" w:author="Yali Chen" w:date="2025-12-18T10:39:00Z" w16du:dateUtc="2025-12-18T02:39:00Z">
              <w:r w:rsidRPr="00FD35A8">
                <w:rPr>
                  <w:rFonts w:ascii="Times New Roman" w:hAnsi="Times New Roman" w:cs="Times New Roman"/>
                  <w:i/>
                  <w:iCs/>
                  <w:color w:val="000000"/>
                  <w:kern w:val="0"/>
                  <w:szCs w:val="20"/>
                  <w:rPrChange w:id="1478" w:author="Yali Chen" w:date="2025-12-18T10:39:00Z" w16du:dateUtc="2025-12-18T02:39:00Z">
                    <w:rPr>
                      <w:rFonts w:ascii="Times New Roman" w:hAnsi="Times New Roman" w:cs="Times New Roman"/>
                      <w:color w:val="000000"/>
                      <w:kern w:val="0"/>
                      <w:szCs w:val="20"/>
                    </w:rPr>
                  </w:rPrChange>
                </w:rPr>
                <w:t>SYSTEMIC HORMONAL PREPARATIONS, EXCL. SEX HORMONES AND INSULINS</w:t>
              </w:r>
            </w:ins>
          </w:p>
        </w:tc>
        <w:tc>
          <w:tcPr>
            <w:tcW w:w="4767" w:type="dxa"/>
            <w:tcBorders>
              <w:top w:val="nil"/>
              <w:left w:val="nil"/>
              <w:bottom w:val="single" w:sz="4" w:space="0" w:color="auto"/>
              <w:right w:val="single" w:sz="4" w:space="0" w:color="auto"/>
            </w:tcBorders>
            <w:noWrap/>
            <w:vAlign w:val="bottom"/>
            <w:hideMark/>
          </w:tcPr>
          <w:p w14:paraId="7560FB83" w14:textId="77777777" w:rsidR="005F2A24" w:rsidRPr="00FD35A8" w:rsidRDefault="005F2A24">
            <w:pPr>
              <w:widowControl/>
              <w:jc w:val="left"/>
              <w:rPr>
                <w:ins w:id="1479" w:author="Yali Chen" w:date="2025-12-18T10:39:00Z" w16du:dateUtc="2025-12-18T02:39:00Z"/>
                <w:rFonts w:ascii="Times New Roman" w:hAnsi="Times New Roman" w:cs="Times New Roman"/>
                <w:i/>
                <w:iCs/>
                <w:color w:val="000000"/>
                <w:kern w:val="0"/>
                <w:szCs w:val="20"/>
                <w:rPrChange w:id="1480" w:author="Yali Chen" w:date="2025-12-18T10:39:00Z" w16du:dateUtc="2025-12-18T02:39:00Z">
                  <w:rPr>
                    <w:ins w:id="1481" w:author="Yali Chen" w:date="2025-12-18T10:39:00Z" w16du:dateUtc="2025-12-18T02:39:00Z"/>
                    <w:rFonts w:ascii="Times New Roman" w:hAnsi="Times New Roman" w:cs="Times New Roman"/>
                    <w:color w:val="000000"/>
                    <w:kern w:val="0"/>
                    <w:szCs w:val="20"/>
                  </w:rPr>
                </w:rPrChange>
              </w:rPr>
            </w:pPr>
            <w:ins w:id="1482" w:author="Yali Chen" w:date="2025-12-18T10:39:00Z" w16du:dateUtc="2025-12-18T02:39:00Z">
              <w:r w:rsidRPr="00FD35A8">
                <w:rPr>
                  <w:rFonts w:ascii="Times New Roman" w:hAnsi="Times New Roman" w:cs="Times New Roman"/>
                  <w:i/>
                  <w:iCs/>
                  <w:color w:val="000000"/>
                  <w:kern w:val="0"/>
                  <w:szCs w:val="20"/>
                  <w:rPrChange w:id="1483" w:author="Yali Chen" w:date="2025-12-18T10:39:00Z" w16du:dateUtc="2025-12-18T02:39:00Z">
                    <w:rPr>
                      <w:rFonts w:ascii="Times New Roman" w:hAnsi="Times New Roman" w:cs="Times New Roman"/>
                      <w:color w:val="000000"/>
                      <w:kern w:val="0"/>
                      <w:szCs w:val="20"/>
                    </w:rPr>
                  </w:rPrChange>
                </w:rPr>
                <w:t>CORTICOSTEROIDS FOR SYSTEMIC USE</w:t>
              </w:r>
            </w:ins>
          </w:p>
        </w:tc>
        <w:tc>
          <w:tcPr>
            <w:tcW w:w="2812" w:type="dxa"/>
            <w:tcBorders>
              <w:top w:val="nil"/>
              <w:left w:val="nil"/>
              <w:bottom w:val="single" w:sz="4" w:space="0" w:color="auto"/>
              <w:right w:val="single" w:sz="4" w:space="0" w:color="auto"/>
            </w:tcBorders>
            <w:noWrap/>
            <w:vAlign w:val="bottom"/>
            <w:hideMark/>
          </w:tcPr>
          <w:p w14:paraId="249DC435" w14:textId="77777777" w:rsidR="005F2A24" w:rsidRPr="00FD35A8" w:rsidRDefault="005F2A24">
            <w:pPr>
              <w:widowControl/>
              <w:jc w:val="left"/>
              <w:rPr>
                <w:ins w:id="1484" w:author="Yali Chen" w:date="2025-12-18T10:39:00Z" w16du:dateUtc="2025-12-18T02:39:00Z"/>
                <w:rFonts w:ascii="Times New Roman" w:hAnsi="Times New Roman" w:cs="Times New Roman"/>
                <w:i/>
                <w:iCs/>
                <w:color w:val="000000"/>
                <w:kern w:val="0"/>
                <w:sz w:val="22"/>
                <w:rPrChange w:id="1485" w:author="Yali Chen" w:date="2025-12-18T10:39:00Z" w16du:dateUtc="2025-12-18T02:39:00Z">
                  <w:rPr>
                    <w:ins w:id="1486" w:author="Yali Chen" w:date="2025-12-18T10:39:00Z" w16du:dateUtc="2025-12-18T02:39:00Z"/>
                    <w:rFonts w:ascii="Times New Roman" w:hAnsi="Times New Roman" w:cs="Times New Roman"/>
                    <w:color w:val="000000"/>
                    <w:kern w:val="0"/>
                    <w:sz w:val="22"/>
                  </w:rPr>
                </w:rPrChange>
              </w:rPr>
            </w:pPr>
            <w:ins w:id="1487" w:author="Yali Chen" w:date="2025-12-18T10:39:00Z" w16du:dateUtc="2025-12-18T02:39:00Z">
              <w:r w:rsidRPr="00FD35A8">
                <w:rPr>
                  <w:rFonts w:ascii="Times New Roman" w:hAnsi="Times New Roman" w:cs="Times New Roman"/>
                  <w:i/>
                  <w:iCs/>
                  <w:color w:val="000000"/>
                  <w:kern w:val="0"/>
                  <w:sz w:val="22"/>
                  <w:rPrChange w:id="1488" w:author="Yali Chen" w:date="2025-12-18T10:39:00Z" w16du:dateUtc="2025-12-18T02:39:00Z">
                    <w:rPr>
                      <w:rFonts w:ascii="Times New Roman" w:hAnsi="Times New Roman" w:cs="Times New Roman"/>
                      <w:color w:val="000000"/>
                      <w:kern w:val="0"/>
                      <w:sz w:val="22"/>
                    </w:rPr>
                  </w:rPrChange>
                </w:rPr>
                <w:t>CORTICOSTEROIDS FOR SYSTEMIC USE, PLAIN</w:t>
              </w:r>
            </w:ins>
          </w:p>
        </w:tc>
        <w:tc>
          <w:tcPr>
            <w:tcW w:w="3035" w:type="dxa"/>
            <w:tcBorders>
              <w:top w:val="nil"/>
              <w:left w:val="nil"/>
              <w:bottom w:val="single" w:sz="4" w:space="0" w:color="auto"/>
              <w:right w:val="single" w:sz="4" w:space="0" w:color="auto"/>
            </w:tcBorders>
            <w:noWrap/>
            <w:vAlign w:val="bottom"/>
            <w:hideMark/>
          </w:tcPr>
          <w:p w14:paraId="537CE338" w14:textId="77777777" w:rsidR="005F2A24" w:rsidRPr="00FD35A8" w:rsidRDefault="005F2A24">
            <w:pPr>
              <w:widowControl/>
              <w:jc w:val="left"/>
              <w:rPr>
                <w:ins w:id="1489" w:author="Yali Chen" w:date="2025-12-18T10:39:00Z" w16du:dateUtc="2025-12-18T02:39:00Z"/>
                <w:rFonts w:ascii="Times New Roman" w:hAnsi="Times New Roman" w:cs="Times New Roman"/>
                <w:i/>
                <w:iCs/>
                <w:color w:val="000000"/>
                <w:kern w:val="0"/>
                <w:sz w:val="22"/>
                <w:rPrChange w:id="1490" w:author="Yali Chen" w:date="2025-12-18T10:39:00Z" w16du:dateUtc="2025-12-18T02:39:00Z">
                  <w:rPr>
                    <w:ins w:id="1491" w:author="Yali Chen" w:date="2025-12-18T10:39:00Z" w16du:dateUtc="2025-12-18T02:39:00Z"/>
                    <w:rFonts w:ascii="Times New Roman" w:hAnsi="Times New Roman" w:cs="Times New Roman"/>
                    <w:color w:val="000000"/>
                    <w:kern w:val="0"/>
                    <w:sz w:val="22"/>
                  </w:rPr>
                </w:rPrChange>
              </w:rPr>
            </w:pPr>
            <w:ins w:id="1492" w:author="Yali Chen" w:date="2025-12-18T10:39:00Z" w16du:dateUtc="2025-12-18T02:39:00Z">
              <w:r w:rsidRPr="00FD35A8">
                <w:rPr>
                  <w:rFonts w:ascii="Times New Roman" w:hAnsi="Times New Roman" w:cs="Times New Roman"/>
                  <w:i/>
                  <w:iCs/>
                  <w:color w:val="000000"/>
                  <w:kern w:val="0"/>
                  <w:sz w:val="22"/>
                  <w:rPrChange w:id="1493" w:author="Yali Chen" w:date="2025-12-18T10:39:00Z" w16du:dateUtc="2025-12-18T02:39:00Z">
                    <w:rPr>
                      <w:rFonts w:ascii="Times New Roman" w:hAnsi="Times New Roman" w:cs="Times New Roman"/>
                      <w:color w:val="000000"/>
                      <w:kern w:val="0"/>
                      <w:sz w:val="22"/>
                    </w:rPr>
                  </w:rPrChange>
                </w:rPr>
                <w:t>GLUCOCORTICOIDS</w:t>
              </w:r>
            </w:ins>
          </w:p>
        </w:tc>
      </w:tr>
    </w:tbl>
    <w:p w14:paraId="72E9C45B" w14:textId="77777777" w:rsidR="005F2A24" w:rsidRPr="00FD35A8" w:rsidRDefault="005F2A24" w:rsidP="00E7207C">
      <w:pPr>
        <w:rPr>
          <w:rFonts w:ascii="Times New Roman" w:hAnsi="Times New Roman" w:cs="Times New Roman"/>
          <w:i/>
          <w:iCs/>
          <w:szCs w:val="20"/>
        </w:rPr>
      </w:pPr>
    </w:p>
    <w:p w14:paraId="3681FD73" w14:textId="5444B350" w:rsidR="00C24CC8" w:rsidRPr="00FD35A8" w:rsidDel="00504841" w:rsidRDefault="00C24CC8" w:rsidP="00C24CC8">
      <w:pPr>
        <w:rPr>
          <w:del w:id="1494" w:author="Yali Chen" w:date="2025-12-17T10:27:00Z" w16du:dateUtc="2025-12-17T02:27:00Z"/>
          <w:rFonts w:ascii="Times New Roman" w:hAnsi="Times New Roman" w:cs="Times New Roman"/>
          <w:i/>
          <w:iCs/>
          <w:szCs w:val="20"/>
        </w:rPr>
      </w:pPr>
    </w:p>
    <w:p w14:paraId="249CC271" w14:textId="290AF198" w:rsidR="00C05CBE" w:rsidRPr="00FD35A8" w:rsidRDefault="00C05CBE" w:rsidP="00C05CBE">
      <w:pPr>
        <w:widowControl/>
        <w:rPr>
          <w:rFonts w:ascii="Times New Roman" w:hAnsi="Times New Roman" w:cs="Times New Roman"/>
          <w:szCs w:val="20"/>
        </w:rPr>
      </w:pPr>
      <w:r w:rsidRPr="00FD35A8">
        <w:rPr>
          <w:rFonts w:ascii="Times New Roman" w:hAnsi="Times New Roman" w:cs="Times New Roman"/>
          <w:szCs w:val="20"/>
        </w:rPr>
        <w:br w:type="page"/>
      </w:r>
    </w:p>
    <w:p w14:paraId="2CDC266B" w14:textId="1D5204C4" w:rsidR="00C05CBE" w:rsidRPr="00FD35A8" w:rsidRDefault="00C05CBE" w:rsidP="00C05CBE">
      <w:pPr>
        <w:pStyle w:val="TFLshelltitle1"/>
        <w:rPr>
          <w:rStyle w:val="Heading3Char1"/>
          <w:rFonts w:eastAsiaTheme="majorEastAsia"/>
          <w:b/>
          <w:kern w:val="0"/>
          <w:sz w:val="20"/>
          <w:szCs w:val="20"/>
          <w:lang w:eastAsia="zh-CN"/>
        </w:rPr>
      </w:pPr>
      <w:bookmarkStart w:id="1495" w:name="_Toc217918912"/>
      <w:r w:rsidRPr="00FD35A8">
        <w:rPr>
          <w:rStyle w:val="Heading3Char1"/>
          <w:rFonts w:eastAsia="宋体"/>
          <w:b/>
          <w:bCs/>
          <w:color w:val="000000"/>
          <w:sz w:val="20"/>
          <w:szCs w:val="20"/>
          <w:lang w:eastAsia="zh-CN"/>
        </w:rPr>
        <w:lastRenderedPageBreak/>
        <w:t>Listing 14.1.</w:t>
      </w:r>
      <w:r w:rsidR="00FE50D4" w:rsidRPr="00FD35A8">
        <w:rPr>
          <w:rStyle w:val="Heading3Char1"/>
          <w:rFonts w:eastAsia="宋体"/>
          <w:b/>
          <w:bCs/>
          <w:color w:val="000000"/>
          <w:sz w:val="20"/>
          <w:szCs w:val="20"/>
          <w:lang w:eastAsia="zh-CN"/>
        </w:rPr>
        <w:t>4</w:t>
      </w:r>
      <w:r w:rsidRPr="00FD35A8">
        <w:rPr>
          <w:rStyle w:val="Heading3Char1"/>
          <w:rFonts w:eastAsia="宋体"/>
          <w:b/>
          <w:bCs/>
          <w:color w:val="000000"/>
          <w:sz w:val="20"/>
          <w:szCs w:val="20"/>
          <w:lang w:eastAsia="zh-CN"/>
        </w:rPr>
        <w:t xml:space="preserve">.2 </w:t>
      </w:r>
      <w:del w:id="1496" w:author="Pan, Zhemin" w:date="2025-12-13T12:33:00Z" w16du:dateUtc="2025-12-13T04:33:00Z">
        <w:r w:rsidRPr="00FD35A8" w:rsidDel="004725EB">
          <w:rPr>
            <w:szCs w:val="20"/>
            <w:lang w:eastAsia="zh-CN"/>
          </w:rPr>
          <w:delText xml:space="preserve">Baseline </w:delText>
        </w:r>
        <w:commentRangeStart w:id="1497"/>
        <w:commentRangeStart w:id="1498"/>
        <w:r w:rsidRPr="00FD35A8" w:rsidDel="004725EB">
          <w:rPr>
            <w:szCs w:val="20"/>
            <w:lang w:eastAsia="zh-CN"/>
          </w:rPr>
          <w:delText>Lab</w:delText>
        </w:r>
        <w:commentRangeEnd w:id="1497"/>
        <w:r w:rsidR="00192AF6" w:rsidRPr="00FD35A8" w:rsidDel="004725EB">
          <w:rPr>
            <w:rStyle w:val="CommentReference"/>
            <w:sz w:val="20"/>
            <w:szCs w:val="20"/>
            <w:lang w:eastAsia="zh-CN"/>
          </w:rPr>
          <w:commentReference w:id="1497"/>
        </w:r>
      </w:del>
      <w:commentRangeEnd w:id="1498"/>
      <w:r w:rsidR="003625E1" w:rsidRPr="00FD35A8">
        <w:rPr>
          <w:rStyle w:val="CommentReference"/>
          <w:sz w:val="20"/>
          <w:szCs w:val="20"/>
          <w:lang w:eastAsia="zh-CN"/>
        </w:rPr>
        <w:commentReference w:id="1498"/>
      </w:r>
      <w:del w:id="1499" w:author="Pan, Zhemin" w:date="2025-12-13T12:33:00Z" w16du:dateUtc="2025-12-13T04:33:00Z">
        <w:r w:rsidRPr="00FD35A8" w:rsidDel="004725EB">
          <w:rPr>
            <w:szCs w:val="20"/>
            <w:lang w:eastAsia="zh-CN"/>
          </w:rPr>
          <w:delText xml:space="preserve"> Values (&lt;&lt;SSc Cohort&gt;&gt; Full Analysis Set)</w:delText>
        </w:r>
      </w:del>
      <w:ins w:id="1500" w:author="Pan, Zhemin" w:date="2025-12-13T12:32:00Z" w16du:dateUtc="2025-12-13T04:32:00Z">
        <w:r w:rsidR="004725EB" w:rsidRPr="00FD35A8">
          <w:rPr>
            <w:szCs w:val="20"/>
            <w:lang w:eastAsia="zh-CN"/>
          </w:rPr>
          <w:t>Disease Related Treatment Prior to Apheresis (&lt;&lt;SSc Cohort&gt;&gt; Full Analysis Set)</w:t>
        </w:r>
      </w:ins>
      <w:bookmarkEnd w:id="149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E0392C" w:rsidRPr="00FD35A8" w14:paraId="4564268A" w14:textId="77777777" w:rsidTr="006921A2">
        <w:trPr>
          <w:trHeight w:val="285"/>
        </w:trPr>
        <w:tc>
          <w:tcPr>
            <w:tcW w:w="2616" w:type="dxa"/>
            <w:tcBorders>
              <w:top w:val="single" w:sz="4" w:space="0" w:color="auto"/>
            </w:tcBorders>
            <w:noWrap/>
            <w:hideMark/>
          </w:tcPr>
          <w:p w14:paraId="106DC888" w14:textId="7A728AC1" w:rsidR="00E0392C" w:rsidRPr="00FD35A8" w:rsidRDefault="00E0392C"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5EB2D30F"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0D57D57F"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DA623F4"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69BE3808"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E130100</w:t>
            </w:r>
            <w:del w:id="1501" w:author="Yali Chen" w:date="2025-12-18T09:43:00Z" w16du:dateUtc="2025-12-18T01:43: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4178766E" w14:textId="77777777" w:rsidR="00E0392C" w:rsidRPr="00FD35A8" w:rsidRDefault="00E0392C" w:rsidP="006921A2">
            <w:pPr>
              <w:jc w:val="center"/>
              <w:rPr>
                <w:rFonts w:ascii="Times New Roman" w:hAnsi="Times New Roman"/>
              </w:rPr>
            </w:pPr>
            <w:r w:rsidRPr="00FD35A8">
              <w:rPr>
                <w:rFonts w:ascii="Times New Roman" w:eastAsia="等线" w:hAnsi="Times New Roman"/>
                <w:color w:val="000000"/>
              </w:rPr>
              <w:t>&lt;&lt;…&gt;&gt;</w:t>
            </w:r>
          </w:p>
        </w:tc>
      </w:tr>
      <w:tr w:rsidR="00E0392C" w:rsidRPr="00FD35A8" w14:paraId="295AF49E" w14:textId="77777777" w:rsidTr="006921A2">
        <w:trPr>
          <w:trHeight w:val="300"/>
        </w:trPr>
        <w:tc>
          <w:tcPr>
            <w:tcW w:w="2616" w:type="dxa"/>
            <w:tcBorders>
              <w:bottom w:val="single" w:sz="4" w:space="0" w:color="auto"/>
            </w:tcBorders>
            <w:hideMark/>
          </w:tcPr>
          <w:p w14:paraId="2E274809" w14:textId="5D963AE0" w:rsidR="00E0392C" w:rsidRPr="00FD35A8" w:rsidRDefault="00E0392C"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34035B2F"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7FCDF2B6"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1AE52BC0"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64CC337F" w14:textId="77777777" w:rsidR="00E0392C" w:rsidRPr="00FD35A8" w:rsidRDefault="00E0392C"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08E08BAC" w14:textId="77777777" w:rsidR="00E0392C" w:rsidRPr="00FD35A8" w:rsidRDefault="00E0392C" w:rsidP="006921A2">
            <w:pPr>
              <w:jc w:val="center"/>
              <w:rPr>
                <w:rFonts w:ascii="Times New Roman" w:hAnsi="Times New Roman"/>
              </w:rPr>
            </w:pPr>
          </w:p>
        </w:tc>
      </w:tr>
      <w:tr w:rsidR="00440141" w:rsidRPr="00FD35A8" w14:paraId="694E69BE" w14:textId="77777777" w:rsidTr="006921A2">
        <w:trPr>
          <w:trHeight w:val="285"/>
        </w:trPr>
        <w:tc>
          <w:tcPr>
            <w:tcW w:w="2616" w:type="dxa"/>
            <w:tcBorders>
              <w:top w:val="nil"/>
              <w:left w:val="nil"/>
              <w:bottom w:val="nil"/>
              <w:right w:val="nil"/>
            </w:tcBorders>
            <w:shd w:val="clear" w:color="000000" w:fill="FFFFFF"/>
            <w:vAlign w:val="center"/>
          </w:tcPr>
          <w:p w14:paraId="52816382" w14:textId="215336F9" w:rsidR="00440141" w:rsidRPr="00FD35A8" w:rsidRDefault="009F0347"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8D3465F" w14:textId="77777777" w:rsidR="00440141" w:rsidRPr="00FD35A8" w:rsidRDefault="00440141" w:rsidP="006921A2">
            <w:pPr>
              <w:jc w:val="center"/>
              <w:rPr>
                <w:rFonts w:ascii="Times New Roman" w:hAnsi="Times New Roman"/>
              </w:rPr>
            </w:pPr>
          </w:p>
        </w:tc>
        <w:tc>
          <w:tcPr>
            <w:tcW w:w="2616" w:type="dxa"/>
            <w:tcBorders>
              <w:top w:val="nil"/>
              <w:left w:val="nil"/>
              <w:bottom w:val="nil"/>
              <w:right w:val="nil"/>
            </w:tcBorders>
            <w:vAlign w:val="center"/>
          </w:tcPr>
          <w:p w14:paraId="6C3F83AD" w14:textId="77777777" w:rsidR="00440141" w:rsidRPr="00FD35A8" w:rsidRDefault="00440141" w:rsidP="006921A2">
            <w:pPr>
              <w:jc w:val="center"/>
              <w:rPr>
                <w:rFonts w:ascii="Times New Roman" w:hAnsi="Times New Roman"/>
              </w:rPr>
            </w:pPr>
          </w:p>
        </w:tc>
        <w:tc>
          <w:tcPr>
            <w:tcW w:w="3028" w:type="dxa"/>
            <w:tcBorders>
              <w:top w:val="nil"/>
              <w:left w:val="nil"/>
              <w:bottom w:val="nil"/>
              <w:right w:val="nil"/>
            </w:tcBorders>
            <w:vAlign w:val="center"/>
          </w:tcPr>
          <w:p w14:paraId="5BAB6388" w14:textId="77777777" w:rsidR="00440141" w:rsidRPr="00FD35A8" w:rsidRDefault="00440141" w:rsidP="006921A2">
            <w:pPr>
              <w:jc w:val="center"/>
              <w:rPr>
                <w:rFonts w:ascii="Times New Roman" w:hAnsi="Times New Roman"/>
              </w:rPr>
            </w:pPr>
          </w:p>
        </w:tc>
        <w:tc>
          <w:tcPr>
            <w:tcW w:w="3051" w:type="dxa"/>
            <w:tcBorders>
              <w:top w:val="nil"/>
              <w:left w:val="nil"/>
              <w:bottom w:val="nil"/>
              <w:right w:val="nil"/>
            </w:tcBorders>
            <w:vAlign w:val="center"/>
          </w:tcPr>
          <w:p w14:paraId="59163098" w14:textId="77777777" w:rsidR="00440141" w:rsidRPr="00FD35A8" w:rsidRDefault="00440141" w:rsidP="006921A2">
            <w:pPr>
              <w:jc w:val="center"/>
              <w:rPr>
                <w:rFonts w:ascii="Times New Roman" w:hAnsi="Times New Roman"/>
              </w:rPr>
            </w:pPr>
          </w:p>
        </w:tc>
        <w:tc>
          <w:tcPr>
            <w:tcW w:w="1038" w:type="dxa"/>
            <w:tcBorders>
              <w:top w:val="nil"/>
              <w:left w:val="nil"/>
              <w:bottom w:val="nil"/>
              <w:right w:val="nil"/>
            </w:tcBorders>
            <w:noWrap/>
            <w:vAlign w:val="center"/>
          </w:tcPr>
          <w:p w14:paraId="43532F67" w14:textId="77777777" w:rsidR="00440141" w:rsidRPr="00FD35A8" w:rsidRDefault="00440141" w:rsidP="006921A2">
            <w:pPr>
              <w:jc w:val="center"/>
              <w:rPr>
                <w:rFonts w:ascii="Times New Roman" w:hAnsi="Times New Roman"/>
              </w:rPr>
            </w:pPr>
          </w:p>
        </w:tc>
      </w:tr>
      <w:tr w:rsidR="00E0392C" w:rsidRPr="00FD35A8" w14:paraId="30AD560C" w14:textId="77777777" w:rsidTr="006921A2">
        <w:trPr>
          <w:trHeight w:val="285"/>
        </w:trPr>
        <w:tc>
          <w:tcPr>
            <w:tcW w:w="2616" w:type="dxa"/>
            <w:tcBorders>
              <w:top w:val="nil"/>
              <w:left w:val="nil"/>
              <w:bottom w:val="nil"/>
              <w:right w:val="nil"/>
            </w:tcBorders>
            <w:shd w:val="clear" w:color="000000" w:fill="FFFFFF"/>
            <w:vAlign w:val="center"/>
            <w:hideMark/>
          </w:tcPr>
          <w:p w14:paraId="21670E8B"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&lt;&lt;Generic drug name 1&gt;&gt;</w:t>
            </w:r>
          </w:p>
        </w:tc>
        <w:tc>
          <w:tcPr>
            <w:tcW w:w="2221" w:type="dxa"/>
            <w:tcBorders>
              <w:top w:val="nil"/>
              <w:left w:val="nil"/>
              <w:bottom w:val="nil"/>
              <w:right w:val="nil"/>
            </w:tcBorders>
            <w:vAlign w:val="center"/>
            <w:hideMark/>
          </w:tcPr>
          <w:p w14:paraId="09A5A65E"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32EC1CA5"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2713BE22"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3B71F02D"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1D17AF50"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E0392C" w:rsidRPr="00FD35A8" w14:paraId="0CB0DFFB" w14:textId="77777777" w:rsidTr="006921A2">
        <w:trPr>
          <w:trHeight w:val="285"/>
        </w:trPr>
        <w:tc>
          <w:tcPr>
            <w:tcW w:w="2616" w:type="dxa"/>
            <w:tcBorders>
              <w:top w:val="nil"/>
              <w:left w:val="nil"/>
              <w:bottom w:val="nil"/>
              <w:right w:val="nil"/>
            </w:tcBorders>
            <w:shd w:val="clear" w:color="000000" w:fill="FFFFFF"/>
            <w:vAlign w:val="center"/>
            <w:hideMark/>
          </w:tcPr>
          <w:p w14:paraId="04CAD6DD"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&lt;&lt;Generic drug name 2&gt;&gt;</w:t>
            </w:r>
          </w:p>
        </w:tc>
        <w:tc>
          <w:tcPr>
            <w:tcW w:w="2221" w:type="dxa"/>
            <w:tcBorders>
              <w:top w:val="nil"/>
              <w:left w:val="nil"/>
              <w:bottom w:val="nil"/>
              <w:right w:val="nil"/>
            </w:tcBorders>
            <w:vAlign w:val="center"/>
            <w:hideMark/>
          </w:tcPr>
          <w:p w14:paraId="74A1A137"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77B2BF60"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1F64C495"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77D64199"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719F70A2"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r>
      <w:tr w:rsidR="00E0392C" w:rsidRPr="00FD35A8" w14:paraId="7F2F05FF" w14:textId="77777777" w:rsidTr="006921A2">
        <w:trPr>
          <w:trHeight w:val="285"/>
        </w:trPr>
        <w:tc>
          <w:tcPr>
            <w:tcW w:w="2616" w:type="dxa"/>
            <w:tcBorders>
              <w:top w:val="nil"/>
              <w:left w:val="nil"/>
              <w:bottom w:val="nil"/>
              <w:right w:val="nil"/>
            </w:tcBorders>
            <w:shd w:val="clear" w:color="000000" w:fill="FFFFFF"/>
            <w:vAlign w:val="center"/>
            <w:hideMark/>
          </w:tcPr>
          <w:p w14:paraId="788D4DA9" w14:textId="77777777" w:rsidR="00E0392C" w:rsidRPr="00FD35A8" w:rsidRDefault="00E0392C"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5FE95669" w14:textId="77777777" w:rsidR="00E0392C" w:rsidRPr="00FD35A8" w:rsidRDefault="00E0392C" w:rsidP="006921A2">
            <w:pPr>
              <w:jc w:val="center"/>
              <w:rPr>
                <w:rFonts w:ascii="Times New Roman" w:hAnsi="Times New Roman"/>
              </w:rPr>
            </w:pPr>
          </w:p>
        </w:tc>
        <w:tc>
          <w:tcPr>
            <w:tcW w:w="2616" w:type="dxa"/>
            <w:tcBorders>
              <w:top w:val="nil"/>
              <w:left w:val="nil"/>
              <w:bottom w:val="nil"/>
              <w:right w:val="nil"/>
            </w:tcBorders>
            <w:vAlign w:val="center"/>
            <w:hideMark/>
          </w:tcPr>
          <w:p w14:paraId="15A4EA77" w14:textId="77777777" w:rsidR="00E0392C" w:rsidRPr="00FD35A8" w:rsidRDefault="00E0392C" w:rsidP="006921A2">
            <w:pPr>
              <w:jc w:val="center"/>
              <w:rPr>
                <w:rFonts w:ascii="Times New Roman" w:hAnsi="Times New Roman"/>
              </w:rPr>
            </w:pPr>
          </w:p>
        </w:tc>
        <w:tc>
          <w:tcPr>
            <w:tcW w:w="3028" w:type="dxa"/>
            <w:tcBorders>
              <w:top w:val="nil"/>
              <w:left w:val="nil"/>
              <w:bottom w:val="nil"/>
              <w:right w:val="nil"/>
            </w:tcBorders>
            <w:vAlign w:val="center"/>
            <w:hideMark/>
          </w:tcPr>
          <w:p w14:paraId="72C3956B" w14:textId="77777777" w:rsidR="00E0392C" w:rsidRPr="00FD35A8" w:rsidRDefault="00E0392C" w:rsidP="006921A2">
            <w:pPr>
              <w:jc w:val="center"/>
              <w:rPr>
                <w:rFonts w:ascii="Times New Roman" w:hAnsi="Times New Roman"/>
              </w:rPr>
            </w:pPr>
          </w:p>
        </w:tc>
        <w:tc>
          <w:tcPr>
            <w:tcW w:w="3051" w:type="dxa"/>
            <w:tcBorders>
              <w:top w:val="nil"/>
              <w:left w:val="nil"/>
              <w:bottom w:val="nil"/>
              <w:right w:val="nil"/>
            </w:tcBorders>
            <w:vAlign w:val="center"/>
            <w:hideMark/>
          </w:tcPr>
          <w:p w14:paraId="544820EE" w14:textId="77777777" w:rsidR="00E0392C" w:rsidRPr="00FD35A8" w:rsidRDefault="00E0392C" w:rsidP="006921A2">
            <w:pPr>
              <w:jc w:val="center"/>
              <w:rPr>
                <w:rFonts w:ascii="Times New Roman" w:eastAsia="等线" w:hAnsi="Times New Roman"/>
                <w:color w:val="000000"/>
                <w:sz w:val="18"/>
                <w:szCs w:val="18"/>
              </w:rPr>
            </w:pPr>
            <w:r w:rsidRPr="00FD35A8">
              <w:rPr>
                <w:rFonts w:ascii="Times New Roman" w:eastAsia="等线" w:hAnsi="Times New Roman"/>
                <w:color w:val="000000"/>
                <w:sz w:val="18"/>
                <w:szCs w:val="18"/>
              </w:rPr>
              <w:t>+</w:t>
            </w:r>
          </w:p>
        </w:tc>
        <w:tc>
          <w:tcPr>
            <w:tcW w:w="1038" w:type="dxa"/>
            <w:tcBorders>
              <w:top w:val="nil"/>
              <w:left w:val="nil"/>
              <w:bottom w:val="nil"/>
              <w:right w:val="nil"/>
            </w:tcBorders>
            <w:vAlign w:val="center"/>
            <w:hideMark/>
          </w:tcPr>
          <w:p w14:paraId="6E243C6D" w14:textId="77777777" w:rsidR="00E0392C" w:rsidRPr="00FD35A8" w:rsidRDefault="00E0392C" w:rsidP="006921A2">
            <w:pPr>
              <w:jc w:val="center"/>
              <w:rPr>
                <w:rFonts w:ascii="Times New Roman" w:eastAsia="等线" w:hAnsi="Times New Roman"/>
                <w:color w:val="000000"/>
                <w:sz w:val="18"/>
                <w:szCs w:val="18"/>
              </w:rPr>
            </w:pPr>
          </w:p>
        </w:tc>
      </w:tr>
      <w:tr w:rsidR="00E0392C" w:rsidRPr="00FD35A8" w14:paraId="106ADEA9" w14:textId="77777777" w:rsidTr="006921A2">
        <w:trPr>
          <w:trHeight w:val="300"/>
        </w:trPr>
        <w:tc>
          <w:tcPr>
            <w:tcW w:w="2616" w:type="dxa"/>
            <w:tcBorders>
              <w:bottom w:val="single" w:sz="4" w:space="0" w:color="auto"/>
            </w:tcBorders>
            <w:hideMark/>
          </w:tcPr>
          <w:p w14:paraId="4A061720" w14:textId="77777777" w:rsidR="00E0392C" w:rsidRPr="00FD35A8" w:rsidRDefault="00E0392C" w:rsidP="009F0347">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66B1FA78" w14:textId="77777777" w:rsidR="00E0392C" w:rsidRPr="00FD35A8" w:rsidRDefault="00E0392C" w:rsidP="006921A2">
            <w:pPr>
              <w:jc w:val="center"/>
              <w:rPr>
                <w:rFonts w:ascii="Times New Roman" w:hAnsi="Times New Roman"/>
              </w:rPr>
            </w:pPr>
          </w:p>
        </w:tc>
        <w:tc>
          <w:tcPr>
            <w:tcW w:w="2616" w:type="dxa"/>
            <w:tcBorders>
              <w:bottom w:val="single" w:sz="4" w:space="0" w:color="auto"/>
            </w:tcBorders>
            <w:hideMark/>
          </w:tcPr>
          <w:p w14:paraId="54E2B13F" w14:textId="77777777" w:rsidR="00E0392C" w:rsidRPr="00FD35A8" w:rsidRDefault="00E0392C" w:rsidP="006921A2">
            <w:pPr>
              <w:jc w:val="center"/>
              <w:rPr>
                <w:rFonts w:ascii="Times New Roman" w:hAnsi="Times New Roman"/>
              </w:rPr>
            </w:pPr>
          </w:p>
        </w:tc>
        <w:tc>
          <w:tcPr>
            <w:tcW w:w="3028" w:type="dxa"/>
            <w:tcBorders>
              <w:bottom w:val="single" w:sz="4" w:space="0" w:color="auto"/>
            </w:tcBorders>
            <w:hideMark/>
          </w:tcPr>
          <w:p w14:paraId="17B6AE0F" w14:textId="77777777" w:rsidR="00E0392C" w:rsidRPr="00FD35A8" w:rsidRDefault="00E0392C" w:rsidP="006921A2">
            <w:pPr>
              <w:jc w:val="center"/>
              <w:rPr>
                <w:rFonts w:ascii="Times New Roman" w:hAnsi="Times New Roman"/>
              </w:rPr>
            </w:pPr>
          </w:p>
        </w:tc>
        <w:tc>
          <w:tcPr>
            <w:tcW w:w="3051" w:type="dxa"/>
            <w:tcBorders>
              <w:bottom w:val="single" w:sz="4" w:space="0" w:color="auto"/>
            </w:tcBorders>
            <w:hideMark/>
          </w:tcPr>
          <w:p w14:paraId="564025B4" w14:textId="77777777" w:rsidR="00E0392C" w:rsidRPr="00FD35A8" w:rsidRDefault="00E0392C" w:rsidP="006921A2">
            <w:pPr>
              <w:jc w:val="center"/>
              <w:rPr>
                <w:rFonts w:ascii="Times New Roman" w:hAnsi="Times New Roman"/>
              </w:rPr>
            </w:pPr>
          </w:p>
        </w:tc>
        <w:tc>
          <w:tcPr>
            <w:tcW w:w="1038" w:type="dxa"/>
            <w:tcBorders>
              <w:bottom w:val="single" w:sz="4" w:space="0" w:color="auto"/>
            </w:tcBorders>
            <w:hideMark/>
          </w:tcPr>
          <w:p w14:paraId="75F34354" w14:textId="77777777" w:rsidR="00E0392C" w:rsidRPr="00FD35A8" w:rsidRDefault="00E0392C" w:rsidP="006921A2">
            <w:pPr>
              <w:jc w:val="center"/>
              <w:rPr>
                <w:rFonts w:ascii="Times New Roman" w:hAnsi="Times New Roman"/>
              </w:rPr>
            </w:pPr>
          </w:p>
        </w:tc>
      </w:tr>
    </w:tbl>
    <w:p w14:paraId="37538B0B" w14:textId="46225848" w:rsidR="00790253" w:rsidRPr="00FD35A8" w:rsidRDefault="00E0392C" w:rsidP="00E0392C">
      <w:pPr>
        <w:rPr>
          <w:rFonts w:ascii="Times New Roman" w:hAnsi="Times New Roman" w:cs="Times New Roman"/>
          <w:szCs w:val="20"/>
        </w:rPr>
      </w:pPr>
      <w:r w:rsidRPr="00FD35A8">
        <w:rPr>
          <w:rFonts w:ascii="Times New Roman" w:hAnsi="Times New Roman" w:cs="Times New Roman"/>
          <w:szCs w:val="20"/>
        </w:rPr>
        <w:t>Note:</w:t>
      </w:r>
    </w:p>
    <w:p w14:paraId="0FEA1F93" w14:textId="31DB0A8F" w:rsidR="00C24CC8" w:rsidRPr="00FD35A8" w:rsidRDefault="00C24CC8" w:rsidP="00E0392C">
      <w:pPr>
        <w:rPr>
          <w:rFonts w:ascii="Times New Roman" w:hAnsi="Times New Roman" w:cs="Times New Roman"/>
          <w:szCs w:val="20"/>
        </w:rPr>
      </w:pPr>
      <w:r w:rsidRPr="00FD35A8">
        <w:rPr>
          <w:rFonts w:ascii="Times New Roman" w:hAnsi="Times New Roman" w:cs="Times New Roman"/>
          <w:szCs w:val="20"/>
        </w:rPr>
        <w:t>WHODrug Global mmyyyy.</w:t>
      </w:r>
    </w:p>
    <w:p w14:paraId="0A4EA610" w14:textId="77777777" w:rsidR="00E0392C" w:rsidRPr="00FD35A8" w:rsidRDefault="00E0392C" w:rsidP="00E0392C">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06457B5F" w14:textId="2C6E25B5" w:rsidR="00E0392C" w:rsidRPr="00FD35A8" w:rsidRDefault="00E0392C" w:rsidP="00E0392C">
      <w:pPr>
        <w:rPr>
          <w:rFonts w:ascii="Times New Roman" w:hAnsi="Times New Roman" w:cs="Times New Roman"/>
          <w:szCs w:val="20"/>
        </w:rPr>
      </w:pPr>
      <w:r w:rsidRPr="00FD35A8">
        <w:rPr>
          <w:rFonts w:ascii="Times New Roman" w:hAnsi="Times New Roman" w:cs="Times New Roman"/>
          <w:szCs w:val="20"/>
        </w:rPr>
        <w:t xml:space="preserve">Disease related treatment prior to apheresis: eCRF Page “IIM/SSc Medications Assessment”, item “Whether the medication started before collection of mononuclear cells” = “Yes” and item “Indication Type” = </w:t>
      </w:r>
      <w:r w:rsidRPr="00FD35A8">
        <w:rPr>
          <w:rFonts w:ascii="Times New Roman" w:hAnsi="Times New Roman" w:cs="Times New Roman"/>
        </w:rPr>
        <w:t>“</w:t>
      </w:r>
      <w:r w:rsidRPr="00FD35A8">
        <w:rPr>
          <w:rFonts w:ascii="Times New Roman" w:hAnsi="Times New Roman" w:cs="Times New Roman"/>
          <w:szCs w:val="20"/>
        </w:rPr>
        <w:t>Related to the study disease”.</w:t>
      </w:r>
    </w:p>
    <w:p w14:paraId="65DE9809" w14:textId="4E96600E" w:rsidR="00C05CBE" w:rsidRPr="00FD35A8" w:rsidRDefault="00E0392C" w:rsidP="00C05CBE">
      <w:pPr>
        <w:rPr>
          <w:rFonts w:ascii="Times New Roman" w:hAnsi="Times New Roman" w:cs="Times New Roman"/>
          <w:szCs w:val="20"/>
        </w:rPr>
      </w:pPr>
      <w:r w:rsidRPr="00FD35A8">
        <w:rPr>
          <w:rFonts w:ascii="Times New Roman" w:hAnsi="Times New Roman" w:cs="Times New Roman"/>
          <w:szCs w:val="20"/>
        </w:rPr>
        <w:t>* indicates medications used during the screening period (start prior/after screening and end after screening).</w:t>
      </w:r>
      <w:r w:rsidR="00790253" w:rsidRPr="00FD35A8">
        <w:rPr>
          <w:rFonts w:ascii="Times New Roman" w:hAnsi="Times New Roman" w:cs="Times New Roman"/>
          <w:szCs w:val="20"/>
        </w:rPr>
        <w:t xml:space="preserve"> </w:t>
      </w:r>
    </w:p>
    <w:p w14:paraId="553FD55B" w14:textId="3BCA02B9" w:rsidR="00790253" w:rsidRPr="00FD35A8" w:rsidRDefault="00304E3F" w:rsidP="00C05CBE">
      <w:pPr>
        <w:rPr>
          <w:rFonts w:ascii="Times New Roman" w:hAnsi="Times New Roman" w:cs="Times New Roman"/>
          <w:szCs w:val="20"/>
        </w:rPr>
      </w:pPr>
      <w:r w:rsidRPr="00FD35A8">
        <w:rPr>
          <w:rFonts w:ascii="Times New Roman" w:hAnsi="Times New Roman" w:cs="Times New Roman"/>
          <w:szCs w:val="20"/>
        </w:rPr>
        <w:t xml:space="preserve">ATC: Classification Anatomical Therapeutic Chemical Classification, </w:t>
      </w:r>
      <w:r w:rsidR="003A1F51" w:rsidRPr="00FD35A8">
        <w:rPr>
          <w:rFonts w:ascii="Times New Roman" w:hAnsi="Times New Roman" w:cs="Times New Roman"/>
          <w:szCs w:val="20"/>
        </w:rPr>
        <w:t>SSc: Systemic Sclerosis</w:t>
      </w:r>
      <w:r w:rsidRPr="00FD35A8">
        <w:rPr>
          <w:rFonts w:ascii="Times New Roman" w:hAnsi="Times New Roman" w:cs="Times New Roman"/>
          <w:szCs w:val="20"/>
        </w:rPr>
        <w:t>, WHODrug: World Health Organization Drug Dictionary.</w:t>
      </w:r>
    </w:p>
    <w:p w14:paraId="330F3864" w14:textId="77777777" w:rsidR="00DE26DD" w:rsidRPr="00FD35A8" w:rsidRDefault="00DE26DD" w:rsidP="00E7207C">
      <w:pPr>
        <w:rPr>
          <w:ins w:id="1502" w:author="Yali Chen" w:date="2025-12-17T10:37:00Z" w16du:dateUtc="2025-12-17T02:37:00Z"/>
          <w:rFonts w:ascii="Times New Roman" w:hAnsi="Times New Roman" w:cs="Times New Roman"/>
          <w:i/>
          <w:iCs/>
          <w:szCs w:val="20"/>
        </w:rPr>
      </w:pPr>
    </w:p>
    <w:p w14:paraId="1D47B6E2" w14:textId="219382D7" w:rsidR="00E7207C" w:rsidRPr="00FD35A8" w:rsidRDefault="00790253" w:rsidP="00E7207C">
      <w:pPr>
        <w:rPr>
          <w:rFonts w:ascii="Times New Roman" w:hAnsi="Times New Roman" w:cs="Times New Roman"/>
          <w:szCs w:val="20"/>
        </w:rPr>
      </w:pPr>
      <w:r w:rsidRPr="00FD35A8">
        <w:rPr>
          <w:rFonts w:ascii="Times New Roman" w:hAnsi="Times New Roman" w:cs="Times New Roman"/>
          <w:i/>
          <w:iCs/>
          <w:szCs w:val="20"/>
        </w:rPr>
        <w:t>Programming note: Listing is sorted in alphabetical order for ATC classification and generic drug name</w:t>
      </w:r>
      <w:r w:rsidR="00E7207C" w:rsidRPr="00FD35A8">
        <w:rPr>
          <w:rFonts w:ascii="Times New Roman" w:hAnsi="Times New Roman" w:cs="Times New Roman"/>
          <w:i/>
          <w:iCs/>
          <w:szCs w:val="20"/>
        </w:rPr>
        <w:t>.</w:t>
      </w:r>
      <w:r w:rsidR="00E7207C" w:rsidRPr="00FD35A8">
        <w:rPr>
          <w:rFonts w:ascii="Times New Roman" w:hAnsi="Times New Roman" w:cs="Times New Roman"/>
          <w:szCs w:val="20"/>
        </w:rPr>
        <w:t xml:space="preserve"> </w:t>
      </w:r>
    </w:p>
    <w:p w14:paraId="18A513B6" w14:textId="5AFFD923" w:rsidR="00C34EB1" w:rsidRPr="00FD35A8" w:rsidRDefault="00E7207C" w:rsidP="00C34EB1">
      <w:pPr>
        <w:rPr>
          <w:ins w:id="1503" w:author="Yali Chen" w:date="2025-12-17T10:36:00Z" w16du:dateUtc="2025-12-17T02:36:00Z"/>
          <w:rFonts w:ascii="Times New Roman" w:hAnsi="Times New Roman" w:cs="Times New Roman"/>
          <w:i/>
          <w:iCs/>
          <w:szCs w:val="20"/>
        </w:rPr>
      </w:pPr>
      <w:del w:id="1504" w:author="Yali Chen" w:date="2025-12-17T10:37:00Z" w16du:dateUtc="2025-12-17T02:37:00Z">
        <w:r w:rsidRPr="00FD35A8" w:rsidDel="00C34EB1">
          <w:rPr>
            <w:rFonts w:ascii="Times New Roman" w:hAnsi="Times New Roman" w:cs="Times New Roman"/>
            <w:i/>
            <w:iCs/>
            <w:szCs w:val="20"/>
          </w:rPr>
          <w:delText>Generic drug name: MSC, Tocilizumab, CTX, PLEX, IVIg, CsA, MTX, RTX, MMF, FK506, Steroid.</w:delText>
        </w:r>
      </w:del>
      <w:ins w:id="1505" w:author="Yali Chen" w:date="2025-12-17T10:36:00Z" w16du:dateUtc="2025-12-17T02:36:00Z">
        <w:r w:rsidR="00C34EB1" w:rsidRPr="00FD35A8">
          <w:rPr>
            <w:rFonts w:ascii="Times New Roman" w:hAnsi="Times New Roman" w:cs="Times New Roman"/>
            <w:i/>
            <w:iCs/>
            <w:szCs w:val="20"/>
          </w:rPr>
          <w:t>Disease Related Treatment Prior to Apheresis is from CRF page “IIM/SSc Medications Assessment”when “Whether the medication started before collection of mononuclear 5 cells?” = yes and “indication Type”=</w:t>
        </w:r>
        <w:r w:rsidR="00C34EB1" w:rsidRPr="00FD35A8">
          <w:rPr>
            <w:rFonts w:ascii="Times New Roman" w:hAnsi="Times New Roman" w:cs="Times New Roman"/>
          </w:rPr>
          <w:t xml:space="preserve"> </w:t>
        </w:r>
        <w:r w:rsidR="00C34EB1" w:rsidRPr="00FD35A8">
          <w:rPr>
            <w:rFonts w:ascii="Times New Roman" w:hAnsi="Times New Roman" w:cs="Times New Roman"/>
            <w:i/>
            <w:iCs/>
            <w:szCs w:val="20"/>
          </w:rPr>
          <w:t>Related to the study disease</w:t>
        </w:r>
      </w:ins>
      <w:ins w:id="1506" w:author="Yali Chen" w:date="2025-12-29T16:33:00Z" w16du:dateUtc="2025-12-29T08:33:00Z">
        <w:r w:rsidR="004C7E34" w:rsidRPr="004C7E34">
          <w:rPr>
            <w:rFonts w:ascii="Times New Roman" w:hAnsi="Times New Roman" w:cs="Times New Roman" w:hint="eastAsia"/>
            <w:i/>
            <w:iCs/>
            <w:szCs w:val="20"/>
          </w:rPr>
          <w:t xml:space="preserve">, </w:t>
        </w:r>
        <w:r w:rsidR="004C7E34" w:rsidRPr="004C7E34">
          <w:rPr>
            <w:rFonts w:ascii="Times New Roman" w:hAnsi="Times New Roman" w:cs="Times New Roman"/>
            <w:i/>
            <w:iCs/>
            <w:szCs w:val="20"/>
          </w:rPr>
          <w:t xml:space="preserve">grabbing item </w:t>
        </w:r>
      </w:ins>
      <w:ins w:id="1507" w:author="Yali Chen" w:date="2025-12-29T16:35:00Z" w16du:dateUtc="2025-12-29T08:35:00Z">
        <w:r w:rsidR="00585094">
          <w:rPr>
            <w:rFonts w:ascii="Times New Roman" w:hAnsi="Times New Roman" w:cs="Times New Roman"/>
            <w:i/>
            <w:iCs/>
            <w:szCs w:val="20"/>
          </w:rPr>
          <w:t>“</w:t>
        </w:r>
      </w:ins>
      <w:ins w:id="1508" w:author="Yali Chen" w:date="2025-12-29T16:33:00Z" w16du:dateUtc="2025-12-29T08:33:00Z">
        <w:r w:rsidR="004C7E34" w:rsidRPr="004C7E34">
          <w:rPr>
            <w:rFonts w:ascii="Times New Roman" w:hAnsi="Times New Roman" w:cs="Times New Roman"/>
            <w:i/>
            <w:iCs/>
            <w:szCs w:val="20"/>
          </w:rPr>
          <w:t>medication name</w:t>
        </w:r>
        <w:r w:rsidR="004C7E34" w:rsidRPr="004C7E34">
          <w:rPr>
            <w:rFonts w:ascii="Times New Roman" w:hAnsi="Times New Roman" w:cs="Times New Roman" w:hint="eastAsia"/>
            <w:i/>
            <w:iCs/>
            <w:szCs w:val="20"/>
          </w:rPr>
          <w:t>”</w:t>
        </w:r>
        <w:r w:rsidR="004C7E34" w:rsidRPr="004C7E34">
          <w:rPr>
            <w:rFonts w:ascii="Times New Roman" w:hAnsi="Times New Roman" w:cs="Times New Roman"/>
            <w:i/>
            <w:iCs/>
            <w:szCs w:val="20"/>
          </w:rPr>
          <w:t>.</w:t>
        </w:r>
      </w:ins>
    </w:p>
    <w:p w14:paraId="0FF1ECF6" w14:textId="17846569" w:rsidR="00C34EB1" w:rsidRPr="00FD35A8" w:rsidRDefault="00C34EB1" w:rsidP="00C34EB1">
      <w:pPr>
        <w:rPr>
          <w:ins w:id="1509" w:author="Yali Chen" w:date="2025-12-17T10:36:00Z" w16du:dateUtc="2025-12-17T02:36:00Z"/>
          <w:rFonts w:ascii="Times New Roman" w:hAnsi="Times New Roman" w:cs="Times New Roman"/>
          <w:i/>
          <w:iCs/>
          <w:szCs w:val="20"/>
        </w:rPr>
      </w:pPr>
      <w:ins w:id="1510" w:author="Yali Chen" w:date="2025-12-17T10:36:00Z" w16du:dateUtc="2025-12-17T02:36:00Z">
        <w:r w:rsidRPr="00FD35A8">
          <w:rPr>
            <w:rFonts w:ascii="Times New Roman" w:hAnsi="Times New Roman" w:cs="Times New Roman"/>
            <w:i/>
            <w:iCs/>
            <w:szCs w:val="20"/>
          </w:rPr>
          <w:t xml:space="preserve">Generic drug name: </w:t>
        </w:r>
      </w:ins>
      <w:ins w:id="1511" w:author="Yali Chen" w:date="2025-12-18T09:42:00Z" w16du:dateUtc="2025-12-18T01:42:00Z">
        <w:r w:rsidR="006670F0" w:rsidRPr="00FD35A8">
          <w:rPr>
            <w:rFonts w:ascii="Times New Roman" w:hAnsi="Times New Roman" w:cs="Times New Roman"/>
            <w:i/>
            <w:iCs/>
            <w:szCs w:val="20"/>
          </w:rPr>
          <w:t>PN of “</w:t>
        </w:r>
      </w:ins>
      <w:ins w:id="1512" w:author="Yali Chen" w:date="2025-12-17T10:36:00Z" w16du:dateUtc="2025-12-17T02:36:00Z">
        <w:r w:rsidRPr="00FD35A8">
          <w:rPr>
            <w:rFonts w:ascii="Times New Roman" w:hAnsi="Times New Roman" w:cs="Times New Roman"/>
            <w:i/>
            <w:iCs/>
            <w:szCs w:val="20"/>
          </w:rPr>
          <w:t>MSC, Tocilizumab, CTX, PLEX, IVIg, CsA, MTX, RTX, MMF, FK506, Steroid.</w:t>
        </w:r>
      </w:ins>
      <w:ins w:id="1513" w:author="Yali Chen" w:date="2025-12-18T09:43:00Z" w16du:dateUtc="2025-12-18T01:43:00Z">
        <w:r w:rsidR="006670F0" w:rsidRPr="00FD35A8">
          <w:rPr>
            <w:rFonts w:ascii="Times New Roman" w:hAnsi="Times New Roman" w:cs="Times New Roman"/>
            <w:i/>
            <w:iCs/>
            <w:szCs w:val="20"/>
          </w:rPr>
          <w:t>”</w:t>
        </w:r>
      </w:ins>
      <w:ins w:id="1514" w:author="Yali Chen" w:date="2025-12-29T16:34:00Z" w16du:dateUtc="2025-12-29T08:34:00Z">
        <w:r w:rsidR="00585094" w:rsidRPr="00585094">
          <w:rPr>
            <w:rFonts w:ascii="Times New Roman" w:hAnsi="Times New Roman" w:cs="Times New Roman"/>
            <w:i/>
            <w:iCs/>
          </w:rPr>
          <w:t xml:space="preserve"> </w:t>
        </w:r>
      </w:ins>
      <w:ins w:id="1515" w:author="Yali Chen" w:date="2025-12-29T16:34:00Z">
        <w:r w:rsidR="00585094" w:rsidRPr="00585094">
          <w:rPr>
            <w:rFonts w:ascii="Times New Roman" w:hAnsi="Times New Roman" w:cs="Times New Roman"/>
            <w:i/>
            <w:iCs/>
            <w:szCs w:val="20"/>
          </w:rPr>
          <w:t>from item “medication name”</w:t>
        </w:r>
      </w:ins>
      <w:ins w:id="1516" w:author="Yali Chen" w:date="2025-12-17T10:36:00Z" w16du:dateUtc="2025-12-17T02:36:00Z">
        <w:r w:rsidRPr="00FD35A8">
          <w:rPr>
            <w:rFonts w:ascii="Times New Roman" w:hAnsi="Times New Roman" w:cs="Times New Roman"/>
          </w:rPr>
          <w:t xml:space="preserve"> </w:t>
        </w:r>
      </w:ins>
    </w:p>
    <w:p w14:paraId="4F1C438D" w14:textId="071061AA" w:rsidR="00C34EB1" w:rsidRPr="00FD35A8" w:rsidRDefault="00D80746" w:rsidP="00C34EB1">
      <w:pPr>
        <w:rPr>
          <w:ins w:id="1517" w:author="Yali Chen" w:date="2025-12-18T10:36:00Z" w16du:dateUtc="2025-12-18T02:36:00Z"/>
          <w:rFonts w:ascii="Times New Roman" w:hAnsi="Times New Roman" w:cs="Times New Roman"/>
          <w:i/>
          <w:iCs/>
          <w:szCs w:val="20"/>
        </w:rPr>
      </w:pPr>
      <w:ins w:id="1518" w:author="Yali Chen" w:date="2025-12-18T09:43:00Z" w16du:dateUtc="2025-12-18T01:43:00Z">
        <w:r w:rsidRPr="00FD35A8">
          <w:rPr>
            <w:rFonts w:ascii="Times New Roman" w:hAnsi="Times New Roman" w:cs="Times New Roman"/>
            <w:i/>
            <w:iCs/>
            <w:szCs w:val="20"/>
          </w:rPr>
          <w:t>T</w:t>
        </w:r>
      </w:ins>
      <w:ins w:id="1519" w:author="Yali Chen" w:date="2025-12-17T10:36:00Z" w16du:dateUtc="2025-12-17T02:36:00Z">
        <w:r w:rsidR="00C34EB1" w:rsidRPr="00FD35A8">
          <w:rPr>
            <w:rFonts w:ascii="Times New Roman" w:hAnsi="Times New Roman" w:cs="Times New Roman"/>
            <w:i/>
            <w:iCs/>
            <w:szCs w:val="20"/>
          </w:rPr>
          <w:t xml:space="preserve">hese drugs will be found by </w:t>
        </w:r>
      </w:ins>
      <w:ins w:id="1520" w:author="Yali Chen" w:date="2025-12-18T09:43:00Z" w16du:dateUtc="2025-12-18T01:43:00Z">
        <w:r w:rsidR="006670F0" w:rsidRPr="00FD35A8">
          <w:rPr>
            <w:rFonts w:ascii="Times New Roman" w:hAnsi="Times New Roman" w:cs="Times New Roman"/>
            <w:i/>
            <w:iCs/>
            <w:szCs w:val="20"/>
          </w:rPr>
          <w:t>ATC/</w:t>
        </w:r>
      </w:ins>
      <w:ins w:id="1521" w:author="Yali Chen" w:date="2025-12-17T10:36:00Z" w16du:dateUtc="2025-12-17T02:36:00Z">
        <w:r w:rsidR="00C34EB1" w:rsidRPr="00FD35A8">
          <w:rPr>
            <w:rFonts w:ascii="Times New Roman" w:hAnsi="Times New Roman" w:cs="Times New Roman"/>
            <w:i/>
            <w:iCs/>
            <w:szCs w:val="20"/>
          </w:rPr>
          <w:t>PN after WHO Drug Dictionary (March 1, 2025, or higher) coding.</w:t>
        </w:r>
      </w:ins>
    </w:p>
    <w:p w14:paraId="5354BD13" w14:textId="77777777" w:rsidR="00C876A4" w:rsidRPr="00FD35A8" w:rsidRDefault="00C876A4" w:rsidP="00C34EB1">
      <w:pPr>
        <w:rPr>
          <w:ins w:id="1522" w:author="Yali Chen" w:date="2025-12-18T10:36:00Z" w16du:dateUtc="2025-12-18T02:36:00Z"/>
          <w:rFonts w:ascii="Times New Roman" w:hAnsi="Times New Roman" w:cs="Times New Roman"/>
          <w:i/>
          <w:iCs/>
          <w:szCs w:val="20"/>
        </w:rPr>
      </w:pPr>
    </w:p>
    <w:p w14:paraId="362D17A8" w14:textId="77777777" w:rsidR="00C876A4" w:rsidRPr="00FD35A8" w:rsidRDefault="00C876A4" w:rsidP="00C34EB1">
      <w:pPr>
        <w:rPr>
          <w:ins w:id="1523" w:author="Yali Chen" w:date="2025-12-17T10:36:00Z" w16du:dateUtc="2025-12-17T02:36:00Z"/>
          <w:rFonts w:ascii="Times New Roman" w:hAnsi="Times New Roman" w:cs="Times New Roman"/>
          <w:i/>
          <w:iCs/>
          <w:szCs w:val="20"/>
        </w:rPr>
      </w:pPr>
    </w:p>
    <w:p w14:paraId="2441B7F9" w14:textId="77777777" w:rsidR="00C34EB1" w:rsidRPr="00FD35A8" w:rsidRDefault="00C34EB1" w:rsidP="00C05CBE">
      <w:pPr>
        <w:rPr>
          <w:rFonts w:ascii="Times New Roman" w:hAnsi="Times New Roman" w:cs="Times New Roman"/>
          <w:szCs w:val="20"/>
        </w:rPr>
      </w:pPr>
    </w:p>
    <w:p w14:paraId="48C554EF" w14:textId="77777777" w:rsidR="00C05CBE" w:rsidRPr="00FD35A8" w:rsidRDefault="00C05CBE" w:rsidP="00C05CBE">
      <w:pPr>
        <w:widowControl/>
        <w:rPr>
          <w:rFonts w:ascii="Times New Roman" w:hAnsi="Times New Roman" w:cs="Times New Roman"/>
          <w:szCs w:val="20"/>
        </w:rPr>
      </w:pPr>
      <w:r w:rsidRPr="00FD35A8">
        <w:rPr>
          <w:rFonts w:ascii="Times New Roman" w:hAnsi="Times New Roman" w:cs="Times New Roman"/>
          <w:szCs w:val="20"/>
        </w:rPr>
        <w:br w:type="page"/>
      </w:r>
    </w:p>
    <w:p w14:paraId="1D7ABE08" w14:textId="4C2DFBFF" w:rsidR="0024693F" w:rsidRPr="00FD35A8" w:rsidRDefault="0024693F" w:rsidP="0024693F">
      <w:pPr>
        <w:pStyle w:val="TFLshelltitle1"/>
        <w:rPr>
          <w:rStyle w:val="Heading3Char1"/>
          <w:rFonts w:eastAsiaTheme="majorEastAsia"/>
          <w:b/>
          <w:kern w:val="0"/>
          <w:sz w:val="20"/>
          <w:szCs w:val="20"/>
          <w:lang w:eastAsia="zh-CN"/>
        </w:rPr>
      </w:pPr>
      <w:bookmarkStart w:id="1524" w:name="_Toc217918913"/>
      <w:r w:rsidRPr="00FD35A8">
        <w:rPr>
          <w:rStyle w:val="Heading3Char1"/>
          <w:rFonts w:eastAsia="宋体"/>
          <w:b/>
          <w:bCs/>
          <w:color w:val="000000"/>
          <w:sz w:val="20"/>
          <w:szCs w:val="20"/>
          <w:lang w:eastAsia="zh-CN"/>
        </w:rPr>
        <w:lastRenderedPageBreak/>
        <w:t>Listing 14.1.</w:t>
      </w:r>
      <w:r w:rsidR="00B547C4" w:rsidRPr="00FD35A8">
        <w:rPr>
          <w:rStyle w:val="Heading3Char1"/>
          <w:rFonts w:eastAsia="宋体"/>
          <w:b/>
          <w:bCs/>
          <w:color w:val="000000"/>
          <w:sz w:val="20"/>
          <w:szCs w:val="20"/>
          <w:lang w:eastAsia="zh-CN"/>
        </w:rPr>
        <w:t>5</w:t>
      </w:r>
      <w:r w:rsidRPr="00FD35A8">
        <w:rPr>
          <w:rStyle w:val="Heading3Char1"/>
          <w:rFonts w:eastAsia="宋体"/>
          <w:b/>
          <w:bCs/>
          <w:color w:val="000000"/>
          <w:sz w:val="20"/>
          <w:szCs w:val="20"/>
          <w:lang w:eastAsia="zh-CN"/>
        </w:rPr>
        <w:t xml:space="preserve">.1 </w:t>
      </w:r>
      <w:r w:rsidR="00B547C4" w:rsidRPr="00FD35A8">
        <w:rPr>
          <w:szCs w:val="20"/>
          <w:lang w:eastAsia="zh-CN"/>
        </w:rPr>
        <w:t>Bridging Therapy</w:t>
      </w:r>
      <w:r w:rsidRPr="00FD35A8">
        <w:rPr>
          <w:szCs w:val="20"/>
          <w:lang w:eastAsia="zh-CN"/>
        </w:rPr>
        <w:t xml:space="preserve"> (&lt;&lt;IIM Cohort&gt;&gt; Full Analysis Set)</w:t>
      </w:r>
      <w:bookmarkEnd w:id="152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24693F" w:rsidRPr="00FD35A8" w14:paraId="44BBE55B" w14:textId="77777777" w:rsidTr="006921A2">
        <w:trPr>
          <w:trHeight w:val="285"/>
        </w:trPr>
        <w:tc>
          <w:tcPr>
            <w:tcW w:w="2616" w:type="dxa"/>
            <w:tcBorders>
              <w:top w:val="single" w:sz="4" w:space="0" w:color="auto"/>
            </w:tcBorders>
            <w:noWrap/>
            <w:hideMark/>
          </w:tcPr>
          <w:p w14:paraId="08D8FF91" w14:textId="0C3FAEA0" w:rsidR="0024693F" w:rsidRPr="00FD35A8" w:rsidRDefault="0024693F"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07D11C2B"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7C3263D3"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342C9D6C"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2EA0172B"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E130100</w:t>
            </w:r>
            <w:del w:id="1525" w:author="Yali Chen" w:date="2025-12-18T09:43:00Z" w16du:dateUtc="2025-12-18T01:43: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4EA5ABC8" w14:textId="77777777" w:rsidR="0024693F" w:rsidRPr="00FD35A8" w:rsidRDefault="0024693F" w:rsidP="006921A2">
            <w:pPr>
              <w:jc w:val="center"/>
              <w:rPr>
                <w:rFonts w:ascii="Times New Roman" w:hAnsi="Times New Roman"/>
              </w:rPr>
            </w:pPr>
            <w:r w:rsidRPr="00FD35A8">
              <w:rPr>
                <w:rFonts w:ascii="Times New Roman" w:eastAsia="等线" w:hAnsi="Times New Roman"/>
                <w:color w:val="000000"/>
              </w:rPr>
              <w:t>&lt;&lt;…&gt;&gt;</w:t>
            </w:r>
          </w:p>
        </w:tc>
      </w:tr>
      <w:tr w:rsidR="0024693F" w:rsidRPr="00FD35A8" w14:paraId="0BA95D3E" w14:textId="77777777" w:rsidTr="006921A2">
        <w:trPr>
          <w:trHeight w:val="300"/>
        </w:trPr>
        <w:tc>
          <w:tcPr>
            <w:tcW w:w="2616" w:type="dxa"/>
            <w:tcBorders>
              <w:bottom w:val="single" w:sz="4" w:space="0" w:color="auto"/>
            </w:tcBorders>
            <w:hideMark/>
          </w:tcPr>
          <w:p w14:paraId="775ABBC2" w14:textId="5D0A7792" w:rsidR="0024693F" w:rsidRPr="00FD35A8" w:rsidRDefault="0024693F"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6EE1EA4C"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6BE66A4E"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0189268E"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0598BE93" w14:textId="77777777" w:rsidR="0024693F" w:rsidRPr="00FD35A8" w:rsidRDefault="0024693F"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4FD3CE97" w14:textId="77777777" w:rsidR="0024693F" w:rsidRPr="00FD35A8" w:rsidRDefault="0024693F" w:rsidP="006921A2">
            <w:pPr>
              <w:jc w:val="center"/>
              <w:rPr>
                <w:rFonts w:ascii="Times New Roman" w:hAnsi="Times New Roman"/>
              </w:rPr>
            </w:pPr>
          </w:p>
        </w:tc>
      </w:tr>
      <w:tr w:rsidR="008A1701" w:rsidRPr="00FD35A8" w14:paraId="56E2B763" w14:textId="77777777" w:rsidTr="006921A2">
        <w:trPr>
          <w:trHeight w:val="285"/>
        </w:trPr>
        <w:tc>
          <w:tcPr>
            <w:tcW w:w="2616" w:type="dxa"/>
            <w:tcBorders>
              <w:top w:val="nil"/>
              <w:left w:val="nil"/>
              <w:bottom w:val="nil"/>
              <w:right w:val="nil"/>
            </w:tcBorders>
            <w:shd w:val="clear" w:color="000000" w:fill="FFFFFF"/>
            <w:vAlign w:val="center"/>
          </w:tcPr>
          <w:p w14:paraId="7B6ADAB4" w14:textId="77777777" w:rsidR="008A1701" w:rsidRPr="00FD35A8" w:rsidRDefault="008A1701" w:rsidP="008A1701">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D551AA9" w14:textId="41BE5B5E"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54EC9531" w14:textId="3EC405F5"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3028" w:type="dxa"/>
            <w:tcBorders>
              <w:top w:val="nil"/>
              <w:left w:val="nil"/>
              <w:bottom w:val="nil"/>
              <w:right w:val="nil"/>
            </w:tcBorders>
            <w:vAlign w:val="center"/>
          </w:tcPr>
          <w:p w14:paraId="132463CD" w14:textId="0125558F"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3051" w:type="dxa"/>
            <w:tcBorders>
              <w:top w:val="nil"/>
              <w:left w:val="nil"/>
              <w:bottom w:val="nil"/>
              <w:right w:val="nil"/>
            </w:tcBorders>
            <w:vAlign w:val="center"/>
          </w:tcPr>
          <w:p w14:paraId="761571A2" w14:textId="1050025A"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2FB53C9A" w14:textId="68770166"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8A1701" w:rsidRPr="00FD35A8" w14:paraId="752ED82A" w14:textId="77777777" w:rsidTr="006921A2">
        <w:trPr>
          <w:trHeight w:val="285"/>
        </w:trPr>
        <w:tc>
          <w:tcPr>
            <w:tcW w:w="2616" w:type="dxa"/>
            <w:tcBorders>
              <w:top w:val="nil"/>
              <w:left w:val="nil"/>
              <w:bottom w:val="nil"/>
              <w:right w:val="nil"/>
            </w:tcBorders>
            <w:vAlign w:val="center"/>
          </w:tcPr>
          <w:p w14:paraId="7F6FD111" w14:textId="023ED7F1" w:rsidR="008A1701" w:rsidRPr="00FD35A8" w:rsidRDefault="008A1701" w:rsidP="008A1701">
            <w:pPr>
              <w:ind w:firstLineChars="100" w:firstLine="200"/>
              <w:rPr>
                <w:rFonts w:ascii="Times New Roman" w:hAnsi="Times New Roman"/>
              </w:rPr>
            </w:pPr>
            <w:r w:rsidRPr="00FD35A8">
              <w:rPr>
                <w:rFonts w:ascii="Times New Roman" w:hAnsi="Times New Roman"/>
              </w:rPr>
              <w:t>Dexamethasone Sodium Phosphate, IV</w:t>
            </w:r>
          </w:p>
        </w:tc>
        <w:tc>
          <w:tcPr>
            <w:tcW w:w="2221" w:type="dxa"/>
            <w:tcBorders>
              <w:top w:val="nil"/>
              <w:left w:val="nil"/>
              <w:bottom w:val="nil"/>
              <w:right w:val="nil"/>
            </w:tcBorders>
            <w:vAlign w:val="center"/>
          </w:tcPr>
          <w:p w14:paraId="7FB47029" w14:textId="387D8F11"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483FD6E5"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tcPr>
          <w:p w14:paraId="5423EEB9"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tcPr>
          <w:p w14:paraId="018A1FC1" w14:textId="43E65BA3"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2AF0DBD9" w14:textId="77565B98"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8A1701" w:rsidRPr="00FD35A8" w14:paraId="67197FA7" w14:textId="77777777" w:rsidTr="006921A2">
        <w:trPr>
          <w:trHeight w:val="285"/>
        </w:trPr>
        <w:tc>
          <w:tcPr>
            <w:tcW w:w="2616" w:type="dxa"/>
            <w:tcBorders>
              <w:top w:val="nil"/>
              <w:left w:val="nil"/>
              <w:bottom w:val="nil"/>
              <w:right w:val="nil"/>
            </w:tcBorders>
            <w:vAlign w:val="center"/>
          </w:tcPr>
          <w:p w14:paraId="2127C1C7" w14:textId="3FEEE402" w:rsidR="008A1701" w:rsidRPr="00FD35A8" w:rsidRDefault="008A1701" w:rsidP="008A1701">
            <w:pPr>
              <w:ind w:firstLineChars="100" w:firstLine="200"/>
              <w:rPr>
                <w:rFonts w:ascii="Times New Roman" w:hAnsi="Times New Roman"/>
              </w:rPr>
            </w:pPr>
            <w:r w:rsidRPr="00FD35A8">
              <w:rPr>
                <w:rFonts w:ascii="Times New Roman" w:hAnsi="Times New Roman"/>
              </w:rPr>
              <w:t>Methylprednisolone, oral</w:t>
            </w:r>
          </w:p>
        </w:tc>
        <w:tc>
          <w:tcPr>
            <w:tcW w:w="2221" w:type="dxa"/>
            <w:tcBorders>
              <w:top w:val="nil"/>
              <w:left w:val="nil"/>
              <w:bottom w:val="nil"/>
              <w:right w:val="nil"/>
            </w:tcBorders>
            <w:vAlign w:val="center"/>
          </w:tcPr>
          <w:p w14:paraId="0D41AA91" w14:textId="77777777" w:rsidR="008A1701" w:rsidRPr="00FD35A8" w:rsidRDefault="008A1701" w:rsidP="008A1701">
            <w:pPr>
              <w:jc w:val="center"/>
              <w:rPr>
                <w:rFonts w:ascii="Times New Roman" w:hAnsi="Times New Roman"/>
              </w:rPr>
            </w:pPr>
          </w:p>
        </w:tc>
        <w:tc>
          <w:tcPr>
            <w:tcW w:w="2616" w:type="dxa"/>
            <w:tcBorders>
              <w:top w:val="nil"/>
              <w:left w:val="nil"/>
              <w:bottom w:val="nil"/>
              <w:right w:val="nil"/>
            </w:tcBorders>
            <w:vAlign w:val="center"/>
          </w:tcPr>
          <w:p w14:paraId="2B3923CA"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tcPr>
          <w:p w14:paraId="4A1ECF2E"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tcPr>
          <w:p w14:paraId="1AFEE68A" w14:textId="77777777" w:rsidR="008A1701" w:rsidRPr="00FD35A8" w:rsidRDefault="008A1701" w:rsidP="008A1701">
            <w:pPr>
              <w:jc w:val="center"/>
              <w:rPr>
                <w:rFonts w:ascii="Times New Roman" w:hAnsi="Times New Roman"/>
              </w:rPr>
            </w:pPr>
          </w:p>
        </w:tc>
        <w:tc>
          <w:tcPr>
            <w:tcW w:w="1038" w:type="dxa"/>
            <w:tcBorders>
              <w:top w:val="nil"/>
              <w:left w:val="nil"/>
              <w:bottom w:val="nil"/>
              <w:right w:val="nil"/>
            </w:tcBorders>
            <w:noWrap/>
            <w:vAlign w:val="center"/>
          </w:tcPr>
          <w:p w14:paraId="3FDEF2E8" w14:textId="77777777" w:rsidR="008A1701" w:rsidRPr="00FD35A8" w:rsidRDefault="008A1701" w:rsidP="008A1701">
            <w:pPr>
              <w:jc w:val="center"/>
              <w:rPr>
                <w:rFonts w:ascii="Times New Roman" w:hAnsi="Times New Roman"/>
              </w:rPr>
            </w:pPr>
          </w:p>
        </w:tc>
      </w:tr>
      <w:tr w:rsidR="008A1701" w:rsidRPr="00FD35A8" w14:paraId="2568D45B" w14:textId="77777777" w:rsidTr="006921A2">
        <w:trPr>
          <w:trHeight w:val="285"/>
        </w:trPr>
        <w:tc>
          <w:tcPr>
            <w:tcW w:w="2616" w:type="dxa"/>
            <w:tcBorders>
              <w:top w:val="nil"/>
              <w:left w:val="nil"/>
              <w:bottom w:val="nil"/>
              <w:right w:val="nil"/>
            </w:tcBorders>
            <w:vAlign w:val="center"/>
            <w:hideMark/>
          </w:tcPr>
          <w:p w14:paraId="52A229D4" w14:textId="1177DE13" w:rsidR="008A1701" w:rsidRPr="00FD35A8" w:rsidRDefault="008A1701" w:rsidP="008A1701">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322B9431" w14:textId="20F30FC7"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4CE0DE09" w14:textId="77777777" w:rsidR="008A1701" w:rsidRPr="00FD35A8" w:rsidRDefault="008A1701" w:rsidP="008A1701">
            <w:pPr>
              <w:jc w:val="center"/>
              <w:rPr>
                <w:rFonts w:ascii="Times New Roman" w:hAnsi="Times New Roman"/>
              </w:rPr>
            </w:pPr>
          </w:p>
        </w:tc>
        <w:tc>
          <w:tcPr>
            <w:tcW w:w="3028" w:type="dxa"/>
            <w:tcBorders>
              <w:top w:val="nil"/>
              <w:left w:val="nil"/>
              <w:bottom w:val="nil"/>
              <w:right w:val="nil"/>
            </w:tcBorders>
            <w:vAlign w:val="center"/>
            <w:hideMark/>
          </w:tcPr>
          <w:p w14:paraId="69B2EEFC" w14:textId="77777777" w:rsidR="008A1701" w:rsidRPr="00FD35A8" w:rsidRDefault="008A1701" w:rsidP="008A1701">
            <w:pPr>
              <w:jc w:val="center"/>
              <w:rPr>
                <w:rFonts w:ascii="Times New Roman" w:hAnsi="Times New Roman"/>
              </w:rPr>
            </w:pPr>
          </w:p>
        </w:tc>
        <w:tc>
          <w:tcPr>
            <w:tcW w:w="3051" w:type="dxa"/>
            <w:tcBorders>
              <w:top w:val="nil"/>
              <w:left w:val="nil"/>
              <w:bottom w:val="nil"/>
              <w:right w:val="nil"/>
            </w:tcBorders>
            <w:vAlign w:val="center"/>
            <w:hideMark/>
          </w:tcPr>
          <w:p w14:paraId="10873315" w14:textId="4DAE736F"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2DBF77EF" w14:textId="6A725B0A" w:rsidR="008A1701" w:rsidRPr="00FD35A8" w:rsidRDefault="008A1701" w:rsidP="008A1701">
            <w:pPr>
              <w:jc w:val="center"/>
              <w:rPr>
                <w:rFonts w:ascii="Times New Roman" w:hAnsi="Times New Roman"/>
              </w:rPr>
            </w:pPr>
            <w:r w:rsidRPr="00FD35A8">
              <w:rPr>
                <w:rFonts w:ascii="Times New Roman" w:eastAsia="等线" w:hAnsi="Times New Roman"/>
                <w:color w:val="000000"/>
                <w:sz w:val="18"/>
                <w:szCs w:val="18"/>
              </w:rPr>
              <w:t>-</w:t>
            </w:r>
          </w:p>
        </w:tc>
      </w:tr>
      <w:tr w:rsidR="000B2B82" w:rsidRPr="00FD35A8" w14:paraId="1B43F363" w14:textId="77777777" w:rsidTr="006921A2">
        <w:trPr>
          <w:trHeight w:val="285"/>
        </w:trPr>
        <w:tc>
          <w:tcPr>
            <w:tcW w:w="2616" w:type="dxa"/>
            <w:tcBorders>
              <w:top w:val="nil"/>
              <w:left w:val="nil"/>
              <w:bottom w:val="nil"/>
              <w:right w:val="nil"/>
            </w:tcBorders>
            <w:shd w:val="clear" w:color="000000" w:fill="FFFFFF"/>
            <w:vAlign w:val="center"/>
          </w:tcPr>
          <w:p w14:paraId="6902C154" w14:textId="6B6BC2C1" w:rsidR="000B2B82" w:rsidRPr="00FD35A8" w:rsidRDefault="000B2B82" w:rsidP="000B2B82">
            <w:pPr>
              <w:rPr>
                <w:rFonts w:ascii="Times New Roman" w:hAnsi="Times New Roma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29BFB54B" w14:textId="77777777" w:rsidR="000B2B82" w:rsidRPr="00FD35A8" w:rsidRDefault="000B2B82" w:rsidP="006921A2">
            <w:pPr>
              <w:jc w:val="center"/>
              <w:rPr>
                <w:rFonts w:ascii="Times New Roman" w:hAnsi="Times New Roman"/>
              </w:rPr>
            </w:pPr>
          </w:p>
        </w:tc>
        <w:tc>
          <w:tcPr>
            <w:tcW w:w="2616" w:type="dxa"/>
            <w:tcBorders>
              <w:top w:val="nil"/>
              <w:left w:val="nil"/>
              <w:bottom w:val="nil"/>
              <w:right w:val="nil"/>
            </w:tcBorders>
            <w:vAlign w:val="center"/>
          </w:tcPr>
          <w:p w14:paraId="3A9AC8CD" w14:textId="77777777" w:rsidR="000B2B82" w:rsidRPr="00FD35A8" w:rsidRDefault="000B2B82" w:rsidP="006921A2">
            <w:pPr>
              <w:jc w:val="center"/>
              <w:rPr>
                <w:rFonts w:ascii="Times New Roman" w:hAnsi="Times New Roman"/>
              </w:rPr>
            </w:pPr>
          </w:p>
        </w:tc>
        <w:tc>
          <w:tcPr>
            <w:tcW w:w="3028" w:type="dxa"/>
            <w:tcBorders>
              <w:top w:val="nil"/>
              <w:left w:val="nil"/>
              <w:bottom w:val="nil"/>
              <w:right w:val="nil"/>
            </w:tcBorders>
            <w:vAlign w:val="center"/>
          </w:tcPr>
          <w:p w14:paraId="5F16300C" w14:textId="77777777" w:rsidR="000B2B82" w:rsidRPr="00FD35A8" w:rsidRDefault="000B2B82" w:rsidP="006921A2">
            <w:pPr>
              <w:jc w:val="center"/>
              <w:rPr>
                <w:rFonts w:ascii="Times New Roman" w:hAnsi="Times New Roman"/>
              </w:rPr>
            </w:pPr>
          </w:p>
        </w:tc>
        <w:tc>
          <w:tcPr>
            <w:tcW w:w="3051" w:type="dxa"/>
            <w:tcBorders>
              <w:top w:val="nil"/>
              <w:left w:val="nil"/>
              <w:bottom w:val="nil"/>
              <w:right w:val="nil"/>
            </w:tcBorders>
            <w:vAlign w:val="center"/>
          </w:tcPr>
          <w:p w14:paraId="713E1273" w14:textId="77777777" w:rsidR="000B2B82" w:rsidRPr="00FD35A8" w:rsidRDefault="000B2B82" w:rsidP="006921A2">
            <w:pPr>
              <w:jc w:val="center"/>
              <w:rPr>
                <w:rFonts w:ascii="Times New Roman" w:hAnsi="Times New Roman"/>
              </w:rPr>
            </w:pPr>
          </w:p>
        </w:tc>
        <w:tc>
          <w:tcPr>
            <w:tcW w:w="1038" w:type="dxa"/>
            <w:tcBorders>
              <w:top w:val="nil"/>
              <w:left w:val="nil"/>
              <w:bottom w:val="nil"/>
              <w:right w:val="nil"/>
            </w:tcBorders>
            <w:vAlign w:val="center"/>
          </w:tcPr>
          <w:p w14:paraId="7556BAAA" w14:textId="77777777" w:rsidR="000B2B82" w:rsidRPr="00FD35A8" w:rsidRDefault="000B2B82" w:rsidP="006921A2">
            <w:pPr>
              <w:jc w:val="center"/>
              <w:rPr>
                <w:rFonts w:ascii="Times New Roman" w:hAnsi="Times New Roman"/>
              </w:rPr>
            </w:pPr>
          </w:p>
        </w:tc>
      </w:tr>
      <w:tr w:rsidR="000B2B82" w:rsidRPr="00FD35A8" w14:paraId="3BAF8E89" w14:textId="77777777" w:rsidTr="006921A2">
        <w:trPr>
          <w:trHeight w:val="285"/>
        </w:trPr>
        <w:tc>
          <w:tcPr>
            <w:tcW w:w="2616" w:type="dxa"/>
            <w:tcBorders>
              <w:top w:val="nil"/>
              <w:left w:val="nil"/>
              <w:bottom w:val="nil"/>
              <w:right w:val="nil"/>
            </w:tcBorders>
            <w:shd w:val="clear" w:color="000000" w:fill="FFFFFF"/>
          </w:tcPr>
          <w:p w14:paraId="0F1A3598" w14:textId="3ADA50F9" w:rsidR="000B2B82" w:rsidRPr="00FD35A8" w:rsidRDefault="000B2B82" w:rsidP="000B2B82">
            <w:pPr>
              <w:ind w:firstLineChars="100" w:firstLine="200"/>
              <w:rPr>
                <w:rFonts w:ascii="Times New Roman" w:hAnsi="Times New Roman"/>
              </w:rPr>
            </w:pPr>
            <w:r w:rsidRPr="00FD35A8">
              <w:rPr>
                <w:rFonts w:ascii="Times New Roman" w:hAnsi="Times New Roman"/>
              </w:rPr>
              <w:t xml:space="preserve">&lt;&lt;Generic drug name </w:t>
            </w:r>
            <w:r w:rsidRPr="00FD35A8">
              <w:rPr>
                <w:rFonts w:ascii="Times New Roman" w:hAnsi="Times New Roman"/>
                <w:lang w:eastAsia="zh-CN"/>
              </w:rPr>
              <w:t>1</w:t>
            </w:r>
            <w:r w:rsidRPr="00FD35A8">
              <w:rPr>
                <w:rFonts w:ascii="Times New Roman" w:hAnsi="Times New Roman"/>
              </w:rPr>
              <w:t>&gt;&gt;&lt;&lt;Route&gt;&gt;</w:t>
            </w:r>
          </w:p>
        </w:tc>
        <w:tc>
          <w:tcPr>
            <w:tcW w:w="2221" w:type="dxa"/>
            <w:tcBorders>
              <w:top w:val="nil"/>
              <w:left w:val="nil"/>
              <w:bottom w:val="nil"/>
              <w:right w:val="nil"/>
            </w:tcBorders>
            <w:vAlign w:val="center"/>
          </w:tcPr>
          <w:p w14:paraId="7B86CA3A" w14:textId="77777777" w:rsidR="000B2B82" w:rsidRPr="00FD35A8" w:rsidRDefault="000B2B82" w:rsidP="000B2B82">
            <w:pPr>
              <w:jc w:val="center"/>
              <w:rPr>
                <w:rFonts w:ascii="Times New Roman" w:hAnsi="Times New Roman"/>
              </w:rPr>
            </w:pPr>
          </w:p>
        </w:tc>
        <w:tc>
          <w:tcPr>
            <w:tcW w:w="2616" w:type="dxa"/>
            <w:tcBorders>
              <w:top w:val="nil"/>
              <w:left w:val="nil"/>
              <w:bottom w:val="nil"/>
              <w:right w:val="nil"/>
            </w:tcBorders>
            <w:vAlign w:val="center"/>
          </w:tcPr>
          <w:p w14:paraId="7D09143E" w14:textId="77777777" w:rsidR="000B2B82" w:rsidRPr="00FD35A8" w:rsidRDefault="000B2B82" w:rsidP="000B2B82">
            <w:pPr>
              <w:jc w:val="center"/>
              <w:rPr>
                <w:rFonts w:ascii="Times New Roman" w:hAnsi="Times New Roman"/>
              </w:rPr>
            </w:pPr>
          </w:p>
        </w:tc>
        <w:tc>
          <w:tcPr>
            <w:tcW w:w="3028" w:type="dxa"/>
            <w:tcBorders>
              <w:top w:val="nil"/>
              <w:left w:val="nil"/>
              <w:bottom w:val="nil"/>
              <w:right w:val="nil"/>
            </w:tcBorders>
            <w:vAlign w:val="center"/>
          </w:tcPr>
          <w:p w14:paraId="605A946B" w14:textId="77777777" w:rsidR="000B2B82" w:rsidRPr="00FD35A8" w:rsidRDefault="000B2B82" w:rsidP="000B2B82">
            <w:pPr>
              <w:jc w:val="center"/>
              <w:rPr>
                <w:rFonts w:ascii="Times New Roman" w:hAnsi="Times New Roman"/>
              </w:rPr>
            </w:pPr>
          </w:p>
        </w:tc>
        <w:tc>
          <w:tcPr>
            <w:tcW w:w="3051" w:type="dxa"/>
            <w:tcBorders>
              <w:top w:val="nil"/>
              <w:left w:val="nil"/>
              <w:bottom w:val="nil"/>
              <w:right w:val="nil"/>
            </w:tcBorders>
            <w:vAlign w:val="center"/>
          </w:tcPr>
          <w:p w14:paraId="0DFCBD7E" w14:textId="77777777" w:rsidR="000B2B82" w:rsidRPr="00FD35A8" w:rsidRDefault="000B2B82" w:rsidP="000B2B82">
            <w:pPr>
              <w:jc w:val="center"/>
              <w:rPr>
                <w:rFonts w:ascii="Times New Roman" w:hAnsi="Times New Roman"/>
              </w:rPr>
            </w:pPr>
          </w:p>
        </w:tc>
        <w:tc>
          <w:tcPr>
            <w:tcW w:w="1038" w:type="dxa"/>
            <w:tcBorders>
              <w:top w:val="nil"/>
              <w:left w:val="nil"/>
              <w:bottom w:val="nil"/>
              <w:right w:val="nil"/>
            </w:tcBorders>
            <w:vAlign w:val="center"/>
          </w:tcPr>
          <w:p w14:paraId="33FE3E7A" w14:textId="77777777" w:rsidR="000B2B82" w:rsidRPr="00FD35A8" w:rsidRDefault="000B2B82" w:rsidP="000B2B82">
            <w:pPr>
              <w:jc w:val="center"/>
              <w:rPr>
                <w:rFonts w:ascii="Times New Roman" w:hAnsi="Times New Roman"/>
              </w:rPr>
            </w:pPr>
          </w:p>
        </w:tc>
      </w:tr>
      <w:tr w:rsidR="000B2B82" w:rsidRPr="00FD35A8" w14:paraId="1E457144" w14:textId="77777777" w:rsidTr="006921A2">
        <w:trPr>
          <w:trHeight w:val="285"/>
        </w:trPr>
        <w:tc>
          <w:tcPr>
            <w:tcW w:w="2616" w:type="dxa"/>
            <w:tcBorders>
              <w:top w:val="nil"/>
              <w:left w:val="nil"/>
              <w:bottom w:val="nil"/>
              <w:right w:val="nil"/>
            </w:tcBorders>
            <w:shd w:val="clear" w:color="000000" w:fill="FFFFFF"/>
            <w:hideMark/>
          </w:tcPr>
          <w:p w14:paraId="41A77A4E" w14:textId="351E3DF9" w:rsidR="000B2B82" w:rsidRPr="00FD35A8" w:rsidRDefault="000B2B82" w:rsidP="000B2B8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510BD49B" w14:textId="29F127E8" w:rsidR="000B2B82" w:rsidRPr="00FD35A8" w:rsidRDefault="000B2B82" w:rsidP="000B2B82">
            <w:pPr>
              <w:jc w:val="center"/>
              <w:rPr>
                <w:rFonts w:ascii="Times New Roman" w:hAnsi="Times New Roman"/>
              </w:rPr>
            </w:pPr>
          </w:p>
        </w:tc>
        <w:tc>
          <w:tcPr>
            <w:tcW w:w="2616" w:type="dxa"/>
            <w:tcBorders>
              <w:top w:val="nil"/>
              <w:left w:val="nil"/>
              <w:bottom w:val="nil"/>
              <w:right w:val="nil"/>
            </w:tcBorders>
            <w:vAlign w:val="center"/>
            <w:hideMark/>
          </w:tcPr>
          <w:p w14:paraId="4DE82915" w14:textId="77777777" w:rsidR="000B2B82" w:rsidRPr="00FD35A8" w:rsidRDefault="000B2B82" w:rsidP="000B2B82">
            <w:pPr>
              <w:jc w:val="center"/>
              <w:rPr>
                <w:rFonts w:ascii="Times New Roman" w:hAnsi="Times New Roman"/>
              </w:rPr>
            </w:pPr>
          </w:p>
        </w:tc>
        <w:tc>
          <w:tcPr>
            <w:tcW w:w="3028" w:type="dxa"/>
            <w:tcBorders>
              <w:top w:val="nil"/>
              <w:left w:val="nil"/>
              <w:bottom w:val="nil"/>
              <w:right w:val="nil"/>
            </w:tcBorders>
            <w:vAlign w:val="center"/>
            <w:hideMark/>
          </w:tcPr>
          <w:p w14:paraId="5E7CDE3F" w14:textId="77777777" w:rsidR="000B2B82" w:rsidRPr="00FD35A8" w:rsidRDefault="000B2B82" w:rsidP="000B2B82">
            <w:pPr>
              <w:jc w:val="center"/>
              <w:rPr>
                <w:rFonts w:ascii="Times New Roman" w:hAnsi="Times New Roman"/>
              </w:rPr>
            </w:pPr>
          </w:p>
        </w:tc>
        <w:tc>
          <w:tcPr>
            <w:tcW w:w="3051" w:type="dxa"/>
            <w:tcBorders>
              <w:top w:val="nil"/>
              <w:left w:val="nil"/>
              <w:bottom w:val="nil"/>
              <w:right w:val="nil"/>
            </w:tcBorders>
            <w:vAlign w:val="center"/>
            <w:hideMark/>
          </w:tcPr>
          <w:p w14:paraId="77670BFF" w14:textId="2394B557" w:rsidR="000B2B82" w:rsidRPr="00FD35A8" w:rsidRDefault="000B2B82" w:rsidP="000B2B82">
            <w:pPr>
              <w:jc w:val="center"/>
              <w:rPr>
                <w:rFonts w:ascii="Times New Roman" w:hAnsi="Times New Roman"/>
              </w:rPr>
            </w:pPr>
          </w:p>
        </w:tc>
        <w:tc>
          <w:tcPr>
            <w:tcW w:w="1038" w:type="dxa"/>
            <w:tcBorders>
              <w:top w:val="nil"/>
              <w:left w:val="nil"/>
              <w:bottom w:val="nil"/>
              <w:right w:val="nil"/>
            </w:tcBorders>
            <w:vAlign w:val="center"/>
            <w:hideMark/>
          </w:tcPr>
          <w:p w14:paraId="4744322B" w14:textId="0EA62615" w:rsidR="000B2B82" w:rsidRPr="00FD35A8" w:rsidRDefault="000B2B82" w:rsidP="000B2B82">
            <w:pPr>
              <w:jc w:val="center"/>
              <w:rPr>
                <w:rFonts w:ascii="Times New Roman" w:hAnsi="Times New Roman"/>
              </w:rPr>
            </w:pPr>
          </w:p>
        </w:tc>
      </w:tr>
      <w:tr w:rsidR="0024693F" w:rsidRPr="00FD35A8" w14:paraId="7A746663" w14:textId="77777777" w:rsidTr="006921A2">
        <w:trPr>
          <w:trHeight w:val="285"/>
        </w:trPr>
        <w:tc>
          <w:tcPr>
            <w:tcW w:w="2616" w:type="dxa"/>
            <w:tcBorders>
              <w:top w:val="nil"/>
              <w:left w:val="nil"/>
              <w:bottom w:val="nil"/>
              <w:right w:val="nil"/>
            </w:tcBorders>
            <w:shd w:val="clear" w:color="000000" w:fill="FFFFFF"/>
            <w:vAlign w:val="center"/>
            <w:hideMark/>
          </w:tcPr>
          <w:p w14:paraId="691708C7" w14:textId="77777777" w:rsidR="0024693F" w:rsidRPr="00FD35A8" w:rsidRDefault="0024693F"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33B8BAA5" w14:textId="77777777" w:rsidR="0024693F" w:rsidRPr="00FD35A8" w:rsidRDefault="0024693F" w:rsidP="006921A2">
            <w:pPr>
              <w:jc w:val="center"/>
              <w:rPr>
                <w:rFonts w:ascii="Times New Roman" w:hAnsi="Times New Roman"/>
              </w:rPr>
            </w:pPr>
          </w:p>
        </w:tc>
        <w:tc>
          <w:tcPr>
            <w:tcW w:w="2616" w:type="dxa"/>
            <w:tcBorders>
              <w:top w:val="nil"/>
              <w:left w:val="nil"/>
              <w:bottom w:val="nil"/>
              <w:right w:val="nil"/>
            </w:tcBorders>
            <w:vAlign w:val="center"/>
            <w:hideMark/>
          </w:tcPr>
          <w:p w14:paraId="50DD2B8D" w14:textId="77777777" w:rsidR="0024693F" w:rsidRPr="00FD35A8" w:rsidRDefault="0024693F" w:rsidP="006921A2">
            <w:pPr>
              <w:jc w:val="center"/>
              <w:rPr>
                <w:rFonts w:ascii="Times New Roman" w:hAnsi="Times New Roman"/>
              </w:rPr>
            </w:pPr>
          </w:p>
        </w:tc>
        <w:tc>
          <w:tcPr>
            <w:tcW w:w="3028" w:type="dxa"/>
            <w:tcBorders>
              <w:top w:val="nil"/>
              <w:left w:val="nil"/>
              <w:bottom w:val="nil"/>
              <w:right w:val="nil"/>
            </w:tcBorders>
            <w:vAlign w:val="center"/>
            <w:hideMark/>
          </w:tcPr>
          <w:p w14:paraId="4FDC915F" w14:textId="77777777" w:rsidR="0024693F" w:rsidRPr="00FD35A8" w:rsidRDefault="0024693F" w:rsidP="006921A2">
            <w:pPr>
              <w:jc w:val="center"/>
              <w:rPr>
                <w:rFonts w:ascii="Times New Roman" w:hAnsi="Times New Roman"/>
              </w:rPr>
            </w:pPr>
          </w:p>
        </w:tc>
        <w:tc>
          <w:tcPr>
            <w:tcW w:w="3051" w:type="dxa"/>
            <w:tcBorders>
              <w:top w:val="nil"/>
              <w:left w:val="nil"/>
              <w:bottom w:val="nil"/>
              <w:right w:val="nil"/>
            </w:tcBorders>
            <w:vAlign w:val="center"/>
            <w:hideMark/>
          </w:tcPr>
          <w:p w14:paraId="5BC1B87C" w14:textId="1AFD9E14" w:rsidR="0024693F" w:rsidRPr="00FD35A8" w:rsidRDefault="0024693F" w:rsidP="006921A2">
            <w:pPr>
              <w:jc w:val="center"/>
              <w:rPr>
                <w:rFonts w:ascii="Times New Roman" w:hAnsi="Times New Roman"/>
              </w:rPr>
            </w:pPr>
          </w:p>
        </w:tc>
        <w:tc>
          <w:tcPr>
            <w:tcW w:w="1038" w:type="dxa"/>
            <w:tcBorders>
              <w:top w:val="nil"/>
              <w:left w:val="nil"/>
              <w:bottom w:val="nil"/>
              <w:right w:val="nil"/>
            </w:tcBorders>
            <w:vAlign w:val="center"/>
            <w:hideMark/>
          </w:tcPr>
          <w:p w14:paraId="31CF581F" w14:textId="77777777" w:rsidR="0024693F" w:rsidRPr="00FD35A8" w:rsidRDefault="0024693F" w:rsidP="006921A2">
            <w:pPr>
              <w:jc w:val="center"/>
              <w:rPr>
                <w:rFonts w:ascii="Times New Roman" w:hAnsi="Times New Roman"/>
              </w:rPr>
            </w:pPr>
          </w:p>
        </w:tc>
      </w:tr>
      <w:tr w:rsidR="0024693F" w:rsidRPr="00FD35A8" w14:paraId="72FD9997" w14:textId="77777777" w:rsidTr="006921A2">
        <w:trPr>
          <w:trHeight w:val="300"/>
        </w:trPr>
        <w:tc>
          <w:tcPr>
            <w:tcW w:w="2616" w:type="dxa"/>
            <w:tcBorders>
              <w:bottom w:val="single" w:sz="4" w:space="0" w:color="auto"/>
            </w:tcBorders>
            <w:hideMark/>
          </w:tcPr>
          <w:p w14:paraId="5E88EEF5" w14:textId="77777777" w:rsidR="0024693F" w:rsidRPr="00FD35A8" w:rsidRDefault="0024693F"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464404BF" w14:textId="77777777" w:rsidR="0024693F" w:rsidRPr="00FD35A8" w:rsidRDefault="0024693F" w:rsidP="006921A2">
            <w:pPr>
              <w:jc w:val="center"/>
              <w:rPr>
                <w:rFonts w:ascii="Times New Roman" w:hAnsi="Times New Roman"/>
              </w:rPr>
            </w:pPr>
          </w:p>
        </w:tc>
        <w:tc>
          <w:tcPr>
            <w:tcW w:w="2616" w:type="dxa"/>
            <w:tcBorders>
              <w:bottom w:val="single" w:sz="4" w:space="0" w:color="auto"/>
            </w:tcBorders>
            <w:hideMark/>
          </w:tcPr>
          <w:p w14:paraId="3A76E1C3" w14:textId="77777777" w:rsidR="0024693F" w:rsidRPr="00FD35A8" w:rsidRDefault="0024693F" w:rsidP="006921A2">
            <w:pPr>
              <w:jc w:val="center"/>
              <w:rPr>
                <w:rFonts w:ascii="Times New Roman" w:hAnsi="Times New Roman"/>
              </w:rPr>
            </w:pPr>
          </w:p>
        </w:tc>
        <w:tc>
          <w:tcPr>
            <w:tcW w:w="3028" w:type="dxa"/>
            <w:tcBorders>
              <w:bottom w:val="single" w:sz="4" w:space="0" w:color="auto"/>
            </w:tcBorders>
            <w:hideMark/>
          </w:tcPr>
          <w:p w14:paraId="7DBFCF87" w14:textId="77777777" w:rsidR="0024693F" w:rsidRPr="00FD35A8" w:rsidRDefault="0024693F" w:rsidP="006921A2">
            <w:pPr>
              <w:jc w:val="center"/>
              <w:rPr>
                <w:rFonts w:ascii="Times New Roman" w:hAnsi="Times New Roman"/>
              </w:rPr>
            </w:pPr>
          </w:p>
        </w:tc>
        <w:tc>
          <w:tcPr>
            <w:tcW w:w="3051" w:type="dxa"/>
            <w:tcBorders>
              <w:bottom w:val="single" w:sz="4" w:space="0" w:color="auto"/>
            </w:tcBorders>
            <w:hideMark/>
          </w:tcPr>
          <w:p w14:paraId="42895824" w14:textId="77777777" w:rsidR="0024693F" w:rsidRPr="00FD35A8" w:rsidRDefault="0024693F" w:rsidP="006921A2">
            <w:pPr>
              <w:jc w:val="center"/>
              <w:rPr>
                <w:rFonts w:ascii="Times New Roman" w:hAnsi="Times New Roman"/>
              </w:rPr>
            </w:pPr>
          </w:p>
        </w:tc>
        <w:tc>
          <w:tcPr>
            <w:tcW w:w="1038" w:type="dxa"/>
            <w:tcBorders>
              <w:bottom w:val="single" w:sz="4" w:space="0" w:color="auto"/>
            </w:tcBorders>
            <w:hideMark/>
          </w:tcPr>
          <w:p w14:paraId="2A073EB6" w14:textId="77777777" w:rsidR="0024693F" w:rsidRPr="00FD35A8" w:rsidRDefault="0024693F" w:rsidP="006921A2">
            <w:pPr>
              <w:jc w:val="center"/>
              <w:rPr>
                <w:rFonts w:ascii="Times New Roman" w:hAnsi="Times New Roman"/>
              </w:rPr>
            </w:pPr>
          </w:p>
        </w:tc>
      </w:tr>
    </w:tbl>
    <w:p w14:paraId="05FA2F05"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Note:</w:t>
      </w:r>
    </w:p>
    <w:p w14:paraId="69EA7B5A"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WHODrug Global mmyyyy.</w:t>
      </w:r>
    </w:p>
    <w:p w14:paraId="638B0FCC" w14:textId="77777777"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68E9F8B9" w14:textId="63144FD3" w:rsidR="0024693F" w:rsidRPr="00FD35A8" w:rsidRDefault="0024693F" w:rsidP="0024693F">
      <w:pPr>
        <w:rPr>
          <w:rFonts w:ascii="Times New Roman" w:hAnsi="Times New Roman" w:cs="Times New Roman"/>
          <w:szCs w:val="20"/>
        </w:rPr>
      </w:pPr>
      <w:r w:rsidRPr="00FD35A8">
        <w:rPr>
          <w:rFonts w:ascii="Times New Roman" w:hAnsi="Times New Roman" w:cs="Times New Roman"/>
          <w:szCs w:val="20"/>
        </w:rPr>
        <w:t xml:space="preserve">Disease related treatment prior to apheresis: eCRF Page “IIM/SSc Medications Assessment” item “Indication Type” = </w:t>
      </w:r>
      <w:r w:rsidRPr="00FD35A8">
        <w:rPr>
          <w:rFonts w:ascii="Times New Roman" w:hAnsi="Times New Roman" w:cs="Times New Roman"/>
        </w:rPr>
        <w:t>“</w:t>
      </w:r>
      <w:r w:rsidR="00FB1E46" w:rsidRPr="00FD35A8">
        <w:rPr>
          <w:rFonts w:ascii="Times New Roman" w:hAnsi="Times New Roman" w:cs="Times New Roman"/>
          <w:szCs w:val="20"/>
        </w:rPr>
        <w:t>Bridging Therapy</w:t>
      </w:r>
      <w:r w:rsidRPr="00FD35A8">
        <w:rPr>
          <w:rFonts w:ascii="Times New Roman" w:hAnsi="Times New Roman" w:cs="Times New Roman"/>
          <w:szCs w:val="20"/>
        </w:rPr>
        <w:t>”.</w:t>
      </w:r>
    </w:p>
    <w:p w14:paraId="2DC1342D" w14:textId="1A3C4E75" w:rsidR="0024693F" w:rsidRPr="00FD35A8" w:rsidRDefault="0024693F" w:rsidP="0024693F">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IIM: Idiopathic Inflammatory Myopathies</w:t>
      </w:r>
      <w:ins w:id="1526" w:author="Yali Chen" w:date="2025-12-29T16:35:00Z" w16du:dateUtc="2025-12-29T08:35:00Z">
        <w:r w:rsidR="004B6806">
          <w:rPr>
            <w:rFonts w:ascii="Times New Roman" w:hAnsi="Times New Roman" w:cs="Times New Roman" w:hint="eastAsia"/>
            <w:szCs w:val="20"/>
          </w:rPr>
          <w:t xml:space="preserve">, </w:t>
        </w:r>
      </w:ins>
      <w:del w:id="1527" w:author="Yali Chen" w:date="2025-12-29T16:35:00Z" w16du:dateUtc="2025-12-29T08:35:00Z">
        <w:r w:rsidRPr="00FD35A8" w:rsidDel="004B6806">
          <w:rPr>
            <w:rFonts w:ascii="Times New Roman" w:hAnsi="Times New Roman" w:cs="Times New Roman"/>
            <w:szCs w:val="20"/>
          </w:rPr>
          <w:delText>,</w:delText>
        </w:r>
      </w:del>
      <w:r w:rsidRPr="00FD35A8">
        <w:rPr>
          <w:rFonts w:ascii="Times New Roman" w:hAnsi="Times New Roman" w:cs="Times New Roman"/>
          <w:szCs w:val="20"/>
        </w:rPr>
        <w:t>WHODrug: World Health Organization Drug Dictionary.</w:t>
      </w:r>
    </w:p>
    <w:p w14:paraId="67FB5EE3" w14:textId="77777777" w:rsidR="0024693F" w:rsidRPr="00FD35A8" w:rsidRDefault="0024693F" w:rsidP="0024693F">
      <w:pPr>
        <w:rPr>
          <w:ins w:id="1528" w:author="Yali Chen" w:date="2025-12-17T10:56:00Z" w16du:dateUtc="2025-12-17T02:56:00Z"/>
          <w:rFonts w:ascii="Times New Roman" w:hAnsi="Times New Roman" w:cs="Times New Roman"/>
          <w:i/>
          <w:iCs/>
          <w:szCs w:val="20"/>
        </w:rPr>
      </w:pPr>
      <w:r w:rsidRPr="00FD35A8">
        <w:rPr>
          <w:rFonts w:ascii="Times New Roman" w:hAnsi="Times New Roman" w:cs="Times New Roman"/>
          <w:i/>
          <w:iCs/>
          <w:szCs w:val="20"/>
        </w:rPr>
        <w:t>Programming note: Listing is sorted in alphabetical order for ATC classification and generic drug name.</w:t>
      </w:r>
    </w:p>
    <w:p w14:paraId="40F67E25" w14:textId="64F41C58" w:rsidR="00A30DDD" w:rsidRPr="00FD35A8" w:rsidRDefault="00E14731" w:rsidP="00A30DDD">
      <w:pPr>
        <w:rPr>
          <w:ins w:id="1529" w:author="Yali Chen" w:date="2025-12-17T10:56:00Z" w16du:dateUtc="2025-12-17T02:56:00Z"/>
          <w:rFonts w:ascii="Times New Roman" w:hAnsi="Times New Roman" w:cs="Times New Roman"/>
          <w:i/>
          <w:iCs/>
          <w:szCs w:val="20"/>
        </w:rPr>
      </w:pPr>
      <w:commentRangeStart w:id="1530"/>
      <w:ins w:id="1531" w:author="Yali Chen" w:date="2025-12-17T10:57:00Z" w16du:dateUtc="2025-12-17T02:57:00Z">
        <w:r w:rsidRPr="00FD35A8">
          <w:rPr>
            <w:rFonts w:ascii="Times New Roman" w:hAnsi="Times New Roman" w:cs="Times New Roman"/>
            <w:i/>
            <w:iCs/>
            <w:szCs w:val="20"/>
          </w:rPr>
          <w:t>Bridging therapy</w:t>
        </w:r>
      </w:ins>
      <w:ins w:id="1532" w:author="Yali Chen" w:date="2025-12-17T10:56:00Z" w16du:dateUtc="2025-12-17T02:56:00Z">
        <w:r w:rsidR="00A30DDD" w:rsidRPr="00FD35A8">
          <w:rPr>
            <w:rFonts w:ascii="Times New Roman" w:hAnsi="Times New Roman" w:cs="Times New Roman"/>
            <w:i/>
            <w:iCs/>
            <w:szCs w:val="20"/>
          </w:rPr>
          <w:t xml:space="preserve"> is from CRF page “IIM/SSc Medications Assessment”when “indication Type”= </w:t>
        </w:r>
      </w:ins>
      <w:ins w:id="1533" w:author="Yali Chen" w:date="2025-12-17T10:57:00Z" w16du:dateUtc="2025-12-17T02:57:00Z">
        <w:r w:rsidR="009F3177" w:rsidRPr="00FD35A8">
          <w:rPr>
            <w:rFonts w:ascii="Times New Roman" w:hAnsi="Times New Roman" w:cs="Times New Roman"/>
            <w:i/>
            <w:iCs/>
            <w:szCs w:val="20"/>
          </w:rPr>
          <w:t>Bridging Therapy</w:t>
        </w:r>
      </w:ins>
      <w:ins w:id="1534" w:author="Yali Chen" w:date="2025-12-17T10:56:00Z" w16du:dateUtc="2025-12-17T02:56:00Z">
        <w:r w:rsidR="00A30DDD" w:rsidRPr="00FD35A8">
          <w:rPr>
            <w:rFonts w:ascii="Times New Roman" w:hAnsi="Times New Roman" w:cs="Times New Roman"/>
            <w:i/>
            <w:iCs/>
            <w:szCs w:val="20"/>
          </w:rPr>
          <w:t>.</w:t>
        </w:r>
      </w:ins>
      <w:commentRangeEnd w:id="1530"/>
      <w:r w:rsidR="005F371A" w:rsidRPr="00FD35A8">
        <w:rPr>
          <w:rStyle w:val="CommentReference"/>
          <w:rFonts w:ascii="Times New Roman" w:hAnsi="Times New Roman" w:cs="Times New Roman"/>
          <w:i/>
          <w:iCs/>
          <w:sz w:val="20"/>
          <w:szCs w:val="20"/>
        </w:rPr>
        <w:commentReference w:id="1530"/>
      </w:r>
    </w:p>
    <w:p w14:paraId="69078191" w14:textId="429CF027" w:rsidR="00A30DDD" w:rsidRPr="00FD35A8" w:rsidRDefault="00A30DDD" w:rsidP="00A30DDD">
      <w:pPr>
        <w:rPr>
          <w:rFonts w:ascii="Times New Roman" w:hAnsi="Times New Roman" w:cs="Times New Roman"/>
          <w:i/>
          <w:iCs/>
          <w:szCs w:val="20"/>
        </w:rPr>
      </w:pPr>
      <w:ins w:id="1535" w:author="Yali Chen" w:date="2025-12-17T10:56:00Z" w16du:dateUtc="2025-12-17T02:56:00Z">
        <w:r w:rsidRPr="00FD35A8">
          <w:rPr>
            <w:rFonts w:ascii="Times New Roman" w:hAnsi="Times New Roman" w:cs="Times New Roman"/>
            <w:i/>
            <w:iCs/>
            <w:szCs w:val="20"/>
          </w:rPr>
          <w:t>Generic drug name is PN after WHO Drug Dictionary (March 1, 2025, or higher) coding.</w:t>
        </w:r>
      </w:ins>
    </w:p>
    <w:p w14:paraId="317421AD" w14:textId="77777777" w:rsidR="0024693F" w:rsidRPr="00FD35A8" w:rsidRDefault="0024693F" w:rsidP="0024693F">
      <w:pPr>
        <w:widowControl/>
        <w:rPr>
          <w:rFonts w:ascii="Times New Roman" w:hAnsi="Times New Roman" w:cs="Times New Roman"/>
          <w:szCs w:val="20"/>
        </w:rPr>
      </w:pPr>
      <w:r w:rsidRPr="00FD35A8">
        <w:rPr>
          <w:rFonts w:ascii="Times New Roman" w:hAnsi="Times New Roman" w:cs="Times New Roman"/>
          <w:szCs w:val="20"/>
        </w:rPr>
        <w:br w:type="page"/>
      </w:r>
    </w:p>
    <w:p w14:paraId="72FEAC4A" w14:textId="6FB714CF" w:rsidR="00FB1E46" w:rsidRPr="00FD35A8" w:rsidRDefault="00FB1E46" w:rsidP="00FB1E46">
      <w:pPr>
        <w:pStyle w:val="TFLshelltitle1"/>
        <w:rPr>
          <w:rStyle w:val="Heading3Char1"/>
          <w:rFonts w:eastAsiaTheme="majorEastAsia"/>
          <w:b/>
          <w:kern w:val="0"/>
          <w:sz w:val="20"/>
          <w:szCs w:val="20"/>
          <w:lang w:eastAsia="zh-CN"/>
        </w:rPr>
      </w:pPr>
      <w:bookmarkStart w:id="1536" w:name="_Toc217918914"/>
      <w:r w:rsidRPr="00FD35A8">
        <w:rPr>
          <w:rStyle w:val="Heading3Char1"/>
          <w:rFonts w:eastAsia="宋体"/>
          <w:b/>
          <w:bCs/>
          <w:color w:val="000000"/>
          <w:sz w:val="20"/>
          <w:szCs w:val="20"/>
          <w:lang w:eastAsia="zh-CN"/>
        </w:rPr>
        <w:lastRenderedPageBreak/>
        <w:t xml:space="preserve">Listing 14.1.5.2 </w:t>
      </w:r>
      <w:r w:rsidRPr="00FD35A8">
        <w:rPr>
          <w:szCs w:val="20"/>
          <w:lang w:eastAsia="zh-CN"/>
        </w:rPr>
        <w:t>Bridging Therapy (&lt;&lt;SSc Cohort&gt;&gt; Full Analysis Set)</w:t>
      </w:r>
      <w:bookmarkEnd w:id="153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6"/>
        <w:gridCol w:w="2221"/>
        <w:gridCol w:w="2616"/>
        <w:gridCol w:w="3028"/>
        <w:gridCol w:w="3051"/>
        <w:gridCol w:w="1038"/>
      </w:tblGrid>
      <w:tr w:rsidR="00FB1E46" w:rsidRPr="00FD35A8" w14:paraId="06B4A977" w14:textId="77777777" w:rsidTr="006921A2">
        <w:trPr>
          <w:trHeight w:val="285"/>
        </w:trPr>
        <w:tc>
          <w:tcPr>
            <w:tcW w:w="2616" w:type="dxa"/>
            <w:tcBorders>
              <w:top w:val="single" w:sz="4" w:space="0" w:color="auto"/>
            </w:tcBorders>
            <w:noWrap/>
            <w:hideMark/>
          </w:tcPr>
          <w:p w14:paraId="2F248440" w14:textId="33124C85" w:rsidR="00FB1E46" w:rsidRPr="00FD35A8" w:rsidRDefault="00FB1E46" w:rsidP="006921A2">
            <w:pPr>
              <w:rPr>
                <w:rFonts w:ascii="Times New Roman" w:hAnsi="Times New Roman"/>
              </w:rPr>
            </w:pPr>
            <w:r w:rsidRPr="00FD35A8">
              <w:rPr>
                <w:rFonts w:ascii="Times New Roman" w:hAnsi="Times New Roman"/>
              </w:rPr>
              <w:t xml:space="preserve">Subject </w:t>
            </w:r>
            <w:r w:rsidR="009C7C4D" w:rsidRPr="00FD35A8">
              <w:rPr>
                <w:rFonts w:ascii="Times New Roman" w:hAnsi="Times New Roman"/>
                <w:lang w:eastAsia="zh-CN"/>
              </w:rPr>
              <w:t>I</w:t>
            </w:r>
            <w:r w:rsidRPr="00FD35A8">
              <w:rPr>
                <w:rFonts w:ascii="Times New Roman" w:hAnsi="Times New Roman"/>
              </w:rPr>
              <w:t>dentifier</w:t>
            </w:r>
          </w:p>
        </w:tc>
        <w:tc>
          <w:tcPr>
            <w:tcW w:w="2221" w:type="dxa"/>
            <w:tcBorders>
              <w:top w:val="single" w:sz="4" w:space="0" w:color="auto"/>
              <w:left w:val="nil"/>
              <w:bottom w:val="nil"/>
              <w:right w:val="nil"/>
            </w:tcBorders>
            <w:vAlign w:val="center"/>
            <w:hideMark/>
          </w:tcPr>
          <w:p w14:paraId="26F25E59"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E1301001</w:t>
            </w:r>
          </w:p>
        </w:tc>
        <w:tc>
          <w:tcPr>
            <w:tcW w:w="2616" w:type="dxa"/>
            <w:tcBorders>
              <w:top w:val="single" w:sz="4" w:space="0" w:color="auto"/>
              <w:left w:val="nil"/>
              <w:bottom w:val="nil"/>
              <w:right w:val="nil"/>
            </w:tcBorders>
            <w:noWrap/>
            <w:vAlign w:val="center"/>
            <w:hideMark/>
          </w:tcPr>
          <w:p w14:paraId="3B1A40AB"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E1301002</w:t>
            </w:r>
          </w:p>
        </w:tc>
        <w:tc>
          <w:tcPr>
            <w:tcW w:w="3028" w:type="dxa"/>
            <w:tcBorders>
              <w:top w:val="single" w:sz="4" w:space="0" w:color="auto"/>
              <w:left w:val="nil"/>
              <w:bottom w:val="nil"/>
              <w:right w:val="nil"/>
            </w:tcBorders>
            <w:vAlign w:val="center"/>
            <w:hideMark/>
          </w:tcPr>
          <w:p w14:paraId="792FACC5"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E1301003</w:t>
            </w:r>
          </w:p>
        </w:tc>
        <w:tc>
          <w:tcPr>
            <w:tcW w:w="3051" w:type="dxa"/>
            <w:tcBorders>
              <w:top w:val="single" w:sz="4" w:space="0" w:color="auto"/>
              <w:left w:val="nil"/>
              <w:bottom w:val="nil"/>
              <w:right w:val="nil"/>
            </w:tcBorders>
            <w:vAlign w:val="center"/>
            <w:hideMark/>
          </w:tcPr>
          <w:p w14:paraId="3503FACD"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E130100</w:t>
            </w:r>
            <w:del w:id="1537" w:author="Yali Chen" w:date="2025-12-18T09:44:00Z" w16du:dateUtc="2025-12-18T01:44:00Z">
              <w:r w:rsidRPr="00FD35A8" w:rsidDel="00D80746">
                <w:rPr>
                  <w:rFonts w:ascii="Times New Roman" w:eastAsia="等线" w:hAnsi="Times New Roman"/>
                  <w:color w:val="000000"/>
                </w:rPr>
                <w:delText>1</w:delText>
              </w:r>
            </w:del>
            <w:r w:rsidRPr="00FD35A8">
              <w:rPr>
                <w:rFonts w:ascii="Times New Roman" w:eastAsia="等线" w:hAnsi="Times New Roman"/>
                <w:color w:val="000000"/>
              </w:rPr>
              <w:t>4</w:t>
            </w:r>
          </w:p>
        </w:tc>
        <w:tc>
          <w:tcPr>
            <w:tcW w:w="1038" w:type="dxa"/>
            <w:tcBorders>
              <w:top w:val="single" w:sz="4" w:space="0" w:color="auto"/>
              <w:left w:val="nil"/>
              <w:bottom w:val="nil"/>
              <w:right w:val="nil"/>
            </w:tcBorders>
            <w:vAlign w:val="center"/>
            <w:hideMark/>
          </w:tcPr>
          <w:p w14:paraId="74B9606A"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rPr>
              <w:t>&lt;&lt;…&gt;&gt;</w:t>
            </w:r>
          </w:p>
        </w:tc>
      </w:tr>
      <w:tr w:rsidR="00FB1E46" w:rsidRPr="00FD35A8" w14:paraId="56612D8F" w14:textId="77777777" w:rsidTr="006921A2">
        <w:trPr>
          <w:trHeight w:val="300"/>
        </w:trPr>
        <w:tc>
          <w:tcPr>
            <w:tcW w:w="2616" w:type="dxa"/>
            <w:tcBorders>
              <w:bottom w:val="single" w:sz="4" w:space="0" w:color="auto"/>
            </w:tcBorders>
            <w:hideMark/>
          </w:tcPr>
          <w:p w14:paraId="5BD5DD85" w14:textId="221CB01A" w:rsidR="00FB1E46" w:rsidRPr="00FD35A8" w:rsidRDefault="00FB1E46" w:rsidP="006921A2">
            <w:pPr>
              <w:rPr>
                <w:rFonts w:ascii="Times New Roman" w:hAnsi="Times New Roman"/>
              </w:rPr>
            </w:pPr>
            <w:r w:rsidRPr="00FD35A8">
              <w:rPr>
                <w:rFonts w:ascii="Times New Roman" w:hAnsi="Times New Roman"/>
              </w:rPr>
              <w:t xml:space="preserve">&lt;&lt;Treatment </w:t>
            </w:r>
            <w:r w:rsidR="009C7C4D" w:rsidRPr="00FD35A8">
              <w:rPr>
                <w:rFonts w:ascii="Times New Roman" w:hAnsi="Times New Roman"/>
                <w:lang w:eastAsia="zh-CN"/>
              </w:rPr>
              <w:t>G</w:t>
            </w:r>
            <w:r w:rsidRPr="00FD35A8">
              <w:rPr>
                <w:rFonts w:ascii="Times New Roman" w:hAnsi="Times New Roman"/>
              </w:rPr>
              <w:t>roup&gt;&gt;</w:t>
            </w:r>
          </w:p>
        </w:tc>
        <w:tc>
          <w:tcPr>
            <w:tcW w:w="2221" w:type="dxa"/>
            <w:tcBorders>
              <w:top w:val="nil"/>
              <w:left w:val="nil"/>
              <w:bottom w:val="single" w:sz="8" w:space="0" w:color="auto"/>
              <w:right w:val="nil"/>
            </w:tcBorders>
            <w:vAlign w:val="center"/>
            <w:hideMark/>
          </w:tcPr>
          <w:p w14:paraId="36A0265C"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2616" w:type="dxa"/>
            <w:tcBorders>
              <w:top w:val="nil"/>
              <w:left w:val="nil"/>
              <w:bottom w:val="single" w:sz="8" w:space="0" w:color="auto"/>
              <w:right w:val="nil"/>
            </w:tcBorders>
            <w:vAlign w:val="center"/>
            <w:hideMark/>
          </w:tcPr>
          <w:p w14:paraId="38EC789B"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28" w:type="dxa"/>
            <w:tcBorders>
              <w:top w:val="nil"/>
              <w:left w:val="nil"/>
              <w:bottom w:val="single" w:sz="8" w:space="0" w:color="auto"/>
              <w:right w:val="nil"/>
            </w:tcBorders>
            <w:vAlign w:val="center"/>
            <w:hideMark/>
          </w:tcPr>
          <w:p w14:paraId="62DB9C56"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3051" w:type="dxa"/>
            <w:tcBorders>
              <w:top w:val="nil"/>
              <w:left w:val="nil"/>
              <w:bottom w:val="single" w:sz="8" w:space="0" w:color="auto"/>
              <w:right w:val="nil"/>
            </w:tcBorders>
            <w:vAlign w:val="center"/>
            <w:hideMark/>
          </w:tcPr>
          <w:p w14:paraId="1E097AC4" w14:textId="77777777" w:rsidR="00FB1E46" w:rsidRPr="00FD35A8" w:rsidRDefault="00FB1E46" w:rsidP="006921A2">
            <w:pPr>
              <w:jc w:val="center"/>
              <w:rPr>
                <w:rFonts w:ascii="Times New Roman" w:hAnsi="Times New Roman"/>
              </w:rPr>
            </w:pPr>
            <w:r w:rsidRPr="00FD35A8">
              <w:rPr>
                <w:rFonts w:ascii="Times New Roman" w:hAnsi="Times New Roman"/>
              </w:rPr>
              <w:t>3.0×10</w:t>
            </w:r>
            <w:r w:rsidRPr="00FD35A8">
              <w:rPr>
                <w:rFonts w:ascii="Times New Roman" w:hAnsi="Times New Roman"/>
                <w:vertAlign w:val="superscript"/>
              </w:rPr>
              <w:t>5</w:t>
            </w:r>
            <w:r w:rsidRPr="00FD35A8">
              <w:rPr>
                <w:rFonts w:ascii="Times New Roman" w:hAnsi="Times New Roman"/>
              </w:rPr>
              <w:t xml:space="preserve"> CAR-T</w:t>
            </w:r>
            <w:r w:rsidRPr="00FD35A8">
              <w:rPr>
                <w:rFonts w:ascii="Times New Roman" w:hAnsi="Times New Roman"/>
                <w:lang w:eastAsia="zh-CN"/>
              </w:rPr>
              <w:t xml:space="preserve"> cell</w:t>
            </w:r>
            <w:r w:rsidRPr="00FD35A8">
              <w:rPr>
                <w:rFonts w:ascii="Times New Roman" w:hAnsi="Times New Roman"/>
              </w:rPr>
              <w:t>/kg</w:t>
            </w:r>
          </w:p>
        </w:tc>
        <w:tc>
          <w:tcPr>
            <w:tcW w:w="1038" w:type="dxa"/>
            <w:tcBorders>
              <w:top w:val="nil"/>
              <w:left w:val="nil"/>
              <w:bottom w:val="single" w:sz="8" w:space="0" w:color="auto"/>
              <w:right w:val="nil"/>
            </w:tcBorders>
            <w:vAlign w:val="center"/>
            <w:hideMark/>
          </w:tcPr>
          <w:p w14:paraId="6CB77DC7" w14:textId="77777777" w:rsidR="00FB1E46" w:rsidRPr="00FD35A8" w:rsidRDefault="00FB1E46" w:rsidP="006921A2">
            <w:pPr>
              <w:jc w:val="center"/>
              <w:rPr>
                <w:rFonts w:ascii="Times New Roman" w:hAnsi="Times New Roman"/>
              </w:rPr>
            </w:pPr>
          </w:p>
        </w:tc>
      </w:tr>
      <w:tr w:rsidR="00FB1E46" w:rsidRPr="00FD35A8" w14:paraId="7CE9D493" w14:textId="77777777" w:rsidTr="006921A2">
        <w:trPr>
          <w:trHeight w:val="285"/>
        </w:trPr>
        <w:tc>
          <w:tcPr>
            <w:tcW w:w="2616" w:type="dxa"/>
            <w:tcBorders>
              <w:top w:val="nil"/>
              <w:left w:val="nil"/>
              <w:bottom w:val="nil"/>
              <w:right w:val="nil"/>
            </w:tcBorders>
            <w:shd w:val="clear" w:color="000000" w:fill="FFFFFF"/>
            <w:vAlign w:val="center"/>
          </w:tcPr>
          <w:p w14:paraId="691DA0F0" w14:textId="77777777" w:rsidR="00FB1E46" w:rsidRPr="00FD35A8" w:rsidRDefault="00FB1E46" w:rsidP="006921A2">
            <w:pPr>
              <w:rPr>
                <w:rFonts w:ascii="Times New Roman" w:hAnsi="Times New Roman"/>
                <w:lang w:eastAsia="zh-C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30B3F6CC"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030FC143"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3028" w:type="dxa"/>
            <w:tcBorders>
              <w:top w:val="nil"/>
              <w:left w:val="nil"/>
              <w:bottom w:val="nil"/>
              <w:right w:val="nil"/>
            </w:tcBorders>
            <w:vAlign w:val="center"/>
          </w:tcPr>
          <w:p w14:paraId="0E75CFF4"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3051" w:type="dxa"/>
            <w:tcBorders>
              <w:top w:val="nil"/>
              <w:left w:val="nil"/>
              <w:bottom w:val="nil"/>
              <w:right w:val="nil"/>
            </w:tcBorders>
            <w:vAlign w:val="center"/>
          </w:tcPr>
          <w:p w14:paraId="58B7885A"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13F6C4D5"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487EDA82" w14:textId="77777777" w:rsidTr="006921A2">
        <w:trPr>
          <w:trHeight w:val="285"/>
        </w:trPr>
        <w:tc>
          <w:tcPr>
            <w:tcW w:w="2616" w:type="dxa"/>
            <w:tcBorders>
              <w:top w:val="nil"/>
              <w:left w:val="nil"/>
              <w:bottom w:val="nil"/>
              <w:right w:val="nil"/>
            </w:tcBorders>
            <w:vAlign w:val="center"/>
          </w:tcPr>
          <w:p w14:paraId="318D0A42"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Dexamethasone Sodium Phosphate, IV</w:t>
            </w:r>
          </w:p>
        </w:tc>
        <w:tc>
          <w:tcPr>
            <w:tcW w:w="2221" w:type="dxa"/>
            <w:tcBorders>
              <w:top w:val="nil"/>
              <w:left w:val="nil"/>
              <w:bottom w:val="nil"/>
              <w:right w:val="nil"/>
            </w:tcBorders>
            <w:vAlign w:val="center"/>
          </w:tcPr>
          <w:p w14:paraId="0ACF4D63"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tcPr>
          <w:p w14:paraId="4DD8866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06A953DF"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290350CE"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tcPr>
          <w:p w14:paraId="7F3FAA8D"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3F0A66B3" w14:textId="77777777" w:rsidTr="006921A2">
        <w:trPr>
          <w:trHeight w:val="285"/>
        </w:trPr>
        <w:tc>
          <w:tcPr>
            <w:tcW w:w="2616" w:type="dxa"/>
            <w:tcBorders>
              <w:top w:val="nil"/>
              <w:left w:val="nil"/>
              <w:bottom w:val="nil"/>
              <w:right w:val="nil"/>
            </w:tcBorders>
            <w:vAlign w:val="center"/>
          </w:tcPr>
          <w:p w14:paraId="45918DA9"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Methylprednisolone, oral</w:t>
            </w:r>
          </w:p>
        </w:tc>
        <w:tc>
          <w:tcPr>
            <w:tcW w:w="2221" w:type="dxa"/>
            <w:tcBorders>
              <w:top w:val="nil"/>
              <w:left w:val="nil"/>
              <w:bottom w:val="nil"/>
              <w:right w:val="nil"/>
            </w:tcBorders>
            <w:vAlign w:val="center"/>
          </w:tcPr>
          <w:p w14:paraId="7BF45D77"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68B28C9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24C8B8DA"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436852EB"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noWrap/>
            <w:vAlign w:val="center"/>
          </w:tcPr>
          <w:p w14:paraId="1441E567" w14:textId="77777777" w:rsidR="00FB1E46" w:rsidRPr="00FD35A8" w:rsidRDefault="00FB1E46" w:rsidP="006921A2">
            <w:pPr>
              <w:jc w:val="center"/>
              <w:rPr>
                <w:rFonts w:ascii="Times New Roman" w:hAnsi="Times New Roman"/>
              </w:rPr>
            </w:pPr>
          </w:p>
        </w:tc>
      </w:tr>
      <w:tr w:rsidR="00FB1E46" w:rsidRPr="00FD35A8" w14:paraId="6D8B45E3" w14:textId="77777777" w:rsidTr="006921A2">
        <w:trPr>
          <w:trHeight w:val="285"/>
        </w:trPr>
        <w:tc>
          <w:tcPr>
            <w:tcW w:w="2616" w:type="dxa"/>
            <w:tcBorders>
              <w:top w:val="nil"/>
              <w:left w:val="nil"/>
              <w:bottom w:val="nil"/>
              <w:right w:val="nil"/>
            </w:tcBorders>
            <w:vAlign w:val="center"/>
            <w:hideMark/>
          </w:tcPr>
          <w:p w14:paraId="0D12C968"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24C54F3C"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2616" w:type="dxa"/>
            <w:tcBorders>
              <w:top w:val="nil"/>
              <w:left w:val="nil"/>
              <w:bottom w:val="nil"/>
              <w:right w:val="nil"/>
            </w:tcBorders>
            <w:vAlign w:val="center"/>
            <w:hideMark/>
          </w:tcPr>
          <w:p w14:paraId="407D69F8"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26571946"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76716586"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c>
          <w:tcPr>
            <w:tcW w:w="1038" w:type="dxa"/>
            <w:tcBorders>
              <w:top w:val="nil"/>
              <w:left w:val="nil"/>
              <w:bottom w:val="nil"/>
              <w:right w:val="nil"/>
            </w:tcBorders>
            <w:noWrap/>
            <w:vAlign w:val="center"/>
            <w:hideMark/>
          </w:tcPr>
          <w:p w14:paraId="7750B060" w14:textId="77777777" w:rsidR="00FB1E46" w:rsidRPr="00FD35A8" w:rsidRDefault="00FB1E46" w:rsidP="006921A2">
            <w:pPr>
              <w:jc w:val="center"/>
              <w:rPr>
                <w:rFonts w:ascii="Times New Roman" w:hAnsi="Times New Roman"/>
              </w:rPr>
            </w:pPr>
            <w:r w:rsidRPr="00FD35A8">
              <w:rPr>
                <w:rFonts w:ascii="Times New Roman" w:eastAsia="等线" w:hAnsi="Times New Roman"/>
                <w:color w:val="000000"/>
                <w:sz w:val="18"/>
                <w:szCs w:val="18"/>
              </w:rPr>
              <w:t>-</w:t>
            </w:r>
          </w:p>
        </w:tc>
      </w:tr>
      <w:tr w:rsidR="00FB1E46" w:rsidRPr="00FD35A8" w14:paraId="3BB54AA4" w14:textId="77777777" w:rsidTr="006921A2">
        <w:trPr>
          <w:trHeight w:val="285"/>
        </w:trPr>
        <w:tc>
          <w:tcPr>
            <w:tcW w:w="2616" w:type="dxa"/>
            <w:tcBorders>
              <w:top w:val="nil"/>
              <w:left w:val="nil"/>
              <w:bottom w:val="nil"/>
              <w:right w:val="nil"/>
            </w:tcBorders>
            <w:shd w:val="clear" w:color="000000" w:fill="FFFFFF"/>
            <w:vAlign w:val="center"/>
          </w:tcPr>
          <w:p w14:paraId="13050EC7" w14:textId="77777777" w:rsidR="00FB1E46" w:rsidRPr="00FD35A8" w:rsidRDefault="00FB1E46" w:rsidP="006921A2">
            <w:pPr>
              <w:rPr>
                <w:rFonts w:ascii="Times New Roman" w:hAnsi="Times New Roman"/>
              </w:rPr>
            </w:pPr>
            <w:r w:rsidRPr="00FD35A8">
              <w:rPr>
                <w:rFonts w:ascii="Times New Roman" w:hAnsi="Times New Roman"/>
                <w:lang w:eastAsia="zh-CN"/>
              </w:rPr>
              <w:t>ATC #1</w:t>
            </w:r>
          </w:p>
        </w:tc>
        <w:tc>
          <w:tcPr>
            <w:tcW w:w="2221" w:type="dxa"/>
            <w:tcBorders>
              <w:top w:val="nil"/>
              <w:left w:val="nil"/>
              <w:bottom w:val="nil"/>
              <w:right w:val="nil"/>
            </w:tcBorders>
            <w:vAlign w:val="center"/>
          </w:tcPr>
          <w:p w14:paraId="44149EC4"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661BA110"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4CFED72D"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6791B68E"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tcPr>
          <w:p w14:paraId="5C15644A" w14:textId="77777777" w:rsidR="00FB1E46" w:rsidRPr="00FD35A8" w:rsidRDefault="00FB1E46" w:rsidP="006921A2">
            <w:pPr>
              <w:jc w:val="center"/>
              <w:rPr>
                <w:rFonts w:ascii="Times New Roman" w:hAnsi="Times New Roman"/>
              </w:rPr>
            </w:pPr>
          </w:p>
        </w:tc>
      </w:tr>
      <w:tr w:rsidR="00FB1E46" w:rsidRPr="00FD35A8" w14:paraId="48ECFE9A" w14:textId="77777777" w:rsidTr="006921A2">
        <w:trPr>
          <w:trHeight w:val="285"/>
        </w:trPr>
        <w:tc>
          <w:tcPr>
            <w:tcW w:w="2616" w:type="dxa"/>
            <w:tcBorders>
              <w:top w:val="nil"/>
              <w:left w:val="nil"/>
              <w:bottom w:val="nil"/>
              <w:right w:val="nil"/>
            </w:tcBorders>
            <w:shd w:val="clear" w:color="000000" w:fill="FFFFFF"/>
          </w:tcPr>
          <w:p w14:paraId="34FD54AA"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 xml:space="preserve">&lt;&lt;Generic drug name </w:t>
            </w:r>
            <w:r w:rsidRPr="00FD35A8">
              <w:rPr>
                <w:rFonts w:ascii="Times New Roman" w:hAnsi="Times New Roman"/>
                <w:lang w:eastAsia="zh-CN"/>
              </w:rPr>
              <w:t>1</w:t>
            </w:r>
            <w:r w:rsidRPr="00FD35A8">
              <w:rPr>
                <w:rFonts w:ascii="Times New Roman" w:hAnsi="Times New Roman"/>
              </w:rPr>
              <w:t>&gt;&gt;&lt;&lt;Route&gt;&gt;</w:t>
            </w:r>
          </w:p>
        </w:tc>
        <w:tc>
          <w:tcPr>
            <w:tcW w:w="2221" w:type="dxa"/>
            <w:tcBorders>
              <w:top w:val="nil"/>
              <w:left w:val="nil"/>
              <w:bottom w:val="nil"/>
              <w:right w:val="nil"/>
            </w:tcBorders>
            <w:vAlign w:val="center"/>
          </w:tcPr>
          <w:p w14:paraId="75A5C47D"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tcPr>
          <w:p w14:paraId="736FDB3B"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tcPr>
          <w:p w14:paraId="253A4EF6"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tcPr>
          <w:p w14:paraId="48F3F5D4"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tcPr>
          <w:p w14:paraId="522AA446" w14:textId="77777777" w:rsidR="00FB1E46" w:rsidRPr="00FD35A8" w:rsidRDefault="00FB1E46" w:rsidP="006921A2">
            <w:pPr>
              <w:jc w:val="center"/>
              <w:rPr>
                <w:rFonts w:ascii="Times New Roman" w:hAnsi="Times New Roman"/>
              </w:rPr>
            </w:pPr>
          </w:p>
        </w:tc>
      </w:tr>
      <w:tr w:rsidR="00FB1E46" w:rsidRPr="00FD35A8" w14:paraId="47460B3A" w14:textId="77777777" w:rsidTr="006921A2">
        <w:trPr>
          <w:trHeight w:val="285"/>
        </w:trPr>
        <w:tc>
          <w:tcPr>
            <w:tcW w:w="2616" w:type="dxa"/>
            <w:tcBorders>
              <w:top w:val="nil"/>
              <w:left w:val="nil"/>
              <w:bottom w:val="nil"/>
              <w:right w:val="nil"/>
            </w:tcBorders>
            <w:shd w:val="clear" w:color="000000" w:fill="FFFFFF"/>
            <w:hideMark/>
          </w:tcPr>
          <w:p w14:paraId="46F0265F"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&lt;&lt;Generic drug name 2&gt;&gt;&lt;&lt;Route&gt;&gt;</w:t>
            </w:r>
          </w:p>
        </w:tc>
        <w:tc>
          <w:tcPr>
            <w:tcW w:w="2221" w:type="dxa"/>
            <w:tcBorders>
              <w:top w:val="nil"/>
              <w:left w:val="nil"/>
              <w:bottom w:val="nil"/>
              <w:right w:val="nil"/>
            </w:tcBorders>
            <w:vAlign w:val="center"/>
            <w:hideMark/>
          </w:tcPr>
          <w:p w14:paraId="05FCEED8"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hideMark/>
          </w:tcPr>
          <w:p w14:paraId="53639043"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2DA2323B"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426DDDBF"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hideMark/>
          </w:tcPr>
          <w:p w14:paraId="0BE0B9D6" w14:textId="77777777" w:rsidR="00FB1E46" w:rsidRPr="00FD35A8" w:rsidRDefault="00FB1E46" w:rsidP="006921A2">
            <w:pPr>
              <w:jc w:val="center"/>
              <w:rPr>
                <w:rFonts w:ascii="Times New Roman" w:hAnsi="Times New Roman"/>
              </w:rPr>
            </w:pPr>
          </w:p>
        </w:tc>
      </w:tr>
      <w:tr w:rsidR="00FB1E46" w:rsidRPr="00FD35A8" w14:paraId="6DCE316A" w14:textId="77777777" w:rsidTr="006921A2">
        <w:trPr>
          <w:trHeight w:val="285"/>
        </w:trPr>
        <w:tc>
          <w:tcPr>
            <w:tcW w:w="2616" w:type="dxa"/>
            <w:tcBorders>
              <w:top w:val="nil"/>
              <w:left w:val="nil"/>
              <w:bottom w:val="nil"/>
              <w:right w:val="nil"/>
            </w:tcBorders>
            <w:shd w:val="clear" w:color="000000" w:fill="FFFFFF"/>
            <w:vAlign w:val="center"/>
            <w:hideMark/>
          </w:tcPr>
          <w:p w14:paraId="65298AA8" w14:textId="77777777" w:rsidR="00FB1E46" w:rsidRPr="00FD35A8" w:rsidRDefault="00FB1E46" w:rsidP="006921A2">
            <w:pPr>
              <w:rPr>
                <w:rFonts w:ascii="Times New Roman" w:hAnsi="Times New Roman"/>
              </w:rPr>
            </w:pPr>
            <w:r w:rsidRPr="00FD35A8">
              <w:rPr>
                <w:rFonts w:ascii="Times New Roman" w:hAnsi="Times New Roman"/>
              </w:rPr>
              <w:t>&lt;&lt;…&gt;&gt;</w:t>
            </w:r>
          </w:p>
        </w:tc>
        <w:tc>
          <w:tcPr>
            <w:tcW w:w="2221" w:type="dxa"/>
            <w:tcBorders>
              <w:top w:val="nil"/>
              <w:left w:val="nil"/>
              <w:bottom w:val="nil"/>
              <w:right w:val="nil"/>
            </w:tcBorders>
            <w:vAlign w:val="center"/>
            <w:hideMark/>
          </w:tcPr>
          <w:p w14:paraId="05B94007" w14:textId="77777777" w:rsidR="00FB1E46" w:rsidRPr="00FD35A8" w:rsidRDefault="00FB1E46" w:rsidP="006921A2">
            <w:pPr>
              <w:jc w:val="center"/>
              <w:rPr>
                <w:rFonts w:ascii="Times New Roman" w:hAnsi="Times New Roman"/>
              </w:rPr>
            </w:pPr>
          </w:p>
        </w:tc>
        <w:tc>
          <w:tcPr>
            <w:tcW w:w="2616" w:type="dxa"/>
            <w:tcBorders>
              <w:top w:val="nil"/>
              <w:left w:val="nil"/>
              <w:bottom w:val="nil"/>
              <w:right w:val="nil"/>
            </w:tcBorders>
            <w:vAlign w:val="center"/>
            <w:hideMark/>
          </w:tcPr>
          <w:p w14:paraId="2ED9FCB9" w14:textId="77777777" w:rsidR="00FB1E46" w:rsidRPr="00FD35A8" w:rsidRDefault="00FB1E46" w:rsidP="006921A2">
            <w:pPr>
              <w:jc w:val="center"/>
              <w:rPr>
                <w:rFonts w:ascii="Times New Roman" w:hAnsi="Times New Roman"/>
              </w:rPr>
            </w:pPr>
          </w:p>
        </w:tc>
        <w:tc>
          <w:tcPr>
            <w:tcW w:w="3028" w:type="dxa"/>
            <w:tcBorders>
              <w:top w:val="nil"/>
              <w:left w:val="nil"/>
              <w:bottom w:val="nil"/>
              <w:right w:val="nil"/>
            </w:tcBorders>
            <w:vAlign w:val="center"/>
            <w:hideMark/>
          </w:tcPr>
          <w:p w14:paraId="7BC1172D" w14:textId="77777777" w:rsidR="00FB1E46" w:rsidRPr="00FD35A8" w:rsidRDefault="00FB1E46" w:rsidP="006921A2">
            <w:pPr>
              <w:jc w:val="center"/>
              <w:rPr>
                <w:rFonts w:ascii="Times New Roman" w:hAnsi="Times New Roman"/>
              </w:rPr>
            </w:pPr>
          </w:p>
        </w:tc>
        <w:tc>
          <w:tcPr>
            <w:tcW w:w="3051" w:type="dxa"/>
            <w:tcBorders>
              <w:top w:val="nil"/>
              <w:left w:val="nil"/>
              <w:bottom w:val="nil"/>
              <w:right w:val="nil"/>
            </w:tcBorders>
            <w:vAlign w:val="center"/>
            <w:hideMark/>
          </w:tcPr>
          <w:p w14:paraId="39A30E9C" w14:textId="77777777" w:rsidR="00FB1E46" w:rsidRPr="00FD35A8" w:rsidRDefault="00FB1E46" w:rsidP="006921A2">
            <w:pPr>
              <w:jc w:val="center"/>
              <w:rPr>
                <w:rFonts w:ascii="Times New Roman" w:hAnsi="Times New Roman"/>
              </w:rPr>
            </w:pPr>
          </w:p>
        </w:tc>
        <w:tc>
          <w:tcPr>
            <w:tcW w:w="1038" w:type="dxa"/>
            <w:tcBorders>
              <w:top w:val="nil"/>
              <w:left w:val="nil"/>
              <w:bottom w:val="nil"/>
              <w:right w:val="nil"/>
            </w:tcBorders>
            <w:vAlign w:val="center"/>
            <w:hideMark/>
          </w:tcPr>
          <w:p w14:paraId="3F745ADA" w14:textId="77777777" w:rsidR="00FB1E46" w:rsidRPr="00FD35A8" w:rsidRDefault="00FB1E46" w:rsidP="006921A2">
            <w:pPr>
              <w:jc w:val="center"/>
              <w:rPr>
                <w:rFonts w:ascii="Times New Roman" w:hAnsi="Times New Roman"/>
              </w:rPr>
            </w:pPr>
          </w:p>
        </w:tc>
      </w:tr>
      <w:tr w:rsidR="00FB1E46" w:rsidRPr="00FD35A8" w14:paraId="3F2511E5" w14:textId="77777777" w:rsidTr="006921A2">
        <w:trPr>
          <w:trHeight w:val="300"/>
        </w:trPr>
        <w:tc>
          <w:tcPr>
            <w:tcW w:w="2616" w:type="dxa"/>
            <w:tcBorders>
              <w:bottom w:val="single" w:sz="4" w:space="0" w:color="auto"/>
            </w:tcBorders>
            <w:hideMark/>
          </w:tcPr>
          <w:p w14:paraId="1A4A8FA5" w14:textId="77777777" w:rsidR="00FB1E46" w:rsidRPr="00FD35A8" w:rsidRDefault="00FB1E46" w:rsidP="006921A2">
            <w:pPr>
              <w:ind w:firstLineChars="100" w:firstLine="200"/>
              <w:rPr>
                <w:rFonts w:ascii="Times New Roman" w:hAnsi="Times New Roman"/>
              </w:rPr>
            </w:pPr>
            <w:r w:rsidRPr="00FD35A8">
              <w:rPr>
                <w:rFonts w:ascii="Times New Roman" w:hAnsi="Times New Roman"/>
              </w:rPr>
              <w:t>&lt;&lt;…&gt;&gt;</w:t>
            </w:r>
          </w:p>
        </w:tc>
        <w:tc>
          <w:tcPr>
            <w:tcW w:w="2221" w:type="dxa"/>
            <w:tcBorders>
              <w:bottom w:val="single" w:sz="4" w:space="0" w:color="auto"/>
            </w:tcBorders>
            <w:hideMark/>
          </w:tcPr>
          <w:p w14:paraId="39756237" w14:textId="77777777" w:rsidR="00FB1E46" w:rsidRPr="00FD35A8" w:rsidRDefault="00FB1E46" w:rsidP="006921A2">
            <w:pPr>
              <w:jc w:val="center"/>
              <w:rPr>
                <w:rFonts w:ascii="Times New Roman" w:hAnsi="Times New Roman"/>
              </w:rPr>
            </w:pPr>
          </w:p>
        </w:tc>
        <w:tc>
          <w:tcPr>
            <w:tcW w:w="2616" w:type="dxa"/>
            <w:tcBorders>
              <w:bottom w:val="single" w:sz="4" w:space="0" w:color="auto"/>
            </w:tcBorders>
            <w:hideMark/>
          </w:tcPr>
          <w:p w14:paraId="6745B770" w14:textId="77777777" w:rsidR="00FB1E46" w:rsidRPr="00FD35A8" w:rsidRDefault="00FB1E46" w:rsidP="006921A2">
            <w:pPr>
              <w:jc w:val="center"/>
              <w:rPr>
                <w:rFonts w:ascii="Times New Roman" w:hAnsi="Times New Roman"/>
              </w:rPr>
            </w:pPr>
          </w:p>
        </w:tc>
        <w:tc>
          <w:tcPr>
            <w:tcW w:w="3028" w:type="dxa"/>
            <w:tcBorders>
              <w:bottom w:val="single" w:sz="4" w:space="0" w:color="auto"/>
            </w:tcBorders>
            <w:hideMark/>
          </w:tcPr>
          <w:p w14:paraId="789B2D42" w14:textId="77777777" w:rsidR="00FB1E46" w:rsidRPr="00FD35A8" w:rsidRDefault="00FB1E46" w:rsidP="006921A2">
            <w:pPr>
              <w:jc w:val="center"/>
              <w:rPr>
                <w:rFonts w:ascii="Times New Roman" w:hAnsi="Times New Roman"/>
              </w:rPr>
            </w:pPr>
          </w:p>
        </w:tc>
        <w:tc>
          <w:tcPr>
            <w:tcW w:w="3051" w:type="dxa"/>
            <w:tcBorders>
              <w:bottom w:val="single" w:sz="4" w:space="0" w:color="auto"/>
            </w:tcBorders>
            <w:hideMark/>
          </w:tcPr>
          <w:p w14:paraId="74243A8E" w14:textId="77777777" w:rsidR="00FB1E46" w:rsidRPr="00FD35A8" w:rsidRDefault="00FB1E46" w:rsidP="006921A2">
            <w:pPr>
              <w:jc w:val="center"/>
              <w:rPr>
                <w:rFonts w:ascii="Times New Roman" w:hAnsi="Times New Roman"/>
              </w:rPr>
            </w:pPr>
          </w:p>
        </w:tc>
        <w:tc>
          <w:tcPr>
            <w:tcW w:w="1038" w:type="dxa"/>
            <w:tcBorders>
              <w:bottom w:val="single" w:sz="4" w:space="0" w:color="auto"/>
            </w:tcBorders>
            <w:hideMark/>
          </w:tcPr>
          <w:p w14:paraId="2CE743E9" w14:textId="77777777" w:rsidR="00FB1E46" w:rsidRPr="00FD35A8" w:rsidRDefault="00FB1E46" w:rsidP="006921A2">
            <w:pPr>
              <w:jc w:val="center"/>
              <w:rPr>
                <w:rFonts w:ascii="Times New Roman" w:hAnsi="Times New Roman"/>
              </w:rPr>
            </w:pPr>
          </w:p>
        </w:tc>
      </w:tr>
    </w:tbl>
    <w:p w14:paraId="0C2C4647"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Note:</w:t>
      </w:r>
    </w:p>
    <w:p w14:paraId="1990BB3B"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WHODrug Global mmyyyy.</w:t>
      </w:r>
    </w:p>
    <w:p w14:paraId="606B8B11"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18C2F3B4" w14:textId="77777777" w:rsidR="00FB1E46" w:rsidRPr="00FD35A8" w:rsidRDefault="00FB1E46" w:rsidP="00FB1E46">
      <w:pPr>
        <w:rPr>
          <w:rFonts w:ascii="Times New Roman" w:hAnsi="Times New Roman" w:cs="Times New Roman"/>
          <w:szCs w:val="20"/>
        </w:rPr>
      </w:pPr>
      <w:r w:rsidRPr="00FD35A8">
        <w:rPr>
          <w:rFonts w:ascii="Times New Roman" w:hAnsi="Times New Roman" w:cs="Times New Roman"/>
          <w:szCs w:val="20"/>
        </w:rPr>
        <w:t xml:space="preserve">Disease related treatment prior to apheresis: eCRF Page “IIM/SSc Medications Assessment” item “Indication Type” = </w:t>
      </w:r>
      <w:r w:rsidRPr="00FD35A8">
        <w:rPr>
          <w:rFonts w:ascii="Times New Roman" w:hAnsi="Times New Roman" w:cs="Times New Roman"/>
        </w:rPr>
        <w:t>“</w:t>
      </w:r>
      <w:r w:rsidRPr="00FD35A8">
        <w:rPr>
          <w:rFonts w:ascii="Times New Roman" w:hAnsi="Times New Roman" w:cs="Times New Roman"/>
          <w:szCs w:val="20"/>
        </w:rPr>
        <w:t>Bridging Therapy”.</w:t>
      </w:r>
    </w:p>
    <w:p w14:paraId="0A0C02C8" w14:textId="6953C4CF" w:rsidR="00FB1E46" w:rsidRPr="00FD35A8" w:rsidRDefault="00FB1E46" w:rsidP="00FB1E46">
      <w:pPr>
        <w:widowControl/>
        <w:rPr>
          <w:rFonts w:ascii="Times New Roman" w:hAnsi="Times New Roman" w:cs="Times New Roman"/>
          <w:szCs w:val="20"/>
        </w:rPr>
      </w:pPr>
      <w:r w:rsidRPr="00FD35A8">
        <w:rPr>
          <w:rFonts w:ascii="Times New Roman" w:hAnsi="Times New Roman" w:cs="Times New Roman"/>
          <w:szCs w:val="20"/>
        </w:rPr>
        <w:t>ATC: Classification Anatomical Therapeutic Chemical Classification, SSc: Systemic Sclerosis,</w:t>
      </w:r>
      <w:r w:rsidR="00E7207C" w:rsidRPr="00FD35A8">
        <w:rPr>
          <w:rFonts w:ascii="Times New Roman" w:hAnsi="Times New Roman" w:cs="Times New Roman"/>
          <w:szCs w:val="20"/>
        </w:rPr>
        <w:t xml:space="preserve"> </w:t>
      </w:r>
      <w:r w:rsidRPr="00FD35A8">
        <w:rPr>
          <w:rFonts w:ascii="Times New Roman" w:hAnsi="Times New Roman" w:cs="Times New Roman"/>
          <w:szCs w:val="20"/>
        </w:rPr>
        <w:t>WHODrug: World Health Organization Drug Dictionary.</w:t>
      </w:r>
    </w:p>
    <w:p w14:paraId="09D36397" w14:textId="77777777" w:rsidR="00FB1E46" w:rsidRPr="00FD35A8" w:rsidRDefault="00FB1E46" w:rsidP="00FB1E46">
      <w:pPr>
        <w:rPr>
          <w:ins w:id="1538" w:author="Yali Chen" w:date="2025-12-17T11:09:00Z" w16du:dateUtc="2025-12-17T03:09:00Z"/>
          <w:rFonts w:ascii="Times New Roman" w:hAnsi="Times New Roman" w:cs="Times New Roman"/>
          <w:i/>
          <w:iCs/>
          <w:szCs w:val="20"/>
        </w:rPr>
      </w:pPr>
      <w:r w:rsidRPr="00FD35A8">
        <w:rPr>
          <w:rFonts w:ascii="Times New Roman" w:hAnsi="Times New Roman" w:cs="Times New Roman"/>
          <w:i/>
          <w:iCs/>
          <w:szCs w:val="20"/>
        </w:rPr>
        <w:t>Programming note: Listing is sorted in alphabetical order for ATC classification and generic drug name.</w:t>
      </w:r>
    </w:p>
    <w:p w14:paraId="58DE1023" w14:textId="77777777" w:rsidR="00A76A32" w:rsidRPr="00FD35A8" w:rsidRDefault="00A76A32" w:rsidP="00A76A32">
      <w:pPr>
        <w:rPr>
          <w:ins w:id="1539" w:author="Yali Chen" w:date="2025-12-17T11:09:00Z" w16du:dateUtc="2025-12-17T03:09:00Z"/>
          <w:rFonts w:ascii="Times New Roman" w:hAnsi="Times New Roman" w:cs="Times New Roman"/>
          <w:i/>
          <w:iCs/>
          <w:szCs w:val="20"/>
        </w:rPr>
      </w:pPr>
      <w:ins w:id="1540" w:author="Yali Chen" w:date="2025-12-17T11:09:00Z" w16du:dateUtc="2025-12-17T03:09:00Z">
        <w:r w:rsidRPr="00FD35A8">
          <w:rPr>
            <w:rFonts w:ascii="Times New Roman" w:hAnsi="Times New Roman" w:cs="Times New Roman"/>
            <w:i/>
            <w:iCs/>
            <w:szCs w:val="20"/>
          </w:rPr>
          <w:t>Bridging therapy is from CRF page “IIM/SSc Medications Assessment”when “indication Type”= Bridging Therapy.</w:t>
        </w:r>
      </w:ins>
    </w:p>
    <w:p w14:paraId="5A1DF836" w14:textId="77777777" w:rsidR="00A76A32" w:rsidRPr="00FD35A8" w:rsidRDefault="00A76A32" w:rsidP="00A76A32">
      <w:pPr>
        <w:rPr>
          <w:ins w:id="1541" w:author="Yali Chen" w:date="2025-12-17T11:09:00Z" w16du:dateUtc="2025-12-17T03:09:00Z"/>
          <w:rFonts w:ascii="Times New Roman" w:hAnsi="Times New Roman" w:cs="Times New Roman"/>
          <w:i/>
          <w:iCs/>
          <w:szCs w:val="20"/>
        </w:rPr>
      </w:pPr>
      <w:ins w:id="1542" w:author="Yali Chen" w:date="2025-12-17T11:09:00Z" w16du:dateUtc="2025-12-17T03:09:00Z">
        <w:r w:rsidRPr="00FD35A8">
          <w:rPr>
            <w:rFonts w:ascii="Times New Roman" w:hAnsi="Times New Roman" w:cs="Times New Roman"/>
            <w:i/>
            <w:iCs/>
            <w:szCs w:val="20"/>
          </w:rPr>
          <w:t>Generic drug name is PN after WHO Drug Dictionary (March 1, 2025, or higher) coding.</w:t>
        </w:r>
      </w:ins>
    </w:p>
    <w:p w14:paraId="6E3AA99C" w14:textId="77777777" w:rsidR="00A76A32" w:rsidRPr="00FD35A8" w:rsidRDefault="00A76A32" w:rsidP="00FB1E46">
      <w:pPr>
        <w:rPr>
          <w:rFonts w:ascii="Times New Roman" w:hAnsi="Times New Roman" w:cs="Times New Roman"/>
          <w:i/>
          <w:iCs/>
          <w:szCs w:val="20"/>
        </w:rPr>
      </w:pPr>
    </w:p>
    <w:p w14:paraId="28762933" w14:textId="59381416" w:rsidR="00C05CBE" w:rsidRPr="00FD35A8" w:rsidRDefault="00FB1E46" w:rsidP="00B35DC5">
      <w:pPr>
        <w:widowControl/>
        <w:rPr>
          <w:rFonts w:ascii="Times New Roman" w:hAnsi="Times New Roman" w:cs="Times New Roman"/>
          <w:szCs w:val="20"/>
        </w:rPr>
      </w:pPr>
      <w:r w:rsidRPr="00FD35A8">
        <w:rPr>
          <w:rFonts w:ascii="Times New Roman" w:hAnsi="Times New Roman" w:cs="Times New Roman"/>
          <w:szCs w:val="20"/>
        </w:rPr>
        <w:br w:type="page"/>
      </w:r>
    </w:p>
    <w:p w14:paraId="4D888964" w14:textId="35EBA93E" w:rsidR="0088172E" w:rsidRPr="00FD35A8" w:rsidRDefault="00352123" w:rsidP="0088172E">
      <w:pPr>
        <w:keepNext/>
        <w:widowControl/>
        <w:spacing w:before="120" w:after="120"/>
        <w:jc w:val="left"/>
        <w:outlineLvl w:val="1"/>
        <w:rPr>
          <w:rFonts w:ascii="Times New Roman" w:hAnsi="Times New Roman" w:cs="Times New Roman"/>
          <w:b/>
          <w:bCs/>
          <w:smallCaps/>
          <w:color w:val="auto"/>
          <w:sz w:val="22"/>
        </w:rPr>
      </w:pPr>
      <w:bookmarkStart w:id="1543" w:name="_Toc217918915"/>
      <w:bookmarkStart w:id="1544" w:name="_Toc126922015"/>
      <w:bookmarkStart w:id="1545" w:name="_Toc153208856"/>
      <w:bookmarkStart w:id="1546" w:name="_Toc126922014"/>
      <w:commentRangeStart w:id="1547"/>
      <w:commentRangeStart w:id="1548"/>
      <w:r w:rsidRPr="00FD35A8">
        <w:rPr>
          <w:rFonts w:ascii="Times New Roman" w:hAnsi="Times New Roman" w:cs="Times New Roman"/>
          <w:b/>
          <w:bCs/>
          <w:smallCaps/>
          <w:color w:val="auto"/>
          <w:sz w:val="22"/>
        </w:rPr>
        <w:lastRenderedPageBreak/>
        <w:t>14.2</w:t>
      </w:r>
      <w:r w:rsidR="0088172E" w:rsidRPr="00FD35A8">
        <w:rPr>
          <w:rFonts w:ascii="Times New Roman" w:hAnsi="Times New Roman" w:cs="Times New Roman"/>
          <w:b/>
          <w:bCs/>
          <w:smallCaps/>
          <w:color w:val="auto"/>
          <w:sz w:val="22"/>
        </w:rPr>
        <w:t xml:space="preserve"> </w:t>
      </w:r>
      <w:r w:rsidR="0088172E" w:rsidRPr="00FD35A8">
        <w:rPr>
          <w:rFonts w:ascii="Times New Roman" w:hAnsi="Times New Roman" w:cs="Times New Roman"/>
          <w:b/>
          <w:bCs/>
          <w:color w:val="auto"/>
          <w:sz w:val="22"/>
        </w:rPr>
        <w:t>Efficacy Overviews</w:t>
      </w:r>
      <w:commentRangeEnd w:id="1547"/>
      <w:r w:rsidR="00E440E1" w:rsidRPr="00FD35A8">
        <w:rPr>
          <w:rStyle w:val="CommentReference"/>
          <w:rFonts w:ascii="Times New Roman" w:hAnsi="Times New Roman" w:cs="Times New Roman"/>
          <w:b/>
          <w:bCs/>
          <w:smallCaps/>
          <w:color w:val="auto"/>
          <w:sz w:val="22"/>
          <w:szCs w:val="22"/>
        </w:rPr>
        <w:commentReference w:id="1547"/>
      </w:r>
      <w:commentRangeEnd w:id="1548"/>
      <w:r w:rsidR="007F7A0B" w:rsidRPr="00FD35A8">
        <w:rPr>
          <w:rStyle w:val="CommentReference"/>
          <w:rFonts w:ascii="Times New Roman" w:hAnsi="Times New Roman" w:cs="Times New Roman"/>
          <w:b/>
          <w:bCs/>
          <w:smallCaps/>
          <w:color w:val="auto"/>
          <w:sz w:val="22"/>
          <w:szCs w:val="22"/>
        </w:rPr>
        <w:commentReference w:id="1548"/>
      </w:r>
      <w:bookmarkEnd w:id="1543"/>
    </w:p>
    <w:bookmarkEnd w:id="1544"/>
    <w:bookmarkEnd w:id="1545"/>
    <w:p w14:paraId="0A0B97E0" w14:textId="77777777" w:rsidR="0088172E" w:rsidRPr="00FD35A8" w:rsidRDefault="0088172E" w:rsidP="0088172E">
      <w:pPr>
        <w:widowControl/>
        <w:jc w:val="left"/>
        <w:rPr>
          <w:rFonts w:ascii="Times New Roman" w:hAnsi="Times New Roman" w:cs="Times New Roman"/>
          <w:bCs/>
        </w:rPr>
      </w:pPr>
      <w:r w:rsidRPr="00FD35A8">
        <w:rPr>
          <w:rFonts w:ascii="Times New Roman" w:hAnsi="Times New Roman" w:cs="Times New Roman"/>
          <w:bCs/>
        </w:rPr>
        <w:br w:type="page"/>
      </w:r>
    </w:p>
    <w:p w14:paraId="79CE17FB" w14:textId="2DAE8965" w:rsidR="0088172E" w:rsidRPr="00FD35A8" w:rsidRDefault="00352123" w:rsidP="0088172E">
      <w:pPr>
        <w:pStyle w:val="TFLshelltitle1"/>
        <w:rPr>
          <w:bCs/>
          <w:szCs w:val="20"/>
        </w:rPr>
      </w:pPr>
      <w:bookmarkStart w:id="1549" w:name="_Toc217918916"/>
      <w:commentRangeStart w:id="1550"/>
      <w:commentRangeStart w:id="1551"/>
      <w:r w:rsidRPr="00FD35A8">
        <w:rPr>
          <w:bCs/>
          <w:szCs w:val="20"/>
          <w:lang w:eastAsia="zh-CN"/>
        </w:rPr>
        <w:lastRenderedPageBreak/>
        <w:t>Figure 14.2</w:t>
      </w:r>
      <w:r w:rsidR="0088172E" w:rsidRPr="00FD35A8">
        <w:rPr>
          <w:bCs/>
          <w:szCs w:val="20"/>
        </w:rPr>
        <w:t xml:space="preserve">.1 </w:t>
      </w:r>
      <w:r w:rsidR="006F518F" w:rsidRPr="00FD35A8">
        <w:rPr>
          <w:bCs/>
          <w:szCs w:val="20"/>
          <w:lang w:eastAsia="zh-CN"/>
        </w:rPr>
        <w:t xml:space="preserve">Line Plot of </w:t>
      </w:r>
      <w:r w:rsidR="00EE2977" w:rsidRPr="00FD35A8">
        <w:rPr>
          <w:bCs/>
          <w:szCs w:val="20"/>
          <w:lang w:eastAsia="zh-CN"/>
        </w:rPr>
        <w:t>P</w:t>
      </w:r>
      <w:r w:rsidR="00BA03C1" w:rsidRPr="00FD35A8">
        <w:rPr>
          <w:bCs/>
          <w:szCs w:val="20"/>
          <w:lang w:eastAsia="zh-CN"/>
        </w:rPr>
        <w:t>h</w:t>
      </w:r>
      <w:r w:rsidR="00EE2977" w:rsidRPr="00FD35A8">
        <w:rPr>
          <w:bCs/>
          <w:szCs w:val="20"/>
          <w:lang w:eastAsia="zh-CN"/>
        </w:rPr>
        <w:t>GA</w:t>
      </w:r>
      <w:r w:rsidR="00DE5E3A" w:rsidRPr="00FD35A8">
        <w:rPr>
          <w:bCs/>
          <w:szCs w:val="20"/>
          <w:lang w:eastAsia="zh-CN"/>
        </w:rPr>
        <w:t xml:space="preserve"> Overtime</w:t>
      </w:r>
      <w:r w:rsidR="003F79CF" w:rsidRPr="00FD35A8">
        <w:rPr>
          <w:bCs/>
          <w:szCs w:val="20"/>
        </w:rPr>
        <w:t xml:space="preserve"> (&lt;&lt;IIM Cohort&gt;&gt; Full Analysis Set)</w:t>
      </w:r>
      <w:commentRangeEnd w:id="1550"/>
      <w:r w:rsidR="005213C4" w:rsidRPr="00FD35A8">
        <w:rPr>
          <w:rStyle w:val="CommentReference"/>
          <w:bCs/>
          <w:sz w:val="20"/>
          <w:szCs w:val="20"/>
        </w:rPr>
        <w:commentReference w:id="1550"/>
      </w:r>
      <w:commentRangeEnd w:id="1551"/>
      <w:r w:rsidR="0040526C" w:rsidRPr="00FD35A8">
        <w:rPr>
          <w:rStyle w:val="CommentReference"/>
          <w:rFonts w:eastAsia="宋体"/>
          <w:b w:val="0"/>
          <w:snapToGrid/>
          <w:color w:val="050000"/>
          <w:kern w:val="2"/>
          <w:lang w:eastAsia="zh-CN"/>
        </w:rPr>
        <w:commentReference w:id="1551"/>
      </w:r>
      <w:bookmarkEnd w:id="1549"/>
    </w:p>
    <w:p w14:paraId="44668E8E" w14:textId="21763420" w:rsidR="006F0C90" w:rsidRPr="00FD35A8" w:rsidRDefault="00795766" w:rsidP="0088172E">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EBA81F8" wp14:editId="72161AA8">
            <wp:extent cx="2355298" cy="2483892"/>
            <wp:effectExtent l="0" t="0" r="6985" b="0"/>
            <wp:docPr id="144513237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3D4EE3B7" w14:textId="3B59AC28" w:rsidR="00B337AB" w:rsidRPr="00FD35A8" w:rsidRDefault="00B337AB" w:rsidP="0088172E">
      <w:pPr>
        <w:rPr>
          <w:rFonts w:ascii="Times New Roman" w:hAnsi="Times New Roman" w:cs="Times New Roman"/>
          <w:bCs/>
          <w:szCs w:val="20"/>
        </w:rPr>
      </w:pPr>
      <w:r w:rsidRPr="00FD35A8">
        <w:rPr>
          <w:rFonts w:ascii="Times New Roman" w:hAnsi="Times New Roman" w:cs="Times New Roman"/>
          <w:bCs/>
          <w:szCs w:val="20"/>
        </w:rPr>
        <w:t>IIM: Idiopathic Inflammatory Myopathies</w:t>
      </w:r>
      <w:r w:rsidR="00867E9B" w:rsidRPr="00FD35A8">
        <w:rPr>
          <w:rFonts w:ascii="Times New Roman" w:hAnsi="Times New Roman" w:cs="Times New Roman"/>
          <w:bCs/>
          <w:szCs w:val="20"/>
        </w:rPr>
        <w:t>,</w:t>
      </w:r>
      <w:r w:rsidRPr="00FD35A8">
        <w:rPr>
          <w:rFonts w:ascii="Times New Roman" w:hAnsi="Times New Roman" w:cs="Times New Roman"/>
          <w:bCs/>
          <w:szCs w:val="20"/>
        </w:rPr>
        <w:t xml:space="preserve"> </w:t>
      </w:r>
      <w:r w:rsidR="00585375" w:rsidRPr="00FD35A8">
        <w:rPr>
          <w:rFonts w:ascii="Times New Roman" w:hAnsi="Times New Roman" w:cs="Times New Roman"/>
          <w:bCs/>
          <w:szCs w:val="20"/>
        </w:rPr>
        <w:t>P</w:t>
      </w:r>
      <w:r w:rsidR="00BA03C1" w:rsidRPr="00FD35A8">
        <w:rPr>
          <w:rFonts w:ascii="Times New Roman" w:hAnsi="Times New Roman" w:cs="Times New Roman"/>
          <w:bCs/>
          <w:szCs w:val="20"/>
        </w:rPr>
        <w:t>h</w:t>
      </w:r>
      <w:r w:rsidR="00585375" w:rsidRPr="00FD35A8">
        <w:rPr>
          <w:rFonts w:ascii="Times New Roman" w:hAnsi="Times New Roman" w:cs="Times New Roman"/>
          <w:bCs/>
          <w:szCs w:val="20"/>
        </w:rPr>
        <w:t xml:space="preserve">GA: </w:t>
      </w:r>
      <w:r w:rsidR="000D6DB7" w:rsidRPr="00FD35A8">
        <w:rPr>
          <w:rFonts w:ascii="Times New Roman" w:hAnsi="Times New Roman" w:cs="Times New Roman"/>
          <w:bCs/>
          <w:szCs w:val="20"/>
        </w:rPr>
        <w:t xml:space="preserve">Physician Global </w:t>
      </w:r>
      <w:r w:rsidR="00CF4A83" w:rsidRPr="00FD35A8">
        <w:rPr>
          <w:rFonts w:ascii="Times New Roman" w:hAnsi="Times New Roman" w:cs="Times New Roman"/>
          <w:bCs/>
          <w:szCs w:val="20"/>
        </w:rPr>
        <w:t>A</w:t>
      </w:r>
      <w:r w:rsidR="00EB563A" w:rsidRPr="00FD35A8">
        <w:rPr>
          <w:rFonts w:ascii="Times New Roman" w:hAnsi="Times New Roman" w:cs="Times New Roman"/>
          <w:bCs/>
          <w:szCs w:val="20"/>
        </w:rPr>
        <w:t>ctivity</w:t>
      </w:r>
      <w:r w:rsidR="000D6DB7" w:rsidRPr="00FD35A8">
        <w:rPr>
          <w:rFonts w:ascii="Times New Roman" w:hAnsi="Times New Roman" w:cs="Times New Roman"/>
          <w:bCs/>
          <w:szCs w:val="20"/>
        </w:rPr>
        <w:t>.</w:t>
      </w:r>
      <w:r w:rsidRPr="00FD35A8">
        <w:rPr>
          <w:rFonts w:ascii="Times New Roman" w:hAnsi="Times New Roman" w:cs="Times New Roman"/>
          <w:bCs/>
          <w:szCs w:val="20"/>
        </w:rPr>
        <w:t xml:space="preserve"> </w:t>
      </w:r>
    </w:p>
    <w:p w14:paraId="2213D8A2" w14:textId="5C0B8B40" w:rsidR="0088172E" w:rsidRPr="00FD35A8" w:rsidRDefault="00B337AB" w:rsidP="0088172E">
      <w:pPr>
        <w:rPr>
          <w:rFonts w:ascii="Times New Roman" w:hAnsi="Times New Roman" w:cs="Times New Roman"/>
          <w:bCs/>
          <w:szCs w:val="20"/>
        </w:rPr>
      </w:pPr>
      <w:r w:rsidRPr="00FD35A8">
        <w:rPr>
          <w:rFonts w:ascii="Times New Roman" w:hAnsi="Times New Roman" w:cs="Times New Roman"/>
          <w:bCs/>
          <w:szCs w:val="20"/>
        </w:rPr>
        <w:t>Patients with IIM (N = xxx).</w:t>
      </w:r>
    </w:p>
    <w:p w14:paraId="4635273F" w14:textId="77777777" w:rsidR="00E503D6" w:rsidRPr="00FD35A8" w:rsidRDefault="004B5039" w:rsidP="0088172E">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21C0946" w14:textId="0778393F" w:rsidR="00EB2D70" w:rsidRPr="00FD35A8" w:rsidRDefault="00EB2D70" w:rsidP="0088172E">
      <w:pPr>
        <w:rPr>
          <w:rFonts w:ascii="Times New Roman" w:hAnsi="Times New Roman" w:cs="Times New Roman"/>
          <w:bCs/>
          <w:i/>
          <w:iCs/>
          <w:szCs w:val="20"/>
        </w:rPr>
      </w:pPr>
      <w:r w:rsidRPr="00FD35A8">
        <w:rPr>
          <w:rFonts w:ascii="Times New Roman" w:hAnsi="Times New Roman" w:cs="Times New Roman"/>
          <w:bCs/>
          <w:i/>
          <w:iCs/>
          <w:szCs w:val="20"/>
        </w:rPr>
        <w:t>P</w:t>
      </w:r>
      <w:r w:rsidR="00BA03C1" w:rsidRPr="00FD35A8">
        <w:rPr>
          <w:rFonts w:ascii="Times New Roman" w:hAnsi="Times New Roman" w:cs="Times New Roman"/>
          <w:bCs/>
          <w:i/>
          <w:iCs/>
          <w:szCs w:val="20"/>
        </w:rPr>
        <w:t>h</w:t>
      </w:r>
      <w:r w:rsidRPr="00FD35A8">
        <w:rPr>
          <w:rFonts w:ascii="Times New Roman" w:hAnsi="Times New Roman" w:cs="Times New Roman"/>
          <w:bCs/>
          <w:i/>
          <w:iCs/>
          <w:szCs w:val="20"/>
        </w:rPr>
        <w:t>GA is collected on “</w:t>
      </w:r>
      <w:r w:rsidR="00D600B5" w:rsidRPr="00FD35A8">
        <w:rPr>
          <w:rFonts w:ascii="Times New Roman" w:hAnsi="Times New Roman" w:cs="Times New Roman"/>
          <w:bCs/>
          <w:i/>
          <w:iCs/>
          <w:szCs w:val="20"/>
        </w:rPr>
        <w:t>Physician Global Activity Assessment (PhGA)</w:t>
      </w:r>
      <w:r w:rsidRPr="00FD35A8">
        <w:rPr>
          <w:rFonts w:ascii="Times New Roman" w:hAnsi="Times New Roman" w:cs="Times New Roman"/>
          <w:bCs/>
          <w:i/>
          <w:iCs/>
          <w:szCs w:val="20"/>
        </w:rPr>
        <w:t>” CRF page “Measure length” item</w:t>
      </w:r>
    </w:p>
    <w:p w14:paraId="2604C21D" w14:textId="6755654C" w:rsidR="004B5039" w:rsidRPr="00FD35A8" w:rsidRDefault="004B5039" w:rsidP="0088172E">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w:t>
      </w:r>
      <w:r w:rsidR="00795766" w:rsidRPr="00FD35A8">
        <w:rPr>
          <w:rFonts w:ascii="Times New Roman" w:hAnsi="Times New Roman" w:cs="Times New Roman"/>
          <w:bCs/>
          <w:i/>
          <w:iCs/>
          <w:szCs w:val="20"/>
        </w:rPr>
        <w:t xml:space="preserve"> (Subject identifier, Treatment g</w:t>
      </w:r>
      <w:r w:rsidR="009C7C4D" w:rsidRPr="00FD35A8">
        <w:rPr>
          <w:rFonts w:ascii="Times New Roman" w:hAnsi="Times New Roman" w:cs="Times New Roman"/>
          <w:bCs/>
          <w:i/>
          <w:iCs/>
          <w:szCs w:val="20"/>
        </w:rPr>
        <w:t>roup)</w:t>
      </w:r>
      <w:r w:rsidRPr="00FD35A8">
        <w:rPr>
          <w:rFonts w:ascii="Times New Roman" w:hAnsi="Times New Roman" w:cs="Times New Roman"/>
          <w:bCs/>
          <w:i/>
          <w:iCs/>
          <w:szCs w:val="20"/>
        </w:rPr>
        <w:t>.</w:t>
      </w:r>
    </w:p>
    <w:p w14:paraId="69D39F44" w14:textId="35A844ED" w:rsidR="007963C7" w:rsidRPr="00FD35A8" w:rsidRDefault="007963C7" w:rsidP="0088172E">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w:t>
      </w:r>
      <w:r w:rsidR="008D320D" w:rsidRPr="00FD35A8">
        <w:rPr>
          <w:rFonts w:ascii="Times New Roman" w:hAnsi="Times New Roman" w:cs="Times New Roman"/>
          <w:bCs/>
          <w:i/>
          <w:iCs/>
          <w:szCs w:val="20"/>
        </w:rPr>
        <w:t xml:space="preserve">: </w:t>
      </w:r>
      <w:r w:rsidR="005542B4" w:rsidRPr="00FD35A8">
        <w:rPr>
          <w:rFonts w:ascii="Times New Roman" w:hAnsi="Times New Roman" w:cs="Times New Roman"/>
          <w:bCs/>
          <w:i/>
          <w:iCs/>
          <w:szCs w:val="20"/>
        </w:rPr>
        <w:t>Screening</w:t>
      </w:r>
      <w:r w:rsidR="00726812" w:rsidRPr="00FD35A8">
        <w:rPr>
          <w:rFonts w:ascii="Times New Roman" w:hAnsi="Times New Roman" w:cs="Times New Roman"/>
          <w:bCs/>
          <w:i/>
          <w:iCs/>
          <w:szCs w:val="20"/>
        </w:rPr>
        <w:t>, Baseline, D28, D56, D84,</w:t>
      </w:r>
      <w:r w:rsidR="000A6ED2" w:rsidRPr="00FD35A8">
        <w:rPr>
          <w:rFonts w:ascii="Times New Roman" w:hAnsi="Times New Roman" w:cs="Times New Roman"/>
          <w:bCs/>
          <w:i/>
          <w:iCs/>
          <w:szCs w:val="20"/>
        </w:rPr>
        <w:t xml:space="preserve"> …</w:t>
      </w:r>
      <w:r w:rsidR="005542B4" w:rsidRPr="00FD35A8">
        <w:rPr>
          <w:rFonts w:ascii="Times New Roman" w:hAnsi="Times New Roman" w:cs="Times New Roman"/>
          <w:bCs/>
          <w:i/>
          <w:iCs/>
          <w:szCs w:val="20"/>
        </w:rPr>
        <w:t xml:space="preserve"> </w:t>
      </w:r>
      <w:r w:rsidRPr="00FD35A8">
        <w:rPr>
          <w:rFonts w:ascii="Times New Roman" w:hAnsi="Times New Roman" w:cs="Times New Roman"/>
          <w:bCs/>
          <w:i/>
          <w:iCs/>
          <w:szCs w:val="20"/>
        </w:rPr>
        <w:t>.</w:t>
      </w:r>
    </w:p>
    <w:p w14:paraId="5488B9D9" w14:textId="2E64685D" w:rsidR="00724267" w:rsidRDefault="00724267" w:rsidP="0088172E">
      <w:pPr>
        <w:widowControl/>
        <w:rPr>
          <w:ins w:id="1552"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w:t>
      </w:r>
      <w:r w:rsidR="00E503D6" w:rsidRPr="00FD35A8">
        <w:rPr>
          <w:rFonts w:ascii="Times New Roman" w:hAnsi="Times New Roman" w:cs="Times New Roman"/>
          <w:bCs/>
          <w:i/>
          <w:iCs/>
          <w:szCs w:val="20"/>
        </w:rPr>
        <w:t xml:space="preserve"> </w:t>
      </w:r>
      <w:r w:rsidRPr="00FD35A8">
        <w:rPr>
          <w:rFonts w:ascii="Times New Roman" w:hAnsi="Times New Roman" w:cs="Times New Roman"/>
          <w:bCs/>
          <w:i/>
          <w:iCs/>
          <w:szCs w:val="20"/>
        </w:rPr>
        <w:t>“P</w:t>
      </w:r>
      <w:r w:rsidR="003D491A" w:rsidRPr="00FD35A8">
        <w:rPr>
          <w:rFonts w:ascii="Times New Roman" w:hAnsi="Times New Roman" w:cs="Times New Roman"/>
          <w:bCs/>
          <w:i/>
          <w:iCs/>
          <w:szCs w:val="20"/>
        </w:rPr>
        <w:t>h</w:t>
      </w:r>
      <w:r w:rsidRPr="00FD35A8">
        <w:rPr>
          <w:rFonts w:ascii="Times New Roman" w:hAnsi="Times New Roman" w:cs="Times New Roman"/>
          <w:bCs/>
          <w:i/>
          <w:iCs/>
          <w:szCs w:val="20"/>
        </w:rPr>
        <w:t xml:space="preserve">GA </w:t>
      </w:r>
      <w:r w:rsidR="00E3172B" w:rsidRPr="00FD35A8">
        <w:rPr>
          <w:rFonts w:ascii="Times New Roman" w:hAnsi="Times New Roman" w:cs="Times New Roman"/>
          <w:bCs/>
          <w:i/>
          <w:iCs/>
          <w:szCs w:val="20"/>
        </w:rPr>
        <w:t>measured length</w:t>
      </w:r>
      <w:r w:rsidR="00A86E1C" w:rsidRPr="00FD35A8">
        <w:rPr>
          <w:rFonts w:ascii="Times New Roman" w:hAnsi="Times New Roman" w:cs="Times New Roman"/>
          <w:bCs/>
          <w:i/>
          <w:iCs/>
          <w:szCs w:val="20"/>
        </w:rPr>
        <w:t xml:space="preserve"> (</w:t>
      </w:r>
      <w:r w:rsidR="00E3172B" w:rsidRPr="00FD35A8">
        <w:rPr>
          <w:rFonts w:ascii="Times New Roman" w:hAnsi="Times New Roman" w:cs="Times New Roman"/>
          <w:bCs/>
          <w:i/>
          <w:iCs/>
          <w:szCs w:val="20"/>
        </w:rPr>
        <w:t>cm</w:t>
      </w:r>
      <w:r w:rsidR="00EB563A" w:rsidRPr="00FD35A8">
        <w:rPr>
          <w:rFonts w:ascii="Times New Roman" w:hAnsi="Times New Roman" w:cs="Times New Roman"/>
          <w:bCs/>
          <w:i/>
          <w:iCs/>
          <w:szCs w:val="20"/>
        </w:rPr>
        <w:t>)</w:t>
      </w:r>
      <w:r w:rsidRPr="00FD35A8">
        <w:rPr>
          <w:rFonts w:ascii="Times New Roman" w:hAnsi="Times New Roman" w:cs="Times New Roman"/>
          <w:bCs/>
          <w:i/>
          <w:iCs/>
          <w:szCs w:val="20"/>
        </w:rPr>
        <w:t>”</w:t>
      </w:r>
      <w:r w:rsidR="00E503D6" w:rsidRPr="00FD35A8">
        <w:rPr>
          <w:rFonts w:ascii="Times New Roman" w:hAnsi="Times New Roman" w:cs="Times New Roman"/>
          <w:bCs/>
          <w:i/>
          <w:iCs/>
          <w:szCs w:val="20"/>
        </w:rPr>
        <w:t>.</w:t>
      </w:r>
    </w:p>
    <w:p w14:paraId="47CC196F" w14:textId="77777777" w:rsidR="0077214D" w:rsidRPr="00FD35A8" w:rsidRDefault="0077214D" w:rsidP="0088172E">
      <w:pPr>
        <w:widowControl/>
        <w:rPr>
          <w:ins w:id="1553" w:author="Yali Chen" w:date="2025-12-29T14:46:00Z" w16du:dateUtc="2025-12-29T06:46:00Z"/>
          <w:rFonts w:ascii="Times New Roman" w:hAnsi="Times New Roman" w:cs="Times New Roman"/>
          <w:bCs/>
          <w:i/>
          <w:iCs/>
          <w:szCs w:val="20"/>
        </w:rPr>
      </w:pPr>
    </w:p>
    <w:p w14:paraId="7CCBE497" w14:textId="423F5048" w:rsidR="004946D8" w:rsidRPr="00FD35A8" w:rsidRDefault="004946D8" w:rsidP="0088172E">
      <w:pPr>
        <w:widowControl/>
        <w:rPr>
          <w:rFonts w:ascii="Times New Roman" w:hAnsi="Times New Roman" w:cs="Times New Roman"/>
          <w:bCs/>
          <w:i/>
          <w:iCs/>
          <w:szCs w:val="20"/>
        </w:rPr>
      </w:pPr>
      <w:ins w:id="1554" w:author="Yali Chen" w:date="2025-12-29T14:46:00Z" w16du:dateUtc="2025-12-29T06:46:00Z">
        <w:r w:rsidRPr="00FD35A8">
          <w:rPr>
            <w:rFonts w:ascii="Times New Roman" w:hAnsi="Times New Roman" w:cs="Times New Roman"/>
            <w:bCs/>
            <w:i/>
            <w:iCs/>
            <w:szCs w:val="20"/>
          </w:rPr>
          <w:t>All figure</w:t>
        </w:r>
      </w:ins>
      <w:ins w:id="1555" w:author="Yali Chen" w:date="2025-12-29T14:47:00Z" w16du:dateUtc="2025-12-29T06:47:00Z">
        <w:r w:rsidRPr="00FD35A8">
          <w:rPr>
            <w:rFonts w:ascii="Times New Roman" w:hAnsi="Times New Roman" w:cs="Times New Roman"/>
            <w:bCs/>
            <w:i/>
            <w:iCs/>
            <w:szCs w:val="20"/>
          </w:rPr>
          <w:t>s</w:t>
        </w:r>
      </w:ins>
      <w:ins w:id="1556" w:author="Yali Chen" w:date="2025-12-29T14:46:00Z" w16du:dateUtc="2025-12-29T06:46:00Z">
        <w:r w:rsidRPr="00FD35A8">
          <w:rPr>
            <w:rFonts w:ascii="Times New Roman" w:hAnsi="Times New Roman" w:cs="Times New Roman"/>
            <w:bCs/>
            <w:i/>
            <w:iCs/>
            <w:szCs w:val="20"/>
          </w:rPr>
          <w:t xml:space="preserve"> should start from screening period.</w:t>
        </w:r>
      </w:ins>
    </w:p>
    <w:p w14:paraId="056BA9C9" w14:textId="176070C9" w:rsidR="0088172E" w:rsidRPr="00FD35A8" w:rsidRDefault="0088172E" w:rsidP="0088172E">
      <w:pPr>
        <w:widowControl/>
        <w:rPr>
          <w:rFonts w:ascii="Times New Roman" w:hAnsi="Times New Roman" w:cs="Times New Roman"/>
          <w:bCs/>
          <w:szCs w:val="20"/>
        </w:rPr>
      </w:pPr>
      <w:r w:rsidRPr="00FD35A8">
        <w:rPr>
          <w:rFonts w:ascii="Times New Roman" w:hAnsi="Times New Roman" w:cs="Times New Roman"/>
          <w:bCs/>
          <w:szCs w:val="20"/>
        </w:rPr>
        <w:br w:type="page"/>
      </w:r>
    </w:p>
    <w:p w14:paraId="1EDC2156" w14:textId="214B7AF4" w:rsidR="00BA03C1" w:rsidRPr="00FD35A8" w:rsidRDefault="00BA03C1" w:rsidP="00BA03C1">
      <w:pPr>
        <w:pStyle w:val="TFLshelltitle1"/>
        <w:rPr>
          <w:bCs/>
          <w:szCs w:val="20"/>
        </w:rPr>
      </w:pPr>
      <w:bookmarkStart w:id="1557" w:name="_Toc217918917"/>
      <w:r w:rsidRPr="00FD35A8">
        <w:rPr>
          <w:bCs/>
          <w:szCs w:val="20"/>
          <w:lang w:eastAsia="zh-CN"/>
        </w:rPr>
        <w:lastRenderedPageBreak/>
        <w:t>Figure 14.2</w:t>
      </w:r>
      <w:r w:rsidRPr="00FD35A8">
        <w:rPr>
          <w:bCs/>
          <w:szCs w:val="20"/>
        </w:rPr>
        <w:t>.</w:t>
      </w:r>
      <w:r w:rsidRPr="00FD35A8">
        <w:rPr>
          <w:bCs/>
          <w:szCs w:val="20"/>
          <w:lang w:eastAsia="zh-CN"/>
        </w:rPr>
        <w:t>2</w:t>
      </w:r>
      <w:r w:rsidRPr="00FD35A8">
        <w:rPr>
          <w:bCs/>
          <w:szCs w:val="20"/>
        </w:rPr>
        <w:t xml:space="preserve"> </w:t>
      </w:r>
      <w:r w:rsidRPr="00FD35A8">
        <w:rPr>
          <w:bCs/>
          <w:szCs w:val="20"/>
          <w:lang w:eastAsia="zh-CN"/>
        </w:rPr>
        <w:t>Line Plot of PtGA Overtime</w:t>
      </w:r>
      <w:r w:rsidRPr="00FD35A8">
        <w:rPr>
          <w:bCs/>
          <w:szCs w:val="20"/>
        </w:rPr>
        <w:t xml:space="preserve"> (&lt;&lt;IIM Cohort&gt;&gt; Full Analysis Set)</w:t>
      </w:r>
      <w:bookmarkEnd w:id="1557"/>
    </w:p>
    <w:p w14:paraId="7DF7A147" w14:textId="77777777"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B6CBDC" wp14:editId="5DB7A01F">
            <wp:extent cx="2355298" cy="2483892"/>
            <wp:effectExtent l="0" t="0" r="6985" b="0"/>
            <wp:docPr id="147186665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1FF3141C" w14:textId="0DF41BDD"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szCs w:val="20"/>
        </w:rPr>
        <w:t>IIM: Idiopathic Inflammatory Myopathies, P</w:t>
      </w:r>
      <w:r w:rsidR="00DA5589" w:rsidRPr="00FD35A8">
        <w:rPr>
          <w:rFonts w:ascii="Times New Roman" w:hAnsi="Times New Roman" w:cs="Times New Roman"/>
          <w:bCs/>
          <w:szCs w:val="20"/>
        </w:rPr>
        <w:t>t</w:t>
      </w:r>
      <w:r w:rsidRPr="00FD35A8">
        <w:rPr>
          <w:rFonts w:ascii="Times New Roman" w:hAnsi="Times New Roman" w:cs="Times New Roman"/>
          <w:bCs/>
          <w:szCs w:val="20"/>
        </w:rPr>
        <w:t xml:space="preserve">GA: </w:t>
      </w:r>
      <w:r w:rsidR="00DA5589" w:rsidRPr="00FD35A8">
        <w:rPr>
          <w:rFonts w:ascii="Times New Roman" w:hAnsi="Times New Roman" w:cs="Times New Roman"/>
          <w:bCs/>
          <w:szCs w:val="20"/>
        </w:rPr>
        <w:t>Patient Global Activity</w:t>
      </w:r>
      <w:r w:rsidRPr="00FD35A8">
        <w:rPr>
          <w:rFonts w:ascii="Times New Roman" w:hAnsi="Times New Roman" w:cs="Times New Roman"/>
          <w:bCs/>
          <w:szCs w:val="20"/>
        </w:rPr>
        <w:t xml:space="preserve">. </w:t>
      </w:r>
    </w:p>
    <w:p w14:paraId="4B573EA1" w14:textId="77777777" w:rsidR="00BA03C1" w:rsidRPr="00FD35A8" w:rsidRDefault="00BA03C1" w:rsidP="00BA03C1">
      <w:pPr>
        <w:rPr>
          <w:rFonts w:ascii="Times New Roman" w:hAnsi="Times New Roman" w:cs="Times New Roman"/>
          <w:bCs/>
          <w:szCs w:val="20"/>
        </w:rPr>
      </w:pPr>
      <w:r w:rsidRPr="00FD35A8">
        <w:rPr>
          <w:rFonts w:ascii="Times New Roman" w:hAnsi="Times New Roman" w:cs="Times New Roman"/>
          <w:bCs/>
          <w:szCs w:val="20"/>
        </w:rPr>
        <w:t>Patients with IIM (N = xxx).</w:t>
      </w:r>
    </w:p>
    <w:p w14:paraId="6D0A72C3" w14:textId="77777777"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44E19F98" w14:textId="1194025B"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PhGA is collected on “</w:t>
      </w:r>
      <w:r w:rsidR="00876EF4" w:rsidRPr="00FD35A8">
        <w:rPr>
          <w:rFonts w:ascii="Times New Roman" w:hAnsi="Times New Roman" w:cs="Times New Roman"/>
          <w:bCs/>
          <w:i/>
          <w:iCs/>
          <w:szCs w:val="20"/>
        </w:rPr>
        <w:t>Patient Global Activity Assessment (PtGA)</w:t>
      </w:r>
      <w:r w:rsidRPr="00FD35A8">
        <w:rPr>
          <w:rFonts w:ascii="Times New Roman" w:hAnsi="Times New Roman" w:cs="Times New Roman"/>
          <w:bCs/>
          <w:i/>
          <w:iCs/>
          <w:szCs w:val="20"/>
        </w:rPr>
        <w:t>” CRF page “Measure length” item</w:t>
      </w:r>
    </w:p>
    <w:p w14:paraId="1EB474B2" w14:textId="77777777" w:rsidR="00BA03C1" w:rsidRPr="00FD35A8" w:rsidRDefault="00BA03C1" w:rsidP="00BA03C1">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BED886A" w14:textId="77777777" w:rsidR="00BA03C1" w:rsidRPr="00FD35A8" w:rsidRDefault="00BA03C1" w:rsidP="00BA03C1">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32970361" w14:textId="70B016B7" w:rsidR="00BA03C1" w:rsidRDefault="00BA03C1" w:rsidP="00BA03C1">
      <w:pPr>
        <w:widowControl/>
        <w:rPr>
          <w:ins w:id="1558"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“P</w:t>
      </w:r>
      <w:r w:rsidR="003D491A" w:rsidRPr="00FD35A8">
        <w:rPr>
          <w:rFonts w:ascii="Times New Roman" w:hAnsi="Times New Roman" w:cs="Times New Roman"/>
          <w:bCs/>
          <w:i/>
          <w:iCs/>
          <w:szCs w:val="20"/>
        </w:rPr>
        <w:t>t</w:t>
      </w:r>
      <w:r w:rsidRPr="00FD35A8">
        <w:rPr>
          <w:rFonts w:ascii="Times New Roman" w:hAnsi="Times New Roman" w:cs="Times New Roman"/>
          <w:bCs/>
          <w:i/>
          <w:iCs/>
          <w:szCs w:val="20"/>
        </w:rPr>
        <w:t>GA measured length (cm)”.</w:t>
      </w:r>
    </w:p>
    <w:p w14:paraId="631B29D1" w14:textId="77777777" w:rsidR="0077214D" w:rsidRPr="00FD35A8" w:rsidRDefault="0077214D" w:rsidP="00BA03C1">
      <w:pPr>
        <w:widowControl/>
        <w:rPr>
          <w:ins w:id="1559" w:author="Yali Chen" w:date="2025-12-29T14:45:00Z" w16du:dateUtc="2025-12-29T06:45:00Z"/>
          <w:rFonts w:ascii="Times New Roman" w:hAnsi="Times New Roman" w:cs="Times New Roman"/>
          <w:bCs/>
          <w:i/>
          <w:iCs/>
          <w:szCs w:val="20"/>
        </w:rPr>
      </w:pPr>
    </w:p>
    <w:p w14:paraId="01266949" w14:textId="40207F4E" w:rsidR="0040526C" w:rsidRPr="00FD35A8" w:rsidRDefault="0040526C" w:rsidP="00BA03C1">
      <w:pPr>
        <w:widowControl/>
        <w:rPr>
          <w:rFonts w:ascii="Times New Roman" w:hAnsi="Times New Roman" w:cs="Times New Roman"/>
          <w:bCs/>
          <w:i/>
          <w:iCs/>
          <w:szCs w:val="20"/>
        </w:rPr>
      </w:pPr>
      <w:ins w:id="1560" w:author="Yali Chen" w:date="2025-12-29T14:45:00Z" w16du:dateUtc="2025-12-29T06:45:00Z">
        <w:r w:rsidRPr="00FD35A8">
          <w:rPr>
            <w:rFonts w:ascii="Times New Roman" w:hAnsi="Times New Roman" w:cs="Times New Roman"/>
            <w:bCs/>
            <w:i/>
            <w:iCs/>
            <w:szCs w:val="20"/>
          </w:rPr>
          <w:t>A</w:t>
        </w:r>
      </w:ins>
      <w:ins w:id="1561" w:author="Yali Chen" w:date="2025-12-29T14:45:00Z">
        <w:r w:rsidRPr="00FD35A8">
          <w:rPr>
            <w:rFonts w:ascii="Times New Roman" w:hAnsi="Times New Roman" w:cs="Times New Roman"/>
            <w:bCs/>
            <w:i/>
            <w:iCs/>
            <w:szCs w:val="20"/>
          </w:rPr>
          <w:t>ll figure</w:t>
        </w:r>
      </w:ins>
      <w:ins w:id="1562" w:author="Yali Chen" w:date="2025-12-29T14:47:00Z" w16du:dateUtc="2025-12-29T06:47:00Z">
        <w:r w:rsidR="004946D8" w:rsidRPr="00FD35A8">
          <w:rPr>
            <w:rFonts w:ascii="Times New Roman" w:hAnsi="Times New Roman" w:cs="Times New Roman"/>
            <w:bCs/>
            <w:i/>
            <w:iCs/>
            <w:szCs w:val="20"/>
          </w:rPr>
          <w:t>s</w:t>
        </w:r>
      </w:ins>
      <w:ins w:id="1563" w:author="Yali Chen" w:date="2025-12-29T14:45:00Z">
        <w:r w:rsidRPr="00FD35A8">
          <w:rPr>
            <w:rFonts w:ascii="Times New Roman" w:hAnsi="Times New Roman" w:cs="Times New Roman"/>
            <w:bCs/>
            <w:i/>
            <w:iCs/>
            <w:szCs w:val="20"/>
          </w:rPr>
          <w:t xml:space="preserve"> should start from screening period.</w:t>
        </w:r>
      </w:ins>
    </w:p>
    <w:p w14:paraId="666974E8" w14:textId="77777777" w:rsidR="00BA03C1" w:rsidRPr="00FD35A8" w:rsidRDefault="00BA03C1" w:rsidP="00BA03C1">
      <w:pPr>
        <w:widowControl/>
        <w:rPr>
          <w:rFonts w:ascii="Times New Roman" w:hAnsi="Times New Roman" w:cs="Times New Roman"/>
          <w:bCs/>
          <w:szCs w:val="20"/>
        </w:rPr>
      </w:pPr>
      <w:r w:rsidRPr="00FD35A8">
        <w:rPr>
          <w:rFonts w:ascii="Times New Roman" w:hAnsi="Times New Roman" w:cs="Times New Roman"/>
          <w:bCs/>
          <w:szCs w:val="20"/>
        </w:rPr>
        <w:br w:type="page"/>
      </w:r>
    </w:p>
    <w:p w14:paraId="1B58204E" w14:textId="77777777" w:rsidR="00BA03C1" w:rsidRPr="00FD35A8" w:rsidRDefault="00BA03C1" w:rsidP="0088172E">
      <w:pPr>
        <w:widowControl/>
        <w:rPr>
          <w:rFonts w:ascii="Times New Roman" w:hAnsi="Times New Roman" w:cs="Times New Roman"/>
          <w:bCs/>
          <w:szCs w:val="20"/>
        </w:rPr>
      </w:pPr>
    </w:p>
    <w:p w14:paraId="2E919F20" w14:textId="11FBAF0E" w:rsidR="00245C93" w:rsidRPr="00FD35A8" w:rsidRDefault="00245C93" w:rsidP="00245C93">
      <w:pPr>
        <w:pStyle w:val="TFLshelltitle1"/>
        <w:rPr>
          <w:bCs/>
          <w:szCs w:val="20"/>
        </w:rPr>
      </w:pPr>
      <w:bookmarkStart w:id="1564" w:name="_Toc217918918"/>
      <w:r w:rsidRPr="00FD35A8">
        <w:rPr>
          <w:bCs/>
          <w:szCs w:val="20"/>
          <w:lang w:eastAsia="zh-CN"/>
        </w:rPr>
        <w:t>Figure 14.2</w:t>
      </w:r>
      <w:r w:rsidRPr="00FD35A8">
        <w:rPr>
          <w:bCs/>
          <w:szCs w:val="20"/>
        </w:rPr>
        <w:t>.</w:t>
      </w:r>
      <w:r w:rsidR="00855954" w:rsidRPr="00FD35A8">
        <w:rPr>
          <w:bCs/>
          <w:szCs w:val="20"/>
          <w:lang w:eastAsia="zh-CN"/>
        </w:rPr>
        <w:t>3</w:t>
      </w:r>
      <w:r w:rsidRPr="00FD35A8">
        <w:rPr>
          <w:bCs/>
          <w:szCs w:val="20"/>
        </w:rPr>
        <w:t xml:space="preserve"> </w:t>
      </w:r>
      <w:r w:rsidRPr="00FD35A8">
        <w:rPr>
          <w:bCs/>
          <w:szCs w:val="20"/>
          <w:lang w:eastAsia="zh-CN"/>
        </w:rPr>
        <w:t>Line Plot of MMT-8 Overtime</w:t>
      </w:r>
      <w:r w:rsidRPr="00FD35A8">
        <w:rPr>
          <w:bCs/>
          <w:szCs w:val="20"/>
        </w:rPr>
        <w:t xml:space="preserve"> (&lt;&lt;IIM Cohort&gt;&gt; Full Analysis Set)</w:t>
      </w:r>
      <w:bookmarkEnd w:id="1564"/>
    </w:p>
    <w:p w14:paraId="2392488C" w14:textId="77777777" w:rsidR="00245C93" w:rsidRPr="00FD35A8" w:rsidRDefault="00245C93" w:rsidP="00245C93">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243CBC42" wp14:editId="490EFC07">
            <wp:extent cx="2355298" cy="2483892"/>
            <wp:effectExtent l="0" t="0" r="6985" b="0"/>
            <wp:docPr id="152726166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3DF5E5FF" w14:textId="5B63D2E8"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ED08BB" w:rsidRPr="00FD35A8">
        <w:rPr>
          <w:rFonts w:ascii="Times New Roman" w:hAnsi="Times New Roman" w:cs="Times New Roman"/>
          <w:szCs w:val="20"/>
        </w:rPr>
        <w:t>, MMT: Manual Muscle Testing</w:t>
      </w:r>
    </w:p>
    <w:p w14:paraId="1D8537E3" w14:textId="77777777" w:rsidR="00245C93" w:rsidRPr="00FD35A8" w:rsidRDefault="00245C93" w:rsidP="00245C93">
      <w:pPr>
        <w:rPr>
          <w:rFonts w:ascii="Times New Roman" w:hAnsi="Times New Roman" w:cs="Times New Roman"/>
          <w:bCs/>
          <w:szCs w:val="20"/>
        </w:rPr>
      </w:pPr>
      <w:r w:rsidRPr="00FD35A8">
        <w:rPr>
          <w:rFonts w:ascii="Times New Roman" w:hAnsi="Times New Roman" w:cs="Times New Roman"/>
          <w:bCs/>
          <w:szCs w:val="20"/>
        </w:rPr>
        <w:t>Patients with IIM (N = xxx).</w:t>
      </w:r>
    </w:p>
    <w:p w14:paraId="7D9D15A8" w14:textId="333508FB"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7F776BB2" w14:textId="13D20D56" w:rsidR="00855954" w:rsidRPr="00FD35A8" w:rsidRDefault="003954DC" w:rsidP="00855954">
      <w:pPr>
        <w:rPr>
          <w:rFonts w:ascii="Times New Roman" w:hAnsi="Times New Roman" w:cs="Times New Roman"/>
          <w:bCs/>
          <w:i/>
          <w:iCs/>
          <w:szCs w:val="20"/>
        </w:rPr>
      </w:pPr>
      <w:r w:rsidRPr="00FD35A8">
        <w:rPr>
          <w:rFonts w:ascii="Times New Roman" w:hAnsi="Times New Roman" w:cs="Times New Roman"/>
          <w:bCs/>
          <w:i/>
          <w:iCs/>
          <w:szCs w:val="20"/>
        </w:rPr>
        <w:t>MMT-8 is collected on “Manual muscle testing” CRF page “MMT-8 total score (0-150 points)” item</w:t>
      </w:r>
    </w:p>
    <w:p w14:paraId="0E54B908" w14:textId="77777777" w:rsidR="00245C93" w:rsidRPr="00FD35A8" w:rsidRDefault="00245C93" w:rsidP="00245C93">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34B2A11" w14:textId="77777777" w:rsidR="00245C93" w:rsidRPr="00FD35A8" w:rsidRDefault="00245C93" w:rsidP="00245C93">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599B6ED" w14:textId="1F740EE7" w:rsidR="00245C93" w:rsidRDefault="00245C93" w:rsidP="00245C93">
      <w:pPr>
        <w:widowControl/>
        <w:rPr>
          <w:ins w:id="1565"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D01321" w:rsidRPr="00FD35A8">
        <w:rPr>
          <w:rFonts w:ascii="Times New Roman" w:hAnsi="Times New Roman" w:cs="Times New Roman"/>
          <w:bCs/>
          <w:i/>
          <w:iCs/>
          <w:szCs w:val="20"/>
        </w:rPr>
        <w:t>MMT-8 score</w:t>
      </w:r>
      <w:r w:rsidRPr="00FD35A8">
        <w:rPr>
          <w:rFonts w:ascii="Times New Roman" w:hAnsi="Times New Roman" w:cs="Times New Roman"/>
          <w:bCs/>
          <w:i/>
          <w:iCs/>
          <w:szCs w:val="20"/>
        </w:rPr>
        <w:t xml:space="preserve"> (</w:t>
      </w:r>
      <w:r w:rsidR="00D01321" w:rsidRPr="00FD35A8">
        <w:rPr>
          <w:rFonts w:ascii="Times New Roman" w:hAnsi="Times New Roman" w:cs="Times New Roman"/>
          <w:bCs/>
          <w:i/>
          <w:iCs/>
          <w:szCs w:val="20"/>
        </w:rPr>
        <w:t>points</w:t>
      </w:r>
      <w:r w:rsidRPr="00FD35A8">
        <w:rPr>
          <w:rFonts w:ascii="Times New Roman" w:hAnsi="Times New Roman" w:cs="Times New Roman"/>
          <w:bCs/>
          <w:i/>
          <w:iCs/>
          <w:szCs w:val="20"/>
        </w:rPr>
        <w:t>)”.</w:t>
      </w:r>
    </w:p>
    <w:p w14:paraId="3071D4A9" w14:textId="77777777" w:rsidR="0077214D" w:rsidRPr="00FD35A8" w:rsidRDefault="0077214D" w:rsidP="00245C93">
      <w:pPr>
        <w:widowControl/>
        <w:rPr>
          <w:ins w:id="1566" w:author="Yali Chen" w:date="2025-12-29T14:49:00Z" w16du:dateUtc="2025-12-29T06:49:00Z"/>
          <w:rFonts w:ascii="Times New Roman" w:hAnsi="Times New Roman" w:cs="Times New Roman"/>
          <w:bCs/>
          <w:i/>
          <w:iCs/>
          <w:szCs w:val="20"/>
        </w:rPr>
      </w:pPr>
    </w:p>
    <w:p w14:paraId="114596A7" w14:textId="77777777" w:rsidR="00DC4E28" w:rsidRPr="00FD35A8" w:rsidRDefault="00DC4E28" w:rsidP="00DC4E28">
      <w:pPr>
        <w:widowControl/>
        <w:rPr>
          <w:ins w:id="1567" w:author="Yali Chen" w:date="2025-12-29T14:49:00Z" w16du:dateUtc="2025-12-29T06:49:00Z"/>
          <w:rFonts w:ascii="Times New Roman" w:hAnsi="Times New Roman" w:cs="Times New Roman"/>
          <w:bCs/>
          <w:i/>
          <w:iCs/>
          <w:szCs w:val="20"/>
        </w:rPr>
      </w:pPr>
      <w:ins w:id="1568" w:author="Yali Chen" w:date="2025-12-29T14:49:00Z" w16du:dateUtc="2025-12-29T06:49:00Z">
        <w:r w:rsidRPr="00FD35A8">
          <w:rPr>
            <w:rFonts w:ascii="Times New Roman" w:hAnsi="Times New Roman" w:cs="Times New Roman"/>
            <w:bCs/>
            <w:i/>
            <w:iCs/>
            <w:szCs w:val="20"/>
          </w:rPr>
          <w:t>All figures should start from screening period.</w:t>
        </w:r>
      </w:ins>
    </w:p>
    <w:p w14:paraId="2286B800" w14:textId="77777777" w:rsidR="00DC4E28" w:rsidRPr="00FD35A8" w:rsidRDefault="00DC4E28" w:rsidP="00245C93">
      <w:pPr>
        <w:widowControl/>
        <w:rPr>
          <w:rFonts w:ascii="Times New Roman" w:hAnsi="Times New Roman" w:cs="Times New Roman"/>
          <w:bCs/>
          <w:i/>
          <w:iCs/>
          <w:szCs w:val="20"/>
        </w:rPr>
      </w:pPr>
    </w:p>
    <w:p w14:paraId="050B7965" w14:textId="77777777" w:rsidR="00245C93" w:rsidRPr="00FD35A8" w:rsidRDefault="00245C93" w:rsidP="00245C93">
      <w:pPr>
        <w:widowControl/>
        <w:rPr>
          <w:rFonts w:ascii="Times New Roman" w:hAnsi="Times New Roman" w:cs="Times New Roman"/>
          <w:bCs/>
          <w:szCs w:val="20"/>
        </w:rPr>
      </w:pPr>
      <w:r w:rsidRPr="00FD35A8">
        <w:rPr>
          <w:rFonts w:ascii="Times New Roman" w:hAnsi="Times New Roman" w:cs="Times New Roman"/>
          <w:bCs/>
          <w:szCs w:val="20"/>
        </w:rPr>
        <w:br w:type="page"/>
      </w:r>
    </w:p>
    <w:p w14:paraId="0E4B8443" w14:textId="2C59BC07" w:rsidR="000649CC" w:rsidRPr="00FD35A8" w:rsidRDefault="000649CC" w:rsidP="000649CC">
      <w:pPr>
        <w:pStyle w:val="TFLshelltitle1"/>
        <w:rPr>
          <w:bCs/>
          <w:szCs w:val="20"/>
        </w:rPr>
      </w:pPr>
      <w:bookmarkStart w:id="1569" w:name="_Toc217918919"/>
      <w:commentRangeStart w:id="1570"/>
      <w:commentRangeStart w:id="1571"/>
      <w:commentRangeStart w:id="1572"/>
      <w:r w:rsidRPr="00FD35A8">
        <w:rPr>
          <w:bCs/>
          <w:szCs w:val="20"/>
          <w:lang w:eastAsia="zh-CN"/>
        </w:rPr>
        <w:lastRenderedPageBreak/>
        <w:t>Figure 14.2</w:t>
      </w:r>
      <w:r w:rsidRPr="00FD35A8">
        <w:rPr>
          <w:bCs/>
          <w:szCs w:val="20"/>
        </w:rPr>
        <w:t>.</w:t>
      </w:r>
      <w:r w:rsidR="00F2021A" w:rsidRPr="00FD35A8">
        <w:rPr>
          <w:bCs/>
          <w:szCs w:val="20"/>
          <w:lang w:eastAsia="zh-CN"/>
        </w:rPr>
        <w:t>4</w:t>
      </w:r>
      <w:r w:rsidRPr="00FD35A8">
        <w:rPr>
          <w:bCs/>
          <w:szCs w:val="20"/>
        </w:rPr>
        <w:t xml:space="preserve"> </w:t>
      </w:r>
      <w:r w:rsidRPr="00FD35A8">
        <w:rPr>
          <w:bCs/>
          <w:szCs w:val="20"/>
          <w:lang w:eastAsia="zh-CN"/>
        </w:rPr>
        <w:t xml:space="preserve">Line Plot of </w:t>
      </w:r>
      <w:r w:rsidR="00014B1E" w:rsidRPr="00FD35A8">
        <w:rPr>
          <w:bCs/>
          <w:szCs w:val="20"/>
          <w:lang w:eastAsia="zh-CN"/>
        </w:rPr>
        <w:t>MDAAT</w:t>
      </w:r>
      <w:r w:rsidRPr="00FD35A8">
        <w:rPr>
          <w:bCs/>
          <w:szCs w:val="20"/>
          <w:lang w:eastAsia="zh-CN"/>
        </w:rPr>
        <w:t xml:space="preserve"> Overtime</w:t>
      </w:r>
      <w:r w:rsidRPr="00FD35A8">
        <w:rPr>
          <w:bCs/>
          <w:szCs w:val="20"/>
        </w:rPr>
        <w:t xml:space="preserve"> (&lt;&lt;IIM Cohort&gt;&gt; Full Analysis Set)</w:t>
      </w:r>
      <w:commentRangeEnd w:id="1570"/>
      <w:r w:rsidR="00453268" w:rsidRPr="00FD35A8">
        <w:rPr>
          <w:rStyle w:val="CommentReference"/>
          <w:bCs/>
          <w:sz w:val="20"/>
          <w:szCs w:val="20"/>
        </w:rPr>
        <w:commentReference w:id="1570"/>
      </w:r>
      <w:commentRangeEnd w:id="1571"/>
      <w:r w:rsidR="00733EA0" w:rsidRPr="00FD35A8">
        <w:rPr>
          <w:rStyle w:val="CommentReference"/>
          <w:bCs/>
          <w:sz w:val="20"/>
          <w:szCs w:val="20"/>
        </w:rPr>
        <w:commentReference w:id="1571"/>
      </w:r>
      <w:commentRangeEnd w:id="1572"/>
      <w:r w:rsidR="0088663F" w:rsidRPr="00FD35A8">
        <w:rPr>
          <w:rStyle w:val="CommentReference"/>
          <w:bCs/>
          <w:sz w:val="20"/>
          <w:szCs w:val="20"/>
        </w:rPr>
        <w:commentReference w:id="1572"/>
      </w:r>
      <w:bookmarkEnd w:id="1569"/>
    </w:p>
    <w:p w14:paraId="021DC59A" w14:textId="77777777" w:rsidR="000649CC" w:rsidRPr="00FD35A8" w:rsidRDefault="000649CC" w:rsidP="000649CC">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7A8CCD" wp14:editId="56788550">
            <wp:extent cx="2355298" cy="2483892"/>
            <wp:effectExtent l="0" t="0" r="6985" b="0"/>
            <wp:docPr id="189653316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4B324E75" w14:textId="2A72DF41"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szCs w:val="20"/>
        </w:rPr>
        <w:t>IIM: Idiopathic Inflammatory Myopathies, M</w:t>
      </w:r>
      <w:r w:rsidR="00014B1E" w:rsidRPr="00FD35A8">
        <w:rPr>
          <w:rFonts w:ascii="Times New Roman" w:hAnsi="Times New Roman" w:cs="Times New Roman"/>
          <w:szCs w:val="20"/>
        </w:rPr>
        <w:t>DAAT</w:t>
      </w:r>
      <w:r w:rsidRPr="00FD35A8">
        <w:rPr>
          <w:rFonts w:ascii="Times New Roman" w:hAnsi="Times New Roman" w:cs="Times New Roman"/>
          <w:szCs w:val="20"/>
        </w:rPr>
        <w:t xml:space="preserve">: </w:t>
      </w:r>
      <w:r w:rsidR="00831958" w:rsidRPr="00FD35A8">
        <w:rPr>
          <w:rFonts w:ascii="Times New Roman" w:hAnsi="Times New Roman" w:cs="Times New Roman"/>
          <w:szCs w:val="20"/>
        </w:rPr>
        <w:t>Myositis Disease Activity Assessment Tool</w:t>
      </w:r>
    </w:p>
    <w:p w14:paraId="63F8AA1B" w14:textId="77777777" w:rsidR="000649CC" w:rsidRPr="00FD35A8" w:rsidRDefault="000649CC" w:rsidP="000649CC">
      <w:pPr>
        <w:rPr>
          <w:rFonts w:ascii="Times New Roman" w:hAnsi="Times New Roman" w:cs="Times New Roman"/>
          <w:bCs/>
          <w:szCs w:val="20"/>
        </w:rPr>
      </w:pPr>
      <w:r w:rsidRPr="00FD35A8">
        <w:rPr>
          <w:rFonts w:ascii="Times New Roman" w:hAnsi="Times New Roman" w:cs="Times New Roman"/>
          <w:bCs/>
          <w:szCs w:val="20"/>
        </w:rPr>
        <w:t>Patients with IIM (N = xxx).</w:t>
      </w:r>
    </w:p>
    <w:p w14:paraId="55A2C937" w14:textId="77777777"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610E2309" w14:textId="6D0CD843" w:rsidR="000649CC" w:rsidRPr="00FD35A8" w:rsidRDefault="00C644DD" w:rsidP="000649CC">
      <w:pPr>
        <w:rPr>
          <w:rFonts w:ascii="Times New Roman" w:hAnsi="Times New Roman" w:cs="Times New Roman"/>
          <w:bCs/>
          <w:i/>
          <w:iCs/>
          <w:szCs w:val="20"/>
        </w:rPr>
      </w:pPr>
      <w:r w:rsidRPr="00FD35A8">
        <w:rPr>
          <w:rFonts w:ascii="Times New Roman" w:hAnsi="Times New Roman" w:cs="Times New Roman"/>
          <w:bCs/>
          <w:i/>
          <w:iCs/>
          <w:szCs w:val="20"/>
        </w:rPr>
        <w:t>MDAAT</w:t>
      </w:r>
      <w:r w:rsidR="000649CC" w:rsidRPr="00FD35A8">
        <w:rPr>
          <w:rFonts w:ascii="Times New Roman" w:hAnsi="Times New Roman" w:cs="Times New Roman"/>
          <w:bCs/>
          <w:i/>
          <w:iCs/>
          <w:szCs w:val="20"/>
        </w:rPr>
        <w:t xml:space="preserve"> is collected on “</w:t>
      </w:r>
      <w:r w:rsidR="006A0FC0" w:rsidRPr="00FD35A8">
        <w:rPr>
          <w:rFonts w:ascii="Times New Roman" w:hAnsi="Times New Roman" w:cs="Times New Roman"/>
          <w:bCs/>
          <w:i/>
          <w:iCs/>
          <w:szCs w:val="20"/>
        </w:rPr>
        <w:t>Myositis Disease Activity Assessment Tool</w:t>
      </w:r>
      <w:r w:rsidR="000649CC" w:rsidRPr="00FD35A8">
        <w:rPr>
          <w:rFonts w:ascii="Times New Roman" w:hAnsi="Times New Roman" w:cs="Times New Roman"/>
          <w:bCs/>
          <w:i/>
          <w:iCs/>
          <w:szCs w:val="20"/>
        </w:rPr>
        <w:t>” CRF page “</w:t>
      </w:r>
      <w:r w:rsidR="00E00CC4" w:rsidRPr="00FD35A8">
        <w:rPr>
          <w:rFonts w:ascii="Times New Roman" w:hAnsi="Times New Roman" w:cs="Times New Roman"/>
          <w:bCs/>
          <w:i/>
          <w:iCs/>
          <w:szCs w:val="20"/>
        </w:rPr>
        <w:t>Extramuscular global assessment</w:t>
      </w:r>
      <w:r w:rsidR="000649CC" w:rsidRPr="00FD35A8">
        <w:rPr>
          <w:rFonts w:ascii="Times New Roman" w:hAnsi="Times New Roman" w:cs="Times New Roman"/>
          <w:bCs/>
          <w:i/>
          <w:iCs/>
          <w:szCs w:val="20"/>
        </w:rPr>
        <w:t>” item</w:t>
      </w:r>
      <w:r w:rsidR="00E00CC4" w:rsidRPr="00FD35A8">
        <w:rPr>
          <w:rFonts w:ascii="Times New Roman" w:hAnsi="Times New Roman" w:cs="Times New Roman"/>
          <w:bCs/>
          <w:i/>
          <w:iCs/>
          <w:szCs w:val="20"/>
        </w:rPr>
        <w:t xml:space="preserve"> and “Global Disease Activity” item.</w:t>
      </w:r>
    </w:p>
    <w:p w14:paraId="76630B39" w14:textId="77777777" w:rsidR="000649CC" w:rsidRPr="00FD35A8" w:rsidRDefault="000649CC" w:rsidP="000649CC">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0B28CAE" w14:textId="77777777" w:rsidR="000649CC" w:rsidRPr="00FD35A8" w:rsidRDefault="000649CC" w:rsidP="000649CC">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6CCBDC87" w14:textId="0E54CCBF" w:rsidR="000649CC" w:rsidRDefault="000649CC" w:rsidP="000649CC">
      <w:pPr>
        <w:widowControl/>
        <w:rPr>
          <w:ins w:id="1573"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ins w:id="1574" w:author="Yali Chen" w:date="2025-12-17T11:12:00Z" w16du:dateUtc="2025-12-17T03:12:00Z">
        <w:r w:rsidR="00262DD4" w:rsidRPr="00FD35A8">
          <w:rPr>
            <w:rFonts w:ascii="Times New Roman" w:hAnsi="Times New Roman" w:cs="Times New Roman"/>
            <w:bCs/>
            <w:i/>
            <w:iCs/>
            <w:szCs w:val="20"/>
          </w:rPr>
          <w:t>MDAAT-</w:t>
        </w:r>
      </w:ins>
      <w:r w:rsidR="00D202EA" w:rsidRPr="00FD35A8">
        <w:rPr>
          <w:rFonts w:ascii="Times New Roman" w:hAnsi="Times New Roman" w:cs="Times New Roman"/>
          <w:bCs/>
          <w:i/>
          <w:iCs/>
          <w:szCs w:val="20"/>
        </w:rPr>
        <w:t>Extramuscular global assessment (cm)</w:t>
      </w:r>
      <w:r w:rsidRPr="00FD35A8">
        <w:rPr>
          <w:rFonts w:ascii="Times New Roman" w:hAnsi="Times New Roman" w:cs="Times New Roman"/>
          <w:bCs/>
          <w:i/>
          <w:iCs/>
          <w:szCs w:val="20"/>
        </w:rPr>
        <w:t>”</w:t>
      </w:r>
      <w:del w:id="1575" w:author="Yali Chen" w:date="2025-12-17T11:11:00Z" w16du:dateUtc="2025-12-17T03:11:00Z">
        <w:r w:rsidR="00D202EA" w:rsidRPr="00FD35A8" w:rsidDel="00040749">
          <w:rPr>
            <w:rFonts w:ascii="Times New Roman" w:hAnsi="Times New Roman" w:cs="Times New Roman"/>
            <w:bCs/>
            <w:i/>
            <w:iCs/>
            <w:szCs w:val="20"/>
          </w:rPr>
          <w:delText xml:space="preserve"> and “</w:delText>
        </w:r>
        <w:r w:rsidR="001C355A" w:rsidRPr="00FD35A8" w:rsidDel="00040749">
          <w:rPr>
            <w:rFonts w:ascii="Times New Roman" w:hAnsi="Times New Roman" w:cs="Times New Roman"/>
            <w:bCs/>
            <w:i/>
            <w:iCs/>
            <w:szCs w:val="20"/>
          </w:rPr>
          <w:delText>Global disease activity (cm)</w:delText>
        </w:r>
        <w:r w:rsidR="00D202EA" w:rsidRPr="00FD35A8" w:rsidDel="00040749">
          <w:rPr>
            <w:rFonts w:ascii="Times New Roman" w:hAnsi="Times New Roman" w:cs="Times New Roman"/>
            <w:bCs/>
            <w:i/>
            <w:iCs/>
            <w:szCs w:val="20"/>
          </w:rPr>
          <w:delText>”</w:delText>
        </w:r>
      </w:del>
      <w:r w:rsidRPr="00FD35A8">
        <w:rPr>
          <w:rFonts w:ascii="Times New Roman" w:hAnsi="Times New Roman" w:cs="Times New Roman"/>
          <w:bCs/>
          <w:i/>
          <w:iCs/>
          <w:szCs w:val="20"/>
        </w:rPr>
        <w:t>.</w:t>
      </w:r>
    </w:p>
    <w:p w14:paraId="03EDD8FE" w14:textId="77777777" w:rsidR="0077214D" w:rsidRPr="00FD35A8" w:rsidRDefault="0077214D" w:rsidP="000649CC">
      <w:pPr>
        <w:widowControl/>
        <w:rPr>
          <w:ins w:id="1576" w:author="Yali Chen" w:date="2025-12-29T14:50:00Z" w16du:dateUtc="2025-12-29T06:50:00Z"/>
          <w:rFonts w:ascii="Times New Roman" w:hAnsi="Times New Roman" w:cs="Times New Roman"/>
          <w:bCs/>
          <w:i/>
          <w:iCs/>
          <w:szCs w:val="20"/>
        </w:rPr>
      </w:pPr>
    </w:p>
    <w:p w14:paraId="0002B7EA" w14:textId="77777777" w:rsidR="00DC4E28" w:rsidRPr="00FD35A8" w:rsidRDefault="00DC4E28" w:rsidP="00DC4E28">
      <w:pPr>
        <w:widowControl/>
        <w:rPr>
          <w:ins w:id="1577" w:author="Yali Chen" w:date="2025-12-29T14:50:00Z" w16du:dateUtc="2025-12-29T06:50:00Z"/>
          <w:rFonts w:ascii="Times New Roman" w:hAnsi="Times New Roman" w:cs="Times New Roman"/>
          <w:bCs/>
          <w:i/>
          <w:iCs/>
          <w:szCs w:val="20"/>
        </w:rPr>
      </w:pPr>
      <w:ins w:id="1578" w:author="Yali Chen" w:date="2025-12-29T14:50:00Z" w16du:dateUtc="2025-12-29T06:50:00Z">
        <w:r w:rsidRPr="00FD35A8">
          <w:rPr>
            <w:rFonts w:ascii="Times New Roman" w:hAnsi="Times New Roman" w:cs="Times New Roman"/>
            <w:bCs/>
            <w:i/>
            <w:iCs/>
            <w:szCs w:val="20"/>
          </w:rPr>
          <w:t>All figures should start from screening period.</w:t>
        </w:r>
      </w:ins>
    </w:p>
    <w:p w14:paraId="6AEF82E4" w14:textId="77777777" w:rsidR="00DC4E28" w:rsidRPr="00FD35A8" w:rsidRDefault="00DC4E28" w:rsidP="000649CC">
      <w:pPr>
        <w:widowControl/>
        <w:rPr>
          <w:rFonts w:ascii="Times New Roman" w:hAnsi="Times New Roman" w:cs="Times New Roman"/>
          <w:bCs/>
          <w:i/>
          <w:iCs/>
          <w:szCs w:val="20"/>
        </w:rPr>
      </w:pPr>
    </w:p>
    <w:p w14:paraId="63D827C5" w14:textId="77777777" w:rsidR="000649CC" w:rsidRPr="00FD35A8" w:rsidRDefault="000649CC" w:rsidP="000649CC">
      <w:pPr>
        <w:widowControl/>
        <w:rPr>
          <w:rFonts w:ascii="Times New Roman" w:hAnsi="Times New Roman" w:cs="Times New Roman"/>
          <w:bCs/>
          <w:szCs w:val="20"/>
        </w:rPr>
      </w:pPr>
      <w:r w:rsidRPr="00FD35A8">
        <w:rPr>
          <w:rFonts w:ascii="Times New Roman" w:hAnsi="Times New Roman" w:cs="Times New Roman"/>
          <w:bCs/>
          <w:szCs w:val="20"/>
        </w:rPr>
        <w:br w:type="page"/>
      </w:r>
    </w:p>
    <w:p w14:paraId="761492AA" w14:textId="77777777" w:rsidR="000649CC" w:rsidRPr="00FD35A8" w:rsidRDefault="000649CC" w:rsidP="00245C93">
      <w:pPr>
        <w:widowControl/>
        <w:rPr>
          <w:rFonts w:ascii="Times New Roman" w:hAnsi="Times New Roman" w:cs="Times New Roman"/>
          <w:bCs/>
          <w:szCs w:val="20"/>
        </w:rPr>
      </w:pPr>
    </w:p>
    <w:p w14:paraId="08DA5656" w14:textId="5419DBF5" w:rsidR="007320C5" w:rsidRPr="00FD35A8" w:rsidRDefault="007320C5" w:rsidP="007320C5">
      <w:pPr>
        <w:pStyle w:val="TFLshelltitle1"/>
        <w:rPr>
          <w:bCs/>
          <w:szCs w:val="20"/>
        </w:rPr>
      </w:pPr>
      <w:bookmarkStart w:id="1579" w:name="_Toc217918920"/>
      <w:commentRangeStart w:id="1580"/>
      <w:commentRangeStart w:id="1581"/>
      <w:commentRangeStart w:id="1582"/>
      <w:r w:rsidRPr="00FD35A8">
        <w:rPr>
          <w:bCs/>
          <w:szCs w:val="20"/>
          <w:lang w:eastAsia="zh-CN"/>
        </w:rPr>
        <w:t>Figure 14.2</w:t>
      </w:r>
      <w:r w:rsidRPr="00FD35A8">
        <w:rPr>
          <w:bCs/>
          <w:szCs w:val="20"/>
        </w:rPr>
        <w:t>.</w:t>
      </w:r>
      <w:r w:rsidR="00F2021A" w:rsidRPr="00FD35A8">
        <w:rPr>
          <w:bCs/>
          <w:szCs w:val="20"/>
          <w:lang w:eastAsia="zh-CN"/>
        </w:rPr>
        <w:t>5</w:t>
      </w:r>
      <w:r w:rsidRPr="00FD35A8">
        <w:rPr>
          <w:bCs/>
          <w:szCs w:val="20"/>
        </w:rPr>
        <w:t xml:space="preserve"> </w:t>
      </w:r>
      <w:r w:rsidRPr="00FD35A8">
        <w:rPr>
          <w:bCs/>
          <w:szCs w:val="20"/>
          <w:lang w:eastAsia="zh-CN"/>
        </w:rPr>
        <w:t xml:space="preserve">Line Plot of </w:t>
      </w:r>
      <w:r w:rsidR="00432ACF" w:rsidRPr="00FD35A8">
        <w:rPr>
          <w:bCs/>
          <w:szCs w:val="20"/>
          <w:lang w:eastAsia="zh-CN"/>
        </w:rPr>
        <w:t>CDASI</w:t>
      </w:r>
      <w:r w:rsidRPr="00FD35A8">
        <w:rPr>
          <w:bCs/>
          <w:szCs w:val="20"/>
          <w:lang w:eastAsia="zh-CN"/>
        </w:rPr>
        <w:t xml:space="preserve"> Overtime</w:t>
      </w:r>
      <w:r w:rsidRPr="00FD35A8">
        <w:rPr>
          <w:bCs/>
          <w:szCs w:val="20"/>
        </w:rPr>
        <w:t xml:space="preserve"> (&lt;&lt;IIM Cohort&gt;&gt; Full Analysis Set)</w:t>
      </w:r>
      <w:commentRangeEnd w:id="1580"/>
      <w:r w:rsidR="00921AFC" w:rsidRPr="00FD35A8">
        <w:rPr>
          <w:rStyle w:val="CommentReference"/>
          <w:bCs/>
          <w:sz w:val="20"/>
          <w:szCs w:val="20"/>
        </w:rPr>
        <w:commentReference w:id="1580"/>
      </w:r>
      <w:commentRangeEnd w:id="1581"/>
      <w:r w:rsidR="00733EA0" w:rsidRPr="00FD35A8">
        <w:rPr>
          <w:rStyle w:val="CommentReference"/>
          <w:bCs/>
          <w:sz w:val="20"/>
          <w:szCs w:val="20"/>
        </w:rPr>
        <w:commentReference w:id="1581"/>
      </w:r>
      <w:commentRangeEnd w:id="1582"/>
      <w:r w:rsidR="00FE7846" w:rsidRPr="00FD35A8">
        <w:rPr>
          <w:rStyle w:val="CommentReference"/>
          <w:rFonts w:eastAsia="宋体"/>
          <w:b w:val="0"/>
          <w:snapToGrid/>
          <w:color w:val="050000"/>
          <w:kern w:val="2"/>
          <w:lang w:eastAsia="zh-CN"/>
        </w:rPr>
        <w:commentReference w:id="1582"/>
      </w:r>
      <w:bookmarkEnd w:id="1579"/>
    </w:p>
    <w:p w14:paraId="3B2EDBC3" w14:textId="77777777" w:rsidR="007320C5" w:rsidRPr="00FD35A8" w:rsidRDefault="007320C5" w:rsidP="007320C5">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212CF11A" wp14:editId="542A3116">
            <wp:extent cx="2355298" cy="2483892"/>
            <wp:effectExtent l="0" t="0" r="6985" b="0"/>
            <wp:docPr id="109261067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FB19C5D" w14:textId="4E6983A9" w:rsidR="007320C5" w:rsidRPr="00FD35A8" w:rsidRDefault="007320C5" w:rsidP="007320C5">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432ACF" w:rsidRPr="00FD35A8">
        <w:rPr>
          <w:rFonts w:ascii="Times New Roman" w:hAnsi="Times New Roman" w:cs="Times New Roman"/>
          <w:szCs w:val="20"/>
        </w:rPr>
        <w:t xml:space="preserve">, CDASI: </w:t>
      </w:r>
      <w:r w:rsidR="00D23352" w:rsidRPr="00FD35A8">
        <w:rPr>
          <w:rFonts w:ascii="Times New Roman" w:hAnsi="Times New Roman" w:cs="Times New Roman"/>
          <w:szCs w:val="20"/>
        </w:rPr>
        <w:t>Cutaneous Dermatomyositis Disease Area and Severity Index</w:t>
      </w:r>
    </w:p>
    <w:p w14:paraId="2BC84B11" w14:textId="51473BD4" w:rsidR="007320C5" w:rsidRPr="00FD35A8" w:rsidRDefault="007320C5" w:rsidP="007320C5">
      <w:pPr>
        <w:rPr>
          <w:rFonts w:ascii="Times New Roman" w:hAnsi="Times New Roman" w:cs="Times New Roman"/>
        </w:rPr>
      </w:pPr>
      <w:commentRangeStart w:id="1583"/>
      <w:commentRangeStart w:id="1584"/>
      <w:commentRangeStart w:id="1585"/>
      <w:commentRangeStart w:id="1586"/>
      <w:commentRangeStart w:id="1587"/>
      <w:commentRangeStart w:id="1588"/>
      <w:r w:rsidRPr="00FD35A8">
        <w:rPr>
          <w:rFonts w:ascii="Times New Roman" w:hAnsi="Times New Roman" w:cs="Times New Roman"/>
        </w:rPr>
        <w:t>Patients with IIM</w:t>
      </w:r>
      <w:ins w:id="1589" w:author="Yali Chen" w:date="2025-12-17T11:27:00Z" w16du:dateUtc="2025-12-17T03:27:00Z">
        <w:r w:rsidR="004C4713" w:rsidRPr="00FD35A8">
          <w:rPr>
            <w:rFonts w:ascii="Times New Roman" w:hAnsi="Times New Roman" w:cs="Times New Roman"/>
          </w:rPr>
          <w:t xml:space="preserve"> (N = xxx)</w:t>
        </w:r>
      </w:ins>
      <w:ins w:id="1590" w:author="Yali Chen" w:date="2025-12-17T11:21:00Z" w16du:dateUtc="2025-12-17T03:21:00Z">
        <w:r w:rsidR="009877F2" w:rsidRPr="00FD35A8">
          <w:rPr>
            <w:rFonts w:ascii="Times New Roman" w:hAnsi="Times New Roman" w:cs="Times New Roman"/>
          </w:rPr>
          <w:t xml:space="preserve">, </w:t>
        </w:r>
      </w:ins>
      <w:ins w:id="1591" w:author="Yali Chen" w:date="2025-12-17T11:20:00Z" w16du:dateUtc="2025-12-17T03:20:00Z">
        <w:r w:rsidR="009877F2" w:rsidRPr="00FD35A8">
          <w:rPr>
            <w:rFonts w:ascii="Times New Roman" w:hAnsi="Times New Roman" w:cs="Times New Roman"/>
          </w:rPr>
          <w:t xml:space="preserve">only subjects with </w:t>
        </w:r>
        <w:commentRangeStart w:id="1592"/>
        <w:r w:rsidR="009877F2" w:rsidRPr="00FD35A8">
          <w:rPr>
            <w:rFonts w:ascii="Times New Roman" w:hAnsi="Times New Roman" w:cs="Times New Roman"/>
          </w:rPr>
          <w:t>dermatomyositis</w:t>
        </w:r>
      </w:ins>
      <w:commentRangeEnd w:id="1592"/>
      <w:r w:rsidR="00481981" w:rsidRPr="00FD35A8">
        <w:rPr>
          <w:rStyle w:val="CommentReference"/>
          <w:rFonts w:ascii="Times New Roman" w:hAnsi="Times New Roman" w:cs="Times New Roman"/>
          <w:sz w:val="20"/>
          <w:szCs w:val="22"/>
        </w:rPr>
        <w:commentReference w:id="1592"/>
      </w:r>
      <w:ins w:id="1593" w:author="Yali Chen" w:date="2025-12-17T11:20:00Z" w16du:dateUtc="2025-12-17T03:20:00Z">
        <w:r w:rsidR="009877F2" w:rsidRPr="00FD35A8">
          <w:rPr>
            <w:rFonts w:ascii="Times New Roman" w:hAnsi="Times New Roman" w:cs="Times New Roman"/>
          </w:rPr>
          <w:t xml:space="preserve"> will be included in the analysis</w:t>
        </w:r>
      </w:ins>
      <w:r w:rsidRPr="00FD35A8">
        <w:rPr>
          <w:rFonts w:ascii="Times New Roman" w:hAnsi="Times New Roman" w:cs="Times New Roman"/>
        </w:rPr>
        <w:t xml:space="preserve"> (</w:t>
      </w:r>
      <w:ins w:id="1594" w:author="Yali Chen" w:date="2025-12-17T11:27:00Z" w16du:dateUtc="2025-12-17T03:27:00Z">
        <w:r w:rsidR="004C4713" w:rsidRPr="00FD35A8">
          <w:rPr>
            <w:rFonts w:ascii="Times New Roman" w:hAnsi="Times New Roman" w:cs="Times New Roman"/>
          </w:rPr>
          <w:t>n</w:t>
        </w:r>
      </w:ins>
      <w:del w:id="1595" w:author="Yali Chen" w:date="2025-12-17T11:27:00Z" w16du:dateUtc="2025-12-17T03:27:00Z">
        <w:r w:rsidRPr="00FD35A8" w:rsidDel="004C4713">
          <w:rPr>
            <w:rFonts w:ascii="Times New Roman" w:hAnsi="Times New Roman" w:cs="Times New Roman"/>
          </w:rPr>
          <w:delText>N</w:delText>
        </w:r>
      </w:del>
      <w:r w:rsidRPr="00FD35A8">
        <w:rPr>
          <w:rFonts w:ascii="Times New Roman" w:hAnsi="Times New Roman" w:cs="Times New Roman"/>
        </w:rPr>
        <w:t xml:space="preserve"> = xxx).</w:t>
      </w:r>
      <w:commentRangeEnd w:id="1583"/>
      <w:r w:rsidR="00ED2F4C" w:rsidRPr="00FD35A8">
        <w:rPr>
          <w:rStyle w:val="CommentReference"/>
          <w:rFonts w:ascii="Times New Roman" w:hAnsi="Times New Roman" w:cs="Times New Roman"/>
          <w:sz w:val="20"/>
          <w:szCs w:val="22"/>
        </w:rPr>
        <w:commentReference w:id="1583"/>
      </w:r>
      <w:commentRangeEnd w:id="1584"/>
      <w:r w:rsidR="00817BFA" w:rsidRPr="00FD35A8">
        <w:rPr>
          <w:rStyle w:val="CommentReference"/>
          <w:rFonts w:ascii="Times New Roman" w:hAnsi="Times New Roman" w:cs="Times New Roman"/>
          <w:sz w:val="20"/>
          <w:szCs w:val="22"/>
        </w:rPr>
        <w:commentReference w:id="1584"/>
      </w:r>
      <w:commentRangeEnd w:id="1585"/>
      <w:r w:rsidRPr="00FD35A8">
        <w:rPr>
          <w:rStyle w:val="CommentReference"/>
          <w:rFonts w:ascii="Times New Roman" w:hAnsi="Times New Roman" w:cs="Times New Roman"/>
          <w:sz w:val="20"/>
          <w:szCs w:val="22"/>
        </w:rPr>
        <w:commentReference w:id="1585"/>
      </w:r>
      <w:commentRangeEnd w:id="1586"/>
      <w:r w:rsidRPr="00FD35A8">
        <w:rPr>
          <w:rStyle w:val="CommentReference"/>
          <w:rFonts w:ascii="Times New Roman" w:hAnsi="Times New Roman" w:cs="Times New Roman"/>
          <w:sz w:val="20"/>
          <w:szCs w:val="22"/>
        </w:rPr>
        <w:commentReference w:id="1586"/>
      </w:r>
      <w:commentRangeEnd w:id="1587"/>
      <w:r w:rsidRPr="00FD35A8">
        <w:rPr>
          <w:rStyle w:val="CommentReference"/>
          <w:rFonts w:ascii="Times New Roman" w:hAnsi="Times New Roman" w:cs="Times New Roman"/>
          <w:sz w:val="20"/>
          <w:szCs w:val="22"/>
        </w:rPr>
        <w:commentReference w:id="1587"/>
      </w:r>
      <w:commentRangeEnd w:id="1588"/>
      <w:r w:rsidR="004A3BCF" w:rsidRPr="00FD35A8">
        <w:rPr>
          <w:rStyle w:val="CommentReference"/>
          <w:rFonts w:ascii="Times New Roman" w:hAnsi="Times New Roman" w:cs="Times New Roman"/>
          <w:sz w:val="20"/>
          <w:szCs w:val="22"/>
        </w:rPr>
        <w:commentReference w:id="1588"/>
      </w:r>
    </w:p>
    <w:p w14:paraId="3DF49641" w14:textId="77777777" w:rsidR="007320C5" w:rsidRPr="00FD35A8" w:rsidRDefault="007320C5" w:rsidP="007320C5">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6B35159A" w14:textId="09E9A781" w:rsidR="007320C5" w:rsidRPr="00FD35A8" w:rsidRDefault="00C644DD" w:rsidP="007320C5">
      <w:pPr>
        <w:rPr>
          <w:rFonts w:ascii="Times New Roman" w:hAnsi="Times New Roman" w:cs="Times New Roman"/>
          <w:bCs/>
          <w:i/>
          <w:iCs/>
          <w:szCs w:val="20"/>
        </w:rPr>
      </w:pPr>
      <w:r w:rsidRPr="00FD35A8">
        <w:rPr>
          <w:rFonts w:ascii="Times New Roman" w:hAnsi="Times New Roman" w:cs="Times New Roman"/>
          <w:bCs/>
          <w:i/>
          <w:iCs/>
          <w:szCs w:val="20"/>
        </w:rPr>
        <w:t>CDASI</w:t>
      </w:r>
      <w:r w:rsidR="007320C5" w:rsidRPr="00FD35A8">
        <w:rPr>
          <w:rFonts w:ascii="Times New Roman" w:hAnsi="Times New Roman" w:cs="Times New Roman"/>
          <w:bCs/>
          <w:i/>
          <w:iCs/>
          <w:szCs w:val="20"/>
        </w:rPr>
        <w:t xml:space="preserve"> is collected on</w:t>
      </w:r>
      <w:r w:rsidR="00BC6E98" w:rsidRPr="00FD35A8">
        <w:rPr>
          <w:rFonts w:ascii="Times New Roman" w:hAnsi="Times New Roman" w:cs="Times New Roman"/>
          <w:bCs/>
          <w:i/>
          <w:iCs/>
          <w:szCs w:val="20"/>
        </w:rPr>
        <w:t>“</w:t>
      </w:r>
      <w:r w:rsidR="00C4294E" w:rsidRPr="00FD35A8">
        <w:rPr>
          <w:rFonts w:ascii="Times New Roman" w:hAnsi="Times New Roman" w:cs="Times New Roman"/>
          <w:bCs/>
          <w:i/>
          <w:iCs/>
          <w:szCs w:val="20"/>
        </w:rPr>
        <w:t>Cutaneous Dermatomyositis Disease Area and Severity Index(CDASI)</w:t>
      </w:r>
      <w:r w:rsidR="00BC6E98" w:rsidRPr="00FD35A8">
        <w:rPr>
          <w:rFonts w:ascii="Times New Roman" w:hAnsi="Times New Roman" w:cs="Times New Roman"/>
          <w:bCs/>
          <w:i/>
          <w:iCs/>
          <w:szCs w:val="20"/>
        </w:rPr>
        <w:t>” CRF page “</w:t>
      </w:r>
      <w:r w:rsidR="00E64ECD" w:rsidRPr="00FD35A8">
        <w:rPr>
          <w:rFonts w:ascii="Times New Roman" w:hAnsi="Times New Roman" w:cs="Times New Roman"/>
          <w:bCs/>
          <w:i/>
          <w:iCs/>
          <w:szCs w:val="20"/>
        </w:rPr>
        <w:t>Total activity score</w:t>
      </w:r>
      <w:r w:rsidR="00BC6E98" w:rsidRPr="00FD35A8">
        <w:rPr>
          <w:rFonts w:ascii="Times New Roman" w:hAnsi="Times New Roman" w:cs="Times New Roman"/>
          <w:bCs/>
          <w:i/>
          <w:iCs/>
          <w:szCs w:val="20"/>
        </w:rPr>
        <w:t>” item</w:t>
      </w:r>
      <w:r w:rsidR="00EB7247" w:rsidRPr="00FD35A8">
        <w:rPr>
          <w:rFonts w:ascii="Times New Roman" w:hAnsi="Times New Roman" w:cs="Times New Roman"/>
          <w:bCs/>
          <w:i/>
          <w:iCs/>
          <w:szCs w:val="20"/>
        </w:rPr>
        <w:t xml:space="preserve"> and “Total damage score” item</w:t>
      </w:r>
      <w:r w:rsidR="00EB7247" w:rsidRPr="00FD35A8">
        <w:rPr>
          <w:rFonts w:ascii="Times New Roman" w:hAnsi="Times New Roman" w:cs="Times New Roman"/>
          <w:bCs/>
          <w:i/>
          <w:iCs/>
          <w:szCs w:val="20"/>
        </w:rPr>
        <w:t>。</w:t>
      </w:r>
    </w:p>
    <w:p w14:paraId="6E8A948D" w14:textId="77777777" w:rsidR="007320C5" w:rsidRPr="00FD35A8" w:rsidRDefault="007320C5" w:rsidP="007320C5">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571DCBB" w14:textId="77777777" w:rsidR="007320C5" w:rsidRPr="00FD35A8" w:rsidRDefault="007320C5" w:rsidP="007320C5">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C2DE75A" w14:textId="1FE76A41" w:rsidR="007320C5" w:rsidRDefault="007320C5" w:rsidP="007320C5">
      <w:pPr>
        <w:widowControl/>
        <w:rPr>
          <w:ins w:id="1597"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E64ECD" w:rsidRPr="00FD35A8">
        <w:rPr>
          <w:rFonts w:ascii="Times New Roman" w:hAnsi="Times New Roman" w:cs="Times New Roman"/>
          <w:bCs/>
          <w:i/>
          <w:iCs/>
          <w:szCs w:val="20"/>
        </w:rPr>
        <w:t xml:space="preserve">Total activity score </w:t>
      </w:r>
      <w:r w:rsidRPr="00FD35A8">
        <w:rPr>
          <w:rFonts w:ascii="Times New Roman" w:hAnsi="Times New Roman" w:cs="Times New Roman"/>
          <w:bCs/>
          <w:i/>
          <w:iCs/>
          <w:szCs w:val="20"/>
        </w:rPr>
        <w:t>(</w:t>
      </w:r>
      <w:r w:rsidR="00E64ECD" w:rsidRPr="00FD35A8">
        <w:rPr>
          <w:rFonts w:ascii="Times New Roman" w:hAnsi="Times New Roman" w:cs="Times New Roman"/>
          <w:bCs/>
          <w:i/>
          <w:iCs/>
          <w:szCs w:val="20"/>
        </w:rPr>
        <w:t>points</w:t>
      </w:r>
      <w:r w:rsidRPr="00FD35A8">
        <w:rPr>
          <w:rFonts w:ascii="Times New Roman" w:hAnsi="Times New Roman" w:cs="Times New Roman"/>
          <w:bCs/>
          <w:i/>
          <w:iCs/>
          <w:szCs w:val="20"/>
        </w:rPr>
        <w:t>)”</w:t>
      </w:r>
      <w:r w:rsidR="00E64ECD" w:rsidRPr="00FD35A8">
        <w:rPr>
          <w:rFonts w:ascii="Times New Roman" w:hAnsi="Times New Roman" w:cs="Times New Roman"/>
          <w:bCs/>
          <w:i/>
          <w:iCs/>
          <w:szCs w:val="20"/>
        </w:rPr>
        <w:t xml:space="preserve"> and “</w:t>
      </w:r>
      <w:r w:rsidR="00EB7247" w:rsidRPr="00FD35A8">
        <w:rPr>
          <w:rFonts w:ascii="Times New Roman" w:hAnsi="Times New Roman" w:cs="Times New Roman"/>
          <w:bCs/>
          <w:i/>
          <w:iCs/>
          <w:szCs w:val="20"/>
        </w:rPr>
        <w:t>Total damage score (points)</w:t>
      </w:r>
      <w:r w:rsidR="00E64ECD" w:rsidRPr="00FD35A8">
        <w:rPr>
          <w:rFonts w:ascii="Times New Roman" w:hAnsi="Times New Roman" w:cs="Times New Roman"/>
          <w:bCs/>
          <w:i/>
          <w:iCs/>
          <w:szCs w:val="20"/>
        </w:rPr>
        <w:t>”</w:t>
      </w:r>
      <w:r w:rsidRPr="00FD35A8">
        <w:rPr>
          <w:rFonts w:ascii="Times New Roman" w:hAnsi="Times New Roman" w:cs="Times New Roman"/>
          <w:bCs/>
          <w:i/>
          <w:iCs/>
          <w:szCs w:val="20"/>
        </w:rPr>
        <w:t>.</w:t>
      </w:r>
    </w:p>
    <w:p w14:paraId="5D7C6250" w14:textId="77777777" w:rsidR="0077214D" w:rsidRPr="00FD35A8" w:rsidRDefault="0077214D" w:rsidP="007320C5">
      <w:pPr>
        <w:widowControl/>
        <w:rPr>
          <w:ins w:id="1598" w:author="Yali Chen" w:date="2025-12-29T14:50:00Z" w16du:dateUtc="2025-12-29T06:50:00Z"/>
          <w:rFonts w:ascii="Times New Roman" w:hAnsi="Times New Roman" w:cs="Times New Roman"/>
          <w:bCs/>
          <w:i/>
          <w:iCs/>
          <w:szCs w:val="20"/>
        </w:rPr>
      </w:pPr>
    </w:p>
    <w:p w14:paraId="336538B9" w14:textId="77777777" w:rsidR="00DC4E28" w:rsidRPr="00FD35A8" w:rsidRDefault="00DC4E28" w:rsidP="00DC4E28">
      <w:pPr>
        <w:widowControl/>
        <w:rPr>
          <w:ins w:id="1599" w:author="Yali Chen" w:date="2025-12-29T14:50:00Z" w16du:dateUtc="2025-12-29T06:50:00Z"/>
          <w:rFonts w:ascii="Times New Roman" w:hAnsi="Times New Roman" w:cs="Times New Roman"/>
          <w:bCs/>
          <w:i/>
          <w:iCs/>
          <w:szCs w:val="20"/>
        </w:rPr>
      </w:pPr>
      <w:ins w:id="1600" w:author="Yali Chen" w:date="2025-12-29T14:50:00Z" w16du:dateUtc="2025-12-29T06:50:00Z">
        <w:r w:rsidRPr="00FD35A8">
          <w:rPr>
            <w:rFonts w:ascii="Times New Roman" w:hAnsi="Times New Roman" w:cs="Times New Roman"/>
            <w:bCs/>
            <w:i/>
            <w:iCs/>
            <w:szCs w:val="20"/>
          </w:rPr>
          <w:t>All figures should start from screening period.</w:t>
        </w:r>
      </w:ins>
    </w:p>
    <w:p w14:paraId="45526D20" w14:textId="77777777" w:rsidR="00DC4E28" w:rsidRPr="00FD35A8" w:rsidRDefault="00DC4E28" w:rsidP="007320C5">
      <w:pPr>
        <w:widowControl/>
        <w:rPr>
          <w:rFonts w:ascii="Times New Roman" w:hAnsi="Times New Roman" w:cs="Times New Roman"/>
          <w:b/>
          <w:i/>
          <w:iCs/>
          <w:szCs w:val="20"/>
          <w:rPrChange w:id="1601" w:author="Yali Chen" w:date="2025-12-29T14:50:00Z" w16du:dateUtc="2025-12-29T06:50:00Z">
            <w:rPr>
              <w:rFonts w:ascii="Times New Roman" w:hAnsi="Times New Roman" w:cs="Times New Roman"/>
              <w:bCs/>
              <w:i/>
              <w:iCs/>
              <w:szCs w:val="20"/>
            </w:rPr>
          </w:rPrChange>
        </w:rPr>
      </w:pPr>
    </w:p>
    <w:p w14:paraId="58110D02" w14:textId="77777777" w:rsidR="007320C5" w:rsidRPr="00FD35A8" w:rsidRDefault="007320C5" w:rsidP="007320C5">
      <w:pPr>
        <w:widowControl/>
        <w:rPr>
          <w:rFonts w:ascii="Times New Roman" w:hAnsi="Times New Roman" w:cs="Times New Roman"/>
          <w:bCs/>
          <w:szCs w:val="20"/>
        </w:rPr>
      </w:pPr>
      <w:r w:rsidRPr="00FD35A8">
        <w:rPr>
          <w:rFonts w:ascii="Times New Roman" w:hAnsi="Times New Roman" w:cs="Times New Roman"/>
          <w:bCs/>
          <w:szCs w:val="20"/>
        </w:rPr>
        <w:br w:type="page"/>
      </w:r>
    </w:p>
    <w:p w14:paraId="368985D3" w14:textId="2BFF8A4F" w:rsidR="005C4FEE" w:rsidRPr="00FD35A8" w:rsidRDefault="005C4FEE" w:rsidP="005C4FEE">
      <w:pPr>
        <w:pStyle w:val="TFLshelltitle1"/>
        <w:rPr>
          <w:bCs/>
          <w:szCs w:val="20"/>
        </w:rPr>
      </w:pPr>
      <w:bookmarkStart w:id="1602" w:name="_Toc217918921"/>
      <w:commentRangeStart w:id="1603"/>
      <w:commentRangeStart w:id="1604"/>
      <w:commentRangeStart w:id="1605"/>
      <w:r w:rsidRPr="00FD35A8">
        <w:rPr>
          <w:bCs/>
          <w:szCs w:val="20"/>
          <w:lang w:eastAsia="zh-CN"/>
        </w:rPr>
        <w:lastRenderedPageBreak/>
        <w:t>Figure 14.2</w:t>
      </w:r>
      <w:r w:rsidRPr="00FD35A8">
        <w:rPr>
          <w:bCs/>
          <w:szCs w:val="20"/>
        </w:rPr>
        <w:t>.</w:t>
      </w:r>
      <w:r w:rsidRPr="00FD35A8">
        <w:rPr>
          <w:bCs/>
          <w:szCs w:val="20"/>
          <w:lang w:eastAsia="zh-CN"/>
        </w:rPr>
        <w:t>6</w:t>
      </w:r>
      <w:r w:rsidRPr="00FD35A8">
        <w:rPr>
          <w:bCs/>
          <w:szCs w:val="20"/>
        </w:rPr>
        <w:t xml:space="preserve"> </w:t>
      </w:r>
      <w:r w:rsidRPr="00FD35A8">
        <w:rPr>
          <w:bCs/>
          <w:szCs w:val="20"/>
          <w:lang w:eastAsia="zh-CN"/>
        </w:rPr>
        <w:t xml:space="preserve">Line Plot of </w:t>
      </w:r>
      <w:r w:rsidR="00F17CA3" w:rsidRPr="00FD35A8">
        <w:rPr>
          <w:bCs/>
          <w:szCs w:val="20"/>
          <w:lang w:eastAsia="zh-CN"/>
        </w:rPr>
        <w:t>MDI</w:t>
      </w:r>
      <w:r w:rsidRPr="00FD35A8">
        <w:rPr>
          <w:bCs/>
          <w:szCs w:val="20"/>
          <w:lang w:eastAsia="zh-CN"/>
        </w:rPr>
        <w:t xml:space="preserve"> Overtime</w:t>
      </w:r>
      <w:r w:rsidRPr="00FD35A8">
        <w:rPr>
          <w:bCs/>
          <w:szCs w:val="20"/>
        </w:rPr>
        <w:t xml:space="preserve"> (&lt;&lt;IIM Cohort&gt;&gt; Full Analysis Set)</w:t>
      </w:r>
      <w:commentRangeEnd w:id="1603"/>
      <w:r w:rsidR="00F40EAB" w:rsidRPr="00FD35A8">
        <w:rPr>
          <w:rStyle w:val="CommentReference"/>
          <w:bCs/>
          <w:sz w:val="20"/>
          <w:szCs w:val="20"/>
        </w:rPr>
        <w:commentReference w:id="1603"/>
      </w:r>
      <w:commentRangeEnd w:id="1604"/>
      <w:r w:rsidR="00733EA0" w:rsidRPr="00FD35A8">
        <w:rPr>
          <w:rStyle w:val="CommentReference"/>
          <w:bCs/>
          <w:sz w:val="20"/>
          <w:szCs w:val="20"/>
        </w:rPr>
        <w:commentReference w:id="1604"/>
      </w:r>
      <w:commentRangeEnd w:id="1605"/>
      <w:r w:rsidR="00C45FAC" w:rsidRPr="00FD35A8">
        <w:rPr>
          <w:rStyle w:val="CommentReference"/>
          <w:bCs/>
          <w:sz w:val="20"/>
          <w:szCs w:val="20"/>
        </w:rPr>
        <w:commentReference w:id="1605"/>
      </w:r>
      <w:bookmarkEnd w:id="1602"/>
    </w:p>
    <w:p w14:paraId="54DFC991" w14:textId="77777777" w:rsidR="005C4FEE" w:rsidRPr="00FD35A8" w:rsidRDefault="005C4FEE" w:rsidP="005C4FEE">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B3ECBF8" wp14:editId="3323DEF5">
            <wp:extent cx="2355298" cy="2483892"/>
            <wp:effectExtent l="0" t="0" r="6985" b="0"/>
            <wp:docPr id="81464975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8449851" w14:textId="588742C2"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szCs w:val="20"/>
        </w:rPr>
        <w:t xml:space="preserve">IIM: Idiopathic Inflammatory Myopathies, </w:t>
      </w:r>
      <w:r w:rsidR="00F17CA3" w:rsidRPr="00FD35A8">
        <w:rPr>
          <w:rFonts w:ascii="Times New Roman" w:hAnsi="Times New Roman" w:cs="Times New Roman"/>
          <w:szCs w:val="20"/>
        </w:rPr>
        <w:t>MDI</w:t>
      </w:r>
      <w:r w:rsidRPr="00FD35A8">
        <w:rPr>
          <w:rFonts w:ascii="Times New Roman" w:hAnsi="Times New Roman" w:cs="Times New Roman"/>
          <w:szCs w:val="20"/>
        </w:rPr>
        <w:t xml:space="preserve">: </w:t>
      </w:r>
      <w:r w:rsidR="00245838" w:rsidRPr="00FD35A8">
        <w:rPr>
          <w:rFonts w:ascii="Times New Roman" w:hAnsi="Times New Roman" w:cs="Times New Roman"/>
          <w:szCs w:val="20"/>
        </w:rPr>
        <w:t>Myositis Damage Index</w:t>
      </w:r>
    </w:p>
    <w:p w14:paraId="6A9430B1" w14:textId="77777777" w:rsidR="005C4FEE" w:rsidRPr="00FD35A8" w:rsidRDefault="005C4FEE" w:rsidP="005C4FEE">
      <w:pPr>
        <w:rPr>
          <w:rFonts w:ascii="Times New Roman" w:hAnsi="Times New Roman" w:cs="Times New Roman"/>
          <w:bCs/>
          <w:szCs w:val="20"/>
        </w:rPr>
      </w:pPr>
      <w:r w:rsidRPr="00FD35A8">
        <w:rPr>
          <w:rFonts w:ascii="Times New Roman" w:hAnsi="Times New Roman" w:cs="Times New Roman"/>
          <w:bCs/>
          <w:szCs w:val="20"/>
        </w:rPr>
        <w:t>Patients with IIM (N = xxx).</w:t>
      </w:r>
    </w:p>
    <w:p w14:paraId="521CEB43" w14:textId="77777777"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A7A57EF" w14:textId="540494AF" w:rsidR="005C4FEE" w:rsidRPr="00FD35A8" w:rsidRDefault="00C644DD" w:rsidP="005C4FEE">
      <w:pPr>
        <w:rPr>
          <w:rFonts w:ascii="Times New Roman" w:hAnsi="Times New Roman" w:cs="Times New Roman"/>
          <w:bCs/>
          <w:i/>
          <w:iCs/>
          <w:szCs w:val="20"/>
        </w:rPr>
      </w:pPr>
      <w:r w:rsidRPr="00FD35A8">
        <w:rPr>
          <w:rFonts w:ascii="Times New Roman" w:hAnsi="Times New Roman" w:cs="Times New Roman"/>
          <w:bCs/>
          <w:i/>
          <w:iCs/>
          <w:szCs w:val="20"/>
        </w:rPr>
        <w:t>MDI</w:t>
      </w:r>
      <w:r w:rsidR="005C4FEE" w:rsidRPr="00FD35A8">
        <w:rPr>
          <w:rFonts w:ascii="Times New Roman" w:hAnsi="Times New Roman" w:cs="Times New Roman"/>
          <w:bCs/>
          <w:i/>
          <w:iCs/>
          <w:szCs w:val="20"/>
        </w:rPr>
        <w:t xml:space="preserve"> is collected on“</w:t>
      </w:r>
      <w:r w:rsidR="006E063F" w:rsidRPr="00FD35A8">
        <w:rPr>
          <w:rFonts w:ascii="Times New Roman" w:hAnsi="Times New Roman" w:cs="Times New Roman"/>
          <w:bCs/>
          <w:i/>
          <w:iCs/>
          <w:szCs w:val="20"/>
        </w:rPr>
        <w:t>Myositis Damage Index</w:t>
      </w:r>
      <w:r w:rsidR="005C4FEE" w:rsidRPr="00FD35A8">
        <w:rPr>
          <w:rFonts w:ascii="Times New Roman" w:hAnsi="Times New Roman" w:cs="Times New Roman"/>
          <w:bCs/>
          <w:i/>
          <w:iCs/>
          <w:szCs w:val="20"/>
        </w:rPr>
        <w:t>” CRF page</w:t>
      </w:r>
    </w:p>
    <w:p w14:paraId="028C4990" w14:textId="77777777" w:rsidR="005C4FEE" w:rsidRPr="00FD35A8" w:rsidRDefault="005C4FEE" w:rsidP="005C4FEE">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5AEED5B4" w14:textId="77777777" w:rsidR="005C4FEE" w:rsidRPr="00FD35A8" w:rsidRDefault="005C4FEE" w:rsidP="005C4FEE">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178943AC" w14:textId="0DD1EF3A" w:rsidR="005C4FEE" w:rsidRPr="00FD35A8" w:rsidDel="00020A23" w:rsidRDefault="005C4FEE" w:rsidP="005C4FEE">
      <w:pPr>
        <w:widowControl/>
        <w:rPr>
          <w:del w:id="1606" w:author="Yali Chen" w:date="2025-12-29T14:50:00Z" w16du:dateUtc="2025-12-29T06:50: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w:t>
      </w:r>
      <w:del w:id="1607" w:author="Yali Chen" w:date="2025-12-17T11:36:00Z" w16du:dateUtc="2025-12-17T03:36:00Z">
        <w:r w:rsidRPr="00FD35A8" w:rsidDel="00C45FAC">
          <w:rPr>
            <w:rFonts w:ascii="Times New Roman" w:hAnsi="Times New Roman" w:cs="Times New Roman"/>
            <w:bCs/>
            <w:i/>
            <w:iCs/>
            <w:szCs w:val="20"/>
          </w:rPr>
          <w:delText>“</w:delText>
        </w:r>
        <w:r w:rsidR="00C705B2" w:rsidRPr="00FD35A8" w:rsidDel="00C45FAC">
          <w:rPr>
            <w:rFonts w:ascii="Times New Roman" w:hAnsi="Times New Roman" w:cs="Times New Roman"/>
            <w:bCs/>
            <w:i/>
            <w:iCs/>
            <w:szCs w:val="20"/>
          </w:rPr>
          <w:delText>extent of damage score</w:delText>
        </w:r>
        <w:r w:rsidRPr="00FD35A8" w:rsidDel="00C45FAC">
          <w:rPr>
            <w:rFonts w:ascii="Times New Roman" w:hAnsi="Times New Roman" w:cs="Times New Roman"/>
            <w:bCs/>
            <w:i/>
            <w:iCs/>
            <w:szCs w:val="20"/>
          </w:rPr>
          <w:delText xml:space="preserve"> (points)”</w:delText>
        </w:r>
        <w:r w:rsidR="00EB13BF" w:rsidRPr="00FD35A8" w:rsidDel="00C45FAC">
          <w:rPr>
            <w:rFonts w:ascii="Times New Roman" w:hAnsi="Times New Roman" w:cs="Times New Roman"/>
            <w:bCs/>
            <w:i/>
            <w:iCs/>
            <w:szCs w:val="20"/>
          </w:rPr>
          <w:delText>,</w:delText>
        </w:r>
        <w:r w:rsidRPr="00FD35A8" w:rsidDel="00C45FAC">
          <w:rPr>
            <w:rFonts w:ascii="Times New Roman" w:hAnsi="Times New Roman" w:cs="Times New Roman"/>
            <w:bCs/>
            <w:i/>
            <w:iCs/>
            <w:szCs w:val="20"/>
          </w:rPr>
          <w:delText xml:space="preserve"> “</w:delText>
        </w:r>
        <w:r w:rsidR="008B153C" w:rsidRPr="00FD35A8" w:rsidDel="00C45FAC">
          <w:rPr>
            <w:rFonts w:ascii="Times New Roman" w:hAnsi="Times New Roman" w:cs="Times New Roman"/>
            <w:bCs/>
            <w:i/>
            <w:iCs/>
            <w:szCs w:val="20"/>
          </w:rPr>
          <w:delText>severity of damage score</w:delText>
        </w:r>
        <w:r w:rsidR="00172B44" w:rsidRPr="00FD35A8" w:rsidDel="00C45FAC">
          <w:rPr>
            <w:rFonts w:ascii="Times New Roman" w:hAnsi="Times New Roman" w:cs="Times New Roman"/>
            <w:bCs/>
            <w:i/>
            <w:iCs/>
            <w:szCs w:val="20"/>
          </w:rPr>
          <w:delText xml:space="preserve"> (points)</w:delText>
        </w:r>
        <w:r w:rsidRPr="00FD35A8" w:rsidDel="00C45FAC">
          <w:rPr>
            <w:rFonts w:ascii="Times New Roman" w:hAnsi="Times New Roman" w:cs="Times New Roman"/>
            <w:bCs/>
            <w:i/>
            <w:iCs/>
            <w:szCs w:val="20"/>
          </w:rPr>
          <w:delText>”</w:delText>
        </w:r>
        <w:r w:rsidR="00EB13BF" w:rsidRPr="00FD35A8" w:rsidDel="00C45FAC">
          <w:rPr>
            <w:rFonts w:ascii="Times New Roman" w:hAnsi="Times New Roman" w:cs="Times New Roman"/>
            <w:bCs/>
            <w:i/>
            <w:iCs/>
            <w:szCs w:val="20"/>
          </w:rPr>
          <w:delText>, and</w:delText>
        </w:r>
        <w:r w:rsidR="00172B44" w:rsidRPr="00FD35A8" w:rsidDel="00C45FAC">
          <w:rPr>
            <w:rFonts w:ascii="Times New Roman" w:hAnsi="Times New Roman" w:cs="Times New Roman"/>
            <w:bCs/>
            <w:i/>
            <w:iCs/>
            <w:szCs w:val="20"/>
          </w:rPr>
          <w:delText xml:space="preserve"> </w:delText>
        </w:r>
      </w:del>
      <w:r w:rsidR="00172B44" w:rsidRPr="00FD35A8">
        <w:rPr>
          <w:rFonts w:ascii="Times New Roman" w:hAnsi="Times New Roman" w:cs="Times New Roman"/>
          <w:bCs/>
          <w:i/>
          <w:iCs/>
          <w:szCs w:val="20"/>
        </w:rPr>
        <w:t>“</w:t>
      </w:r>
      <w:ins w:id="1608" w:author="Yali Chen" w:date="2025-12-17T11:37:00Z" w16du:dateUtc="2025-12-17T03:37:00Z">
        <w:r w:rsidR="00C45FAC" w:rsidRPr="00FD35A8">
          <w:rPr>
            <w:rFonts w:ascii="Times New Roman" w:hAnsi="Times New Roman" w:cs="Times New Roman"/>
            <w:bCs/>
            <w:i/>
            <w:iCs/>
            <w:szCs w:val="20"/>
          </w:rPr>
          <w:t>MDI-</w:t>
        </w:r>
      </w:ins>
      <w:r w:rsidR="00172B44" w:rsidRPr="00FD35A8">
        <w:rPr>
          <w:rFonts w:ascii="Times New Roman" w:hAnsi="Times New Roman" w:cs="Times New Roman"/>
          <w:bCs/>
          <w:i/>
          <w:iCs/>
          <w:szCs w:val="20"/>
        </w:rPr>
        <w:t>extended damage score (points)”</w:t>
      </w:r>
      <w:r w:rsidRPr="00FD35A8">
        <w:rPr>
          <w:rFonts w:ascii="Times New Roman" w:hAnsi="Times New Roman" w:cs="Times New Roman"/>
          <w:bCs/>
          <w:i/>
          <w:iCs/>
          <w:szCs w:val="20"/>
        </w:rPr>
        <w:t>.</w:t>
      </w:r>
    </w:p>
    <w:p w14:paraId="781A6893" w14:textId="7ED7BF15" w:rsidR="006D38D1" w:rsidRPr="00FD35A8" w:rsidDel="00C45FAC" w:rsidRDefault="006D38D1" w:rsidP="00C45FAC">
      <w:pPr>
        <w:widowControl/>
        <w:rPr>
          <w:del w:id="1609" w:author="Yali Chen" w:date="2025-12-17T11:36:00Z" w16du:dateUtc="2025-12-17T03:36:00Z"/>
          <w:rFonts w:ascii="Times New Roman" w:hAnsi="Times New Roman" w:cs="Times New Roman"/>
          <w:bCs/>
          <w:i/>
          <w:iCs/>
          <w:szCs w:val="20"/>
        </w:rPr>
      </w:pPr>
      <w:del w:id="1610" w:author="Yali Chen" w:date="2025-12-29T14:50:00Z" w16du:dateUtc="2025-12-29T06:50:00Z">
        <w:r w:rsidRPr="00FD35A8" w:rsidDel="00020A23">
          <w:rPr>
            <w:rFonts w:ascii="Times New Roman" w:hAnsi="Times New Roman" w:cs="Times New Roman"/>
            <w:bCs/>
            <w:i/>
            <w:iCs/>
            <w:szCs w:val="20"/>
          </w:rPr>
          <w:delText>•</w:delText>
        </w:r>
        <w:r w:rsidRPr="00FD35A8" w:rsidDel="00020A23">
          <w:rPr>
            <w:rFonts w:ascii="Times New Roman" w:hAnsi="Times New Roman" w:cs="Times New Roman"/>
            <w:bCs/>
            <w:i/>
            <w:iCs/>
            <w:szCs w:val="20"/>
          </w:rPr>
          <w:tab/>
        </w:r>
      </w:del>
      <w:del w:id="1611" w:author="Yali Chen" w:date="2025-12-17T11:36:00Z" w16du:dateUtc="2025-12-17T03:36:00Z">
        <w:r w:rsidRPr="00FD35A8" w:rsidDel="00C45FAC">
          <w:rPr>
            <w:rFonts w:ascii="Times New Roman" w:hAnsi="Times New Roman" w:cs="Times New Roman"/>
            <w:bCs/>
            <w:i/>
            <w:iCs/>
            <w:szCs w:val="20"/>
          </w:rPr>
          <w:delText>The proposed scoring system for the MDI extent of damage score is the sum of all 0 or 1 scores for the eleven individual organ systems (muscle, skeletal, cutaneous, gastrointestinal, pulmonary, cardiovasacular, peripheral vascular, endocrine, ocular, infection, malignancy) divided by the total possible score (range = 0–38 in adults). If one or more items were not assessed, the resulting score would be divided by the maximum possible score for the assessment items. The categories of other damage and global damage are not included in the MDI extent of damage score but are scored separately.</w:delText>
        </w:r>
      </w:del>
    </w:p>
    <w:p w14:paraId="282AB695" w14:textId="4FB280FD" w:rsidR="006D38D1" w:rsidRPr="00FD35A8" w:rsidRDefault="006D38D1" w:rsidP="00C45FAC">
      <w:pPr>
        <w:widowControl/>
        <w:rPr>
          <w:rFonts w:ascii="Times New Roman" w:hAnsi="Times New Roman" w:cs="Times New Roman"/>
          <w:bCs/>
          <w:i/>
          <w:iCs/>
          <w:szCs w:val="20"/>
        </w:rPr>
      </w:pPr>
      <w:del w:id="1612" w:author="Yali Chen" w:date="2025-12-17T11:36:00Z" w16du:dateUtc="2025-12-17T03:36:00Z">
        <w:r w:rsidRPr="00FD35A8" w:rsidDel="00C45FAC">
          <w:rPr>
            <w:rFonts w:ascii="Times New Roman" w:hAnsi="Times New Roman" w:cs="Times New Roman"/>
            <w:bCs/>
            <w:i/>
            <w:iCs/>
            <w:szCs w:val="20"/>
          </w:rPr>
          <w:lastRenderedPageBreak/>
          <w:delText>•</w:delText>
        </w:r>
        <w:r w:rsidRPr="00FD35A8" w:rsidDel="00C45FAC">
          <w:rPr>
            <w:rFonts w:ascii="Times New Roman" w:hAnsi="Times New Roman" w:cs="Times New Roman"/>
            <w:bCs/>
            <w:i/>
            <w:iCs/>
            <w:szCs w:val="20"/>
          </w:rPr>
          <w:tab/>
          <w:delText>The proposed MDI severity of damage score is the sum of the 10 cm visual analogue scale scores for each of the eleven individual organ systems divided by the total possible score (range = 0–110). If one or more organ systems were not assessed, the resulting score would be divided by the maximum possible score for the assessment items. The categories of other damage and global damage are not included in the MDI extent of damage score but are scored separately.</w:delText>
        </w:r>
      </w:del>
    </w:p>
    <w:p w14:paraId="64518531" w14:textId="09AB2A41" w:rsidR="006D38D1" w:rsidRPr="00FD35A8" w:rsidRDefault="006D38D1" w:rsidP="006D38D1">
      <w:pPr>
        <w:widowControl/>
        <w:rPr>
          <w:ins w:id="1613" w:author="Yali Chen" w:date="2025-12-29T14:50:00Z" w16du:dateUtc="2025-12-29T06:50:00Z"/>
          <w:rFonts w:ascii="Times New Roman" w:hAnsi="Times New Roman" w:cs="Times New Roman"/>
          <w:bCs/>
          <w:i/>
          <w:iCs/>
          <w:szCs w:val="20"/>
        </w:rPr>
      </w:pPr>
      <w:del w:id="1614" w:author="Yali Chen" w:date="2025-12-29T14:50:00Z" w16du:dateUtc="2025-12-29T06:50:00Z">
        <w:r w:rsidRPr="00FD35A8" w:rsidDel="00020A23">
          <w:rPr>
            <w:rFonts w:ascii="Times New Roman" w:hAnsi="Times New Roman" w:cs="Times New Roman"/>
            <w:bCs/>
            <w:i/>
            <w:iCs/>
            <w:szCs w:val="20"/>
          </w:rPr>
          <w:delText>•</w:delText>
        </w:r>
        <w:r w:rsidRPr="00FD35A8" w:rsidDel="00020A23">
          <w:rPr>
            <w:rFonts w:ascii="Times New Roman" w:hAnsi="Times New Roman" w:cs="Times New Roman"/>
            <w:bCs/>
            <w:i/>
            <w:iCs/>
            <w:szCs w:val="20"/>
          </w:rPr>
          <w:tab/>
        </w:r>
      </w:del>
      <w:r w:rsidRPr="00FD35A8">
        <w:rPr>
          <w:rFonts w:ascii="Times New Roman" w:hAnsi="Times New Roman" w:cs="Times New Roman"/>
          <w:bCs/>
          <w:i/>
          <w:iCs/>
          <w:szCs w:val="20"/>
        </w:rPr>
        <w:t>The proposed MDI extended damage score is the sum of the optional items listed in italics under the systems muscle, skeletal, gastrointestinal, pulmonary, endocrine divided by the total possible score. Each optional item is scored 0 or 1, providing a range of 0 to 16 for the extended damage score. If one or more items were not assessed, the resulting score would be divided by the maximum possible score assessed.</w:t>
      </w:r>
    </w:p>
    <w:p w14:paraId="46C15E74" w14:textId="77777777" w:rsidR="00DC4E28" w:rsidRPr="00FD35A8" w:rsidRDefault="00DC4E28" w:rsidP="006D38D1">
      <w:pPr>
        <w:widowControl/>
        <w:rPr>
          <w:ins w:id="1615" w:author="Yali Chen" w:date="2025-12-29T14:50:00Z" w16du:dateUtc="2025-12-29T06:50:00Z"/>
          <w:rFonts w:ascii="Times New Roman" w:hAnsi="Times New Roman" w:cs="Times New Roman"/>
          <w:bCs/>
          <w:i/>
          <w:iCs/>
          <w:szCs w:val="20"/>
        </w:rPr>
      </w:pPr>
    </w:p>
    <w:p w14:paraId="3224FA83" w14:textId="1246B981" w:rsidR="00DC4E28" w:rsidRPr="00FD35A8" w:rsidRDefault="00DC4E28" w:rsidP="006D38D1">
      <w:pPr>
        <w:widowControl/>
        <w:rPr>
          <w:rFonts w:ascii="Times New Roman" w:hAnsi="Times New Roman" w:cs="Times New Roman"/>
          <w:bCs/>
          <w:i/>
          <w:iCs/>
          <w:szCs w:val="20"/>
        </w:rPr>
      </w:pPr>
      <w:ins w:id="1616" w:author="Yali Chen" w:date="2025-12-29T14:50:00Z" w16du:dateUtc="2025-12-29T06:50:00Z">
        <w:r w:rsidRPr="00FD35A8">
          <w:rPr>
            <w:rFonts w:ascii="Times New Roman" w:hAnsi="Times New Roman" w:cs="Times New Roman"/>
            <w:bCs/>
            <w:i/>
            <w:iCs/>
            <w:szCs w:val="20"/>
          </w:rPr>
          <w:t>All figures should start from screening period.</w:t>
        </w:r>
      </w:ins>
    </w:p>
    <w:p w14:paraId="07F5C979" w14:textId="77777777" w:rsidR="005C4FEE" w:rsidRPr="00FD35A8" w:rsidDel="00020A23" w:rsidRDefault="005C4FEE" w:rsidP="005C4FEE">
      <w:pPr>
        <w:widowControl/>
        <w:rPr>
          <w:del w:id="1617" w:author="Yali Chen" w:date="2025-12-29T14:50:00Z" w16du:dateUtc="2025-12-29T06:50:00Z"/>
          <w:rFonts w:ascii="Times New Roman" w:hAnsi="Times New Roman" w:cs="Times New Roman"/>
          <w:bCs/>
          <w:szCs w:val="20"/>
        </w:rPr>
      </w:pPr>
      <w:r w:rsidRPr="00FD35A8">
        <w:rPr>
          <w:rFonts w:ascii="Times New Roman" w:hAnsi="Times New Roman" w:cs="Times New Roman"/>
          <w:bCs/>
          <w:szCs w:val="20"/>
        </w:rPr>
        <w:br w:type="page"/>
      </w:r>
    </w:p>
    <w:p w14:paraId="674AAADB" w14:textId="77777777" w:rsidR="005C4FEE" w:rsidRPr="00FD35A8" w:rsidRDefault="005C4FEE" w:rsidP="007320C5">
      <w:pPr>
        <w:widowControl/>
        <w:rPr>
          <w:rFonts w:ascii="Times New Roman" w:hAnsi="Times New Roman" w:cs="Times New Roman"/>
          <w:bCs/>
          <w:szCs w:val="20"/>
        </w:rPr>
      </w:pPr>
    </w:p>
    <w:p w14:paraId="62526B1D" w14:textId="6C4C6BE1" w:rsidR="002800CF" w:rsidRPr="00FD35A8" w:rsidRDefault="002800CF" w:rsidP="002800CF">
      <w:pPr>
        <w:pStyle w:val="TFLshelltitle1"/>
        <w:rPr>
          <w:bCs/>
          <w:szCs w:val="20"/>
        </w:rPr>
      </w:pPr>
      <w:bookmarkStart w:id="1618" w:name="_Toc217918922"/>
      <w:r w:rsidRPr="00FD35A8">
        <w:rPr>
          <w:bCs/>
          <w:szCs w:val="20"/>
          <w:lang w:eastAsia="zh-CN"/>
        </w:rPr>
        <w:t>Figure 14.2</w:t>
      </w:r>
      <w:r w:rsidRPr="00FD35A8">
        <w:rPr>
          <w:bCs/>
          <w:szCs w:val="20"/>
        </w:rPr>
        <w:t>.</w:t>
      </w:r>
      <w:r w:rsidRPr="00FD35A8">
        <w:rPr>
          <w:bCs/>
          <w:szCs w:val="20"/>
          <w:lang w:eastAsia="zh-CN"/>
        </w:rPr>
        <w:t>7</w:t>
      </w:r>
      <w:r w:rsidRPr="00FD35A8">
        <w:rPr>
          <w:bCs/>
          <w:szCs w:val="20"/>
        </w:rPr>
        <w:t xml:space="preserve"> </w:t>
      </w:r>
      <w:r w:rsidRPr="00FD35A8">
        <w:rPr>
          <w:bCs/>
          <w:szCs w:val="20"/>
          <w:lang w:eastAsia="zh-CN"/>
        </w:rPr>
        <w:t>Line Plot of CK Overtime</w:t>
      </w:r>
      <w:r w:rsidRPr="00FD35A8">
        <w:rPr>
          <w:bCs/>
          <w:szCs w:val="20"/>
        </w:rPr>
        <w:t xml:space="preserve"> (&lt;&lt;IIM Cohort&gt;&gt; Full Analysis Set)</w:t>
      </w:r>
      <w:bookmarkEnd w:id="1618"/>
    </w:p>
    <w:p w14:paraId="0EE412BA" w14:textId="77777777" w:rsidR="002800CF" w:rsidRPr="00FD35A8" w:rsidRDefault="002800CF" w:rsidP="002800C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1B2CB6EC" wp14:editId="1D724DA2">
            <wp:extent cx="2355298" cy="2483892"/>
            <wp:effectExtent l="0" t="0" r="6985" b="0"/>
            <wp:docPr id="127167164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EAF1F38" w14:textId="6F3D192F" w:rsidR="002800CF" w:rsidRPr="00FD35A8" w:rsidRDefault="00BA2033" w:rsidP="002800CF">
      <w:pPr>
        <w:rPr>
          <w:rFonts w:ascii="Times New Roman" w:hAnsi="Times New Roman" w:cs="Times New Roman"/>
          <w:bCs/>
          <w:i/>
          <w:iCs/>
          <w:szCs w:val="20"/>
        </w:rPr>
      </w:pPr>
      <w:ins w:id="1619" w:author="Yali Chen" w:date="2025-12-17T13:06:00Z" w16du:dateUtc="2025-12-17T05:06:00Z">
        <w:r w:rsidRPr="00FD35A8">
          <w:rPr>
            <w:rFonts w:ascii="Times New Roman" w:hAnsi="Times New Roman" w:cs="Times New Roman"/>
            <w:szCs w:val="20"/>
          </w:rPr>
          <w:t>CK</w:t>
        </w:r>
        <w:r w:rsidR="00832C74" w:rsidRPr="00FD35A8">
          <w:rPr>
            <w:rFonts w:ascii="Times New Roman" w:hAnsi="Times New Roman" w:cs="Times New Roman"/>
            <w:szCs w:val="20"/>
          </w:rPr>
          <w:t xml:space="preserve">: </w:t>
        </w:r>
      </w:ins>
      <w:ins w:id="1620" w:author="Yali Chen" w:date="2025-12-17T13:06:00Z">
        <w:r w:rsidR="00832C74" w:rsidRPr="00FD35A8">
          <w:rPr>
            <w:rFonts w:ascii="Times New Roman" w:hAnsi="Times New Roman" w:cs="Times New Roman"/>
            <w:szCs w:val="20"/>
          </w:rPr>
          <w:t>Creatine Kinase</w:t>
        </w:r>
      </w:ins>
      <w:ins w:id="1621" w:author="Yali Chen" w:date="2025-12-17T13:06:00Z" w16du:dateUtc="2025-12-17T05:06:00Z">
        <w:r w:rsidR="00832C74" w:rsidRPr="00FD35A8">
          <w:rPr>
            <w:rFonts w:ascii="Times New Roman" w:hAnsi="Times New Roman" w:cs="Times New Roman"/>
            <w:szCs w:val="20"/>
          </w:rPr>
          <w:t>,</w:t>
        </w:r>
      </w:ins>
      <w:ins w:id="1622" w:author="Yali Chen" w:date="2025-12-17T13:06:00Z">
        <w:r w:rsidR="00832C74" w:rsidRPr="00FD35A8">
          <w:rPr>
            <w:rFonts w:ascii="Times New Roman" w:hAnsi="Times New Roman" w:cs="Times New Roman"/>
            <w:szCs w:val="20"/>
          </w:rPr>
          <w:t xml:space="preserve"> </w:t>
        </w:r>
      </w:ins>
      <w:r w:rsidR="002800CF" w:rsidRPr="00FD35A8">
        <w:rPr>
          <w:rFonts w:ascii="Times New Roman" w:hAnsi="Times New Roman" w:cs="Times New Roman"/>
          <w:szCs w:val="20"/>
        </w:rPr>
        <w:t>IIM: Idiopathic Inflammatory Myopathies</w:t>
      </w:r>
    </w:p>
    <w:p w14:paraId="7F4D8347" w14:textId="77777777" w:rsidR="002800CF" w:rsidRPr="00FD35A8" w:rsidRDefault="002800CF" w:rsidP="002800CF">
      <w:pPr>
        <w:rPr>
          <w:rFonts w:ascii="Times New Roman" w:hAnsi="Times New Roman" w:cs="Times New Roman"/>
          <w:bCs/>
          <w:szCs w:val="20"/>
        </w:rPr>
      </w:pPr>
      <w:r w:rsidRPr="00FD35A8">
        <w:rPr>
          <w:rFonts w:ascii="Times New Roman" w:hAnsi="Times New Roman" w:cs="Times New Roman"/>
          <w:bCs/>
          <w:szCs w:val="20"/>
        </w:rPr>
        <w:t>Patients with IIM (N = xxx).</w:t>
      </w:r>
    </w:p>
    <w:p w14:paraId="5BB23620" w14:textId="77777777" w:rsidR="002800CF" w:rsidRPr="00FD35A8" w:rsidRDefault="002800CF" w:rsidP="002800C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ED342DD" w14:textId="0DB7D47B" w:rsidR="002800CF" w:rsidRPr="00FD35A8" w:rsidRDefault="002800CF" w:rsidP="002800CF">
      <w:pPr>
        <w:rPr>
          <w:rFonts w:ascii="Times New Roman" w:hAnsi="Times New Roman" w:cs="Times New Roman"/>
          <w:bCs/>
          <w:i/>
          <w:iCs/>
          <w:szCs w:val="20"/>
        </w:rPr>
      </w:pPr>
      <w:commentRangeStart w:id="1623"/>
      <w:commentRangeStart w:id="1624"/>
      <w:r w:rsidRPr="00FD35A8">
        <w:rPr>
          <w:rFonts w:ascii="Times New Roman" w:hAnsi="Times New Roman" w:cs="Times New Roman"/>
          <w:bCs/>
          <w:i/>
          <w:iCs/>
          <w:szCs w:val="20"/>
        </w:rPr>
        <w:t xml:space="preserve">CK is </w:t>
      </w:r>
      <w:ins w:id="1625" w:author="Yali Chen" w:date="2025-12-17T13:11:00Z" w16du:dateUtc="2025-12-17T05:11:00Z">
        <w:r w:rsidR="00CE7C09" w:rsidRPr="00FD35A8">
          <w:rPr>
            <w:rFonts w:ascii="Times New Roman" w:hAnsi="Times New Roman" w:cs="Times New Roman"/>
            <w:bCs/>
            <w:i/>
            <w:iCs/>
            <w:szCs w:val="20"/>
          </w:rPr>
          <w:t>collected on</w:t>
        </w:r>
      </w:ins>
      <w:del w:id="1626" w:author="Yali Chen" w:date="2025-12-17T13:09:00Z" w16du:dateUtc="2025-12-17T05:09:00Z">
        <w:r w:rsidRPr="00FD35A8" w:rsidDel="000B759F">
          <w:rPr>
            <w:rFonts w:ascii="Times New Roman" w:hAnsi="Times New Roman" w:cs="Times New Roman"/>
            <w:bCs/>
            <w:i/>
            <w:iCs/>
            <w:szCs w:val="20"/>
          </w:rPr>
          <w:delText xml:space="preserve">an </w:delText>
        </w:r>
      </w:del>
      <w:ins w:id="1627" w:author="Yali Chen" w:date="2025-12-17T13:09:00Z" w16du:dateUtc="2025-12-17T05:09:00Z">
        <w:r w:rsidR="000B759F" w:rsidRPr="00FD35A8">
          <w:rPr>
            <w:rFonts w:ascii="Times New Roman" w:hAnsi="Times New Roman" w:cs="Times New Roman"/>
            <w:bCs/>
            <w:i/>
            <w:iCs/>
            <w:szCs w:val="20"/>
          </w:rPr>
          <w:t xml:space="preserve"> </w:t>
        </w:r>
      </w:ins>
      <w:ins w:id="1628" w:author="Yali Chen" w:date="2025-12-17T13:10:00Z" w16du:dateUtc="2025-12-17T05:10:00Z">
        <w:r w:rsidR="006C5F4E" w:rsidRPr="00FD35A8">
          <w:rPr>
            <w:rFonts w:ascii="Times New Roman" w:hAnsi="Times New Roman" w:cs="Times New Roman"/>
            <w:bCs/>
            <w:i/>
            <w:iCs/>
            <w:szCs w:val="20"/>
          </w:rPr>
          <w:t>CRF page</w:t>
        </w:r>
      </w:ins>
      <w:del w:id="1629" w:author="Yali Chen" w:date="2025-12-17T13:10:00Z" w16du:dateUtc="2025-12-17T05:10:00Z">
        <w:r w:rsidRPr="00FD35A8" w:rsidDel="006C5F4E">
          <w:rPr>
            <w:rFonts w:ascii="Times New Roman" w:hAnsi="Times New Roman" w:cs="Times New Roman"/>
            <w:bCs/>
            <w:i/>
            <w:iCs/>
            <w:szCs w:val="20"/>
          </w:rPr>
          <w:delText>item of</w:delText>
        </w:r>
      </w:del>
      <w:r w:rsidRPr="00FD35A8">
        <w:rPr>
          <w:rFonts w:ascii="Times New Roman" w:hAnsi="Times New Roman" w:cs="Times New Roman"/>
          <w:bCs/>
          <w:i/>
          <w:iCs/>
          <w:szCs w:val="20"/>
        </w:rPr>
        <w:t xml:space="preserve"> </w:t>
      </w:r>
      <w:ins w:id="1630" w:author="Yali Chen" w:date="2025-12-17T13:10:00Z" w16du:dateUtc="2025-12-17T05:10:00Z">
        <w:r w:rsidR="006C5F4E" w:rsidRPr="00FD35A8">
          <w:rPr>
            <w:rFonts w:ascii="Times New Roman" w:hAnsi="Times New Roman" w:cs="Times New Roman"/>
            <w:bCs/>
            <w:i/>
            <w:iCs/>
            <w:szCs w:val="20"/>
          </w:rPr>
          <w:t>“</w:t>
        </w:r>
      </w:ins>
      <w:r w:rsidRPr="00FD35A8">
        <w:rPr>
          <w:rFonts w:ascii="Times New Roman" w:hAnsi="Times New Roman" w:cs="Times New Roman"/>
          <w:bCs/>
          <w:i/>
          <w:iCs/>
          <w:szCs w:val="20"/>
        </w:rPr>
        <w:t>muscle enzymes</w:t>
      </w:r>
      <w:commentRangeEnd w:id="1623"/>
      <w:del w:id="1631" w:author="Yali Chen" w:date="2025-12-17T13:11:00Z" w16du:dateUtc="2025-12-17T05:11:00Z">
        <w:r w:rsidR="000D1818" w:rsidRPr="00FD35A8" w:rsidDel="00CE7C09">
          <w:rPr>
            <w:rStyle w:val="CommentReference"/>
            <w:rFonts w:ascii="Times New Roman" w:hAnsi="Times New Roman" w:cs="Times New Roman"/>
            <w:bCs/>
            <w:i/>
            <w:iCs/>
            <w:sz w:val="20"/>
            <w:szCs w:val="20"/>
          </w:rPr>
          <w:commentReference w:id="1623"/>
        </w:r>
      </w:del>
      <w:commentRangeEnd w:id="1624"/>
      <w:r w:rsidR="00AB3844" w:rsidRPr="00FD35A8">
        <w:rPr>
          <w:rStyle w:val="CommentReference"/>
          <w:rFonts w:ascii="Times New Roman" w:hAnsi="Times New Roman" w:cs="Times New Roman"/>
          <w:bCs/>
          <w:i/>
          <w:iCs/>
          <w:sz w:val="20"/>
          <w:szCs w:val="20"/>
        </w:rPr>
        <w:commentReference w:id="1624"/>
      </w:r>
      <w:ins w:id="1632" w:author="Yali Chen" w:date="2025-12-17T13:11:00Z" w16du:dateUtc="2025-12-17T05:11:00Z">
        <w:r w:rsidR="00CE7C09" w:rsidRPr="00FD35A8">
          <w:rPr>
            <w:rFonts w:ascii="Times New Roman" w:hAnsi="Times New Roman" w:cs="Times New Roman"/>
            <w:bCs/>
            <w:i/>
            <w:iCs/>
            <w:szCs w:val="20"/>
          </w:rPr>
          <w:t>”</w:t>
        </w:r>
      </w:ins>
    </w:p>
    <w:p w14:paraId="69B8FEEF" w14:textId="77777777" w:rsidR="002800CF" w:rsidRPr="00FD35A8" w:rsidRDefault="002800CF" w:rsidP="002800C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7919112E" w14:textId="77777777" w:rsidR="002800CF" w:rsidRPr="00FD35A8" w:rsidRDefault="002800CF" w:rsidP="002800C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1B5034D" w14:textId="77777777" w:rsidR="002800CF" w:rsidRDefault="002800CF" w:rsidP="002800CF">
      <w:pPr>
        <w:widowControl/>
        <w:rPr>
          <w:ins w:id="1633"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“CK (U/liter)”.</w:t>
      </w:r>
    </w:p>
    <w:p w14:paraId="0E03BF93" w14:textId="77777777" w:rsidR="0077214D" w:rsidRPr="00FD35A8" w:rsidRDefault="0077214D" w:rsidP="002800CF">
      <w:pPr>
        <w:widowControl/>
        <w:rPr>
          <w:ins w:id="1634" w:author="Yali Chen" w:date="2025-12-29T14:50:00Z" w16du:dateUtc="2025-12-29T06:50:00Z"/>
          <w:rFonts w:ascii="Times New Roman" w:hAnsi="Times New Roman" w:cs="Times New Roman"/>
          <w:bCs/>
          <w:i/>
          <w:iCs/>
          <w:szCs w:val="20"/>
        </w:rPr>
      </w:pPr>
    </w:p>
    <w:p w14:paraId="27939D78" w14:textId="77777777" w:rsidR="00020A23" w:rsidRPr="00FD35A8" w:rsidRDefault="00020A23" w:rsidP="00020A23">
      <w:pPr>
        <w:widowControl/>
        <w:rPr>
          <w:ins w:id="1635" w:author="Yali Chen" w:date="2025-12-29T14:50:00Z" w16du:dateUtc="2025-12-29T06:50:00Z"/>
          <w:rFonts w:ascii="Times New Roman" w:hAnsi="Times New Roman" w:cs="Times New Roman"/>
          <w:bCs/>
          <w:i/>
          <w:iCs/>
          <w:szCs w:val="20"/>
        </w:rPr>
      </w:pPr>
      <w:ins w:id="1636" w:author="Yali Chen" w:date="2025-12-29T14:50:00Z" w16du:dateUtc="2025-12-29T06:50:00Z">
        <w:r w:rsidRPr="00FD35A8">
          <w:rPr>
            <w:rFonts w:ascii="Times New Roman" w:hAnsi="Times New Roman" w:cs="Times New Roman"/>
            <w:bCs/>
            <w:i/>
            <w:iCs/>
            <w:szCs w:val="20"/>
          </w:rPr>
          <w:t>All figures should start from screening period.</w:t>
        </w:r>
      </w:ins>
    </w:p>
    <w:p w14:paraId="2E3841FB" w14:textId="77777777" w:rsidR="00020A23" w:rsidRPr="00FD35A8" w:rsidRDefault="00020A23" w:rsidP="002800CF">
      <w:pPr>
        <w:widowControl/>
        <w:rPr>
          <w:rFonts w:ascii="Times New Roman" w:hAnsi="Times New Roman" w:cs="Times New Roman"/>
          <w:bCs/>
          <w:i/>
          <w:iCs/>
          <w:szCs w:val="20"/>
        </w:rPr>
      </w:pPr>
    </w:p>
    <w:p w14:paraId="284C88E6" w14:textId="77777777" w:rsidR="002800CF" w:rsidRPr="00FD35A8" w:rsidRDefault="002800CF" w:rsidP="002800CF">
      <w:pPr>
        <w:widowControl/>
        <w:rPr>
          <w:rFonts w:ascii="Times New Roman" w:hAnsi="Times New Roman" w:cs="Times New Roman"/>
          <w:bCs/>
          <w:szCs w:val="20"/>
        </w:rPr>
      </w:pPr>
      <w:r w:rsidRPr="00FD35A8">
        <w:rPr>
          <w:rFonts w:ascii="Times New Roman" w:hAnsi="Times New Roman" w:cs="Times New Roman"/>
          <w:bCs/>
          <w:szCs w:val="20"/>
        </w:rPr>
        <w:br w:type="page"/>
      </w:r>
    </w:p>
    <w:p w14:paraId="0E66640A" w14:textId="2484212B" w:rsidR="002205BF" w:rsidRPr="00FD35A8" w:rsidRDefault="002205BF" w:rsidP="002205BF">
      <w:pPr>
        <w:pStyle w:val="TFLshelltitle1"/>
        <w:rPr>
          <w:bCs/>
          <w:szCs w:val="20"/>
        </w:rPr>
      </w:pPr>
      <w:bookmarkStart w:id="1637" w:name="_Toc217918923"/>
      <w:r w:rsidRPr="00FD35A8">
        <w:rPr>
          <w:bCs/>
          <w:szCs w:val="20"/>
          <w:lang w:eastAsia="zh-CN"/>
        </w:rPr>
        <w:lastRenderedPageBreak/>
        <w:t>Figure 14.2</w:t>
      </w:r>
      <w:r w:rsidRPr="00FD35A8">
        <w:rPr>
          <w:bCs/>
          <w:szCs w:val="20"/>
        </w:rPr>
        <w:t>.</w:t>
      </w:r>
      <w:r w:rsidRPr="00FD35A8">
        <w:rPr>
          <w:bCs/>
          <w:szCs w:val="20"/>
          <w:lang w:eastAsia="zh-CN"/>
        </w:rPr>
        <w:t>8</w:t>
      </w:r>
      <w:r w:rsidRPr="00FD35A8">
        <w:rPr>
          <w:bCs/>
          <w:szCs w:val="20"/>
        </w:rPr>
        <w:t xml:space="preserve"> </w:t>
      </w:r>
      <w:r w:rsidRPr="00FD35A8">
        <w:rPr>
          <w:bCs/>
          <w:szCs w:val="20"/>
          <w:lang w:eastAsia="zh-CN"/>
        </w:rPr>
        <w:t>Line Plot of FVC Overtime</w:t>
      </w:r>
      <w:r w:rsidRPr="00FD35A8">
        <w:rPr>
          <w:bCs/>
          <w:szCs w:val="20"/>
        </w:rPr>
        <w:t xml:space="preserve"> (&lt;&lt;IIM Cohort&gt;&gt; Full Analysis Set)</w:t>
      </w:r>
      <w:bookmarkEnd w:id="1637"/>
    </w:p>
    <w:p w14:paraId="09187953" w14:textId="77777777" w:rsidR="002205BF" w:rsidRPr="00FD35A8" w:rsidRDefault="002205BF" w:rsidP="002205B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F2ACD3E" wp14:editId="38109319">
            <wp:extent cx="2355298" cy="2483892"/>
            <wp:effectExtent l="0" t="0" r="6985" b="0"/>
            <wp:docPr id="44325363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AF326A5" w14:textId="7E2478A4"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szCs w:val="20"/>
        </w:rPr>
        <w:t xml:space="preserve">IIM: Idiopathic Inflammatory Myopathies, </w:t>
      </w:r>
      <w:r w:rsidR="00A77ED0" w:rsidRPr="00FD35A8">
        <w:rPr>
          <w:rFonts w:ascii="Times New Roman" w:hAnsi="Times New Roman" w:cs="Times New Roman"/>
          <w:szCs w:val="20"/>
        </w:rPr>
        <w:t>FVC</w:t>
      </w:r>
      <w:r w:rsidRPr="00FD35A8">
        <w:rPr>
          <w:rFonts w:ascii="Times New Roman" w:hAnsi="Times New Roman" w:cs="Times New Roman"/>
          <w:szCs w:val="20"/>
        </w:rPr>
        <w:t xml:space="preserve">: </w:t>
      </w:r>
      <w:r w:rsidR="0006029E" w:rsidRPr="00FD35A8">
        <w:rPr>
          <w:rFonts w:ascii="Times New Roman" w:hAnsi="Times New Roman" w:cs="Times New Roman"/>
          <w:szCs w:val="20"/>
        </w:rPr>
        <w:t>Forced Vital Capacity</w:t>
      </w:r>
    </w:p>
    <w:p w14:paraId="2D1E31FA" w14:textId="77777777" w:rsidR="002205BF" w:rsidRPr="00FD35A8" w:rsidRDefault="002205BF" w:rsidP="002205BF">
      <w:pPr>
        <w:rPr>
          <w:rFonts w:ascii="Times New Roman" w:hAnsi="Times New Roman" w:cs="Times New Roman"/>
          <w:bCs/>
          <w:szCs w:val="20"/>
        </w:rPr>
      </w:pPr>
      <w:r w:rsidRPr="00FD35A8">
        <w:rPr>
          <w:rFonts w:ascii="Times New Roman" w:hAnsi="Times New Roman" w:cs="Times New Roman"/>
          <w:bCs/>
          <w:szCs w:val="20"/>
        </w:rPr>
        <w:t>Patients with IIM (N = xxx).</w:t>
      </w:r>
    </w:p>
    <w:p w14:paraId="7A7019D6" w14:textId="77777777"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99C14AA" w14:textId="25002AE5" w:rsidR="002205BF" w:rsidRPr="00FD35A8" w:rsidRDefault="00C61651" w:rsidP="002205BF">
      <w:pPr>
        <w:rPr>
          <w:rFonts w:ascii="Times New Roman" w:hAnsi="Times New Roman" w:cs="Times New Roman"/>
          <w:bCs/>
          <w:i/>
          <w:iCs/>
          <w:szCs w:val="20"/>
        </w:rPr>
      </w:pPr>
      <w:r w:rsidRPr="00FD35A8">
        <w:rPr>
          <w:rFonts w:ascii="Times New Roman" w:hAnsi="Times New Roman" w:cs="Times New Roman"/>
          <w:bCs/>
          <w:i/>
          <w:iCs/>
          <w:szCs w:val="20"/>
        </w:rPr>
        <w:t>FVC</w:t>
      </w:r>
      <w:r w:rsidR="002205BF" w:rsidRPr="00FD35A8">
        <w:rPr>
          <w:rFonts w:ascii="Times New Roman" w:hAnsi="Times New Roman" w:cs="Times New Roman"/>
          <w:bCs/>
          <w:i/>
          <w:iCs/>
          <w:szCs w:val="20"/>
        </w:rPr>
        <w:t xml:space="preserve"> is collected on</w:t>
      </w:r>
      <w:r w:rsidR="00851735" w:rsidRPr="00FD35A8">
        <w:rPr>
          <w:rFonts w:ascii="Times New Roman" w:hAnsi="Times New Roman" w:cs="Times New Roman"/>
          <w:bCs/>
          <w:i/>
          <w:iCs/>
          <w:szCs w:val="20"/>
        </w:rPr>
        <w:t xml:space="preserve"> </w:t>
      </w:r>
      <w:r w:rsidR="002205BF" w:rsidRPr="00FD35A8">
        <w:rPr>
          <w:rFonts w:ascii="Times New Roman" w:hAnsi="Times New Roman" w:cs="Times New Roman"/>
          <w:bCs/>
          <w:i/>
          <w:iCs/>
          <w:szCs w:val="20"/>
        </w:rPr>
        <w:t>“</w:t>
      </w:r>
      <w:r w:rsidRPr="00FD35A8">
        <w:rPr>
          <w:rFonts w:ascii="Times New Roman" w:hAnsi="Times New Roman" w:cs="Times New Roman"/>
          <w:bCs/>
          <w:i/>
          <w:iCs/>
          <w:szCs w:val="20"/>
        </w:rPr>
        <w:t>Pulmonary function tests</w:t>
      </w:r>
      <w:r w:rsidR="002205BF" w:rsidRPr="00FD35A8">
        <w:rPr>
          <w:rFonts w:ascii="Times New Roman" w:hAnsi="Times New Roman" w:cs="Times New Roman"/>
          <w:bCs/>
          <w:i/>
          <w:iCs/>
          <w:szCs w:val="20"/>
        </w:rPr>
        <w:t>” CRF page</w:t>
      </w:r>
    </w:p>
    <w:p w14:paraId="33D18338" w14:textId="77777777" w:rsidR="002205BF" w:rsidRPr="00FD35A8" w:rsidRDefault="002205BF" w:rsidP="002205B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7A3BD6F" w14:textId="77777777" w:rsidR="002205BF" w:rsidRPr="00FD35A8" w:rsidRDefault="002205BF" w:rsidP="002205B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FA706BE" w14:textId="3629F912" w:rsidR="002205BF" w:rsidRDefault="002205BF" w:rsidP="002205BF">
      <w:pPr>
        <w:widowControl/>
        <w:rPr>
          <w:ins w:id="1638"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851735" w:rsidRPr="00FD35A8">
        <w:rPr>
          <w:rFonts w:ascii="Times New Roman" w:hAnsi="Times New Roman" w:cs="Times New Roman"/>
          <w:bCs/>
          <w:i/>
          <w:iCs/>
          <w:szCs w:val="20"/>
        </w:rPr>
        <w:t>FVC</w:t>
      </w:r>
      <w:r w:rsidRPr="00FD35A8">
        <w:rPr>
          <w:rFonts w:ascii="Times New Roman" w:hAnsi="Times New Roman" w:cs="Times New Roman"/>
          <w:bCs/>
          <w:i/>
          <w:iCs/>
          <w:szCs w:val="20"/>
        </w:rPr>
        <w:t xml:space="preserve"> (</w:t>
      </w:r>
      <w:r w:rsidR="006A3104" w:rsidRPr="00FD35A8">
        <w:rPr>
          <w:rFonts w:ascii="Times New Roman" w:hAnsi="Times New Roman" w:cs="Times New Roman"/>
          <w:bCs/>
          <w:i/>
          <w:iCs/>
          <w:szCs w:val="20"/>
        </w:rPr>
        <w:t>units</w:t>
      </w:r>
      <w:r w:rsidRPr="00FD35A8">
        <w:rPr>
          <w:rFonts w:ascii="Times New Roman" w:hAnsi="Times New Roman" w:cs="Times New Roman"/>
          <w:bCs/>
          <w:i/>
          <w:iCs/>
          <w:szCs w:val="20"/>
        </w:rPr>
        <w:t xml:space="preserve">)” </w:t>
      </w:r>
    </w:p>
    <w:p w14:paraId="45DEEB71" w14:textId="77777777" w:rsidR="0077214D" w:rsidRPr="00FD35A8" w:rsidRDefault="0077214D" w:rsidP="002205BF">
      <w:pPr>
        <w:widowControl/>
        <w:rPr>
          <w:ins w:id="1639" w:author="Yali Chen" w:date="2025-12-29T14:50:00Z" w16du:dateUtc="2025-12-29T06:50:00Z"/>
          <w:rFonts w:ascii="Times New Roman" w:hAnsi="Times New Roman" w:cs="Times New Roman"/>
          <w:bCs/>
          <w:i/>
          <w:iCs/>
          <w:szCs w:val="20"/>
        </w:rPr>
      </w:pPr>
    </w:p>
    <w:p w14:paraId="70B86A07" w14:textId="77777777" w:rsidR="00020A23" w:rsidRPr="00FD35A8" w:rsidRDefault="00020A23" w:rsidP="00020A23">
      <w:pPr>
        <w:widowControl/>
        <w:rPr>
          <w:ins w:id="1640" w:author="Yali Chen" w:date="2025-12-29T14:50:00Z" w16du:dateUtc="2025-12-29T06:50:00Z"/>
          <w:rFonts w:ascii="Times New Roman" w:hAnsi="Times New Roman" w:cs="Times New Roman"/>
          <w:bCs/>
          <w:i/>
          <w:iCs/>
          <w:szCs w:val="20"/>
        </w:rPr>
      </w:pPr>
      <w:ins w:id="1641" w:author="Yali Chen" w:date="2025-12-29T14:50:00Z" w16du:dateUtc="2025-12-29T06:50:00Z">
        <w:r w:rsidRPr="00FD35A8">
          <w:rPr>
            <w:rFonts w:ascii="Times New Roman" w:hAnsi="Times New Roman" w:cs="Times New Roman"/>
            <w:bCs/>
            <w:i/>
            <w:iCs/>
            <w:szCs w:val="20"/>
          </w:rPr>
          <w:t>All figures should start from screening period.</w:t>
        </w:r>
      </w:ins>
    </w:p>
    <w:p w14:paraId="0D56C20C" w14:textId="77777777" w:rsidR="00020A23" w:rsidRPr="00FD35A8" w:rsidRDefault="00020A23" w:rsidP="002205BF">
      <w:pPr>
        <w:widowControl/>
        <w:rPr>
          <w:rFonts w:ascii="Times New Roman" w:hAnsi="Times New Roman" w:cs="Times New Roman"/>
          <w:bCs/>
          <w:i/>
          <w:iCs/>
          <w:szCs w:val="20"/>
        </w:rPr>
      </w:pPr>
    </w:p>
    <w:p w14:paraId="35BA8270" w14:textId="77777777" w:rsidR="002205BF" w:rsidRPr="00FD35A8" w:rsidRDefault="002205BF" w:rsidP="002205BF">
      <w:pPr>
        <w:widowControl/>
        <w:rPr>
          <w:rFonts w:ascii="Times New Roman" w:hAnsi="Times New Roman" w:cs="Times New Roman"/>
          <w:bCs/>
          <w:szCs w:val="20"/>
        </w:rPr>
      </w:pPr>
      <w:r w:rsidRPr="00FD35A8">
        <w:rPr>
          <w:rFonts w:ascii="Times New Roman" w:hAnsi="Times New Roman" w:cs="Times New Roman"/>
          <w:bCs/>
          <w:szCs w:val="20"/>
        </w:rPr>
        <w:br w:type="page"/>
      </w:r>
    </w:p>
    <w:p w14:paraId="3B52F60E" w14:textId="7D9426DD" w:rsidR="006A3104" w:rsidRPr="00FD35A8" w:rsidRDefault="006A3104" w:rsidP="006A3104">
      <w:pPr>
        <w:pStyle w:val="TFLshelltitle1"/>
        <w:rPr>
          <w:bCs/>
          <w:szCs w:val="20"/>
        </w:rPr>
      </w:pPr>
      <w:bookmarkStart w:id="1642" w:name="_Toc217918924"/>
      <w:r w:rsidRPr="00FD35A8">
        <w:rPr>
          <w:bCs/>
          <w:szCs w:val="20"/>
          <w:lang w:eastAsia="zh-CN"/>
        </w:rPr>
        <w:lastRenderedPageBreak/>
        <w:t>Figure 14.2</w:t>
      </w:r>
      <w:r w:rsidRPr="00FD35A8">
        <w:rPr>
          <w:bCs/>
          <w:szCs w:val="20"/>
        </w:rPr>
        <w:t>.</w:t>
      </w:r>
      <w:r w:rsidR="001A505F" w:rsidRPr="00FD35A8">
        <w:rPr>
          <w:bCs/>
          <w:szCs w:val="20"/>
          <w:lang w:eastAsia="zh-CN"/>
        </w:rPr>
        <w:t>9</w:t>
      </w:r>
      <w:r w:rsidRPr="00FD35A8">
        <w:rPr>
          <w:bCs/>
          <w:szCs w:val="20"/>
        </w:rPr>
        <w:t xml:space="preserve"> </w:t>
      </w:r>
      <w:r w:rsidRPr="00FD35A8">
        <w:rPr>
          <w:bCs/>
          <w:szCs w:val="20"/>
          <w:lang w:eastAsia="zh-CN"/>
        </w:rPr>
        <w:t>Line Plot of ppFVC Overtime</w:t>
      </w:r>
      <w:r w:rsidRPr="00FD35A8">
        <w:rPr>
          <w:bCs/>
          <w:szCs w:val="20"/>
        </w:rPr>
        <w:t xml:space="preserve"> (&lt;&lt;IIM Cohort&gt;&gt; Full Analysis Set)</w:t>
      </w:r>
      <w:bookmarkEnd w:id="1642"/>
    </w:p>
    <w:p w14:paraId="78B65D23" w14:textId="77777777" w:rsidR="006A3104" w:rsidRPr="00FD35A8" w:rsidRDefault="006A3104" w:rsidP="006A3104">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6BB0F38" wp14:editId="0143CA96">
            <wp:extent cx="2355298" cy="2483892"/>
            <wp:effectExtent l="0" t="0" r="6985" b="0"/>
            <wp:docPr id="294163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3CD9BA8" w14:textId="5EC5FC7A" w:rsidR="0006029E" w:rsidRPr="00FD35A8" w:rsidRDefault="006A3104" w:rsidP="006A3104">
      <w:pPr>
        <w:rPr>
          <w:rFonts w:ascii="Times New Roman" w:hAnsi="Times New Roman" w:cs="Times New Roman"/>
          <w:szCs w:val="20"/>
        </w:rPr>
      </w:pPr>
      <w:r w:rsidRPr="00FD35A8">
        <w:rPr>
          <w:rFonts w:ascii="Times New Roman" w:hAnsi="Times New Roman" w:cs="Times New Roman"/>
          <w:szCs w:val="20"/>
        </w:rPr>
        <w:t xml:space="preserve">IIM: Idiopathic Inflammatory Myopathies, </w:t>
      </w:r>
      <w:r w:rsidR="0006029E" w:rsidRPr="00FD35A8">
        <w:rPr>
          <w:rFonts w:ascii="Times New Roman" w:hAnsi="Times New Roman" w:cs="Times New Roman"/>
          <w:szCs w:val="20"/>
        </w:rPr>
        <w:t>pp</w:t>
      </w:r>
      <w:r w:rsidRPr="00FD35A8">
        <w:rPr>
          <w:rFonts w:ascii="Times New Roman" w:hAnsi="Times New Roman" w:cs="Times New Roman"/>
          <w:szCs w:val="20"/>
        </w:rPr>
        <w:t xml:space="preserve">FVC: </w:t>
      </w:r>
      <w:r w:rsidR="00114783" w:rsidRPr="00FD35A8">
        <w:rPr>
          <w:rFonts w:ascii="Times New Roman" w:hAnsi="Times New Roman" w:cs="Times New Roman"/>
          <w:szCs w:val="20"/>
        </w:rPr>
        <w:t xml:space="preserve">percent predicted </w:t>
      </w:r>
      <w:r w:rsidR="0006029E" w:rsidRPr="00FD35A8">
        <w:rPr>
          <w:rFonts w:ascii="Times New Roman" w:hAnsi="Times New Roman" w:cs="Times New Roman"/>
          <w:szCs w:val="20"/>
        </w:rPr>
        <w:t xml:space="preserve">Forced Vital Capacity </w:t>
      </w:r>
    </w:p>
    <w:p w14:paraId="6F617C35" w14:textId="4C116E9F" w:rsidR="006A3104" w:rsidRPr="00FD35A8" w:rsidRDefault="006A3104" w:rsidP="006A3104">
      <w:pPr>
        <w:rPr>
          <w:rFonts w:ascii="Times New Roman" w:hAnsi="Times New Roman" w:cs="Times New Roman"/>
          <w:bCs/>
          <w:szCs w:val="20"/>
        </w:rPr>
      </w:pPr>
      <w:r w:rsidRPr="00FD35A8">
        <w:rPr>
          <w:rFonts w:ascii="Times New Roman" w:hAnsi="Times New Roman" w:cs="Times New Roman"/>
          <w:bCs/>
          <w:szCs w:val="20"/>
        </w:rPr>
        <w:t>Patients with IIM (N = xxx).</w:t>
      </w:r>
    </w:p>
    <w:p w14:paraId="09E6E927" w14:textId="77777777" w:rsidR="006A3104" w:rsidRPr="00FD35A8" w:rsidRDefault="006A3104" w:rsidP="006A3104">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7A8B4638" w14:textId="2660CB34" w:rsidR="006A3104" w:rsidRPr="00FD35A8" w:rsidRDefault="0094770A" w:rsidP="006A3104">
      <w:pPr>
        <w:rPr>
          <w:rFonts w:ascii="Times New Roman" w:hAnsi="Times New Roman" w:cs="Times New Roman"/>
          <w:bCs/>
          <w:i/>
          <w:iCs/>
          <w:szCs w:val="20"/>
        </w:rPr>
      </w:pPr>
      <w:r w:rsidRPr="00FD35A8">
        <w:rPr>
          <w:rFonts w:ascii="Times New Roman" w:hAnsi="Times New Roman" w:cs="Times New Roman"/>
          <w:bCs/>
          <w:i/>
          <w:iCs/>
          <w:szCs w:val="20"/>
        </w:rPr>
        <w:t>pp</w:t>
      </w:r>
      <w:r w:rsidR="006A3104" w:rsidRPr="00FD35A8">
        <w:rPr>
          <w:rFonts w:ascii="Times New Roman" w:hAnsi="Times New Roman" w:cs="Times New Roman"/>
          <w:bCs/>
          <w:i/>
          <w:iCs/>
          <w:szCs w:val="20"/>
        </w:rPr>
        <w:t>FVC is collected on “Pulmonary function tests” CRF page</w:t>
      </w:r>
    </w:p>
    <w:p w14:paraId="4C11D65E" w14:textId="77777777" w:rsidR="006A3104" w:rsidRPr="00FD35A8" w:rsidRDefault="006A3104" w:rsidP="006A3104">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359B015" w14:textId="77777777" w:rsidR="006A3104" w:rsidRPr="00FD35A8" w:rsidRDefault="006A3104" w:rsidP="006A3104">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2C510F7" w14:textId="6CFAF543" w:rsidR="006A3104" w:rsidRDefault="006A3104" w:rsidP="006A3104">
      <w:pPr>
        <w:widowControl/>
        <w:rPr>
          <w:ins w:id="1643"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06029E" w:rsidRPr="00FD35A8">
        <w:rPr>
          <w:rFonts w:ascii="Times New Roman" w:hAnsi="Times New Roman" w:cs="Times New Roman"/>
          <w:bCs/>
          <w:i/>
          <w:iCs/>
          <w:szCs w:val="20"/>
        </w:rPr>
        <w:t>pp</w:t>
      </w:r>
      <w:r w:rsidRPr="00FD35A8">
        <w:rPr>
          <w:rFonts w:ascii="Times New Roman" w:hAnsi="Times New Roman" w:cs="Times New Roman"/>
          <w:bCs/>
          <w:i/>
          <w:iCs/>
          <w:szCs w:val="20"/>
        </w:rPr>
        <w:t xml:space="preserve">FVC (units)” </w:t>
      </w:r>
    </w:p>
    <w:p w14:paraId="68126D32" w14:textId="77777777" w:rsidR="0077214D" w:rsidRPr="00FD35A8" w:rsidRDefault="0077214D" w:rsidP="006A3104">
      <w:pPr>
        <w:widowControl/>
        <w:rPr>
          <w:ins w:id="1644" w:author="Yali Chen" w:date="2025-12-29T14:51:00Z" w16du:dateUtc="2025-12-29T06:51:00Z"/>
          <w:rFonts w:ascii="Times New Roman" w:hAnsi="Times New Roman" w:cs="Times New Roman"/>
          <w:bCs/>
          <w:i/>
          <w:iCs/>
          <w:szCs w:val="20"/>
        </w:rPr>
      </w:pPr>
    </w:p>
    <w:p w14:paraId="4ED0F0CC" w14:textId="77777777" w:rsidR="00020A23" w:rsidRPr="00FD35A8" w:rsidRDefault="00020A23" w:rsidP="00020A23">
      <w:pPr>
        <w:widowControl/>
        <w:rPr>
          <w:ins w:id="1645" w:author="Yali Chen" w:date="2025-12-29T14:51:00Z" w16du:dateUtc="2025-12-29T06:51:00Z"/>
          <w:rFonts w:ascii="Times New Roman" w:hAnsi="Times New Roman" w:cs="Times New Roman"/>
          <w:bCs/>
          <w:i/>
          <w:iCs/>
          <w:szCs w:val="20"/>
        </w:rPr>
      </w:pPr>
      <w:ins w:id="1646" w:author="Yali Chen" w:date="2025-12-29T14:51:00Z" w16du:dateUtc="2025-12-29T06:51:00Z">
        <w:r w:rsidRPr="00FD35A8">
          <w:rPr>
            <w:rFonts w:ascii="Times New Roman" w:hAnsi="Times New Roman" w:cs="Times New Roman"/>
            <w:bCs/>
            <w:i/>
            <w:iCs/>
            <w:szCs w:val="20"/>
          </w:rPr>
          <w:t>All figures should start from screening period.</w:t>
        </w:r>
      </w:ins>
    </w:p>
    <w:p w14:paraId="66D22465" w14:textId="77777777" w:rsidR="00020A23" w:rsidRPr="00FD35A8" w:rsidRDefault="00020A23" w:rsidP="006A3104">
      <w:pPr>
        <w:widowControl/>
        <w:rPr>
          <w:rFonts w:ascii="Times New Roman" w:hAnsi="Times New Roman" w:cs="Times New Roman"/>
          <w:bCs/>
          <w:i/>
          <w:iCs/>
          <w:szCs w:val="20"/>
        </w:rPr>
      </w:pPr>
    </w:p>
    <w:p w14:paraId="5D288675" w14:textId="77777777" w:rsidR="006A3104" w:rsidRPr="00FD35A8" w:rsidDel="00020A23" w:rsidRDefault="006A3104" w:rsidP="006A3104">
      <w:pPr>
        <w:widowControl/>
        <w:rPr>
          <w:del w:id="1647" w:author="Yali Chen" w:date="2025-12-29T14:51:00Z" w16du:dateUtc="2025-12-29T06:51:00Z"/>
          <w:rFonts w:ascii="Times New Roman" w:hAnsi="Times New Roman" w:cs="Times New Roman"/>
          <w:bCs/>
          <w:szCs w:val="20"/>
        </w:rPr>
      </w:pPr>
      <w:r w:rsidRPr="00FD35A8">
        <w:rPr>
          <w:rFonts w:ascii="Times New Roman" w:hAnsi="Times New Roman" w:cs="Times New Roman"/>
          <w:bCs/>
          <w:szCs w:val="20"/>
        </w:rPr>
        <w:br w:type="page"/>
      </w:r>
    </w:p>
    <w:p w14:paraId="675B798D" w14:textId="77777777" w:rsidR="006A3104" w:rsidRPr="00FD35A8" w:rsidDel="00020A23" w:rsidRDefault="006A3104" w:rsidP="002205BF">
      <w:pPr>
        <w:widowControl/>
        <w:rPr>
          <w:del w:id="1648" w:author="Yali Chen" w:date="2025-12-29T14:51:00Z" w16du:dateUtc="2025-12-29T06:51:00Z"/>
          <w:rFonts w:ascii="Times New Roman" w:hAnsi="Times New Roman" w:cs="Times New Roman"/>
          <w:bCs/>
          <w:szCs w:val="20"/>
        </w:rPr>
      </w:pPr>
    </w:p>
    <w:p w14:paraId="0FA6D5D7" w14:textId="77777777" w:rsidR="002205BF" w:rsidRPr="00FD35A8" w:rsidRDefault="002205BF" w:rsidP="002800CF">
      <w:pPr>
        <w:widowControl/>
        <w:rPr>
          <w:rFonts w:ascii="Times New Roman" w:hAnsi="Times New Roman" w:cs="Times New Roman"/>
          <w:bCs/>
          <w:szCs w:val="20"/>
        </w:rPr>
      </w:pPr>
    </w:p>
    <w:p w14:paraId="54F79459" w14:textId="4071C35A" w:rsidR="00671CF4" w:rsidRPr="00FD35A8" w:rsidRDefault="00671CF4" w:rsidP="00671CF4">
      <w:pPr>
        <w:pStyle w:val="TFLshelltitle1"/>
        <w:rPr>
          <w:bCs/>
          <w:szCs w:val="20"/>
        </w:rPr>
      </w:pPr>
      <w:bookmarkStart w:id="1649" w:name="_Toc217918925"/>
      <w:r w:rsidRPr="00FD35A8">
        <w:rPr>
          <w:bCs/>
          <w:szCs w:val="20"/>
          <w:lang w:eastAsia="zh-CN"/>
        </w:rPr>
        <w:t>Figure 14.2</w:t>
      </w:r>
      <w:r w:rsidRPr="00FD35A8">
        <w:rPr>
          <w:bCs/>
          <w:szCs w:val="20"/>
        </w:rPr>
        <w:t>.</w:t>
      </w:r>
      <w:r w:rsidR="001A505F" w:rsidRPr="00FD35A8">
        <w:rPr>
          <w:bCs/>
          <w:szCs w:val="20"/>
          <w:lang w:eastAsia="zh-CN"/>
        </w:rPr>
        <w:t>10</w:t>
      </w:r>
      <w:r w:rsidRPr="00FD35A8">
        <w:rPr>
          <w:bCs/>
          <w:szCs w:val="20"/>
        </w:rPr>
        <w:t xml:space="preserve"> </w:t>
      </w:r>
      <w:r w:rsidRPr="00FD35A8">
        <w:rPr>
          <w:bCs/>
          <w:szCs w:val="20"/>
          <w:lang w:eastAsia="zh-CN"/>
        </w:rPr>
        <w:t xml:space="preserve">Line Plot of </w:t>
      </w:r>
      <w:r w:rsidR="00CE627D" w:rsidRPr="00FD35A8">
        <w:rPr>
          <w:bCs/>
          <w:szCs w:val="20"/>
          <w:lang w:eastAsia="zh-CN"/>
        </w:rPr>
        <w:t>TIS</w:t>
      </w:r>
      <w:r w:rsidRPr="00FD35A8">
        <w:rPr>
          <w:bCs/>
          <w:szCs w:val="20"/>
          <w:lang w:eastAsia="zh-CN"/>
        </w:rPr>
        <w:t xml:space="preserve"> Overtime</w:t>
      </w:r>
      <w:r w:rsidRPr="00FD35A8">
        <w:rPr>
          <w:bCs/>
          <w:szCs w:val="20"/>
        </w:rPr>
        <w:t xml:space="preserve"> (&lt;&lt;IIM Cohort&gt;&gt; Full Analysis Set)</w:t>
      </w:r>
      <w:bookmarkEnd w:id="1649"/>
    </w:p>
    <w:p w14:paraId="3902FE10" w14:textId="13DD90E6" w:rsidR="00671CF4" w:rsidRPr="00FD35A8" w:rsidRDefault="00AB220F" w:rsidP="00671CF4">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360C8B97" wp14:editId="776D2CBA">
            <wp:extent cx="3732662" cy="2300956"/>
            <wp:effectExtent l="0" t="0" r="1270" b="4445"/>
            <wp:docPr id="851239079" name="图片 1"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9079" name="图片 1" descr="图表, 散点图&#10;&#10;AI 生成的内容可能不正确。"/>
                    <pic:cNvPicPr/>
                  </pic:nvPicPr>
                  <pic:blipFill>
                    <a:blip r:embed="rId20"/>
                    <a:stretch>
                      <a:fillRect/>
                    </a:stretch>
                  </pic:blipFill>
                  <pic:spPr>
                    <a:xfrm>
                      <a:off x="0" y="0"/>
                      <a:ext cx="3737067" cy="2303671"/>
                    </a:xfrm>
                    <a:prstGeom prst="rect">
                      <a:avLst/>
                    </a:prstGeom>
                  </pic:spPr>
                </pic:pic>
              </a:graphicData>
            </a:graphic>
          </wp:inline>
        </w:drawing>
      </w:r>
    </w:p>
    <w:p w14:paraId="42D97C96" w14:textId="4B79C9B2" w:rsidR="00671CF4" w:rsidRPr="00FD35A8" w:rsidRDefault="00671CF4" w:rsidP="00671CF4">
      <w:pPr>
        <w:rPr>
          <w:rFonts w:ascii="Times New Roman" w:hAnsi="Times New Roman" w:cs="Times New Roman"/>
          <w:bCs/>
          <w:i/>
          <w:iCs/>
          <w:szCs w:val="20"/>
        </w:rPr>
      </w:pPr>
      <w:r w:rsidRPr="00FD35A8">
        <w:rPr>
          <w:rFonts w:ascii="Times New Roman" w:hAnsi="Times New Roman" w:cs="Times New Roman"/>
          <w:szCs w:val="20"/>
        </w:rPr>
        <w:t>IIM: Idiopathic Inflammatory Myopathies</w:t>
      </w:r>
      <w:r w:rsidR="00AE0EF4" w:rsidRPr="00FD35A8">
        <w:rPr>
          <w:rFonts w:ascii="Times New Roman" w:hAnsi="Times New Roman" w:cs="Times New Roman"/>
          <w:szCs w:val="20"/>
        </w:rPr>
        <w:t>, TIS:</w:t>
      </w:r>
      <w:r w:rsidR="000F258D" w:rsidRPr="00FD35A8">
        <w:rPr>
          <w:rFonts w:ascii="Times New Roman" w:hAnsi="Times New Roman" w:cs="Times New Roman"/>
        </w:rPr>
        <w:t xml:space="preserve"> </w:t>
      </w:r>
      <w:r w:rsidR="00EB7FE8" w:rsidRPr="00FD35A8">
        <w:rPr>
          <w:rFonts w:ascii="Times New Roman" w:hAnsi="Times New Roman" w:cs="Times New Roman"/>
          <w:szCs w:val="20"/>
        </w:rPr>
        <w:t>Total Improvement Score</w:t>
      </w:r>
    </w:p>
    <w:p w14:paraId="2C8D58FD" w14:textId="77777777" w:rsidR="00671CF4" w:rsidRPr="00FD35A8" w:rsidRDefault="00671CF4" w:rsidP="00671CF4">
      <w:pPr>
        <w:rPr>
          <w:rFonts w:ascii="Times New Roman" w:hAnsi="Times New Roman" w:cs="Times New Roman"/>
          <w:bCs/>
          <w:szCs w:val="20"/>
        </w:rPr>
      </w:pPr>
      <w:r w:rsidRPr="00FD35A8">
        <w:rPr>
          <w:rFonts w:ascii="Times New Roman" w:hAnsi="Times New Roman" w:cs="Times New Roman"/>
          <w:bCs/>
          <w:szCs w:val="20"/>
        </w:rPr>
        <w:t>Patients with IIM (N = xxx).</w:t>
      </w:r>
    </w:p>
    <w:p w14:paraId="459BBB3A" w14:textId="77777777" w:rsidR="00671CF4" w:rsidRPr="00FD35A8" w:rsidRDefault="00671CF4" w:rsidP="00671CF4">
      <w:pPr>
        <w:rPr>
          <w:rFonts w:ascii="Times New Roman" w:hAnsi="Times New Roman" w:cs="Times New Roman"/>
          <w:bCs/>
          <w:i/>
          <w:iCs/>
          <w:szCs w:val="20"/>
        </w:rPr>
      </w:pPr>
      <w:commentRangeStart w:id="1650"/>
      <w:commentRangeStart w:id="1651"/>
      <w:commentRangeStart w:id="1652"/>
      <w:r w:rsidRPr="00FD35A8">
        <w:rPr>
          <w:rFonts w:ascii="Times New Roman" w:hAnsi="Times New Roman" w:cs="Times New Roman"/>
          <w:bCs/>
          <w:i/>
          <w:iCs/>
          <w:szCs w:val="20"/>
        </w:rPr>
        <w:t>Programming note:</w:t>
      </w:r>
    </w:p>
    <w:p w14:paraId="470AD164" w14:textId="77777777" w:rsidR="00671CF4" w:rsidRPr="00FD35A8" w:rsidRDefault="00671CF4" w:rsidP="00671CF4">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50FB4F0" w14:textId="77777777" w:rsidR="00671CF4" w:rsidRPr="00FD35A8" w:rsidRDefault="00671CF4" w:rsidP="00671CF4">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FE1FBF6" w14:textId="77777777" w:rsidR="00E75993" w:rsidRPr="00FD35A8" w:rsidRDefault="00671CF4" w:rsidP="00671CF4">
      <w:pPr>
        <w:widowControl/>
        <w:rPr>
          <w:ins w:id="1653" w:author="Yali Chen" w:date="2025-12-17T13:46:00Z" w16du:dateUtc="2025-12-17T05:4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0B04B2" w:rsidRPr="00FD35A8">
        <w:rPr>
          <w:rFonts w:ascii="Times New Roman" w:hAnsi="Times New Roman" w:cs="Times New Roman"/>
          <w:bCs/>
          <w:i/>
          <w:iCs/>
          <w:szCs w:val="20"/>
        </w:rPr>
        <w:t>TIS</w:t>
      </w:r>
      <w:r w:rsidRPr="00FD35A8">
        <w:rPr>
          <w:rFonts w:ascii="Times New Roman" w:hAnsi="Times New Roman" w:cs="Times New Roman"/>
          <w:bCs/>
          <w:i/>
          <w:iCs/>
          <w:szCs w:val="20"/>
        </w:rPr>
        <w:t xml:space="preserve"> (</w:t>
      </w:r>
      <w:r w:rsidR="000B04B2" w:rsidRPr="00FD35A8">
        <w:rPr>
          <w:rFonts w:ascii="Times New Roman" w:hAnsi="Times New Roman" w:cs="Times New Roman"/>
          <w:bCs/>
          <w:i/>
          <w:iCs/>
          <w:szCs w:val="20"/>
        </w:rPr>
        <w:t>points</w:t>
      </w:r>
      <w:r w:rsidRPr="00FD35A8">
        <w:rPr>
          <w:rFonts w:ascii="Times New Roman" w:hAnsi="Times New Roman" w:cs="Times New Roman"/>
          <w:bCs/>
          <w:i/>
          <w:iCs/>
          <w:szCs w:val="20"/>
        </w:rPr>
        <w:t>)”.</w:t>
      </w:r>
      <w:commentRangeEnd w:id="1650"/>
      <w:r w:rsidR="00CF4F71" w:rsidRPr="00FD35A8">
        <w:rPr>
          <w:rStyle w:val="CommentReference"/>
          <w:rFonts w:ascii="Times New Roman" w:hAnsi="Times New Roman" w:cs="Times New Roman"/>
          <w:bCs/>
          <w:i/>
          <w:iCs/>
          <w:sz w:val="20"/>
          <w:szCs w:val="20"/>
        </w:rPr>
        <w:commentReference w:id="1650"/>
      </w:r>
      <w:commentRangeEnd w:id="1651"/>
      <w:r w:rsidR="007F7A0B" w:rsidRPr="00FD35A8">
        <w:rPr>
          <w:rStyle w:val="CommentReference"/>
          <w:rFonts w:ascii="Times New Roman" w:hAnsi="Times New Roman" w:cs="Times New Roman"/>
          <w:bCs/>
          <w:i/>
          <w:iCs/>
          <w:sz w:val="20"/>
          <w:szCs w:val="20"/>
        </w:rPr>
        <w:commentReference w:id="1651"/>
      </w:r>
      <w:commentRangeEnd w:id="1652"/>
      <w:r w:rsidR="007E5D8C" w:rsidRPr="00FD35A8">
        <w:rPr>
          <w:rStyle w:val="CommentReference"/>
          <w:rFonts w:ascii="Times New Roman" w:hAnsi="Times New Roman" w:cs="Times New Roman"/>
          <w:bCs/>
          <w:i/>
          <w:iCs/>
          <w:sz w:val="20"/>
          <w:szCs w:val="20"/>
        </w:rPr>
        <w:commentReference w:id="1652"/>
      </w:r>
    </w:p>
    <w:p w14:paraId="469D09DE" w14:textId="7040FF8E" w:rsidR="00671CF4" w:rsidRPr="00FD35A8" w:rsidRDefault="00E75993" w:rsidP="00671CF4">
      <w:pPr>
        <w:widowControl/>
        <w:rPr>
          <w:ins w:id="1654" w:author="Yali Chen" w:date="2025-12-29T14:51:00Z" w16du:dateUtc="2025-12-29T06:51:00Z"/>
          <w:rFonts w:ascii="Times New Roman" w:hAnsi="Times New Roman" w:cs="Times New Roman"/>
          <w:bCs/>
          <w:i/>
          <w:iCs/>
          <w:szCs w:val="20"/>
        </w:rPr>
      </w:pPr>
      <w:ins w:id="1655" w:author="Yali Chen" w:date="2025-12-17T13:46:00Z" w16du:dateUtc="2025-12-17T05:46:00Z">
        <w:r w:rsidRPr="00FD35A8">
          <w:rPr>
            <w:rFonts w:ascii="Times New Roman" w:hAnsi="Times New Roman" w:cs="Times New Roman"/>
            <w:bCs/>
            <w:i/>
            <w:iCs/>
            <w:szCs w:val="20"/>
          </w:rPr>
          <w:t>Det</w:t>
        </w:r>
        <w:r w:rsidR="00933016" w:rsidRPr="00FD35A8">
          <w:rPr>
            <w:rFonts w:ascii="Times New Roman" w:hAnsi="Times New Roman" w:cs="Times New Roman"/>
            <w:bCs/>
            <w:i/>
            <w:iCs/>
            <w:szCs w:val="20"/>
          </w:rPr>
          <w:t>ai</w:t>
        </w:r>
        <w:r w:rsidRPr="00FD35A8">
          <w:rPr>
            <w:rFonts w:ascii="Times New Roman" w:hAnsi="Times New Roman" w:cs="Times New Roman"/>
            <w:bCs/>
            <w:i/>
            <w:iCs/>
            <w:szCs w:val="20"/>
          </w:rPr>
          <w:t xml:space="preserve">ls of </w:t>
        </w:r>
      </w:ins>
      <w:ins w:id="1656" w:author="Yali Chen" w:date="2025-12-17T13:47:00Z" w16du:dateUtc="2025-12-17T05:47:00Z">
        <w:r w:rsidR="00933016" w:rsidRPr="00FD35A8">
          <w:rPr>
            <w:rFonts w:ascii="Times New Roman" w:hAnsi="Times New Roman" w:cs="Times New Roman"/>
            <w:bCs/>
            <w:i/>
            <w:iCs/>
            <w:szCs w:val="20"/>
          </w:rPr>
          <w:t xml:space="preserve">calculating TIS please see </w:t>
        </w:r>
        <w:r w:rsidR="00C528AD" w:rsidRPr="00FD35A8">
          <w:rPr>
            <w:rFonts w:ascii="Times New Roman" w:hAnsi="Times New Roman" w:cs="Times New Roman"/>
            <w:bCs/>
            <w:i/>
            <w:iCs/>
            <w:szCs w:val="20"/>
          </w:rPr>
          <w:t>section 4.2 in SAP</w:t>
        </w:r>
      </w:ins>
    </w:p>
    <w:p w14:paraId="5DB9F2E6" w14:textId="77777777" w:rsidR="00020A23" w:rsidRPr="00FD35A8" w:rsidRDefault="00020A23" w:rsidP="00671CF4">
      <w:pPr>
        <w:widowControl/>
        <w:rPr>
          <w:ins w:id="1657" w:author="Yali Chen" w:date="2025-12-29T14:51:00Z" w16du:dateUtc="2025-12-29T06:51:00Z"/>
          <w:rFonts w:ascii="Times New Roman" w:hAnsi="Times New Roman" w:cs="Times New Roman"/>
          <w:bCs/>
          <w:i/>
          <w:iCs/>
          <w:szCs w:val="20"/>
        </w:rPr>
      </w:pPr>
    </w:p>
    <w:p w14:paraId="437F8FF4" w14:textId="77777777" w:rsidR="00020A23" w:rsidRPr="00FD35A8" w:rsidRDefault="00020A23" w:rsidP="00020A23">
      <w:pPr>
        <w:widowControl/>
        <w:rPr>
          <w:ins w:id="1658" w:author="Yali Chen" w:date="2025-12-29T14:51:00Z" w16du:dateUtc="2025-12-29T06:51:00Z"/>
          <w:rFonts w:ascii="Times New Roman" w:hAnsi="Times New Roman" w:cs="Times New Roman"/>
          <w:bCs/>
          <w:i/>
          <w:iCs/>
          <w:szCs w:val="20"/>
        </w:rPr>
      </w:pPr>
      <w:ins w:id="1659" w:author="Yali Chen" w:date="2025-12-29T14:51:00Z" w16du:dateUtc="2025-12-29T06:51:00Z">
        <w:r w:rsidRPr="00FD35A8">
          <w:rPr>
            <w:rFonts w:ascii="Times New Roman" w:hAnsi="Times New Roman" w:cs="Times New Roman"/>
            <w:bCs/>
            <w:i/>
            <w:iCs/>
            <w:szCs w:val="20"/>
          </w:rPr>
          <w:t>All figures should start from screening period.</w:t>
        </w:r>
      </w:ins>
    </w:p>
    <w:p w14:paraId="4A044B42" w14:textId="77777777" w:rsidR="00020A23" w:rsidRPr="00FD35A8" w:rsidRDefault="00020A23" w:rsidP="00671CF4">
      <w:pPr>
        <w:widowControl/>
        <w:rPr>
          <w:rFonts w:ascii="Times New Roman" w:hAnsi="Times New Roman" w:cs="Times New Roman"/>
          <w:bCs/>
          <w:i/>
          <w:iCs/>
          <w:szCs w:val="20"/>
        </w:rPr>
      </w:pPr>
    </w:p>
    <w:p w14:paraId="119069B6" w14:textId="77777777" w:rsidR="00671CF4" w:rsidRPr="00FD35A8" w:rsidRDefault="00671CF4" w:rsidP="00671CF4">
      <w:pPr>
        <w:widowControl/>
        <w:rPr>
          <w:rFonts w:ascii="Times New Roman" w:hAnsi="Times New Roman" w:cs="Times New Roman"/>
          <w:bCs/>
          <w:szCs w:val="20"/>
        </w:rPr>
      </w:pPr>
      <w:r w:rsidRPr="00FD35A8">
        <w:rPr>
          <w:rFonts w:ascii="Times New Roman" w:hAnsi="Times New Roman" w:cs="Times New Roman"/>
          <w:bCs/>
          <w:szCs w:val="20"/>
        </w:rPr>
        <w:br w:type="page"/>
      </w:r>
    </w:p>
    <w:p w14:paraId="1F696443" w14:textId="4C15BC46" w:rsidR="001A0C86" w:rsidRPr="00FD35A8" w:rsidRDefault="001A0C86" w:rsidP="001A0C86">
      <w:pPr>
        <w:pStyle w:val="TFLshelltitle1"/>
        <w:rPr>
          <w:bCs/>
          <w:szCs w:val="20"/>
        </w:rPr>
      </w:pPr>
      <w:bookmarkStart w:id="1660" w:name="_Toc217918926"/>
      <w:r w:rsidRPr="00FD35A8">
        <w:rPr>
          <w:bCs/>
          <w:szCs w:val="20"/>
          <w:lang w:eastAsia="zh-CN"/>
        </w:rPr>
        <w:lastRenderedPageBreak/>
        <w:t>Figure 14.2</w:t>
      </w:r>
      <w:r w:rsidRPr="00FD35A8">
        <w:rPr>
          <w:bCs/>
          <w:szCs w:val="20"/>
        </w:rPr>
        <w:t>.</w:t>
      </w:r>
      <w:r w:rsidRPr="00FD35A8">
        <w:rPr>
          <w:bCs/>
          <w:szCs w:val="20"/>
          <w:lang w:eastAsia="zh-CN"/>
        </w:rPr>
        <w:t>11</w:t>
      </w:r>
      <w:r w:rsidRPr="00FD35A8">
        <w:rPr>
          <w:bCs/>
          <w:szCs w:val="20"/>
        </w:rPr>
        <w:t xml:space="preserve"> </w:t>
      </w:r>
      <w:r w:rsidRPr="00FD35A8">
        <w:rPr>
          <w:bCs/>
          <w:szCs w:val="20"/>
          <w:lang w:eastAsia="zh-CN"/>
        </w:rPr>
        <w:t>Line Plot of mRSS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60"/>
    </w:p>
    <w:p w14:paraId="29381663"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E2DD8BA" wp14:editId="4FE03202">
            <wp:extent cx="2355298" cy="2483892"/>
            <wp:effectExtent l="0" t="0" r="6985" b="0"/>
            <wp:docPr id="200788643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67BFA8B5"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 mRSS</w:t>
      </w:r>
      <w:r w:rsidRPr="00FD35A8">
        <w:rPr>
          <w:rFonts w:ascii="Times New Roman" w:hAnsi="Times New Roman" w:cs="Times New Roman"/>
          <w:bCs/>
          <w:szCs w:val="20"/>
        </w:rPr>
        <w:t xml:space="preserve">: Modified Rodnan Skin Score. </w:t>
      </w:r>
    </w:p>
    <w:p w14:paraId="3EB8124D"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36A2F90D"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253942D6"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mRSS is collected on “Modified Rodnan Skin Score(mRSS)” CRF page “Total Score Calculation (Derived)” item</w:t>
      </w:r>
    </w:p>
    <w:p w14:paraId="20C5E0C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24D5F13"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4D4556DC" w14:textId="77777777" w:rsidR="001A0C86" w:rsidRPr="00FD35A8" w:rsidRDefault="001A0C86" w:rsidP="001A0C86">
      <w:pPr>
        <w:widowControl/>
        <w:rPr>
          <w:ins w:id="1661" w:author="Yali Chen" w:date="2025-12-29T14:51:00Z" w16du:dateUtc="2025-12-29T06:51:00Z"/>
          <w:rFonts w:ascii="Times New Roman" w:hAnsi="Times New Roman" w:cs="Times New Roman"/>
          <w:bCs/>
          <w:i/>
          <w:iCs/>
          <w:szCs w:val="20"/>
        </w:rPr>
      </w:pPr>
      <w:r w:rsidRPr="00FD35A8">
        <w:rPr>
          <w:rFonts w:ascii="Times New Roman" w:hAnsi="Times New Roman" w:cs="Times New Roman"/>
          <w:bCs/>
          <w:i/>
          <w:iCs/>
          <w:szCs w:val="20"/>
        </w:rPr>
        <w:t>The y-axis label was set to “mRSS score (points)”.</w:t>
      </w:r>
    </w:p>
    <w:p w14:paraId="110F4A8A" w14:textId="77777777" w:rsidR="00483ED1" w:rsidRPr="00FD35A8" w:rsidRDefault="00483ED1" w:rsidP="001A0C86">
      <w:pPr>
        <w:widowControl/>
        <w:rPr>
          <w:ins w:id="1662" w:author="Yali Chen" w:date="2025-12-29T14:51:00Z" w16du:dateUtc="2025-12-29T06:51:00Z"/>
          <w:rFonts w:ascii="Times New Roman" w:hAnsi="Times New Roman" w:cs="Times New Roman"/>
          <w:bCs/>
          <w:i/>
          <w:iCs/>
          <w:szCs w:val="20"/>
        </w:rPr>
      </w:pPr>
    </w:p>
    <w:p w14:paraId="3C28721D" w14:textId="77777777" w:rsidR="00483ED1" w:rsidRPr="00FD35A8" w:rsidRDefault="00483ED1" w:rsidP="00483ED1">
      <w:pPr>
        <w:widowControl/>
        <w:rPr>
          <w:ins w:id="1663" w:author="Yali Chen" w:date="2025-12-29T14:51:00Z" w16du:dateUtc="2025-12-29T06:51:00Z"/>
          <w:rFonts w:ascii="Times New Roman" w:hAnsi="Times New Roman" w:cs="Times New Roman"/>
          <w:bCs/>
          <w:i/>
          <w:iCs/>
          <w:szCs w:val="20"/>
        </w:rPr>
      </w:pPr>
      <w:ins w:id="1664" w:author="Yali Chen" w:date="2025-12-29T14:51:00Z" w16du:dateUtc="2025-12-29T06:51:00Z">
        <w:r w:rsidRPr="00FD35A8">
          <w:rPr>
            <w:rFonts w:ascii="Times New Roman" w:hAnsi="Times New Roman" w:cs="Times New Roman"/>
            <w:bCs/>
            <w:i/>
            <w:iCs/>
            <w:szCs w:val="20"/>
          </w:rPr>
          <w:t>All figures should start from screening period.</w:t>
        </w:r>
      </w:ins>
    </w:p>
    <w:p w14:paraId="3B6FF4C8" w14:textId="77777777" w:rsidR="00483ED1" w:rsidRPr="00FD35A8" w:rsidRDefault="00483ED1" w:rsidP="001A0C86">
      <w:pPr>
        <w:widowControl/>
        <w:rPr>
          <w:rFonts w:ascii="Times New Roman" w:hAnsi="Times New Roman" w:cs="Times New Roman"/>
          <w:bCs/>
          <w:i/>
          <w:iCs/>
          <w:szCs w:val="20"/>
        </w:rPr>
      </w:pPr>
    </w:p>
    <w:p w14:paraId="78221288"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58C1E8AD" w14:textId="525B0ABE" w:rsidR="001A0C86" w:rsidRPr="00FD35A8" w:rsidDel="00B26AFB" w:rsidRDefault="001A0C86" w:rsidP="001A0C86">
      <w:pPr>
        <w:widowControl/>
        <w:rPr>
          <w:del w:id="1665" w:author="Yali Chen" w:date="2025-12-29T14:51:00Z" w16du:dateUtc="2025-12-29T06:51:00Z"/>
          <w:rFonts w:ascii="Times New Roman" w:hAnsi="Times New Roman" w:cs="Times New Roman"/>
          <w:bCs/>
          <w:szCs w:val="20"/>
        </w:rPr>
      </w:pPr>
      <w:del w:id="1666" w:author="Yali Chen" w:date="2025-12-29T14:51:00Z" w16du:dateUtc="2025-12-29T06:51:00Z">
        <w:r w:rsidRPr="00FD35A8" w:rsidDel="00B26AFB">
          <w:rPr>
            <w:rFonts w:ascii="Times New Roman" w:hAnsi="Times New Roman" w:cs="Times New Roman"/>
            <w:bCs/>
            <w:szCs w:val="20"/>
          </w:rPr>
          <w:lastRenderedPageBreak/>
          <w:br w:type="page"/>
        </w:r>
      </w:del>
    </w:p>
    <w:p w14:paraId="22080BB1" w14:textId="7F4609E7" w:rsidR="001A0C86" w:rsidRPr="00FD35A8" w:rsidRDefault="001A0C86" w:rsidP="001A0C86">
      <w:pPr>
        <w:pStyle w:val="TFLshelltitle1"/>
        <w:rPr>
          <w:bCs/>
          <w:szCs w:val="20"/>
        </w:rPr>
      </w:pPr>
      <w:bookmarkStart w:id="1667" w:name="_Toc217918927"/>
      <w:r w:rsidRPr="00FD35A8">
        <w:rPr>
          <w:bCs/>
          <w:szCs w:val="20"/>
          <w:lang w:eastAsia="zh-CN"/>
        </w:rPr>
        <w:lastRenderedPageBreak/>
        <w:t>Figure 14.2</w:t>
      </w:r>
      <w:r w:rsidRPr="00FD35A8">
        <w:rPr>
          <w:bCs/>
          <w:szCs w:val="20"/>
        </w:rPr>
        <w:t>.</w:t>
      </w:r>
      <w:r w:rsidRPr="00FD35A8">
        <w:rPr>
          <w:bCs/>
          <w:szCs w:val="20"/>
          <w:lang w:eastAsia="zh-CN"/>
        </w:rPr>
        <w:t>12</w:t>
      </w:r>
      <w:r w:rsidRPr="00FD35A8">
        <w:rPr>
          <w:bCs/>
          <w:szCs w:val="20"/>
        </w:rPr>
        <w:t xml:space="preserve"> </w:t>
      </w:r>
      <w:r w:rsidRPr="00FD35A8">
        <w:rPr>
          <w:bCs/>
          <w:szCs w:val="20"/>
          <w:lang w:eastAsia="zh-CN"/>
        </w:rPr>
        <w:t>Line Plot of FVC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67"/>
    </w:p>
    <w:p w14:paraId="29B54CC9"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605F58A6" wp14:editId="44D8B7FD">
            <wp:extent cx="2355298" cy="2483892"/>
            <wp:effectExtent l="0" t="0" r="6985" b="0"/>
            <wp:docPr id="9134992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B4F7970" w14:textId="04324D48"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 FVC</w:t>
      </w:r>
      <w:r w:rsidRPr="00FD35A8">
        <w:rPr>
          <w:rFonts w:ascii="Times New Roman" w:hAnsi="Times New Roman" w:cs="Times New Roman"/>
          <w:bCs/>
          <w:szCs w:val="20"/>
        </w:rPr>
        <w:t xml:space="preserve">: Forced Vital Capacity. </w:t>
      </w:r>
    </w:p>
    <w:p w14:paraId="22F27CEE"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4BAF75A0"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0E42EA88"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FVC is collected on “Pulmonary function tests” CRF page</w:t>
      </w:r>
    </w:p>
    <w:p w14:paraId="382C29E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150CCEE"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63D26E8C" w14:textId="77777777" w:rsidR="001A0C86" w:rsidRPr="00FD35A8" w:rsidRDefault="001A0C86" w:rsidP="001A0C86">
      <w:pPr>
        <w:widowControl/>
        <w:rPr>
          <w:ins w:id="1668"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“FVC (units)” </w:t>
      </w:r>
    </w:p>
    <w:p w14:paraId="7CB49C2A" w14:textId="77777777" w:rsidR="00B26AFB" w:rsidRPr="00FD35A8" w:rsidRDefault="00B26AFB" w:rsidP="001A0C86">
      <w:pPr>
        <w:widowControl/>
        <w:rPr>
          <w:ins w:id="1669" w:author="Yali Chen" w:date="2025-12-29T14:52:00Z" w16du:dateUtc="2025-12-29T06:52:00Z"/>
          <w:rFonts w:ascii="Times New Roman" w:hAnsi="Times New Roman" w:cs="Times New Roman"/>
          <w:bCs/>
          <w:i/>
          <w:iCs/>
          <w:szCs w:val="20"/>
        </w:rPr>
      </w:pPr>
    </w:p>
    <w:p w14:paraId="7E741A4C" w14:textId="77777777" w:rsidR="00B26AFB" w:rsidRPr="00FD35A8" w:rsidRDefault="00B26AFB" w:rsidP="00B26AFB">
      <w:pPr>
        <w:widowControl/>
        <w:rPr>
          <w:ins w:id="1670" w:author="Yali Chen" w:date="2025-12-29T14:52:00Z" w16du:dateUtc="2025-12-29T06:52:00Z"/>
          <w:rFonts w:ascii="Times New Roman" w:hAnsi="Times New Roman" w:cs="Times New Roman"/>
          <w:bCs/>
          <w:i/>
          <w:iCs/>
          <w:szCs w:val="20"/>
        </w:rPr>
      </w:pPr>
      <w:ins w:id="1671" w:author="Yali Chen" w:date="2025-12-29T14:52:00Z" w16du:dateUtc="2025-12-29T06:52:00Z">
        <w:r w:rsidRPr="00FD35A8">
          <w:rPr>
            <w:rFonts w:ascii="Times New Roman" w:hAnsi="Times New Roman" w:cs="Times New Roman"/>
            <w:bCs/>
            <w:i/>
            <w:iCs/>
            <w:szCs w:val="20"/>
          </w:rPr>
          <w:t>All figures should start from screening period.</w:t>
        </w:r>
      </w:ins>
    </w:p>
    <w:p w14:paraId="7029B346" w14:textId="77777777" w:rsidR="00B26AFB" w:rsidRPr="00FD35A8" w:rsidRDefault="00B26AFB" w:rsidP="001A0C86">
      <w:pPr>
        <w:widowControl/>
        <w:rPr>
          <w:rFonts w:ascii="Times New Roman" w:hAnsi="Times New Roman" w:cs="Times New Roman"/>
          <w:bCs/>
          <w:i/>
          <w:iCs/>
          <w:szCs w:val="20"/>
        </w:rPr>
      </w:pPr>
    </w:p>
    <w:p w14:paraId="4FFE0DAC"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576E9FC3" w14:textId="018E6BBE" w:rsidR="001A0C86" w:rsidRPr="00FD35A8" w:rsidRDefault="001A0C86" w:rsidP="001A0C86">
      <w:pPr>
        <w:pStyle w:val="TFLshelltitle1"/>
        <w:rPr>
          <w:bCs/>
          <w:szCs w:val="20"/>
        </w:rPr>
      </w:pPr>
      <w:bookmarkStart w:id="1672" w:name="_Toc217918928"/>
      <w:r w:rsidRPr="00FD35A8">
        <w:rPr>
          <w:bCs/>
          <w:szCs w:val="20"/>
          <w:lang w:eastAsia="zh-CN"/>
        </w:rPr>
        <w:lastRenderedPageBreak/>
        <w:t>Figure 14.2</w:t>
      </w:r>
      <w:r w:rsidRPr="00FD35A8">
        <w:rPr>
          <w:bCs/>
          <w:szCs w:val="20"/>
        </w:rPr>
        <w:t>.</w:t>
      </w:r>
      <w:r w:rsidRPr="00FD35A8">
        <w:rPr>
          <w:bCs/>
          <w:szCs w:val="20"/>
          <w:lang w:eastAsia="zh-CN"/>
        </w:rPr>
        <w:t>1</w:t>
      </w:r>
      <w:r w:rsidR="00802A51" w:rsidRPr="00FD35A8">
        <w:rPr>
          <w:bCs/>
          <w:szCs w:val="20"/>
          <w:lang w:eastAsia="zh-CN"/>
        </w:rPr>
        <w:t>3</w:t>
      </w:r>
      <w:r w:rsidRPr="00FD35A8">
        <w:rPr>
          <w:bCs/>
          <w:szCs w:val="20"/>
        </w:rPr>
        <w:t xml:space="preserve"> </w:t>
      </w:r>
      <w:r w:rsidRPr="00FD35A8">
        <w:rPr>
          <w:bCs/>
          <w:szCs w:val="20"/>
          <w:lang w:eastAsia="zh-CN"/>
        </w:rPr>
        <w:t>Line Plot of DL</w:t>
      </w:r>
      <w:r w:rsidRPr="00FD35A8">
        <w:rPr>
          <w:bCs/>
          <w:szCs w:val="20"/>
          <w:vertAlign w:val="subscript"/>
          <w:lang w:eastAsia="zh-CN"/>
        </w:rPr>
        <w:t>CO</w:t>
      </w:r>
      <w:r w:rsidRPr="00FD35A8">
        <w:rPr>
          <w:bCs/>
          <w:szCs w:val="20"/>
          <w:lang w:eastAsia="zh-CN"/>
        </w:rPr>
        <w:t xml:space="preserve">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72"/>
    </w:p>
    <w:p w14:paraId="49F3E770"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7283474E" wp14:editId="31537FA9">
            <wp:extent cx="2355298" cy="2483892"/>
            <wp:effectExtent l="0" t="0" r="6985" b="0"/>
            <wp:docPr id="185803116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2D02873C" w14:textId="171817F7" w:rsidR="001A0C86" w:rsidRPr="00FD35A8" w:rsidRDefault="001A0C86" w:rsidP="001A0C86">
      <w:pPr>
        <w:rPr>
          <w:rFonts w:ascii="Times New Roman" w:hAnsi="Times New Roman" w:cs="Times New Roman"/>
          <w:bCs/>
          <w:szCs w:val="20"/>
        </w:rPr>
      </w:pPr>
      <w:r w:rsidRPr="00FD35A8">
        <w:rPr>
          <w:rFonts w:ascii="Times New Roman" w:hAnsi="Times New Roman" w:cs="Times New Roman"/>
          <w:szCs w:val="20"/>
        </w:rPr>
        <w:t>SSc: Systemic Sclerosis</w:t>
      </w:r>
      <w:r w:rsidRPr="00FD35A8">
        <w:rPr>
          <w:rFonts w:ascii="Times New Roman" w:hAnsi="Times New Roman" w:cs="Times New Roman"/>
          <w:bCs/>
          <w:szCs w:val="20"/>
        </w:rPr>
        <w:t xml:space="preserve"> </w:t>
      </w:r>
    </w:p>
    <w:p w14:paraId="550AD094"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t>Patients with SSc (N = xxx).</w:t>
      </w:r>
    </w:p>
    <w:p w14:paraId="1AF0980F"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1B062635" w14:textId="5B954954" w:rsidR="001A0C86" w:rsidRPr="00FD35A8" w:rsidRDefault="00802A51" w:rsidP="001A0C86">
      <w:pPr>
        <w:rPr>
          <w:rFonts w:ascii="Times New Roman" w:hAnsi="Times New Roman" w:cs="Times New Roman"/>
          <w:bCs/>
          <w:i/>
          <w:iCs/>
          <w:szCs w:val="20"/>
        </w:rPr>
      </w:pPr>
      <w:r w:rsidRPr="00FD35A8">
        <w:rPr>
          <w:rFonts w:ascii="Times New Roman" w:hAnsi="Times New Roman" w:cs="Times New Roman"/>
          <w:bCs/>
          <w:szCs w:val="20"/>
        </w:rPr>
        <w:t>DL</w:t>
      </w:r>
      <w:r w:rsidRPr="00FD35A8">
        <w:rPr>
          <w:rFonts w:ascii="Times New Roman" w:hAnsi="Times New Roman" w:cs="Times New Roman"/>
          <w:bCs/>
          <w:szCs w:val="20"/>
          <w:vertAlign w:val="subscript"/>
        </w:rPr>
        <w:t>CO</w:t>
      </w:r>
      <w:r w:rsidR="001A0C86" w:rsidRPr="00FD35A8">
        <w:rPr>
          <w:rFonts w:ascii="Times New Roman" w:hAnsi="Times New Roman" w:cs="Times New Roman"/>
          <w:bCs/>
          <w:i/>
          <w:iCs/>
          <w:szCs w:val="20"/>
        </w:rPr>
        <w:t xml:space="preserve"> is collected on “Pulmonary function tests” CRF page</w:t>
      </w:r>
    </w:p>
    <w:p w14:paraId="55F47FEA" w14:textId="77777777" w:rsidR="001A0C86" w:rsidRPr="00FD35A8" w:rsidRDefault="001A0C86" w:rsidP="001A0C86">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FDC2AD9" w14:textId="77777777" w:rsidR="001A0C86" w:rsidRPr="00FD35A8" w:rsidRDefault="001A0C86" w:rsidP="001A0C86">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C647D74" w14:textId="554D88B1" w:rsidR="001A0C86" w:rsidRDefault="001A0C86" w:rsidP="001A0C86">
      <w:pPr>
        <w:widowControl/>
        <w:rPr>
          <w:ins w:id="1673" w:author="Yali Chen" w:date="2025-12-29T16:36:00Z" w16du:dateUtc="2025-12-29T08:36: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802A51" w:rsidRPr="00FD35A8">
        <w:rPr>
          <w:rFonts w:ascii="Times New Roman" w:hAnsi="Times New Roman" w:cs="Times New Roman"/>
          <w:bCs/>
          <w:i/>
          <w:iCs/>
          <w:szCs w:val="20"/>
        </w:rPr>
        <w:t>DL</w:t>
      </w:r>
      <w:r w:rsidR="00802A51" w:rsidRPr="00FD35A8">
        <w:rPr>
          <w:rFonts w:ascii="Times New Roman" w:hAnsi="Times New Roman" w:cs="Times New Roman"/>
          <w:bCs/>
          <w:i/>
          <w:iCs/>
          <w:szCs w:val="20"/>
          <w:vertAlign w:val="subscript"/>
        </w:rPr>
        <w:t>CO</w:t>
      </w:r>
      <w:r w:rsidRPr="00FD35A8">
        <w:rPr>
          <w:rFonts w:ascii="Times New Roman" w:hAnsi="Times New Roman" w:cs="Times New Roman"/>
          <w:bCs/>
          <w:i/>
          <w:iCs/>
          <w:szCs w:val="20"/>
          <w:vertAlign w:val="subscript"/>
        </w:rPr>
        <w:t xml:space="preserve"> </w:t>
      </w:r>
      <w:r w:rsidRPr="00FD35A8">
        <w:rPr>
          <w:rFonts w:ascii="Times New Roman" w:hAnsi="Times New Roman" w:cs="Times New Roman"/>
          <w:bCs/>
          <w:i/>
          <w:iCs/>
          <w:szCs w:val="20"/>
        </w:rPr>
        <w:t xml:space="preserve">(units)” </w:t>
      </w:r>
    </w:p>
    <w:p w14:paraId="1CC246F6" w14:textId="77777777" w:rsidR="0077214D" w:rsidRPr="00FD35A8" w:rsidRDefault="0077214D" w:rsidP="001A0C86">
      <w:pPr>
        <w:widowControl/>
        <w:rPr>
          <w:ins w:id="1674" w:author="Yali Chen" w:date="2025-12-29T14:52:00Z" w16du:dateUtc="2025-12-29T06:52:00Z"/>
          <w:rFonts w:ascii="Times New Roman" w:hAnsi="Times New Roman" w:cs="Times New Roman"/>
          <w:bCs/>
          <w:i/>
          <w:iCs/>
          <w:szCs w:val="20"/>
        </w:rPr>
      </w:pPr>
    </w:p>
    <w:p w14:paraId="6D49B63B" w14:textId="77777777" w:rsidR="00B26AFB" w:rsidRPr="00FD35A8" w:rsidRDefault="00B26AFB" w:rsidP="00B26AFB">
      <w:pPr>
        <w:widowControl/>
        <w:rPr>
          <w:ins w:id="1675" w:author="Yali Chen" w:date="2025-12-29T14:52:00Z" w16du:dateUtc="2025-12-29T06:52:00Z"/>
          <w:rFonts w:ascii="Times New Roman" w:hAnsi="Times New Roman" w:cs="Times New Roman"/>
          <w:bCs/>
          <w:i/>
          <w:iCs/>
          <w:szCs w:val="20"/>
        </w:rPr>
      </w:pPr>
      <w:ins w:id="1676" w:author="Yali Chen" w:date="2025-12-29T14:52:00Z" w16du:dateUtc="2025-12-29T06:52:00Z">
        <w:r w:rsidRPr="00FD35A8">
          <w:rPr>
            <w:rFonts w:ascii="Times New Roman" w:hAnsi="Times New Roman" w:cs="Times New Roman"/>
            <w:bCs/>
            <w:i/>
            <w:iCs/>
            <w:szCs w:val="20"/>
          </w:rPr>
          <w:t>All figures should start from screening period.</w:t>
        </w:r>
      </w:ins>
    </w:p>
    <w:p w14:paraId="0336B609" w14:textId="77777777" w:rsidR="00B26AFB" w:rsidRPr="00FD35A8" w:rsidRDefault="00B26AFB" w:rsidP="001A0C86">
      <w:pPr>
        <w:widowControl/>
        <w:rPr>
          <w:rFonts w:ascii="Times New Roman" w:hAnsi="Times New Roman" w:cs="Times New Roman"/>
          <w:bCs/>
          <w:i/>
          <w:iCs/>
          <w:szCs w:val="20"/>
        </w:rPr>
      </w:pPr>
    </w:p>
    <w:p w14:paraId="162DB4F1" w14:textId="77777777" w:rsidR="001A0C86" w:rsidRPr="00FD35A8" w:rsidRDefault="001A0C86" w:rsidP="001A0C86">
      <w:pPr>
        <w:rPr>
          <w:rFonts w:ascii="Times New Roman" w:hAnsi="Times New Roman" w:cs="Times New Roman"/>
          <w:bCs/>
          <w:szCs w:val="20"/>
        </w:rPr>
      </w:pPr>
      <w:r w:rsidRPr="00FD35A8">
        <w:rPr>
          <w:rFonts w:ascii="Times New Roman" w:hAnsi="Times New Roman" w:cs="Times New Roman"/>
          <w:bCs/>
          <w:szCs w:val="20"/>
        </w:rPr>
        <w:br w:type="page"/>
      </w:r>
    </w:p>
    <w:p w14:paraId="22A48895" w14:textId="2B16C7B1" w:rsidR="00806231" w:rsidRPr="00FD35A8" w:rsidRDefault="00806231" w:rsidP="00806231">
      <w:pPr>
        <w:pStyle w:val="TFLshelltitle1"/>
        <w:rPr>
          <w:bCs/>
          <w:szCs w:val="20"/>
        </w:rPr>
      </w:pPr>
      <w:bookmarkStart w:id="1677" w:name="_Toc217918929"/>
      <w:r w:rsidRPr="00FD35A8">
        <w:rPr>
          <w:bCs/>
          <w:szCs w:val="20"/>
          <w:lang w:eastAsia="zh-CN"/>
        </w:rPr>
        <w:lastRenderedPageBreak/>
        <w:t>Figure 14.2</w:t>
      </w:r>
      <w:r w:rsidRPr="00FD35A8">
        <w:rPr>
          <w:bCs/>
          <w:szCs w:val="20"/>
        </w:rPr>
        <w:t>.</w:t>
      </w:r>
      <w:r w:rsidRPr="00FD35A8">
        <w:rPr>
          <w:bCs/>
          <w:szCs w:val="20"/>
          <w:lang w:eastAsia="zh-CN"/>
        </w:rPr>
        <w:t>14</w:t>
      </w:r>
      <w:r w:rsidRPr="00FD35A8">
        <w:rPr>
          <w:bCs/>
          <w:szCs w:val="20"/>
        </w:rPr>
        <w:t xml:space="preserve"> </w:t>
      </w:r>
      <w:r w:rsidRPr="00FD35A8">
        <w:rPr>
          <w:bCs/>
          <w:szCs w:val="20"/>
          <w:lang w:eastAsia="zh-CN"/>
        </w:rPr>
        <w:t>Line Plot of ppFVC Overtime</w:t>
      </w:r>
      <w:r w:rsidRPr="00FD35A8">
        <w:rPr>
          <w:bCs/>
          <w:szCs w:val="20"/>
        </w:rPr>
        <w:t xml:space="preserve"> (&lt;&lt;</w:t>
      </w:r>
      <w:r w:rsidR="006528EC" w:rsidRPr="00FD35A8">
        <w:rPr>
          <w:bCs/>
          <w:szCs w:val="20"/>
          <w:lang w:eastAsia="zh-CN"/>
        </w:rPr>
        <w:t xml:space="preserve">SSc </w:t>
      </w:r>
      <w:r w:rsidRPr="00FD35A8">
        <w:rPr>
          <w:bCs/>
          <w:szCs w:val="20"/>
        </w:rPr>
        <w:t>Cohort&gt;&gt; Full Analysis Set)</w:t>
      </w:r>
      <w:bookmarkEnd w:id="1677"/>
    </w:p>
    <w:p w14:paraId="1D188CAE" w14:textId="77777777" w:rsidR="00806231" w:rsidRPr="00FD35A8" w:rsidRDefault="00806231" w:rsidP="00806231">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15BC3D2" wp14:editId="787418CA">
            <wp:extent cx="2355298" cy="2483892"/>
            <wp:effectExtent l="0" t="0" r="6985" b="0"/>
            <wp:docPr id="211558582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51D9ACCD" w14:textId="4C201D26" w:rsidR="00806231" w:rsidRPr="00FD35A8" w:rsidRDefault="00E40FDB" w:rsidP="00806231">
      <w:pPr>
        <w:rPr>
          <w:rFonts w:ascii="Times New Roman" w:hAnsi="Times New Roman" w:cs="Times New Roman"/>
          <w:szCs w:val="20"/>
        </w:rPr>
      </w:pPr>
      <w:r w:rsidRPr="00FD35A8">
        <w:rPr>
          <w:rFonts w:ascii="Times New Roman" w:hAnsi="Times New Roman" w:cs="Times New Roman"/>
          <w:szCs w:val="20"/>
        </w:rPr>
        <w:t>SSc: Systemic Sclerosis</w:t>
      </w:r>
      <w:r w:rsidR="00806231" w:rsidRPr="00FD35A8">
        <w:rPr>
          <w:rFonts w:ascii="Times New Roman" w:hAnsi="Times New Roman" w:cs="Times New Roman"/>
          <w:szCs w:val="20"/>
        </w:rPr>
        <w:t xml:space="preserve">, ppFVC: percent predicted Forced Vital Capacity </w:t>
      </w:r>
    </w:p>
    <w:p w14:paraId="39327291" w14:textId="77777777" w:rsidR="006528EC" w:rsidRPr="00FD35A8" w:rsidRDefault="006528EC" w:rsidP="006528EC">
      <w:pPr>
        <w:rPr>
          <w:rFonts w:ascii="Times New Roman" w:hAnsi="Times New Roman" w:cs="Times New Roman"/>
          <w:bCs/>
          <w:szCs w:val="20"/>
        </w:rPr>
      </w:pPr>
      <w:r w:rsidRPr="00FD35A8">
        <w:rPr>
          <w:rFonts w:ascii="Times New Roman" w:hAnsi="Times New Roman" w:cs="Times New Roman"/>
          <w:bCs/>
          <w:szCs w:val="20"/>
        </w:rPr>
        <w:t>Patients with SSc (N = xxx).</w:t>
      </w:r>
    </w:p>
    <w:p w14:paraId="3F43104D"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0AD5346A"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ppFVC is collected on “Pulmonary function tests” CRF page</w:t>
      </w:r>
    </w:p>
    <w:p w14:paraId="30488333" w14:textId="77777777" w:rsidR="00806231" w:rsidRPr="00FD35A8" w:rsidRDefault="00806231" w:rsidP="00806231">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8DE1A4F" w14:textId="77777777" w:rsidR="00806231" w:rsidRPr="00FD35A8" w:rsidRDefault="00806231" w:rsidP="00806231">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2BA44049" w14:textId="77777777" w:rsidR="00806231" w:rsidRPr="00FD35A8" w:rsidRDefault="00806231" w:rsidP="00806231">
      <w:pPr>
        <w:widowControl/>
        <w:rPr>
          <w:ins w:id="1678"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 xml:space="preserve">The y-axis label was set to “ppFVC (units)” </w:t>
      </w:r>
    </w:p>
    <w:p w14:paraId="1D982D5B" w14:textId="77777777" w:rsidR="00B26AFB" w:rsidRPr="00FD35A8" w:rsidRDefault="00B26AFB" w:rsidP="00806231">
      <w:pPr>
        <w:widowControl/>
        <w:rPr>
          <w:ins w:id="1679" w:author="Yali Chen" w:date="2025-12-29T14:52:00Z" w16du:dateUtc="2025-12-29T06:52:00Z"/>
          <w:rFonts w:ascii="Times New Roman" w:hAnsi="Times New Roman" w:cs="Times New Roman"/>
          <w:bCs/>
          <w:i/>
          <w:iCs/>
          <w:szCs w:val="20"/>
        </w:rPr>
      </w:pPr>
    </w:p>
    <w:p w14:paraId="2D2E8BCE" w14:textId="77777777" w:rsidR="00B26AFB" w:rsidRPr="00FD35A8" w:rsidRDefault="00B26AFB" w:rsidP="00B26AFB">
      <w:pPr>
        <w:widowControl/>
        <w:rPr>
          <w:ins w:id="1680" w:author="Yali Chen" w:date="2025-12-29T14:52:00Z" w16du:dateUtc="2025-12-29T06:52:00Z"/>
          <w:rFonts w:ascii="Times New Roman" w:hAnsi="Times New Roman" w:cs="Times New Roman"/>
          <w:bCs/>
          <w:i/>
          <w:iCs/>
          <w:szCs w:val="20"/>
        </w:rPr>
      </w:pPr>
      <w:ins w:id="1681" w:author="Yali Chen" w:date="2025-12-29T14:52:00Z" w16du:dateUtc="2025-12-29T06:52:00Z">
        <w:r w:rsidRPr="00FD35A8">
          <w:rPr>
            <w:rFonts w:ascii="Times New Roman" w:hAnsi="Times New Roman" w:cs="Times New Roman"/>
            <w:bCs/>
            <w:i/>
            <w:iCs/>
            <w:szCs w:val="20"/>
          </w:rPr>
          <w:t>All figures should start from screening period.</w:t>
        </w:r>
      </w:ins>
    </w:p>
    <w:p w14:paraId="66B2EE8B" w14:textId="77777777" w:rsidR="00B26AFB" w:rsidRPr="00FD35A8" w:rsidRDefault="00B26AFB" w:rsidP="00806231">
      <w:pPr>
        <w:widowControl/>
        <w:rPr>
          <w:rFonts w:ascii="Times New Roman" w:hAnsi="Times New Roman" w:cs="Times New Roman"/>
          <w:bCs/>
          <w:i/>
          <w:iCs/>
          <w:szCs w:val="20"/>
        </w:rPr>
      </w:pPr>
    </w:p>
    <w:p w14:paraId="57430676" w14:textId="77777777" w:rsidR="00806231" w:rsidRPr="00FD35A8" w:rsidRDefault="00806231" w:rsidP="00806231">
      <w:pPr>
        <w:widowControl/>
        <w:rPr>
          <w:rFonts w:ascii="Times New Roman" w:hAnsi="Times New Roman" w:cs="Times New Roman"/>
          <w:bCs/>
          <w:szCs w:val="20"/>
        </w:rPr>
      </w:pPr>
      <w:r w:rsidRPr="00FD35A8">
        <w:rPr>
          <w:rFonts w:ascii="Times New Roman" w:hAnsi="Times New Roman" w:cs="Times New Roman"/>
          <w:bCs/>
          <w:szCs w:val="20"/>
        </w:rPr>
        <w:br w:type="page"/>
      </w:r>
    </w:p>
    <w:p w14:paraId="7C25FF59" w14:textId="77777777" w:rsidR="001A0C86" w:rsidRPr="00FD35A8" w:rsidRDefault="001A0C86" w:rsidP="001A0C86">
      <w:pPr>
        <w:rPr>
          <w:rFonts w:ascii="Times New Roman" w:hAnsi="Times New Roman" w:cs="Times New Roman"/>
          <w:bCs/>
          <w:szCs w:val="20"/>
        </w:rPr>
      </w:pPr>
    </w:p>
    <w:p w14:paraId="3BB4C5D8" w14:textId="2BB80B31" w:rsidR="00E40FDB" w:rsidRPr="00FD35A8" w:rsidRDefault="00E40FDB" w:rsidP="00E40FDB">
      <w:pPr>
        <w:pStyle w:val="TFLshelltitle1"/>
        <w:rPr>
          <w:bCs/>
          <w:szCs w:val="20"/>
        </w:rPr>
      </w:pPr>
      <w:bookmarkStart w:id="1682" w:name="_Toc217918930"/>
      <w:r w:rsidRPr="00FD35A8">
        <w:rPr>
          <w:bCs/>
          <w:szCs w:val="20"/>
          <w:lang w:eastAsia="zh-CN"/>
        </w:rPr>
        <w:t>Figure 14.2</w:t>
      </w:r>
      <w:r w:rsidRPr="00FD35A8">
        <w:rPr>
          <w:bCs/>
          <w:szCs w:val="20"/>
        </w:rPr>
        <w:t>.1</w:t>
      </w:r>
      <w:r w:rsidRPr="00FD35A8">
        <w:rPr>
          <w:bCs/>
          <w:szCs w:val="20"/>
          <w:lang w:eastAsia="zh-CN"/>
        </w:rPr>
        <w:t>5</w:t>
      </w:r>
      <w:r w:rsidRPr="00FD35A8">
        <w:rPr>
          <w:bCs/>
          <w:szCs w:val="20"/>
        </w:rPr>
        <w:t xml:space="preserve"> </w:t>
      </w:r>
      <w:r w:rsidRPr="00FD35A8">
        <w:rPr>
          <w:bCs/>
          <w:szCs w:val="20"/>
          <w:lang w:eastAsia="zh-CN"/>
        </w:rPr>
        <w:t>Line Plot of PhGA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82"/>
    </w:p>
    <w:p w14:paraId="2116C9C2" w14:textId="7777777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38BA5799" wp14:editId="5FBF6079">
            <wp:extent cx="2355298" cy="2483892"/>
            <wp:effectExtent l="0" t="0" r="6985" b="0"/>
            <wp:docPr id="169612135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0246EC99" w14:textId="1D7F329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 xml:space="preserve">SSc: Systemic Sclerosis, PhGA: Physician Global Activity. </w:t>
      </w:r>
    </w:p>
    <w:p w14:paraId="75EF6A3E" w14:textId="4FE7B8A1"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Patients with SSc (N = xxx).</w:t>
      </w:r>
    </w:p>
    <w:p w14:paraId="7CCBC35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3012947D"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PhGA is collected on “Physician Global Activity Assessment (PhGA)” CRF page “Measure length” item</w:t>
      </w:r>
    </w:p>
    <w:p w14:paraId="53D740D2"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03DEA816" w14:textId="77777777" w:rsidR="00E40FDB" w:rsidRPr="00FD35A8" w:rsidRDefault="00E40FDB" w:rsidP="00E40FDB">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0FE307C5" w14:textId="77777777" w:rsidR="00E40FDB" w:rsidRPr="00FD35A8" w:rsidRDefault="00E40FDB" w:rsidP="00E40FDB">
      <w:pPr>
        <w:widowControl/>
        <w:rPr>
          <w:ins w:id="1683"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“PhGA measured length (cm)”.</w:t>
      </w:r>
    </w:p>
    <w:p w14:paraId="7E4F881F" w14:textId="77777777" w:rsidR="00B26AFB" w:rsidRPr="00FD35A8" w:rsidRDefault="00B26AFB" w:rsidP="00E40FDB">
      <w:pPr>
        <w:widowControl/>
        <w:rPr>
          <w:ins w:id="1684" w:author="Yali Chen" w:date="2025-12-29T14:52:00Z" w16du:dateUtc="2025-12-29T06:52:00Z"/>
          <w:rFonts w:ascii="Times New Roman" w:hAnsi="Times New Roman" w:cs="Times New Roman"/>
          <w:bCs/>
          <w:i/>
          <w:iCs/>
          <w:szCs w:val="20"/>
        </w:rPr>
      </w:pPr>
    </w:p>
    <w:p w14:paraId="3CF540BB" w14:textId="77777777" w:rsidR="00B26AFB" w:rsidRPr="00FD35A8" w:rsidRDefault="00B26AFB" w:rsidP="00B26AFB">
      <w:pPr>
        <w:widowControl/>
        <w:rPr>
          <w:ins w:id="1685" w:author="Yali Chen" w:date="2025-12-29T14:52:00Z" w16du:dateUtc="2025-12-29T06:52:00Z"/>
          <w:rFonts w:ascii="Times New Roman" w:hAnsi="Times New Roman" w:cs="Times New Roman"/>
          <w:bCs/>
          <w:i/>
          <w:iCs/>
          <w:szCs w:val="20"/>
        </w:rPr>
      </w:pPr>
      <w:ins w:id="1686" w:author="Yali Chen" w:date="2025-12-29T14:52:00Z" w16du:dateUtc="2025-12-29T06:52:00Z">
        <w:r w:rsidRPr="00FD35A8">
          <w:rPr>
            <w:rFonts w:ascii="Times New Roman" w:hAnsi="Times New Roman" w:cs="Times New Roman"/>
            <w:bCs/>
            <w:i/>
            <w:iCs/>
            <w:szCs w:val="20"/>
          </w:rPr>
          <w:t>All figures should start from screening period.</w:t>
        </w:r>
      </w:ins>
    </w:p>
    <w:p w14:paraId="620E7F43" w14:textId="77777777" w:rsidR="00B26AFB" w:rsidRPr="00FD35A8" w:rsidRDefault="00B26AFB" w:rsidP="00E40FDB">
      <w:pPr>
        <w:widowControl/>
        <w:rPr>
          <w:rFonts w:ascii="Times New Roman" w:hAnsi="Times New Roman" w:cs="Times New Roman"/>
          <w:bCs/>
          <w:i/>
          <w:iCs/>
          <w:szCs w:val="20"/>
        </w:rPr>
      </w:pPr>
    </w:p>
    <w:p w14:paraId="13ADD7C0" w14:textId="77777777" w:rsidR="00E40FDB" w:rsidRPr="00FD35A8" w:rsidRDefault="00E40FDB" w:rsidP="00E40FDB">
      <w:pPr>
        <w:widowControl/>
        <w:rPr>
          <w:rFonts w:ascii="Times New Roman" w:hAnsi="Times New Roman" w:cs="Times New Roman"/>
          <w:bCs/>
          <w:szCs w:val="20"/>
        </w:rPr>
      </w:pPr>
      <w:r w:rsidRPr="00FD35A8">
        <w:rPr>
          <w:rFonts w:ascii="Times New Roman" w:hAnsi="Times New Roman" w:cs="Times New Roman"/>
          <w:bCs/>
          <w:szCs w:val="20"/>
        </w:rPr>
        <w:br w:type="page"/>
      </w:r>
    </w:p>
    <w:p w14:paraId="0F3AA9A9" w14:textId="688527BE" w:rsidR="00E40FDB" w:rsidRPr="00FD35A8" w:rsidRDefault="00E40FDB" w:rsidP="00E40FDB">
      <w:pPr>
        <w:pStyle w:val="TFLshelltitle1"/>
        <w:rPr>
          <w:bCs/>
          <w:szCs w:val="20"/>
        </w:rPr>
      </w:pPr>
      <w:bookmarkStart w:id="1687" w:name="_Toc217918931"/>
      <w:r w:rsidRPr="00FD35A8">
        <w:rPr>
          <w:bCs/>
          <w:szCs w:val="20"/>
          <w:lang w:eastAsia="zh-CN"/>
        </w:rPr>
        <w:lastRenderedPageBreak/>
        <w:t>Figure 14.2</w:t>
      </w:r>
      <w:r w:rsidRPr="00FD35A8">
        <w:rPr>
          <w:bCs/>
          <w:szCs w:val="20"/>
        </w:rPr>
        <w:t>.</w:t>
      </w:r>
      <w:r w:rsidRPr="00FD35A8">
        <w:rPr>
          <w:bCs/>
          <w:szCs w:val="20"/>
          <w:lang w:eastAsia="zh-CN"/>
        </w:rPr>
        <w:t>16</w:t>
      </w:r>
      <w:r w:rsidRPr="00FD35A8">
        <w:rPr>
          <w:bCs/>
          <w:szCs w:val="20"/>
        </w:rPr>
        <w:t xml:space="preserve"> </w:t>
      </w:r>
      <w:r w:rsidRPr="00FD35A8">
        <w:rPr>
          <w:bCs/>
          <w:szCs w:val="20"/>
          <w:lang w:eastAsia="zh-CN"/>
        </w:rPr>
        <w:t>Line Plot of PtGA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87"/>
    </w:p>
    <w:p w14:paraId="588B61C1" w14:textId="77777777"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4BE4E9BB" wp14:editId="27E79ABA">
            <wp:extent cx="2355298" cy="2483892"/>
            <wp:effectExtent l="0" t="0" r="6985" b="0"/>
            <wp:docPr id="1568072814"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76320D24" w14:textId="33F17DB6"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 xml:space="preserve">SSc: Systemic Sclerosis, PtGA: Patient Global Activity. </w:t>
      </w:r>
    </w:p>
    <w:p w14:paraId="792F0AB9" w14:textId="64A7441F" w:rsidR="00E40FDB" w:rsidRPr="00FD35A8" w:rsidRDefault="00E40FDB" w:rsidP="00E40FDB">
      <w:pPr>
        <w:rPr>
          <w:rFonts w:ascii="Times New Roman" w:hAnsi="Times New Roman" w:cs="Times New Roman"/>
          <w:bCs/>
          <w:szCs w:val="20"/>
        </w:rPr>
      </w:pPr>
      <w:r w:rsidRPr="00FD35A8">
        <w:rPr>
          <w:rFonts w:ascii="Times New Roman" w:hAnsi="Times New Roman" w:cs="Times New Roman"/>
          <w:bCs/>
          <w:szCs w:val="20"/>
        </w:rPr>
        <w:t>Patients with SSc (N = xxx).</w:t>
      </w:r>
    </w:p>
    <w:p w14:paraId="1CBB43B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572245C2"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PhGA is collected on “Patient Global Activity Assessment (PtGA)” CRF page “Measure length” item</w:t>
      </w:r>
    </w:p>
    <w:p w14:paraId="58DB01BC" w14:textId="77777777" w:rsidR="00E40FDB" w:rsidRPr="00FD35A8" w:rsidRDefault="00E40FDB" w:rsidP="00E40FDB">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64DE7677" w14:textId="77777777" w:rsidR="00E40FDB" w:rsidRPr="00FD35A8" w:rsidRDefault="00E40FDB" w:rsidP="00E40FDB">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4573A605" w14:textId="77777777" w:rsidR="00E40FDB" w:rsidRPr="00FD35A8" w:rsidRDefault="00E40FDB" w:rsidP="00E40FDB">
      <w:pPr>
        <w:widowControl/>
        <w:rPr>
          <w:ins w:id="1688"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“PtGA measured length (cm)”.</w:t>
      </w:r>
    </w:p>
    <w:p w14:paraId="3678A35A" w14:textId="77777777" w:rsidR="00B26AFB" w:rsidRPr="00FD35A8" w:rsidRDefault="00B26AFB" w:rsidP="00E40FDB">
      <w:pPr>
        <w:widowControl/>
        <w:rPr>
          <w:ins w:id="1689" w:author="Yali Chen" w:date="2025-12-29T14:52:00Z" w16du:dateUtc="2025-12-29T06:52:00Z"/>
          <w:rFonts w:ascii="Times New Roman" w:hAnsi="Times New Roman" w:cs="Times New Roman"/>
          <w:bCs/>
          <w:i/>
          <w:iCs/>
          <w:szCs w:val="20"/>
        </w:rPr>
      </w:pPr>
    </w:p>
    <w:p w14:paraId="36F1E93D" w14:textId="77777777" w:rsidR="00B26AFB" w:rsidRPr="00FD35A8" w:rsidRDefault="00B26AFB" w:rsidP="00B26AFB">
      <w:pPr>
        <w:widowControl/>
        <w:rPr>
          <w:ins w:id="1690" w:author="Yali Chen" w:date="2025-12-29T14:52:00Z" w16du:dateUtc="2025-12-29T06:52:00Z"/>
          <w:rFonts w:ascii="Times New Roman" w:hAnsi="Times New Roman" w:cs="Times New Roman"/>
          <w:bCs/>
          <w:i/>
          <w:iCs/>
          <w:szCs w:val="20"/>
        </w:rPr>
      </w:pPr>
      <w:ins w:id="1691" w:author="Yali Chen" w:date="2025-12-29T14:52:00Z" w16du:dateUtc="2025-12-29T06:52:00Z">
        <w:r w:rsidRPr="00FD35A8">
          <w:rPr>
            <w:rFonts w:ascii="Times New Roman" w:hAnsi="Times New Roman" w:cs="Times New Roman"/>
            <w:bCs/>
            <w:i/>
            <w:iCs/>
            <w:szCs w:val="20"/>
          </w:rPr>
          <w:t>All figures should start from screening period.</w:t>
        </w:r>
      </w:ins>
    </w:p>
    <w:p w14:paraId="5C61331D" w14:textId="77777777" w:rsidR="00B26AFB" w:rsidRPr="00FD35A8" w:rsidRDefault="00B26AFB" w:rsidP="00E40FDB">
      <w:pPr>
        <w:widowControl/>
        <w:rPr>
          <w:rFonts w:ascii="Times New Roman" w:hAnsi="Times New Roman" w:cs="Times New Roman"/>
          <w:bCs/>
          <w:i/>
          <w:iCs/>
          <w:szCs w:val="20"/>
        </w:rPr>
      </w:pPr>
    </w:p>
    <w:p w14:paraId="00B4F226" w14:textId="77777777" w:rsidR="00E40FDB" w:rsidRPr="00FD35A8" w:rsidRDefault="00E40FDB" w:rsidP="00E40FDB">
      <w:pPr>
        <w:widowControl/>
        <w:rPr>
          <w:rFonts w:ascii="Times New Roman" w:hAnsi="Times New Roman" w:cs="Times New Roman"/>
          <w:bCs/>
          <w:szCs w:val="20"/>
        </w:rPr>
      </w:pPr>
      <w:r w:rsidRPr="00FD35A8">
        <w:rPr>
          <w:rFonts w:ascii="Times New Roman" w:hAnsi="Times New Roman" w:cs="Times New Roman"/>
          <w:bCs/>
          <w:szCs w:val="20"/>
        </w:rPr>
        <w:br w:type="page"/>
      </w:r>
    </w:p>
    <w:p w14:paraId="4E69A93F" w14:textId="4AA159DE" w:rsidR="003D32BF" w:rsidRPr="00FD35A8" w:rsidRDefault="003D32BF" w:rsidP="003D32BF">
      <w:pPr>
        <w:pStyle w:val="TFLshelltitle1"/>
        <w:rPr>
          <w:bCs/>
          <w:szCs w:val="20"/>
        </w:rPr>
      </w:pPr>
      <w:bookmarkStart w:id="1692" w:name="_Toc217918932"/>
      <w:r w:rsidRPr="00FD35A8">
        <w:rPr>
          <w:bCs/>
          <w:szCs w:val="20"/>
          <w:lang w:eastAsia="zh-CN"/>
        </w:rPr>
        <w:lastRenderedPageBreak/>
        <w:t>Figure 14.2</w:t>
      </w:r>
      <w:r w:rsidRPr="00FD35A8">
        <w:rPr>
          <w:bCs/>
          <w:szCs w:val="20"/>
        </w:rPr>
        <w:t>.1</w:t>
      </w:r>
      <w:r w:rsidRPr="00FD35A8">
        <w:rPr>
          <w:bCs/>
          <w:szCs w:val="20"/>
          <w:lang w:eastAsia="zh-CN"/>
        </w:rPr>
        <w:t>7</w:t>
      </w:r>
      <w:r w:rsidRPr="00FD35A8">
        <w:rPr>
          <w:bCs/>
          <w:szCs w:val="20"/>
        </w:rPr>
        <w:t xml:space="preserve"> </w:t>
      </w:r>
      <w:r w:rsidRPr="00FD35A8">
        <w:rPr>
          <w:bCs/>
          <w:szCs w:val="20"/>
          <w:lang w:eastAsia="zh-CN"/>
        </w:rPr>
        <w:t>Line Plot of HAQ-DI Overtime</w:t>
      </w:r>
      <w:r w:rsidRPr="00FD35A8">
        <w:rPr>
          <w:bCs/>
          <w:szCs w:val="20"/>
        </w:rPr>
        <w:t xml:space="preserve"> (&lt;&lt;</w:t>
      </w:r>
      <w:r w:rsidRPr="00FD35A8">
        <w:rPr>
          <w:bCs/>
          <w:szCs w:val="20"/>
          <w:lang w:eastAsia="zh-CN"/>
        </w:rPr>
        <w:t>SSc</w:t>
      </w:r>
      <w:r w:rsidRPr="00FD35A8">
        <w:rPr>
          <w:bCs/>
          <w:szCs w:val="20"/>
        </w:rPr>
        <w:t xml:space="preserve"> Cohort&gt;&gt; Full Analysis Set)</w:t>
      </w:r>
      <w:bookmarkEnd w:id="1692"/>
    </w:p>
    <w:p w14:paraId="468EBAF7" w14:textId="77777777"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noProof/>
          <w:szCs w:val="20"/>
        </w:rPr>
        <w:drawing>
          <wp:inline distT="0" distB="0" distL="0" distR="0" wp14:anchorId="5129CEC2" wp14:editId="4BEDD054">
            <wp:extent cx="2355298" cy="2483892"/>
            <wp:effectExtent l="0" t="0" r="6985" b="0"/>
            <wp:docPr id="936290815"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32378" name="图片 1" descr="图表&#10;&#10;AI 生成的内容可能不正确。"/>
                    <pic:cNvPicPr/>
                  </pic:nvPicPr>
                  <pic:blipFill>
                    <a:blip r:embed="rId19"/>
                    <a:stretch>
                      <a:fillRect/>
                    </a:stretch>
                  </pic:blipFill>
                  <pic:spPr>
                    <a:xfrm>
                      <a:off x="0" y="0"/>
                      <a:ext cx="2360090" cy="2488946"/>
                    </a:xfrm>
                    <a:prstGeom prst="rect">
                      <a:avLst/>
                    </a:prstGeom>
                  </pic:spPr>
                </pic:pic>
              </a:graphicData>
            </a:graphic>
          </wp:inline>
        </w:drawing>
      </w:r>
    </w:p>
    <w:p w14:paraId="6CA770D7" w14:textId="3E2933EC"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szCs w:val="20"/>
        </w:rPr>
        <w:t xml:space="preserve">SSc: Systemic Sclerosis, </w:t>
      </w:r>
      <w:r w:rsidR="00F07089" w:rsidRPr="00FD35A8">
        <w:rPr>
          <w:rFonts w:ascii="Times New Roman" w:hAnsi="Times New Roman" w:cs="Times New Roman"/>
          <w:bCs/>
          <w:szCs w:val="20"/>
        </w:rPr>
        <w:t>HAQ-DI</w:t>
      </w:r>
      <w:r w:rsidRPr="00FD35A8">
        <w:rPr>
          <w:rFonts w:ascii="Times New Roman" w:hAnsi="Times New Roman" w:cs="Times New Roman"/>
          <w:bCs/>
          <w:szCs w:val="20"/>
        </w:rPr>
        <w:t xml:space="preserve">: </w:t>
      </w:r>
      <w:r w:rsidR="00C909E1" w:rsidRPr="00FD35A8">
        <w:rPr>
          <w:rFonts w:ascii="Times New Roman" w:hAnsi="Times New Roman" w:cs="Times New Roman"/>
          <w:bCs/>
          <w:szCs w:val="20"/>
        </w:rPr>
        <w:t>Health Assessment Questionnaire-Disability Index</w:t>
      </w:r>
      <w:r w:rsidRPr="00FD35A8">
        <w:rPr>
          <w:rFonts w:ascii="Times New Roman" w:hAnsi="Times New Roman" w:cs="Times New Roman"/>
          <w:bCs/>
          <w:szCs w:val="20"/>
        </w:rPr>
        <w:t xml:space="preserve">. </w:t>
      </w:r>
    </w:p>
    <w:p w14:paraId="6EA0E383" w14:textId="77777777" w:rsidR="003D32BF" w:rsidRPr="00FD35A8" w:rsidRDefault="003D32BF" w:rsidP="003D32BF">
      <w:pPr>
        <w:rPr>
          <w:rFonts w:ascii="Times New Roman" w:hAnsi="Times New Roman" w:cs="Times New Roman"/>
          <w:bCs/>
          <w:szCs w:val="20"/>
        </w:rPr>
      </w:pPr>
      <w:r w:rsidRPr="00FD35A8">
        <w:rPr>
          <w:rFonts w:ascii="Times New Roman" w:hAnsi="Times New Roman" w:cs="Times New Roman"/>
          <w:bCs/>
          <w:szCs w:val="20"/>
        </w:rPr>
        <w:t>Patients with SSc (N = xxx).</w:t>
      </w:r>
    </w:p>
    <w:p w14:paraId="2D44F8B9" w14:textId="77777777" w:rsidR="003D32BF" w:rsidRPr="00FD35A8" w:rsidRDefault="003D32BF" w:rsidP="003D32BF">
      <w:pPr>
        <w:rPr>
          <w:rFonts w:ascii="Times New Roman" w:hAnsi="Times New Roman" w:cs="Times New Roman"/>
          <w:bCs/>
          <w:i/>
          <w:iCs/>
          <w:szCs w:val="20"/>
        </w:rPr>
      </w:pPr>
      <w:r w:rsidRPr="00FD35A8">
        <w:rPr>
          <w:rFonts w:ascii="Times New Roman" w:hAnsi="Times New Roman" w:cs="Times New Roman"/>
          <w:bCs/>
          <w:i/>
          <w:iCs/>
          <w:szCs w:val="20"/>
        </w:rPr>
        <w:t>Programming note:</w:t>
      </w:r>
    </w:p>
    <w:p w14:paraId="4A06ACD8" w14:textId="347CC89E" w:rsidR="003D32BF" w:rsidRPr="00FD35A8" w:rsidRDefault="00CE5B14" w:rsidP="003D32BF">
      <w:pPr>
        <w:rPr>
          <w:rFonts w:ascii="Times New Roman" w:hAnsi="Times New Roman" w:cs="Times New Roman"/>
          <w:bCs/>
          <w:i/>
          <w:iCs/>
          <w:szCs w:val="20"/>
        </w:rPr>
      </w:pPr>
      <w:r w:rsidRPr="00FD35A8">
        <w:rPr>
          <w:rFonts w:ascii="Times New Roman" w:hAnsi="Times New Roman" w:cs="Times New Roman"/>
          <w:bCs/>
          <w:i/>
          <w:iCs/>
          <w:szCs w:val="20"/>
        </w:rPr>
        <w:t>HAQ-DI</w:t>
      </w:r>
      <w:r w:rsidR="003D32BF" w:rsidRPr="00FD35A8">
        <w:rPr>
          <w:rFonts w:ascii="Times New Roman" w:hAnsi="Times New Roman" w:cs="Times New Roman"/>
          <w:bCs/>
          <w:i/>
          <w:iCs/>
          <w:szCs w:val="20"/>
        </w:rPr>
        <w:t xml:space="preserve"> is collected on “</w:t>
      </w:r>
      <w:r w:rsidR="00F07089" w:rsidRPr="00FD35A8">
        <w:rPr>
          <w:rFonts w:ascii="Times New Roman" w:hAnsi="Times New Roman" w:cs="Times New Roman"/>
          <w:bCs/>
          <w:i/>
          <w:iCs/>
          <w:szCs w:val="20"/>
        </w:rPr>
        <w:t>Health Assessment Questionnaire-Disability Index (HAQ-DI)</w:t>
      </w:r>
      <w:r w:rsidR="003D32BF" w:rsidRPr="00FD35A8">
        <w:rPr>
          <w:rFonts w:ascii="Times New Roman" w:hAnsi="Times New Roman" w:cs="Times New Roman"/>
          <w:bCs/>
          <w:i/>
          <w:iCs/>
          <w:szCs w:val="20"/>
        </w:rPr>
        <w:t>” CRF page “</w:t>
      </w:r>
      <w:r w:rsidRPr="00FD35A8">
        <w:rPr>
          <w:rFonts w:ascii="Times New Roman" w:hAnsi="Times New Roman" w:cs="Times New Roman"/>
          <w:bCs/>
          <w:i/>
          <w:iCs/>
          <w:szCs w:val="20"/>
        </w:rPr>
        <w:t>Total Score</w:t>
      </w:r>
      <w:r w:rsidR="003D32BF" w:rsidRPr="00FD35A8">
        <w:rPr>
          <w:rFonts w:ascii="Times New Roman" w:hAnsi="Times New Roman" w:cs="Times New Roman"/>
          <w:bCs/>
          <w:i/>
          <w:iCs/>
          <w:szCs w:val="20"/>
        </w:rPr>
        <w:t>” item</w:t>
      </w:r>
    </w:p>
    <w:p w14:paraId="7D21B9ED" w14:textId="77777777" w:rsidR="003D32BF" w:rsidRPr="00FD35A8" w:rsidRDefault="003D32BF" w:rsidP="003D32BF">
      <w:pPr>
        <w:rPr>
          <w:rFonts w:ascii="Times New Roman" w:hAnsi="Times New Roman" w:cs="Times New Roman"/>
          <w:bCs/>
          <w:i/>
          <w:iCs/>
          <w:szCs w:val="20"/>
        </w:rPr>
      </w:pPr>
      <w:r w:rsidRPr="00FD35A8">
        <w:rPr>
          <w:rFonts w:ascii="Times New Roman" w:hAnsi="Times New Roman" w:cs="Times New Roman"/>
          <w:bCs/>
          <w:i/>
          <w:iCs/>
          <w:szCs w:val="20"/>
        </w:rPr>
        <w:t>Lines were plotted by Subject and overlaid in a single panel, with each line representing an individual subject’s longitudinal trajectory (Subject identifier, Treatment group).</w:t>
      </w:r>
    </w:p>
    <w:p w14:paraId="11E6A2AD" w14:textId="77777777" w:rsidR="003D32BF" w:rsidRPr="00FD35A8" w:rsidRDefault="003D32BF" w:rsidP="003D32BF">
      <w:pPr>
        <w:widowControl/>
        <w:rPr>
          <w:rFonts w:ascii="Times New Roman" w:hAnsi="Times New Roman" w:cs="Times New Roman"/>
          <w:bCs/>
          <w:i/>
          <w:iCs/>
          <w:szCs w:val="20"/>
        </w:rPr>
      </w:pPr>
      <w:r w:rsidRPr="00FD35A8">
        <w:rPr>
          <w:rFonts w:ascii="Times New Roman" w:hAnsi="Times New Roman" w:cs="Times New Roman"/>
          <w:bCs/>
          <w:i/>
          <w:iCs/>
          <w:szCs w:val="20"/>
        </w:rPr>
        <w:t>Update x-axis label by 'Scheduled visit': Screening, Baseline, D28, D56, D84, … .</w:t>
      </w:r>
    </w:p>
    <w:p w14:paraId="57FB77C6" w14:textId="22AB0898" w:rsidR="003D32BF" w:rsidRPr="00FD35A8" w:rsidRDefault="003D32BF" w:rsidP="003D32BF">
      <w:pPr>
        <w:widowControl/>
        <w:rPr>
          <w:ins w:id="1693" w:author="Yali Chen" w:date="2025-12-29T14:52:00Z" w16du:dateUtc="2025-12-29T06:52:00Z"/>
          <w:rFonts w:ascii="Times New Roman" w:hAnsi="Times New Roman" w:cs="Times New Roman"/>
          <w:bCs/>
          <w:i/>
          <w:iCs/>
          <w:szCs w:val="20"/>
        </w:rPr>
      </w:pPr>
      <w:r w:rsidRPr="00FD35A8">
        <w:rPr>
          <w:rFonts w:ascii="Times New Roman" w:hAnsi="Times New Roman" w:cs="Times New Roman"/>
          <w:bCs/>
          <w:i/>
          <w:iCs/>
          <w:szCs w:val="20"/>
        </w:rPr>
        <w:t>The y-axis label was set to “</w:t>
      </w:r>
      <w:r w:rsidR="00CE5B14" w:rsidRPr="00FD35A8">
        <w:rPr>
          <w:rFonts w:ascii="Times New Roman" w:hAnsi="Times New Roman" w:cs="Times New Roman"/>
          <w:bCs/>
          <w:i/>
          <w:iCs/>
          <w:szCs w:val="20"/>
        </w:rPr>
        <w:t>HAQ-DI score</w:t>
      </w:r>
      <w:r w:rsidRPr="00FD35A8">
        <w:rPr>
          <w:rFonts w:ascii="Times New Roman" w:hAnsi="Times New Roman" w:cs="Times New Roman"/>
          <w:bCs/>
          <w:i/>
          <w:iCs/>
          <w:szCs w:val="20"/>
        </w:rPr>
        <w:t xml:space="preserve"> (</w:t>
      </w:r>
      <w:r w:rsidR="00CE5B14" w:rsidRPr="00FD35A8">
        <w:rPr>
          <w:rFonts w:ascii="Times New Roman" w:hAnsi="Times New Roman" w:cs="Times New Roman"/>
          <w:bCs/>
          <w:i/>
          <w:iCs/>
          <w:szCs w:val="20"/>
        </w:rPr>
        <w:t>points</w:t>
      </w:r>
      <w:r w:rsidRPr="00FD35A8">
        <w:rPr>
          <w:rFonts w:ascii="Times New Roman" w:hAnsi="Times New Roman" w:cs="Times New Roman"/>
          <w:bCs/>
          <w:i/>
          <w:iCs/>
          <w:szCs w:val="20"/>
        </w:rPr>
        <w:t>)”.</w:t>
      </w:r>
    </w:p>
    <w:p w14:paraId="7ADA66D1" w14:textId="77777777" w:rsidR="00B26AFB" w:rsidRPr="00FD35A8" w:rsidRDefault="00B26AFB" w:rsidP="003D32BF">
      <w:pPr>
        <w:widowControl/>
        <w:rPr>
          <w:ins w:id="1694" w:author="Yali Chen" w:date="2025-12-29T14:52:00Z" w16du:dateUtc="2025-12-29T06:52:00Z"/>
          <w:rFonts w:ascii="Times New Roman" w:hAnsi="Times New Roman" w:cs="Times New Roman"/>
          <w:bCs/>
          <w:i/>
          <w:iCs/>
          <w:szCs w:val="20"/>
        </w:rPr>
      </w:pPr>
    </w:p>
    <w:p w14:paraId="1DAE6333" w14:textId="77777777" w:rsidR="00B26AFB" w:rsidRPr="00FD35A8" w:rsidRDefault="00B26AFB" w:rsidP="00B26AFB">
      <w:pPr>
        <w:widowControl/>
        <w:rPr>
          <w:ins w:id="1695" w:author="Yali Chen" w:date="2025-12-29T14:52:00Z" w16du:dateUtc="2025-12-29T06:52:00Z"/>
          <w:rFonts w:ascii="Times New Roman" w:hAnsi="Times New Roman" w:cs="Times New Roman"/>
          <w:bCs/>
          <w:i/>
          <w:iCs/>
          <w:szCs w:val="20"/>
        </w:rPr>
      </w:pPr>
      <w:ins w:id="1696" w:author="Yali Chen" w:date="2025-12-29T14:52:00Z" w16du:dateUtc="2025-12-29T06:52:00Z">
        <w:r w:rsidRPr="00FD35A8">
          <w:rPr>
            <w:rFonts w:ascii="Times New Roman" w:hAnsi="Times New Roman" w:cs="Times New Roman"/>
            <w:bCs/>
            <w:i/>
            <w:iCs/>
            <w:szCs w:val="20"/>
          </w:rPr>
          <w:t>All figures should start from screening period.</w:t>
        </w:r>
      </w:ins>
    </w:p>
    <w:p w14:paraId="6E168542" w14:textId="77777777" w:rsidR="00B26AFB" w:rsidRPr="00FD35A8" w:rsidRDefault="00B26AFB" w:rsidP="003D32BF">
      <w:pPr>
        <w:widowControl/>
        <w:rPr>
          <w:rFonts w:ascii="Times New Roman" w:hAnsi="Times New Roman" w:cs="Times New Roman"/>
          <w:bCs/>
          <w:i/>
          <w:iCs/>
          <w:szCs w:val="20"/>
        </w:rPr>
      </w:pPr>
    </w:p>
    <w:p w14:paraId="652ED838" w14:textId="77777777" w:rsidR="003D32BF" w:rsidRPr="00FD35A8" w:rsidRDefault="003D32BF" w:rsidP="003D32BF">
      <w:pPr>
        <w:widowControl/>
        <w:rPr>
          <w:rFonts w:ascii="Times New Roman" w:hAnsi="Times New Roman" w:cs="Times New Roman"/>
          <w:bCs/>
          <w:szCs w:val="20"/>
        </w:rPr>
      </w:pPr>
      <w:r w:rsidRPr="00FD35A8">
        <w:rPr>
          <w:rFonts w:ascii="Times New Roman" w:hAnsi="Times New Roman" w:cs="Times New Roman"/>
          <w:bCs/>
          <w:szCs w:val="20"/>
        </w:rPr>
        <w:br w:type="page"/>
      </w:r>
    </w:p>
    <w:p w14:paraId="0A6F493F" w14:textId="1F1659B5" w:rsidR="00391088" w:rsidRPr="00FD35A8" w:rsidRDefault="00391088" w:rsidP="00391088">
      <w:pPr>
        <w:pStyle w:val="TFLshelltitle1"/>
        <w:rPr>
          <w:rStyle w:val="Heading3Char1"/>
          <w:rFonts w:eastAsiaTheme="majorEastAsia"/>
          <w:b/>
          <w:kern w:val="0"/>
          <w:sz w:val="20"/>
          <w:szCs w:val="20"/>
          <w:lang w:eastAsia="zh-CN"/>
        </w:rPr>
      </w:pPr>
      <w:bookmarkStart w:id="1697" w:name="_Toc217918933"/>
      <w:commentRangeStart w:id="1698"/>
      <w:commentRangeStart w:id="1699"/>
      <w:commentRangeStart w:id="1700"/>
      <w:commentRangeStart w:id="1701"/>
      <w:r w:rsidRPr="00FD35A8">
        <w:rPr>
          <w:rStyle w:val="Heading3Char1"/>
          <w:rFonts w:eastAsia="宋体"/>
          <w:b/>
          <w:bCs/>
          <w:color w:val="000000"/>
          <w:sz w:val="20"/>
          <w:szCs w:val="20"/>
          <w:lang w:eastAsia="zh-CN"/>
        </w:rPr>
        <w:lastRenderedPageBreak/>
        <w:t xml:space="preserve">Listing 14.2.1 </w:t>
      </w:r>
      <w:r w:rsidR="006E5F1B" w:rsidRPr="00FD35A8">
        <w:rPr>
          <w:szCs w:val="20"/>
          <w:lang w:eastAsia="zh-CN"/>
        </w:rPr>
        <w:t>Individual Efficacy Response Data</w:t>
      </w:r>
      <w:r w:rsidRPr="00FD35A8">
        <w:rPr>
          <w:szCs w:val="20"/>
          <w:lang w:eastAsia="zh-CN"/>
        </w:rPr>
        <w:t xml:space="preserve"> (&lt;&lt;IIM Cohort&gt;&gt; Full Analysis Set)</w:t>
      </w:r>
      <w:commentRangeEnd w:id="1698"/>
      <w:r w:rsidR="00922610" w:rsidRPr="00FD35A8">
        <w:rPr>
          <w:rStyle w:val="CommentReference"/>
          <w:sz w:val="20"/>
          <w:szCs w:val="20"/>
          <w:lang w:eastAsia="zh-CN"/>
        </w:rPr>
        <w:commentReference w:id="1698"/>
      </w:r>
      <w:commentRangeEnd w:id="1699"/>
      <w:r w:rsidR="0063046B" w:rsidRPr="00FD35A8">
        <w:rPr>
          <w:rStyle w:val="CommentReference"/>
          <w:sz w:val="20"/>
          <w:szCs w:val="20"/>
          <w:lang w:eastAsia="zh-CN"/>
        </w:rPr>
        <w:commentReference w:id="1699"/>
      </w:r>
      <w:commentRangeEnd w:id="1700"/>
      <w:r w:rsidR="0060755E" w:rsidRPr="00FD35A8">
        <w:rPr>
          <w:rStyle w:val="CommentReference"/>
          <w:sz w:val="20"/>
          <w:szCs w:val="20"/>
          <w:lang w:eastAsia="zh-CN"/>
        </w:rPr>
        <w:commentReference w:id="1700"/>
      </w:r>
      <w:commentRangeEnd w:id="1701"/>
      <w:r w:rsidR="000A0E08" w:rsidRPr="00FD35A8">
        <w:rPr>
          <w:rStyle w:val="CommentReference"/>
          <w:sz w:val="20"/>
          <w:szCs w:val="20"/>
          <w:lang w:eastAsia="zh-CN"/>
        </w:rPr>
        <w:commentReference w:id="1701"/>
      </w:r>
      <w:bookmarkEnd w:id="169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8"/>
        <w:gridCol w:w="1673"/>
        <w:gridCol w:w="1490"/>
        <w:gridCol w:w="924"/>
        <w:gridCol w:w="924"/>
        <w:gridCol w:w="2811"/>
      </w:tblGrid>
      <w:tr w:rsidR="00C81D2A" w:rsidRPr="00FD35A8" w14:paraId="0DE5C118" w14:textId="77777777" w:rsidTr="00BF76DD">
        <w:trPr>
          <w:trHeight w:val="319"/>
        </w:trPr>
        <w:tc>
          <w:tcPr>
            <w:tcW w:w="0" w:type="auto"/>
            <w:gridSpan w:val="6"/>
            <w:tcBorders>
              <w:bottom w:val="single" w:sz="4" w:space="0" w:color="auto"/>
            </w:tcBorders>
            <w:noWrap/>
            <w:hideMark/>
          </w:tcPr>
          <w:p w14:paraId="7B5BDACC" w14:textId="4C6AF21F" w:rsidR="00C81D2A" w:rsidRPr="00FD35A8" w:rsidRDefault="00C81D2A">
            <w:pPr>
              <w:rPr>
                <w:rFonts w:ascii="Times New Roman" w:hAnsi="Times New Roman"/>
                <w:lang w:eastAsia="zh-CN"/>
              </w:rPr>
            </w:pPr>
            <w:r w:rsidRPr="00FD35A8">
              <w:rPr>
                <w:rFonts w:ascii="Times New Roman" w:hAnsi="Times New Roman"/>
              </w:rPr>
              <w:t>&lt;&lt;Page by Subject identifier&gt;&gt;</w:t>
            </w:r>
          </w:p>
        </w:tc>
      </w:tr>
      <w:tr w:rsidR="0003244D" w:rsidRPr="00FD35A8" w14:paraId="41BECC25" w14:textId="77777777" w:rsidTr="00BF76DD">
        <w:trPr>
          <w:trHeight w:val="319"/>
        </w:trPr>
        <w:tc>
          <w:tcPr>
            <w:tcW w:w="0" w:type="auto"/>
            <w:tcBorders>
              <w:top w:val="single" w:sz="4" w:space="0" w:color="auto"/>
              <w:bottom w:val="single" w:sz="4" w:space="0" w:color="auto"/>
            </w:tcBorders>
            <w:hideMark/>
          </w:tcPr>
          <w:p w14:paraId="422D684C" w14:textId="77777777" w:rsidR="00C81D2A" w:rsidRPr="00FD35A8" w:rsidRDefault="00C81D2A">
            <w:pPr>
              <w:rPr>
                <w:rFonts w:ascii="Times New Roman" w:hAnsi="Times New Roman"/>
              </w:rPr>
            </w:pPr>
            <w:r w:rsidRPr="00FD35A8">
              <w:rPr>
                <w:rFonts w:ascii="Times New Roman" w:hAnsi="Times New Roman"/>
              </w:rPr>
              <w:t>Variable</w:t>
            </w:r>
          </w:p>
        </w:tc>
        <w:tc>
          <w:tcPr>
            <w:tcW w:w="0" w:type="auto"/>
            <w:tcBorders>
              <w:top w:val="single" w:sz="4" w:space="0" w:color="auto"/>
              <w:bottom w:val="single" w:sz="4" w:space="0" w:color="auto"/>
            </w:tcBorders>
            <w:hideMark/>
          </w:tcPr>
          <w:p w14:paraId="6306F663" w14:textId="77777777" w:rsidR="00C81D2A" w:rsidRPr="00FD35A8" w:rsidRDefault="00C81D2A" w:rsidP="00C81D2A">
            <w:pPr>
              <w:rPr>
                <w:rFonts w:ascii="Times New Roman" w:hAnsi="Times New Roman"/>
              </w:rPr>
            </w:pPr>
            <w:r w:rsidRPr="00FD35A8">
              <w:rPr>
                <w:rFonts w:ascii="Times New Roman" w:hAnsi="Times New Roman"/>
              </w:rPr>
              <w:t>Screening</w:t>
            </w:r>
          </w:p>
        </w:tc>
        <w:tc>
          <w:tcPr>
            <w:tcW w:w="0" w:type="auto"/>
            <w:tcBorders>
              <w:top w:val="single" w:sz="4" w:space="0" w:color="auto"/>
              <w:bottom w:val="single" w:sz="4" w:space="0" w:color="auto"/>
            </w:tcBorders>
            <w:hideMark/>
          </w:tcPr>
          <w:p w14:paraId="1D271872" w14:textId="77777777" w:rsidR="00C81D2A" w:rsidRPr="00FD35A8" w:rsidRDefault="00C81D2A" w:rsidP="00C81D2A">
            <w:pPr>
              <w:rPr>
                <w:rFonts w:ascii="Times New Roman" w:hAnsi="Times New Roman"/>
              </w:rPr>
            </w:pPr>
            <w:r w:rsidRPr="00FD35A8">
              <w:rPr>
                <w:rFonts w:ascii="Times New Roman" w:hAnsi="Times New Roman"/>
              </w:rPr>
              <w:t>Baseline</w:t>
            </w:r>
          </w:p>
        </w:tc>
        <w:tc>
          <w:tcPr>
            <w:tcW w:w="0" w:type="auto"/>
            <w:tcBorders>
              <w:top w:val="single" w:sz="4" w:space="0" w:color="auto"/>
              <w:bottom w:val="single" w:sz="4" w:space="0" w:color="auto"/>
            </w:tcBorders>
            <w:hideMark/>
          </w:tcPr>
          <w:p w14:paraId="7FE19724" w14:textId="5DF0F173" w:rsidR="00C81D2A" w:rsidRPr="00FD35A8" w:rsidRDefault="00AC097D" w:rsidP="00C81D2A">
            <w:pPr>
              <w:rPr>
                <w:rFonts w:ascii="Times New Roman" w:hAnsi="Times New Roman"/>
                <w:lang w:eastAsia="zh-CN"/>
              </w:rPr>
            </w:pPr>
            <w:r w:rsidRPr="00FD35A8">
              <w:rPr>
                <w:rFonts w:ascii="Times New Roman" w:hAnsi="Times New Roman"/>
                <w:lang w:eastAsia="zh-CN"/>
              </w:rPr>
              <w:t>D</w:t>
            </w:r>
            <w:r w:rsidR="00533B9C" w:rsidRPr="00FD35A8">
              <w:rPr>
                <w:rFonts w:ascii="Times New Roman" w:hAnsi="Times New Roman"/>
                <w:lang w:eastAsia="zh-CN"/>
              </w:rPr>
              <w:t>28</w:t>
            </w:r>
          </w:p>
        </w:tc>
        <w:tc>
          <w:tcPr>
            <w:tcW w:w="0" w:type="auto"/>
            <w:tcBorders>
              <w:top w:val="single" w:sz="4" w:space="0" w:color="auto"/>
              <w:bottom w:val="single" w:sz="4" w:space="0" w:color="auto"/>
            </w:tcBorders>
            <w:hideMark/>
          </w:tcPr>
          <w:p w14:paraId="0C703618" w14:textId="630900AF" w:rsidR="00C81D2A" w:rsidRPr="00FD35A8" w:rsidRDefault="00533B9C" w:rsidP="00C81D2A">
            <w:pPr>
              <w:rPr>
                <w:rFonts w:ascii="Times New Roman" w:hAnsi="Times New Roman"/>
                <w:lang w:eastAsia="zh-CN"/>
              </w:rPr>
            </w:pPr>
            <w:r w:rsidRPr="00FD35A8">
              <w:rPr>
                <w:rFonts w:ascii="Times New Roman" w:hAnsi="Times New Roman"/>
                <w:lang w:eastAsia="zh-CN"/>
              </w:rPr>
              <w:t>D56</w:t>
            </w:r>
          </w:p>
        </w:tc>
        <w:tc>
          <w:tcPr>
            <w:tcW w:w="0" w:type="auto"/>
            <w:tcBorders>
              <w:top w:val="single" w:sz="4" w:space="0" w:color="auto"/>
              <w:bottom w:val="single" w:sz="4" w:space="0" w:color="auto"/>
            </w:tcBorders>
            <w:hideMark/>
          </w:tcPr>
          <w:p w14:paraId="47D7ED7E" w14:textId="77777777" w:rsidR="00C81D2A" w:rsidRPr="00FD35A8" w:rsidRDefault="00C81D2A" w:rsidP="00C81D2A">
            <w:pPr>
              <w:rPr>
                <w:rFonts w:ascii="Times New Roman" w:hAnsi="Times New Roman"/>
              </w:rPr>
            </w:pPr>
            <w:r w:rsidRPr="00FD35A8">
              <w:rPr>
                <w:rFonts w:ascii="Times New Roman" w:hAnsi="Times New Roman"/>
              </w:rPr>
              <w:t>&lt;&lt;Analysis vist&gt;&gt;</w:t>
            </w:r>
          </w:p>
        </w:tc>
      </w:tr>
      <w:tr w:rsidR="0003244D" w:rsidRPr="00FD35A8" w14:paraId="73C8BCF9" w14:textId="77777777" w:rsidTr="002712DA">
        <w:trPr>
          <w:trHeight w:val="275"/>
        </w:trPr>
        <w:tc>
          <w:tcPr>
            <w:tcW w:w="0" w:type="auto"/>
            <w:tcBorders>
              <w:top w:val="single" w:sz="4" w:space="0" w:color="auto"/>
            </w:tcBorders>
            <w:hideMark/>
          </w:tcPr>
          <w:p w14:paraId="4FAA8B52" w14:textId="0E0E8A73" w:rsidR="00C81D2A" w:rsidRPr="00FD35A8" w:rsidRDefault="00E20428" w:rsidP="00C81D2A">
            <w:pPr>
              <w:rPr>
                <w:rFonts w:ascii="Times New Roman" w:hAnsi="Times New Roman"/>
              </w:rPr>
            </w:pPr>
            <w:r w:rsidRPr="00FD35A8">
              <w:rPr>
                <w:rFonts w:ascii="Times New Roman" w:hAnsi="Times New Roman"/>
              </w:rPr>
              <w:t>P</w:t>
            </w:r>
            <w:r w:rsidR="001A505F" w:rsidRPr="00FD35A8">
              <w:rPr>
                <w:rFonts w:ascii="Times New Roman" w:hAnsi="Times New Roman"/>
                <w:lang w:eastAsia="zh-CN"/>
              </w:rPr>
              <w:t>h</w:t>
            </w:r>
            <w:r w:rsidRPr="00FD35A8">
              <w:rPr>
                <w:rFonts w:ascii="Times New Roman" w:hAnsi="Times New Roman"/>
              </w:rPr>
              <w:t xml:space="preserve">GA </w:t>
            </w:r>
            <w:r w:rsidRPr="00FD35A8">
              <w:rPr>
                <w:rFonts w:ascii="Times New Roman" w:hAnsi="Times New Roman"/>
                <w:lang w:eastAsia="zh-CN"/>
              </w:rPr>
              <w:t>(</w:t>
            </w:r>
            <w:r w:rsidRPr="00FD35A8">
              <w:rPr>
                <w:rFonts w:ascii="Times New Roman" w:hAnsi="Times New Roman"/>
              </w:rPr>
              <w:t>measured length</w:t>
            </w:r>
            <w:r w:rsidRPr="00FD35A8">
              <w:rPr>
                <w:rFonts w:ascii="Times New Roman" w:hAnsi="Times New Roman"/>
                <w:lang w:eastAsia="zh-CN"/>
              </w:rPr>
              <w:t xml:space="preserve">, </w:t>
            </w:r>
            <w:r w:rsidRPr="00FD35A8">
              <w:rPr>
                <w:rFonts w:ascii="Times New Roman" w:hAnsi="Times New Roman"/>
              </w:rPr>
              <w:t>cm)</w:t>
            </w:r>
          </w:p>
        </w:tc>
        <w:tc>
          <w:tcPr>
            <w:tcW w:w="0" w:type="auto"/>
            <w:tcBorders>
              <w:top w:val="single" w:sz="4" w:space="0" w:color="auto"/>
            </w:tcBorders>
            <w:hideMark/>
          </w:tcPr>
          <w:p w14:paraId="5CAFA77F" w14:textId="45F00D2A"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59B9A3C1" w14:textId="2535DB7A"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1CBFD2D" w14:textId="1E319B48"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9BC8DED" w14:textId="701EE954" w:rsidR="00C81D2A" w:rsidRPr="00FD35A8" w:rsidRDefault="00C81D2A" w:rsidP="00C81D2A">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619D8A1F" w14:textId="6CEA22FD" w:rsidR="00C81D2A" w:rsidRPr="00FD35A8" w:rsidRDefault="00C81D2A" w:rsidP="00C81D2A">
            <w:pPr>
              <w:rPr>
                <w:rFonts w:ascii="Times New Roman" w:hAnsi="Times New Roman"/>
              </w:rPr>
            </w:pPr>
            <w:r w:rsidRPr="00FD35A8">
              <w:rPr>
                <w:rFonts w:ascii="Times New Roman" w:hAnsi="Times New Roman"/>
              </w:rPr>
              <w:t>xx</w:t>
            </w:r>
          </w:p>
        </w:tc>
      </w:tr>
      <w:tr w:rsidR="002C1881" w:rsidRPr="00FD35A8" w14:paraId="75BE1C08" w14:textId="77777777" w:rsidTr="002712DA">
        <w:trPr>
          <w:trHeight w:val="363"/>
        </w:trPr>
        <w:tc>
          <w:tcPr>
            <w:tcW w:w="0" w:type="auto"/>
          </w:tcPr>
          <w:p w14:paraId="1CE631EB" w14:textId="5D78AFB9" w:rsidR="002C1881" w:rsidRPr="00FD35A8" w:rsidRDefault="002C1881" w:rsidP="002C1881">
            <w:pPr>
              <w:rPr>
                <w:rFonts w:ascii="Times New Roman" w:hAnsi="Times New Roman"/>
                <w:bCs/>
              </w:rPr>
            </w:pPr>
            <w:r w:rsidRPr="00FD35A8">
              <w:rPr>
                <w:rFonts w:ascii="Times New Roman" w:hAnsi="Times New Roman"/>
                <w:bCs/>
              </w:rPr>
              <w:t>P</w:t>
            </w:r>
            <w:r w:rsidRPr="00FD35A8">
              <w:rPr>
                <w:rFonts w:ascii="Times New Roman" w:hAnsi="Times New Roman"/>
                <w:bCs/>
                <w:lang w:eastAsia="zh-CN"/>
              </w:rPr>
              <w:t>t</w:t>
            </w:r>
            <w:r w:rsidRPr="00FD35A8">
              <w:rPr>
                <w:rFonts w:ascii="Times New Roman" w:hAnsi="Times New Roman"/>
                <w:bCs/>
              </w:rPr>
              <w:t>GA (measured length, cm)</w:t>
            </w:r>
          </w:p>
        </w:tc>
        <w:tc>
          <w:tcPr>
            <w:tcW w:w="0" w:type="auto"/>
          </w:tcPr>
          <w:p w14:paraId="4615BBBE" w14:textId="1EF18C4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4AD04AC7" w14:textId="33A06B5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3D19D91" w14:textId="2C42F51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0B96A563" w14:textId="1FC189AA"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D53750C" w14:textId="5ECB0078"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3655FB1A" w14:textId="77777777" w:rsidTr="002712DA">
        <w:trPr>
          <w:trHeight w:val="209"/>
        </w:trPr>
        <w:tc>
          <w:tcPr>
            <w:tcW w:w="0" w:type="auto"/>
          </w:tcPr>
          <w:p w14:paraId="2836D966" w14:textId="4F3889B6" w:rsidR="002C1881" w:rsidRPr="00FD35A8" w:rsidRDefault="002C1881" w:rsidP="002C1881">
            <w:pPr>
              <w:rPr>
                <w:rFonts w:ascii="Times New Roman" w:hAnsi="Times New Roman"/>
                <w:bCs/>
              </w:rPr>
            </w:pPr>
            <w:r w:rsidRPr="00FD35A8">
              <w:rPr>
                <w:rFonts w:ascii="Times New Roman" w:hAnsi="Times New Roman"/>
                <w:bCs/>
              </w:rPr>
              <w:t>MMT-8 score (points)</w:t>
            </w:r>
          </w:p>
        </w:tc>
        <w:tc>
          <w:tcPr>
            <w:tcW w:w="0" w:type="auto"/>
          </w:tcPr>
          <w:p w14:paraId="5B3EDE31" w14:textId="2CDDE0E6"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5DEEA3A" w14:textId="5709A135"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3CC602E" w14:textId="277A5D4D"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2928585" w14:textId="1C5A0DCB"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A194416" w14:textId="45CFEEC6"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7EF8710A" w14:textId="77777777" w:rsidTr="002712DA">
        <w:trPr>
          <w:trHeight w:val="269"/>
        </w:trPr>
        <w:tc>
          <w:tcPr>
            <w:tcW w:w="0" w:type="auto"/>
          </w:tcPr>
          <w:p w14:paraId="1B8ED8B5" w14:textId="1862AAAE" w:rsidR="002C1881" w:rsidRPr="00FD35A8" w:rsidRDefault="00B67581" w:rsidP="002C1881">
            <w:pPr>
              <w:rPr>
                <w:rFonts w:ascii="Times New Roman" w:hAnsi="Times New Roman"/>
                <w:bCs/>
              </w:rPr>
            </w:pPr>
            <w:ins w:id="1702" w:author="Yali Chen" w:date="2025-12-17T13:56:00Z" w16du:dateUtc="2025-12-17T05:56:00Z">
              <w:r w:rsidRPr="00FD35A8">
                <w:rPr>
                  <w:rFonts w:ascii="Times New Roman" w:hAnsi="Times New Roman"/>
                  <w:bCs/>
                  <w:lang w:eastAsia="zh-CN"/>
                </w:rPr>
                <w:t>MDAAT</w:t>
              </w:r>
            </w:ins>
            <w:ins w:id="1703" w:author="Yali Chen" w:date="2025-12-17T14:03:00Z" w16du:dateUtc="2025-12-17T06:03:00Z">
              <w:r w:rsidR="00085743" w:rsidRPr="00FD35A8">
                <w:rPr>
                  <w:rFonts w:ascii="Times New Roman" w:hAnsi="Times New Roman"/>
                  <w:bCs/>
                  <w:lang w:eastAsia="zh-CN"/>
                </w:rPr>
                <w:t>-</w:t>
              </w:r>
            </w:ins>
            <w:r w:rsidR="002C1881" w:rsidRPr="00FD35A8">
              <w:rPr>
                <w:rFonts w:ascii="Times New Roman" w:hAnsi="Times New Roman"/>
                <w:bCs/>
              </w:rPr>
              <w:t>Extramuscular global assessment (cm)</w:t>
            </w:r>
          </w:p>
        </w:tc>
        <w:tc>
          <w:tcPr>
            <w:tcW w:w="0" w:type="auto"/>
          </w:tcPr>
          <w:p w14:paraId="521C5D70" w14:textId="55080D7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53968AE" w14:textId="30F8E7B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671B0A2" w14:textId="57DE49B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291ED06" w14:textId="05BFFE4E"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33EE588" w14:textId="318BA89D"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rsidDel="003B6A27" w14:paraId="7F88E0DE" w14:textId="1E0679E1" w:rsidTr="002712DA">
        <w:trPr>
          <w:trHeight w:val="273"/>
          <w:del w:id="1704" w:author="Yali Chen" w:date="2025-12-29T15:02:00Z"/>
        </w:trPr>
        <w:tc>
          <w:tcPr>
            <w:tcW w:w="0" w:type="auto"/>
          </w:tcPr>
          <w:p w14:paraId="1C157649" w14:textId="1A080083" w:rsidR="002C1881" w:rsidRPr="00FD35A8" w:rsidDel="003B6A27" w:rsidRDefault="002C1881" w:rsidP="002C1881">
            <w:pPr>
              <w:rPr>
                <w:del w:id="1705" w:author="Yali Chen" w:date="2025-12-29T15:02:00Z" w16du:dateUtc="2025-12-29T07:02:00Z"/>
                <w:rFonts w:ascii="Times New Roman" w:hAnsi="Times New Roman"/>
                <w:bCs/>
              </w:rPr>
            </w:pPr>
            <w:commentRangeStart w:id="1706"/>
            <w:commentRangeStart w:id="1707"/>
            <w:del w:id="1708" w:author="Yali Chen" w:date="2025-12-29T15:02:00Z" w16du:dateUtc="2025-12-29T07:02:00Z">
              <w:r w:rsidRPr="00FD35A8" w:rsidDel="003B6A27">
                <w:rPr>
                  <w:rFonts w:ascii="Times New Roman" w:hAnsi="Times New Roman"/>
                  <w:bCs/>
                </w:rPr>
                <w:delText>Global disease activity</w:delText>
              </w:r>
              <w:commentRangeEnd w:id="1706"/>
              <w:r w:rsidR="001E7715" w:rsidRPr="00FD35A8" w:rsidDel="003B6A27">
                <w:rPr>
                  <w:rStyle w:val="CommentReference"/>
                  <w:rFonts w:ascii="Times New Roman" w:hAnsi="Times New Roman"/>
                  <w:bCs/>
                  <w:sz w:val="20"/>
                  <w:szCs w:val="20"/>
                </w:rPr>
                <w:commentReference w:id="1706"/>
              </w:r>
              <w:commentRangeEnd w:id="1707"/>
              <w:r w:rsidR="003B6A27" w:rsidRPr="00FD35A8" w:rsidDel="003B6A27">
                <w:rPr>
                  <w:rStyle w:val="CommentReference"/>
                  <w:rFonts w:ascii="Times New Roman" w:hAnsi="Times New Roman"/>
                  <w:kern w:val="2"/>
                  <w:lang w:eastAsia="zh-CN"/>
                </w:rPr>
                <w:commentReference w:id="1707"/>
              </w:r>
              <w:r w:rsidRPr="00FD35A8" w:rsidDel="003B6A27">
                <w:rPr>
                  <w:rFonts w:ascii="Times New Roman" w:hAnsi="Times New Roman"/>
                  <w:bCs/>
                </w:rPr>
                <w:delText xml:space="preserve"> (cm)</w:delText>
              </w:r>
            </w:del>
          </w:p>
        </w:tc>
        <w:tc>
          <w:tcPr>
            <w:tcW w:w="0" w:type="auto"/>
          </w:tcPr>
          <w:p w14:paraId="7E67867D" w14:textId="1BD691CA" w:rsidR="002C1881" w:rsidRPr="00FD35A8" w:rsidDel="003B6A27" w:rsidRDefault="002C1881" w:rsidP="002C1881">
            <w:pPr>
              <w:rPr>
                <w:del w:id="1709" w:author="Yali Chen" w:date="2025-12-29T15:02:00Z" w16du:dateUtc="2025-12-29T07:02:00Z"/>
                <w:rFonts w:ascii="Times New Roman" w:hAnsi="Times New Roman"/>
              </w:rPr>
            </w:pPr>
            <w:del w:id="1710" w:author="Yali Chen" w:date="2025-12-29T15:02:00Z" w16du:dateUtc="2025-12-29T07:02:00Z">
              <w:r w:rsidRPr="00FD35A8" w:rsidDel="003B6A27">
                <w:rPr>
                  <w:rFonts w:ascii="Times New Roman" w:hAnsi="Times New Roman"/>
                </w:rPr>
                <w:delText>xx</w:delText>
              </w:r>
            </w:del>
          </w:p>
        </w:tc>
        <w:tc>
          <w:tcPr>
            <w:tcW w:w="0" w:type="auto"/>
          </w:tcPr>
          <w:p w14:paraId="649F5D8C" w14:textId="4EEAD169" w:rsidR="002C1881" w:rsidRPr="00FD35A8" w:rsidDel="003B6A27" w:rsidRDefault="002C1881" w:rsidP="002C1881">
            <w:pPr>
              <w:rPr>
                <w:del w:id="1711" w:author="Yali Chen" w:date="2025-12-29T15:02:00Z" w16du:dateUtc="2025-12-29T07:02:00Z"/>
                <w:rFonts w:ascii="Times New Roman" w:hAnsi="Times New Roman"/>
              </w:rPr>
            </w:pPr>
            <w:del w:id="1712" w:author="Yali Chen" w:date="2025-12-29T15:02:00Z" w16du:dateUtc="2025-12-29T07:02:00Z">
              <w:r w:rsidRPr="00FD35A8" w:rsidDel="003B6A27">
                <w:rPr>
                  <w:rFonts w:ascii="Times New Roman" w:hAnsi="Times New Roman"/>
                </w:rPr>
                <w:delText>xx</w:delText>
              </w:r>
            </w:del>
          </w:p>
        </w:tc>
        <w:tc>
          <w:tcPr>
            <w:tcW w:w="0" w:type="auto"/>
          </w:tcPr>
          <w:p w14:paraId="50D4B2AD" w14:textId="7671974A" w:rsidR="002C1881" w:rsidRPr="00FD35A8" w:rsidDel="003B6A27" w:rsidRDefault="002C1881" w:rsidP="002C1881">
            <w:pPr>
              <w:rPr>
                <w:del w:id="1713" w:author="Yali Chen" w:date="2025-12-29T15:02:00Z" w16du:dateUtc="2025-12-29T07:02:00Z"/>
                <w:rFonts w:ascii="Times New Roman" w:hAnsi="Times New Roman"/>
              </w:rPr>
            </w:pPr>
            <w:del w:id="1714" w:author="Yali Chen" w:date="2025-12-29T15:02:00Z" w16du:dateUtc="2025-12-29T07:02:00Z">
              <w:r w:rsidRPr="00FD35A8" w:rsidDel="003B6A27">
                <w:rPr>
                  <w:rFonts w:ascii="Times New Roman" w:hAnsi="Times New Roman"/>
                </w:rPr>
                <w:delText>xx</w:delText>
              </w:r>
            </w:del>
          </w:p>
        </w:tc>
        <w:tc>
          <w:tcPr>
            <w:tcW w:w="0" w:type="auto"/>
          </w:tcPr>
          <w:p w14:paraId="0AD7897E" w14:textId="0B8EA030" w:rsidR="002C1881" w:rsidRPr="00FD35A8" w:rsidDel="003B6A27" w:rsidRDefault="002C1881" w:rsidP="002C1881">
            <w:pPr>
              <w:rPr>
                <w:del w:id="1715" w:author="Yali Chen" w:date="2025-12-29T15:02:00Z" w16du:dateUtc="2025-12-29T07:02:00Z"/>
                <w:rFonts w:ascii="Times New Roman" w:hAnsi="Times New Roman"/>
              </w:rPr>
            </w:pPr>
            <w:del w:id="1716" w:author="Yali Chen" w:date="2025-12-29T15:02:00Z" w16du:dateUtc="2025-12-29T07:02:00Z">
              <w:r w:rsidRPr="00FD35A8" w:rsidDel="003B6A27">
                <w:rPr>
                  <w:rFonts w:ascii="Times New Roman" w:hAnsi="Times New Roman"/>
                </w:rPr>
                <w:delText>xx</w:delText>
              </w:r>
            </w:del>
          </w:p>
        </w:tc>
        <w:tc>
          <w:tcPr>
            <w:tcW w:w="0" w:type="auto"/>
          </w:tcPr>
          <w:p w14:paraId="09C256CE" w14:textId="247455A6" w:rsidR="002C1881" w:rsidRPr="00FD35A8" w:rsidDel="003B6A27" w:rsidRDefault="002C1881" w:rsidP="002C1881">
            <w:pPr>
              <w:rPr>
                <w:del w:id="1717" w:author="Yali Chen" w:date="2025-12-29T15:02:00Z" w16du:dateUtc="2025-12-29T07:02:00Z"/>
                <w:rFonts w:ascii="Times New Roman" w:hAnsi="Times New Roman"/>
              </w:rPr>
            </w:pPr>
            <w:del w:id="1718" w:author="Yali Chen" w:date="2025-12-29T15:02:00Z" w16du:dateUtc="2025-12-29T07:02:00Z">
              <w:r w:rsidRPr="00FD35A8" w:rsidDel="003B6A27">
                <w:rPr>
                  <w:rFonts w:ascii="Times New Roman" w:hAnsi="Times New Roman"/>
                </w:rPr>
                <w:delText>xx</w:delText>
              </w:r>
            </w:del>
          </w:p>
        </w:tc>
      </w:tr>
      <w:tr w:rsidR="002C1881" w:rsidRPr="00FD35A8" w:rsidDel="00073B15" w14:paraId="1719BB12" w14:textId="2087151E" w:rsidTr="002712DA">
        <w:trPr>
          <w:trHeight w:val="149"/>
          <w:del w:id="1719" w:author="Yali Chen" w:date="2025-12-17T14:10:00Z"/>
        </w:trPr>
        <w:tc>
          <w:tcPr>
            <w:tcW w:w="0" w:type="auto"/>
          </w:tcPr>
          <w:p w14:paraId="4127A227" w14:textId="54BCD3D3" w:rsidR="002C1881" w:rsidRPr="00FD35A8" w:rsidDel="00073B15" w:rsidRDefault="002C1881" w:rsidP="002C1881">
            <w:pPr>
              <w:rPr>
                <w:del w:id="1720" w:author="Yali Chen" w:date="2025-12-17T14:10:00Z" w16du:dateUtc="2025-12-17T06:10:00Z"/>
                <w:rFonts w:ascii="Times New Roman" w:hAnsi="Times New Roman"/>
                <w:bCs/>
              </w:rPr>
            </w:pPr>
            <w:commentRangeStart w:id="1721"/>
            <w:commentRangeStart w:id="1722"/>
            <w:del w:id="1723" w:author="Yali Chen" w:date="2025-12-17T14:10:00Z" w16du:dateUtc="2025-12-17T06:10:00Z">
              <w:r w:rsidRPr="00FD35A8" w:rsidDel="00073B15">
                <w:rPr>
                  <w:rFonts w:ascii="Times New Roman" w:hAnsi="Times New Roman"/>
                  <w:bCs/>
                  <w:lang w:eastAsia="zh-CN"/>
                </w:rPr>
                <w:delText>E</w:delText>
              </w:r>
              <w:r w:rsidRPr="00FD35A8" w:rsidDel="00073B15">
                <w:rPr>
                  <w:rFonts w:ascii="Times New Roman" w:hAnsi="Times New Roman"/>
                  <w:bCs/>
                </w:rPr>
                <w:delText>xtent of damage score (points)</w:delText>
              </w:r>
            </w:del>
          </w:p>
        </w:tc>
        <w:tc>
          <w:tcPr>
            <w:tcW w:w="0" w:type="auto"/>
          </w:tcPr>
          <w:p w14:paraId="28849599" w14:textId="720E8BB5" w:rsidR="002C1881" w:rsidRPr="00FD35A8" w:rsidDel="00073B15" w:rsidRDefault="002C1881" w:rsidP="002C1881">
            <w:pPr>
              <w:rPr>
                <w:del w:id="1724" w:author="Yali Chen" w:date="2025-12-17T14:10:00Z" w16du:dateUtc="2025-12-17T06:10:00Z"/>
                <w:rFonts w:ascii="Times New Roman" w:hAnsi="Times New Roman"/>
              </w:rPr>
            </w:pPr>
            <w:del w:id="1725" w:author="Yali Chen" w:date="2025-12-17T14:10:00Z" w16du:dateUtc="2025-12-17T06:10:00Z">
              <w:r w:rsidRPr="00FD35A8" w:rsidDel="00073B15">
                <w:rPr>
                  <w:rFonts w:ascii="Times New Roman" w:hAnsi="Times New Roman"/>
                </w:rPr>
                <w:delText>xx</w:delText>
              </w:r>
            </w:del>
          </w:p>
        </w:tc>
        <w:tc>
          <w:tcPr>
            <w:tcW w:w="0" w:type="auto"/>
          </w:tcPr>
          <w:p w14:paraId="016BE9D9" w14:textId="6CD629D5" w:rsidR="002C1881" w:rsidRPr="00FD35A8" w:rsidDel="00073B15" w:rsidRDefault="002C1881" w:rsidP="002C1881">
            <w:pPr>
              <w:rPr>
                <w:del w:id="1726" w:author="Yali Chen" w:date="2025-12-17T14:10:00Z" w16du:dateUtc="2025-12-17T06:10:00Z"/>
                <w:rFonts w:ascii="Times New Roman" w:hAnsi="Times New Roman"/>
              </w:rPr>
            </w:pPr>
            <w:del w:id="1727" w:author="Yali Chen" w:date="2025-12-17T14:10:00Z" w16du:dateUtc="2025-12-17T06:10:00Z">
              <w:r w:rsidRPr="00FD35A8" w:rsidDel="00073B15">
                <w:rPr>
                  <w:rFonts w:ascii="Times New Roman" w:hAnsi="Times New Roman"/>
                </w:rPr>
                <w:delText>xx</w:delText>
              </w:r>
            </w:del>
          </w:p>
        </w:tc>
        <w:tc>
          <w:tcPr>
            <w:tcW w:w="0" w:type="auto"/>
          </w:tcPr>
          <w:p w14:paraId="23F6E673" w14:textId="4D430FFB" w:rsidR="002C1881" w:rsidRPr="00FD35A8" w:rsidDel="00073B15" w:rsidRDefault="002C1881" w:rsidP="002C1881">
            <w:pPr>
              <w:rPr>
                <w:del w:id="1728" w:author="Yali Chen" w:date="2025-12-17T14:10:00Z" w16du:dateUtc="2025-12-17T06:10:00Z"/>
                <w:rFonts w:ascii="Times New Roman" w:hAnsi="Times New Roman"/>
              </w:rPr>
            </w:pPr>
            <w:del w:id="1729" w:author="Yali Chen" w:date="2025-12-17T14:10:00Z" w16du:dateUtc="2025-12-17T06:10:00Z">
              <w:r w:rsidRPr="00FD35A8" w:rsidDel="00073B15">
                <w:rPr>
                  <w:rFonts w:ascii="Times New Roman" w:hAnsi="Times New Roman"/>
                </w:rPr>
                <w:delText>xx</w:delText>
              </w:r>
            </w:del>
          </w:p>
        </w:tc>
        <w:tc>
          <w:tcPr>
            <w:tcW w:w="0" w:type="auto"/>
          </w:tcPr>
          <w:p w14:paraId="51F3A198" w14:textId="57ACAF81" w:rsidR="002C1881" w:rsidRPr="00FD35A8" w:rsidDel="00073B15" w:rsidRDefault="002C1881" w:rsidP="002C1881">
            <w:pPr>
              <w:rPr>
                <w:del w:id="1730" w:author="Yali Chen" w:date="2025-12-17T14:10:00Z" w16du:dateUtc="2025-12-17T06:10:00Z"/>
                <w:rFonts w:ascii="Times New Roman" w:hAnsi="Times New Roman"/>
              </w:rPr>
            </w:pPr>
            <w:del w:id="1731" w:author="Yali Chen" w:date="2025-12-17T14:10:00Z" w16du:dateUtc="2025-12-17T06:10:00Z">
              <w:r w:rsidRPr="00FD35A8" w:rsidDel="00073B15">
                <w:rPr>
                  <w:rFonts w:ascii="Times New Roman" w:hAnsi="Times New Roman"/>
                </w:rPr>
                <w:delText>xx</w:delText>
              </w:r>
            </w:del>
          </w:p>
        </w:tc>
        <w:tc>
          <w:tcPr>
            <w:tcW w:w="0" w:type="auto"/>
          </w:tcPr>
          <w:p w14:paraId="0A8B2511" w14:textId="23B98DF1" w:rsidR="002C1881" w:rsidRPr="00FD35A8" w:rsidDel="00073B15" w:rsidRDefault="002C1881" w:rsidP="002C1881">
            <w:pPr>
              <w:rPr>
                <w:del w:id="1732" w:author="Yali Chen" w:date="2025-12-17T14:10:00Z" w16du:dateUtc="2025-12-17T06:10:00Z"/>
                <w:rFonts w:ascii="Times New Roman" w:hAnsi="Times New Roman"/>
              </w:rPr>
            </w:pPr>
            <w:del w:id="1733" w:author="Yali Chen" w:date="2025-12-17T14:10:00Z" w16du:dateUtc="2025-12-17T06:10:00Z">
              <w:r w:rsidRPr="00FD35A8" w:rsidDel="00073B15">
                <w:rPr>
                  <w:rFonts w:ascii="Times New Roman" w:hAnsi="Times New Roman"/>
                </w:rPr>
                <w:delText>xx</w:delText>
              </w:r>
            </w:del>
          </w:p>
        </w:tc>
      </w:tr>
      <w:tr w:rsidR="002C1881" w:rsidRPr="00FD35A8" w:rsidDel="00073B15" w14:paraId="72607F7A" w14:textId="3C998FE0" w:rsidTr="002712DA">
        <w:trPr>
          <w:trHeight w:val="281"/>
          <w:del w:id="1734" w:author="Yali Chen" w:date="2025-12-17T14:10:00Z"/>
        </w:trPr>
        <w:tc>
          <w:tcPr>
            <w:tcW w:w="0" w:type="auto"/>
          </w:tcPr>
          <w:p w14:paraId="33D8B8AE" w14:textId="788943D1" w:rsidR="002C1881" w:rsidRPr="00FD35A8" w:rsidDel="00073B15" w:rsidRDefault="002C1881" w:rsidP="002C1881">
            <w:pPr>
              <w:rPr>
                <w:del w:id="1735" w:author="Yali Chen" w:date="2025-12-17T14:10:00Z" w16du:dateUtc="2025-12-17T06:10:00Z"/>
                <w:rFonts w:ascii="Times New Roman" w:hAnsi="Times New Roman"/>
                <w:bCs/>
              </w:rPr>
            </w:pPr>
            <w:del w:id="1736" w:author="Yali Chen" w:date="2025-12-17T14:10:00Z" w16du:dateUtc="2025-12-17T06:10:00Z">
              <w:r w:rsidRPr="00FD35A8" w:rsidDel="00073B15">
                <w:rPr>
                  <w:rFonts w:ascii="Times New Roman" w:hAnsi="Times New Roman"/>
                  <w:bCs/>
                  <w:lang w:eastAsia="zh-CN"/>
                </w:rPr>
                <w:delText>S</w:delText>
              </w:r>
              <w:r w:rsidRPr="00FD35A8" w:rsidDel="00073B15">
                <w:rPr>
                  <w:rFonts w:ascii="Times New Roman" w:hAnsi="Times New Roman"/>
                  <w:bCs/>
                </w:rPr>
                <w:delText>everity of damage score (points)</w:delText>
              </w:r>
            </w:del>
          </w:p>
        </w:tc>
        <w:tc>
          <w:tcPr>
            <w:tcW w:w="0" w:type="auto"/>
          </w:tcPr>
          <w:p w14:paraId="1C31C581" w14:textId="06E7597A" w:rsidR="002C1881" w:rsidRPr="00FD35A8" w:rsidDel="00073B15" w:rsidRDefault="002C1881" w:rsidP="002C1881">
            <w:pPr>
              <w:rPr>
                <w:del w:id="1737" w:author="Yali Chen" w:date="2025-12-17T14:10:00Z" w16du:dateUtc="2025-12-17T06:10:00Z"/>
                <w:rFonts w:ascii="Times New Roman" w:hAnsi="Times New Roman"/>
              </w:rPr>
            </w:pPr>
            <w:del w:id="1738" w:author="Yali Chen" w:date="2025-12-17T14:10:00Z" w16du:dateUtc="2025-12-17T06:10:00Z">
              <w:r w:rsidRPr="00FD35A8" w:rsidDel="00073B15">
                <w:rPr>
                  <w:rFonts w:ascii="Times New Roman" w:hAnsi="Times New Roman"/>
                </w:rPr>
                <w:delText>xx</w:delText>
              </w:r>
            </w:del>
          </w:p>
        </w:tc>
        <w:tc>
          <w:tcPr>
            <w:tcW w:w="0" w:type="auto"/>
          </w:tcPr>
          <w:p w14:paraId="3C72949E" w14:textId="30DFB310" w:rsidR="002C1881" w:rsidRPr="00FD35A8" w:rsidDel="00073B15" w:rsidRDefault="002C1881" w:rsidP="002C1881">
            <w:pPr>
              <w:rPr>
                <w:del w:id="1739" w:author="Yali Chen" w:date="2025-12-17T14:10:00Z" w16du:dateUtc="2025-12-17T06:10:00Z"/>
                <w:rFonts w:ascii="Times New Roman" w:hAnsi="Times New Roman"/>
              </w:rPr>
            </w:pPr>
            <w:del w:id="1740" w:author="Yali Chen" w:date="2025-12-17T14:10:00Z" w16du:dateUtc="2025-12-17T06:10:00Z">
              <w:r w:rsidRPr="00FD35A8" w:rsidDel="00073B15">
                <w:rPr>
                  <w:rFonts w:ascii="Times New Roman" w:hAnsi="Times New Roman"/>
                </w:rPr>
                <w:delText>xx</w:delText>
              </w:r>
            </w:del>
          </w:p>
        </w:tc>
        <w:tc>
          <w:tcPr>
            <w:tcW w:w="0" w:type="auto"/>
          </w:tcPr>
          <w:p w14:paraId="12BC586E" w14:textId="45C052C1" w:rsidR="002C1881" w:rsidRPr="00FD35A8" w:rsidDel="00073B15" w:rsidRDefault="002C1881" w:rsidP="002C1881">
            <w:pPr>
              <w:rPr>
                <w:del w:id="1741" w:author="Yali Chen" w:date="2025-12-17T14:10:00Z" w16du:dateUtc="2025-12-17T06:10:00Z"/>
                <w:rFonts w:ascii="Times New Roman" w:hAnsi="Times New Roman"/>
              </w:rPr>
            </w:pPr>
            <w:del w:id="1742" w:author="Yali Chen" w:date="2025-12-17T14:10:00Z" w16du:dateUtc="2025-12-17T06:10:00Z">
              <w:r w:rsidRPr="00FD35A8" w:rsidDel="00073B15">
                <w:rPr>
                  <w:rFonts w:ascii="Times New Roman" w:hAnsi="Times New Roman"/>
                </w:rPr>
                <w:delText>xx</w:delText>
              </w:r>
            </w:del>
          </w:p>
        </w:tc>
        <w:tc>
          <w:tcPr>
            <w:tcW w:w="0" w:type="auto"/>
          </w:tcPr>
          <w:p w14:paraId="5E991E12" w14:textId="1CE10166" w:rsidR="002C1881" w:rsidRPr="00FD35A8" w:rsidDel="00073B15" w:rsidRDefault="002C1881" w:rsidP="002C1881">
            <w:pPr>
              <w:rPr>
                <w:del w:id="1743" w:author="Yali Chen" w:date="2025-12-17T14:10:00Z" w16du:dateUtc="2025-12-17T06:10:00Z"/>
                <w:rFonts w:ascii="Times New Roman" w:hAnsi="Times New Roman"/>
              </w:rPr>
            </w:pPr>
            <w:del w:id="1744" w:author="Yali Chen" w:date="2025-12-17T14:10:00Z" w16du:dateUtc="2025-12-17T06:10:00Z">
              <w:r w:rsidRPr="00FD35A8" w:rsidDel="00073B15">
                <w:rPr>
                  <w:rFonts w:ascii="Times New Roman" w:hAnsi="Times New Roman"/>
                </w:rPr>
                <w:delText>xx</w:delText>
              </w:r>
            </w:del>
          </w:p>
        </w:tc>
        <w:tc>
          <w:tcPr>
            <w:tcW w:w="0" w:type="auto"/>
          </w:tcPr>
          <w:p w14:paraId="33237587" w14:textId="27A9EA98" w:rsidR="002C1881" w:rsidRPr="00FD35A8" w:rsidDel="00073B15" w:rsidRDefault="002C1881" w:rsidP="002C1881">
            <w:pPr>
              <w:rPr>
                <w:del w:id="1745" w:author="Yali Chen" w:date="2025-12-17T14:10:00Z" w16du:dateUtc="2025-12-17T06:10:00Z"/>
                <w:rFonts w:ascii="Times New Roman" w:hAnsi="Times New Roman"/>
              </w:rPr>
            </w:pPr>
            <w:del w:id="1746" w:author="Yali Chen" w:date="2025-12-17T14:10:00Z" w16du:dateUtc="2025-12-17T06:10:00Z">
              <w:r w:rsidRPr="00FD35A8" w:rsidDel="00073B15">
                <w:rPr>
                  <w:rFonts w:ascii="Times New Roman" w:hAnsi="Times New Roman"/>
                </w:rPr>
                <w:delText>xx</w:delText>
              </w:r>
            </w:del>
          </w:p>
        </w:tc>
      </w:tr>
      <w:tr w:rsidR="002C1881" w:rsidRPr="00FD35A8" w14:paraId="50D83915" w14:textId="77777777" w:rsidTr="002712DA">
        <w:trPr>
          <w:trHeight w:val="281"/>
        </w:trPr>
        <w:tc>
          <w:tcPr>
            <w:tcW w:w="0" w:type="auto"/>
          </w:tcPr>
          <w:p w14:paraId="7B075770" w14:textId="164BA184" w:rsidR="002C1881" w:rsidRPr="00FD35A8" w:rsidRDefault="00E53E13" w:rsidP="002C1881">
            <w:pPr>
              <w:rPr>
                <w:rFonts w:ascii="Times New Roman" w:hAnsi="Times New Roman"/>
                <w:bCs/>
              </w:rPr>
            </w:pPr>
            <w:ins w:id="1747" w:author="Yali Chen" w:date="2025-12-17T14:05:00Z" w16du:dateUtc="2025-12-17T06:05:00Z">
              <w:r w:rsidRPr="00FD35A8">
                <w:rPr>
                  <w:rFonts w:ascii="Times New Roman" w:hAnsi="Times New Roman"/>
                  <w:bCs/>
                  <w:lang w:eastAsia="zh-CN"/>
                </w:rPr>
                <w:t>MDI-</w:t>
              </w:r>
            </w:ins>
            <w:r w:rsidR="002C1881" w:rsidRPr="00FD35A8">
              <w:rPr>
                <w:rFonts w:ascii="Times New Roman" w:hAnsi="Times New Roman"/>
                <w:bCs/>
                <w:lang w:eastAsia="zh-CN"/>
              </w:rPr>
              <w:t>E</w:t>
            </w:r>
            <w:r w:rsidR="002C1881" w:rsidRPr="00FD35A8">
              <w:rPr>
                <w:rFonts w:ascii="Times New Roman" w:hAnsi="Times New Roman"/>
                <w:bCs/>
              </w:rPr>
              <w:t>xtended damage score (points)</w:t>
            </w:r>
          </w:p>
        </w:tc>
        <w:tc>
          <w:tcPr>
            <w:tcW w:w="0" w:type="auto"/>
          </w:tcPr>
          <w:p w14:paraId="63B26815" w14:textId="448651D6"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4E4FEC55" w14:textId="6FFE516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B2A58A3" w14:textId="0A852A3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5297444C" w14:textId="31B16582"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02404C8" w14:textId="7D900AC8" w:rsidR="002C1881" w:rsidRPr="00FD35A8" w:rsidRDefault="002C1881" w:rsidP="002C1881">
            <w:pPr>
              <w:rPr>
                <w:rFonts w:ascii="Times New Roman" w:hAnsi="Times New Roman"/>
              </w:rPr>
            </w:pPr>
            <w:r w:rsidRPr="00FD35A8">
              <w:rPr>
                <w:rFonts w:ascii="Times New Roman" w:hAnsi="Times New Roman"/>
              </w:rPr>
              <w:t>xx</w:t>
            </w:r>
          </w:p>
        </w:tc>
      </w:tr>
      <w:commentRangeEnd w:id="1721"/>
      <w:tr w:rsidR="002C1881" w:rsidRPr="00FD35A8" w14:paraId="57458DCA" w14:textId="77777777" w:rsidTr="002712DA">
        <w:trPr>
          <w:trHeight w:val="281"/>
        </w:trPr>
        <w:tc>
          <w:tcPr>
            <w:tcW w:w="0" w:type="auto"/>
          </w:tcPr>
          <w:p w14:paraId="1212BEF6" w14:textId="19C58B16" w:rsidR="002C1881" w:rsidRPr="00FD35A8" w:rsidRDefault="00A51B88" w:rsidP="002C1881">
            <w:pPr>
              <w:rPr>
                <w:rFonts w:ascii="Times New Roman" w:hAnsi="Times New Roman"/>
                <w:bCs/>
              </w:rPr>
            </w:pPr>
            <w:r w:rsidRPr="00FD35A8">
              <w:rPr>
                <w:rStyle w:val="CommentReference"/>
                <w:rFonts w:ascii="Times New Roman" w:hAnsi="Times New Roman"/>
                <w:bCs/>
                <w:sz w:val="20"/>
                <w:szCs w:val="20"/>
              </w:rPr>
              <w:commentReference w:id="1721"/>
            </w:r>
            <w:commentRangeEnd w:id="1722"/>
            <w:r w:rsidR="0010172E" w:rsidRPr="00FD35A8">
              <w:rPr>
                <w:rStyle w:val="CommentReference"/>
                <w:rFonts w:ascii="Times New Roman" w:hAnsi="Times New Roman"/>
                <w:bCs/>
                <w:sz w:val="20"/>
                <w:szCs w:val="20"/>
              </w:rPr>
              <w:commentReference w:id="1722"/>
            </w:r>
            <w:r w:rsidR="002C1881" w:rsidRPr="00FD35A8">
              <w:rPr>
                <w:rFonts w:ascii="Times New Roman" w:hAnsi="Times New Roman"/>
                <w:bCs/>
              </w:rPr>
              <w:t>CK (U/liter)</w:t>
            </w:r>
          </w:p>
        </w:tc>
        <w:tc>
          <w:tcPr>
            <w:tcW w:w="0" w:type="auto"/>
          </w:tcPr>
          <w:p w14:paraId="74349F28" w14:textId="19FAA3B4"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1CABFCA" w14:textId="3F66EC69"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A2C5E67" w14:textId="6A883E9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32E9433" w14:textId="07D583B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CF828E3" w14:textId="252AD60E" w:rsidR="002C1881" w:rsidRPr="00FD35A8" w:rsidRDefault="002C1881" w:rsidP="002C1881">
            <w:pPr>
              <w:rPr>
                <w:rFonts w:ascii="Times New Roman" w:hAnsi="Times New Roman"/>
              </w:rPr>
            </w:pPr>
            <w:r w:rsidRPr="00FD35A8">
              <w:rPr>
                <w:rFonts w:ascii="Times New Roman" w:hAnsi="Times New Roman"/>
              </w:rPr>
              <w:t>xx</w:t>
            </w:r>
          </w:p>
        </w:tc>
      </w:tr>
      <w:tr w:rsidR="0003244D" w:rsidRPr="00FD35A8" w14:paraId="2453EEFD" w14:textId="77777777" w:rsidTr="002712DA">
        <w:trPr>
          <w:trHeight w:val="281"/>
        </w:trPr>
        <w:tc>
          <w:tcPr>
            <w:tcW w:w="0" w:type="auto"/>
            <w:hideMark/>
          </w:tcPr>
          <w:p w14:paraId="77068401" w14:textId="3A359933" w:rsidR="0003244D" w:rsidRPr="00FD35A8" w:rsidRDefault="00AB00BA" w:rsidP="0003244D">
            <w:pPr>
              <w:rPr>
                <w:rFonts w:ascii="Times New Roman" w:hAnsi="Times New Roman"/>
                <w:lang w:eastAsia="zh-CN"/>
              </w:rPr>
            </w:pPr>
            <w:r w:rsidRPr="00FD35A8">
              <w:rPr>
                <w:rFonts w:ascii="Times New Roman" w:hAnsi="Times New Roman"/>
                <w:lang w:eastAsia="zh-CN"/>
              </w:rPr>
              <w:t>FVC (units)</w:t>
            </w:r>
          </w:p>
        </w:tc>
        <w:tc>
          <w:tcPr>
            <w:tcW w:w="0" w:type="auto"/>
            <w:hideMark/>
          </w:tcPr>
          <w:p w14:paraId="50031BC4" w14:textId="385E53C9"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224CFC5B" w14:textId="2D298A02"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7E79F3D7" w14:textId="7820FEF3"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278C7592" w14:textId="00113DE2"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52871C42" w14:textId="311C9ACF" w:rsidR="0003244D" w:rsidRPr="00FD35A8" w:rsidRDefault="0003244D" w:rsidP="0003244D">
            <w:pPr>
              <w:rPr>
                <w:rFonts w:ascii="Times New Roman" w:hAnsi="Times New Roman"/>
              </w:rPr>
            </w:pPr>
            <w:r w:rsidRPr="00FD35A8">
              <w:rPr>
                <w:rFonts w:ascii="Times New Roman" w:hAnsi="Times New Roman"/>
              </w:rPr>
              <w:t>xx</w:t>
            </w:r>
          </w:p>
        </w:tc>
      </w:tr>
      <w:tr w:rsidR="0003244D" w:rsidRPr="00FD35A8" w14:paraId="586CB264" w14:textId="77777777" w:rsidTr="002712DA">
        <w:trPr>
          <w:trHeight w:val="285"/>
        </w:trPr>
        <w:tc>
          <w:tcPr>
            <w:tcW w:w="0" w:type="auto"/>
            <w:hideMark/>
          </w:tcPr>
          <w:p w14:paraId="43041FAD" w14:textId="0F141F56" w:rsidR="0003244D" w:rsidRPr="00FD35A8" w:rsidRDefault="00AB00BA" w:rsidP="0003244D">
            <w:pPr>
              <w:rPr>
                <w:rFonts w:ascii="Times New Roman" w:hAnsi="Times New Roman"/>
              </w:rPr>
            </w:pPr>
            <w:r w:rsidRPr="00FD35A8">
              <w:rPr>
                <w:rFonts w:ascii="Times New Roman" w:hAnsi="Times New Roman"/>
                <w:lang w:eastAsia="zh-CN"/>
              </w:rPr>
              <w:t>pp</w:t>
            </w:r>
            <w:r w:rsidRPr="00FD35A8">
              <w:rPr>
                <w:rFonts w:ascii="Times New Roman" w:hAnsi="Times New Roman"/>
              </w:rPr>
              <w:t>FVC (units)</w:t>
            </w:r>
          </w:p>
        </w:tc>
        <w:tc>
          <w:tcPr>
            <w:tcW w:w="0" w:type="auto"/>
            <w:hideMark/>
          </w:tcPr>
          <w:p w14:paraId="103FF96E" w14:textId="0DA17C71"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0150B2AD" w14:textId="4B61218D"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0FE355CA" w14:textId="0568EE11"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1F5EF00A" w14:textId="7B060624" w:rsidR="0003244D" w:rsidRPr="00FD35A8" w:rsidRDefault="0003244D" w:rsidP="0003244D">
            <w:pPr>
              <w:rPr>
                <w:rFonts w:ascii="Times New Roman" w:hAnsi="Times New Roman"/>
              </w:rPr>
            </w:pPr>
            <w:r w:rsidRPr="00FD35A8">
              <w:rPr>
                <w:rFonts w:ascii="Times New Roman" w:hAnsi="Times New Roman"/>
              </w:rPr>
              <w:t>xx</w:t>
            </w:r>
          </w:p>
        </w:tc>
        <w:tc>
          <w:tcPr>
            <w:tcW w:w="0" w:type="auto"/>
            <w:hideMark/>
          </w:tcPr>
          <w:p w14:paraId="182B83D1" w14:textId="2DC23BF0" w:rsidR="0003244D" w:rsidRPr="00FD35A8" w:rsidRDefault="0003244D" w:rsidP="0003244D">
            <w:pPr>
              <w:rPr>
                <w:rFonts w:ascii="Times New Roman" w:hAnsi="Times New Roman"/>
              </w:rPr>
            </w:pPr>
            <w:r w:rsidRPr="00FD35A8">
              <w:rPr>
                <w:rFonts w:ascii="Times New Roman" w:hAnsi="Times New Roman"/>
              </w:rPr>
              <w:t>xx</w:t>
            </w:r>
          </w:p>
        </w:tc>
      </w:tr>
      <w:tr w:rsidR="0003244D" w:rsidRPr="00FD35A8" w14:paraId="46B4C1C9" w14:textId="77777777" w:rsidTr="00BF76DD">
        <w:trPr>
          <w:trHeight w:val="480"/>
        </w:trPr>
        <w:tc>
          <w:tcPr>
            <w:tcW w:w="0" w:type="auto"/>
            <w:tcBorders>
              <w:bottom w:val="single" w:sz="4" w:space="0" w:color="auto"/>
            </w:tcBorders>
            <w:hideMark/>
          </w:tcPr>
          <w:p w14:paraId="38161EDD" w14:textId="0BF4A7B7" w:rsidR="0003244D" w:rsidRPr="00FD35A8" w:rsidRDefault="0003244D" w:rsidP="0003244D">
            <w:pPr>
              <w:rPr>
                <w:rFonts w:ascii="Times New Roman" w:hAnsi="Times New Roman"/>
              </w:rPr>
            </w:pPr>
            <w:commentRangeStart w:id="1748"/>
            <w:r w:rsidRPr="00FD35A8">
              <w:rPr>
                <w:rFonts w:ascii="Times New Roman" w:hAnsi="Times New Roman"/>
                <w:bCs/>
              </w:rPr>
              <w:t>TIS (points)</w:t>
            </w:r>
            <w:commentRangeEnd w:id="1748"/>
            <w:r w:rsidR="001B3BB4" w:rsidRPr="00FD35A8">
              <w:rPr>
                <w:rStyle w:val="CommentReference"/>
                <w:rFonts w:ascii="Times New Roman" w:hAnsi="Times New Roman"/>
                <w:sz w:val="20"/>
                <w:szCs w:val="20"/>
              </w:rPr>
              <w:commentReference w:id="1748"/>
            </w:r>
          </w:p>
        </w:tc>
        <w:tc>
          <w:tcPr>
            <w:tcW w:w="0" w:type="auto"/>
            <w:tcBorders>
              <w:bottom w:val="single" w:sz="4" w:space="0" w:color="auto"/>
            </w:tcBorders>
            <w:hideMark/>
          </w:tcPr>
          <w:p w14:paraId="43AAD1FC" w14:textId="7489D4FC"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0B469840" w14:textId="706243DC"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2E4B91B6" w14:textId="1288B7EE"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2421D161" w14:textId="30E34B43" w:rsidR="0003244D" w:rsidRPr="00FD35A8" w:rsidRDefault="0003244D" w:rsidP="0003244D">
            <w:pPr>
              <w:rPr>
                <w:rFonts w:ascii="Times New Roman" w:hAnsi="Times New Roman"/>
              </w:rPr>
            </w:pPr>
            <w:r w:rsidRPr="00FD35A8">
              <w:rPr>
                <w:rFonts w:ascii="Times New Roman" w:hAnsi="Times New Roman"/>
              </w:rPr>
              <w:t>xx</w:t>
            </w:r>
          </w:p>
        </w:tc>
        <w:tc>
          <w:tcPr>
            <w:tcW w:w="0" w:type="auto"/>
            <w:tcBorders>
              <w:bottom w:val="single" w:sz="4" w:space="0" w:color="auto"/>
            </w:tcBorders>
            <w:hideMark/>
          </w:tcPr>
          <w:p w14:paraId="406A3D0C" w14:textId="7E594A25" w:rsidR="0003244D" w:rsidRPr="00FD35A8" w:rsidRDefault="0003244D" w:rsidP="0003244D">
            <w:pPr>
              <w:rPr>
                <w:rFonts w:ascii="Times New Roman" w:hAnsi="Times New Roman"/>
              </w:rPr>
            </w:pPr>
            <w:r w:rsidRPr="00FD35A8">
              <w:rPr>
                <w:rFonts w:ascii="Times New Roman" w:hAnsi="Times New Roman"/>
              </w:rPr>
              <w:t>xx</w:t>
            </w:r>
          </w:p>
        </w:tc>
      </w:tr>
    </w:tbl>
    <w:p w14:paraId="462E6DFB"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Note:</w:t>
      </w:r>
    </w:p>
    <w:p w14:paraId="2F66976E"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75430F59" w14:textId="126B3478" w:rsidR="00391088" w:rsidRPr="00FD35A8" w:rsidRDefault="001D78AD" w:rsidP="00C81D2A">
      <w:pPr>
        <w:widowControl/>
        <w:rPr>
          <w:rFonts w:ascii="Times New Roman" w:hAnsi="Times New Roman" w:cs="Times New Roman"/>
          <w:i/>
          <w:iCs/>
          <w:szCs w:val="20"/>
        </w:rPr>
      </w:pPr>
      <w:ins w:id="1749" w:author="Yali Chen" w:date="2025-12-17T14:04:00Z" w16du:dateUtc="2025-12-17T06:04:00Z">
        <w:r w:rsidRPr="00FD35A8">
          <w:rPr>
            <w:rFonts w:ascii="Times New Roman" w:hAnsi="Times New Roman" w:cs="Times New Roman"/>
            <w:szCs w:val="20"/>
          </w:rPr>
          <w:t>CK: Creatine Kinase</w:t>
        </w:r>
        <w:r w:rsidR="00E53E13" w:rsidRPr="00FD35A8">
          <w:rPr>
            <w:rFonts w:ascii="Times New Roman" w:hAnsi="Times New Roman" w:cs="Times New Roman"/>
            <w:szCs w:val="20"/>
          </w:rPr>
          <w:t>,</w:t>
        </w:r>
        <w:r w:rsidRPr="00FD35A8">
          <w:rPr>
            <w:rFonts w:ascii="Times New Roman" w:hAnsi="Times New Roman" w:cs="Times New Roman"/>
            <w:szCs w:val="20"/>
          </w:rPr>
          <w:t xml:space="preserve"> </w:t>
        </w:r>
      </w:ins>
      <w:r w:rsidR="0094770A" w:rsidRPr="00FD35A8">
        <w:rPr>
          <w:rFonts w:ascii="Times New Roman" w:hAnsi="Times New Roman" w:cs="Times New Roman"/>
          <w:szCs w:val="20"/>
        </w:rPr>
        <w:t>FVC: Forced Vital Capacity,</w:t>
      </w:r>
      <w:r w:rsidR="00793C90" w:rsidRPr="00FD35A8">
        <w:rPr>
          <w:rFonts w:ascii="Times New Roman" w:hAnsi="Times New Roman" w:cs="Times New Roman"/>
          <w:szCs w:val="20"/>
        </w:rPr>
        <w:t xml:space="preserve"> </w:t>
      </w:r>
      <w:r w:rsidR="00391088" w:rsidRPr="00FD35A8">
        <w:rPr>
          <w:rFonts w:ascii="Times New Roman" w:hAnsi="Times New Roman" w:cs="Times New Roman"/>
          <w:szCs w:val="20"/>
        </w:rPr>
        <w:t>IIM: Idiopathic Inflammatory Myopathies</w:t>
      </w:r>
      <w:r w:rsidR="00BF76DD" w:rsidRPr="00FD35A8">
        <w:rPr>
          <w:rFonts w:ascii="Times New Roman" w:hAnsi="Times New Roman" w:cs="Times New Roman"/>
          <w:szCs w:val="20"/>
        </w:rPr>
        <w:t xml:space="preserve">, </w:t>
      </w:r>
      <w:ins w:id="1750" w:author="Yali Chen" w:date="2025-12-17T13:54:00Z" w16du:dateUtc="2025-12-17T05:54:00Z">
        <w:r w:rsidR="00604EBC" w:rsidRPr="00FD35A8">
          <w:rPr>
            <w:rFonts w:ascii="Times New Roman" w:hAnsi="Times New Roman" w:cs="Times New Roman"/>
            <w:szCs w:val="20"/>
          </w:rPr>
          <w:t>MDAAT: Myositis Disease Activity Assessment Tool</w:t>
        </w:r>
      </w:ins>
      <w:ins w:id="1751" w:author="Yali Chen" w:date="2025-12-17T14:05:00Z" w16du:dateUtc="2025-12-17T06:05:00Z">
        <w:r w:rsidR="00E53E13" w:rsidRPr="00FD35A8">
          <w:rPr>
            <w:rFonts w:ascii="Times New Roman" w:hAnsi="Times New Roman" w:cs="Times New Roman"/>
            <w:szCs w:val="20"/>
          </w:rPr>
          <w:t>,</w:t>
        </w:r>
      </w:ins>
      <w:ins w:id="1752" w:author="Yali Chen" w:date="2025-12-17T13:54:00Z" w16du:dateUtc="2025-12-17T05:54:00Z">
        <w:r w:rsidR="00604EBC" w:rsidRPr="00FD35A8">
          <w:rPr>
            <w:rFonts w:ascii="Times New Roman" w:hAnsi="Times New Roman" w:cs="Times New Roman"/>
            <w:szCs w:val="20"/>
          </w:rPr>
          <w:t xml:space="preserve"> </w:t>
        </w:r>
      </w:ins>
      <w:ins w:id="1753" w:author="Yali Chen" w:date="2025-12-17T14:05:00Z" w16du:dateUtc="2025-12-17T06:05:00Z">
        <w:r w:rsidR="00A01CB5" w:rsidRPr="00FD35A8">
          <w:rPr>
            <w:rFonts w:ascii="Times New Roman" w:hAnsi="Times New Roman" w:cs="Times New Roman"/>
            <w:szCs w:val="20"/>
          </w:rPr>
          <w:t xml:space="preserve">MDI: Myositis Damage Index, </w:t>
        </w:r>
      </w:ins>
      <w:r w:rsidR="00A22FE1" w:rsidRPr="00FD35A8">
        <w:rPr>
          <w:rFonts w:ascii="Times New Roman" w:hAnsi="Times New Roman" w:cs="Times New Roman"/>
          <w:szCs w:val="20"/>
        </w:rPr>
        <w:t xml:space="preserve">MMT: Manual Muscle Testing, </w:t>
      </w:r>
      <w:r w:rsidR="00BF76DD" w:rsidRPr="00FD35A8">
        <w:rPr>
          <w:rFonts w:ascii="Times New Roman" w:hAnsi="Times New Roman" w:cs="Times New Roman"/>
          <w:szCs w:val="20"/>
        </w:rPr>
        <w:t>P</w:t>
      </w:r>
      <w:r w:rsidR="00793C90" w:rsidRPr="00FD35A8">
        <w:rPr>
          <w:rFonts w:ascii="Times New Roman" w:hAnsi="Times New Roman" w:cs="Times New Roman"/>
          <w:szCs w:val="20"/>
        </w:rPr>
        <w:t>h</w:t>
      </w:r>
      <w:r w:rsidR="00BF76DD" w:rsidRPr="00FD35A8">
        <w:rPr>
          <w:rFonts w:ascii="Times New Roman" w:hAnsi="Times New Roman" w:cs="Times New Roman"/>
          <w:szCs w:val="20"/>
        </w:rPr>
        <w:t>GA: Physician Global Activity</w:t>
      </w:r>
      <w:r w:rsidR="00A22FE1" w:rsidRPr="00FD35A8">
        <w:rPr>
          <w:rFonts w:ascii="Times New Roman" w:hAnsi="Times New Roman" w:cs="Times New Roman"/>
          <w:szCs w:val="20"/>
        </w:rPr>
        <w:t xml:space="preserve">, </w:t>
      </w:r>
      <w:r w:rsidR="00793C90" w:rsidRPr="00FD35A8">
        <w:rPr>
          <w:rFonts w:ascii="Times New Roman" w:hAnsi="Times New Roman" w:cs="Times New Roman"/>
          <w:szCs w:val="20"/>
        </w:rPr>
        <w:t xml:space="preserve">PtGA: Patient Global Activity, </w:t>
      </w:r>
      <w:r w:rsidR="00A22FE1" w:rsidRPr="00FD35A8">
        <w:rPr>
          <w:rFonts w:ascii="Times New Roman" w:hAnsi="Times New Roman" w:cs="Times New Roman"/>
          <w:szCs w:val="20"/>
        </w:rPr>
        <w:t>TIS: Total Improvement Score</w:t>
      </w:r>
      <w:r w:rsidR="0094770A" w:rsidRPr="00FD35A8">
        <w:rPr>
          <w:rFonts w:ascii="Times New Roman" w:hAnsi="Times New Roman" w:cs="Times New Roman"/>
          <w:szCs w:val="20"/>
        </w:rPr>
        <w:t>, ppFVC: percent predicted Forced Vital Capacity</w:t>
      </w:r>
    </w:p>
    <w:p w14:paraId="210CD8A7" w14:textId="77777777" w:rsidR="0010172E" w:rsidRPr="00FD35A8" w:rsidRDefault="0010172E" w:rsidP="00391088">
      <w:pPr>
        <w:widowControl/>
        <w:rPr>
          <w:ins w:id="1754" w:author="Yali Chen" w:date="2025-12-17T14:12:00Z" w16du:dateUtc="2025-12-17T06:12:00Z"/>
          <w:rFonts w:ascii="Times New Roman" w:hAnsi="Times New Roman" w:cs="Times New Roman"/>
          <w:szCs w:val="20"/>
        </w:rPr>
      </w:pPr>
    </w:p>
    <w:p w14:paraId="1574A361" w14:textId="77777777" w:rsidR="0010172E" w:rsidRPr="00FD35A8" w:rsidRDefault="0010172E" w:rsidP="00391088">
      <w:pPr>
        <w:widowControl/>
        <w:rPr>
          <w:ins w:id="1755" w:author="Yali Chen" w:date="2025-12-17T14:12:00Z" w16du:dateUtc="2025-12-17T06:12:00Z"/>
          <w:rFonts w:ascii="Times New Roman" w:hAnsi="Times New Roman" w:cs="Times New Roman"/>
          <w:i/>
          <w:iCs/>
          <w:szCs w:val="20"/>
        </w:rPr>
      </w:pPr>
      <w:ins w:id="1756" w:author="Yali Chen" w:date="2025-12-17T14:12:00Z" w16du:dateUtc="2025-12-17T06:12:00Z">
        <w:r w:rsidRPr="00FD35A8">
          <w:rPr>
            <w:rFonts w:ascii="Times New Roman" w:hAnsi="Times New Roman" w:cs="Times New Roman"/>
            <w:i/>
            <w:iCs/>
            <w:szCs w:val="20"/>
            <w:rPrChange w:id="1757" w:author="Yali Chen" w:date="2025-12-17T14:12:00Z" w16du:dateUtc="2025-12-17T06:12:00Z">
              <w:rPr>
                <w:rFonts w:ascii="Times New Roman" w:hAnsi="Times New Roman" w:cs="Times New Roman"/>
                <w:szCs w:val="20"/>
              </w:rPr>
            </w:rPrChange>
          </w:rPr>
          <w:t>Programming note</w:t>
        </w:r>
        <w:r w:rsidRPr="00FD35A8">
          <w:rPr>
            <w:rFonts w:ascii="Times New Roman" w:hAnsi="Times New Roman" w:cs="Times New Roman"/>
            <w:i/>
            <w:iCs/>
            <w:szCs w:val="20"/>
          </w:rPr>
          <w:t xml:space="preserve">: </w:t>
        </w:r>
      </w:ins>
    </w:p>
    <w:p w14:paraId="6BB6F456" w14:textId="14780AF4" w:rsidR="0010172E" w:rsidRPr="00FD35A8" w:rsidRDefault="007F0A9D" w:rsidP="00391088">
      <w:pPr>
        <w:widowControl/>
        <w:rPr>
          <w:ins w:id="1758" w:author="Yali Chen" w:date="2025-12-17T14:15:00Z" w16du:dateUtc="2025-12-17T06:15:00Z"/>
          <w:rFonts w:ascii="Times New Roman" w:hAnsi="Times New Roman" w:cs="Times New Roman"/>
          <w:i/>
          <w:iCs/>
          <w:szCs w:val="20"/>
        </w:rPr>
      </w:pPr>
      <w:ins w:id="1759" w:author="Yali Chen" w:date="2025-12-17T14:13:00Z" w16du:dateUtc="2025-12-17T06:13:00Z">
        <w:r w:rsidRPr="00FD35A8">
          <w:rPr>
            <w:rFonts w:ascii="Times New Roman" w:hAnsi="Times New Roman" w:cs="Times New Roman"/>
            <w:i/>
            <w:iCs/>
            <w:szCs w:val="20"/>
          </w:rPr>
          <w:t xml:space="preserve">Please see </w:t>
        </w:r>
      </w:ins>
      <w:ins w:id="1760" w:author="Yali Chen" w:date="2025-12-17T14:15:00Z" w16du:dateUtc="2025-12-17T06:15:00Z">
        <w:r w:rsidR="001107E5" w:rsidRPr="00FD35A8">
          <w:rPr>
            <w:rFonts w:ascii="Times New Roman" w:hAnsi="Times New Roman" w:cs="Times New Roman"/>
            <w:i/>
            <w:iCs/>
            <w:szCs w:val="20"/>
          </w:rPr>
          <w:t xml:space="preserve">Programming </w:t>
        </w:r>
      </w:ins>
      <w:ins w:id="1761" w:author="Yali Chen" w:date="2025-12-17T14:13:00Z" w16du:dateUtc="2025-12-17T06:13:00Z">
        <w:r w:rsidRPr="00FD35A8">
          <w:rPr>
            <w:rFonts w:ascii="Times New Roman" w:hAnsi="Times New Roman" w:cs="Times New Roman"/>
            <w:i/>
            <w:iCs/>
            <w:szCs w:val="20"/>
          </w:rPr>
          <w:t>note</w:t>
        </w:r>
      </w:ins>
      <w:ins w:id="1762" w:author="Yali Chen" w:date="2025-12-17T14:15:00Z" w16du:dateUtc="2025-12-17T06:15:00Z">
        <w:r w:rsidR="001107E5" w:rsidRPr="00FD35A8">
          <w:rPr>
            <w:rFonts w:ascii="Times New Roman" w:hAnsi="Times New Roman" w:cs="Times New Roman"/>
            <w:i/>
            <w:iCs/>
            <w:szCs w:val="20"/>
          </w:rPr>
          <w:t>s</w:t>
        </w:r>
      </w:ins>
      <w:ins w:id="1763" w:author="Yali Chen" w:date="2025-12-17T14:13:00Z" w16du:dateUtc="2025-12-17T06:13:00Z">
        <w:r w:rsidRPr="00FD35A8">
          <w:rPr>
            <w:rFonts w:ascii="Times New Roman" w:hAnsi="Times New Roman" w:cs="Times New Roman"/>
            <w:i/>
            <w:iCs/>
            <w:szCs w:val="20"/>
          </w:rPr>
          <w:t xml:space="preserve"> in figure 14.2.1-14.2.</w:t>
        </w:r>
        <w:r w:rsidR="000B7452" w:rsidRPr="00FD35A8">
          <w:rPr>
            <w:rFonts w:ascii="Times New Roman" w:hAnsi="Times New Roman" w:cs="Times New Roman"/>
            <w:i/>
            <w:iCs/>
            <w:szCs w:val="20"/>
          </w:rPr>
          <w:t>10</w:t>
        </w:r>
      </w:ins>
      <w:ins w:id="1764" w:author="Yali Chen" w:date="2025-12-17T14:14:00Z" w16du:dateUtc="2025-12-17T06:14:00Z">
        <w:r w:rsidR="000B7452" w:rsidRPr="00FD35A8">
          <w:rPr>
            <w:rFonts w:ascii="Times New Roman" w:hAnsi="Times New Roman" w:cs="Times New Roman"/>
            <w:i/>
            <w:iCs/>
            <w:szCs w:val="20"/>
          </w:rPr>
          <w:t xml:space="preserve"> to understand how to calculate </w:t>
        </w:r>
        <w:r w:rsidR="00C2155B" w:rsidRPr="00FD35A8">
          <w:rPr>
            <w:rFonts w:ascii="Times New Roman" w:hAnsi="Times New Roman" w:cs="Times New Roman"/>
            <w:i/>
            <w:iCs/>
            <w:szCs w:val="20"/>
          </w:rPr>
          <w:t>or</w:t>
        </w:r>
      </w:ins>
      <w:ins w:id="1765" w:author="Yali Chen" w:date="2025-12-17T14:15:00Z" w16du:dateUtc="2025-12-17T06:15:00Z">
        <w:r w:rsidR="00C2155B" w:rsidRPr="00FD35A8">
          <w:rPr>
            <w:rFonts w:ascii="Times New Roman" w:hAnsi="Times New Roman" w:cs="Times New Roman"/>
            <w:i/>
            <w:iCs/>
            <w:szCs w:val="20"/>
          </w:rPr>
          <w:t xml:space="preserve"> where to</w:t>
        </w:r>
      </w:ins>
      <w:ins w:id="1766" w:author="Yali Chen" w:date="2025-12-17T14:14:00Z" w16du:dateUtc="2025-12-17T06:14:00Z">
        <w:r w:rsidR="00C2155B" w:rsidRPr="00FD35A8">
          <w:rPr>
            <w:rFonts w:ascii="Times New Roman" w:hAnsi="Times New Roman" w:cs="Times New Roman"/>
            <w:i/>
            <w:iCs/>
            <w:szCs w:val="20"/>
          </w:rPr>
          <w:t xml:space="preserve"> </w:t>
        </w:r>
        <w:r w:rsidR="000B7452" w:rsidRPr="00FD35A8">
          <w:rPr>
            <w:rFonts w:ascii="Times New Roman" w:hAnsi="Times New Roman" w:cs="Times New Roman"/>
            <w:i/>
            <w:iCs/>
            <w:szCs w:val="20"/>
          </w:rPr>
          <w:t xml:space="preserve">grab </w:t>
        </w:r>
        <w:r w:rsidR="00C2155B" w:rsidRPr="00FD35A8">
          <w:rPr>
            <w:rFonts w:ascii="Times New Roman" w:hAnsi="Times New Roman" w:cs="Times New Roman"/>
            <w:i/>
            <w:iCs/>
            <w:szCs w:val="20"/>
          </w:rPr>
          <w:t>these variable</w:t>
        </w:r>
      </w:ins>
      <w:ins w:id="1767" w:author="Yali Chen" w:date="2025-12-17T14:15:00Z" w16du:dateUtc="2025-12-17T06:15:00Z">
        <w:r w:rsidR="00C2155B" w:rsidRPr="00FD35A8">
          <w:rPr>
            <w:rFonts w:ascii="Times New Roman" w:hAnsi="Times New Roman" w:cs="Times New Roman"/>
            <w:i/>
            <w:iCs/>
            <w:szCs w:val="20"/>
          </w:rPr>
          <w:t>s</w:t>
        </w:r>
      </w:ins>
    </w:p>
    <w:p w14:paraId="403CD92B" w14:textId="77777777" w:rsidR="00C2155B" w:rsidRPr="00FD35A8" w:rsidRDefault="00C2155B" w:rsidP="00391088">
      <w:pPr>
        <w:widowControl/>
        <w:rPr>
          <w:ins w:id="1768" w:author="Yali Chen" w:date="2025-12-17T14:12:00Z" w16du:dateUtc="2025-12-17T06:12:00Z"/>
          <w:rFonts w:ascii="Times New Roman" w:hAnsi="Times New Roman" w:cs="Times New Roman"/>
          <w:i/>
          <w:iCs/>
          <w:szCs w:val="20"/>
        </w:rPr>
      </w:pPr>
    </w:p>
    <w:p w14:paraId="28B0B3E2" w14:textId="499B73D1" w:rsidR="00391088" w:rsidRPr="00FD35A8" w:rsidRDefault="00391088" w:rsidP="00391088">
      <w:pPr>
        <w:widowControl/>
        <w:rPr>
          <w:rFonts w:ascii="Times New Roman" w:hAnsi="Times New Roman" w:cs="Times New Roman"/>
          <w:i/>
          <w:iCs/>
          <w:szCs w:val="20"/>
          <w:rPrChange w:id="1769" w:author="Yali Chen" w:date="2025-12-17T14:12:00Z" w16du:dateUtc="2025-12-17T06:12:00Z">
            <w:rPr>
              <w:rFonts w:ascii="Times New Roman" w:hAnsi="Times New Roman" w:cs="Times New Roman"/>
              <w:szCs w:val="20"/>
            </w:rPr>
          </w:rPrChange>
        </w:rPr>
      </w:pPr>
      <w:r w:rsidRPr="00FD35A8">
        <w:rPr>
          <w:rFonts w:ascii="Times New Roman" w:hAnsi="Times New Roman" w:cs="Times New Roman"/>
          <w:i/>
          <w:iCs/>
          <w:szCs w:val="20"/>
          <w:rPrChange w:id="1770" w:author="Yali Chen" w:date="2025-12-17T14:12:00Z" w16du:dateUtc="2025-12-17T06:12:00Z">
            <w:rPr>
              <w:rFonts w:ascii="Times New Roman" w:hAnsi="Times New Roman" w:cs="Times New Roman"/>
              <w:szCs w:val="20"/>
            </w:rPr>
          </w:rPrChange>
        </w:rPr>
        <w:br w:type="page"/>
      </w:r>
    </w:p>
    <w:p w14:paraId="1DF1A3F8" w14:textId="16F03A09" w:rsidR="00391088" w:rsidRPr="00FD35A8" w:rsidRDefault="00391088" w:rsidP="00391088">
      <w:pPr>
        <w:pStyle w:val="TFLshelltitle1"/>
        <w:rPr>
          <w:rStyle w:val="Heading3Char1"/>
          <w:rFonts w:eastAsiaTheme="majorEastAsia"/>
          <w:b/>
          <w:kern w:val="0"/>
          <w:sz w:val="20"/>
          <w:szCs w:val="20"/>
          <w:lang w:eastAsia="zh-CN"/>
        </w:rPr>
      </w:pPr>
      <w:bookmarkStart w:id="1771" w:name="_Toc217918934"/>
      <w:r w:rsidRPr="00FD35A8">
        <w:rPr>
          <w:rStyle w:val="Heading3Char1"/>
          <w:rFonts w:eastAsia="宋体"/>
          <w:b/>
          <w:bCs/>
          <w:color w:val="000000"/>
          <w:sz w:val="20"/>
          <w:szCs w:val="20"/>
          <w:lang w:eastAsia="zh-CN"/>
        </w:rPr>
        <w:lastRenderedPageBreak/>
        <w:t>Listing 14.</w:t>
      </w:r>
      <w:r w:rsidR="00A22FE1"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.2 </w:t>
      </w:r>
      <w:r w:rsidR="009530D5" w:rsidRPr="00FD35A8">
        <w:rPr>
          <w:szCs w:val="20"/>
          <w:lang w:eastAsia="zh-CN"/>
        </w:rPr>
        <w:t>Individual Efficacy Response Data (&lt;&lt;</w:t>
      </w:r>
      <w:r w:rsidR="00406872" w:rsidRPr="00FD35A8">
        <w:rPr>
          <w:szCs w:val="20"/>
          <w:lang w:eastAsia="zh-CN"/>
        </w:rPr>
        <w:t>SSc</w:t>
      </w:r>
      <w:r w:rsidR="009530D5" w:rsidRPr="00FD35A8">
        <w:rPr>
          <w:szCs w:val="20"/>
          <w:lang w:eastAsia="zh-CN"/>
        </w:rPr>
        <w:t xml:space="preserve"> Cohort&gt;&gt; Full Analysis Set)</w:t>
      </w:r>
      <w:bookmarkEnd w:id="177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2025"/>
        <w:gridCol w:w="1804"/>
        <w:gridCol w:w="1118"/>
        <w:gridCol w:w="1118"/>
        <w:gridCol w:w="3402"/>
      </w:tblGrid>
      <w:tr w:rsidR="009530D5" w:rsidRPr="00FD35A8" w14:paraId="1CCBBDDB" w14:textId="77777777" w:rsidTr="006921A2">
        <w:trPr>
          <w:trHeight w:val="319"/>
        </w:trPr>
        <w:tc>
          <w:tcPr>
            <w:tcW w:w="0" w:type="auto"/>
            <w:gridSpan w:val="6"/>
            <w:tcBorders>
              <w:bottom w:val="single" w:sz="4" w:space="0" w:color="auto"/>
            </w:tcBorders>
            <w:noWrap/>
            <w:hideMark/>
          </w:tcPr>
          <w:p w14:paraId="6C94A004" w14:textId="77777777" w:rsidR="009530D5" w:rsidRPr="00FD35A8" w:rsidRDefault="009530D5" w:rsidP="006921A2">
            <w:pPr>
              <w:rPr>
                <w:rFonts w:ascii="Times New Roman" w:hAnsi="Times New Roman"/>
                <w:lang w:eastAsia="zh-CN"/>
              </w:rPr>
            </w:pPr>
            <w:commentRangeStart w:id="1772"/>
            <w:r w:rsidRPr="00FD35A8">
              <w:rPr>
                <w:rFonts w:ascii="Times New Roman" w:hAnsi="Times New Roman"/>
              </w:rPr>
              <w:t>&lt;&lt;Page by Subject identifier&gt;&gt;</w:t>
            </w:r>
            <w:commentRangeEnd w:id="1772"/>
            <w:r w:rsidR="0063046B" w:rsidRPr="00FD35A8">
              <w:rPr>
                <w:rStyle w:val="CommentReference"/>
                <w:rFonts w:ascii="Times New Roman" w:hAnsi="Times New Roman"/>
                <w:sz w:val="20"/>
                <w:szCs w:val="20"/>
                <w:lang w:eastAsia="zh-CN"/>
              </w:rPr>
              <w:commentReference w:id="1772"/>
            </w:r>
          </w:p>
        </w:tc>
      </w:tr>
      <w:tr w:rsidR="009530D5" w:rsidRPr="00FD35A8" w14:paraId="3773D409" w14:textId="77777777" w:rsidTr="006921A2">
        <w:trPr>
          <w:trHeight w:val="319"/>
        </w:trPr>
        <w:tc>
          <w:tcPr>
            <w:tcW w:w="0" w:type="auto"/>
            <w:tcBorders>
              <w:top w:val="single" w:sz="4" w:space="0" w:color="auto"/>
              <w:bottom w:val="single" w:sz="4" w:space="0" w:color="auto"/>
            </w:tcBorders>
            <w:hideMark/>
          </w:tcPr>
          <w:p w14:paraId="4F3F2C89" w14:textId="77777777" w:rsidR="009530D5" w:rsidRPr="00FD35A8" w:rsidRDefault="009530D5" w:rsidP="006921A2">
            <w:pPr>
              <w:rPr>
                <w:rFonts w:ascii="Times New Roman" w:hAnsi="Times New Roman"/>
              </w:rPr>
            </w:pPr>
            <w:r w:rsidRPr="00FD35A8">
              <w:rPr>
                <w:rFonts w:ascii="Times New Roman" w:hAnsi="Times New Roman"/>
              </w:rPr>
              <w:t>Variable</w:t>
            </w:r>
          </w:p>
        </w:tc>
        <w:tc>
          <w:tcPr>
            <w:tcW w:w="0" w:type="auto"/>
            <w:tcBorders>
              <w:top w:val="single" w:sz="4" w:space="0" w:color="auto"/>
              <w:bottom w:val="single" w:sz="4" w:space="0" w:color="auto"/>
            </w:tcBorders>
            <w:hideMark/>
          </w:tcPr>
          <w:p w14:paraId="459C6387" w14:textId="77777777" w:rsidR="009530D5" w:rsidRPr="00FD35A8" w:rsidRDefault="009530D5" w:rsidP="006921A2">
            <w:pPr>
              <w:rPr>
                <w:rFonts w:ascii="Times New Roman" w:hAnsi="Times New Roman"/>
              </w:rPr>
            </w:pPr>
            <w:r w:rsidRPr="00FD35A8">
              <w:rPr>
                <w:rFonts w:ascii="Times New Roman" w:hAnsi="Times New Roman"/>
              </w:rPr>
              <w:t>Screening</w:t>
            </w:r>
          </w:p>
        </w:tc>
        <w:tc>
          <w:tcPr>
            <w:tcW w:w="0" w:type="auto"/>
            <w:tcBorders>
              <w:top w:val="single" w:sz="4" w:space="0" w:color="auto"/>
              <w:bottom w:val="single" w:sz="4" w:space="0" w:color="auto"/>
            </w:tcBorders>
            <w:hideMark/>
          </w:tcPr>
          <w:p w14:paraId="1BA31121" w14:textId="77777777" w:rsidR="009530D5" w:rsidRPr="00FD35A8" w:rsidRDefault="009530D5" w:rsidP="006921A2">
            <w:pPr>
              <w:rPr>
                <w:rFonts w:ascii="Times New Roman" w:hAnsi="Times New Roman"/>
              </w:rPr>
            </w:pPr>
            <w:r w:rsidRPr="00FD35A8">
              <w:rPr>
                <w:rFonts w:ascii="Times New Roman" w:hAnsi="Times New Roman"/>
              </w:rPr>
              <w:t>Baseline</w:t>
            </w:r>
          </w:p>
        </w:tc>
        <w:tc>
          <w:tcPr>
            <w:tcW w:w="0" w:type="auto"/>
            <w:tcBorders>
              <w:top w:val="single" w:sz="4" w:space="0" w:color="auto"/>
              <w:bottom w:val="single" w:sz="4" w:space="0" w:color="auto"/>
            </w:tcBorders>
            <w:hideMark/>
          </w:tcPr>
          <w:p w14:paraId="59D4E5B8" w14:textId="77777777" w:rsidR="009530D5" w:rsidRPr="00FD35A8" w:rsidRDefault="009530D5" w:rsidP="006921A2">
            <w:pPr>
              <w:rPr>
                <w:rFonts w:ascii="Times New Roman" w:hAnsi="Times New Roman"/>
                <w:lang w:eastAsia="zh-CN"/>
              </w:rPr>
            </w:pPr>
            <w:r w:rsidRPr="00FD35A8">
              <w:rPr>
                <w:rFonts w:ascii="Times New Roman" w:hAnsi="Times New Roman"/>
                <w:lang w:eastAsia="zh-CN"/>
              </w:rPr>
              <w:t>D28</w:t>
            </w:r>
          </w:p>
        </w:tc>
        <w:tc>
          <w:tcPr>
            <w:tcW w:w="0" w:type="auto"/>
            <w:tcBorders>
              <w:top w:val="single" w:sz="4" w:space="0" w:color="auto"/>
              <w:bottom w:val="single" w:sz="4" w:space="0" w:color="auto"/>
            </w:tcBorders>
            <w:hideMark/>
          </w:tcPr>
          <w:p w14:paraId="577DAFAA" w14:textId="77777777" w:rsidR="009530D5" w:rsidRPr="00FD35A8" w:rsidRDefault="009530D5" w:rsidP="006921A2">
            <w:pPr>
              <w:rPr>
                <w:rFonts w:ascii="Times New Roman" w:hAnsi="Times New Roman"/>
                <w:lang w:eastAsia="zh-CN"/>
              </w:rPr>
            </w:pPr>
            <w:r w:rsidRPr="00FD35A8">
              <w:rPr>
                <w:rFonts w:ascii="Times New Roman" w:hAnsi="Times New Roman"/>
                <w:lang w:eastAsia="zh-CN"/>
              </w:rPr>
              <w:t>D56</w:t>
            </w:r>
          </w:p>
        </w:tc>
        <w:tc>
          <w:tcPr>
            <w:tcW w:w="0" w:type="auto"/>
            <w:tcBorders>
              <w:top w:val="single" w:sz="4" w:space="0" w:color="auto"/>
              <w:bottom w:val="single" w:sz="4" w:space="0" w:color="auto"/>
            </w:tcBorders>
            <w:hideMark/>
          </w:tcPr>
          <w:p w14:paraId="0BC8F536" w14:textId="77777777" w:rsidR="009530D5" w:rsidRPr="00FD35A8" w:rsidRDefault="009530D5" w:rsidP="006921A2">
            <w:pPr>
              <w:rPr>
                <w:rFonts w:ascii="Times New Roman" w:hAnsi="Times New Roman"/>
              </w:rPr>
            </w:pPr>
            <w:r w:rsidRPr="00FD35A8">
              <w:rPr>
                <w:rFonts w:ascii="Times New Roman" w:hAnsi="Times New Roman"/>
              </w:rPr>
              <w:t>&lt;&lt;Analysis vist&gt;&gt;</w:t>
            </w:r>
          </w:p>
        </w:tc>
      </w:tr>
      <w:tr w:rsidR="009530D5" w:rsidRPr="00FD35A8" w14:paraId="2189C498" w14:textId="77777777" w:rsidTr="002E330B">
        <w:trPr>
          <w:trHeight w:val="275"/>
        </w:trPr>
        <w:tc>
          <w:tcPr>
            <w:tcW w:w="0" w:type="auto"/>
            <w:tcBorders>
              <w:top w:val="single" w:sz="4" w:space="0" w:color="auto"/>
            </w:tcBorders>
            <w:hideMark/>
          </w:tcPr>
          <w:p w14:paraId="719A38AE" w14:textId="10F98A02" w:rsidR="009530D5" w:rsidRPr="00FD35A8" w:rsidRDefault="00F16F98" w:rsidP="006921A2">
            <w:pPr>
              <w:rPr>
                <w:rFonts w:ascii="Times New Roman" w:hAnsi="Times New Roman"/>
              </w:rPr>
            </w:pPr>
            <w:r w:rsidRPr="00FD35A8">
              <w:rPr>
                <w:rFonts w:ascii="Times New Roman" w:hAnsi="Times New Roman"/>
              </w:rPr>
              <w:t>mRSS score (points)</w:t>
            </w:r>
          </w:p>
        </w:tc>
        <w:tc>
          <w:tcPr>
            <w:tcW w:w="0" w:type="auto"/>
            <w:tcBorders>
              <w:top w:val="single" w:sz="4" w:space="0" w:color="auto"/>
            </w:tcBorders>
            <w:hideMark/>
          </w:tcPr>
          <w:p w14:paraId="447D5C21"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18442DA4"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0A97A348"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765FA532" w14:textId="77777777" w:rsidR="009530D5" w:rsidRPr="00FD35A8" w:rsidRDefault="009530D5" w:rsidP="006921A2">
            <w:pPr>
              <w:rPr>
                <w:rFonts w:ascii="Times New Roman" w:hAnsi="Times New Roman"/>
              </w:rPr>
            </w:pPr>
            <w:r w:rsidRPr="00FD35A8">
              <w:rPr>
                <w:rFonts w:ascii="Times New Roman" w:hAnsi="Times New Roman"/>
              </w:rPr>
              <w:t>xx</w:t>
            </w:r>
          </w:p>
        </w:tc>
        <w:tc>
          <w:tcPr>
            <w:tcW w:w="0" w:type="auto"/>
            <w:tcBorders>
              <w:top w:val="single" w:sz="4" w:space="0" w:color="auto"/>
            </w:tcBorders>
            <w:hideMark/>
          </w:tcPr>
          <w:p w14:paraId="4E51572A" w14:textId="77777777" w:rsidR="009530D5" w:rsidRPr="00FD35A8" w:rsidRDefault="009530D5" w:rsidP="006921A2">
            <w:pPr>
              <w:rPr>
                <w:rFonts w:ascii="Times New Roman" w:hAnsi="Times New Roman"/>
              </w:rPr>
            </w:pPr>
            <w:r w:rsidRPr="00FD35A8">
              <w:rPr>
                <w:rFonts w:ascii="Times New Roman" w:hAnsi="Times New Roman"/>
              </w:rPr>
              <w:t>xx</w:t>
            </w:r>
          </w:p>
        </w:tc>
      </w:tr>
      <w:tr w:rsidR="002C1881" w:rsidRPr="00FD35A8" w14:paraId="4DFFF6FF" w14:textId="77777777" w:rsidTr="002E330B">
        <w:trPr>
          <w:trHeight w:val="279"/>
        </w:trPr>
        <w:tc>
          <w:tcPr>
            <w:tcW w:w="0" w:type="auto"/>
          </w:tcPr>
          <w:p w14:paraId="4B188C17" w14:textId="1C2AB99E" w:rsidR="002C1881" w:rsidRPr="00FD35A8" w:rsidRDefault="002C1881" w:rsidP="002C1881">
            <w:pPr>
              <w:rPr>
                <w:rFonts w:ascii="Times New Roman" w:hAnsi="Times New Roman"/>
              </w:rPr>
            </w:pPr>
            <w:r w:rsidRPr="00FD35A8">
              <w:rPr>
                <w:rFonts w:ascii="Times New Roman" w:hAnsi="Times New Roman"/>
                <w:lang w:eastAsia="zh-CN"/>
              </w:rPr>
              <w:t>FVC (units)</w:t>
            </w:r>
          </w:p>
        </w:tc>
        <w:tc>
          <w:tcPr>
            <w:tcW w:w="0" w:type="auto"/>
          </w:tcPr>
          <w:p w14:paraId="07C33ADB" w14:textId="2E1FAE61"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67B597A2" w14:textId="107179C3"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C8704E8" w14:textId="6C58DBFE"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22D41711" w14:textId="27FC9B48"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D85B866" w14:textId="20DDE450" w:rsidR="002C1881" w:rsidRPr="00FD35A8" w:rsidRDefault="002C1881" w:rsidP="002C1881">
            <w:pPr>
              <w:rPr>
                <w:rFonts w:ascii="Times New Roman" w:hAnsi="Times New Roman"/>
              </w:rPr>
            </w:pPr>
            <w:r w:rsidRPr="00FD35A8">
              <w:rPr>
                <w:rFonts w:ascii="Times New Roman" w:hAnsi="Times New Roman"/>
              </w:rPr>
              <w:t>xx</w:t>
            </w:r>
          </w:p>
        </w:tc>
      </w:tr>
      <w:tr w:rsidR="002C1881" w:rsidRPr="00FD35A8" w14:paraId="254E24B6" w14:textId="77777777" w:rsidTr="002E330B">
        <w:trPr>
          <w:trHeight w:val="279"/>
        </w:trPr>
        <w:tc>
          <w:tcPr>
            <w:tcW w:w="0" w:type="auto"/>
          </w:tcPr>
          <w:p w14:paraId="6FB37B96" w14:textId="7B8C8BA7" w:rsidR="002C1881" w:rsidRPr="00FD35A8" w:rsidRDefault="002C1881" w:rsidP="002C1881">
            <w:pPr>
              <w:rPr>
                <w:rFonts w:ascii="Times New Roman" w:hAnsi="Times New Roman"/>
              </w:rPr>
            </w:pPr>
            <w:r w:rsidRPr="00FD35A8">
              <w:rPr>
                <w:rFonts w:ascii="Times New Roman" w:hAnsi="Times New Roman"/>
                <w:lang w:eastAsia="zh-CN"/>
              </w:rPr>
              <w:t>pp</w:t>
            </w:r>
            <w:r w:rsidRPr="00FD35A8">
              <w:rPr>
                <w:rFonts w:ascii="Times New Roman" w:hAnsi="Times New Roman"/>
              </w:rPr>
              <w:t>FVC (units)</w:t>
            </w:r>
          </w:p>
        </w:tc>
        <w:tc>
          <w:tcPr>
            <w:tcW w:w="0" w:type="auto"/>
          </w:tcPr>
          <w:p w14:paraId="5399195C" w14:textId="59D68784"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36EBF9B" w14:textId="1619CAEB"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3AB96757" w14:textId="768A456D"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75BE39C3" w14:textId="31965F4F" w:rsidR="002C1881" w:rsidRPr="00FD35A8" w:rsidRDefault="002C1881" w:rsidP="002C1881">
            <w:pPr>
              <w:rPr>
                <w:rFonts w:ascii="Times New Roman" w:hAnsi="Times New Roman"/>
              </w:rPr>
            </w:pPr>
            <w:r w:rsidRPr="00FD35A8">
              <w:rPr>
                <w:rFonts w:ascii="Times New Roman" w:hAnsi="Times New Roman"/>
              </w:rPr>
              <w:t>xx</w:t>
            </w:r>
          </w:p>
        </w:tc>
        <w:tc>
          <w:tcPr>
            <w:tcW w:w="0" w:type="auto"/>
          </w:tcPr>
          <w:p w14:paraId="1DBAE0C8" w14:textId="70D32526" w:rsidR="002C1881" w:rsidRPr="00FD35A8" w:rsidRDefault="002C1881" w:rsidP="002C1881">
            <w:pPr>
              <w:rPr>
                <w:rFonts w:ascii="Times New Roman" w:hAnsi="Times New Roman"/>
              </w:rPr>
            </w:pPr>
            <w:r w:rsidRPr="00FD35A8">
              <w:rPr>
                <w:rFonts w:ascii="Times New Roman" w:hAnsi="Times New Roman"/>
              </w:rPr>
              <w:t>xx</w:t>
            </w:r>
          </w:p>
        </w:tc>
      </w:tr>
      <w:tr w:rsidR="00540517" w:rsidRPr="00FD35A8" w14:paraId="2E2B38F9" w14:textId="77777777" w:rsidTr="002E330B">
        <w:trPr>
          <w:trHeight w:val="279"/>
        </w:trPr>
        <w:tc>
          <w:tcPr>
            <w:tcW w:w="0" w:type="auto"/>
          </w:tcPr>
          <w:p w14:paraId="41E31B9B" w14:textId="0023A924" w:rsidR="00540517" w:rsidRPr="00FD35A8" w:rsidRDefault="00540517" w:rsidP="00540517">
            <w:pPr>
              <w:rPr>
                <w:rFonts w:ascii="Times New Roman" w:hAnsi="Times New Roman"/>
              </w:rPr>
            </w:pPr>
            <w:bookmarkStart w:id="1773" w:name="_Hlk216857954"/>
            <w:r w:rsidRPr="00FD35A8">
              <w:rPr>
                <w:rFonts w:ascii="Times New Roman" w:hAnsi="Times New Roman"/>
                <w:lang w:eastAsia="zh-CN"/>
              </w:rPr>
              <w:t>DL</w:t>
            </w:r>
            <w:r w:rsidRPr="00FD35A8">
              <w:rPr>
                <w:rFonts w:ascii="Times New Roman" w:hAnsi="Times New Roman"/>
                <w:vertAlign w:val="subscript"/>
                <w:lang w:eastAsia="zh-CN"/>
              </w:rPr>
              <w:t>CO</w:t>
            </w:r>
            <w:bookmarkEnd w:id="1773"/>
            <w:r w:rsidRPr="00FD35A8">
              <w:rPr>
                <w:rFonts w:ascii="Times New Roman" w:hAnsi="Times New Roman"/>
                <w:vertAlign w:val="subscript"/>
                <w:lang w:eastAsia="zh-CN"/>
              </w:rPr>
              <w:t xml:space="preserve"> </w:t>
            </w:r>
            <w:r w:rsidRPr="00FD35A8">
              <w:rPr>
                <w:rFonts w:ascii="Times New Roman" w:hAnsi="Times New Roman"/>
                <w:lang w:eastAsia="zh-CN"/>
              </w:rPr>
              <w:t>(units)</w:t>
            </w:r>
          </w:p>
        </w:tc>
        <w:tc>
          <w:tcPr>
            <w:tcW w:w="0" w:type="auto"/>
          </w:tcPr>
          <w:p w14:paraId="40A6D9B5" w14:textId="4F0F622E"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BFACAC5" w14:textId="1C365BED"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3F41D57D" w14:textId="6C714513"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BA7E1CB" w14:textId="5073C9A9" w:rsidR="00540517" w:rsidRPr="00FD35A8" w:rsidRDefault="00540517" w:rsidP="00540517">
            <w:pPr>
              <w:rPr>
                <w:rFonts w:ascii="Times New Roman" w:hAnsi="Times New Roman"/>
              </w:rPr>
            </w:pPr>
            <w:r w:rsidRPr="00FD35A8">
              <w:rPr>
                <w:rFonts w:ascii="Times New Roman" w:hAnsi="Times New Roman"/>
              </w:rPr>
              <w:t>xx</w:t>
            </w:r>
          </w:p>
        </w:tc>
        <w:tc>
          <w:tcPr>
            <w:tcW w:w="0" w:type="auto"/>
          </w:tcPr>
          <w:p w14:paraId="528E0A3A" w14:textId="050C37A2" w:rsidR="00540517" w:rsidRPr="00FD35A8" w:rsidRDefault="00540517" w:rsidP="00540517">
            <w:pPr>
              <w:rPr>
                <w:rFonts w:ascii="Times New Roman" w:hAnsi="Times New Roman"/>
              </w:rPr>
            </w:pPr>
            <w:r w:rsidRPr="00FD35A8">
              <w:rPr>
                <w:rFonts w:ascii="Times New Roman" w:hAnsi="Times New Roman"/>
              </w:rPr>
              <w:t>xx</w:t>
            </w:r>
          </w:p>
        </w:tc>
      </w:tr>
      <w:tr w:rsidR="00540517" w:rsidRPr="00FD35A8" w14:paraId="70B28423" w14:textId="77777777" w:rsidTr="00E90905">
        <w:trPr>
          <w:trHeight w:val="279"/>
        </w:trPr>
        <w:tc>
          <w:tcPr>
            <w:tcW w:w="0" w:type="auto"/>
          </w:tcPr>
          <w:p w14:paraId="4B35837F" w14:textId="0F1708DD" w:rsidR="00540517" w:rsidRPr="00FD35A8" w:rsidRDefault="00E90905" w:rsidP="00540517">
            <w:pPr>
              <w:rPr>
                <w:rFonts w:ascii="Times New Roman" w:hAnsi="Times New Roman"/>
              </w:rPr>
            </w:pPr>
            <w:r w:rsidRPr="00FD35A8">
              <w:rPr>
                <w:rFonts w:ascii="Times New Roman" w:hAnsi="Times New Roman"/>
                <w:lang w:eastAsia="zh-CN"/>
              </w:rPr>
              <w:t>rCRISS</w:t>
            </w:r>
          </w:p>
        </w:tc>
        <w:tc>
          <w:tcPr>
            <w:tcW w:w="0" w:type="auto"/>
          </w:tcPr>
          <w:p w14:paraId="5F026D36" w14:textId="1D0B3A66" w:rsidR="00540517" w:rsidRPr="00FD35A8" w:rsidRDefault="00E825CF" w:rsidP="00540517">
            <w:pPr>
              <w:rPr>
                <w:rFonts w:ascii="Times New Roman" w:hAnsi="Times New Roman"/>
                <w:lang w:eastAsia="zh-CN"/>
              </w:rPr>
            </w:pPr>
            <w:r w:rsidRPr="00FD35A8">
              <w:rPr>
                <w:rFonts w:ascii="Times New Roman" w:hAnsi="Times New Roman"/>
                <w:lang w:eastAsia="zh-CN"/>
              </w:rPr>
              <w:t>Y</w:t>
            </w:r>
          </w:p>
        </w:tc>
        <w:tc>
          <w:tcPr>
            <w:tcW w:w="0" w:type="auto"/>
          </w:tcPr>
          <w:p w14:paraId="7B2494CB" w14:textId="7A3F359A" w:rsidR="00540517" w:rsidRPr="00FD35A8" w:rsidRDefault="00E825CF" w:rsidP="00540517">
            <w:pPr>
              <w:rPr>
                <w:rFonts w:ascii="Times New Roman" w:hAnsi="Times New Roman"/>
                <w:lang w:eastAsia="zh-CN"/>
              </w:rPr>
            </w:pPr>
            <w:r w:rsidRPr="00FD35A8">
              <w:rPr>
                <w:rFonts w:ascii="Times New Roman" w:hAnsi="Times New Roman"/>
                <w:lang w:eastAsia="zh-CN"/>
              </w:rPr>
              <w:t>Y</w:t>
            </w:r>
          </w:p>
        </w:tc>
        <w:tc>
          <w:tcPr>
            <w:tcW w:w="0" w:type="auto"/>
          </w:tcPr>
          <w:p w14:paraId="456D2A54" w14:textId="03322131"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c>
          <w:tcPr>
            <w:tcW w:w="0" w:type="auto"/>
          </w:tcPr>
          <w:p w14:paraId="07FDB8A7" w14:textId="10E52483"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c>
          <w:tcPr>
            <w:tcW w:w="0" w:type="auto"/>
          </w:tcPr>
          <w:p w14:paraId="2BA193DE" w14:textId="0D14CC6C" w:rsidR="00540517" w:rsidRPr="00FD35A8" w:rsidRDefault="00E825CF" w:rsidP="00540517">
            <w:pPr>
              <w:rPr>
                <w:rFonts w:ascii="Times New Roman" w:hAnsi="Times New Roman"/>
                <w:lang w:eastAsia="zh-CN"/>
              </w:rPr>
            </w:pPr>
            <w:r w:rsidRPr="00FD35A8">
              <w:rPr>
                <w:rFonts w:ascii="Times New Roman" w:hAnsi="Times New Roman"/>
                <w:lang w:eastAsia="zh-CN"/>
              </w:rPr>
              <w:t>N</w:t>
            </w:r>
          </w:p>
        </w:tc>
      </w:tr>
      <w:tr w:rsidR="00E90905" w:rsidRPr="00FD35A8" w14:paraId="5BF22B8E" w14:textId="77777777" w:rsidTr="00E90905">
        <w:trPr>
          <w:trHeight w:val="279"/>
        </w:trPr>
        <w:tc>
          <w:tcPr>
            <w:tcW w:w="0" w:type="auto"/>
          </w:tcPr>
          <w:p w14:paraId="4D8F3396" w14:textId="65FD48EB" w:rsidR="00E90905" w:rsidRPr="00FD35A8" w:rsidRDefault="00E90905" w:rsidP="00E90905">
            <w:pPr>
              <w:rPr>
                <w:rFonts w:ascii="Times New Roman" w:hAnsi="Times New Roman"/>
              </w:rPr>
            </w:pPr>
            <w:r w:rsidRPr="00FD35A8">
              <w:rPr>
                <w:rFonts w:ascii="Times New Roman" w:hAnsi="Times New Roman"/>
              </w:rPr>
              <w:t>P</w:t>
            </w:r>
            <w:r w:rsidRPr="00FD35A8">
              <w:rPr>
                <w:rFonts w:ascii="Times New Roman" w:hAnsi="Times New Roman"/>
                <w:lang w:eastAsia="zh-CN"/>
              </w:rPr>
              <w:t>h</w:t>
            </w:r>
            <w:r w:rsidRPr="00FD35A8">
              <w:rPr>
                <w:rFonts w:ascii="Times New Roman" w:hAnsi="Times New Roman"/>
              </w:rPr>
              <w:t xml:space="preserve">GA </w:t>
            </w:r>
            <w:r w:rsidRPr="00FD35A8">
              <w:rPr>
                <w:rFonts w:ascii="Times New Roman" w:hAnsi="Times New Roman"/>
                <w:lang w:eastAsia="zh-CN"/>
              </w:rPr>
              <w:t>(</w:t>
            </w:r>
            <w:r w:rsidRPr="00FD35A8">
              <w:rPr>
                <w:rFonts w:ascii="Times New Roman" w:hAnsi="Times New Roman"/>
              </w:rPr>
              <w:t>measured length</w:t>
            </w:r>
            <w:r w:rsidRPr="00FD35A8">
              <w:rPr>
                <w:rFonts w:ascii="Times New Roman" w:hAnsi="Times New Roman"/>
                <w:lang w:eastAsia="zh-CN"/>
              </w:rPr>
              <w:t xml:space="preserve">, </w:t>
            </w:r>
            <w:r w:rsidRPr="00FD35A8">
              <w:rPr>
                <w:rFonts w:ascii="Times New Roman" w:hAnsi="Times New Roman"/>
              </w:rPr>
              <w:t>cm)</w:t>
            </w:r>
          </w:p>
        </w:tc>
        <w:tc>
          <w:tcPr>
            <w:tcW w:w="0" w:type="auto"/>
          </w:tcPr>
          <w:p w14:paraId="09BAE1DB" w14:textId="40E3534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177324C" w14:textId="6BFEF148"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34D1801A" w14:textId="2E7B483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42C2DE6" w14:textId="4A8E904B"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DE9C333" w14:textId="5A426210" w:rsidR="00E90905" w:rsidRPr="00FD35A8" w:rsidRDefault="00E90905" w:rsidP="00E90905">
            <w:pPr>
              <w:rPr>
                <w:rFonts w:ascii="Times New Roman" w:hAnsi="Times New Roman"/>
              </w:rPr>
            </w:pPr>
            <w:r w:rsidRPr="00FD35A8">
              <w:rPr>
                <w:rFonts w:ascii="Times New Roman" w:hAnsi="Times New Roman"/>
              </w:rPr>
              <w:t>xx</w:t>
            </w:r>
          </w:p>
        </w:tc>
      </w:tr>
      <w:tr w:rsidR="00E90905" w:rsidRPr="00FD35A8" w14:paraId="549F1C65" w14:textId="77777777" w:rsidTr="002E330B">
        <w:trPr>
          <w:trHeight w:val="279"/>
        </w:trPr>
        <w:tc>
          <w:tcPr>
            <w:tcW w:w="0" w:type="auto"/>
          </w:tcPr>
          <w:p w14:paraId="747DD0FB" w14:textId="3FB8F154" w:rsidR="00E90905" w:rsidRPr="00FD35A8" w:rsidRDefault="00E90905" w:rsidP="00E90905">
            <w:pPr>
              <w:rPr>
                <w:rFonts w:ascii="Times New Roman" w:hAnsi="Times New Roman"/>
              </w:rPr>
            </w:pPr>
            <w:r w:rsidRPr="00FD35A8">
              <w:rPr>
                <w:rFonts w:ascii="Times New Roman" w:hAnsi="Times New Roman"/>
                <w:bCs/>
              </w:rPr>
              <w:t>P</w:t>
            </w:r>
            <w:r w:rsidRPr="00FD35A8">
              <w:rPr>
                <w:rFonts w:ascii="Times New Roman" w:hAnsi="Times New Roman"/>
                <w:bCs/>
                <w:lang w:eastAsia="zh-CN"/>
              </w:rPr>
              <w:t>t</w:t>
            </w:r>
            <w:r w:rsidRPr="00FD35A8">
              <w:rPr>
                <w:rFonts w:ascii="Times New Roman" w:hAnsi="Times New Roman"/>
                <w:bCs/>
              </w:rPr>
              <w:t>GA (measured length, cm)</w:t>
            </w:r>
          </w:p>
        </w:tc>
        <w:tc>
          <w:tcPr>
            <w:tcW w:w="0" w:type="auto"/>
          </w:tcPr>
          <w:p w14:paraId="19C72AB1" w14:textId="350F0479"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8BD855F" w14:textId="1C2B7172"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69B24269" w14:textId="49ABF3F0"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76AA991F" w14:textId="64BA09A3" w:rsidR="00E90905" w:rsidRPr="00FD35A8" w:rsidRDefault="00E90905" w:rsidP="00E90905">
            <w:pPr>
              <w:rPr>
                <w:rFonts w:ascii="Times New Roman" w:hAnsi="Times New Roman"/>
              </w:rPr>
            </w:pPr>
            <w:r w:rsidRPr="00FD35A8">
              <w:rPr>
                <w:rFonts w:ascii="Times New Roman" w:hAnsi="Times New Roman"/>
              </w:rPr>
              <w:t>xx</w:t>
            </w:r>
          </w:p>
        </w:tc>
        <w:tc>
          <w:tcPr>
            <w:tcW w:w="0" w:type="auto"/>
          </w:tcPr>
          <w:p w14:paraId="09C13872" w14:textId="5010AF0B" w:rsidR="00E90905" w:rsidRPr="00FD35A8" w:rsidRDefault="00E90905" w:rsidP="00E90905">
            <w:pPr>
              <w:rPr>
                <w:rFonts w:ascii="Times New Roman" w:hAnsi="Times New Roman"/>
              </w:rPr>
            </w:pPr>
            <w:r w:rsidRPr="00FD35A8">
              <w:rPr>
                <w:rFonts w:ascii="Times New Roman" w:hAnsi="Times New Roman"/>
              </w:rPr>
              <w:t>xx</w:t>
            </w:r>
          </w:p>
        </w:tc>
      </w:tr>
      <w:tr w:rsidR="003C0E12" w:rsidRPr="00FD35A8" w14:paraId="489F336A" w14:textId="77777777" w:rsidTr="003C0E12">
        <w:trPr>
          <w:trHeight w:val="279"/>
        </w:trPr>
        <w:tc>
          <w:tcPr>
            <w:tcW w:w="0" w:type="auto"/>
          </w:tcPr>
          <w:p w14:paraId="4303896F" w14:textId="62286776" w:rsidR="003C0E12" w:rsidRPr="00FD35A8" w:rsidRDefault="003C0E12" w:rsidP="003C0E12">
            <w:pPr>
              <w:rPr>
                <w:rFonts w:ascii="Times New Roman" w:hAnsi="Times New Roman"/>
                <w:lang w:eastAsia="zh-CN"/>
              </w:rPr>
            </w:pPr>
            <w:r w:rsidRPr="00FD35A8">
              <w:rPr>
                <w:rFonts w:ascii="Times New Roman" w:hAnsi="Times New Roman"/>
                <w:lang w:eastAsia="zh-CN"/>
              </w:rPr>
              <w:t xml:space="preserve">HAQ-DI </w:t>
            </w:r>
            <w:r w:rsidRPr="00FD35A8">
              <w:rPr>
                <w:rFonts w:ascii="Times New Roman" w:hAnsi="Times New Roman"/>
              </w:rPr>
              <w:t>score (points)</w:t>
            </w:r>
          </w:p>
        </w:tc>
        <w:tc>
          <w:tcPr>
            <w:tcW w:w="0" w:type="auto"/>
          </w:tcPr>
          <w:p w14:paraId="79BC51B8" w14:textId="3A5AC27B"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4897FD59" w14:textId="46E3AA65"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09DF22C4" w14:textId="270CC9FF"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50456E1A" w14:textId="30AE054B" w:rsidR="003C0E12" w:rsidRPr="00FD35A8" w:rsidRDefault="003C0E12" w:rsidP="003C0E12">
            <w:pPr>
              <w:rPr>
                <w:rFonts w:ascii="Times New Roman" w:hAnsi="Times New Roman"/>
              </w:rPr>
            </w:pPr>
            <w:r w:rsidRPr="00FD35A8">
              <w:rPr>
                <w:rFonts w:ascii="Times New Roman" w:hAnsi="Times New Roman"/>
              </w:rPr>
              <w:t>xx</w:t>
            </w:r>
          </w:p>
        </w:tc>
        <w:tc>
          <w:tcPr>
            <w:tcW w:w="0" w:type="auto"/>
          </w:tcPr>
          <w:p w14:paraId="129DBE6E" w14:textId="1F0DD6EE" w:rsidR="003C0E12" w:rsidRPr="00FD35A8" w:rsidRDefault="003C0E12" w:rsidP="003C0E12">
            <w:pPr>
              <w:rPr>
                <w:rFonts w:ascii="Times New Roman" w:hAnsi="Times New Roman"/>
              </w:rPr>
            </w:pPr>
            <w:r w:rsidRPr="00FD35A8">
              <w:rPr>
                <w:rFonts w:ascii="Times New Roman" w:hAnsi="Times New Roman"/>
              </w:rPr>
              <w:t>xx</w:t>
            </w:r>
          </w:p>
        </w:tc>
      </w:tr>
      <w:tr w:rsidR="003C0E12" w:rsidRPr="00FD35A8" w14:paraId="66C85C0A" w14:textId="77777777" w:rsidTr="003C0E12">
        <w:trPr>
          <w:trHeight w:val="279"/>
        </w:trPr>
        <w:tc>
          <w:tcPr>
            <w:tcW w:w="0" w:type="auto"/>
            <w:tcBorders>
              <w:bottom w:val="single" w:sz="4" w:space="0" w:color="auto"/>
            </w:tcBorders>
          </w:tcPr>
          <w:p w14:paraId="23433C83" w14:textId="77777777" w:rsidR="003C0E12" w:rsidRPr="00FD35A8" w:rsidRDefault="003C0E12" w:rsidP="003C0E12">
            <w:pPr>
              <w:rPr>
                <w:rFonts w:ascii="Times New Roman" w:hAnsi="Times New Roman"/>
              </w:rPr>
            </w:pPr>
          </w:p>
        </w:tc>
        <w:tc>
          <w:tcPr>
            <w:tcW w:w="0" w:type="auto"/>
            <w:tcBorders>
              <w:bottom w:val="single" w:sz="4" w:space="0" w:color="auto"/>
            </w:tcBorders>
          </w:tcPr>
          <w:p w14:paraId="65752808" w14:textId="77777777" w:rsidR="003C0E12" w:rsidRPr="00FD35A8" w:rsidRDefault="003C0E12" w:rsidP="003C0E12">
            <w:pPr>
              <w:rPr>
                <w:rFonts w:ascii="Times New Roman" w:hAnsi="Times New Roman"/>
              </w:rPr>
            </w:pPr>
          </w:p>
        </w:tc>
        <w:tc>
          <w:tcPr>
            <w:tcW w:w="0" w:type="auto"/>
            <w:tcBorders>
              <w:bottom w:val="single" w:sz="4" w:space="0" w:color="auto"/>
            </w:tcBorders>
          </w:tcPr>
          <w:p w14:paraId="5A8DAED2" w14:textId="77777777" w:rsidR="003C0E12" w:rsidRPr="00FD35A8" w:rsidRDefault="003C0E12" w:rsidP="003C0E12">
            <w:pPr>
              <w:rPr>
                <w:rFonts w:ascii="Times New Roman" w:hAnsi="Times New Roman"/>
              </w:rPr>
            </w:pPr>
          </w:p>
        </w:tc>
        <w:tc>
          <w:tcPr>
            <w:tcW w:w="0" w:type="auto"/>
            <w:tcBorders>
              <w:bottom w:val="single" w:sz="4" w:space="0" w:color="auto"/>
            </w:tcBorders>
          </w:tcPr>
          <w:p w14:paraId="0878880F" w14:textId="77777777" w:rsidR="003C0E12" w:rsidRPr="00FD35A8" w:rsidRDefault="003C0E12" w:rsidP="003C0E12">
            <w:pPr>
              <w:rPr>
                <w:rFonts w:ascii="Times New Roman" w:hAnsi="Times New Roman"/>
              </w:rPr>
            </w:pPr>
          </w:p>
        </w:tc>
        <w:tc>
          <w:tcPr>
            <w:tcW w:w="0" w:type="auto"/>
            <w:tcBorders>
              <w:bottom w:val="single" w:sz="4" w:space="0" w:color="auto"/>
            </w:tcBorders>
          </w:tcPr>
          <w:p w14:paraId="13084BCB" w14:textId="77777777" w:rsidR="003C0E12" w:rsidRPr="00FD35A8" w:rsidRDefault="003C0E12" w:rsidP="003C0E12">
            <w:pPr>
              <w:rPr>
                <w:rFonts w:ascii="Times New Roman" w:hAnsi="Times New Roman"/>
              </w:rPr>
            </w:pPr>
          </w:p>
        </w:tc>
        <w:tc>
          <w:tcPr>
            <w:tcW w:w="0" w:type="auto"/>
            <w:tcBorders>
              <w:bottom w:val="single" w:sz="4" w:space="0" w:color="auto"/>
            </w:tcBorders>
          </w:tcPr>
          <w:p w14:paraId="405061E5" w14:textId="77777777" w:rsidR="003C0E12" w:rsidRPr="00FD35A8" w:rsidRDefault="003C0E12" w:rsidP="003C0E12">
            <w:pPr>
              <w:rPr>
                <w:rFonts w:ascii="Times New Roman" w:hAnsi="Times New Roman"/>
              </w:rPr>
            </w:pPr>
          </w:p>
        </w:tc>
      </w:tr>
    </w:tbl>
    <w:p w14:paraId="298CD7E6"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Note:</w:t>
      </w:r>
    </w:p>
    <w:p w14:paraId="01A872A4" w14:textId="77777777" w:rsidR="00391088" w:rsidRPr="00FD35A8" w:rsidRDefault="00391088" w:rsidP="00391088">
      <w:pPr>
        <w:rPr>
          <w:rFonts w:ascii="Times New Roman" w:hAnsi="Times New Roman" w:cs="Times New Roman"/>
          <w:szCs w:val="20"/>
        </w:rPr>
      </w:pPr>
      <w:r w:rsidRPr="00FD35A8">
        <w:rPr>
          <w:rFonts w:ascii="Times New Roman" w:hAnsi="Times New Roman" w:cs="Times New Roman"/>
          <w:szCs w:val="20"/>
        </w:rPr>
        <w:t>Full analysis set (FAS): Subjects who have received cell infusion in the analysis set of eligible subjects (ASES). FAS will be mainly used for the analysis of baseline data and efficacy analysis.</w:t>
      </w:r>
    </w:p>
    <w:p w14:paraId="497FE121" w14:textId="5533DC7D" w:rsidR="003C0E12" w:rsidRPr="00FD35A8" w:rsidRDefault="00773FFD" w:rsidP="003C0E12">
      <w:pPr>
        <w:widowControl/>
        <w:rPr>
          <w:rFonts w:ascii="Times New Roman" w:hAnsi="Times New Roman" w:cs="Times New Roman"/>
          <w:szCs w:val="20"/>
        </w:rPr>
      </w:pPr>
      <w:ins w:id="1774" w:author="Yali Chen" w:date="2025-12-17T09:59:00Z" w16du:dateUtc="2025-12-17T01:59:00Z">
        <w:r w:rsidRPr="00FD35A8">
          <w:rPr>
            <w:rFonts w:ascii="Times New Roman" w:hAnsi="Times New Roman" w:cs="Times New Roman"/>
          </w:rPr>
          <w:t>DL</w:t>
        </w:r>
        <w:r w:rsidRPr="00FD35A8">
          <w:rPr>
            <w:rFonts w:ascii="Times New Roman" w:hAnsi="Times New Roman" w:cs="Times New Roman"/>
            <w:vertAlign w:val="subscript"/>
          </w:rPr>
          <w:t>CO</w:t>
        </w:r>
        <w:r w:rsidRPr="00FD35A8">
          <w:rPr>
            <w:rFonts w:ascii="Times New Roman" w:hAnsi="Times New Roman" w:cs="Times New Roman"/>
            <w:szCs w:val="20"/>
          </w:rPr>
          <w:t xml:space="preserve">: </w:t>
        </w:r>
      </w:ins>
      <w:ins w:id="1775" w:author="Yali Chen" w:date="2025-12-17T09:58:00Z" w16du:dateUtc="2025-12-17T01:58:00Z">
        <w:r w:rsidRPr="00FD35A8">
          <w:rPr>
            <w:rFonts w:ascii="Times New Roman" w:hAnsi="Times New Roman" w:cs="Times New Roman"/>
            <w:szCs w:val="20"/>
          </w:rPr>
          <w:t xml:space="preserve">Diffusing Capacity of the Lung for Carbon Monoxide, </w:t>
        </w:r>
      </w:ins>
      <w:r w:rsidR="00F81E79" w:rsidRPr="00FD35A8">
        <w:rPr>
          <w:rFonts w:ascii="Times New Roman" w:hAnsi="Times New Roman" w:cs="Times New Roman"/>
          <w:szCs w:val="20"/>
        </w:rPr>
        <w:t xml:space="preserve">mRSS: Modified Rodnan Skin Score, </w:t>
      </w:r>
      <w:r w:rsidR="003C0E12" w:rsidRPr="00FD35A8">
        <w:rPr>
          <w:rFonts w:ascii="Times New Roman" w:hAnsi="Times New Roman" w:cs="Times New Roman"/>
          <w:szCs w:val="20"/>
        </w:rPr>
        <w:t xml:space="preserve">FVC: Forced Vital Capacity, </w:t>
      </w:r>
      <w:r w:rsidR="003501EB" w:rsidRPr="00FD35A8">
        <w:rPr>
          <w:rFonts w:ascii="Times New Roman" w:hAnsi="Times New Roman" w:cs="Times New Roman"/>
          <w:szCs w:val="20"/>
        </w:rPr>
        <w:t xml:space="preserve">HAQ-DI: Health Assessment Questionnaire-Disability Index, </w:t>
      </w:r>
      <w:r w:rsidR="003C0E12" w:rsidRPr="00FD35A8">
        <w:rPr>
          <w:rFonts w:ascii="Times New Roman" w:hAnsi="Times New Roman" w:cs="Times New Roman"/>
          <w:szCs w:val="20"/>
        </w:rPr>
        <w:t>PhGA: Physician Global Activity, PtGA: Patient Global Activity, ppFVC: percent predicted Forced Vital Capacity, rCRISS: Revised Combined Response Index for Systemic Sclerosis, SSc: Systemic Sclerosis,</w:t>
      </w:r>
    </w:p>
    <w:p w14:paraId="518A80E6" w14:textId="77777777" w:rsidR="003C0E12" w:rsidRPr="00FD35A8" w:rsidRDefault="003C0E12" w:rsidP="009530D5">
      <w:pPr>
        <w:widowControl/>
        <w:rPr>
          <w:ins w:id="1776" w:author="Yali Chen" w:date="2025-12-17T14:16:00Z" w16du:dateUtc="2025-12-17T06:16:00Z"/>
          <w:rFonts w:ascii="Times New Roman" w:hAnsi="Times New Roman" w:cs="Times New Roman"/>
          <w:i/>
          <w:iCs/>
          <w:szCs w:val="20"/>
        </w:rPr>
      </w:pPr>
    </w:p>
    <w:p w14:paraId="02EC6FAC" w14:textId="77777777" w:rsidR="009C1200" w:rsidRPr="00FD35A8" w:rsidRDefault="009C1200" w:rsidP="009C1200">
      <w:pPr>
        <w:widowControl/>
        <w:rPr>
          <w:ins w:id="1777" w:author="Yali Chen" w:date="2025-12-17T14:16:00Z" w16du:dateUtc="2025-12-17T06:16:00Z"/>
          <w:rFonts w:ascii="Times New Roman" w:hAnsi="Times New Roman" w:cs="Times New Roman"/>
          <w:i/>
          <w:iCs/>
          <w:szCs w:val="20"/>
        </w:rPr>
      </w:pPr>
      <w:ins w:id="1778" w:author="Yali Chen" w:date="2025-12-17T14:16:00Z" w16du:dateUtc="2025-12-17T06:16:00Z">
        <w:r w:rsidRPr="00FD35A8">
          <w:rPr>
            <w:rFonts w:ascii="Times New Roman" w:hAnsi="Times New Roman" w:cs="Times New Roman"/>
            <w:i/>
            <w:iCs/>
            <w:szCs w:val="20"/>
          </w:rPr>
          <w:t xml:space="preserve">Programming note: </w:t>
        </w:r>
      </w:ins>
    </w:p>
    <w:p w14:paraId="4384B848" w14:textId="3EB7E7E6" w:rsidR="009C1200" w:rsidRPr="00FD35A8" w:rsidRDefault="009C1200" w:rsidP="009C1200">
      <w:pPr>
        <w:widowControl/>
        <w:rPr>
          <w:ins w:id="1779" w:author="Yali Chen" w:date="2025-12-17T14:16:00Z" w16du:dateUtc="2025-12-17T06:16:00Z"/>
          <w:rFonts w:ascii="Times New Roman" w:hAnsi="Times New Roman" w:cs="Times New Roman"/>
          <w:i/>
          <w:iCs/>
          <w:szCs w:val="20"/>
        </w:rPr>
      </w:pPr>
      <w:ins w:id="1780" w:author="Yali Chen" w:date="2025-12-17T14:16:00Z" w16du:dateUtc="2025-12-17T06:16:00Z">
        <w:r w:rsidRPr="00FD35A8">
          <w:rPr>
            <w:rFonts w:ascii="Times New Roman" w:hAnsi="Times New Roman" w:cs="Times New Roman"/>
            <w:i/>
            <w:iCs/>
            <w:szCs w:val="20"/>
          </w:rPr>
          <w:t>Please see Programming notes in figure 14.2.1</w:t>
        </w:r>
      </w:ins>
      <w:ins w:id="1781" w:author="Yali Chen" w:date="2025-12-17T14:17:00Z" w16du:dateUtc="2025-12-17T06:17:00Z">
        <w:r w:rsidRPr="00FD35A8">
          <w:rPr>
            <w:rFonts w:ascii="Times New Roman" w:hAnsi="Times New Roman" w:cs="Times New Roman"/>
            <w:i/>
            <w:iCs/>
            <w:szCs w:val="20"/>
          </w:rPr>
          <w:t>1</w:t>
        </w:r>
      </w:ins>
      <w:ins w:id="1782" w:author="Yali Chen" w:date="2025-12-17T14:16:00Z" w16du:dateUtc="2025-12-17T06:16:00Z">
        <w:r w:rsidRPr="00FD35A8">
          <w:rPr>
            <w:rFonts w:ascii="Times New Roman" w:hAnsi="Times New Roman" w:cs="Times New Roman"/>
            <w:i/>
            <w:iCs/>
            <w:szCs w:val="20"/>
          </w:rPr>
          <w:t>-14.2.1</w:t>
        </w:r>
      </w:ins>
      <w:ins w:id="1783" w:author="Yali Chen" w:date="2025-12-17T14:17:00Z" w16du:dateUtc="2025-12-17T06:17:00Z">
        <w:r w:rsidRPr="00FD35A8">
          <w:rPr>
            <w:rFonts w:ascii="Times New Roman" w:hAnsi="Times New Roman" w:cs="Times New Roman"/>
            <w:i/>
            <w:iCs/>
            <w:szCs w:val="20"/>
          </w:rPr>
          <w:t>7</w:t>
        </w:r>
      </w:ins>
      <w:ins w:id="1784" w:author="Yali Chen" w:date="2025-12-17T14:16:00Z" w16du:dateUtc="2025-12-17T06:16:00Z">
        <w:r w:rsidRPr="00FD35A8">
          <w:rPr>
            <w:rFonts w:ascii="Times New Roman" w:hAnsi="Times New Roman" w:cs="Times New Roman"/>
            <w:i/>
            <w:iCs/>
            <w:szCs w:val="20"/>
          </w:rPr>
          <w:t xml:space="preserve"> to understand how to calculate or where to grab these variables</w:t>
        </w:r>
      </w:ins>
    </w:p>
    <w:p w14:paraId="4C0B8BC4" w14:textId="77777777" w:rsidR="009C1200" w:rsidRPr="00FD35A8" w:rsidRDefault="009C1200" w:rsidP="009530D5">
      <w:pPr>
        <w:widowControl/>
        <w:rPr>
          <w:rFonts w:ascii="Times New Roman" w:hAnsi="Times New Roman" w:cs="Times New Roman"/>
          <w:i/>
          <w:iCs/>
          <w:szCs w:val="20"/>
        </w:rPr>
      </w:pPr>
    </w:p>
    <w:p w14:paraId="7FE40483" w14:textId="77777777" w:rsidR="00391088" w:rsidRPr="00FD35A8" w:rsidRDefault="00391088" w:rsidP="00391088">
      <w:pPr>
        <w:widowControl/>
        <w:rPr>
          <w:rFonts w:ascii="Times New Roman" w:hAnsi="Times New Roman" w:cs="Times New Roman"/>
          <w:szCs w:val="20"/>
        </w:rPr>
      </w:pPr>
      <w:r w:rsidRPr="00FD35A8">
        <w:rPr>
          <w:rFonts w:ascii="Times New Roman" w:hAnsi="Times New Roman" w:cs="Times New Roman"/>
          <w:szCs w:val="20"/>
        </w:rPr>
        <w:br w:type="page"/>
      </w:r>
    </w:p>
    <w:p w14:paraId="1E56A257" w14:textId="1EFDDED9" w:rsidR="007A027F" w:rsidRPr="00FD35A8" w:rsidRDefault="00120415" w:rsidP="00120415">
      <w:pPr>
        <w:keepNext/>
        <w:widowControl/>
        <w:spacing w:before="120" w:after="120"/>
        <w:jc w:val="left"/>
        <w:outlineLvl w:val="1"/>
        <w:rPr>
          <w:rFonts w:ascii="Times New Roman" w:hAnsi="Times New Roman" w:cs="Times New Roman"/>
          <w:b/>
          <w:bCs/>
          <w:smallCaps/>
          <w:color w:val="auto"/>
          <w:sz w:val="22"/>
        </w:rPr>
      </w:pPr>
      <w:bookmarkStart w:id="1785" w:name="_Toc217918935"/>
      <w:r w:rsidRPr="00FD35A8">
        <w:rPr>
          <w:rFonts w:ascii="Times New Roman" w:hAnsi="Times New Roman" w:cs="Times New Roman"/>
          <w:b/>
          <w:bCs/>
          <w:smallCaps/>
          <w:color w:val="auto"/>
          <w:sz w:val="22"/>
        </w:rPr>
        <w:lastRenderedPageBreak/>
        <w:t>14.3</w:t>
      </w:r>
      <w:r w:rsidR="00925AC0" w:rsidRPr="00FD35A8">
        <w:rPr>
          <w:rFonts w:ascii="Times New Roman" w:hAnsi="Times New Roman" w:cs="Times New Roman"/>
          <w:b/>
          <w:bCs/>
          <w:smallCaps/>
          <w:color w:val="auto"/>
          <w:sz w:val="22"/>
        </w:rPr>
        <w:t xml:space="preserve"> Safety Overviews</w:t>
      </w:r>
      <w:bookmarkEnd w:id="1785"/>
    </w:p>
    <w:p w14:paraId="395CD4C5" w14:textId="7633B7E8" w:rsidR="008E0C5C" w:rsidRPr="00FD35A8" w:rsidRDefault="008E0C5C">
      <w:pPr>
        <w:widowControl/>
        <w:jc w:val="left"/>
        <w:rPr>
          <w:rFonts w:ascii="Times New Roman" w:eastAsia="等线" w:hAnsi="Times New Roman" w:cs="Times New Roman"/>
          <w:color w:val="auto"/>
          <w:kern w:val="0"/>
          <w:sz w:val="18"/>
          <w:szCs w:val="20"/>
        </w:rPr>
      </w:pPr>
      <w:r w:rsidRPr="00FD35A8">
        <w:rPr>
          <w:rFonts w:ascii="Times New Roman" w:eastAsia="等线" w:hAnsi="Times New Roman" w:cs="Times New Roman"/>
        </w:rPr>
        <w:br w:type="page"/>
      </w:r>
    </w:p>
    <w:p w14:paraId="0BCEF962" w14:textId="54ABCF7B" w:rsidR="00997AED" w:rsidRPr="00FD35A8" w:rsidRDefault="00504F20" w:rsidP="005F7D6C">
      <w:pPr>
        <w:pStyle w:val="TFLshelltitle1"/>
        <w:rPr>
          <w:rStyle w:val="Heading3Char1"/>
          <w:rFonts w:eastAsia="宋体"/>
          <w:b/>
          <w:bCs/>
          <w:color w:val="000000"/>
          <w:sz w:val="20"/>
          <w:szCs w:val="20"/>
          <w:lang w:eastAsia="zh-CN"/>
        </w:rPr>
      </w:pPr>
      <w:bookmarkStart w:id="1786" w:name="_Toc217918936"/>
      <w:r w:rsidRPr="00FD35A8">
        <w:rPr>
          <w:rStyle w:val="Heading3Char1"/>
          <w:rFonts w:eastAsia="宋体"/>
          <w:b/>
          <w:bCs/>
          <w:color w:val="000000"/>
          <w:sz w:val="20"/>
          <w:szCs w:val="20"/>
          <w:lang w:eastAsia="zh-CN"/>
        </w:rPr>
        <w:lastRenderedPageBreak/>
        <w:t>Table</w:t>
      </w:r>
      <w:r w:rsidR="007C41C2" w:rsidRPr="00FD35A8">
        <w:rPr>
          <w:rStyle w:val="Heading3Char1"/>
          <w:rFonts w:eastAsia="宋体"/>
          <w:b/>
          <w:bCs/>
          <w:color w:val="000000"/>
          <w:sz w:val="20"/>
          <w:szCs w:val="20"/>
          <w:lang w:eastAsia="zh-CN"/>
        </w:rPr>
        <w:t xml:space="preserve"> </w:t>
      </w:r>
      <w:r w:rsidR="006F5930" w:rsidRPr="00FD35A8">
        <w:rPr>
          <w:rStyle w:val="Heading3Char1"/>
          <w:rFonts w:eastAsia="宋体"/>
          <w:b/>
          <w:bCs/>
          <w:color w:val="000000"/>
          <w:sz w:val="20"/>
          <w:szCs w:val="20"/>
          <w:lang w:eastAsia="zh-CN"/>
        </w:rPr>
        <w:t>14.3</w:t>
      </w:r>
      <w:r w:rsidR="007C41C2" w:rsidRPr="00FD35A8">
        <w:rPr>
          <w:rStyle w:val="Heading3Char1"/>
          <w:rFonts w:eastAsia="宋体"/>
          <w:b/>
          <w:bCs/>
          <w:color w:val="000000"/>
          <w:sz w:val="20"/>
          <w:szCs w:val="20"/>
          <w:lang w:eastAsia="zh-CN"/>
        </w:rPr>
        <w:t xml:space="preserve">.1 </w:t>
      </w:r>
      <w:bookmarkEnd w:id="1546"/>
      <w:r w:rsidR="00820C9F" w:rsidRPr="00FD35A8">
        <w:rPr>
          <w:rStyle w:val="Heading3Char1"/>
          <w:rFonts w:eastAsia="宋体"/>
          <w:b/>
          <w:bCs/>
          <w:color w:val="000000"/>
          <w:sz w:val="20"/>
          <w:szCs w:val="20"/>
          <w:lang w:eastAsia="zh-CN"/>
        </w:rPr>
        <w:t xml:space="preserve">Overall </w:t>
      </w:r>
      <w:r w:rsidRPr="00FD35A8">
        <w:rPr>
          <w:rStyle w:val="Heading3Char1"/>
          <w:rFonts w:eastAsia="宋体"/>
          <w:b/>
          <w:bCs/>
          <w:color w:val="000000"/>
          <w:sz w:val="20"/>
          <w:szCs w:val="20"/>
          <w:lang w:eastAsia="zh-CN"/>
        </w:rPr>
        <w:t>S</w:t>
      </w:r>
      <w:r w:rsidR="00820C9F" w:rsidRPr="00FD35A8">
        <w:rPr>
          <w:rStyle w:val="Heading3Char1"/>
          <w:rFonts w:eastAsia="宋体"/>
          <w:b/>
          <w:bCs/>
          <w:color w:val="000000"/>
          <w:sz w:val="20"/>
          <w:szCs w:val="20"/>
          <w:lang w:eastAsia="zh-CN"/>
        </w:rPr>
        <w:t xml:space="preserve">ummary of </w:t>
      </w:r>
      <w:r w:rsidRPr="00FD35A8">
        <w:rPr>
          <w:rStyle w:val="Heading3Char1"/>
          <w:rFonts w:eastAsia="宋体"/>
          <w:b/>
          <w:bCs/>
          <w:color w:val="000000"/>
          <w:sz w:val="20"/>
          <w:szCs w:val="20"/>
          <w:lang w:eastAsia="zh-CN"/>
        </w:rPr>
        <w:t>A</w:t>
      </w:r>
      <w:r w:rsidR="00820C9F" w:rsidRPr="00FD35A8">
        <w:rPr>
          <w:rStyle w:val="Heading3Char1"/>
          <w:rFonts w:eastAsia="宋体"/>
          <w:b/>
          <w:bCs/>
          <w:color w:val="000000"/>
          <w:sz w:val="20"/>
          <w:szCs w:val="20"/>
          <w:lang w:eastAsia="zh-CN"/>
        </w:rPr>
        <w:t xml:space="preserve">dverse </w:t>
      </w:r>
      <w:r w:rsidRPr="00FD35A8">
        <w:rPr>
          <w:rStyle w:val="Heading3Char1"/>
          <w:rFonts w:eastAsia="宋体"/>
          <w:b/>
          <w:bCs/>
          <w:color w:val="000000"/>
          <w:sz w:val="20"/>
          <w:szCs w:val="20"/>
          <w:lang w:eastAsia="zh-CN"/>
        </w:rPr>
        <w:t>E</w:t>
      </w:r>
      <w:r w:rsidR="00820C9F" w:rsidRPr="00FD35A8">
        <w:rPr>
          <w:rStyle w:val="Heading3Char1"/>
          <w:rFonts w:eastAsia="宋体"/>
          <w:b/>
          <w:bCs/>
          <w:color w:val="000000"/>
          <w:sz w:val="20"/>
          <w:szCs w:val="20"/>
          <w:lang w:eastAsia="zh-CN"/>
        </w:rPr>
        <w:t>vents - &lt;&lt;</w:t>
      </w:r>
      <w:r w:rsidRPr="00FD35A8">
        <w:rPr>
          <w:rStyle w:val="Heading3Char1"/>
          <w:rFonts w:eastAsia="宋体"/>
          <w:b/>
          <w:bCs/>
          <w:color w:val="000000"/>
          <w:sz w:val="20"/>
          <w:szCs w:val="20"/>
          <w:lang w:eastAsia="zh-CN"/>
        </w:rPr>
        <w:t>A</w:t>
      </w:r>
      <w:r w:rsidR="00820C9F" w:rsidRPr="00FD35A8">
        <w:rPr>
          <w:rStyle w:val="Heading3Char1"/>
          <w:rFonts w:eastAsia="宋体"/>
          <w:b/>
          <w:bCs/>
          <w:color w:val="000000"/>
          <w:sz w:val="20"/>
          <w:szCs w:val="20"/>
          <w:lang w:eastAsia="zh-CN"/>
        </w:rPr>
        <w:t xml:space="preserve">fter </w:t>
      </w:r>
      <w:r w:rsidRPr="00FD35A8">
        <w:rPr>
          <w:rStyle w:val="Heading3Char1"/>
          <w:rFonts w:eastAsia="宋体"/>
          <w:b/>
          <w:bCs/>
          <w:color w:val="000000"/>
          <w:sz w:val="20"/>
          <w:szCs w:val="20"/>
          <w:lang w:eastAsia="zh-CN"/>
        </w:rPr>
        <w:t>C</w:t>
      </w:r>
      <w:r w:rsidR="00820C9F" w:rsidRPr="00FD35A8">
        <w:rPr>
          <w:rStyle w:val="Heading3Char1"/>
          <w:rFonts w:eastAsia="宋体"/>
          <w:b/>
          <w:bCs/>
          <w:color w:val="000000"/>
          <w:sz w:val="20"/>
          <w:szCs w:val="20"/>
          <w:lang w:eastAsia="zh-CN"/>
        </w:rPr>
        <w:t xml:space="preserve">ell </w:t>
      </w:r>
      <w:r w:rsidRPr="00FD35A8">
        <w:rPr>
          <w:rStyle w:val="Heading3Char1"/>
          <w:rFonts w:eastAsia="宋体"/>
          <w:b/>
          <w:bCs/>
          <w:color w:val="000000"/>
          <w:sz w:val="20"/>
          <w:szCs w:val="20"/>
          <w:lang w:eastAsia="zh-CN"/>
        </w:rPr>
        <w:t>I</w:t>
      </w:r>
      <w:r w:rsidR="00820C9F" w:rsidRPr="00FD35A8">
        <w:rPr>
          <w:rStyle w:val="Heading3Char1"/>
          <w:rFonts w:eastAsia="宋体"/>
          <w:b/>
          <w:bCs/>
          <w:color w:val="000000"/>
          <w:sz w:val="20"/>
          <w:szCs w:val="20"/>
          <w:lang w:eastAsia="zh-CN"/>
        </w:rPr>
        <w:t xml:space="preserve">nfusion&gt;&gt; (Safety </w:t>
      </w:r>
      <w:r w:rsidRPr="00FD35A8">
        <w:rPr>
          <w:rStyle w:val="Heading3Char1"/>
          <w:rFonts w:eastAsia="宋体"/>
          <w:b/>
          <w:bCs/>
          <w:color w:val="000000"/>
          <w:sz w:val="20"/>
          <w:szCs w:val="20"/>
          <w:lang w:eastAsia="zh-CN"/>
        </w:rPr>
        <w:t>S</w:t>
      </w:r>
      <w:r w:rsidR="00820C9F" w:rsidRPr="00FD35A8">
        <w:rPr>
          <w:rStyle w:val="Heading3Char1"/>
          <w:rFonts w:eastAsia="宋体"/>
          <w:b/>
          <w:bCs/>
          <w:color w:val="000000"/>
          <w:sz w:val="20"/>
          <w:szCs w:val="20"/>
          <w:lang w:eastAsia="zh-CN"/>
        </w:rPr>
        <w:t>et)</w:t>
      </w:r>
      <w:bookmarkEnd w:id="1786"/>
      <w:r w:rsidR="007A347C" w:rsidRPr="00FD35A8" w:rsidDel="007A347C">
        <w:rPr>
          <w:rStyle w:val="Heading3Char1"/>
          <w:rFonts w:eastAsia="宋体"/>
          <w:b/>
          <w:bCs/>
          <w:color w:val="000000"/>
          <w:sz w:val="20"/>
          <w:szCs w:val="20"/>
          <w:lang w:eastAsia="zh-CN"/>
        </w:rPr>
        <w:t xml:space="preserve"> </w:t>
      </w:r>
    </w:p>
    <w:tbl>
      <w:tblPr>
        <w:tblStyle w:val="TableGrid"/>
        <w:tblW w:w="5000" w:type="pct"/>
        <w:tblLook w:val="04A0" w:firstRow="1" w:lastRow="0" w:firstColumn="1" w:lastColumn="0" w:noHBand="0" w:noVBand="1"/>
        <w:tblPrChange w:id="1787" w:author="Pan, Zhemin" w:date="2025-12-16T13:26:00Z" w16du:dateUtc="2025-12-16T05:26:00Z">
          <w:tblPr>
            <w:tblStyle w:val="TableGrid"/>
            <w:tblW w:w="5000" w:type="pct"/>
            <w:tblLook w:val="04A0" w:firstRow="1" w:lastRow="0" w:firstColumn="1" w:lastColumn="0" w:noHBand="0" w:noVBand="1"/>
          </w:tblPr>
        </w:tblPrChange>
      </w:tblPr>
      <w:tblGrid>
        <w:gridCol w:w="6307"/>
        <w:gridCol w:w="3079"/>
        <w:gridCol w:w="3192"/>
        <w:gridCol w:w="1992"/>
        <w:tblGridChange w:id="1788">
          <w:tblGrid>
            <w:gridCol w:w="6307"/>
            <w:gridCol w:w="3079"/>
            <w:gridCol w:w="3192"/>
            <w:gridCol w:w="1992"/>
          </w:tblGrid>
        </w:tblGridChange>
      </w:tblGrid>
      <w:tr w:rsidR="00AA0E6C" w:rsidRPr="00FD35A8" w14:paraId="4C2404D8" w14:textId="77777777" w:rsidTr="00B83DF0">
        <w:trPr>
          <w:trHeight w:val="285"/>
          <w:trPrChange w:id="1789" w:author="Pan, Zhemin" w:date="2025-12-16T13:26:00Z" w16du:dateUtc="2025-12-16T05:26:00Z">
            <w:trPr>
              <w:trHeight w:val="285"/>
            </w:trPr>
          </w:trPrChange>
        </w:trPr>
        <w:tc>
          <w:tcPr>
            <w:tcW w:w="0" w:type="auto"/>
            <w:vMerge w:val="restart"/>
            <w:tcBorders>
              <w:top w:val="single" w:sz="4" w:space="0" w:color="auto"/>
              <w:left w:val="nil"/>
              <w:bottom w:val="nil"/>
              <w:right w:val="nil"/>
            </w:tcBorders>
            <w:hideMark/>
            <w:tcPrChange w:id="1790" w:author="Pan, Zhemin" w:date="2025-12-16T13:26:00Z" w16du:dateUtc="2025-12-16T05:26:00Z">
              <w:tcPr>
                <w:tcW w:w="0" w:type="auto"/>
                <w:vMerge w:val="restart"/>
                <w:tcBorders>
                  <w:top w:val="single" w:sz="4" w:space="0" w:color="auto"/>
                  <w:left w:val="nil"/>
                  <w:bottom w:val="nil"/>
                  <w:right w:val="nil"/>
                </w:tcBorders>
                <w:hideMark/>
              </w:tcPr>
            </w:tcPrChange>
          </w:tcPr>
          <w:p w14:paraId="4C020097" w14:textId="77777777" w:rsidR="00AA0E6C" w:rsidRPr="00FD35A8" w:rsidRDefault="00AA0E6C" w:rsidP="00D763C1">
            <w:pPr>
              <w:pStyle w:val="tabletext1"/>
              <w:rPr>
                <w:rFonts w:eastAsia="等线"/>
              </w:rPr>
            </w:pPr>
          </w:p>
        </w:tc>
        <w:tc>
          <w:tcPr>
            <w:tcW w:w="3079" w:type="dxa"/>
            <w:tcBorders>
              <w:top w:val="single" w:sz="4" w:space="0" w:color="auto"/>
              <w:left w:val="nil"/>
              <w:bottom w:val="nil"/>
              <w:right w:val="nil"/>
            </w:tcBorders>
            <w:hideMark/>
            <w:tcPrChange w:id="1791" w:author="Pan, Zhemin" w:date="2025-12-16T13:26:00Z" w16du:dateUtc="2025-12-16T05:26:00Z">
              <w:tcPr>
                <w:tcW w:w="3086" w:type="dxa"/>
                <w:tcBorders>
                  <w:top w:val="single" w:sz="4" w:space="0" w:color="auto"/>
                  <w:left w:val="nil"/>
                  <w:bottom w:val="nil"/>
                  <w:right w:val="nil"/>
                </w:tcBorders>
                <w:hideMark/>
              </w:tcPr>
            </w:tcPrChange>
          </w:tcPr>
          <w:p w14:paraId="03DD8124" w14:textId="77777777" w:rsidR="00AA0E6C" w:rsidRPr="00FD35A8" w:rsidRDefault="00AA0E6C" w:rsidP="00B9751F">
            <w:pPr>
              <w:pStyle w:val="tabletext1"/>
              <w:jc w:val="center"/>
              <w:rPr>
                <w:rFonts w:eastAsia="等线"/>
              </w:rPr>
            </w:pPr>
            <w:r w:rsidRPr="00FD35A8">
              <w:rPr>
                <w:rFonts w:eastAsia="等线"/>
              </w:rPr>
              <w:t>&lt;&lt;IIM cohort&gt;&gt;</w:t>
            </w:r>
          </w:p>
        </w:tc>
        <w:tc>
          <w:tcPr>
            <w:tcW w:w="3192" w:type="dxa"/>
            <w:tcBorders>
              <w:top w:val="single" w:sz="4" w:space="0" w:color="auto"/>
              <w:left w:val="nil"/>
              <w:bottom w:val="nil"/>
              <w:right w:val="nil"/>
            </w:tcBorders>
            <w:hideMark/>
            <w:tcPrChange w:id="1792" w:author="Pan, Zhemin" w:date="2025-12-16T13:26:00Z" w16du:dateUtc="2025-12-16T05:26:00Z">
              <w:tcPr>
                <w:tcW w:w="3199" w:type="dxa"/>
                <w:tcBorders>
                  <w:top w:val="single" w:sz="4" w:space="0" w:color="auto"/>
                  <w:left w:val="nil"/>
                  <w:bottom w:val="nil"/>
                  <w:right w:val="nil"/>
                </w:tcBorders>
                <w:hideMark/>
              </w:tcPr>
            </w:tcPrChange>
          </w:tcPr>
          <w:p w14:paraId="63B00536" w14:textId="77777777" w:rsidR="00AA0E6C" w:rsidRPr="00FD35A8" w:rsidRDefault="00AA0E6C" w:rsidP="00B9751F">
            <w:pPr>
              <w:pStyle w:val="tabletext1"/>
              <w:jc w:val="center"/>
              <w:rPr>
                <w:rFonts w:eastAsia="等线"/>
              </w:rPr>
            </w:pPr>
            <w:r w:rsidRPr="00FD35A8">
              <w:rPr>
                <w:rFonts w:eastAsia="等线"/>
              </w:rPr>
              <w:t>&lt;&lt;SSc cohort&gt;&gt;</w:t>
            </w:r>
          </w:p>
        </w:tc>
        <w:tc>
          <w:tcPr>
            <w:tcW w:w="1992" w:type="dxa"/>
            <w:tcBorders>
              <w:top w:val="single" w:sz="4" w:space="0" w:color="auto"/>
              <w:left w:val="nil"/>
              <w:bottom w:val="nil"/>
              <w:right w:val="nil"/>
            </w:tcBorders>
            <w:hideMark/>
            <w:tcPrChange w:id="1793" w:author="Pan, Zhemin" w:date="2025-12-16T13:26:00Z" w16du:dateUtc="2025-12-16T05:26:00Z">
              <w:tcPr>
                <w:tcW w:w="1953" w:type="dxa"/>
                <w:tcBorders>
                  <w:top w:val="single" w:sz="4" w:space="0" w:color="auto"/>
                  <w:left w:val="nil"/>
                  <w:bottom w:val="nil"/>
                  <w:right w:val="nil"/>
                </w:tcBorders>
                <w:hideMark/>
              </w:tcPr>
            </w:tcPrChange>
          </w:tcPr>
          <w:p w14:paraId="72C4DF3A" w14:textId="77777777" w:rsidR="00AA0E6C" w:rsidRPr="00FD35A8" w:rsidRDefault="00AA0E6C" w:rsidP="00B9751F">
            <w:pPr>
              <w:pStyle w:val="tabletext1"/>
              <w:jc w:val="center"/>
              <w:rPr>
                <w:rFonts w:eastAsia="等线"/>
              </w:rPr>
            </w:pPr>
            <w:r w:rsidRPr="00FD35A8">
              <w:rPr>
                <w:rFonts w:eastAsia="等线"/>
              </w:rPr>
              <w:t>Total</w:t>
            </w:r>
          </w:p>
        </w:tc>
      </w:tr>
      <w:tr w:rsidR="00AA0E6C" w:rsidRPr="00FD35A8" w14:paraId="42C98084" w14:textId="77777777" w:rsidTr="00B83DF0">
        <w:trPr>
          <w:trHeight w:val="285"/>
          <w:trPrChange w:id="1794" w:author="Pan, Zhemin" w:date="2025-12-16T13:26:00Z" w16du:dateUtc="2025-12-16T05:26:00Z">
            <w:trPr>
              <w:trHeight w:val="285"/>
            </w:trPr>
          </w:trPrChange>
        </w:trPr>
        <w:tc>
          <w:tcPr>
            <w:tcW w:w="0" w:type="auto"/>
            <w:vMerge/>
            <w:hideMark/>
            <w:tcPrChange w:id="1795" w:author="Pan, Zhemin" w:date="2025-12-16T13:26:00Z" w16du:dateUtc="2025-12-16T05:26:00Z">
              <w:tcPr>
                <w:tcW w:w="0" w:type="auto"/>
                <w:vMerge/>
                <w:hideMark/>
              </w:tcPr>
            </w:tcPrChange>
          </w:tcPr>
          <w:p w14:paraId="1CDAA38B" w14:textId="77777777" w:rsidR="00AA0E6C" w:rsidRPr="00FD35A8" w:rsidRDefault="00AA0E6C" w:rsidP="00D763C1">
            <w:pPr>
              <w:pStyle w:val="tabletext1"/>
              <w:rPr>
                <w:rFonts w:eastAsia="等线"/>
              </w:rPr>
            </w:pPr>
          </w:p>
        </w:tc>
        <w:tc>
          <w:tcPr>
            <w:tcW w:w="3079" w:type="dxa"/>
            <w:tcBorders>
              <w:top w:val="nil"/>
              <w:left w:val="nil"/>
              <w:bottom w:val="nil"/>
              <w:right w:val="nil"/>
            </w:tcBorders>
            <w:hideMark/>
            <w:tcPrChange w:id="1796" w:author="Pan, Zhemin" w:date="2025-12-16T13:26:00Z" w16du:dateUtc="2025-12-16T05:26:00Z">
              <w:tcPr>
                <w:tcW w:w="3086" w:type="dxa"/>
                <w:tcBorders>
                  <w:top w:val="nil"/>
                  <w:left w:val="nil"/>
                  <w:bottom w:val="nil"/>
                  <w:right w:val="nil"/>
                </w:tcBorders>
                <w:hideMark/>
              </w:tcPr>
            </w:tcPrChange>
          </w:tcPr>
          <w:p w14:paraId="0AC0DEF8" w14:textId="77777777" w:rsidR="00AA0E6C" w:rsidRPr="00FD35A8" w:rsidRDefault="00AA0E6C" w:rsidP="00B9751F">
            <w:pPr>
              <w:pStyle w:val="tabletext1"/>
              <w:jc w:val="center"/>
              <w:rPr>
                <w:rFonts w:eastAsia="等线"/>
              </w:rPr>
            </w:pPr>
            <w:r w:rsidRPr="00FD35A8">
              <w:rPr>
                <w:rFonts w:eastAsia="等线"/>
              </w:rPr>
              <w:t>N=xxx</w:t>
            </w:r>
          </w:p>
        </w:tc>
        <w:tc>
          <w:tcPr>
            <w:tcW w:w="3192" w:type="dxa"/>
            <w:tcBorders>
              <w:top w:val="nil"/>
              <w:left w:val="nil"/>
              <w:bottom w:val="nil"/>
              <w:right w:val="nil"/>
            </w:tcBorders>
            <w:hideMark/>
            <w:tcPrChange w:id="1797" w:author="Pan, Zhemin" w:date="2025-12-16T13:26:00Z" w16du:dateUtc="2025-12-16T05:26:00Z">
              <w:tcPr>
                <w:tcW w:w="3199" w:type="dxa"/>
                <w:tcBorders>
                  <w:top w:val="nil"/>
                  <w:left w:val="nil"/>
                  <w:bottom w:val="nil"/>
                  <w:right w:val="nil"/>
                </w:tcBorders>
                <w:hideMark/>
              </w:tcPr>
            </w:tcPrChange>
          </w:tcPr>
          <w:p w14:paraId="243690E9" w14:textId="77777777" w:rsidR="00AA0E6C" w:rsidRPr="00FD35A8" w:rsidRDefault="00AA0E6C" w:rsidP="00B9751F">
            <w:pPr>
              <w:pStyle w:val="tabletext1"/>
              <w:jc w:val="center"/>
              <w:rPr>
                <w:rFonts w:eastAsia="等线"/>
              </w:rPr>
            </w:pPr>
            <w:r w:rsidRPr="00FD35A8">
              <w:rPr>
                <w:rFonts w:eastAsia="等线"/>
              </w:rPr>
              <w:t>N=xxx</w:t>
            </w:r>
          </w:p>
        </w:tc>
        <w:tc>
          <w:tcPr>
            <w:tcW w:w="1992" w:type="dxa"/>
            <w:tcBorders>
              <w:top w:val="nil"/>
              <w:left w:val="nil"/>
              <w:bottom w:val="nil"/>
              <w:right w:val="nil"/>
            </w:tcBorders>
            <w:hideMark/>
            <w:tcPrChange w:id="1798" w:author="Pan, Zhemin" w:date="2025-12-16T13:26:00Z" w16du:dateUtc="2025-12-16T05:26:00Z">
              <w:tcPr>
                <w:tcW w:w="1953" w:type="dxa"/>
                <w:tcBorders>
                  <w:top w:val="nil"/>
                  <w:left w:val="nil"/>
                  <w:bottom w:val="nil"/>
                  <w:right w:val="nil"/>
                </w:tcBorders>
                <w:hideMark/>
              </w:tcPr>
            </w:tcPrChange>
          </w:tcPr>
          <w:p w14:paraId="5C61F2B1" w14:textId="77777777" w:rsidR="00AA0E6C" w:rsidRPr="00FD35A8" w:rsidRDefault="00AA0E6C" w:rsidP="00B9751F">
            <w:pPr>
              <w:pStyle w:val="tabletext1"/>
              <w:jc w:val="center"/>
              <w:rPr>
                <w:rFonts w:eastAsia="等线"/>
              </w:rPr>
            </w:pPr>
            <w:r w:rsidRPr="00FD35A8">
              <w:rPr>
                <w:rFonts w:eastAsia="等线"/>
              </w:rPr>
              <w:t>N=xxx</w:t>
            </w:r>
          </w:p>
        </w:tc>
      </w:tr>
      <w:tr w:rsidR="00AA0E6C" w:rsidRPr="00FD35A8" w14:paraId="0AD4B042" w14:textId="77777777" w:rsidTr="00B83DF0">
        <w:trPr>
          <w:trHeight w:val="300"/>
          <w:trPrChange w:id="1799" w:author="Pan, Zhemin" w:date="2025-12-16T13:26:00Z" w16du:dateUtc="2025-12-16T05:26:00Z">
            <w:trPr>
              <w:trHeight w:val="300"/>
            </w:trPr>
          </w:trPrChange>
        </w:trPr>
        <w:tc>
          <w:tcPr>
            <w:tcW w:w="0" w:type="auto"/>
            <w:vMerge/>
            <w:hideMark/>
            <w:tcPrChange w:id="1800" w:author="Pan, Zhemin" w:date="2025-12-16T13:26:00Z" w16du:dateUtc="2025-12-16T05:26:00Z">
              <w:tcPr>
                <w:tcW w:w="0" w:type="auto"/>
                <w:vMerge/>
                <w:hideMark/>
              </w:tcPr>
            </w:tcPrChange>
          </w:tcPr>
          <w:p w14:paraId="47541CFF" w14:textId="77777777" w:rsidR="00AA0E6C" w:rsidRPr="00FD35A8" w:rsidRDefault="00AA0E6C" w:rsidP="00D763C1">
            <w:pPr>
              <w:pStyle w:val="tabletext1"/>
              <w:rPr>
                <w:rFonts w:eastAsia="等线"/>
              </w:rPr>
            </w:pPr>
          </w:p>
        </w:tc>
        <w:tc>
          <w:tcPr>
            <w:tcW w:w="3079" w:type="dxa"/>
            <w:tcBorders>
              <w:top w:val="nil"/>
              <w:left w:val="nil"/>
              <w:bottom w:val="single" w:sz="4" w:space="0" w:color="auto"/>
              <w:right w:val="nil"/>
            </w:tcBorders>
            <w:hideMark/>
            <w:tcPrChange w:id="1801" w:author="Pan, Zhemin" w:date="2025-12-16T13:26:00Z" w16du:dateUtc="2025-12-16T05:26:00Z">
              <w:tcPr>
                <w:tcW w:w="3086" w:type="dxa"/>
                <w:tcBorders>
                  <w:top w:val="nil"/>
                  <w:left w:val="nil"/>
                  <w:bottom w:val="single" w:sz="4" w:space="0" w:color="auto"/>
                  <w:right w:val="nil"/>
                </w:tcBorders>
                <w:hideMark/>
              </w:tcPr>
            </w:tcPrChange>
          </w:tcPr>
          <w:p w14:paraId="00E942B3" w14:textId="77777777" w:rsidR="00AA0E6C" w:rsidRPr="00FD35A8" w:rsidRDefault="00AA0E6C" w:rsidP="00B9751F">
            <w:pPr>
              <w:pStyle w:val="tabletext1"/>
              <w:jc w:val="center"/>
              <w:rPr>
                <w:rFonts w:eastAsia="等线"/>
              </w:rPr>
            </w:pPr>
            <w:r w:rsidRPr="00FD35A8">
              <w:rPr>
                <w:rFonts w:eastAsia="等线"/>
              </w:rPr>
              <w:t>n (%)</w:t>
            </w:r>
          </w:p>
        </w:tc>
        <w:tc>
          <w:tcPr>
            <w:tcW w:w="3192" w:type="dxa"/>
            <w:tcBorders>
              <w:top w:val="nil"/>
              <w:left w:val="nil"/>
              <w:bottom w:val="single" w:sz="4" w:space="0" w:color="auto"/>
              <w:right w:val="nil"/>
            </w:tcBorders>
            <w:hideMark/>
            <w:tcPrChange w:id="1802" w:author="Pan, Zhemin" w:date="2025-12-16T13:26:00Z" w16du:dateUtc="2025-12-16T05:26:00Z">
              <w:tcPr>
                <w:tcW w:w="3199" w:type="dxa"/>
                <w:tcBorders>
                  <w:top w:val="nil"/>
                  <w:left w:val="nil"/>
                  <w:bottom w:val="single" w:sz="4" w:space="0" w:color="auto"/>
                  <w:right w:val="nil"/>
                </w:tcBorders>
                <w:hideMark/>
              </w:tcPr>
            </w:tcPrChange>
          </w:tcPr>
          <w:p w14:paraId="0FB07B43" w14:textId="77777777" w:rsidR="00AA0E6C" w:rsidRPr="00FD35A8" w:rsidRDefault="00AA0E6C" w:rsidP="00B9751F">
            <w:pPr>
              <w:pStyle w:val="tabletext1"/>
              <w:jc w:val="center"/>
              <w:rPr>
                <w:rFonts w:eastAsia="等线"/>
              </w:rPr>
            </w:pPr>
            <w:r w:rsidRPr="00FD35A8">
              <w:rPr>
                <w:rFonts w:eastAsia="等线"/>
              </w:rPr>
              <w:t>n (%)</w:t>
            </w:r>
          </w:p>
        </w:tc>
        <w:tc>
          <w:tcPr>
            <w:tcW w:w="1992" w:type="dxa"/>
            <w:tcBorders>
              <w:top w:val="nil"/>
              <w:left w:val="nil"/>
              <w:bottom w:val="single" w:sz="4" w:space="0" w:color="auto"/>
              <w:right w:val="nil"/>
            </w:tcBorders>
            <w:hideMark/>
            <w:tcPrChange w:id="1803" w:author="Pan, Zhemin" w:date="2025-12-16T13:26:00Z" w16du:dateUtc="2025-12-16T05:26:00Z">
              <w:tcPr>
                <w:tcW w:w="1953" w:type="dxa"/>
                <w:tcBorders>
                  <w:top w:val="nil"/>
                  <w:left w:val="nil"/>
                  <w:bottom w:val="single" w:sz="4" w:space="0" w:color="auto"/>
                  <w:right w:val="nil"/>
                </w:tcBorders>
                <w:hideMark/>
              </w:tcPr>
            </w:tcPrChange>
          </w:tcPr>
          <w:p w14:paraId="00756F98" w14:textId="77777777" w:rsidR="00AA0E6C" w:rsidRPr="00FD35A8" w:rsidRDefault="00AA0E6C" w:rsidP="00B9751F">
            <w:pPr>
              <w:pStyle w:val="tabletext1"/>
              <w:jc w:val="center"/>
              <w:rPr>
                <w:rFonts w:eastAsia="等线"/>
              </w:rPr>
            </w:pPr>
            <w:r w:rsidRPr="00FD35A8">
              <w:rPr>
                <w:rFonts w:eastAsia="等线"/>
              </w:rPr>
              <w:t>n (%)</w:t>
            </w:r>
          </w:p>
        </w:tc>
      </w:tr>
      <w:tr w:rsidR="00AA0E6C" w:rsidRPr="00FD35A8" w14:paraId="18EE554E" w14:textId="77777777" w:rsidTr="00B83DF0">
        <w:trPr>
          <w:trHeight w:val="285"/>
          <w:trPrChange w:id="1804" w:author="Pan, Zhemin" w:date="2025-12-16T13:26:00Z" w16du:dateUtc="2025-12-16T05:26:00Z">
            <w:trPr>
              <w:trHeight w:val="285"/>
            </w:trPr>
          </w:trPrChange>
        </w:trPr>
        <w:tc>
          <w:tcPr>
            <w:tcW w:w="6307" w:type="dxa"/>
            <w:tcBorders>
              <w:top w:val="single" w:sz="4" w:space="0" w:color="auto"/>
              <w:left w:val="nil"/>
              <w:bottom w:val="nil"/>
              <w:right w:val="nil"/>
            </w:tcBorders>
            <w:hideMark/>
            <w:tcPrChange w:id="1805" w:author="Pan, Zhemin" w:date="2025-12-16T13:26:00Z" w16du:dateUtc="2025-12-16T05:26:00Z">
              <w:tcPr>
                <w:tcW w:w="6322" w:type="dxa"/>
                <w:tcBorders>
                  <w:top w:val="single" w:sz="4" w:space="0" w:color="auto"/>
                  <w:left w:val="nil"/>
                  <w:bottom w:val="nil"/>
                  <w:right w:val="nil"/>
                </w:tcBorders>
                <w:hideMark/>
              </w:tcPr>
            </w:tcPrChange>
          </w:tcPr>
          <w:p w14:paraId="1C7A7B64" w14:textId="77777777" w:rsidR="00AA0E6C" w:rsidRPr="00FD35A8" w:rsidRDefault="00AA0E6C" w:rsidP="00BB592A">
            <w:pPr>
              <w:pStyle w:val="tabletext1"/>
              <w:ind w:left="0"/>
              <w:rPr>
                <w:rFonts w:eastAsia="等线"/>
              </w:rPr>
            </w:pPr>
            <w:r w:rsidRPr="00FD35A8">
              <w:rPr>
                <w:rFonts w:eastAsia="等线"/>
              </w:rPr>
              <w:t>Any AE</w:t>
            </w:r>
          </w:p>
        </w:tc>
        <w:tc>
          <w:tcPr>
            <w:tcW w:w="3079" w:type="dxa"/>
            <w:tcBorders>
              <w:top w:val="single" w:sz="4" w:space="0" w:color="auto"/>
              <w:left w:val="nil"/>
              <w:bottom w:val="nil"/>
              <w:right w:val="nil"/>
            </w:tcBorders>
            <w:hideMark/>
            <w:tcPrChange w:id="1806" w:author="Pan, Zhemin" w:date="2025-12-16T13:26:00Z" w16du:dateUtc="2025-12-16T05:26:00Z">
              <w:tcPr>
                <w:tcW w:w="3086" w:type="dxa"/>
                <w:tcBorders>
                  <w:top w:val="single" w:sz="4" w:space="0" w:color="auto"/>
                  <w:left w:val="nil"/>
                  <w:bottom w:val="nil"/>
                  <w:right w:val="nil"/>
                </w:tcBorders>
                <w:hideMark/>
              </w:tcPr>
            </w:tcPrChange>
          </w:tcPr>
          <w:p w14:paraId="21DC73A3" w14:textId="368D2C97" w:rsidR="00AA0E6C" w:rsidRPr="00FD35A8" w:rsidRDefault="00AA0E6C" w:rsidP="00B9751F">
            <w:pPr>
              <w:pStyle w:val="tabletext1"/>
              <w:jc w:val="center"/>
              <w:rPr>
                <w:rFonts w:eastAsia="等线"/>
              </w:rPr>
            </w:pPr>
            <w:r w:rsidRPr="00FD35A8">
              <w:rPr>
                <w:rFonts w:eastAsia="等线"/>
              </w:rPr>
              <w:t>xxx</w:t>
            </w:r>
            <w:r w:rsidR="008C35AB" w:rsidRPr="00FD35A8">
              <w:rPr>
                <w:rFonts w:eastAsia="等线"/>
              </w:rPr>
              <w:t xml:space="preserve"> </w:t>
            </w:r>
            <w:r w:rsidRPr="00FD35A8">
              <w:rPr>
                <w:rFonts w:eastAsia="等线"/>
              </w:rPr>
              <w:t>(xx.x)</w:t>
            </w:r>
          </w:p>
        </w:tc>
        <w:tc>
          <w:tcPr>
            <w:tcW w:w="3192" w:type="dxa"/>
            <w:tcBorders>
              <w:top w:val="single" w:sz="4" w:space="0" w:color="auto"/>
              <w:left w:val="nil"/>
              <w:bottom w:val="nil"/>
              <w:right w:val="nil"/>
            </w:tcBorders>
            <w:hideMark/>
            <w:tcPrChange w:id="1807" w:author="Pan, Zhemin" w:date="2025-12-16T13:26:00Z" w16du:dateUtc="2025-12-16T05:26:00Z">
              <w:tcPr>
                <w:tcW w:w="3199" w:type="dxa"/>
                <w:tcBorders>
                  <w:top w:val="single" w:sz="4" w:space="0" w:color="auto"/>
                  <w:left w:val="nil"/>
                  <w:bottom w:val="nil"/>
                  <w:right w:val="nil"/>
                </w:tcBorders>
                <w:hideMark/>
              </w:tcPr>
            </w:tcPrChange>
          </w:tcPr>
          <w:p w14:paraId="214CF28F" w14:textId="1EBC4DD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single" w:sz="4" w:space="0" w:color="auto"/>
              <w:left w:val="nil"/>
              <w:bottom w:val="nil"/>
              <w:right w:val="nil"/>
            </w:tcBorders>
            <w:hideMark/>
            <w:tcPrChange w:id="1808" w:author="Pan, Zhemin" w:date="2025-12-16T13:26:00Z" w16du:dateUtc="2025-12-16T05:26:00Z">
              <w:tcPr>
                <w:tcW w:w="1953" w:type="dxa"/>
                <w:tcBorders>
                  <w:top w:val="single" w:sz="4" w:space="0" w:color="auto"/>
                  <w:left w:val="nil"/>
                  <w:bottom w:val="nil"/>
                  <w:right w:val="nil"/>
                </w:tcBorders>
                <w:hideMark/>
              </w:tcPr>
            </w:tcPrChange>
          </w:tcPr>
          <w:p w14:paraId="20021039" w14:textId="55C7B3C9"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r>
      <w:tr w:rsidR="00AA0E6C" w:rsidRPr="00FD35A8" w14:paraId="399D3317" w14:textId="77777777" w:rsidTr="00B83DF0">
        <w:trPr>
          <w:trHeight w:val="297"/>
          <w:trPrChange w:id="1809" w:author="Pan, Zhemin" w:date="2025-12-16T13:26:00Z" w16du:dateUtc="2025-12-16T05:26:00Z">
            <w:trPr>
              <w:trHeight w:val="297"/>
            </w:trPr>
          </w:trPrChange>
        </w:trPr>
        <w:tc>
          <w:tcPr>
            <w:tcW w:w="6307" w:type="dxa"/>
            <w:tcBorders>
              <w:top w:val="nil"/>
              <w:left w:val="nil"/>
              <w:bottom w:val="nil"/>
              <w:right w:val="nil"/>
            </w:tcBorders>
            <w:hideMark/>
            <w:tcPrChange w:id="1810" w:author="Pan, Zhemin" w:date="2025-12-16T13:26:00Z" w16du:dateUtc="2025-12-16T05:26:00Z">
              <w:tcPr>
                <w:tcW w:w="6322" w:type="dxa"/>
                <w:tcBorders>
                  <w:top w:val="nil"/>
                  <w:left w:val="nil"/>
                  <w:bottom w:val="nil"/>
                  <w:right w:val="nil"/>
                </w:tcBorders>
                <w:hideMark/>
              </w:tcPr>
            </w:tcPrChange>
          </w:tcPr>
          <w:p w14:paraId="0A4B4EEE" w14:textId="77777777" w:rsidR="00AA0E6C" w:rsidRPr="00FD35A8" w:rsidRDefault="00AA0E6C" w:rsidP="00D763C1">
            <w:pPr>
              <w:pStyle w:val="tabletext1"/>
              <w:rPr>
                <w:rFonts w:eastAsia="等线"/>
              </w:rPr>
            </w:pPr>
            <w:r w:rsidRPr="00FD35A8">
              <w:rPr>
                <w:rFonts w:eastAsia="等线"/>
              </w:rPr>
              <w:t>Any AE related to CART therapy [a]</w:t>
            </w:r>
          </w:p>
        </w:tc>
        <w:tc>
          <w:tcPr>
            <w:tcW w:w="3079" w:type="dxa"/>
            <w:tcBorders>
              <w:top w:val="nil"/>
              <w:left w:val="nil"/>
              <w:bottom w:val="nil"/>
              <w:right w:val="nil"/>
            </w:tcBorders>
            <w:hideMark/>
            <w:tcPrChange w:id="1811" w:author="Pan, Zhemin" w:date="2025-12-16T13:26:00Z" w16du:dateUtc="2025-12-16T05:26:00Z">
              <w:tcPr>
                <w:tcW w:w="3086" w:type="dxa"/>
                <w:tcBorders>
                  <w:top w:val="nil"/>
                  <w:left w:val="nil"/>
                  <w:bottom w:val="nil"/>
                  <w:right w:val="nil"/>
                </w:tcBorders>
                <w:hideMark/>
              </w:tcPr>
            </w:tcPrChange>
          </w:tcPr>
          <w:p w14:paraId="061FBFC7" w14:textId="5D3D542F"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12" w:author="Pan, Zhemin" w:date="2025-12-16T13:26:00Z" w16du:dateUtc="2025-12-16T05:26:00Z">
              <w:tcPr>
                <w:tcW w:w="3199" w:type="dxa"/>
                <w:tcBorders>
                  <w:top w:val="nil"/>
                  <w:left w:val="nil"/>
                  <w:bottom w:val="nil"/>
                  <w:right w:val="nil"/>
                </w:tcBorders>
                <w:hideMark/>
              </w:tcPr>
            </w:tcPrChange>
          </w:tcPr>
          <w:p w14:paraId="0B0CFB6E" w14:textId="3291D551"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13" w:author="Pan, Zhemin" w:date="2025-12-16T13:26:00Z" w16du:dateUtc="2025-12-16T05:26:00Z">
              <w:tcPr>
                <w:tcW w:w="1953" w:type="dxa"/>
                <w:tcBorders>
                  <w:top w:val="nil"/>
                  <w:left w:val="nil"/>
                  <w:bottom w:val="nil"/>
                  <w:right w:val="nil"/>
                </w:tcBorders>
                <w:hideMark/>
              </w:tcPr>
            </w:tcPrChange>
          </w:tcPr>
          <w:p w14:paraId="0C165F0A" w14:textId="0F5554B3"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7F0C4B6B" w14:textId="77777777" w:rsidTr="00B83DF0">
        <w:trPr>
          <w:trHeight w:val="285"/>
          <w:trPrChange w:id="1814" w:author="Pan, Zhemin" w:date="2025-12-16T13:26:00Z" w16du:dateUtc="2025-12-16T05:26:00Z">
            <w:trPr>
              <w:trHeight w:val="285"/>
            </w:trPr>
          </w:trPrChange>
        </w:trPr>
        <w:tc>
          <w:tcPr>
            <w:tcW w:w="6307" w:type="dxa"/>
            <w:tcBorders>
              <w:top w:val="nil"/>
              <w:left w:val="nil"/>
              <w:bottom w:val="nil"/>
              <w:right w:val="nil"/>
            </w:tcBorders>
            <w:hideMark/>
            <w:tcPrChange w:id="1815" w:author="Pan, Zhemin" w:date="2025-12-16T13:26:00Z" w16du:dateUtc="2025-12-16T05:26:00Z">
              <w:tcPr>
                <w:tcW w:w="6322" w:type="dxa"/>
                <w:tcBorders>
                  <w:top w:val="nil"/>
                  <w:left w:val="nil"/>
                  <w:bottom w:val="nil"/>
                  <w:right w:val="nil"/>
                </w:tcBorders>
                <w:hideMark/>
              </w:tcPr>
            </w:tcPrChange>
          </w:tcPr>
          <w:p w14:paraId="5EBDB9F1" w14:textId="285515C9" w:rsidR="00AA0E6C" w:rsidRPr="00FD35A8" w:rsidRDefault="00AA0E6C" w:rsidP="00D763C1">
            <w:pPr>
              <w:pStyle w:val="tabletext1"/>
              <w:rPr>
                <w:rFonts w:eastAsia="等线"/>
              </w:rPr>
            </w:pPr>
            <w:r w:rsidRPr="00FD35A8">
              <w:rPr>
                <w:rFonts w:eastAsia="等线"/>
              </w:rPr>
              <w:t>Any AE of CTCAE grade 3 or 4</w:t>
            </w:r>
          </w:p>
        </w:tc>
        <w:tc>
          <w:tcPr>
            <w:tcW w:w="3079" w:type="dxa"/>
            <w:tcBorders>
              <w:top w:val="nil"/>
              <w:left w:val="nil"/>
              <w:bottom w:val="nil"/>
              <w:right w:val="nil"/>
            </w:tcBorders>
            <w:hideMark/>
            <w:tcPrChange w:id="1816" w:author="Pan, Zhemin" w:date="2025-12-16T13:26:00Z" w16du:dateUtc="2025-12-16T05:26:00Z">
              <w:tcPr>
                <w:tcW w:w="3086" w:type="dxa"/>
                <w:tcBorders>
                  <w:top w:val="nil"/>
                  <w:left w:val="nil"/>
                  <w:bottom w:val="nil"/>
                  <w:right w:val="nil"/>
                </w:tcBorders>
                <w:hideMark/>
              </w:tcPr>
            </w:tcPrChange>
          </w:tcPr>
          <w:p w14:paraId="2F93426C" w14:textId="09D05AA5"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17" w:author="Pan, Zhemin" w:date="2025-12-16T13:26:00Z" w16du:dateUtc="2025-12-16T05:26:00Z">
              <w:tcPr>
                <w:tcW w:w="3199" w:type="dxa"/>
                <w:tcBorders>
                  <w:top w:val="nil"/>
                  <w:left w:val="nil"/>
                  <w:bottom w:val="nil"/>
                  <w:right w:val="nil"/>
                </w:tcBorders>
                <w:hideMark/>
              </w:tcPr>
            </w:tcPrChange>
          </w:tcPr>
          <w:p w14:paraId="3F67E3FB" w14:textId="707A7F64"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18" w:author="Pan, Zhemin" w:date="2025-12-16T13:26:00Z" w16du:dateUtc="2025-12-16T05:26:00Z">
              <w:tcPr>
                <w:tcW w:w="1953" w:type="dxa"/>
                <w:tcBorders>
                  <w:top w:val="nil"/>
                  <w:left w:val="nil"/>
                  <w:bottom w:val="nil"/>
                  <w:right w:val="nil"/>
                </w:tcBorders>
                <w:hideMark/>
              </w:tcPr>
            </w:tcPrChange>
          </w:tcPr>
          <w:p w14:paraId="0FA1D73F" w14:textId="33145BBC"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A9512A0" w14:textId="77777777" w:rsidTr="00B83DF0">
        <w:trPr>
          <w:trHeight w:val="285"/>
          <w:trPrChange w:id="1819" w:author="Pan, Zhemin" w:date="2025-12-16T13:26:00Z" w16du:dateUtc="2025-12-16T05:26:00Z">
            <w:trPr>
              <w:trHeight w:val="285"/>
            </w:trPr>
          </w:trPrChange>
        </w:trPr>
        <w:tc>
          <w:tcPr>
            <w:tcW w:w="6307" w:type="dxa"/>
            <w:tcBorders>
              <w:top w:val="nil"/>
              <w:left w:val="nil"/>
              <w:bottom w:val="nil"/>
              <w:right w:val="nil"/>
            </w:tcBorders>
            <w:hideMark/>
            <w:tcPrChange w:id="1820" w:author="Pan, Zhemin" w:date="2025-12-16T13:26:00Z" w16du:dateUtc="2025-12-16T05:26:00Z">
              <w:tcPr>
                <w:tcW w:w="6322" w:type="dxa"/>
                <w:tcBorders>
                  <w:top w:val="nil"/>
                  <w:left w:val="nil"/>
                  <w:bottom w:val="nil"/>
                  <w:right w:val="nil"/>
                </w:tcBorders>
                <w:hideMark/>
              </w:tcPr>
            </w:tcPrChange>
          </w:tcPr>
          <w:p w14:paraId="15B64501" w14:textId="63318FD1" w:rsidR="00AA0E6C" w:rsidRPr="00FD35A8" w:rsidRDefault="00AA0E6C" w:rsidP="00D763C1">
            <w:pPr>
              <w:pStyle w:val="tabletext1"/>
              <w:rPr>
                <w:rFonts w:eastAsia="等线"/>
              </w:rPr>
            </w:pPr>
            <w:r w:rsidRPr="00FD35A8">
              <w:rPr>
                <w:rFonts w:eastAsia="等线"/>
              </w:rPr>
              <w:t>Any AE related to CART therapy of CTCAE grade 3 or 4</w:t>
            </w:r>
          </w:p>
        </w:tc>
        <w:tc>
          <w:tcPr>
            <w:tcW w:w="3079" w:type="dxa"/>
            <w:tcBorders>
              <w:top w:val="nil"/>
              <w:left w:val="nil"/>
              <w:bottom w:val="nil"/>
              <w:right w:val="nil"/>
            </w:tcBorders>
            <w:hideMark/>
            <w:tcPrChange w:id="1821" w:author="Pan, Zhemin" w:date="2025-12-16T13:26:00Z" w16du:dateUtc="2025-12-16T05:26:00Z">
              <w:tcPr>
                <w:tcW w:w="3086" w:type="dxa"/>
                <w:tcBorders>
                  <w:top w:val="nil"/>
                  <w:left w:val="nil"/>
                  <w:bottom w:val="nil"/>
                  <w:right w:val="nil"/>
                </w:tcBorders>
                <w:hideMark/>
              </w:tcPr>
            </w:tcPrChange>
          </w:tcPr>
          <w:p w14:paraId="0C81F808" w14:textId="1410D38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22" w:author="Pan, Zhemin" w:date="2025-12-16T13:26:00Z" w16du:dateUtc="2025-12-16T05:26:00Z">
              <w:tcPr>
                <w:tcW w:w="3199" w:type="dxa"/>
                <w:tcBorders>
                  <w:top w:val="nil"/>
                  <w:left w:val="nil"/>
                  <w:bottom w:val="nil"/>
                  <w:right w:val="nil"/>
                </w:tcBorders>
                <w:hideMark/>
              </w:tcPr>
            </w:tcPrChange>
          </w:tcPr>
          <w:p w14:paraId="7114F503" w14:textId="1D456EEA"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23" w:author="Pan, Zhemin" w:date="2025-12-16T13:26:00Z" w16du:dateUtc="2025-12-16T05:26:00Z">
              <w:tcPr>
                <w:tcW w:w="1953" w:type="dxa"/>
                <w:tcBorders>
                  <w:top w:val="nil"/>
                  <w:left w:val="nil"/>
                  <w:bottom w:val="nil"/>
                  <w:right w:val="nil"/>
                </w:tcBorders>
                <w:hideMark/>
              </w:tcPr>
            </w:tcPrChange>
          </w:tcPr>
          <w:p w14:paraId="4C087770" w14:textId="7B2747C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9CAE6C1" w14:textId="77777777" w:rsidTr="00B83DF0">
        <w:trPr>
          <w:trHeight w:val="285"/>
          <w:trPrChange w:id="1824" w:author="Pan, Zhemin" w:date="2025-12-16T13:26:00Z" w16du:dateUtc="2025-12-16T05:26:00Z">
            <w:trPr>
              <w:trHeight w:val="285"/>
            </w:trPr>
          </w:trPrChange>
        </w:trPr>
        <w:tc>
          <w:tcPr>
            <w:tcW w:w="6307" w:type="dxa"/>
            <w:tcBorders>
              <w:top w:val="nil"/>
              <w:left w:val="nil"/>
              <w:bottom w:val="nil"/>
              <w:right w:val="nil"/>
            </w:tcBorders>
            <w:hideMark/>
            <w:tcPrChange w:id="1825" w:author="Pan, Zhemin" w:date="2025-12-16T13:26:00Z" w16du:dateUtc="2025-12-16T05:26:00Z">
              <w:tcPr>
                <w:tcW w:w="6322" w:type="dxa"/>
                <w:tcBorders>
                  <w:top w:val="nil"/>
                  <w:left w:val="nil"/>
                  <w:bottom w:val="nil"/>
                  <w:right w:val="nil"/>
                </w:tcBorders>
                <w:hideMark/>
              </w:tcPr>
            </w:tcPrChange>
          </w:tcPr>
          <w:p w14:paraId="73F883E0" w14:textId="77777777" w:rsidR="00AA0E6C" w:rsidRPr="00FD35A8" w:rsidRDefault="00AA0E6C" w:rsidP="00BB592A">
            <w:pPr>
              <w:pStyle w:val="tabletext1"/>
              <w:ind w:left="0"/>
              <w:rPr>
                <w:rFonts w:eastAsia="等线"/>
              </w:rPr>
            </w:pPr>
            <w:r w:rsidRPr="00FD35A8">
              <w:rPr>
                <w:rFonts w:eastAsia="等线"/>
              </w:rPr>
              <w:t>Any SAE</w:t>
            </w:r>
          </w:p>
        </w:tc>
        <w:tc>
          <w:tcPr>
            <w:tcW w:w="3079" w:type="dxa"/>
            <w:tcBorders>
              <w:top w:val="nil"/>
              <w:left w:val="nil"/>
              <w:bottom w:val="nil"/>
              <w:right w:val="nil"/>
            </w:tcBorders>
            <w:hideMark/>
            <w:tcPrChange w:id="1826" w:author="Pan, Zhemin" w:date="2025-12-16T13:26:00Z" w16du:dateUtc="2025-12-16T05:26:00Z">
              <w:tcPr>
                <w:tcW w:w="3086" w:type="dxa"/>
                <w:tcBorders>
                  <w:top w:val="nil"/>
                  <w:left w:val="nil"/>
                  <w:bottom w:val="nil"/>
                  <w:right w:val="nil"/>
                </w:tcBorders>
                <w:hideMark/>
              </w:tcPr>
            </w:tcPrChange>
          </w:tcPr>
          <w:p w14:paraId="1FE81CF7" w14:textId="561A3B2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27" w:author="Pan, Zhemin" w:date="2025-12-16T13:26:00Z" w16du:dateUtc="2025-12-16T05:26:00Z">
              <w:tcPr>
                <w:tcW w:w="3199" w:type="dxa"/>
                <w:tcBorders>
                  <w:top w:val="nil"/>
                  <w:left w:val="nil"/>
                  <w:bottom w:val="nil"/>
                  <w:right w:val="nil"/>
                </w:tcBorders>
                <w:hideMark/>
              </w:tcPr>
            </w:tcPrChange>
          </w:tcPr>
          <w:p w14:paraId="26ABFB7C" w14:textId="632E0E8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28" w:author="Pan, Zhemin" w:date="2025-12-16T13:26:00Z" w16du:dateUtc="2025-12-16T05:26:00Z">
              <w:tcPr>
                <w:tcW w:w="1953" w:type="dxa"/>
                <w:tcBorders>
                  <w:top w:val="nil"/>
                  <w:left w:val="nil"/>
                  <w:bottom w:val="nil"/>
                  <w:right w:val="nil"/>
                </w:tcBorders>
                <w:hideMark/>
              </w:tcPr>
            </w:tcPrChange>
          </w:tcPr>
          <w:p w14:paraId="2EDB9007" w14:textId="5F63CC77"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5ADDF8C9" w14:textId="77777777" w:rsidTr="00B83DF0">
        <w:trPr>
          <w:trHeight w:val="285"/>
          <w:trPrChange w:id="1829" w:author="Pan, Zhemin" w:date="2025-12-16T13:26:00Z" w16du:dateUtc="2025-12-16T05:26:00Z">
            <w:trPr>
              <w:trHeight w:val="285"/>
            </w:trPr>
          </w:trPrChange>
        </w:trPr>
        <w:tc>
          <w:tcPr>
            <w:tcW w:w="6307" w:type="dxa"/>
            <w:tcBorders>
              <w:top w:val="nil"/>
              <w:left w:val="nil"/>
              <w:bottom w:val="nil"/>
              <w:right w:val="nil"/>
            </w:tcBorders>
            <w:hideMark/>
            <w:tcPrChange w:id="1830" w:author="Pan, Zhemin" w:date="2025-12-16T13:26:00Z" w16du:dateUtc="2025-12-16T05:26:00Z">
              <w:tcPr>
                <w:tcW w:w="6322" w:type="dxa"/>
                <w:tcBorders>
                  <w:top w:val="nil"/>
                  <w:left w:val="nil"/>
                  <w:bottom w:val="nil"/>
                  <w:right w:val="nil"/>
                </w:tcBorders>
                <w:hideMark/>
              </w:tcPr>
            </w:tcPrChange>
          </w:tcPr>
          <w:p w14:paraId="28037A78" w14:textId="7F672FEB" w:rsidR="00AA0E6C" w:rsidRPr="00FD35A8" w:rsidRDefault="00AA0E6C" w:rsidP="00D763C1">
            <w:pPr>
              <w:pStyle w:val="tabletext1"/>
              <w:rPr>
                <w:rFonts w:eastAsia="等线"/>
              </w:rPr>
            </w:pPr>
            <w:r w:rsidRPr="00FD35A8">
              <w:rPr>
                <w:rFonts w:eastAsia="等线"/>
              </w:rPr>
              <w:t>Any SAE related to CART therapy</w:t>
            </w:r>
          </w:p>
        </w:tc>
        <w:tc>
          <w:tcPr>
            <w:tcW w:w="3079" w:type="dxa"/>
            <w:tcBorders>
              <w:top w:val="nil"/>
              <w:left w:val="nil"/>
              <w:bottom w:val="nil"/>
              <w:right w:val="nil"/>
            </w:tcBorders>
            <w:hideMark/>
            <w:tcPrChange w:id="1831" w:author="Pan, Zhemin" w:date="2025-12-16T13:26:00Z" w16du:dateUtc="2025-12-16T05:26:00Z">
              <w:tcPr>
                <w:tcW w:w="3086" w:type="dxa"/>
                <w:tcBorders>
                  <w:top w:val="nil"/>
                  <w:left w:val="nil"/>
                  <w:bottom w:val="nil"/>
                  <w:right w:val="nil"/>
                </w:tcBorders>
                <w:hideMark/>
              </w:tcPr>
            </w:tcPrChange>
          </w:tcPr>
          <w:p w14:paraId="287E06D7" w14:textId="4F3C68A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32" w:author="Pan, Zhemin" w:date="2025-12-16T13:26:00Z" w16du:dateUtc="2025-12-16T05:26:00Z">
              <w:tcPr>
                <w:tcW w:w="3199" w:type="dxa"/>
                <w:tcBorders>
                  <w:top w:val="nil"/>
                  <w:left w:val="nil"/>
                  <w:bottom w:val="nil"/>
                  <w:right w:val="nil"/>
                </w:tcBorders>
                <w:hideMark/>
              </w:tcPr>
            </w:tcPrChange>
          </w:tcPr>
          <w:p w14:paraId="05D93742" w14:textId="0B4E800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33" w:author="Pan, Zhemin" w:date="2025-12-16T13:26:00Z" w16du:dateUtc="2025-12-16T05:26:00Z">
              <w:tcPr>
                <w:tcW w:w="1953" w:type="dxa"/>
                <w:tcBorders>
                  <w:top w:val="nil"/>
                  <w:left w:val="nil"/>
                  <w:bottom w:val="nil"/>
                  <w:right w:val="nil"/>
                </w:tcBorders>
                <w:hideMark/>
              </w:tcPr>
            </w:tcPrChange>
          </w:tcPr>
          <w:p w14:paraId="79298796" w14:textId="57FA2EC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8C8EE47" w14:textId="77777777" w:rsidTr="00B83DF0">
        <w:trPr>
          <w:trHeight w:val="285"/>
          <w:trPrChange w:id="1834" w:author="Pan, Zhemin" w:date="2025-12-16T13:26:00Z" w16du:dateUtc="2025-12-16T05:26:00Z">
            <w:trPr>
              <w:trHeight w:val="285"/>
            </w:trPr>
          </w:trPrChange>
        </w:trPr>
        <w:tc>
          <w:tcPr>
            <w:tcW w:w="6307" w:type="dxa"/>
            <w:tcBorders>
              <w:top w:val="nil"/>
              <w:left w:val="nil"/>
              <w:bottom w:val="nil"/>
              <w:right w:val="nil"/>
            </w:tcBorders>
            <w:hideMark/>
            <w:tcPrChange w:id="1835" w:author="Pan, Zhemin" w:date="2025-12-16T13:26:00Z" w16du:dateUtc="2025-12-16T05:26:00Z">
              <w:tcPr>
                <w:tcW w:w="6322" w:type="dxa"/>
                <w:tcBorders>
                  <w:top w:val="nil"/>
                  <w:left w:val="nil"/>
                  <w:bottom w:val="nil"/>
                  <w:right w:val="nil"/>
                </w:tcBorders>
                <w:hideMark/>
              </w:tcPr>
            </w:tcPrChange>
          </w:tcPr>
          <w:p w14:paraId="109E253E" w14:textId="77777777" w:rsidR="00AA0E6C" w:rsidRPr="00FD35A8" w:rsidRDefault="00AA0E6C" w:rsidP="00D763C1">
            <w:pPr>
              <w:pStyle w:val="tabletext1"/>
              <w:rPr>
                <w:rFonts w:eastAsia="等线"/>
              </w:rPr>
            </w:pPr>
            <w:r w:rsidRPr="00FD35A8">
              <w:rPr>
                <w:rFonts w:eastAsia="等线"/>
              </w:rPr>
              <w:t>Any SAE with outcome death</w:t>
            </w:r>
          </w:p>
        </w:tc>
        <w:tc>
          <w:tcPr>
            <w:tcW w:w="3079" w:type="dxa"/>
            <w:tcBorders>
              <w:top w:val="nil"/>
              <w:left w:val="nil"/>
              <w:bottom w:val="nil"/>
              <w:right w:val="nil"/>
            </w:tcBorders>
            <w:hideMark/>
            <w:tcPrChange w:id="1836" w:author="Pan, Zhemin" w:date="2025-12-16T13:26:00Z" w16du:dateUtc="2025-12-16T05:26:00Z">
              <w:tcPr>
                <w:tcW w:w="3086" w:type="dxa"/>
                <w:tcBorders>
                  <w:top w:val="nil"/>
                  <w:left w:val="nil"/>
                  <w:bottom w:val="nil"/>
                  <w:right w:val="nil"/>
                </w:tcBorders>
                <w:hideMark/>
              </w:tcPr>
            </w:tcPrChange>
          </w:tcPr>
          <w:p w14:paraId="1E07766B" w14:textId="1104914A"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37" w:author="Pan, Zhemin" w:date="2025-12-16T13:26:00Z" w16du:dateUtc="2025-12-16T05:26:00Z">
              <w:tcPr>
                <w:tcW w:w="3199" w:type="dxa"/>
                <w:tcBorders>
                  <w:top w:val="nil"/>
                  <w:left w:val="nil"/>
                  <w:bottom w:val="nil"/>
                  <w:right w:val="nil"/>
                </w:tcBorders>
                <w:hideMark/>
              </w:tcPr>
            </w:tcPrChange>
          </w:tcPr>
          <w:p w14:paraId="1F56B7DF" w14:textId="67E12F47"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38" w:author="Pan, Zhemin" w:date="2025-12-16T13:26:00Z" w16du:dateUtc="2025-12-16T05:26:00Z">
              <w:tcPr>
                <w:tcW w:w="1953" w:type="dxa"/>
                <w:tcBorders>
                  <w:top w:val="nil"/>
                  <w:left w:val="nil"/>
                  <w:bottom w:val="nil"/>
                  <w:right w:val="nil"/>
                </w:tcBorders>
                <w:hideMark/>
              </w:tcPr>
            </w:tcPrChange>
          </w:tcPr>
          <w:p w14:paraId="5CD8A70C" w14:textId="671B620C"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574DC18B" w14:textId="77777777" w:rsidTr="00B83DF0">
        <w:trPr>
          <w:trHeight w:val="285"/>
          <w:trPrChange w:id="1839" w:author="Pan, Zhemin" w:date="2025-12-16T13:26:00Z" w16du:dateUtc="2025-12-16T05:26:00Z">
            <w:trPr>
              <w:trHeight w:val="285"/>
            </w:trPr>
          </w:trPrChange>
        </w:trPr>
        <w:tc>
          <w:tcPr>
            <w:tcW w:w="6307" w:type="dxa"/>
            <w:tcBorders>
              <w:top w:val="nil"/>
              <w:left w:val="nil"/>
              <w:bottom w:val="nil"/>
              <w:right w:val="nil"/>
            </w:tcBorders>
            <w:hideMark/>
            <w:tcPrChange w:id="1840" w:author="Pan, Zhemin" w:date="2025-12-16T13:26:00Z" w16du:dateUtc="2025-12-16T05:26:00Z">
              <w:tcPr>
                <w:tcW w:w="6322" w:type="dxa"/>
                <w:tcBorders>
                  <w:top w:val="nil"/>
                  <w:left w:val="nil"/>
                  <w:bottom w:val="nil"/>
                  <w:right w:val="nil"/>
                </w:tcBorders>
                <w:hideMark/>
              </w:tcPr>
            </w:tcPrChange>
          </w:tcPr>
          <w:p w14:paraId="7F69FB92" w14:textId="77777777" w:rsidR="00AA0E6C" w:rsidRPr="00FD35A8" w:rsidRDefault="00AA0E6C" w:rsidP="00BB592A">
            <w:pPr>
              <w:pStyle w:val="tabletext1"/>
              <w:ind w:left="0"/>
              <w:rPr>
                <w:rFonts w:eastAsia="等线"/>
              </w:rPr>
            </w:pPr>
            <w:r w:rsidRPr="00FD35A8">
              <w:rPr>
                <w:rFonts w:eastAsia="等线"/>
              </w:rPr>
              <w:t>Any AE leading to interruption of CART therapy</w:t>
            </w:r>
          </w:p>
        </w:tc>
        <w:tc>
          <w:tcPr>
            <w:tcW w:w="3079" w:type="dxa"/>
            <w:tcBorders>
              <w:top w:val="nil"/>
              <w:left w:val="nil"/>
              <w:bottom w:val="nil"/>
              <w:right w:val="nil"/>
            </w:tcBorders>
            <w:hideMark/>
            <w:tcPrChange w:id="1841" w:author="Pan, Zhemin" w:date="2025-12-16T13:26:00Z" w16du:dateUtc="2025-12-16T05:26:00Z">
              <w:tcPr>
                <w:tcW w:w="3086" w:type="dxa"/>
                <w:tcBorders>
                  <w:top w:val="nil"/>
                  <w:left w:val="nil"/>
                  <w:bottom w:val="nil"/>
                  <w:right w:val="nil"/>
                </w:tcBorders>
                <w:hideMark/>
              </w:tcPr>
            </w:tcPrChange>
          </w:tcPr>
          <w:p w14:paraId="1FE511D1" w14:textId="67D8DFB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42" w:author="Pan, Zhemin" w:date="2025-12-16T13:26:00Z" w16du:dateUtc="2025-12-16T05:26:00Z">
              <w:tcPr>
                <w:tcW w:w="3199" w:type="dxa"/>
                <w:tcBorders>
                  <w:top w:val="nil"/>
                  <w:left w:val="nil"/>
                  <w:bottom w:val="nil"/>
                  <w:right w:val="nil"/>
                </w:tcBorders>
                <w:hideMark/>
              </w:tcPr>
            </w:tcPrChange>
          </w:tcPr>
          <w:p w14:paraId="31E9497B" w14:textId="551A6AB4"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43" w:author="Pan, Zhemin" w:date="2025-12-16T13:26:00Z" w16du:dateUtc="2025-12-16T05:26:00Z">
              <w:tcPr>
                <w:tcW w:w="1953" w:type="dxa"/>
                <w:tcBorders>
                  <w:top w:val="nil"/>
                  <w:left w:val="nil"/>
                  <w:bottom w:val="nil"/>
                  <w:right w:val="nil"/>
                </w:tcBorders>
                <w:hideMark/>
              </w:tcPr>
            </w:tcPrChange>
          </w:tcPr>
          <w:p w14:paraId="5DB4C342" w14:textId="5EFED7E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723966B1" w14:textId="77777777" w:rsidTr="00B83DF0">
        <w:trPr>
          <w:trHeight w:val="285"/>
          <w:trPrChange w:id="1844" w:author="Pan, Zhemin" w:date="2025-12-16T13:26:00Z" w16du:dateUtc="2025-12-16T05:26:00Z">
            <w:trPr>
              <w:trHeight w:val="285"/>
            </w:trPr>
          </w:trPrChange>
        </w:trPr>
        <w:tc>
          <w:tcPr>
            <w:tcW w:w="6307" w:type="dxa"/>
            <w:tcBorders>
              <w:top w:val="nil"/>
              <w:left w:val="nil"/>
              <w:bottom w:val="nil"/>
              <w:right w:val="nil"/>
            </w:tcBorders>
            <w:hideMark/>
            <w:tcPrChange w:id="1845" w:author="Pan, Zhemin" w:date="2025-12-16T13:26:00Z" w16du:dateUtc="2025-12-16T05:26:00Z">
              <w:tcPr>
                <w:tcW w:w="6322" w:type="dxa"/>
                <w:tcBorders>
                  <w:top w:val="nil"/>
                  <w:left w:val="nil"/>
                  <w:bottom w:val="nil"/>
                  <w:right w:val="nil"/>
                </w:tcBorders>
                <w:hideMark/>
              </w:tcPr>
            </w:tcPrChange>
          </w:tcPr>
          <w:p w14:paraId="5D06D3E0" w14:textId="77777777" w:rsidR="00AA0E6C" w:rsidRPr="00FD35A8" w:rsidRDefault="00AA0E6C" w:rsidP="00BB592A">
            <w:pPr>
              <w:pStyle w:val="tabletext1"/>
              <w:ind w:left="0"/>
              <w:rPr>
                <w:rFonts w:eastAsia="等线"/>
              </w:rPr>
            </w:pPr>
            <w:r w:rsidRPr="00FD35A8">
              <w:rPr>
                <w:rFonts w:eastAsia="等线"/>
              </w:rPr>
              <w:t>Any AE leading to study withdrawal</w:t>
            </w:r>
          </w:p>
        </w:tc>
        <w:tc>
          <w:tcPr>
            <w:tcW w:w="3079" w:type="dxa"/>
            <w:tcBorders>
              <w:top w:val="nil"/>
              <w:left w:val="nil"/>
              <w:bottom w:val="nil"/>
              <w:right w:val="nil"/>
            </w:tcBorders>
            <w:hideMark/>
            <w:tcPrChange w:id="1846" w:author="Pan, Zhemin" w:date="2025-12-16T13:26:00Z" w16du:dateUtc="2025-12-16T05:26:00Z">
              <w:tcPr>
                <w:tcW w:w="3086" w:type="dxa"/>
                <w:tcBorders>
                  <w:top w:val="nil"/>
                  <w:left w:val="nil"/>
                  <w:bottom w:val="nil"/>
                  <w:right w:val="nil"/>
                </w:tcBorders>
                <w:hideMark/>
              </w:tcPr>
            </w:tcPrChange>
          </w:tcPr>
          <w:p w14:paraId="69FB252B" w14:textId="067151F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47" w:author="Pan, Zhemin" w:date="2025-12-16T13:26:00Z" w16du:dateUtc="2025-12-16T05:26:00Z">
              <w:tcPr>
                <w:tcW w:w="3199" w:type="dxa"/>
                <w:tcBorders>
                  <w:top w:val="nil"/>
                  <w:left w:val="nil"/>
                  <w:bottom w:val="nil"/>
                  <w:right w:val="nil"/>
                </w:tcBorders>
                <w:hideMark/>
              </w:tcPr>
            </w:tcPrChange>
          </w:tcPr>
          <w:p w14:paraId="62CDD8EE" w14:textId="4D8D5FB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48" w:author="Pan, Zhemin" w:date="2025-12-16T13:26:00Z" w16du:dateUtc="2025-12-16T05:26:00Z">
              <w:tcPr>
                <w:tcW w:w="1953" w:type="dxa"/>
                <w:tcBorders>
                  <w:top w:val="nil"/>
                  <w:left w:val="nil"/>
                  <w:bottom w:val="nil"/>
                  <w:right w:val="nil"/>
                </w:tcBorders>
                <w:hideMark/>
              </w:tcPr>
            </w:tcPrChange>
          </w:tcPr>
          <w:p w14:paraId="0E081B66" w14:textId="657DB735"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25199F" w:rsidRPr="00FD35A8" w14:paraId="3F4E3F86" w14:textId="77777777" w:rsidTr="00B83DF0">
        <w:trPr>
          <w:trHeight w:val="285"/>
          <w:trPrChange w:id="1849" w:author="Pan, Zhemin" w:date="2025-12-16T13:26:00Z" w16du:dateUtc="2025-12-16T05:26:00Z">
            <w:trPr>
              <w:trHeight w:val="285"/>
            </w:trPr>
          </w:trPrChange>
        </w:trPr>
        <w:tc>
          <w:tcPr>
            <w:tcW w:w="6307" w:type="dxa"/>
            <w:tcBorders>
              <w:top w:val="nil"/>
              <w:left w:val="nil"/>
              <w:bottom w:val="nil"/>
              <w:right w:val="nil"/>
            </w:tcBorders>
            <w:tcPrChange w:id="1850" w:author="Pan, Zhemin" w:date="2025-12-16T13:26:00Z" w16du:dateUtc="2025-12-16T05:26:00Z">
              <w:tcPr>
                <w:tcW w:w="6322" w:type="dxa"/>
                <w:tcBorders>
                  <w:top w:val="nil"/>
                  <w:left w:val="nil"/>
                  <w:bottom w:val="nil"/>
                  <w:right w:val="nil"/>
                </w:tcBorders>
              </w:tcPr>
            </w:tcPrChange>
          </w:tcPr>
          <w:p w14:paraId="07FB6622" w14:textId="23E681F0" w:rsidR="0025199F" w:rsidRPr="00FD35A8" w:rsidRDefault="0025199F" w:rsidP="0025199F">
            <w:pPr>
              <w:pStyle w:val="tabletext1"/>
              <w:ind w:left="0"/>
              <w:rPr>
                <w:rFonts w:eastAsia="等线"/>
                <w:lang w:eastAsia="zh-CN"/>
              </w:rPr>
            </w:pPr>
            <w:r w:rsidRPr="00FD35A8">
              <w:rPr>
                <w:rFonts w:eastAsia="等线"/>
                <w:lang w:eastAsia="zh-CN"/>
              </w:rPr>
              <w:t>Any CRS</w:t>
            </w:r>
          </w:p>
        </w:tc>
        <w:tc>
          <w:tcPr>
            <w:tcW w:w="3079" w:type="dxa"/>
            <w:tcBorders>
              <w:top w:val="nil"/>
              <w:left w:val="nil"/>
              <w:bottom w:val="nil"/>
              <w:right w:val="nil"/>
            </w:tcBorders>
            <w:tcPrChange w:id="1851" w:author="Pan, Zhemin" w:date="2025-12-16T13:26:00Z" w16du:dateUtc="2025-12-16T05:26:00Z">
              <w:tcPr>
                <w:tcW w:w="3086" w:type="dxa"/>
                <w:tcBorders>
                  <w:top w:val="nil"/>
                  <w:left w:val="nil"/>
                  <w:bottom w:val="nil"/>
                  <w:right w:val="nil"/>
                </w:tcBorders>
              </w:tcPr>
            </w:tcPrChange>
          </w:tcPr>
          <w:p w14:paraId="5289C91E" w14:textId="0F6060C1" w:rsidR="0025199F" w:rsidRPr="00FD35A8" w:rsidRDefault="0025199F" w:rsidP="0025199F">
            <w:pPr>
              <w:pStyle w:val="tabletext1"/>
              <w:jc w:val="center"/>
              <w:rPr>
                <w:rFonts w:eastAsia="等线"/>
              </w:rPr>
            </w:pPr>
            <w:r w:rsidRPr="00FD35A8">
              <w:rPr>
                <w:rFonts w:eastAsia="等线"/>
              </w:rPr>
              <w:t>x (x.x)</w:t>
            </w:r>
          </w:p>
        </w:tc>
        <w:tc>
          <w:tcPr>
            <w:tcW w:w="3192" w:type="dxa"/>
            <w:tcBorders>
              <w:top w:val="nil"/>
              <w:left w:val="nil"/>
              <w:bottom w:val="nil"/>
              <w:right w:val="nil"/>
            </w:tcBorders>
            <w:tcPrChange w:id="1852" w:author="Pan, Zhemin" w:date="2025-12-16T13:26:00Z" w16du:dateUtc="2025-12-16T05:26:00Z">
              <w:tcPr>
                <w:tcW w:w="3199" w:type="dxa"/>
                <w:tcBorders>
                  <w:top w:val="nil"/>
                  <w:left w:val="nil"/>
                  <w:bottom w:val="nil"/>
                  <w:right w:val="nil"/>
                </w:tcBorders>
              </w:tcPr>
            </w:tcPrChange>
          </w:tcPr>
          <w:p w14:paraId="0AF56888" w14:textId="7F6C76BE" w:rsidR="0025199F" w:rsidRPr="00FD35A8" w:rsidRDefault="0025199F" w:rsidP="0025199F">
            <w:pPr>
              <w:pStyle w:val="tabletext1"/>
              <w:jc w:val="center"/>
              <w:rPr>
                <w:rFonts w:eastAsia="等线"/>
              </w:rPr>
            </w:pPr>
            <w:r w:rsidRPr="00FD35A8">
              <w:rPr>
                <w:rFonts w:eastAsia="等线"/>
              </w:rPr>
              <w:t>x (x.x)</w:t>
            </w:r>
          </w:p>
        </w:tc>
        <w:tc>
          <w:tcPr>
            <w:tcW w:w="1992" w:type="dxa"/>
            <w:tcBorders>
              <w:top w:val="nil"/>
              <w:left w:val="nil"/>
              <w:bottom w:val="nil"/>
              <w:right w:val="nil"/>
            </w:tcBorders>
            <w:tcPrChange w:id="1853" w:author="Pan, Zhemin" w:date="2025-12-16T13:26:00Z" w16du:dateUtc="2025-12-16T05:26:00Z">
              <w:tcPr>
                <w:tcW w:w="1953" w:type="dxa"/>
                <w:tcBorders>
                  <w:top w:val="nil"/>
                  <w:left w:val="nil"/>
                  <w:bottom w:val="nil"/>
                  <w:right w:val="nil"/>
                </w:tcBorders>
              </w:tcPr>
            </w:tcPrChange>
          </w:tcPr>
          <w:p w14:paraId="03B7DAB7" w14:textId="7F1464C9" w:rsidR="0025199F" w:rsidRPr="00FD35A8" w:rsidRDefault="0025199F" w:rsidP="0025199F">
            <w:pPr>
              <w:pStyle w:val="tabletext1"/>
              <w:jc w:val="center"/>
              <w:rPr>
                <w:rFonts w:eastAsia="等线"/>
              </w:rPr>
            </w:pPr>
            <w:r w:rsidRPr="00FD35A8">
              <w:rPr>
                <w:rFonts w:eastAsia="等线"/>
              </w:rPr>
              <w:t>x (x.x)</w:t>
            </w:r>
          </w:p>
        </w:tc>
      </w:tr>
      <w:tr w:rsidR="00B83DF0" w:rsidRPr="00FD35A8" w14:paraId="659808F7" w14:textId="77777777" w:rsidTr="00B83DF0">
        <w:trPr>
          <w:trHeight w:val="285"/>
          <w:ins w:id="1854" w:author="Pan, Zhemin" w:date="2025-12-16T13:26:00Z"/>
          <w:trPrChange w:id="1855" w:author="Pan, Zhemin" w:date="2025-12-16T13:26:00Z" w16du:dateUtc="2025-12-16T05:26:00Z">
            <w:trPr>
              <w:trHeight w:val="285"/>
            </w:trPr>
          </w:trPrChange>
        </w:trPr>
        <w:tc>
          <w:tcPr>
            <w:tcW w:w="6307" w:type="dxa"/>
            <w:tcBorders>
              <w:top w:val="nil"/>
              <w:left w:val="nil"/>
              <w:bottom w:val="nil"/>
              <w:right w:val="nil"/>
            </w:tcBorders>
            <w:tcPrChange w:id="1856" w:author="Pan, Zhemin" w:date="2025-12-16T13:26:00Z" w16du:dateUtc="2025-12-16T05:26:00Z">
              <w:tcPr>
                <w:tcW w:w="6322" w:type="dxa"/>
                <w:tcBorders>
                  <w:top w:val="nil"/>
                  <w:left w:val="nil"/>
                  <w:bottom w:val="nil"/>
                  <w:right w:val="nil"/>
                </w:tcBorders>
              </w:tcPr>
            </w:tcPrChange>
          </w:tcPr>
          <w:p w14:paraId="1DF322EF" w14:textId="17D4710C" w:rsidR="00B83DF0" w:rsidRPr="00FD35A8" w:rsidRDefault="00B83DF0" w:rsidP="000D0558">
            <w:pPr>
              <w:pStyle w:val="tabletext1"/>
              <w:rPr>
                <w:ins w:id="1857" w:author="Pan, Zhemin" w:date="2025-12-16T13:26:00Z" w16du:dateUtc="2025-12-16T05:26:00Z"/>
                <w:rFonts w:eastAsia="等线"/>
                <w:lang w:eastAsia="zh-CN"/>
              </w:rPr>
            </w:pPr>
            <w:ins w:id="1858" w:author="Pan, Zhemin" w:date="2025-12-16T13:26:00Z" w16du:dateUtc="2025-12-16T05:26:00Z">
              <w:r w:rsidRPr="00FD35A8">
                <w:rPr>
                  <w:rFonts w:eastAsia="等线"/>
                </w:rPr>
                <w:t xml:space="preserve">Any </w:t>
              </w:r>
            </w:ins>
            <w:ins w:id="1859" w:author="Pan, Zhemin" w:date="2025-12-16T13:27:00Z" w16du:dateUtc="2025-12-16T05:27:00Z">
              <w:r w:rsidRPr="00FD35A8">
                <w:rPr>
                  <w:rFonts w:eastAsia="等线"/>
                </w:rPr>
                <w:t xml:space="preserve">CRS </w:t>
              </w:r>
            </w:ins>
            <w:ins w:id="1860" w:author="Pan, Zhemin" w:date="2025-12-16T13:26:00Z" w16du:dateUtc="2025-12-16T05:26:00Z">
              <w:r w:rsidRPr="00FD35A8">
                <w:rPr>
                  <w:rFonts w:eastAsia="等线"/>
                </w:rPr>
                <w:t>of ASTCT grade 3 or 4</w:t>
              </w:r>
            </w:ins>
          </w:p>
        </w:tc>
        <w:tc>
          <w:tcPr>
            <w:tcW w:w="3079" w:type="dxa"/>
            <w:tcBorders>
              <w:top w:val="nil"/>
              <w:left w:val="nil"/>
              <w:bottom w:val="nil"/>
              <w:right w:val="nil"/>
            </w:tcBorders>
            <w:tcPrChange w:id="1861" w:author="Pan, Zhemin" w:date="2025-12-16T13:26:00Z" w16du:dateUtc="2025-12-16T05:26:00Z">
              <w:tcPr>
                <w:tcW w:w="3086" w:type="dxa"/>
                <w:tcBorders>
                  <w:top w:val="nil"/>
                  <w:left w:val="nil"/>
                  <w:bottom w:val="nil"/>
                  <w:right w:val="nil"/>
                </w:tcBorders>
              </w:tcPr>
            </w:tcPrChange>
          </w:tcPr>
          <w:p w14:paraId="138FFB13" w14:textId="77777777" w:rsidR="00B83DF0" w:rsidRPr="00FD35A8" w:rsidRDefault="00B83DF0" w:rsidP="0025199F">
            <w:pPr>
              <w:pStyle w:val="tabletext1"/>
              <w:jc w:val="center"/>
              <w:rPr>
                <w:ins w:id="1862" w:author="Pan, Zhemin" w:date="2025-12-16T13:26:00Z" w16du:dateUtc="2025-12-16T05:26:00Z"/>
                <w:rFonts w:eastAsia="等线"/>
              </w:rPr>
            </w:pPr>
          </w:p>
        </w:tc>
        <w:tc>
          <w:tcPr>
            <w:tcW w:w="3192" w:type="dxa"/>
            <w:tcBorders>
              <w:top w:val="nil"/>
              <w:left w:val="nil"/>
              <w:bottom w:val="nil"/>
              <w:right w:val="nil"/>
            </w:tcBorders>
            <w:tcPrChange w:id="1863" w:author="Pan, Zhemin" w:date="2025-12-16T13:26:00Z" w16du:dateUtc="2025-12-16T05:26:00Z">
              <w:tcPr>
                <w:tcW w:w="3199" w:type="dxa"/>
                <w:tcBorders>
                  <w:top w:val="nil"/>
                  <w:left w:val="nil"/>
                  <w:bottom w:val="nil"/>
                  <w:right w:val="nil"/>
                </w:tcBorders>
              </w:tcPr>
            </w:tcPrChange>
          </w:tcPr>
          <w:p w14:paraId="159FCFFC" w14:textId="77777777" w:rsidR="00B83DF0" w:rsidRPr="00FD35A8" w:rsidRDefault="00B83DF0" w:rsidP="0025199F">
            <w:pPr>
              <w:pStyle w:val="tabletext1"/>
              <w:jc w:val="center"/>
              <w:rPr>
                <w:ins w:id="1864" w:author="Pan, Zhemin" w:date="2025-12-16T13:26:00Z" w16du:dateUtc="2025-12-16T05:26:00Z"/>
                <w:rFonts w:eastAsia="等线"/>
              </w:rPr>
            </w:pPr>
          </w:p>
        </w:tc>
        <w:tc>
          <w:tcPr>
            <w:tcW w:w="1992" w:type="dxa"/>
            <w:tcBorders>
              <w:top w:val="nil"/>
              <w:left w:val="nil"/>
              <w:bottom w:val="nil"/>
              <w:right w:val="nil"/>
            </w:tcBorders>
            <w:tcPrChange w:id="1865" w:author="Pan, Zhemin" w:date="2025-12-16T13:26:00Z" w16du:dateUtc="2025-12-16T05:26:00Z">
              <w:tcPr>
                <w:tcW w:w="1953" w:type="dxa"/>
                <w:tcBorders>
                  <w:top w:val="nil"/>
                  <w:left w:val="nil"/>
                  <w:bottom w:val="nil"/>
                  <w:right w:val="nil"/>
                </w:tcBorders>
              </w:tcPr>
            </w:tcPrChange>
          </w:tcPr>
          <w:p w14:paraId="2EFAC659" w14:textId="77777777" w:rsidR="00B83DF0" w:rsidRPr="00FD35A8" w:rsidRDefault="00B83DF0" w:rsidP="0025199F">
            <w:pPr>
              <w:pStyle w:val="tabletext1"/>
              <w:jc w:val="center"/>
              <w:rPr>
                <w:ins w:id="1866" w:author="Pan, Zhemin" w:date="2025-12-16T13:26:00Z" w16du:dateUtc="2025-12-16T05:26:00Z"/>
                <w:rFonts w:eastAsia="等线"/>
              </w:rPr>
            </w:pPr>
          </w:p>
        </w:tc>
      </w:tr>
      <w:tr w:rsidR="0025199F" w:rsidRPr="00FD35A8" w14:paraId="331DDB48" w14:textId="77777777" w:rsidTr="00B83DF0">
        <w:trPr>
          <w:trHeight w:val="285"/>
          <w:trPrChange w:id="1867" w:author="Pan, Zhemin" w:date="2025-12-16T13:26:00Z" w16du:dateUtc="2025-12-16T05:26:00Z">
            <w:trPr>
              <w:trHeight w:val="285"/>
            </w:trPr>
          </w:trPrChange>
        </w:trPr>
        <w:tc>
          <w:tcPr>
            <w:tcW w:w="6307" w:type="dxa"/>
            <w:tcBorders>
              <w:top w:val="nil"/>
              <w:left w:val="nil"/>
              <w:bottom w:val="nil"/>
              <w:right w:val="nil"/>
            </w:tcBorders>
            <w:tcPrChange w:id="1868" w:author="Pan, Zhemin" w:date="2025-12-16T13:26:00Z" w16du:dateUtc="2025-12-16T05:26:00Z">
              <w:tcPr>
                <w:tcW w:w="6322" w:type="dxa"/>
                <w:tcBorders>
                  <w:top w:val="nil"/>
                  <w:left w:val="nil"/>
                  <w:bottom w:val="nil"/>
                  <w:right w:val="nil"/>
                </w:tcBorders>
              </w:tcPr>
            </w:tcPrChange>
          </w:tcPr>
          <w:p w14:paraId="77F72C97" w14:textId="60A90EE9" w:rsidR="0025199F" w:rsidRPr="00FD35A8" w:rsidRDefault="0025199F" w:rsidP="0025199F">
            <w:pPr>
              <w:pStyle w:val="tabletext1"/>
              <w:ind w:left="0"/>
              <w:rPr>
                <w:rFonts w:eastAsia="等线"/>
                <w:lang w:eastAsia="zh-CN"/>
              </w:rPr>
            </w:pPr>
            <w:commentRangeStart w:id="1869"/>
            <w:commentRangeStart w:id="1870"/>
            <w:r w:rsidRPr="00FD35A8">
              <w:rPr>
                <w:rFonts w:eastAsia="等线"/>
              </w:rPr>
              <w:t xml:space="preserve">Any </w:t>
            </w:r>
            <w:r w:rsidRPr="00FD35A8">
              <w:rPr>
                <w:rFonts w:eastAsia="等线"/>
                <w:lang w:eastAsia="zh-CN"/>
              </w:rPr>
              <w:t>ICANS</w:t>
            </w:r>
          </w:p>
        </w:tc>
        <w:tc>
          <w:tcPr>
            <w:tcW w:w="3079" w:type="dxa"/>
            <w:tcBorders>
              <w:top w:val="nil"/>
              <w:left w:val="nil"/>
              <w:bottom w:val="nil"/>
              <w:right w:val="nil"/>
            </w:tcBorders>
            <w:tcPrChange w:id="1871" w:author="Pan, Zhemin" w:date="2025-12-16T13:26:00Z" w16du:dateUtc="2025-12-16T05:26:00Z">
              <w:tcPr>
                <w:tcW w:w="3086" w:type="dxa"/>
                <w:tcBorders>
                  <w:top w:val="nil"/>
                  <w:left w:val="nil"/>
                  <w:bottom w:val="nil"/>
                  <w:right w:val="nil"/>
                </w:tcBorders>
              </w:tcPr>
            </w:tcPrChange>
          </w:tcPr>
          <w:p w14:paraId="60768A06" w14:textId="108A6900" w:rsidR="0025199F" w:rsidRPr="00FD35A8" w:rsidRDefault="0025199F" w:rsidP="0025199F">
            <w:pPr>
              <w:pStyle w:val="tabletext1"/>
              <w:jc w:val="center"/>
              <w:rPr>
                <w:rFonts w:eastAsia="等线"/>
              </w:rPr>
            </w:pPr>
            <w:r w:rsidRPr="00FD35A8">
              <w:rPr>
                <w:rFonts w:eastAsia="等线"/>
              </w:rPr>
              <w:t>x (x.x)</w:t>
            </w:r>
          </w:p>
        </w:tc>
        <w:tc>
          <w:tcPr>
            <w:tcW w:w="3192" w:type="dxa"/>
            <w:tcBorders>
              <w:top w:val="nil"/>
              <w:left w:val="nil"/>
              <w:bottom w:val="nil"/>
              <w:right w:val="nil"/>
            </w:tcBorders>
            <w:tcPrChange w:id="1872" w:author="Pan, Zhemin" w:date="2025-12-16T13:26:00Z" w16du:dateUtc="2025-12-16T05:26:00Z">
              <w:tcPr>
                <w:tcW w:w="3199" w:type="dxa"/>
                <w:tcBorders>
                  <w:top w:val="nil"/>
                  <w:left w:val="nil"/>
                  <w:bottom w:val="nil"/>
                  <w:right w:val="nil"/>
                </w:tcBorders>
              </w:tcPr>
            </w:tcPrChange>
          </w:tcPr>
          <w:p w14:paraId="3E99FB0C" w14:textId="28EAEC2F" w:rsidR="0025199F" w:rsidRPr="00FD35A8" w:rsidRDefault="0025199F" w:rsidP="0025199F">
            <w:pPr>
              <w:pStyle w:val="tabletext1"/>
              <w:jc w:val="center"/>
              <w:rPr>
                <w:rFonts w:eastAsia="等线"/>
              </w:rPr>
            </w:pPr>
            <w:r w:rsidRPr="00FD35A8">
              <w:rPr>
                <w:rFonts w:eastAsia="等线"/>
              </w:rPr>
              <w:t>x (x.x)</w:t>
            </w:r>
          </w:p>
        </w:tc>
        <w:tc>
          <w:tcPr>
            <w:tcW w:w="1992" w:type="dxa"/>
            <w:tcBorders>
              <w:top w:val="nil"/>
              <w:left w:val="nil"/>
              <w:bottom w:val="nil"/>
              <w:right w:val="nil"/>
            </w:tcBorders>
            <w:tcPrChange w:id="1873" w:author="Pan, Zhemin" w:date="2025-12-16T13:26:00Z" w16du:dateUtc="2025-12-16T05:26:00Z">
              <w:tcPr>
                <w:tcW w:w="1953" w:type="dxa"/>
                <w:tcBorders>
                  <w:top w:val="nil"/>
                  <w:left w:val="nil"/>
                  <w:bottom w:val="nil"/>
                  <w:right w:val="nil"/>
                </w:tcBorders>
              </w:tcPr>
            </w:tcPrChange>
          </w:tcPr>
          <w:p w14:paraId="3440C04B" w14:textId="57738FFA" w:rsidR="0025199F" w:rsidRPr="00FD35A8" w:rsidRDefault="0025199F" w:rsidP="0025199F">
            <w:pPr>
              <w:pStyle w:val="tabletext1"/>
              <w:jc w:val="center"/>
              <w:rPr>
                <w:rFonts w:eastAsia="等线"/>
              </w:rPr>
            </w:pPr>
            <w:r w:rsidRPr="00FD35A8">
              <w:rPr>
                <w:rFonts w:eastAsia="等线"/>
              </w:rPr>
              <w:t>x (x.x)</w:t>
            </w:r>
            <w:commentRangeEnd w:id="1869"/>
            <w:r w:rsidR="00776CD3" w:rsidRPr="00FD35A8">
              <w:rPr>
                <w:rStyle w:val="CommentReference"/>
                <w:rFonts w:eastAsia="等线"/>
                <w:sz w:val="18"/>
                <w:szCs w:val="20"/>
              </w:rPr>
              <w:commentReference w:id="1869"/>
            </w:r>
            <w:commentRangeEnd w:id="1870"/>
            <w:r w:rsidR="006921A2" w:rsidRPr="00FD35A8">
              <w:rPr>
                <w:rStyle w:val="CommentReference"/>
                <w:rFonts w:eastAsia="等线"/>
                <w:sz w:val="18"/>
                <w:szCs w:val="20"/>
              </w:rPr>
              <w:commentReference w:id="1870"/>
            </w:r>
          </w:p>
        </w:tc>
      </w:tr>
      <w:tr w:rsidR="00B83DF0" w:rsidRPr="00FD35A8" w14:paraId="7A9A06A7" w14:textId="77777777" w:rsidTr="00B83DF0">
        <w:trPr>
          <w:trHeight w:val="285"/>
          <w:ins w:id="1876" w:author="Pan, Zhemin" w:date="2025-12-16T13:26:00Z"/>
        </w:trPr>
        <w:tc>
          <w:tcPr>
            <w:tcW w:w="6307" w:type="dxa"/>
            <w:tcBorders>
              <w:top w:val="nil"/>
              <w:left w:val="nil"/>
              <w:bottom w:val="nil"/>
              <w:right w:val="nil"/>
            </w:tcBorders>
          </w:tcPr>
          <w:p w14:paraId="310DE4BE" w14:textId="2C1EB517" w:rsidR="00B83DF0" w:rsidRPr="00FD35A8" w:rsidRDefault="00B83DF0" w:rsidP="000D0558">
            <w:pPr>
              <w:pStyle w:val="tabletext1"/>
              <w:rPr>
                <w:ins w:id="1877" w:author="Pan, Zhemin" w:date="2025-12-16T13:26:00Z" w16du:dateUtc="2025-12-16T05:26:00Z"/>
                <w:rFonts w:eastAsia="等线"/>
              </w:rPr>
            </w:pPr>
            <w:ins w:id="1878" w:author="Pan, Zhemin" w:date="2025-12-16T13:27:00Z" w16du:dateUtc="2025-12-16T05:27:00Z">
              <w:r w:rsidRPr="00FD35A8">
                <w:rPr>
                  <w:rFonts w:eastAsia="等线"/>
                </w:rPr>
                <w:t>Any ICANS of ASTCT grade 3 or 4</w:t>
              </w:r>
            </w:ins>
          </w:p>
        </w:tc>
        <w:tc>
          <w:tcPr>
            <w:tcW w:w="3079" w:type="dxa"/>
            <w:tcBorders>
              <w:top w:val="nil"/>
              <w:left w:val="nil"/>
              <w:bottom w:val="nil"/>
              <w:right w:val="nil"/>
            </w:tcBorders>
          </w:tcPr>
          <w:p w14:paraId="7D0D213D" w14:textId="77777777" w:rsidR="00B83DF0" w:rsidRPr="00FD35A8" w:rsidRDefault="00B83DF0" w:rsidP="0025199F">
            <w:pPr>
              <w:pStyle w:val="tabletext1"/>
              <w:jc w:val="center"/>
              <w:rPr>
                <w:ins w:id="1879" w:author="Pan, Zhemin" w:date="2025-12-16T13:26:00Z" w16du:dateUtc="2025-12-16T05:26:00Z"/>
                <w:rFonts w:eastAsia="等线"/>
              </w:rPr>
            </w:pPr>
          </w:p>
        </w:tc>
        <w:tc>
          <w:tcPr>
            <w:tcW w:w="3192" w:type="dxa"/>
            <w:tcBorders>
              <w:top w:val="nil"/>
              <w:left w:val="nil"/>
              <w:bottom w:val="nil"/>
              <w:right w:val="nil"/>
            </w:tcBorders>
          </w:tcPr>
          <w:p w14:paraId="7BC127A7" w14:textId="77777777" w:rsidR="00B83DF0" w:rsidRPr="00FD35A8" w:rsidRDefault="00B83DF0" w:rsidP="0025199F">
            <w:pPr>
              <w:pStyle w:val="tabletext1"/>
              <w:jc w:val="center"/>
              <w:rPr>
                <w:ins w:id="1880" w:author="Pan, Zhemin" w:date="2025-12-16T13:26:00Z" w16du:dateUtc="2025-12-16T05:26:00Z"/>
                <w:rFonts w:eastAsia="等线"/>
              </w:rPr>
            </w:pPr>
          </w:p>
        </w:tc>
        <w:tc>
          <w:tcPr>
            <w:tcW w:w="1992" w:type="dxa"/>
            <w:tcBorders>
              <w:top w:val="nil"/>
              <w:left w:val="nil"/>
              <w:bottom w:val="nil"/>
              <w:right w:val="nil"/>
            </w:tcBorders>
          </w:tcPr>
          <w:p w14:paraId="3C1B33AB" w14:textId="77777777" w:rsidR="00B83DF0" w:rsidRPr="00FD35A8" w:rsidRDefault="00B83DF0" w:rsidP="0025199F">
            <w:pPr>
              <w:pStyle w:val="tabletext1"/>
              <w:jc w:val="center"/>
              <w:rPr>
                <w:ins w:id="1881" w:author="Pan, Zhemin" w:date="2025-12-16T13:26:00Z" w16du:dateUtc="2025-12-16T05:26:00Z"/>
                <w:rFonts w:eastAsia="等线"/>
              </w:rPr>
            </w:pPr>
          </w:p>
        </w:tc>
      </w:tr>
      <w:tr w:rsidR="00AA0E6C" w:rsidRPr="00FD35A8" w14:paraId="77C63B3A" w14:textId="77777777" w:rsidTr="00B83DF0">
        <w:trPr>
          <w:trHeight w:val="285"/>
          <w:trPrChange w:id="1882" w:author="Pan, Zhemin" w:date="2025-12-16T13:26:00Z" w16du:dateUtc="2025-12-16T05:26:00Z">
            <w:trPr>
              <w:trHeight w:val="285"/>
            </w:trPr>
          </w:trPrChange>
        </w:trPr>
        <w:tc>
          <w:tcPr>
            <w:tcW w:w="6307" w:type="dxa"/>
            <w:tcBorders>
              <w:top w:val="nil"/>
              <w:left w:val="nil"/>
              <w:bottom w:val="nil"/>
              <w:right w:val="nil"/>
            </w:tcBorders>
            <w:hideMark/>
            <w:tcPrChange w:id="1883" w:author="Pan, Zhemin" w:date="2025-12-16T13:26:00Z" w16du:dateUtc="2025-12-16T05:26:00Z">
              <w:tcPr>
                <w:tcW w:w="6322" w:type="dxa"/>
                <w:tcBorders>
                  <w:top w:val="nil"/>
                  <w:left w:val="nil"/>
                  <w:bottom w:val="nil"/>
                  <w:right w:val="nil"/>
                </w:tcBorders>
                <w:hideMark/>
              </w:tcPr>
            </w:tcPrChange>
          </w:tcPr>
          <w:p w14:paraId="1F258A77" w14:textId="77777777" w:rsidR="00AA0E6C" w:rsidRPr="00FD35A8" w:rsidRDefault="00AA0E6C" w:rsidP="00BB592A">
            <w:pPr>
              <w:pStyle w:val="tabletext1"/>
              <w:ind w:left="0"/>
              <w:rPr>
                <w:rFonts w:eastAsia="等线"/>
              </w:rPr>
            </w:pPr>
            <w:r w:rsidRPr="00FD35A8">
              <w:rPr>
                <w:rFonts w:eastAsia="等线"/>
              </w:rPr>
              <w:t>Any AESI</w:t>
            </w:r>
          </w:p>
        </w:tc>
        <w:tc>
          <w:tcPr>
            <w:tcW w:w="3079" w:type="dxa"/>
            <w:tcBorders>
              <w:top w:val="nil"/>
              <w:left w:val="nil"/>
              <w:bottom w:val="nil"/>
              <w:right w:val="nil"/>
            </w:tcBorders>
            <w:hideMark/>
            <w:tcPrChange w:id="1884" w:author="Pan, Zhemin" w:date="2025-12-16T13:26:00Z" w16du:dateUtc="2025-12-16T05:26:00Z">
              <w:tcPr>
                <w:tcW w:w="3086" w:type="dxa"/>
                <w:tcBorders>
                  <w:top w:val="nil"/>
                  <w:left w:val="nil"/>
                  <w:bottom w:val="nil"/>
                  <w:right w:val="nil"/>
                </w:tcBorders>
                <w:hideMark/>
              </w:tcPr>
            </w:tcPrChange>
          </w:tcPr>
          <w:p w14:paraId="7E3DBBF0" w14:textId="140AF04D"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85" w:author="Pan, Zhemin" w:date="2025-12-16T13:26:00Z" w16du:dateUtc="2025-12-16T05:26:00Z">
              <w:tcPr>
                <w:tcW w:w="3199" w:type="dxa"/>
                <w:tcBorders>
                  <w:top w:val="nil"/>
                  <w:left w:val="nil"/>
                  <w:bottom w:val="nil"/>
                  <w:right w:val="nil"/>
                </w:tcBorders>
                <w:hideMark/>
              </w:tcPr>
            </w:tcPrChange>
          </w:tcPr>
          <w:p w14:paraId="215FD5AF" w14:textId="6FB478ED"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1992" w:type="dxa"/>
            <w:tcBorders>
              <w:top w:val="nil"/>
              <w:left w:val="nil"/>
              <w:bottom w:val="nil"/>
              <w:right w:val="nil"/>
            </w:tcBorders>
            <w:hideMark/>
            <w:tcPrChange w:id="1886" w:author="Pan, Zhemin" w:date="2025-12-16T13:26:00Z" w16du:dateUtc="2025-12-16T05:26:00Z">
              <w:tcPr>
                <w:tcW w:w="1953" w:type="dxa"/>
                <w:tcBorders>
                  <w:top w:val="nil"/>
                  <w:left w:val="nil"/>
                  <w:bottom w:val="nil"/>
                  <w:right w:val="nil"/>
                </w:tcBorders>
                <w:hideMark/>
              </w:tcPr>
            </w:tcPrChange>
          </w:tcPr>
          <w:p w14:paraId="749558D6" w14:textId="23DD953A"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4B615523" w14:textId="77777777" w:rsidTr="00B83DF0">
        <w:trPr>
          <w:trHeight w:val="285"/>
          <w:trPrChange w:id="1887" w:author="Pan, Zhemin" w:date="2025-12-16T13:26:00Z" w16du:dateUtc="2025-12-16T05:26:00Z">
            <w:trPr>
              <w:trHeight w:val="285"/>
            </w:trPr>
          </w:trPrChange>
        </w:trPr>
        <w:tc>
          <w:tcPr>
            <w:tcW w:w="6307" w:type="dxa"/>
            <w:tcBorders>
              <w:top w:val="nil"/>
              <w:left w:val="nil"/>
              <w:bottom w:val="nil"/>
              <w:right w:val="nil"/>
            </w:tcBorders>
            <w:hideMark/>
            <w:tcPrChange w:id="1888" w:author="Pan, Zhemin" w:date="2025-12-16T13:26:00Z" w16du:dateUtc="2025-12-16T05:26:00Z">
              <w:tcPr>
                <w:tcW w:w="6322" w:type="dxa"/>
                <w:tcBorders>
                  <w:top w:val="nil"/>
                  <w:left w:val="nil"/>
                  <w:bottom w:val="nil"/>
                  <w:right w:val="nil"/>
                </w:tcBorders>
                <w:hideMark/>
              </w:tcPr>
            </w:tcPrChange>
          </w:tcPr>
          <w:p w14:paraId="0ADB05FA" w14:textId="3DB81363" w:rsidR="00AA0E6C" w:rsidRPr="00FD35A8" w:rsidRDefault="00165DC3" w:rsidP="00D763C1">
            <w:pPr>
              <w:pStyle w:val="tabletext1"/>
              <w:rPr>
                <w:rFonts w:eastAsia="等线"/>
              </w:rPr>
            </w:pPr>
            <w:commentRangeStart w:id="1889"/>
            <w:commentRangeStart w:id="1890"/>
            <w:r w:rsidRPr="00FD35A8">
              <w:rPr>
                <w:rFonts w:eastAsia="等线"/>
              </w:rPr>
              <w:t>CRS</w:t>
            </w:r>
            <w:commentRangeEnd w:id="1889"/>
            <w:r w:rsidRPr="00FD35A8">
              <w:rPr>
                <w:rStyle w:val="CommentReference"/>
                <w:rFonts w:eastAsia="等线"/>
                <w:sz w:val="18"/>
                <w:szCs w:val="20"/>
              </w:rPr>
              <w:commentReference w:id="1889"/>
            </w:r>
            <w:commentRangeEnd w:id="1890"/>
            <w:r w:rsidR="00FD0882" w:rsidRPr="00FD35A8">
              <w:rPr>
                <w:rStyle w:val="CommentReference"/>
                <w:rFonts w:eastAsia="等线"/>
                <w:sz w:val="18"/>
                <w:szCs w:val="20"/>
              </w:rPr>
              <w:commentReference w:id="1890"/>
            </w:r>
          </w:p>
        </w:tc>
        <w:tc>
          <w:tcPr>
            <w:tcW w:w="3079" w:type="dxa"/>
            <w:tcBorders>
              <w:top w:val="nil"/>
              <w:left w:val="nil"/>
              <w:bottom w:val="nil"/>
              <w:right w:val="nil"/>
            </w:tcBorders>
            <w:hideMark/>
            <w:tcPrChange w:id="1891" w:author="Pan, Zhemin" w:date="2025-12-16T13:26:00Z" w16du:dateUtc="2025-12-16T05:26:00Z">
              <w:tcPr>
                <w:tcW w:w="3086" w:type="dxa"/>
                <w:tcBorders>
                  <w:top w:val="nil"/>
                  <w:left w:val="nil"/>
                  <w:bottom w:val="nil"/>
                  <w:right w:val="nil"/>
                </w:tcBorders>
                <w:hideMark/>
              </w:tcPr>
            </w:tcPrChange>
          </w:tcPr>
          <w:p w14:paraId="0F80FC80" w14:textId="0A3897D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92" w:author="Pan, Zhemin" w:date="2025-12-16T13:26:00Z" w16du:dateUtc="2025-12-16T05:26:00Z">
              <w:tcPr>
                <w:tcW w:w="3199" w:type="dxa"/>
                <w:tcBorders>
                  <w:top w:val="nil"/>
                  <w:left w:val="nil"/>
                  <w:bottom w:val="nil"/>
                  <w:right w:val="nil"/>
                </w:tcBorders>
                <w:hideMark/>
              </w:tcPr>
            </w:tcPrChange>
          </w:tcPr>
          <w:p w14:paraId="62636236" w14:textId="6D9E8000"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93" w:author="Pan, Zhemin" w:date="2025-12-16T13:26:00Z" w16du:dateUtc="2025-12-16T05:26:00Z">
              <w:tcPr>
                <w:tcW w:w="1953" w:type="dxa"/>
                <w:tcBorders>
                  <w:top w:val="nil"/>
                  <w:left w:val="nil"/>
                  <w:bottom w:val="nil"/>
                  <w:right w:val="nil"/>
                </w:tcBorders>
                <w:hideMark/>
              </w:tcPr>
            </w:tcPrChange>
          </w:tcPr>
          <w:p w14:paraId="19BB95CD" w14:textId="23810042"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D8EBB95" w14:textId="77777777" w:rsidTr="00B83DF0">
        <w:trPr>
          <w:trHeight w:val="285"/>
          <w:trPrChange w:id="1894" w:author="Pan, Zhemin" w:date="2025-12-16T13:26:00Z" w16du:dateUtc="2025-12-16T05:26:00Z">
            <w:trPr>
              <w:trHeight w:val="285"/>
            </w:trPr>
          </w:trPrChange>
        </w:trPr>
        <w:tc>
          <w:tcPr>
            <w:tcW w:w="6307" w:type="dxa"/>
            <w:tcBorders>
              <w:top w:val="nil"/>
              <w:left w:val="nil"/>
              <w:bottom w:val="nil"/>
              <w:right w:val="nil"/>
            </w:tcBorders>
            <w:hideMark/>
            <w:tcPrChange w:id="1895" w:author="Pan, Zhemin" w:date="2025-12-16T13:26:00Z" w16du:dateUtc="2025-12-16T05:26:00Z">
              <w:tcPr>
                <w:tcW w:w="6322" w:type="dxa"/>
                <w:tcBorders>
                  <w:top w:val="nil"/>
                  <w:left w:val="nil"/>
                  <w:bottom w:val="nil"/>
                  <w:right w:val="nil"/>
                </w:tcBorders>
                <w:hideMark/>
              </w:tcPr>
            </w:tcPrChange>
          </w:tcPr>
          <w:p w14:paraId="700C0D68" w14:textId="59CC8DF6" w:rsidR="00AA0E6C" w:rsidRPr="00FD35A8" w:rsidRDefault="00A44E46" w:rsidP="00D763C1">
            <w:pPr>
              <w:pStyle w:val="tabletext1"/>
              <w:rPr>
                <w:rFonts w:eastAsia="等线"/>
              </w:rPr>
            </w:pPr>
            <w:r w:rsidRPr="00FD35A8">
              <w:rPr>
                <w:rFonts w:eastAsia="等线"/>
              </w:rPr>
              <w:t>neurotoxicity</w:t>
            </w:r>
          </w:p>
        </w:tc>
        <w:tc>
          <w:tcPr>
            <w:tcW w:w="3079" w:type="dxa"/>
            <w:tcBorders>
              <w:top w:val="nil"/>
              <w:left w:val="nil"/>
              <w:bottom w:val="nil"/>
              <w:right w:val="nil"/>
            </w:tcBorders>
            <w:hideMark/>
            <w:tcPrChange w:id="1896" w:author="Pan, Zhemin" w:date="2025-12-16T13:26:00Z" w16du:dateUtc="2025-12-16T05:26:00Z">
              <w:tcPr>
                <w:tcW w:w="3086" w:type="dxa"/>
                <w:tcBorders>
                  <w:top w:val="nil"/>
                  <w:left w:val="nil"/>
                  <w:bottom w:val="nil"/>
                  <w:right w:val="nil"/>
                </w:tcBorders>
                <w:hideMark/>
              </w:tcPr>
            </w:tcPrChange>
          </w:tcPr>
          <w:p w14:paraId="196B4BFD" w14:textId="6D6FE77F"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897" w:author="Pan, Zhemin" w:date="2025-12-16T13:26:00Z" w16du:dateUtc="2025-12-16T05:26:00Z">
              <w:tcPr>
                <w:tcW w:w="3199" w:type="dxa"/>
                <w:tcBorders>
                  <w:top w:val="nil"/>
                  <w:left w:val="nil"/>
                  <w:bottom w:val="nil"/>
                  <w:right w:val="nil"/>
                </w:tcBorders>
                <w:hideMark/>
              </w:tcPr>
            </w:tcPrChange>
          </w:tcPr>
          <w:p w14:paraId="444EF077" w14:textId="6EC68A6B"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898" w:author="Pan, Zhemin" w:date="2025-12-16T13:26:00Z" w16du:dateUtc="2025-12-16T05:26:00Z">
              <w:tcPr>
                <w:tcW w:w="1953" w:type="dxa"/>
                <w:tcBorders>
                  <w:top w:val="nil"/>
                  <w:left w:val="nil"/>
                  <w:bottom w:val="nil"/>
                  <w:right w:val="nil"/>
                </w:tcBorders>
                <w:hideMark/>
              </w:tcPr>
            </w:tcPrChange>
          </w:tcPr>
          <w:p w14:paraId="236BF0FB" w14:textId="167D0E96"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47A22482" w14:textId="77777777" w:rsidTr="00B83DF0">
        <w:trPr>
          <w:trHeight w:val="285"/>
          <w:trPrChange w:id="1899" w:author="Pan, Zhemin" w:date="2025-12-16T13:26:00Z" w16du:dateUtc="2025-12-16T05:26:00Z">
            <w:trPr>
              <w:trHeight w:val="285"/>
            </w:trPr>
          </w:trPrChange>
        </w:trPr>
        <w:tc>
          <w:tcPr>
            <w:tcW w:w="6307" w:type="dxa"/>
            <w:tcBorders>
              <w:top w:val="nil"/>
              <w:left w:val="nil"/>
              <w:bottom w:val="nil"/>
              <w:right w:val="nil"/>
            </w:tcBorders>
            <w:hideMark/>
            <w:tcPrChange w:id="1900" w:author="Pan, Zhemin" w:date="2025-12-16T13:26:00Z" w16du:dateUtc="2025-12-16T05:26:00Z">
              <w:tcPr>
                <w:tcW w:w="6322" w:type="dxa"/>
                <w:tcBorders>
                  <w:top w:val="nil"/>
                  <w:left w:val="nil"/>
                  <w:bottom w:val="nil"/>
                  <w:right w:val="nil"/>
                </w:tcBorders>
                <w:hideMark/>
              </w:tcPr>
            </w:tcPrChange>
          </w:tcPr>
          <w:p w14:paraId="27BF274F" w14:textId="3E3F92D1" w:rsidR="00AA0E6C" w:rsidRPr="00FD35A8" w:rsidRDefault="00F75B89" w:rsidP="00F75B89">
            <w:pPr>
              <w:pStyle w:val="tabletext1"/>
              <w:rPr>
                <w:rFonts w:eastAsia="等线"/>
              </w:rPr>
            </w:pPr>
            <w:r w:rsidRPr="00FD35A8">
              <w:rPr>
                <w:rFonts w:eastAsia="等线"/>
              </w:rPr>
              <w:t>Any grade of newly diagnosed</w:t>
            </w:r>
            <w:r w:rsidRPr="00FD35A8">
              <w:rPr>
                <w:rFonts w:eastAsia="等线"/>
                <w:lang w:eastAsia="zh-CN"/>
              </w:rPr>
              <w:t xml:space="preserve"> </w:t>
            </w:r>
            <w:r w:rsidRPr="00FD35A8">
              <w:rPr>
                <w:rFonts w:eastAsia="等线"/>
              </w:rPr>
              <w:t>malignancy</w:t>
            </w:r>
          </w:p>
        </w:tc>
        <w:tc>
          <w:tcPr>
            <w:tcW w:w="3079" w:type="dxa"/>
            <w:tcBorders>
              <w:top w:val="nil"/>
              <w:left w:val="nil"/>
              <w:bottom w:val="nil"/>
              <w:right w:val="nil"/>
            </w:tcBorders>
            <w:hideMark/>
            <w:tcPrChange w:id="1901" w:author="Pan, Zhemin" w:date="2025-12-16T13:26:00Z" w16du:dateUtc="2025-12-16T05:26:00Z">
              <w:tcPr>
                <w:tcW w:w="3086" w:type="dxa"/>
                <w:tcBorders>
                  <w:top w:val="nil"/>
                  <w:left w:val="nil"/>
                  <w:bottom w:val="nil"/>
                  <w:right w:val="nil"/>
                </w:tcBorders>
                <w:hideMark/>
              </w:tcPr>
            </w:tcPrChange>
          </w:tcPr>
          <w:p w14:paraId="6B53D5EB" w14:textId="1CA918B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902" w:author="Pan, Zhemin" w:date="2025-12-16T13:26:00Z" w16du:dateUtc="2025-12-16T05:26:00Z">
              <w:tcPr>
                <w:tcW w:w="3199" w:type="dxa"/>
                <w:tcBorders>
                  <w:top w:val="nil"/>
                  <w:left w:val="nil"/>
                  <w:bottom w:val="nil"/>
                  <w:right w:val="nil"/>
                </w:tcBorders>
                <w:hideMark/>
              </w:tcPr>
            </w:tcPrChange>
          </w:tcPr>
          <w:p w14:paraId="0A427882" w14:textId="431BBEAC"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903" w:author="Pan, Zhemin" w:date="2025-12-16T13:26:00Z" w16du:dateUtc="2025-12-16T05:26:00Z">
              <w:tcPr>
                <w:tcW w:w="1953" w:type="dxa"/>
                <w:tcBorders>
                  <w:top w:val="nil"/>
                  <w:left w:val="nil"/>
                  <w:bottom w:val="nil"/>
                  <w:right w:val="nil"/>
                </w:tcBorders>
                <w:hideMark/>
              </w:tcPr>
            </w:tcPrChange>
          </w:tcPr>
          <w:p w14:paraId="3315C880" w14:textId="3232E61E"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511450D" w14:textId="77777777" w:rsidTr="00B83DF0">
        <w:trPr>
          <w:trHeight w:val="285"/>
          <w:trPrChange w:id="1904" w:author="Pan, Zhemin" w:date="2025-12-16T13:26:00Z" w16du:dateUtc="2025-12-16T05:26:00Z">
            <w:trPr>
              <w:trHeight w:val="285"/>
            </w:trPr>
          </w:trPrChange>
        </w:trPr>
        <w:tc>
          <w:tcPr>
            <w:tcW w:w="6307" w:type="dxa"/>
            <w:tcBorders>
              <w:top w:val="nil"/>
              <w:left w:val="nil"/>
              <w:bottom w:val="nil"/>
              <w:right w:val="nil"/>
            </w:tcBorders>
            <w:hideMark/>
            <w:tcPrChange w:id="1905" w:author="Pan, Zhemin" w:date="2025-12-16T13:26:00Z" w16du:dateUtc="2025-12-16T05:26:00Z">
              <w:tcPr>
                <w:tcW w:w="6322" w:type="dxa"/>
                <w:tcBorders>
                  <w:top w:val="nil"/>
                  <w:left w:val="nil"/>
                  <w:bottom w:val="nil"/>
                  <w:right w:val="nil"/>
                </w:tcBorders>
                <w:hideMark/>
              </w:tcPr>
            </w:tcPrChange>
          </w:tcPr>
          <w:p w14:paraId="726C3B90" w14:textId="186C4A75" w:rsidR="00AA0E6C" w:rsidRPr="00FD35A8" w:rsidRDefault="00725C14" w:rsidP="00F333B4">
            <w:pPr>
              <w:pStyle w:val="tabletext1"/>
              <w:rPr>
                <w:rFonts w:eastAsia="等线"/>
                <w:lang w:eastAsia="zh-CN"/>
              </w:rPr>
            </w:pPr>
            <w:r w:rsidRPr="00FD35A8">
              <w:rPr>
                <w:rFonts w:eastAsia="等线"/>
                <w:lang w:eastAsia="zh-CN"/>
              </w:rPr>
              <w:t>Serious infection</w:t>
            </w:r>
          </w:p>
        </w:tc>
        <w:tc>
          <w:tcPr>
            <w:tcW w:w="3079" w:type="dxa"/>
            <w:tcBorders>
              <w:top w:val="nil"/>
              <w:left w:val="nil"/>
              <w:bottom w:val="nil"/>
              <w:right w:val="nil"/>
            </w:tcBorders>
            <w:hideMark/>
            <w:tcPrChange w:id="1906" w:author="Pan, Zhemin" w:date="2025-12-16T13:26:00Z" w16du:dateUtc="2025-12-16T05:26:00Z">
              <w:tcPr>
                <w:tcW w:w="3086" w:type="dxa"/>
                <w:tcBorders>
                  <w:top w:val="nil"/>
                  <w:left w:val="nil"/>
                  <w:bottom w:val="nil"/>
                  <w:right w:val="nil"/>
                </w:tcBorders>
                <w:hideMark/>
              </w:tcPr>
            </w:tcPrChange>
          </w:tcPr>
          <w:p w14:paraId="3D35F38E" w14:textId="495506E7"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907" w:author="Pan, Zhemin" w:date="2025-12-16T13:26:00Z" w16du:dateUtc="2025-12-16T05:26:00Z">
              <w:tcPr>
                <w:tcW w:w="3199" w:type="dxa"/>
                <w:tcBorders>
                  <w:top w:val="nil"/>
                  <w:left w:val="nil"/>
                  <w:bottom w:val="nil"/>
                  <w:right w:val="nil"/>
                </w:tcBorders>
                <w:hideMark/>
              </w:tcPr>
            </w:tcPrChange>
          </w:tcPr>
          <w:p w14:paraId="59CD6C52" w14:textId="2E2E7953"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908" w:author="Pan, Zhemin" w:date="2025-12-16T13:26:00Z" w16du:dateUtc="2025-12-16T05:26:00Z">
              <w:tcPr>
                <w:tcW w:w="1953" w:type="dxa"/>
                <w:tcBorders>
                  <w:top w:val="nil"/>
                  <w:left w:val="nil"/>
                  <w:bottom w:val="nil"/>
                  <w:right w:val="nil"/>
                </w:tcBorders>
                <w:hideMark/>
              </w:tcPr>
            </w:tcPrChange>
          </w:tcPr>
          <w:p w14:paraId="38C1688C" w14:textId="57C97199"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6E95BECB" w14:textId="77777777" w:rsidTr="00B83DF0">
        <w:trPr>
          <w:trHeight w:val="285"/>
          <w:trPrChange w:id="1909" w:author="Pan, Zhemin" w:date="2025-12-16T13:26:00Z" w16du:dateUtc="2025-12-16T05:26:00Z">
            <w:trPr>
              <w:trHeight w:val="285"/>
            </w:trPr>
          </w:trPrChange>
        </w:trPr>
        <w:tc>
          <w:tcPr>
            <w:tcW w:w="6307" w:type="dxa"/>
            <w:tcBorders>
              <w:top w:val="nil"/>
              <w:left w:val="nil"/>
              <w:bottom w:val="nil"/>
              <w:right w:val="nil"/>
            </w:tcBorders>
            <w:hideMark/>
            <w:tcPrChange w:id="1910" w:author="Pan, Zhemin" w:date="2025-12-16T13:26:00Z" w16du:dateUtc="2025-12-16T05:26:00Z">
              <w:tcPr>
                <w:tcW w:w="6322" w:type="dxa"/>
                <w:tcBorders>
                  <w:top w:val="nil"/>
                  <w:left w:val="nil"/>
                  <w:bottom w:val="nil"/>
                  <w:right w:val="nil"/>
                </w:tcBorders>
                <w:hideMark/>
              </w:tcPr>
            </w:tcPrChange>
          </w:tcPr>
          <w:p w14:paraId="7292D312" w14:textId="40BD3DF8" w:rsidR="00AA0E6C" w:rsidRPr="00FD35A8" w:rsidRDefault="00F333B4" w:rsidP="00F333B4">
            <w:pPr>
              <w:pStyle w:val="tabletext1"/>
              <w:rPr>
                <w:rFonts w:eastAsia="等线"/>
              </w:rPr>
            </w:pPr>
            <w:r w:rsidRPr="00FD35A8">
              <w:rPr>
                <w:rFonts w:eastAsia="等线"/>
              </w:rPr>
              <w:t>Immune effector cell-associated HLH-like syndrome</w:t>
            </w:r>
          </w:p>
        </w:tc>
        <w:tc>
          <w:tcPr>
            <w:tcW w:w="3079" w:type="dxa"/>
            <w:tcBorders>
              <w:top w:val="nil"/>
              <w:left w:val="nil"/>
              <w:bottom w:val="nil"/>
              <w:right w:val="nil"/>
            </w:tcBorders>
            <w:hideMark/>
            <w:tcPrChange w:id="1911" w:author="Pan, Zhemin" w:date="2025-12-16T13:26:00Z" w16du:dateUtc="2025-12-16T05:26:00Z">
              <w:tcPr>
                <w:tcW w:w="3086" w:type="dxa"/>
                <w:tcBorders>
                  <w:top w:val="nil"/>
                  <w:left w:val="nil"/>
                  <w:bottom w:val="nil"/>
                  <w:right w:val="nil"/>
                </w:tcBorders>
                <w:hideMark/>
              </w:tcPr>
            </w:tcPrChange>
          </w:tcPr>
          <w:p w14:paraId="05B84118" w14:textId="3ECF1BC8"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912" w:author="Pan, Zhemin" w:date="2025-12-16T13:26:00Z" w16du:dateUtc="2025-12-16T05:26:00Z">
              <w:tcPr>
                <w:tcW w:w="3199" w:type="dxa"/>
                <w:tcBorders>
                  <w:top w:val="nil"/>
                  <w:left w:val="nil"/>
                  <w:bottom w:val="nil"/>
                  <w:right w:val="nil"/>
                </w:tcBorders>
                <w:hideMark/>
              </w:tcPr>
            </w:tcPrChange>
          </w:tcPr>
          <w:p w14:paraId="08A5EA66" w14:textId="0AE84085"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913" w:author="Pan, Zhemin" w:date="2025-12-16T13:26:00Z" w16du:dateUtc="2025-12-16T05:26:00Z">
              <w:tcPr>
                <w:tcW w:w="1953" w:type="dxa"/>
                <w:tcBorders>
                  <w:top w:val="nil"/>
                  <w:left w:val="nil"/>
                  <w:bottom w:val="nil"/>
                  <w:right w:val="nil"/>
                </w:tcBorders>
                <w:hideMark/>
              </w:tcPr>
            </w:tcPrChange>
          </w:tcPr>
          <w:p w14:paraId="601DF2C4" w14:textId="30686231"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17E1DF6B" w14:textId="77777777" w:rsidTr="00B83DF0">
        <w:trPr>
          <w:trHeight w:val="282"/>
          <w:trPrChange w:id="1914" w:author="Pan, Zhemin" w:date="2025-12-16T13:26:00Z" w16du:dateUtc="2025-12-16T05:26:00Z">
            <w:trPr>
              <w:trHeight w:val="282"/>
            </w:trPr>
          </w:trPrChange>
        </w:trPr>
        <w:tc>
          <w:tcPr>
            <w:tcW w:w="6307" w:type="dxa"/>
            <w:tcBorders>
              <w:top w:val="nil"/>
              <w:left w:val="nil"/>
              <w:bottom w:val="nil"/>
              <w:right w:val="nil"/>
            </w:tcBorders>
            <w:hideMark/>
            <w:tcPrChange w:id="1915" w:author="Pan, Zhemin" w:date="2025-12-16T13:26:00Z" w16du:dateUtc="2025-12-16T05:26:00Z">
              <w:tcPr>
                <w:tcW w:w="6322" w:type="dxa"/>
                <w:tcBorders>
                  <w:top w:val="nil"/>
                  <w:left w:val="nil"/>
                  <w:bottom w:val="nil"/>
                  <w:right w:val="nil"/>
                </w:tcBorders>
                <w:hideMark/>
              </w:tcPr>
            </w:tcPrChange>
          </w:tcPr>
          <w:p w14:paraId="01C5709B" w14:textId="77777777" w:rsidR="00AA0E6C" w:rsidRPr="00FD35A8" w:rsidRDefault="00AA0E6C" w:rsidP="00D763C1">
            <w:pPr>
              <w:pStyle w:val="tabletext1"/>
              <w:rPr>
                <w:rFonts w:eastAsia="等线"/>
              </w:rPr>
            </w:pPr>
          </w:p>
        </w:tc>
        <w:tc>
          <w:tcPr>
            <w:tcW w:w="3079" w:type="dxa"/>
            <w:tcBorders>
              <w:top w:val="nil"/>
              <w:left w:val="nil"/>
              <w:bottom w:val="nil"/>
              <w:right w:val="nil"/>
            </w:tcBorders>
            <w:hideMark/>
            <w:tcPrChange w:id="1916" w:author="Pan, Zhemin" w:date="2025-12-16T13:26:00Z" w16du:dateUtc="2025-12-16T05:26:00Z">
              <w:tcPr>
                <w:tcW w:w="3086" w:type="dxa"/>
                <w:tcBorders>
                  <w:top w:val="nil"/>
                  <w:left w:val="nil"/>
                  <w:bottom w:val="nil"/>
                  <w:right w:val="nil"/>
                </w:tcBorders>
                <w:hideMark/>
              </w:tcPr>
            </w:tcPrChange>
          </w:tcPr>
          <w:p w14:paraId="0E7D8B5B" w14:textId="77777777" w:rsidR="00AA0E6C" w:rsidRPr="00FD35A8" w:rsidRDefault="00AA0E6C" w:rsidP="00B9751F">
            <w:pPr>
              <w:pStyle w:val="tabletext1"/>
              <w:jc w:val="center"/>
              <w:rPr>
                <w:rFonts w:eastAsia="等线"/>
              </w:rPr>
            </w:pPr>
          </w:p>
        </w:tc>
        <w:tc>
          <w:tcPr>
            <w:tcW w:w="3192" w:type="dxa"/>
            <w:tcBorders>
              <w:top w:val="nil"/>
              <w:left w:val="nil"/>
              <w:bottom w:val="nil"/>
              <w:right w:val="nil"/>
            </w:tcBorders>
            <w:hideMark/>
            <w:tcPrChange w:id="1917" w:author="Pan, Zhemin" w:date="2025-12-16T13:26:00Z" w16du:dateUtc="2025-12-16T05:26:00Z">
              <w:tcPr>
                <w:tcW w:w="3199" w:type="dxa"/>
                <w:tcBorders>
                  <w:top w:val="nil"/>
                  <w:left w:val="nil"/>
                  <w:bottom w:val="nil"/>
                  <w:right w:val="nil"/>
                </w:tcBorders>
                <w:hideMark/>
              </w:tcPr>
            </w:tcPrChange>
          </w:tcPr>
          <w:p w14:paraId="0157D983" w14:textId="77777777" w:rsidR="00AA0E6C" w:rsidRPr="00FD35A8" w:rsidRDefault="00AA0E6C" w:rsidP="00B9751F">
            <w:pPr>
              <w:pStyle w:val="tabletext1"/>
              <w:jc w:val="center"/>
              <w:rPr>
                <w:rFonts w:eastAsia="等线"/>
              </w:rPr>
            </w:pPr>
          </w:p>
        </w:tc>
        <w:tc>
          <w:tcPr>
            <w:tcW w:w="1992" w:type="dxa"/>
            <w:tcBorders>
              <w:top w:val="nil"/>
              <w:left w:val="nil"/>
              <w:bottom w:val="nil"/>
              <w:right w:val="nil"/>
            </w:tcBorders>
            <w:hideMark/>
            <w:tcPrChange w:id="1918" w:author="Pan, Zhemin" w:date="2025-12-16T13:26:00Z" w16du:dateUtc="2025-12-16T05:26:00Z">
              <w:tcPr>
                <w:tcW w:w="1953" w:type="dxa"/>
                <w:tcBorders>
                  <w:top w:val="nil"/>
                  <w:left w:val="nil"/>
                  <w:bottom w:val="nil"/>
                  <w:right w:val="nil"/>
                </w:tcBorders>
                <w:hideMark/>
              </w:tcPr>
            </w:tcPrChange>
          </w:tcPr>
          <w:p w14:paraId="22402A98" w14:textId="77777777" w:rsidR="00AA0E6C" w:rsidRPr="00FD35A8" w:rsidRDefault="00AA0E6C" w:rsidP="00B9751F">
            <w:pPr>
              <w:pStyle w:val="tabletext1"/>
              <w:jc w:val="center"/>
              <w:rPr>
                <w:rFonts w:eastAsia="等线"/>
              </w:rPr>
            </w:pPr>
          </w:p>
        </w:tc>
      </w:tr>
      <w:tr w:rsidR="00AA0E6C" w:rsidRPr="00FD35A8" w14:paraId="4E2587F0" w14:textId="77777777" w:rsidTr="00B83DF0">
        <w:trPr>
          <w:trHeight w:val="285"/>
          <w:trPrChange w:id="1919" w:author="Pan, Zhemin" w:date="2025-12-16T13:26:00Z" w16du:dateUtc="2025-12-16T05:26:00Z">
            <w:trPr>
              <w:trHeight w:val="285"/>
            </w:trPr>
          </w:trPrChange>
        </w:trPr>
        <w:tc>
          <w:tcPr>
            <w:tcW w:w="6307" w:type="dxa"/>
            <w:tcBorders>
              <w:top w:val="nil"/>
              <w:left w:val="nil"/>
              <w:bottom w:val="nil"/>
              <w:right w:val="nil"/>
            </w:tcBorders>
            <w:hideMark/>
            <w:tcPrChange w:id="1920" w:author="Pan, Zhemin" w:date="2025-12-16T13:26:00Z" w16du:dateUtc="2025-12-16T05:26:00Z">
              <w:tcPr>
                <w:tcW w:w="6322" w:type="dxa"/>
                <w:tcBorders>
                  <w:top w:val="nil"/>
                  <w:left w:val="nil"/>
                  <w:bottom w:val="nil"/>
                  <w:right w:val="nil"/>
                </w:tcBorders>
                <w:hideMark/>
              </w:tcPr>
            </w:tcPrChange>
          </w:tcPr>
          <w:p w14:paraId="4F44BE26" w14:textId="77777777" w:rsidR="00AA0E6C" w:rsidRPr="00FD35A8" w:rsidRDefault="00AA0E6C" w:rsidP="00864A8C">
            <w:pPr>
              <w:pStyle w:val="tabletext1"/>
              <w:ind w:left="0"/>
              <w:rPr>
                <w:rFonts w:eastAsia="等线"/>
              </w:rPr>
            </w:pPr>
            <w:r w:rsidRPr="00FD35A8">
              <w:rPr>
                <w:rFonts w:eastAsia="等线"/>
              </w:rPr>
              <w:t>Any DLT</w:t>
            </w:r>
          </w:p>
        </w:tc>
        <w:tc>
          <w:tcPr>
            <w:tcW w:w="3079" w:type="dxa"/>
            <w:tcBorders>
              <w:top w:val="nil"/>
              <w:left w:val="nil"/>
              <w:bottom w:val="nil"/>
              <w:right w:val="nil"/>
            </w:tcBorders>
            <w:hideMark/>
            <w:tcPrChange w:id="1921" w:author="Pan, Zhemin" w:date="2025-12-16T13:26:00Z" w16du:dateUtc="2025-12-16T05:26:00Z">
              <w:tcPr>
                <w:tcW w:w="3086" w:type="dxa"/>
                <w:tcBorders>
                  <w:top w:val="nil"/>
                  <w:left w:val="nil"/>
                  <w:bottom w:val="nil"/>
                  <w:right w:val="nil"/>
                </w:tcBorders>
                <w:hideMark/>
              </w:tcPr>
            </w:tcPrChange>
          </w:tcPr>
          <w:p w14:paraId="1B3F8D13" w14:textId="1DDA093D"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c>
          <w:tcPr>
            <w:tcW w:w="3192" w:type="dxa"/>
            <w:tcBorders>
              <w:top w:val="nil"/>
              <w:left w:val="nil"/>
              <w:bottom w:val="nil"/>
              <w:right w:val="nil"/>
            </w:tcBorders>
            <w:hideMark/>
            <w:tcPrChange w:id="1922" w:author="Pan, Zhemin" w:date="2025-12-16T13:26:00Z" w16du:dateUtc="2025-12-16T05:26:00Z">
              <w:tcPr>
                <w:tcW w:w="3199" w:type="dxa"/>
                <w:tcBorders>
                  <w:top w:val="nil"/>
                  <w:left w:val="nil"/>
                  <w:bottom w:val="nil"/>
                  <w:right w:val="nil"/>
                </w:tcBorders>
                <w:hideMark/>
              </w:tcPr>
            </w:tcPrChange>
          </w:tcPr>
          <w:p w14:paraId="7013E080" w14:textId="17D0600A" w:rsidR="00AA0E6C" w:rsidRPr="00FD35A8" w:rsidRDefault="00AA0E6C" w:rsidP="00B9751F">
            <w:pPr>
              <w:pStyle w:val="tabletext1"/>
              <w:jc w:val="center"/>
              <w:rPr>
                <w:rFonts w:eastAsia="等线"/>
              </w:rPr>
            </w:pPr>
            <w:r w:rsidRPr="00FD35A8">
              <w:rPr>
                <w:rFonts w:eastAsia="等线"/>
              </w:rPr>
              <w:t>xx</w:t>
            </w:r>
            <w:r w:rsidR="008C35AB" w:rsidRPr="00FD35A8">
              <w:rPr>
                <w:rFonts w:eastAsia="等线"/>
              </w:rPr>
              <w:t xml:space="preserve"> </w:t>
            </w:r>
            <w:r w:rsidRPr="00FD35A8">
              <w:rPr>
                <w:rFonts w:eastAsia="等线"/>
              </w:rPr>
              <w:t>(xx.x)</w:t>
            </w:r>
          </w:p>
        </w:tc>
        <w:tc>
          <w:tcPr>
            <w:tcW w:w="1992" w:type="dxa"/>
            <w:tcBorders>
              <w:top w:val="nil"/>
              <w:left w:val="nil"/>
              <w:bottom w:val="nil"/>
              <w:right w:val="nil"/>
            </w:tcBorders>
            <w:hideMark/>
            <w:tcPrChange w:id="1923" w:author="Pan, Zhemin" w:date="2025-12-16T13:26:00Z" w16du:dateUtc="2025-12-16T05:26:00Z">
              <w:tcPr>
                <w:tcW w:w="1953" w:type="dxa"/>
                <w:tcBorders>
                  <w:top w:val="nil"/>
                  <w:left w:val="nil"/>
                  <w:bottom w:val="nil"/>
                  <w:right w:val="nil"/>
                </w:tcBorders>
                <w:hideMark/>
              </w:tcPr>
            </w:tcPrChange>
          </w:tcPr>
          <w:p w14:paraId="45987D18" w14:textId="53EABBD0" w:rsidR="00AA0E6C" w:rsidRPr="00FD35A8" w:rsidRDefault="00AA0E6C" w:rsidP="00B9751F">
            <w:pPr>
              <w:pStyle w:val="tabletext1"/>
              <w:jc w:val="center"/>
              <w:rPr>
                <w:rFonts w:eastAsia="等线"/>
              </w:rPr>
            </w:pPr>
            <w:r w:rsidRPr="00FD35A8">
              <w:rPr>
                <w:rFonts w:eastAsia="等线"/>
              </w:rPr>
              <w:t>x</w:t>
            </w:r>
            <w:r w:rsidR="008C35AB" w:rsidRPr="00FD35A8">
              <w:rPr>
                <w:rFonts w:eastAsia="等线"/>
              </w:rPr>
              <w:t xml:space="preserve"> </w:t>
            </w:r>
            <w:r w:rsidRPr="00FD35A8">
              <w:rPr>
                <w:rFonts w:eastAsia="等线"/>
              </w:rPr>
              <w:t>(x.x)</w:t>
            </w:r>
          </w:p>
        </w:tc>
      </w:tr>
      <w:tr w:rsidR="00AA0E6C" w:rsidRPr="00FD35A8" w14:paraId="3B1CC28C" w14:textId="77777777" w:rsidTr="00B83DF0">
        <w:trPr>
          <w:trHeight w:val="285"/>
          <w:trPrChange w:id="1924" w:author="Pan, Zhemin" w:date="2025-12-16T13:26:00Z" w16du:dateUtc="2025-12-16T05:26:00Z">
            <w:trPr>
              <w:trHeight w:val="285"/>
            </w:trPr>
          </w:trPrChange>
        </w:trPr>
        <w:tc>
          <w:tcPr>
            <w:tcW w:w="6307" w:type="dxa"/>
            <w:tcBorders>
              <w:top w:val="nil"/>
              <w:left w:val="nil"/>
              <w:bottom w:val="single" w:sz="4" w:space="0" w:color="auto"/>
              <w:right w:val="nil"/>
            </w:tcBorders>
            <w:hideMark/>
            <w:tcPrChange w:id="1925" w:author="Pan, Zhemin" w:date="2025-12-16T13:26:00Z" w16du:dateUtc="2025-12-16T05:26:00Z">
              <w:tcPr>
                <w:tcW w:w="6322" w:type="dxa"/>
                <w:tcBorders>
                  <w:top w:val="nil"/>
                  <w:left w:val="nil"/>
                  <w:bottom w:val="single" w:sz="4" w:space="0" w:color="auto"/>
                  <w:right w:val="nil"/>
                </w:tcBorders>
                <w:hideMark/>
              </w:tcPr>
            </w:tcPrChange>
          </w:tcPr>
          <w:p w14:paraId="10DCD6A3" w14:textId="01062998" w:rsidR="00AA0E6C" w:rsidRPr="00FD35A8" w:rsidRDefault="00AA0E6C" w:rsidP="00B9751F">
            <w:pPr>
              <w:pStyle w:val="tabletext1"/>
              <w:ind w:left="0"/>
              <w:rPr>
                <w:rFonts w:eastAsia="等线"/>
              </w:rPr>
            </w:pPr>
          </w:p>
        </w:tc>
        <w:tc>
          <w:tcPr>
            <w:tcW w:w="3079" w:type="dxa"/>
            <w:tcBorders>
              <w:top w:val="nil"/>
              <w:left w:val="nil"/>
              <w:bottom w:val="single" w:sz="4" w:space="0" w:color="auto"/>
              <w:right w:val="nil"/>
            </w:tcBorders>
            <w:hideMark/>
            <w:tcPrChange w:id="1926" w:author="Pan, Zhemin" w:date="2025-12-16T13:26:00Z" w16du:dateUtc="2025-12-16T05:26:00Z">
              <w:tcPr>
                <w:tcW w:w="3086" w:type="dxa"/>
                <w:tcBorders>
                  <w:top w:val="nil"/>
                  <w:left w:val="nil"/>
                  <w:bottom w:val="single" w:sz="4" w:space="0" w:color="auto"/>
                  <w:right w:val="nil"/>
                </w:tcBorders>
                <w:hideMark/>
              </w:tcPr>
            </w:tcPrChange>
          </w:tcPr>
          <w:p w14:paraId="0322D388" w14:textId="2B508C34" w:rsidR="00AA0E6C" w:rsidRPr="00FD35A8" w:rsidRDefault="00AA0E6C" w:rsidP="00B9751F">
            <w:pPr>
              <w:pStyle w:val="tabletext1"/>
              <w:jc w:val="center"/>
              <w:rPr>
                <w:rFonts w:eastAsia="等线"/>
              </w:rPr>
            </w:pPr>
          </w:p>
        </w:tc>
        <w:tc>
          <w:tcPr>
            <w:tcW w:w="3192" w:type="dxa"/>
            <w:tcBorders>
              <w:top w:val="nil"/>
              <w:left w:val="nil"/>
              <w:bottom w:val="single" w:sz="4" w:space="0" w:color="auto"/>
              <w:right w:val="nil"/>
            </w:tcBorders>
            <w:hideMark/>
            <w:tcPrChange w:id="1927" w:author="Pan, Zhemin" w:date="2025-12-16T13:26:00Z" w16du:dateUtc="2025-12-16T05:26:00Z">
              <w:tcPr>
                <w:tcW w:w="3199" w:type="dxa"/>
                <w:tcBorders>
                  <w:top w:val="nil"/>
                  <w:left w:val="nil"/>
                  <w:bottom w:val="single" w:sz="4" w:space="0" w:color="auto"/>
                  <w:right w:val="nil"/>
                </w:tcBorders>
                <w:hideMark/>
              </w:tcPr>
            </w:tcPrChange>
          </w:tcPr>
          <w:p w14:paraId="6A19B13D" w14:textId="4C1F6648" w:rsidR="00AA0E6C" w:rsidRPr="00FD35A8" w:rsidRDefault="00AA0E6C" w:rsidP="00B9751F">
            <w:pPr>
              <w:pStyle w:val="tabletext1"/>
              <w:jc w:val="center"/>
              <w:rPr>
                <w:rFonts w:eastAsia="等线"/>
              </w:rPr>
            </w:pPr>
          </w:p>
        </w:tc>
        <w:tc>
          <w:tcPr>
            <w:tcW w:w="1992" w:type="dxa"/>
            <w:tcBorders>
              <w:top w:val="nil"/>
              <w:left w:val="nil"/>
              <w:bottom w:val="single" w:sz="4" w:space="0" w:color="auto"/>
              <w:right w:val="nil"/>
            </w:tcBorders>
            <w:hideMark/>
            <w:tcPrChange w:id="1928" w:author="Pan, Zhemin" w:date="2025-12-16T13:26:00Z" w16du:dateUtc="2025-12-16T05:26:00Z">
              <w:tcPr>
                <w:tcW w:w="1953" w:type="dxa"/>
                <w:tcBorders>
                  <w:top w:val="nil"/>
                  <w:left w:val="nil"/>
                  <w:bottom w:val="single" w:sz="4" w:space="0" w:color="auto"/>
                  <w:right w:val="nil"/>
                </w:tcBorders>
                <w:hideMark/>
              </w:tcPr>
            </w:tcPrChange>
          </w:tcPr>
          <w:p w14:paraId="76B17123" w14:textId="6BA3A541" w:rsidR="00AA0E6C" w:rsidRPr="00FD35A8" w:rsidRDefault="00AA0E6C" w:rsidP="00B9751F">
            <w:pPr>
              <w:pStyle w:val="tabletext1"/>
              <w:jc w:val="center"/>
              <w:rPr>
                <w:rFonts w:eastAsia="等线"/>
              </w:rPr>
            </w:pPr>
          </w:p>
        </w:tc>
      </w:tr>
    </w:tbl>
    <w:p w14:paraId="2DB0442D" w14:textId="40F95631" w:rsidR="00BB4142" w:rsidRPr="00FD35A8" w:rsidRDefault="00BB4142" w:rsidP="005F7D6C">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AD64605" w14:textId="3B2FEA11" w:rsidR="00FE7D4F" w:rsidRPr="00FD35A8" w:rsidRDefault="00FE7D4F" w:rsidP="00FE7D4F">
      <w:pPr>
        <w:rPr>
          <w:rFonts w:ascii="Times New Roman" w:hAnsi="Times New Roman" w:cs="Times New Roman"/>
          <w:szCs w:val="20"/>
        </w:rPr>
      </w:pPr>
      <w:r w:rsidRPr="00FD35A8">
        <w:rPr>
          <w:rFonts w:ascii="Times New Roman" w:hAnsi="Times New Roman" w:cs="Times New Roman"/>
          <w:szCs w:val="20"/>
        </w:rPr>
        <w:t xml:space="preserve">AEs </w:t>
      </w:r>
      <w:r w:rsidR="00116F17" w:rsidRPr="00FD35A8">
        <w:rPr>
          <w:rFonts w:ascii="Times New Roman" w:hAnsi="Times New Roman" w:cs="Times New Roman"/>
          <w:szCs w:val="20"/>
        </w:rPr>
        <w:t>after cell</w:t>
      </w:r>
      <w:r w:rsidRPr="00FD35A8">
        <w:rPr>
          <w:rFonts w:ascii="Times New Roman" w:hAnsi="Times New Roman" w:cs="Times New Roman"/>
          <w:szCs w:val="20"/>
        </w:rPr>
        <w:t xml:space="preserve"> infusion (treatment emergent adverse events, TEAE) are defined as: AEs that start </w:t>
      </w:r>
      <w:del w:id="1929"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w:delText>
        </w:r>
        <w:r w:rsidRPr="00FD35A8" w:rsidDel="0098336D">
          <w:rPr>
            <w:rFonts w:ascii="Times New Roman" w:hAnsi="Times New Roman" w:cs="Times New Roman"/>
            <w:szCs w:val="20"/>
          </w:rPr>
          <w:delText>s</w:delText>
        </w:r>
      </w:del>
      <w:ins w:id="1930"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are after or on the start </w:t>
      </w:r>
      <w:del w:id="1931"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1932"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2) or AEs that start </w:t>
      </w:r>
      <w:del w:id="1933"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w:delText>
        </w:r>
        <w:r w:rsidRPr="00FD35A8" w:rsidDel="0098336D">
          <w:rPr>
            <w:rFonts w:ascii="Times New Roman" w:hAnsi="Times New Roman" w:cs="Times New Roman"/>
            <w:szCs w:val="20"/>
          </w:rPr>
          <w:delText>s</w:delText>
        </w:r>
      </w:del>
      <w:ins w:id="1934"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before the start </w:t>
      </w:r>
      <w:del w:id="1935"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1936"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of which the most recent AE severity grading (CTCAE Grade X) before the start </w:t>
      </w:r>
      <w:del w:id="1937" w:author="Yali Chen" w:date="2025-12-29T16:29:00Z" w16du:dateUtc="2025-12-29T08:29:00Z">
        <w:r w:rsidRPr="00FD35A8" w:rsidDel="0098336D">
          <w:rPr>
            <w:rFonts w:ascii="Times New Roman" w:hAnsi="Times New Roman" w:cs="Times New Roman"/>
            <w:szCs w:val="20"/>
          </w:rPr>
          <w:lastRenderedPageBreak/>
          <w:delText>date</w:delText>
        </w:r>
        <w:r w:rsidR="00116F17" w:rsidRPr="00FD35A8" w:rsidDel="0098336D">
          <w:rPr>
            <w:rFonts w:ascii="Times New Roman" w:hAnsi="Times New Roman" w:cs="Times New Roman"/>
            <w:szCs w:val="20"/>
          </w:rPr>
          <w:delText>times</w:delText>
        </w:r>
      </w:del>
      <w:ins w:id="1938"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 was lower than the highest AE severity grading (Grade Y, X&lt;Y) after the start </w:t>
      </w:r>
      <w:del w:id="1939" w:author="Yali Chen" w:date="2025-12-29T16:29:00Z" w16du:dateUtc="2025-12-29T08:29:00Z">
        <w:r w:rsidRPr="00FD35A8" w:rsidDel="0098336D">
          <w:rPr>
            <w:rFonts w:ascii="Times New Roman" w:hAnsi="Times New Roman" w:cs="Times New Roman"/>
            <w:szCs w:val="20"/>
          </w:rPr>
          <w:delText>date</w:delText>
        </w:r>
        <w:r w:rsidR="00116F17" w:rsidRPr="00FD35A8" w:rsidDel="0098336D">
          <w:rPr>
            <w:rFonts w:ascii="Times New Roman" w:hAnsi="Times New Roman" w:cs="Times New Roman"/>
            <w:szCs w:val="20"/>
          </w:rPr>
          <w:delText>times</w:delText>
        </w:r>
      </w:del>
      <w:ins w:id="1940"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w:t>
      </w:r>
    </w:p>
    <w:p w14:paraId="25D3CBFC" w14:textId="0FF5E380" w:rsidR="00FE7D4F" w:rsidRPr="00FD35A8" w:rsidRDefault="00FE7D4F" w:rsidP="005E5F14">
      <w:pPr>
        <w:rPr>
          <w:rFonts w:ascii="Times New Roman" w:hAnsi="Times New Roman" w:cs="Times New Roman"/>
          <w:szCs w:val="20"/>
        </w:rPr>
      </w:pPr>
      <w:r w:rsidRPr="00FD35A8">
        <w:rPr>
          <w:rFonts w:ascii="Times New Roman" w:hAnsi="Times New Roman" w:cs="Times New Roman"/>
          <w:szCs w:val="20"/>
        </w:rPr>
        <w:t xml:space="preserve">When the AE start date coincides with the start date of GC012F injection infusion, </w:t>
      </w:r>
      <w:r w:rsidR="002B4DA0" w:rsidRPr="00FD35A8">
        <w:rPr>
          <w:rFonts w:ascii="Times New Roman" w:hAnsi="Times New Roman" w:cs="Times New Roman"/>
          <w:szCs w:val="20"/>
        </w:rPr>
        <w:t xml:space="preserve">and the start time is missing, </w:t>
      </w:r>
      <w:r w:rsidRPr="00FD35A8">
        <w:rPr>
          <w:rFonts w:ascii="Times New Roman" w:hAnsi="Times New Roman" w:cs="Times New Roman"/>
          <w:szCs w:val="20"/>
        </w:rPr>
        <w:t>we shall determine whether the AE occurred before or after the GC012F infusion by eCRF page "Adverse event" question “</w:t>
      </w:r>
      <w:r w:rsidR="005E5F14" w:rsidRPr="00FD35A8">
        <w:rPr>
          <w:rFonts w:ascii="Times New Roman" w:hAnsi="Times New Roman" w:cs="Times New Roman"/>
          <w:szCs w:val="20"/>
        </w:rPr>
        <w:t>Was the start date and time of the adverse event before the GC012F infusion date and time?</w:t>
      </w:r>
      <w:r w:rsidRPr="00FD35A8">
        <w:rPr>
          <w:rFonts w:ascii="Times New Roman" w:hAnsi="Times New Roman" w:cs="Times New Roman"/>
          <w:szCs w:val="20"/>
        </w:rPr>
        <w:t>”.</w:t>
      </w:r>
    </w:p>
    <w:p w14:paraId="50E91959" w14:textId="3959C6CE" w:rsidR="000815FF" w:rsidRPr="00FD35A8" w:rsidRDefault="000815FF" w:rsidP="005E5F14">
      <w:pPr>
        <w:rPr>
          <w:rFonts w:ascii="Times New Roman" w:hAnsi="Times New Roman" w:cs="Times New Roman"/>
          <w:szCs w:val="20"/>
        </w:rPr>
      </w:pPr>
      <w:bookmarkStart w:id="1941" w:name="_Hlk216173140"/>
      <w:r w:rsidRPr="00FD35A8">
        <w:rPr>
          <w:rFonts w:ascii="Times New Roman" w:hAnsi="Times New Roman" w:cs="Times New Roman"/>
          <w:szCs w:val="20"/>
        </w:rPr>
        <w:t>According to the National Cancer Institute-Common Terminology Criteria for Adverse Events (NCI-CTCAE) v5.0, the severity of AEs is graded from 1 to 5.</w:t>
      </w:r>
      <w:bookmarkEnd w:id="1941"/>
      <w:r w:rsidRPr="00FD35A8">
        <w:rPr>
          <w:rFonts w:ascii="Times New Roman" w:hAnsi="Times New Roman" w:cs="Times New Roman"/>
          <w:szCs w:val="20"/>
        </w:rPr>
        <w:t xml:space="preserve"> The severity of CRS and ICANS are analysed according to American Society of Transplantation and Cellular Therapy (ASTCT) grading criteria in 2019, grade 1-5.</w:t>
      </w:r>
    </w:p>
    <w:p w14:paraId="76EEBA50" w14:textId="77777777" w:rsidR="005E1912" w:rsidRPr="00FD35A8" w:rsidRDefault="00B36F48">
      <w:pPr>
        <w:widowControl/>
        <w:jc w:val="left"/>
        <w:rPr>
          <w:rFonts w:ascii="Times New Roman" w:hAnsi="Times New Roman" w:cs="Times New Roman"/>
          <w:szCs w:val="20"/>
        </w:rPr>
      </w:pPr>
      <w:r w:rsidRPr="00FD35A8">
        <w:rPr>
          <w:rFonts w:ascii="Times New Roman" w:hAnsi="Times New Roman" w:cs="Times New Roman"/>
          <w:szCs w:val="20"/>
        </w:rPr>
        <w:t>[a]</w:t>
      </w:r>
      <w:r w:rsidR="00946A6B" w:rsidRPr="00FD35A8">
        <w:rPr>
          <w:rFonts w:ascii="Times New Roman" w:hAnsi="Times New Roman" w:cs="Times New Roman"/>
        </w:rPr>
        <w:t xml:space="preserve"> </w:t>
      </w:r>
      <w:r w:rsidR="00946A6B" w:rsidRPr="00FD35A8">
        <w:rPr>
          <w:rFonts w:ascii="Times New Roman" w:hAnsi="Times New Roman" w:cs="Times New Roman"/>
          <w:szCs w:val="20"/>
        </w:rPr>
        <w:t xml:space="preserve">Related is defined as reasonable possibility that the AE was caused by investigational product, as assessed by investigator. </w:t>
      </w:r>
      <w:r w:rsidR="00DF2E83" w:rsidRPr="00FD35A8">
        <w:rPr>
          <w:rFonts w:ascii="Times New Roman" w:hAnsi="Times New Roman" w:cs="Times New Roman"/>
          <w:szCs w:val="20"/>
        </w:rPr>
        <w:t>The causality will be judged "related" when the causality is missing.</w:t>
      </w:r>
    </w:p>
    <w:p w14:paraId="14C73576" w14:textId="2D956848" w:rsidR="005738BA" w:rsidRPr="00FD35A8" w:rsidRDefault="005738BA" w:rsidP="005738BA">
      <w:pPr>
        <w:pStyle w:val="tabletext1"/>
        <w:ind w:left="0"/>
        <w:rPr>
          <w:rFonts w:eastAsia="等线"/>
          <w:sz w:val="20"/>
          <w:lang w:eastAsia="zh-CN"/>
        </w:rPr>
      </w:pPr>
      <w:r w:rsidRPr="00FD35A8">
        <w:rPr>
          <w:rFonts w:eastAsia="等线"/>
          <w:sz w:val="20"/>
          <w:lang w:eastAsia="zh-CN"/>
        </w:rPr>
        <w:t>AE: Adverse Event, AESI:</w:t>
      </w:r>
      <w:r w:rsidRPr="00FD35A8">
        <w:t xml:space="preserve"> </w:t>
      </w:r>
      <w:r w:rsidRPr="00FD35A8">
        <w:rPr>
          <w:rFonts w:eastAsia="等线"/>
          <w:sz w:val="20"/>
          <w:lang w:eastAsia="zh-CN"/>
        </w:rPr>
        <w:t xml:space="preserve">Averse Events of Special Interest, </w:t>
      </w:r>
      <w:ins w:id="1942" w:author="Yali Chen" w:date="2025-12-17T14:35:00Z" w16du:dateUtc="2025-12-17T06:35:00Z">
        <w:r w:rsidR="00B35FB6" w:rsidRPr="00FD35A8">
          <w:rPr>
            <w:rFonts w:eastAsia="等线"/>
            <w:sz w:val="20"/>
            <w:lang w:eastAsia="zh-CN"/>
          </w:rPr>
          <w:t>ASTCT: American Society of Transplantation and Cellular Therapy</w:t>
        </w:r>
        <w:r w:rsidR="00B57B4B" w:rsidRPr="00FD35A8">
          <w:rPr>
            <w:rFonts w:eastAsia="等线"/>
            <w:sz w:val="20"/>
            <w:lang w:eastAsia="zh-CN"/>
          </w:rPr>
          <w:t>.</w:t>
        </w:r>
        <w:r w:rsidR="00B35FB6" w:rsidRPr="00FD35A8">
          <w:rPr>
            <w:rFonts w:eastAsia="等线"/>
            <w:sz w:val="20"/>
            <w:lang w:eastAsia="zh-CN"/>
          </w:rPr>
          <w:t xml:space="preserve"> </w:t>
        </w:r>
      </w:ins>
      <w:r w:rsidRPr="00FD35A8">
        <w:rPr>
          <w:rFonts w:eastAsia="等线"/>
          <w:sz w:val="20"/>
          <w:lang w:eastAsia="zh-CN"/>
        </w:rPr>
        <w:t>CRS: Cytokine Release Syndrome, CTCAE: Common Terminology Criteria for Adverse Events, DLT: Dose Limited Toxicity, HLH:</w:t>
      </w:r>
      <w:r w:rsidRPr="00FD35A8">
        <w:rPr>
          <w:sz w:val="20"/>
        </w:rPr>
        <w:t xml:space="preserve"> </w:t>
      </w:r>
      <w:r w:rsidRPr="00FD35A8">
        <w:rPr>
          <w:rFonts w:eastAsia="等线"/>
          <w:sz w:val="20"/>
          <w:lang w:eastAsia="zh-CN"/>
        </w:rPr>
        <w:t>Hemophagocytic Lympho-Histiocytosis, ICANS:</w:t>
      </w:r>
      <w:r w:rsidRPr="00FD35A8">
        <w:rPr>
          <w:sz w:val="20"/>
        </w:rPr>
        <w:t xml:space="preserve"> </w:t>
      </w:r>
      <w:r w:rsidRPr="00FD35A8">
        <w:rPr>
          <w:rFonts w:eastAsia="等线"/>
          <w:sz w:val="20"/>
          <w:lang w:eastAsia="zh-CN"/>
        </w:rPr>
        <w:t>Immune effector cell–Associated Neurotoxicity Syndrome, SAE: Serious Adverse Event</w:t>
      </w:r>
    </w:p>
    <w:p w14:paraId="46A9F95E" w14:textId="6CF7BBDB" w:rsidR="00106574" w:rsidRPr="00FD35A8" w:rsidRDefault="00106574">
      <w:pPr>
        <w:widowControl/>
        <w:jc w:val="left"/>
        <w:rPr>
          <w:rFonts w:ascii="Times New Roman" w:hAnsi="Times New Roman" w:cs="Times New Roman"/>
          <w:szCs w:val="20"/>
        </w:rPr>
      </w:pPr>
      <w:r w:rsidRPr="00FD35A8">
        <w:rPr>
          <w:rFonts w:ascii="Times New Roman" w:hAnsi="Times New Roman" w:cs="Times New Roman"/>
          <w:szCs w:val="20"/>
        </w:rPr>
        <w:br w:type="page"/>
      </w:r>
    </w:p>
    <w:p w14:paraId="13A0BD14" w14:textId="15112531" w:rsidR="00F33C6B" w:rsidRPr="00FD35A8" w:rsidRDefault="00F33C6B" w:rsidP="00F33C6B">
      <w:pPr>
        <w:pStyle w:val="TFLshelltitle1"/>
        <w:rPr>
          <w:rStyle w:val="Heading3Char1"/>
          <w:rFonts w:eastAsia="宋体"/>
          <w:b/>
          <w:bCs/>
          <w:color w:val="000000"/>
          <w:sz w:val="20"/>
          <w:szCs w:val="20"/>
          <w:lang w:eastAsia="zh-CN"/>
        </w:rPr>
      </w:pPr>
      <w:bookmarkStart w:id="1943" w:name="_Toc217918937"/>
      <w:r w:rsidRPr="00FD35A8">
        <w:rPr>
          <w:rStyle w:val="Heading3Char1"/>
          <w:rFonts w:eastAsia="宋体"/>
          <w:b/>
          <w:bCs/>
          <w:color w:val="000000"/>
          <w:sz w:val="20"/>
          <w:szCs w:val="20"/>
          <w:lang w:eastAsia="zh-CN"/>
        </w:rPr>
        <w:lastRenderedPageBreak/>
        <w:t>Table 14.3.</w:t>
      </w:r>
      <w:r w:rsidR="00B12BF3"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00CC7427" w:rsidRPr="00FD35A8">
        <w:rPr>
          <w:rStyle w:val="Heading3Char1"/>
          <w:rFonts w:eastAsia="宋体"/>
          <w:b/>
          <w:bCs/>
          <w:color w:val="000000"/>
          <w:sz w:val="20"/>
          <w:szCs w:val="20"/>
          <w:lang w:eastAsia="zh-CN"/>
        </w:rPr>
        <w:t>Adverse Events by System Organ Class and Preferred Term</w:t>
      </w:r>
      <w:r w:rsidRPr="00FD35A8">
        <w:rPr>
          <w:rStyle w:val="Heading3Char1"/>
          <w:rFonts w:eastAsia="宋体"/>
          <w:b/>
          <w:bCs/>
          <w:color w:val="000000"/>
          <w:sz w:val="20"/>
          <w:szCs w:val="20"/>
          <w:lang w:eastAsia="zh-CN"/>
        </w:rPr>
        <w:t xml:space="preserve"> - &lt;&lt;After Cell Infusion&gt;&gt; (Safety Set)</w:t>
      </w:r>
      <w:bookmarkEnd w:id="1943"/>
      <w:r w:rsidRPr="00FD35A8" w:rsidDel="007A347C">
        <w:rPr>
          <w:rStyle w:val="Heading3Char1"/>
          <w:rFonts w:eastAsia="宋体"/>
          <w:b/>
          <w:bCs/>
          <w:color w:val="000000"/>
          <w:sz w:val="20"/>
          <w:szCs w:val="20"/>
          <w:lang w:eastAsia="zh-CN"/>
        </w:rPr>
        <w:t xml:space="preserve"> </w:t>
      </w:r>
    </w:p>
    <w:tbl>
      <w:tblPr>
        <w:tblStyle w:val="TableGrid"/>
        <w:tblW w:w="5000" w:type="pct"/>
        <w:tblLook w:val="04A0" w:firstRow="1" w:lastRow="0" w:firstColumn="1" w:lastColumn="0" w:noHBand="0" w:noVBand="1"/>
      </w:tblPr>
      <w:tblGrid>
        <w:gridCol w:w="6327"/>
        <w:gridCol w:w="3088"/>
        <w:gridCol w:w="3201"/>
        <w:gridCol w:w="1954"/>
      </w:tblGrid>
      <w:tr w:rsidR="00E8164B" w:rsidRPr="00FD35A8" w14:paraId="5FC2D4AB" w14:textId="77777777" w:rsidTr="00AB002C">
        <w:trPr>
          <w:trHeight w:val="285"/>
        </w:trPr>
        <w:tc>
          <w:tcPr>
            <w:tcW w:w="0" w:type="auto"/>
            <w:tcBorders>
              <w:top w:val="single" w:sz="4" w:space="0" w:color="auto"/>
              <w:left w:val="nil"/>
              <w:bottom w:val="nil"/>
              <w:right w:val="nil"/>
            </w:tcBorders>
            <w:vAlign w:val="center"/>
            <w:hideMark/>
          </w:tcPr>
          <w:p w14:paraId="188271D9" w14:textId="434D4ED3" w:rsidR="00E8164B" w:rsidRPr="00FD35A8" w:rsidRDefault="00E8164B" w:rsidP="00E8164B">
            <w:pPr>
              <w:pStyle w:val="tabletext1"/>
              <w:ind w:left="0"/>
              <w:rPr>
                <w:rFonts w:eastAsia="等线"/>
              </w:rPr>
            </w:pPr>
            <w:r w:rsidRPr="00FD35A8">
              <w:rPr>
                <w:rFonts w:eastAsia="等线"/>
              </w:rPr>
              <w:t>System organ class</w:t>
            </w:r>
          </w:p>
        </w:tc>
        <w:tc>
          <w:tcPr>
            <w:tcW w:w="3088" w:type="dxa"/>
            <w:tcBorders>
              <w:top w:val="single" w:sz="4" w:space="0" w:color="auto"/>
              <w:left w:val="nil"/>
              <w:bottom w:val="nil"/>
              <w:right w:val="nil"/>
            </w:tcBorders>
            <w:hideMark/>
          </w:tcPr>
          <w:p w14:paraId="5F56538B" w14:textId="77777777" w:rsidR="00E8164B" w:rsidRPr="00FD35A8" w:rsidRDefault="00E8164B" w:rsidP="00E8164B">
            <w:pPr>
              <w:pStyle w:val="tabletext1"/>
              <w:jc w:val="center"/>
              <w:rPr>
                <w:rFonts w:eastAsia="等线"/>
              </w:rPr>
            </w:pPr>
            <w:r w:rsidRPr="00FD35A8">
              <w:rPr>
                <w:rFonts w:eastAsia="等线"/>
              </w:rPr>
              <w:t>&lt;&lt;IIM cohort&gt;&gt;</w:t>
            </w:r>
          </w:p>
        </w:tc>
        <w:tc>
          <w:tcPr>
            <w:tcW w:w="3201" w:type="dxa"/>
            <w:tcBorders>
              <w:top w:val="single" w:sz="4" w:space="0" w:color="auto"/>
              <w:left w:val="nil"/>
              <w:bottom w:val="nil"/>
              <w:right w:val="nil"/>
            </w:tcBorders>
            <w:hideMark/>
          </w:tcPr>
          <w:p w14:paraId="0DCFE0CD" w14:textId="77777777" w:rsidR="00E8164B" w:rsidRPr="00FD35A8" w:rsidRDefault="00E8164B" w:rsidP="00E8164B">
            <w:pPr>
              <w:pStyle w:val="tabletext1"/>
              <w:jc w:val="center"/>
              <w:rPr>
                <w:rFonts w:eastAsia="等线"/>
              </w:rPr>
            </w:pPr>
            <w:r w:rsidRPr="00FD35A8">
              <w:rPr>
                <w:rFonts w:eastAsia="等线"/>
              </w:rPr>
              <w:t>&lt;&lt;SSc cohort&gt;&gt;</w:t>
            </w:r>
          </w:p>
        </w:tc>
        <w:tc>
          <w:tcPr>
            <w:tcW w:w="1954" w:type="dxa"/>
            <w:tcBorders>
              <w:top w:val="single" w:sz="4" w:space="0" w:color="auto"/>
              <w:left w:val="nil"/>
              <w:bottom w:val="nil"/>
              <w:right w:val="nil"/>
            </w:tcBorders>
            <w:hideMark/>
          </w:tcPr>
          <w:p w14:paraId="7AEFE220" w14:textId="77777777" w:rsidR="00E8164B" w:rsidRPr="00FD35A8" w:rsidRDefault="00E8164B" w:rsidP="00E8164B">
            <w:pPr>
              <w:pStyle w:val="tabletext1"/>
              <w:jc w:val="center"/>
              <w:rPr>
                <w:rFonts w:eastAsia="等线"/>
              </w:rPr>
            </w:pPr>
            <w:r w:rsidRPr="00FD35A8">
              <w:rPr>
                <w:rFonts w:eastAsia="等线"/>
              </w:rPr>
              <w:t>Total</w:t>
            </w:r>
          </w:p>
        </w:tc>
      </w:tr>
      <w:tr w:rsidR="00E8164B" w:rsidRPr="00FD35A8" w14:paraId="79723F6E" w14:textId="77777777" w:rsidTr="006921A2">
        <w:trPr>
          <w:trHeight w:val="285"/>
        </w:trPr>
        <w:tc>
          <w:tcPr>
            <w:tcW w:w="0" w:type="auto"/>
            <w:tcBorders>
              <w:top w:val="nil"/>
              <w:left w:val="nil"/>
              <w:bottom w:val="nil"/>
              <w:right w:val="nil"/>
            </w:tcBorders>
            <w:vAlign w:val="center"/>
            <w:hideMark/>
          </w:tcPr>
          <w:p w14:paraId="50658574" w14:textId="07D5C7AD" w:rsidR="00E8164B" w:rsidRPr="00FD35A8" w:rsidRDefault="00E8164B" w:rsidP="00E8164B">
            <w:pPr>
              <w:pStyle w:val="tabletext1"/>
              <w:rPr>
                <w:rFonts w:eastAsia="等线"/>
              </w:rPr>
            </w:pPr>
            <w:r w:rsidRPr="00FD35A8">
              <w:rPr>
                <w:rFonts w:eastAsia="等线"/>
              </w:rPr>
              <w:t>Preferred term</w:t>
            </w:r>
          </w:p>
        </w:tc>
        <w:tc>
          <w:tcPr>
            <w:tcW w:w="3088" w:type="dxa"/>
            <w:tcBorders>
              <w:top w:val="nil"/>
              <w:left w:val="nil"/>
              <w:bottom w:val="nil"/>
              <w:right w:val="nil"/>
            </w:tcBorders>
            <w:hideMark/>
          </w:tcPr>
          <w:p w14:paraId="61BD8B1B" w14:textId="77777777" w:rsidR="00E8164B" w:rsidRPr="00FD35A8" w:rsidRDefault="00E8164B" w:rsidP="00E8164B">
            <w:pPr>
              <w:pStyle w:val="tabletext1"/>
              <w:jc w:val="center"/>
              <w:rPr>
                <w:rFonts w:eastAsia="等线"/>
              </w:rPr>
            </w:pPr>
            <w:r w:rsidRPr="00FD35A8">
              <w:rPr>
                <w:rFonts w:eastAsia="等线"/>
              </w:rPr>
              <w:t>N=xxx</w:t>
            </w:r>
          </w:p>
        </w:tc>
        <w:tc>
          <w:tcPr>
            <w:tcW w:w="3201" w:type="dxa"/>
            <w:tcBorders>
              <w:top w:val="nil"/>
              <w:left w:val="nil"/>
              <w:bottom w:val="nil"/>
              <w:right w:val="nil"/>
            </w:tcBorders>
            <w:hideMark/>
          </w:tcPr>
          <w:p w14:paraId="3F8E6E17" w14:textId="77777777" w:rsidR="00E8164B" w:rsidRPr="00FD35A8" w:rsidRDefault="00E8164B" w:rsidP="00E8164B">
            <w:pPr>
              <w:pStyle w:val="tabletext1"/>
              <w:jc w:val="center"/>
              <w:rPr>
                <w:rFonts w:eastAsia="等线"/>
              </w:rPr>
            </w:pPr>
            <w:r w:rsidRPr="00FD35A8">
              <w:rPr>
                <w:rFonts w:eastAsia="等线"/>
              </w:rPr>
              <w:t>N=xxx</w:t>
            </w:r>
          </w:p>
        </w:tc>
        <w:tc>
          <w:tcPr>
            <w:tcW w:w="1954" w:type="dxa"/>
            <w:tcBorders>
              <w:top w:val="nil"/>
              <w:left w:val="nil"/>
              <w:bottom w:val="nil"/>
              <w:right w:val="nil"/>
            </w:tcBorders>
            <w:hideMark/>
          </w:tcPr>
          <w:p w14:paraId="562235AE" w14:textId="77777777" w:rsidR="00E8164B" w:rsidRPr="00FD35A8" w:rsidRDefault="00E8164B" w:rsidP="00E8164B">
            <w:pPr>
              <w:pStyle w:val="tabletext1"/>
              <w:jc w:val="center"/>
              <w:rPr>
                <w:rFonts w:eastAsia="等线"/>
              </w:rPr>
            </w:pPr>
            <w:r w:rsidRPr="00FD35A8">
              <w:rPr>
                <w:rFonts w:eastAsia="等线"/>
              </w:rPr>
              <w:t>N=xxx</w:t>
            </w:r>
          </w:p>
        </w:tc>
      </w:tr>
      <w:tr w:rsidR="00E8164B" w:rsidRPr="00FD35A8" w14:paraId="62FD65D0" w14:textId="77777777" w:rsidTr="006921A2">
        <w:trPr>
          <w:trHeight w:val="300"/>
        </w:trPr>
        <w:tc>
          <w:tcPr>
            <w:tcW w:w="0" w:type="auto"/>
            <w:tcBorders>
              <w:top w:val="nil"/>
              <w:left w:val="nil"/>
              <w:bottom w:val="nil"/>
              <w:right w:val="nil"/>
            </w:tcBorders>
            <w:vAlign w:val="center"/>
            <w:hideMark/>
          </w:tcPr>
          <w:p w14:paraId="2EF85C64" w14:textId="048413E0" w:rsidR="00E8164B" w:rsidRPr="00FD35A8" w:rsidRDefault="00D7695D" w:rsidP="00E8164B">
            <w:pPr>
              <w:pStyle w:val="tabletext1"/>
              <w:rPr>
                <w:rFonts w:eastAsia="等线"/>
              </w:rPr>
            </w:pPr>
            <w:r w:rsidRPr="00FD35A8">
              <w:rPr>
                <w:rFonts w:eastAsia="等线"/>
              </w:rPr>
              <w:t>(MedDRA version xx.x)</w:t>
            </w:r>
          </w:p>
        </w:tc>
        <w:tc>
          <w:tcPr>
            <w:tcW w:w="3088" w:type="dxa"/>
            <w:tcBorders>
              <w:top w:val="nil"/>
              <w:left w:val="nil"/>
              <w:bottom w:val="single" w:sz="4" w:space="0" w:color="auto"/>
              <w:right w:val="nil"/>
            </w:tcBorders>
            <w:hideMark/>
          </w:tcPr>
          <w:p w14:paraId="08FD44DE" w14:textId="77777777" w:rsidR="00E8164B" w:rsidRPr="00FD35A8" w:rsidRDefault="00E8164B" w:rsidP="00E8164B">
            <w:pPr>
              <w:pStyle w:val="tabletext1"/>
              <w:jc w:val="center"/>
              <w:rPr>
                <w:rFonts w:eastAsia="等线"/>
              </w:rPr>
            </w:pPr>
            <w:r w:rsidRPr="00FD35A8">
              <w:rPr>
                <w:rFonts w:eastAsia="等线"/>
              </w:rPr>
              <w:t>n (%)</w:t>
            </w:r>
          </w:p>
        </w:tc>
        <w:tc>
          <w:tcPr>
            <w:tcW w:w="3201" w:type="dxa"/>
            <w:tcBorders>
              <w:top w:val="nil"/>
              <w:left w:val="nil"/>
              <w:bottom w:val="single" w:sz="4" w:space="0" w:color="auto"/>
              <w:right w:val="nil"/>
            </w:tcBorders>
            <w:hideMark/>
          </w:tcPr>
          <w:p w14:paraId="7747B8A2" w14:textId="77777777" w:rsidR="00E8164B" w:rsidRPr="00FD35A8" w:rsidRDefault="00E8164B" w:rsidP="00E8164B">
            <w:pPr>
              <w:pStyle w:val="tabletext1"/>
              <w:jc w:val="center"/>
              <w:rPr>
                <w:rFonts w:eastAsia="等线"/>
              </w:rPr>
            </w:pPr>
            <w:r w:rsidRPr="00FD35A8">
              <w:rPr>
                <w:rFonts w:eastAsia="等线"/>
              </w:rPr>
              <w:t>n (%)</w:t>
            </w:r>
          </w:p>
        </w:tc>
        <w:tc>
          <w:tcPr>
            <w:tcW w:w="1954" w:type="dxa"/>
            <w:tcBorders>
              <w:top w:val="nil"/>
              <w:left w:val="nil"/>
              <w:bottom w:val="single" w:sz="4" w:space="0" w:color="auto"/>
              <w:right w:val="nil"/>
            </w:tcBorders>
            <w:hideMark/>
          </w:tcPr>
          <w:p w14:paraId="158323B4" w14:textId="77777777" w:rsidR="00E8164B" w:rsidRPr="00FD35A8" w:rsidRDefault="00E8164B" w:rsidP="00E8164B">
            <w:pPr>
              <w:pStyle w:val="tabletext1"/>
              <w:jc w:val="center"/>
              <w:rPr>
                <w:rFonts w:eastAsia="等线"/>
              </w:rPr>
            </w:pPr>
            <w:r w:rsidRPr="00FD35A8">
              <w:rPr>
                <w:rFonts w:eastAsia="等线"/>
              </w:rPr>
              <w:t>n (%)</w:t>
            </w:r>
          </w:p>
        </w:tc>
      </w:tr>
      <w:tr w:rsidR="00F33C6B" w:rsidRPr="00FD35A8" w14:paraId="308F3D19" w14:textId="77777777" w:rsidTr="00517628">
        <w:trPr>
          <w:trHeight w:val="285"/>
        </w:trPr>
        <w:tc>
          <w:tcPr>
            <w:tcW w:w="6327" w:type="dxa"/>
            <w:tcBorders>
              <w:top w:val="single" w:sz="4" w:space="0" w:color="auto"/>
              <w:left w:val="nil"/>
              <w:bottom w:val="nil"/>
              <w:right w:val="nil"/>
            </w:tcBorders>
            <w:hideMark/>
          </w:tcPr>
          <w:p w14:paraId="2E37C9F6" w14:textId="77777777" w:rsidR="00F33C6B" w:rsidRPr="00FD35A8" w:rsidRDefault="00F33C6B" w:rsidP="006921A2">
            <w:pPr>
              <w:pStyle w:val="tabletext1"/>
              <w:ind w:left="0"/>
              <w:rPr>
                <w:rFonts w:eastAsia="等线"/>
              </w:rPr>
            </w:pPr>
            <w:r w:rsidRPr="00FD35A8">
              <w:rPr>
                <w:rFonts w:eastAsia="等线"/>
              </w:rPr>
              <w:t>Any AE</w:t>
            </w:r>
          </w:p>
        </w:tc>
        <w:tc>
          <w:tcPr>
            <w:tcW w:w="3088" w:type="dxa"/>
            <w:tcBorders>
              <w:top w:val="single" w:sz="4" w:space="0" w:color="auto"/>
              <w:left w:val="nil"/>
              <w:bottom w:val="nil"/>
              <w:right w:val="nil"/>
            </w:tcBorders>
            <w:hideMark/>
          </w:tcPr>
          <w:p w14:paraId="2D4B9D56" w14:textId="77777777" w:rsidR="00F33C6B" w:rsidRPr="00FD35A8" w:rsidRDefault="00F33C6B" w:rsidP="006921A2">
            <w:pPr>
              <w:pStyle w:val="tabletext1"/>
              <w:jc w:val="center"/>
              <w:rPr>
                <w:rFonts w:eastAsia="等线"/>
              </w:rPr>
            </w:pPr>
            <w:r w:rsidRPr="00FD35A8">
              <w:rPr>
                <w:rFonts w:eastAsia="等线"/>
              </w:rPr>
              <w:t>xxx (xx.x)</w:t>
            </w:r>
          </w:p>
        </w:tc>
        <w:tc>
          <w:tcPr>
            <w:tcW w:w="3201" w:type="dxa"/>
            <w:tcBorders>
              <w:top w:val="single" w:sz="4" w:space="0" w:color="auto"/>
              <w:left w:val="nil"/>
              <w:bottom w:val="nil"/>
              <w:right w:val="nil"/>
            </w:tcBorders>
            <w:hideMark/>
          </w:tcPr>
          <w:p w14:paraId="48DFC435"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single" w:sz="4" w:space="0" w:color="auto"/>
              <w:left w:val="nil"/>
              <w:bottom w:val="nil"/>
              <w:right w:val="nil"/>
            </w:tcBorders>
            <w:hideMark/>
          </w:tcPr>
          <w:p w14:paraId="4B770889" w14:textId="77777777" w:rsidR="00F33C6B" w:rsidRPr="00FD35A8" w:rsidRDefault="00F33C6B" w:rsidP="006921A2">
            <w:pPr>
              <w:pStyle w:val="tabletext1"/>
              <w:jc w:val="center"/>
              <w:rPr>
                <w:rFonts w:eastAsia="等线"/>
              </w:rPr>
            </w:pPr>
            <w:r w:rsidRPr="00FD35A8">
              <w:rPr>
                <w:rFonts w:eastAsia="等线"/>
              </w:rPr>
              <w:t>xx (xx.x)</w:t>
            </w:r>
          </w:p>
        </w:tc>
      </w:tr>
      <w:tr w:rsidR="000D5DB7" w:rsidRPr="00FD35A8" w14:paraId="5428B113" w14:textId="77777777" w:rsidTr="00517628">
        <w:trPr>
          <w:trHeight w:val="285"/>
        </w:trPr>
        <w:tc>
          <w:tcPr>
            <w:tcW w:w="6327" w:type="dxa"/>
            <w:tcBorders>
              <w:top w:val="nil"/>
              <w:left w:val="nil"/>
              <w:bottom w:val="nil"/>
              <w:right w:val="nil"/>
            </w:tcBorders>
          </w:tcPr>
          <w:p w14:paraId="2785163B" w14:textId="77777777" w:rsidR="000D5DB7" w:rsidRPr="00FD35A8" w:rsidRDefault="000D5DB7" w:rsidP="006921A2">
            <w:pPr>
              <w:pStyle w:val="tabletext1"/>
              <w:ind w:left="0"/>
              <w:rPr>
                <w:rFonts w:eastAsia="等线"/>
              </w:rPr>
            </w:pPr>
          </w:p>
        </w:tc>
        <w:tc>
          <w:tcPr>
            <w:tcW w:w="3088" w:type="dxa"/>
            <w:tcBorders>
              <w:top w:val="nil"/>
              <w:left w:val="nil"/>
              <w:bottom w:val="nil"/>
              <w:right w:val="nil"/>
            </w:tcBorders>
          </w:tcPr>
          <w:p w14:paraId="37B2ACBA" w14:textId="77777777" w:rsidR="000D5DB7" w:rsidRPr="00FD35A8" w:rsidRDefault="000D5DB7" w:rsidP="006921A2">
            <w:pPr>
              <w:pStyle w:val="tabletext1"/>
              <w:jc w:val="center"/>
              <w:rPr>
                <w:rFonts w:eastAsia="等线"/>
              </w:rPr>
            </w:pPr>
          </w:p>
        </w:tc>
        <w:tc>
          <w:tcPr>
            <w:tcW w:w="3201" w:type="dxa"/>
            <w:tcBorders>
              <w:top w:val="nil"/>
              <w:left w:val="nil"/>
              <w:bottom w:val="nil"/>
              <w:right w:val="nil"/>
            </w:tcBorders>
          </w:tcPr>
          <w:p w14:paraId="5C99267F" w14:textId="77777777" w:rsidR="000D5DB7" w:rsidRPr="00FD35A8" w:rsidRDefault="000D5DB7" w:rsidP="006921A2">
            <w:pPr>
              <w:pStyle w:val="tabletext1"/>
              <w:jc w:val="center"/>
              <w:rPr>
                <w:rFonts w:eastAsia="等线"/>
              </w:rPr>
            </w:pPr>
          </w:p>
        </w:tc>
        <w:tc>
          <w:tcPr>
            <w:tcW w:w="1954" w:type="dxa"/>
            <w:tcBorders>
              <w:top w:val="nil"/>
              <w:left w:val="nil"/>
              <w:bottom w:val="nil"/>
              <w:right w:val="nil"/>
            </w:tcBorders>
          </w:tcPr>
          <w:p w14:paraId="7A66C88D" w14:textId="77777777" w:rsidR="000D5DB7" w:rsidRPr="00FD35A8" w:rsidRDefault="000D5DB7" w:rsidP="006921A2">
            <w:pPr>
              <w:pStyle w:val="tabletext1"/>
              <w:jc w:val="center"/>
              <w:rPr>
                <w:rFonts w:eastAsia="等线"/>
              </w:rPr>
            </w:pPr>
          </w:p>
        </w:tc>
      </w:tr>
      <w:tr w:rsidR="00F33C6B" w:rsidRPr="00FD35A8" w14:paraId="3C5D5DA5" w14:textId="77777777" w:rsidTr="00517628">
        <w:trPr>
          <w:trHeight w:val="285"/>
        </w:trPr>
        <w:tc>
          <w:tcPr>
            <w:tcW w:w="6327" w:type="dxa"/>
            <w:tcBorders>
              <w:top w:val="nil"/>
              <w:left w:val="nil"/>
              <w:bottom w:val="nil"/>
              <w:right w:val="nil"/>
            </w:tcBorders>
            <w:hideMark/>
          </w:tcPr>
          <w:p w14:paraId="7F29DEBC" w14:textId="43DEB466" w:rsidR="00F33C6B" w:rsidRPr="00FD35A8" w:rsidRDefault="000D5DB7" w:rsidP="006921A2">
            <w:pPr>
              <w:pStyle w:val="tabletext1"/>
              <w:ind w:left="0"/>
              <w:rPr>
                <w:rFonts w:eastAsia="等线"/>
              </w:rPr>
            </w:pPr>
            <w:r w:rsidRPr="00FD35A8">
              <w:rPr>
                <w:rFonts w:eastAsia="等线"/>
              </w:rPr>
              <w:t>&lt;&lt;System organ class A&gt;&gt;</w:t>
            </w:r>
          </w:p>
        </w:tc>
        <w:tc>
          <w:tcPr>
            <w:tcW w:w="3088" w:type="dxa"/>
            <w:tcBorders>
              <w:top w:val="nil"/>
              <w:left w:val="nil"/>
              <w:bottom w:val="nil"/>
              <w:right w:val="nil"/>
            </w:tcBorders>
            <w:hideMark/>
          </w:tcPr>
          <w:p w14:paraId="0452C504"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765CE186"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6444BEEC"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70C7C60C" w14:textId="77777777" w:rsidTr="00517628">
        <w:trPr>
          <w:trHeight w:val="285"/>
        </w:trPr>
        <w:tc>
          <w:tcPr>
            <w:tcW w:w="6327" w:type="dxa"/>
            <w:tcBorders>
              <w:top w:val="nil"/>
              <w:left w:val="nil"/>
              <w:bottom w:val="nil"/>
              <w:right w:val="nil"/>
            </w:tcBorders>
            <w:hideMark/>
          </w:tcPr>
          <w:p w14:paraId="64DE4AB9" w14:textId="3858F9EC" w:rsidR="00F33C6B" w:rsidRPr="00FD35A8" w:rsidRDefault="00C73DB3" w:rsidP="006921A2">
            <w:pPr>
              <w:pStyle w:val="tabletext1"/>
              <w:rPr>
                <w:rFonts w:eastAsia="等线"/>
              </w:rPr>
            </w:pPr>
            <w:r w:rsidRPr="00FD35A8">
              <w:rPr>
                <w:rFonts w:eastAsia="等线"/>
              </w:rPr>
              <w:t>&lt;&lt;Preferred term 1&gt;&gt;</w:t>
            </w:r>
          </w:p>
        </w:tc>
        <w:tc>
          <w:tcPr>
            <w:tcW w:w="3088" w:type="dxa"/>
            <w:tcBorders>
              <w:top w:val="nil"/>
              <w:left w:val="nil"/>
              <w:bottom w:val="nil"/>
              <w:right w:val="nil"/>
            </w:tcBorders>
            <w:hideMark/>
          </w:tcPr>
          <w:p w14:paraId="3EE5757F"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03D95E42"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4501CAA4"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51C133F6" w14:textId="77777777" w:rsidTr="00517628">
        <w:trPr>
          <w:trHeight w:val="285"/>
        </w:trPr>
        <w:tc>
          <w:tcPr>
            <w:tcW w:w="6327" w:type="dxa"/>
            <w:tcBorders>
              <w:top w:val="nil"/>
              <w:left w:val="nil"/>
              <w:bottom w:val="nil"/>
              <w:right w:val="nil"/>
            </w:tcBorders>
            <w:hideMark/>
          </w:tcPr>
          <w:p w14:paraId="3B05BDB6" w14:textId="5000AAB9" w:rsidR="00F33C6B" w:rsidRPr="00FD35A8" w:rsidRDefault="00C73DB3" w:rsidP="006921A2">
            <w:pPr>
              <w:pStyle w:val="tabletext1"/>
              <w:rPr>
                <w:rFonts w:eastAsia="等线"/>
              </w:rPr>
            </w:pPr>
            <w:r w:rsidRPr="00FD35A8">
              <w:rPr>
                <w:rFonts w:eastAsia="等线"/>
              </w:rPr>
              <w:t xml:space="preserve">&lt;&lt;Preferred term </w:t>
            </w:r>
            <w:r w:rsidRPr="00FD35A8">
              <w:rPr>
                <w:rFonts w:eastAsia="等线"/>
                <w:lang w:eastAsia="zh-CN"/>
              </w:rPr>
              <w:t>2</w:t>
            </w:r>
            <w:r w:rsidRPr="00FD35A8">
              <w:rPr>
                <w:rFonts w:eastAsia="等线"/>
              </w:rPr>
              <w:t>&gt;&gt;</w:t>
            </w:r>
          </w:p>
        </w:tc>
        <w:tc>
          <w:tcPr>
            <w:tcW w:w="3088" w:type="dxa"/>
            <w:tcBorders>
              <w:top w:val="nil"/>
              <w:left w:val="nil"/>
              <w:bottom w:val="nil"/>
              <w:right w:val="nil"/>
            </w:tcBorders>
            <w:hideMark/>
          </w:tcPr>
          <w:p w14:paraId="664BB2A0"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01109738"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485F2D1"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3A9AC183" w14:textId="77777777" w:rsidTr="00517628">
        <w:trPr>
          <w:trHeight w:val="285"/>
        </w:trPr>
        <w:tc>
          <w:tcPr>
            <w:tcW w:w="6327" w:type="dxa"/>
            <w:tcBorders>
              <w:top w:val="nil"/>
              <w:left w:val="nil"/>
              <w:bottom w:val="nil"/>
              <w:right w:val="nil"/>
            </w:tcBorders>
            <w:hideMark/>
          </w:tcPr>
          <w:p w14:paraId="7BF3494B" w14:textId="294DADAD" w:rsidR="00F33C6B" w:rsidRPr="00FD35A8" w:rsidRDefault="00C73DB3" w:rsidP="00C73DB3">
            <w:pPr>
              <w:pStyle w:val="tabletext1"/>
              <w:rPr>
                <w:rFonts w:eastAsia="等线"/>
              </w:rPr>
            </w:pPr>
            <w:r w:rsidRPr="00FD35A8">
              <w:rPr>
                <w:rFonts w:eastAsia="等线"/>
              </w:rPr>
              <w:t>&lt;&lt;…&gt;&gt;</w:t>
            </w:r>
          </w:p>
        </w:tc>
        <w:tc>
          <w:tcPr>
            <w:tcW w:w="3088" w:type="dxa"/>
            <w:tcBorders>
              <w:top w:val="nil"/>
              <w:left w:val="nil"/>
              <w:bottom w:val="nil"/>
              <w:right w:val="nil"/>
            </w:tcBorders>
            <w:hideMark/>
          </w:tcPr>
          <w:p w14:paraId="3F4FB5C9"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6FFDBD74"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459F862" w14:textId="77777777" w:rsidR="00F33C6B" w:rsidRPr="00FD35A8" w:rsidRDefault="00F33C6B" w:rsidP="006921A2">
            <w:pPr>
              <w:pStyle w:val="tabletext1"/>
              <w:jc w:val="center"/>
              <w:rPr>
                <w:rFonts w:eastAsia="等线"/>
              </w:rPr>
            </w:pPr>
            <w:r w:rsidRPr="00FD35A8">
              <w:rPr>
                <w:rFonts w:eastAsia="等线"/>
              </w:rPr>
              <w:t>x (x.x)</w:t>
            </w:r>
          </w:p>
        </w:tc>
      </w:tr>
      <w:tr w:rsidR="00C73DB3" w:rsidRPr="00FD35A8" w14:paraId="1BE743FA" w14:textId="77777777" w:rsidTr="00517628">
        <w:trPr>
          <w:trHeight w:val="285"/>
        </w:trPr>
        <w:tc>
          <w:tcPr>
            <w:tcW w:w="6327" w:type="dxa"/>
            <w:tcBorders>
              <w:top w:val="nil"/>
              <w:left w:val="nil"/>
              <w:bottom w:val="nil"/>
              <w:right w:val="nil"/>
            </w:tcBorders>
          </w:tcPr>
          <w:p w14:paraId="323CF9AC" w14:textId="77777777" w:rsidR="00C73DB3" w:rsidRPr="00FD35A8" w:rsidRDefault="00C73DB3" w:rsidP="006921A2">
            <w:pPr>
              <w:pStyle w:val="tabletext1"/>
              <w:ind w:left="0"/>
              <w:rPr>
                <w:rFonts w:eastAsia="等线"/>
              </w:rPr>
            </w:pPr>
          </w:p>
        </w:tc>
        <w:tc>
          <w:tcPr>
            <w:tcW w:w="3088" w:type="dxa"/>
            <w:tcBorders>
              <w:top w:val="nil"/>
              <w:left w:val="nil"/>
              <w:bottom w:val="nil"/>
              <w:right w:val="nil"/>
            </w:tcBorders>
          </w:tcPr>
          <w:p w14:paraId="6843176B" w14:textId="77777777" w:rsidR="00C73DB3" w:rsidRPr="00FD35A8" w:rsidRDefault="00C73DB3" w:rsidP="006921A2">
            <w:pPr>
              <w:pStyle w:val="tabletext1"/>
              <w:jc w:val="center"/>
              <w:rPr>
                <w:rFonts w:eastAsia="等线"/>
              </w:rPr>
            </w:pPr>
          </w:p>
        </w:tc>
        <w:tc>
          <w:tcPr>
            <w:tcW w:w="3201" w:type="dxa"/>
            <w:tcBorders>
              <w:top w:val="nil"/>
              <w:left w:val="nil"/>
              <w:bottom w:val="nil"/>
              <w:right w:val="nil"/>
            </w:tcBorders>
          </w:tcPr>
          <w:p w14:paraId="70E65F33" w14:textId="77777777" w:rsidR="00C73DB3" w:rsidRPr="00FD35A8" w:rsidRDefault="00C73DB3" w:rsidP="006921A2">
            <w:pPr>
              <w:pStyle w:val="tabletext1"/>
              <w:jc w:val="center"/>
              <w:rPr>
                <w:rFonts w:eastAsia="等线"/>
              </w:rPr>
            </w:pPr>
          </w:p>
        </w:tc>
        <w:tc>
          <w:tcPr>
            <w:tcW w:w="1954" w:type="dxa"/>
            <w:tcBorders>
              <w:top w:val="nil"/>
              <w:left w:val="nil"/>
              <w:bottom w:val="nil"/>
              <w:right w:val="nil"/>
            </w:tcBorders>
          </w:tcPr>
          <w:p w14:paraId="50DF26FB" w14:textId="77777777" w:rsidR="00C73DB3" w:rsidRPr="00FD35A8" w:rsidRDefault="00C73DB3" w:rsidP="006921A2">
            <w:pPr>
              <w:pStyle w:val="tabletext1"/>
              <w:jc w:val="center"/>
              <w:rPr>
                <w:rFonts w:eastAsia="等线"/>
              </w:rPr>
            </w:pPr>
          </w:p>
        </w:tc>
      </w:tr>
      <w:tr w:rsidR="006C5380" w:rsidRPr="00FD35A8" w14:paraId="5E089817" w14:textId="77777777" w:rsidTr="00517628">
        <w:trPr>
          <w:trHeight w:val="285"/>
        </w:trPr>
        <w:tc>
          <w:tcPr>
            <w:tcW w:w="6327" w:type="dxa"/>
            <w:tcBorders>
              <w:top w:val="nil"/>
              <w:left w:val="nil"/>
              <w:bottom w:val="nil"/>
              <w:right w:val="nil"/>
            </w:tcBorders>
            <w:hideMark/>
          </w:tcPr>
          <w:p w14:paraId="04169AFC" w14:textId="12824C30" w:rsidR="006C5380" w:rsidRPr="00FD35A8" w:rsidRDefault="006C5380" w:rsidP="006C5380">
            <w:pPr>
              <w:pStyle w:val="tabletext1"/>
              <w:ind w:left="0"/>
              <w:rPr>
                <w:rFonts w:eastAsia="等线"/>
              </w:rPr>
            </w:pPr>
            <w:r w:rsidRPr="00FD35A8">
              <w:rPr>
                <w:rFonts w:eastAsia="等线"/>
              </w:rPr>
              <w:t xml:space="preserve">&lt;&lt;System organ class </w:t>
            </w:r>
            <w:r w:rsidRPr="00FD35A8">
              <w:rPr>
                <w:rFonts w:eastAsia="等线"/>
                <w:lang w:eastAsia="zh-CN"/>
              </w:rPr>
              <w:t>B</w:t>
            </w:r>
            <w:r w:rsidRPr="00FD35A8">
              <w:rPr>
                <w:rFonts w:eastAsia="等线"/>
              </w:rPr>
              <w:t>&gt;&gt;</w:t>
            </w:r>
          </w:p>
        </w:tc>
        <w:tc>
          <w:tcPr>
            <w:tcW w:w="3088" w:type="dxa"/>
            <w:tcBorders>
              <w:top w:val="nil"/>
              <w:left w:val="nil"/>
              <w:bottom w:val="nil"/>
              <w:right w:val="nil"/>
            </w:tcBorders>
            <w:hideMark/>
          </w:tcPr>
          <w:p w14:paraId="724474B5" w14:textId="68E4961B"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73E48AD" w14:textId="7B985C4D"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3B76F7AE" w14:textId="3EEC91CA" w:rsidR="006C5380" w:rsidRPr="00FD35A8" w:rsidRDefault="006C5380" w:rsidP="006C5380">
            <w:pPr>
              <w:pStyle w:val="tabletext1"/>
              <w:jc w:val="center"/>
              <w:rPr>
                <w:rFonts w:eastAsia="等线"/>
              </w:rPr>
            </w:pPr>
            <w:r w:rsidRPr="00FD35A8">
              <w:rPr>
                <w:rFonts w:eastAsia="等线"/>
              </w:rPr>
              <w:t>x (x.x)</w:t>
            </w:r>
          </w:p>
        </w:tc>
      </w:tr>
      <w:tr w:rsidR="006C5380" w:rsidRPr="00FD35A8" w14:paraId="0F8C49D8" w14:textId="77777777" w:rsidTr="00517628">
        <w:trPr>
          <w:trHeight w:val="285"/>
        </w:trPr>
        <w:tc>
          <w:tcPr>
            <w:tcW w:w="6327" w:type="dxa"/>
            <w:tcBorders>
              <w:top w:val="nil"/>
              <w:left w:val="nil"/>
              <w:bottom w:val="nil"/>
              <w:right w:val="nil"/>
            </w:tcBorders>
            <w:hideMark/>
          </w:tcPr>
          <w:p w14:paraId="0ABF87F2" w14:textId="1D192469" w:rsidR="006C5380" w:rsidRPr="00FD35A8" w:rsidRDefault="006C5380" w:rsidP="006C5380">
            <w:pPr>
              <w:pStyle w:val="tabletext1"/>
              <w:rPr>
                <w:rFonts w:eastAsia="等线"/>
              </w:rPr>
            </w:pPr>
            <w:r w:rsidRPr="00FD35A8">
              <w:rPr>
                <w:rFonts w:eastAsia="等线"/>
              </w:rPr>
              <w:t>&lt;&lt;Preferred term 1&gt;&gt;</w:t>
            </w:r>
          </w:p>
        </w:tc>
        <w:tc>
          <w:tcPr>
            <w:tcW w:w="3088" w:type="dxa"/>
            <w:tcBorders>
              <w:top w:val="nil"/>
              <w:left w:val="nil"/>
              <w:bottom w:val="nil"/>
              <w:right w:val="nil"/>
            </w:tcBorders>
            <w:hideMark/>
          </w:tcPr>
          <w:p w14:paraId="70CEFD5E" w14:textId="71249DDA"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FDAF0AA" w14:textId="43B793A0"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1D4F8ACB" w14:textId="4E968704" w:rsidR="006C5380" w:rsidRPr="00FD35A8" w:rsidRDefault="006C5380" w:rsidP="006C5380">
            <w:pPr>
              <w:pStyle w:val="tabletext1"/>
              <w:jc w:val="center"/>
              <w:rPr>
                <w:rFonts w:eastAsia="等线"/>
              </w:rPr>
            </w:pPr>
            <w:r w:rsidRPr="00FD35A8">
              <w:rPr>
                <w:rFonts w:eastAsia="等线"/>
              </w:rPr>
              <w:t>x (x.x)</w:t>
            </w:r>
          </w:p>
        </w:tc>
      </w:tr>
      <w:tr w:rsidR="006C5380" w:rsidRPr="00FD35A8" w14:paraId="15C84105" w14:textId="77777777" w:rsidTr="00517628">
        <w:trPr>
          <w:trHeight w:val="285"/>
        </w:trPr>
        <w:tc>
          <w:tcPr>
            <w:tcW w:w="6327" w:type="dxa"/>
            <w:tcBorders>
              <w:top w:val="nil"/>
              <w:left w:val="nil"/>
              <w:bottom w:val="nil"/>
              <w:right w:val="nil"/>
            </w:tcBorders>
            <w:hideMark/>
          </w:tcPr>
          <w:p w14:paraId="13F98A82" w14:textId="7AFF2AE6" w:rsidR="006C5380" w:rsidRPr="00FD35A8" w:rsidRDefault="006C5380" w:rsidP="006C5380">
            <w:pPr>
              <w:pStyle w:val="tabletext1"/>
              <w:rPr>
                <w:rFonts w:eastAsia="等线"/>
              </w:rPr>
            </w:pPr>
            <w:r w:rsidRPr="00FD35A8">
              <w:rPr>
                <w:rFonts w:eastAsia="等线"/>
              </w:rPr>
              <w:t xml:space="preserve">&lt;&lt;Preferred term </w:t>
            </w:r>
            <w:r w:rsidRPr="00FD35A8">
              <w:rPr>
                <w:rFonts w:eastAsia="等线"/>
                <w:lang w:eastAsia="zh-CN"/>
              </w:rPr>
              <w:t>2</w:t>
            </w:r>
            <w:r w:rsidRPr="00FD35A8">
              <w:rPr>
                <w:rFonts w:eastAsia="等线"/>
              </w:rPr>
              <w:t>&gt;&gt;</w:t>
            </w:r>
          </w:p>
        </w:tc>
        <w:tc>
          <w:tcPr>
            <w:tcW w:w="3088" w:type="dxa"/>
            <w:tcBorders>
              <w:top w:val="nil"/>
              <w:left w:val="nil"/>
              <w:bottom w:val="nil"/>
              <w:right w:val="nil"/>
            </w:tcBorders>
            <w:hideMark/>
          </w:tcPr>
          <w:p w14:paraId="6743690D" w14:textId="52DC08AB"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20221109" w14:textId="2935F03C"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55F43CAB" w14:textId="6CE9B0FF" w:rsidR="006C5380" w:rsidRPr="00FD35A8" w:rsidRDefault="006C5380" w:rsidP="006C5380">
            <w:pPr>
              <w:pStyle w:val="tabletext1"/>
              <w:jc w:val="center"/>
              <w:rPr>
                <w:rFonts w:eastAsia="等线"/>
              </w:rPr>
            </w:pPr>
            <w:r w:rsidRPr="00FD35A8">
              <w:rPr>
                <w:rFonts w:eastAsia="等线"/>
              </w:rPr>
              <w:t>x (x.x)</w:t>
            </w:r>
          </w:p>
        </w:tc>
      </w:tr>
      <w:tr w:rsidR="006C5380" w:rsidRPr="00FD35A8" w14:paraId="73FC21EB" w14:textId="77777777" w:rsidTr="00517628">
        <w:trPr>
          <w:trHeight w:val="285"/>
        </w:trPr>
        <w:tc>
          <w:tcPr>
            <w:tcW w:w="6327" w:type="dxa"/>
            <w:tcBorders>
              <w:top w:val="nil"/>
              <w:left w:val="nil"/>
              <w:bottom w:val="nil"/>
              <w:right w:val="nil"/>
            </w:tcBorders>
            <w:hideMark/>
          </w:tcPr>
          <w:p w14:paraId="3E730893" w14:textId="709E7EC7" w:rsidR="006C5380" w:rsidRPr="00FD35A8" w:rsidRDefault="006C5380" w:rsidP="006C5380">
            <w:pPr>
              <w:pStyle w:val="tabletext1"/>
              <w:rPr>
                <w:rFonts w:eastAsia="等线"/>
              </w:rPr>
            </w:pPr>
            <w:r w:rsidRPr="00FD35A8">
              <w:rPr>
                <w:rFonts w:eastAsia="等线"/>
              </w:rPr>
              <w:t>&lt;&lt;…&gt;&gt;</w:t>
            </w:r>
          </w:p>
        </w:tc>
        <w:tc>
          <w:tcPr>
            <w:tcW w:w="3088" w:type="dxa"/>
            <w:tcBorders>
              <w:top w:val="nil"/>
              <w:left w:val="nil"/>
              <w:bottom w:val="nil"/>
              <w:right w:val="nil"/>
            </w:tcBorders>
            <w:hideMark/>
          </w:tcPr>
          <w:p w14:paraId="5E1CCC3D" w14:textId="46932EFC" w:rsidR="006C5380" w:rsidRPr="00FD35A8" w:rsidRDefault="006C5380" w:rsidP="006C5380">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11D41C06" w14:textId="63A27686" w:rsidR="006C5380" w:rsidRPr="00FD35A8" w:rsidRDefault="006C5380" w:rsidP="006C5380">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1143E02F" w14:textId="1234182B" w:rsidR="006C5380" w:rsidRPr="00FD35A8" w:rsidRDefault="006C5380" w:rsidP="006C5380">
            <w:pPr>
              <w:pStyle w:val="tabletext1"/>
              <w:jc w:val="center"/>
              <w:rPr>
                <w:rFonts w:eastAsia="等线"/>
              </w:rPr>
            </w:pPr>
            <w:r w:rsidRPr="00FD35A8">
              <w:rPr>
                <w:rFonts w:eastAsia="等线"/>
              </w:rPr>
              <w:t>x (x.x)</w:t>
            </w:r>
          </w:p>
        </w:tc>
      </w:tr>
      <w:tr w:rsidR="00F33C6B" w:rsidRPr="00FD35A8" w14:paraId="57109870" w14:textId="77777777" w:rsidTr="00517628">
        <w:trPr>
          <w:trHeight w:val="282"/>
        </w:trPr>
        <w:tc>
          <w:tcPr>
            <w:tcW w:w="6327" w:type="dxa"/>
            <w:tcBorders>
              <w:top w:val="nil"/>
              <w:left w:val="nil"/>
              <w:bottom w:val="nil"/>
              <w:right w:val="nil"/>
            </w:tcBorders>
            <w:hideMark/>
          </w:tcPr>
          <w:p w14:paraId="2B53567C" w14:textId="77777777" w:rsidR="00F33C6B" w:rsidRPr="00FD35A8" w:rsidRDefault="00F33C6B" w:rsidP="006921A2">
            <w:pPr>
              <w:pStyle w:val="tabletext1"/>
              <w:rPr>
                <w:rFonts w:eastAsia="等线"/>
              </w:rPr>
            </w:pPr>
          </w:p>
        </w:tc>
        <w:tc>
          <w:tcPr>
            <w:tcW w:w="3088" w:type="dxa"/>
            <w:tcBorders>
              <w:top w:val="nil"/>
              <w:left w:val="nil"/>
              <w:bottom w:val="nil"/>
              <w:right w:val="nil"/>
            </w:tcBorders>
            <w:hideMark/>
          </w:tcPr>
          <w:p w14:paraId="37299CC7" w14:textId="77777777" w:rsidR="00F33C6B" w:rsidRPr="00FD35A8" w:rsidRDefault="00F33C6B" w:rsidP="006921A2">
            <w:pPr>
              <w:pStyle w:val="tabletext1"/>
              <w:jc w:val="center"/>
              <w:rPr>
                <w:rFonts w:eastAsia="等线"/>
              </w:rPr>
            </w:pPr>
          </w:p>
        </w:tc>
        <w:tc>
          <w:tcPr>
            <w:tcW w:w="3201" w:type="dxa"/>
            <w:tcBorders>
              <w:top w:val="nil"/>
              <w:left w:val="nil"/>
              <w:bottom w:val="nil"/>
              <w:right w:val="nil"/>
            </w:tcBorders>
            <w:hideMark/>
          </w:tcPr>
          <w:p w14:paraId="52704DF1" w14:textId="77777777" w:rsidR="00F33C6B" w:rsidRPr="00FD35A8" w:rsidRDefault="00F33C6B" w:rsidP="006921A2">
            <w:pPr>
              <w:pStyle w:val="tabletext1"/>
              <w:jc w:val="center"/>
              <w:rPr>
                <w:rFonts w:eastAsia="等线"/>
              </w:rPr>
            </w:pPr>
          </w:p>
        </w:tc>
        <w:tc>
          <w:tcPr>
            <w:tcW w:w="1954" w:type="dxa"/>
            <w:tcBorders>
              <w:top w:val="nil"/>
              <w:left w:val="nil"/>
              <w:bottom w:val="nil"/>
              <w:right w:val="nil"/>
            </w:tcBorders>
            <w:hideMark/>
          </w:tcPr>
          <w:p w14:paraId="396AF39D" w14:textId="77777777" w:rsidR="00F33C6B" w:rsidRPr="00FD35A8" w:rsidRDefault="00F33C6B" w:rsidP="006921A2">
            <w:pPr>
              <w:pStyle w:val="tabletext1"/>
              <w:jc w:val="center"/>
              <w:rPr>
                <w:rFonts w:eastAsia="等线"/>
              </w:rPr>
            </w:pPr>
          </w:p>
        </w:tc>
      </w:tr>
      <w:tr w:rsidR="00F33C6B" w:rsidRPr="00FD35A8" w14:paraId="6B0608A7" w14:textId="77777777" w:rsidTr="00517628">
        <w:trPr>
          <w:trHeight w:val="285"/>
        </w:trPr>
        <w:tc>
          <w:tcPr>
            <w:tcW w:w="6327" w:type="dxa"/>
            <w:tcBorders>
              <w:top w:val="nil"/>
              <w:left w:val="nil"/>
              <w:bottom w:val="nil"/>
              <w:right w:val="nil"/>
            </w:tcBorders>
            <w:hideMark/>
          </w:tcPr>
          <w:p w14:paraId="32B4E8B0" w14:textId="56B13D00" w:rsidR="00F33C6B" w:rsidRPr="00FD35A8" w:rsidRDefault="006C5380" w:rsidP="006921A2">
            <w:pPr>
              <w:pStyle w:val="tabletext1"/>
              <w:ind w:left="0"/>
              <w:rPr>
                <w:rFonts w:eastAsia="等线"/>
              </w:rPr>
            </w:pPr>
            <w:r w:rsidRPr="00FD35A8">
              <w:rPr>
                <w:rFonts w:eastAsia="等线"/>
              </w:rPr>
              <w:t>&lt;&lt;…&gt;&gt;</w:t>
            </w:r>
          </w:p>
        </w:tc>
        <w:tc>
          <w:tcPr>
            <w:tcW w:w="3088" w:type="dxa"/>
            <w:tcBorders>
              <w:top w:val="nil"/>
              <w:left w:val="nil"/>
              <w:bottom w:val="nil"/>
              <w:right w:val="nil"/>
            </w:tcBorders>
            <w:hideMark/>
          </w:tcPr>
          <w:p w14:paraId="614F8645" w14:textId="77777777" w:rsidR="00F33C6B" w:rsidRPr="00FD35A8" w:rsidRDefault="00F33C6B" w:rsidP="006921A2">
            <w:pPr>
              <w:pStyle w:val="tabletext1"/>
              <w:jc w:val="center"/>
              <w:rPr>
                <w:rFonts w:eastAsia="等线"/>
              </w:rPr>
            </w:pPr>
            <w:r w:rsidRPr="00FD35A8">
              <w:rPr>
                <w:rFonts w:eastAsia="等线"/>
              </w:rPr>
              <w:t>x (x.x)</w:t>
            </w:r>
          </w:p>
        </w:tc>
        <w:tc>
          <w:tcPr>
            <w:tcW w:w="3201" w:type="dxa"/>
            <w:tcBorders>
              <w:top w:val="nil"/>
              <w:left w:val="nil"/>
              <w:bottom w:val="nil"/>
              <w:right w:val="nil"/>
            </w:tcBorders>
            <w:hideMark/>
          </w:tcPr>
          <w:p w14:paraId="42DEF935" w14:textId="77777777" w:rsidR="00F33C6B" w:rsidRPr="00FD35A8" w:rsidRDefault="00F33C6B" w:rsidP="006921A2">
            <w:pPr>
              <w:pStyle w:val="tabletext1"/>
              <w:jc w:val="center"/>
              <w:rPr>
                <w:rFonts w:eastAsia="等线"/>
              </w:rPr>
            </w:pPr>
            <w:r w:rsidRPr="00FD35A8">
              <w:rPr>
                <w:rFonts w:eastAsia="等线"/>
              </w:rPr>
              <w:t>xx (xx.x)</w:t>
            </w:r>
          </w:p>
        </w:tc>
        <w:tc>
          <w:tcPr>
            <w:tcW w:w="1954" w:type="dxa"/>
            <w:tcBorders>
              <w:top w:val="nil"/>
              <w:left w:val="nil"/>
              <w:bottom w:val="nil"/>
              <w:right w:val="nil"/>
            </w:tcBorders>
            <w:hideMark/>
          </w:tcPr>
          <w:p w14:paraId="7F0B2E8E" w14:textId="77777777" w:rsidR="00F33C6B" w:rsidRPr="00FD35A8" w:rsidRDefault="00F33C6B" w:rsidP="006921A2">
            <w:pPr>
              <w:pStyle w:val="tabletext1"/>
              <w:jc w:val="center"/>
              <w:rPr>
                <w:rFonts w:eastAsia="等线"/>
              </w:rPr>
            </w:pPr>
            <w:r w:rsidRPr="00FD35A8">
              <w:rPr>
                <w:rFonts w:eastAsia="等线"/>
              </w:rPr>
              <w:t>x (x.x)</w:t>
            </w:r>
          </w:p>
        </w:tc>
      </w:tr>
      <w:tr w:rsidR="00F33C6B" w:rsidRPr="00FD35A8" w14:paraId="26CC76A7" w14:textId="77777777" w:rsidTr="00517628">
        <w:trPr>
          <w:trHeight w:val="285"/>
        </w:trPr>
        <w:tc>
          <w:tcPr>
            <w:tcW w:w="6327" w:type="dxa"/>
            <w:tcBorders>
              <w:top w:val="nil"/>
              <w:left w:val="nil"/>
              <w:bottom w:val="single" w:sz="4" w:space="0" w:color="auto"/>
              <w:right w:val="nil"/>
            </w:tcBorders>
            <w:hideMark/>
          </w:tcPr>
          <w:p w14:paraId="6186CD4D" w14:textId="77777777" w:rsidR="00F33C6B" w:rsidRPr="00FD35A8" w:rsidRDefault="00F33C6B" w:rsidP="006921A2">
            <w:pPr>
              <w:pStyle w:val="tabletext1"/>
              <w:ind w:left="0"/>
              <w:rPr>
                <w:rFonts w:eastAsia="等线"/>
              </w:rPr>
            </w:pPr>
          </w:p>
        </w:tc>
        <w:tc>
          <w:tcPr>
            <w:tcW w:w="3088" w:type="dxa"/>
            <w:tcBorders>
              <w:top w:val="nil"/>
              <w:left w:val="nil"/>
              <w:bottom w:val="single" w:sz="4" w:space="0" w:color="auto"/>
              <w:right w:val="nil"/>
            </w:tcBorders>
            <w:hideMark/>
          </w:tcPr>
          <w:p w14:paraId="0B7EECB3" w14:textId="77777777" w:rsidR="00F33C6B" w:rsidRPr="00FD35A8" w:rsidRDefault="00F33C6B" w:rsidP="006921A2">
            <w:pPr>
              <w:pStyle w:val="tabletext1"/>
              <w:jc w:val="center"/>
              <w:rPr>
                <w:rFonts w:eastAsia="等线"/>
              </w:rPr>
            </w:pPr>
          </w:p>
        </w:tc>
        <w:tc>
          <w:tcPr>
            <w:tcW w:w="3201" w:type="dxa"/>
            <w:tcBorders>
              <w:top w:val="nil"/>
              <w:left w:val="nil"/>
              <w:bottom w:val="single" w:sz="4" w:space="0" w:color="auto"/>
              <w:right w:val="nil"/>
            </w:tcBorders>
            <w:hideMark/>
          </w:tcPr>
          <w:p w14:paraId="1F4B4DD2" w14:textId="77777777" w:rsidR="00F33C6B" w:rsidRPr="00FD35A8" w:rsidRDefault="00F33C6B" w:rsidP="006921A2">
            <w:pPr>
              <w:pStyle w:val="tabletext1"/>
              <w:jc w:val="center"/>
              <w:rPr>
                <w:rFonts w:eastAsia="等线"/>
              </w:rPr>
            </w:pPr>
          </w:p>
        </w:tc>
        <w:tc>
          <w:tcPr>
            <w:tcW w:w="1954" w:type="dxa"/>
            <w:tcBorders>
              <w:top w:val="nil"/>
              <w:left w:val="nil"/>
              <w:bottom w:val="single" w:sz="4" w:space="0" w:color="auto"/>
              <w:right w:val="nil"/>
            </w:tcBorders>
            <w:hideMark/>
          </w:tcPr>
          <w:p w14:paraId="26F52D02" w14:textId="77777777" w:rsidR="00F33C6B" w:rsidRPr="00FD35A8" w:rsidRDefault="00F33C6B" w:rsidP="006921A2">
            <w:pPr>
              <w:pStyle w:val="tabletext1"/>
              <w:jc w:val="center"/>
              <w:rPr>
                <w:rFonts w:eastAsia="等线"/>
              </w:rPr>
            </w:pPr>
          </w:p>
        </w:tc>
      </w:tr>
    </w:tbl>
    <w:p w14:paraId="060689BD" w14:textId="77777777"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43DEB94E" w14:textId="0883B3E9"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 xml:space="preserve">AEs after cell infusion (treatment emergent adverse events, TEAE) are defined as: AEs that start </w:t>
      </w:r>
      <w:del w:id="1944" w:author="Yali Chen" w:date="2025-12-29T16:29:00Z" w16du:dateUtc="2025-12-29T08:29:00Z">
        <w:r w:rsidRPr="00FD35A8" w:rsidDel="0098336D">
          <w:rPr>
            <w:rFonts w:ascii="Times New Roman" w:hAnsi="Times New Roman" w:cs="Times New Roman"/>
            <w:szCs w:val="20"/>
          </w:rPr>
          <w:delText>datetimes</w:delText>
        </w:r>
      </w:del>
      <w:ins w:id="1945"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are after or on the start </w:t>
      </w:r>
      <w:del w:id="1946" w:author="Yali Chen" w:date="2025-12-29T16:29:00Z" w16du:dateUtc="2025-12-29T08:29:00Z">
        <w:r w:rsidRPr="00FD35A8" w:rsidDel="0098336D">
          <w:rPr>
            <w:rFonts w:ascii="Times New Roman" w:hAnsi="Times New Roman" w:cs="Times New Roman"/>
            <w:szCs w:val="20"/>
          </w:rPr>
          <w:delText>datetimes</w:delText>
        </w:r>
      </w:del>
      <w:ins w:id="1947"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2) or AEs that start </w:t>
      </w:r>
      <w:del w:id="1948" w:author="Yali Chen" w:date="2025-12-29T16:29:00Z" w16du:dateUtc="2025-12-29T08:29:00Z">
        <w:r w:rsidRPr="00FD35A8" w:rsidDel="0098336D">
          <w:rPr>
            <w:rFonts w:ascii="Times New Roman" w:hAnsi="Times New Roman" w:cs="Times New Roman"/>
            <w:szCs w:val="20"/>
          </w:rPr>
          <w:delText>datetimes</w:delText>
        </w:r>
      </w:del>
      <w:ins w:id="1949"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before the start </w:t>
      </w:r>
      <w:del w:id="1950" w:author="Yali Chen" w:date="2025-12-29T16:29:00Z" w16du:dateUtc="2025-12-29T08:29:00Z">
        <w:r w:rsidRPr="00FD35A8" w:rsidDel="0098336D">
          <w:rPr>
            <w:rFonts w:ascii="Times New Roman" w:hAnsi="Times New Roman" w:cs="Times New Roman"/>
            <w:szCs w:val="20"/>
          </w:rPr>
          <w:delText>datetimes</w:delText>
        </w:r>
      </w:del>
      <w:ins w:id="1951"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of GC012F injection infusion of which the most recent AE severity grading (CTCAE Grade X) before the start </w:t>
      </w:r>
      <w:del w:id="1952" w:author="Yali Chen" w:date="2025-12-29T16:29:00Z" w16du:dateUtc="2025-12-29T08:29:00Z">
        <w:r w:rsidRPr="00FD35A8" w:rsidDel="0098336D">
          <w:rPr>
            <w:rFonts w:ascii="Times New Roman" w:hAnsi="Times New Roman" w:cs="Times New Roman"/>
            <w:szCs w:val="20"/>
          </w:rPr>
          <w:delText>datetimes</w:delText>
        </w:r>
      </w:del>
      <w:ins w:id="1953"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 was lower than the highest AE severity grading (Grade Y, X&lt;Y) after the start </w:t>
      </w:r>
      <w:del w:id="1954" w:author="Yali Chen" w:date="2025-12-29T16:29:00Z" w16du:dateUtc="2025-12-29T08:29:00Z">
        <w:r w:rsidRPr="00FD35A8" w:rsidDel="0098336D">
          <w:rPr>
            <w:rFonts w:ascii="Times New Roman" w:hAnsi="Times New Roman" w:cs="Times New Roman"/>
            <w:szCs w:val="20"/>
          </w:rPr>
          <w:delText>datetimes</w:delText>
        </w:r>
      </w:del>
      <w:ins w:id="1955" w:author="Yali Chen" w:date="2025-12-29T16:29:00Z" w16du:dateUtc="2025-12-29T08:29:00Z">
        <w:r w:rsidR="0098336D">
          <w:rPr>
            <w:rFonts w:ascii="Times New Roman" w:hAnsi="Times New Roman" w:cs="Times New Roman"/>
            <w:szCs w:val="20"/>
          </w:rPr>
          <w:t>dates</w:t>
        </w:r>
      </w:ins>
      <w:r w:rsidRPr="00FD35A8">
        <w:rPr>
          <w:rFonts w:ascii="Times New Roman" w:hAnsi="Times New Roman" w:cs="Times New Roman"/>
          <w:szCs w:val="20"/>
        </w:rPr>
        <w:t xml:space="preserve"> GC012F injection infusion.</w:t>
      </w:r>
    </w:p>
    <w:p w14:paraId="5277AE2A" w14:textId="77777777" w:rsidR="00F33C6B" w:rsidRPr="00FD35A8" w:rsidRDefault="00F33C6B" w:rsidP="00F33C6B">
      <w:pPr>
        <w:rPr>
          <w:rFonts w:ascii="Times New Roman" w:hAnsi="Times New Roman" w:cs="Times New Roman"/>
          <w:szCs w:val="20"/>
        </w:rPr>
      </w:pPr>
      <w:r w:rsidRPr="00FD35A8">
        <w:rPr>
          <w:rFonts w:ascii="Times New Roman" w:hAnsi="Times New Roman" w:cs="Times New Roman"/>
          <w:szCs w:val="20"/>
        </w:rPr>
        <w:t>When the AE start date coincides with the start date of GC012F injection infusion, and the start time is missing, we shall determine whether the AE occurred before or after the GC012F infusion by eCRF page "Adverse event" question “Was the start date and time of the adverse event before the GC012F infusion date and time?”.</w:t>
      </w:r>
    </w:p>
    <w:p w14:paraId="41504602" w14:textId="77777777" w:rsidR="005738BA" w:rsidRPr="00FD35A8" w:rsidRDefault="005738BA" w:rsidP="005738BA">
      <w:pPr>
        <w:pStyle w:val="tabletext1"/>
        <w:ind w:left="0"/>
        <w:rPr>
          <w:rFonts w:eastAsia="等线"/>
          <w:sz w:val="20"/>
          <w:lang w:eastAsia="zh-CN"/>
        </w:rPr>
      </w:pPr>
      <w:r w:rsidRPr="00FD35A8">
        <w:rPr>
          <w:rFonts w:eastAsia="等线"/>
          <w:sz w:val="20"/>
          <w:lang w:eastAsia="zh-CN"/>
        </w:rPr>
        <w:t>AE: Adverse Event</w:t>
      </w:r>
    </w:p>
    <w:p w14:paraId="0C4B56DE" w14:textId="77777777" w:rsidR="005738BA" w:rsidRPr="00FD35A8" w:rsidRDefault="005738BA" w:rsidP="00F33C6B">
      <w:pPr>
        <w:rPr>
          <w:rFonts w:ascii="Times New Roman" w:hAnsi="Times New Roman" w:cs="Times New Roman"/>
          <w:szCs w:val="20"/>
        </w:rPr>
      </w:pPr>
    </w:p>
    <w:p w14:paraId="3A9F7D8F" w14:textId="73994610" w:rsidR="00F33C6B" w:rsidRPr="00FD35A8" w:rsidRDefault="00321990" w:rsidP="00E62F6A">
      <w:pPr>
        <w:rPr>
          <w:rFonts w:ascii="Times New Roman" w:hAnsi="Times New Roman" w:cs="Times New Roman"/>
          <w:i/>
          <w:iCs/>
          <w:szCs w:val="20"/>
        </w:rPr>
      </w:pPr>
      <w:r w:rsidRPr="00FD35A8">
        <w:rPr>
          <w:rFonts w:ascii="Times New Roman" w:hAnsi="Times New Roman" w:cs="Times New Roman"/>
          <w:i/>
          <w:iCs/>
          <w:szCs w:val="20"/>
        </w:rPr>
        <w:t>Programming note: Subjects with multiple occurrences are counted once per system organ class and preferred term regardless of the number of occurrences.</w:t>
      </w:r>
      <w:r w:rsidR="004A4C8D" w:rsidRPr="00FD35A8">
        <w:rPr>
          <w:rFonts w:ascii="Times New Roman" w:hAnsi="Times New Roman" w:cs="Times New Roman"/>
          <w:i/>
          <w:iCs/>
          <w:szCs w:val="20"/>
        </w:rPr>
        <w:t xml:space="preserve"> The table is sorted by international order for system organ class and by decreasing number of subjects for preferred term based on the total number of subjects.</w:t>
      </w:r>
      <w:r w:rsidR="006D2C3A" w:rsidRPr="00FD35A8">
        <w:rPr>
          <w:rFonts w:ascii="Times New Roman" w:hAnsi="Times New Roman" w:cs="Times New Roman"/>
          <w:i/>
          <w:iCs/>
          <w:szCs w:val="20"/>
        </w:rPr>
        <w:t xml:space="preserve"> They will be sorted alphabetically when they </w:t>
      </w:r>
      <w:r w:rsidR="006D2C3A" w:rsidRPr="00FD35A8">
        <w:rPr>
          <w:rFonts w:ascii="Times New Roman" w:hAnsi="Times New Roman" w:cs="Times New Roman"/>
          <w:i/>
          <w:iCs/>
          <w:szCs w:val="20"/>
        </w:rPr>
        <w:lastRenderedPageBreak/>
        <w:t>have the same total frequency within the same level</w:t>
      </w:r>
      <w:r w:rsidR="009F783B" w:rsidRPr="00FD35A8">
        <w:rPr>
          <w:rFonts w:ascii="Times New Roman" w:hAnsi="Times New Roman" w:cs="Times New Roman"/>
          <w:i/>
          <w:iCs/>
          <w:szCs w:val="20"/>
        </w:rPr>
        <w:t>.</w:t>
      </w:r>
      <w:r w:rsidR="00F33C6B" w:rsidRPr="00FD35A8">
        <w:rPr>
          <w:rFonts w:ascii="Times New Roman" w:hAnsi="Times New Roman" w:cs="Times New Roman"/>
          <w:szCs w:val="20"/>
        </w:rPr>
        <w:br w:type="page"/>
      </w:r>
    </w:p>
    <w:p w14:paraId="65A25A8A" w14:textId="1A3FF592" w:rsidR="00106574" w:rsidRPr="00FD35A8" w:rsidRDefault="00106574" w:rsidP="00106574">
      <w:pPr>
        <w:pStyle w:val="TFLshelltitle1"/>
        <w:rPr>
          <w:rStyle w:val="Heading3Char1"/>
          <w:rFonts w:eastAsia="宋体"/>
          <w:b/>
          <w:bCs/>
          <w:color w:val="000000"/>
          <w:sz w:val="20"/>
          <w:szCs w:val="20"/>
          <w:lang w:eastAsia="zh-CN"/>
        </w:rPr>
      </w:pPr>
      <w:bookmarkStart w:id="1956" w:name="_Toc217918938"/>
      <w:r w:rsidRPr="00FD35A8">
        <w:rPr>
          <w:rStyle w:val="Heading3Char1"/>
          <w:rFonts w:eastAsia="宋体"/>
          <w:b/>
          <w:bCs/>
          <w:color w:val="000000"/>
          <w:sz w:val="20"/>
          <w:szCs w:val="20"/>
          <w:lang w:eastAsia="zh-CN"/>
        </w:rPr>
        <w:lastRenderedPageBreak/>
        <w:t xml:space="preserve">Listing </w:t>
      </w:r>
      <w:r w:rsidR="00B6351E" w:rsidRPr="00FD35A8">
        <w:rPr>
          <w:rStyle w:val="Heading3Char1"/>
          <w:rFonts w:eastAsia="宋体"/>
          <w:b/>
          <w:bCs/>
          <w:color w:val="000000"/>
          <w:sz w:val="20"/>
          <w:szCs w:val="20"/>
          <w:lang w:eastAsia="zh-CN"/>
        </w:rPr>
        <w:t>14.3</w:t>
      </w:r>
      <w:r w:rsidRPr="00FD35A8">
        <w:rPr>
          <w:rStyle w:val="Heading3Char1"/>
          <w:rFonts w:eastAsia="宋体"/>
          <w:b/>
          <w:bCs/>
          <w:color w:val="000000"/>
          <w:sz w:val="20"/>
          <w:szCs w:val="20"/>
          <w:lang w:eastAsia="zh-CN"/>
        </w:rPr>
        <w:t>.</w:t>
      </w:r>
      <w:r w:rsidR="00E62F6A" w:rsidRPr="00FD35A8">
        <w:rPr>
          <w:rStyle w:val="Heading3Char1"/>
          <w:rFonts w:eastAsia="宋体"/>
          <w:b/>
          <w:bCs/>
          <w:color w:val="000000"/>
          <w:sz w:val="20"/>
          <w:szCs w:val="20"/>
          <w:lang w:eastAsia="zh-CN"/>
        </w:rPr>
        <w:t>1</w:t>
      </w:r>
      <w:r w:rsidRPr="00FD35A8">
        <w:rPr>
          <w:rStyle w:val="Heading3Char1"/>
          <w:rFonts w:eastAsia="宋体"/>
          <w:b/>
          <w:bCs/>
          <w:color w:val="000000"/>
          <w:sz w:val="20"/>
          <w:szCs w:val="20"/>
          <w:lang w:eastAsia="zh-CN"/>
        </w:rPr>
        <w:t xml:space="preserve"> </w:t>
      </w:r>
      <w:r w:rsidR="00CA65EF" w:rsidRPr="00FD35A8">
        <w:rPr>
          <w:rStyle w:val="Heading3Char1"/>
          <w:rFonts w:eastAsia="宋体"/>
          <w:b/>
          <w:bCs/>
          <w:color w:val="000000"/>
          <w:sz w:val="20"/>
          <w:szCs w:val="20"/>
          <w:lang w:eastAsia="zh-CN"/>
        </w:rPr>
        <w:t xml:space="preserve">Adverse </w:t>
      </w:r>
      <w:r w:rsidR="006E5685" w:rsidRPr="00FD35A8">
        <w:rPr>
          <w:rStyle w:val="Heading3Char1"/>
          <w:rFonts w:eastAsia="宋体"/>
          <w:b/>
          <w:bCs/>
          <w:color w:val="000000"/>
          <w:sz w:val="20"/>
          <w:szCs w:val="20"/>
          <w:lang w:eastAsia="zh-CN"/>
        </w:rPr>
        <w:t>E</w:t>
      </w:r>
      <w:r w:rsidR="00CA65EF" w:rsidRPr="00FD35A8">
        <w:rPr>
          <w:rStyle w:val="Heading3Char1"/>
          <w:rFonts w:eastAsia="宋体"/>
          <w:b/>
          <w:bCs/>
          <w:color w:val="000000"/>
          <w:sz w:val="20"/>
          <w:szCs w:val="20"/>
          <w:lang w:eastAsia="zh-CN"/>
        </w:rPr>
        <w:t>vents (Safety Set)</w:t>
      </w:r>
      <w:bookmarkEnd w:id="1956"/>
      <w:r w:rsidR="007A347C" w:rsidRPr="00FD35A8" w:rsidDel="007A347C">
        <w:rPr>
          <w:rStyle w:val="Heading3Char1"/>
          <w:rFonts w:eastAsia="宋体"/>
          <w:b/>
          <w:bCs/>
          <w:color w:val="000000"/>
          <w:sz w:val="20"/>
          <w:szCs w:val="20"/>
          <w:lang w:eastAsia="zh-CN"/>
        </w:rPr>
        <w:t xml:space="preserve"> </w:t>
      </w:r>
    </w:p>
    <w:tbl>
      <w:tblPr>
        <w:tblStyle w:val="TableGrid"/>
        <w:tblW w:w="0" w:type="auto"/>
        <w:tblLook w:val="04A0" w:firstRow="1" w:lastRow="0" w:firstColumn="1" w:lastColumn="0" w:noHBand="0" w:noVBand="1"/>
      </w:tblPr>
      <w:tblGrid>
        <w:gridCol w:w="1245"/>
        <w:gridCol w:w="1039"/>
        <w:gridCol w:w="1371"/>
        <w:gridCol w:w="898"/>
        <w:gridCol w:w="1196"/>
        <w:gridCol w:w="1080"/>
        <w:gridCol w:w="998"/>
        <w:gridCol w:w="1048"/>
        <w:gridCol w:w="1096"/>
        <w:gridCol w:w="1317"/>
        <w:gridCol w:w="1039"/>
        <w:gridCol w:w="1392"/>
        <w:gridCol w:w="841"/>
      </w:tblGrid>
      <w:tr w:rsidR="0051529F" w:rsidRPr="00FD35A8" w14:paraId="2AFF8FB8" w14:textId="77777777" w:rsidTr="00F23C6A">
        <w:trPr>
          <w:trHeight w:val="315"/>
        </w:trPr>
        <w:tc>
          <w:tcPr>
            <w:tcW w:w="14560" w:type="dxa"/>
            <w:gridSpan w:val="13"/>
            <w:tcBorders>
              <w:top w:val="nil"/>
              <w:left w:val="nil"/>
              <w:bottom w:val="single" w:sz="4" w:space="0" w:color="auto"/>
              <w:right w:val="nil"/>
            </w:tcBorders>
            <w:noWrap/>
            <w:hideMark/>
          </w:tcPr>
          <w:p w14:paraId="0E1A88D2" w14:textId="23262A9C" w:rsidR="0051529F" w:rsidRPr="00FD35A8" w:rsidRDefault="0051529F" w:rsidP="006D7ADA">
            <w:pPr>
              <w:pStyle w:val="tabletext1"/>
              <w:ind w:left="0"/>
              <w:rPr>
                <w:rFonts w:eastAsia="等线"/>
                <w:sz w:val="20"/>
              </w:rPr>
            </w:pPr>
            <w:r w:rsidRPr="00FD35A8">
              <w:rPr>
                <w:rFonts w:eastAsia="等线"/>
                <w:sz w:val="20"/>
              </w:rPr>
              <w:t>&lt;&lt;Page by Subject identifier + study cohort&gt;&gt;</w:t>
            </w:r>
          </w:p>
        </w:tc>
      </w:tr>
      <w:tr w:rsidR="00120E83" w:rsidRPr="00FD35A8" w14:paraId="0AF31762" w14:textId="77777777" w:rsidTr="00F23C6A">
        <w:trPr>
          <w:trHeight w:val="1154"/>
        </w:trPr>
        <w:tc>
          <w:tcPr>
            <w:tcW w:w="1245" w:type="dxa"/>
            <w:tcBorders>
              <w:top w:val="single" w:sz="4" w:space="0" w:color="auto"/>
              <w:left w:val="nil"/>
              <w:bottom w:val="single" w:sz="4" w:space="0" w:color="auto"/>
              <w:right w:val="nil"/>
            </w:tcBorders>
            <w:hideMark/>
          </w:tcPr>
          <w:p w14:paraId="29395EDC" w14:textId="3A9F1BE7" w:rsidR="0051529F" w:rsidRPr="00FD35A8" w:rsidRDefault="0051529F" w:rsidP="001429C7">
            <w:pPr>
              <w:pStyle w:val="tabletext1"/>
              <w:ind w:left="0"/>
              <w:rPr>
                <w:rFonts w:eastAsia="等线"/>
                <w:sz w:val="20"/>
              </w:rPr>
            </w:pPr>
            <w:r w:rsidRPr="00FD35A8">
              <w:rPr>
                <w:rFonts w:eastAsia="等线"/>
                <w:sz w:val="20"/>
              </w:rPr>
              <w:t>Analysis phase [</w:t>
            </w:r>
            <w:r w:rsidR="004A2C3F" w:rsidRPr="00FD35A8">
              <w:rPr>
                <w:rFonts w:eastAsia="等线"/>
                <w:sz w:val="20"/>
                <w:lang w:eastAsia="zh-CN"/>
              </w:rPr>
              <w:t>a</w:t>
            </w:r>
            <w:r w:rsidRPr="00FD35A8">
              <w:rPr>
                <w:rFonts w:eastAsia="等线"/>
                <w:sz w:val="20"/>
              </w:rPr>
              <w:t>]</w:t>
            </w:r>
          </w:p>
        </w:tc>
        <w:tc>
          <w:tcPr>
            <w:tcW w:w="1039" w:type="dxa"/>
            <w:tcBorders>
              <w:top w:val="single" w:sz="4" w:space="0" w:color="auto"/>
              <w:left w:val="nil"/>
              <w:bottom w:val="single" w:sz="4" w:space="0" w:color="auto"/>
              <w:right w:val="nil"/>
            </w:tcBorders>
            <w:hideMark/>
          </w:tcPr>
          <w:p w14:paraId="18F8EFAC" w14:textId="64E93C8A" w:rsidR="0051529F" w:rsidRPr="00FD35A8" w:rsidRDefault="008A26CA" w:rsidP="001429C7">
            <w:pPr>
              <w:pStyle w:val="tabletext1"/>
              <w:ind w:left="0"/>
              <w:jc w:val="center"/>
              <w:rPr>
                <w:rFonts w:eastAsia="等线"/>
                <w:sz w:val="20"/>
              </w:rPr>
            </w:pPr>
            <w:r w:rsidRPr="00FD35A8">
              <w:rPr>
                <w:rFonts w:eastAsia="等线"/>
                <w:sz w:val="20"/>
                <w:lang w:eastAsia="zh-CN"/>
              </w:rPr>
              <w:t>W</w:t>
            </w:r>
            <w:r w:rsidR="0051529F" w:rsidRPr="00FD35A8">
              <w:rPr>
                <w:rFonts w:eastAsia="等线"/>
                <w:sz w:val="20"/>
              </w:rPr>
              <w:t>ithin 28 days after cell infusion</w:t>
            </w:r>
          </w:p>
        </w:tc>
        <w:tc>
          <w:tcPr>
            <w:tcW w:w="1371" w:type="dxa"/>
            <w:tcBorders>
              <w:top w:val="single" w:sz="4" w:space="0" w:color="auto"/>
              <w:left w:val="nil"/>
              <w:bottom w:val="single" w:sz="4" w:space="0" w:color="auto"/>
              <w:right w:val="nil"/>
            </w:tcBorders>
            <w:hideMark/>
          </w:tcPr>
          <w:p w14:paraId="210F537B" w14:textId="77777777" w:rsidR="0051529F" w:rsidRPr="00FD35A8" w:rsidRDefault="0051529F" w:rsidP="001429C7">
            <w:pPr>
              <w:pStyle w:val="tabletext1"/>
              <w:ind w:left="0"/>
              <w:jc w:val="center"/>
              <w:rPr>
                <w:rFonts w:eastAsia="等线"/>
                <w:sz w:val="20"/>
              </w:rPr>
            </w:pPr>
            <w:r w:rsidRPr="00FD35A8">
              <w:rPr>
                <w:rFonts w:eastAsia="等线"/>
                <w:sz w:val="20"/>
              </w:rPr>
              <w:t>Preferred term</w:t>
            </w:r>
            <w:r w:rsidRPr="00FD35A8">
              <w:rPr>
                <w:rFonts w:eastAsia="等线"/>
                <w:sz w:val="20"/>
              </w:rPr>
              <w:br/>
              <w:t>(MedDRA version x.x)/Reported term</w:t>
            </w:r>
          </w:p>
        </w:tc>
        <w:tc>
          <w:tcPr>
            <w:tcW w:w="898" w:type="dxa"/>
            <w:tcBorders>
              <w:top w:val="single" w:sz="4" w:space="0" w:color="auto"/>
              <w:left w:val="nil"/>
              <w:bottom w:val="single" w:sz="4" w:space="0" w:color="auto"/>
              <w:right w:val="nil"/>
            </w:tcBorders>
            <w:hideMark/>
          </w:tcPr>
          <w:p w14:paraId="64025FC9" w14:textId="77777777" w:rsidR="0051529F" w:rsidRPr="00FD35A8" w:rsidRDefault="0051529F" w:rsidP="001429C7">
            <w:pPr>
              <w:pStyle w:val="tabletext1"/>
              <w:ind w:left="0"/>
              <w:jc w:val="center"/>
              <w:rPr>
                <w:rFonts w:eastAsia="等线"/>
                <w:sz w:val="20"/>
              </w:rPr>
            </w:pPr>
            <w:r w:rsidRPr="00FD35A8">
              <w:rPr>
                <w:rFonts w:eastAsia="等线"/>
                <w:sz w:val="20"/>
              </w:rPr>
              <w:t>Start date</w:t>
            </w:r>
          </w:p>
        </w:tc>
        <w:tc>
          <w:tcPr>
            <w:tcW w:w="1196" w:type="dxa"/>
            <w:tcBorders>
              <w:top w:val="single" w:sz="4" w:space="0" w:color="auto"/>
              <w:left w:val="nil"/>
              <w:bottom w:val="single" w:sz="4" w:space="0" w:color="auto"/>
              <w:right w:val="nil"/>
            </w:tcBorders>
            <w:hideMark/>
          </w:tcPr>
          <w:p w14:paraId="4A219482" w14:textId="316386AB" w:rsidR="0051529F" w:rsidRPr="00FD35A8" w:rsidRDefault="0051529F" w:rsidP="001429C7">
            <w:pPr>
              <w:pStyle w:val="tabletext1"/>
              <w:ind w:left="0"/>
              <w:jc w:val="center"/>
              <w:rPr>
                <w:rFonts w:eastAsia="等线"/>
                <w:sz w:val="20"/>
                <w:lang w:eastAsia="zh-CN"/>
              </w:rPr>
            </w:pPr>
            <w:r w:rsidRPr="00FD35A8">
              <w:rPr>
                <w:rFonts w:eastAsia="等线"/>
                <w:sz w:val="20"/>
              </w:rPr>
              <w:t>Study day at start/Study day at end</w:t>
            </w:r>
            <w:r w:rsidR="004A2C3F" w:rsidRPr="00FD35A8">
              <w:rPr>
                <w:rFonts w:eastAsia="等线"/>
                <w:sz w:val="20"/>
                <w:lang w:eastAsia="zh-CN"/>
              </w:rPr>
              <w:t xml:space="preserve"> [b]</w:t>
            </w:r>
          </w:p>
        </w:tc>
        <w:tc>
          <w:tcPr>
            <w:tcW w:w="1080" w:type="dxa"/>
            <w:tcBorders>
              <w:top w:val="single" w:sz="4" w:space="0" w:color="auto"/>
              <w:left w:val="nil"/>
              <w:bottom w:val="single" w:sz="4" w:space="0" w:color="auto"/>
              <w:right w:val="nil"/>
            </w:tcBorders>
            <w:hideMark/>
          </w:tcPr>
          <w:p w14:paraId="054B2E0D" w14:textId="71FA1973" w:rsidR="0051529F" w:rsidRPr="00FD35A8" w:rsidRDefault="0051529F" w:rsidP="001429C7">
            <w:pPr>
              <w:pStyle w:val="tabletext1"/>
              <w:ind w:left="0"/>
              <w:jc w:val="center"/>
              <w:rPr>
                <w:rFonts w:eastAsia="等线"/>
                <w:sz w:val="20"/>
                <w:lang w:eastAsia="zh-CN"/>
              </w:rPr>
            </w:pPr>
            <w:r w:rsidRPr="00FD35A8">
              <w:rPr>
                <w:rFonts w:eastAsia="等线"/>
                <w:sz w:val="20"/>
              </w:rPr>
              <w:t>Duration (Days)</w:t>
            </w:r>
            <w:r w:rsidR="004A2C3F" w:rsidRPr="00FD35A8">
              <w:rPr>
                <w:rFonts w:eastAsia="等线"/>
                <w:sz w:val="20"/>
                <w:lang w:eastAsia="zh-CN"/>
              </w:rPr>
              <w:t xml:space="preserve"> [c]</w:t>
            </w:r>
          </w:p>
        </w:tc>
        <w:tc>
          <w:tcPr>
            <w:tcW w:w="998" w:type="dxa"/>
            <w:tcBorders>
              <w:top w:val="single" w:sz="4" w:space="0" w:color="auto"/>
              <w:left w:val="nil"/>
              <w:bottom w:val="single" w:sz="4" w:space="0" w:color="auto"/>
              <w:right w:val="nil"/>
            </w:tcBorders>
            <w:hideMark/>
          </w:tcPr>
          <w:p w14:paraId="30324EA3" w14:textId="77777777" w:rsidR="0051529F" w:rsidRPr="00FD35A8" w:rsidRDefault="0051529F" w:rsidP="001429C7">
            <w:pPr>
              <w:pStyle w:val="tabletext1"/>
              <w:ind w:left="0"/>
              <w:jc w:val="center"/>
              <w:rPr>
                <w:rFonts w:eastAsia="等线"/>
                <w:sz w:val="20"/>
              </w:rPr>
            </w:pPr>
            <w:r w:rsidRPr="00FD35A8">
              <w:rPr>
                <w:rFonts w:eastAsia="等线"/>
                <w:sz w:val="20"/>
              </w:rPr>
              <w:t>Serious event</w:t>
            </w:r>
          </w:p>
        </w:tc>
        <w:tc>
          <w:tcPr>
            <w:tcW w:w="1048" w:type="dxa"/>
            <w:tcBorders>
              <w:top w:val="single" w:sz="4" w:space="0" w:color="auto"/>
              <w:left w:val="nil"/>
              <w:bottom w:val="single" w:sz="4" w:space="0" w:color="auto"/>
              <w:right w:val="nil"/>
            </w:tcBorders>
            <w:hideMark/>
          </w:tcPr>
          <w:p w14:paraId="14FF999C" w14:textId="373627CC" w:rsidR="0051529F" w:rsidRPr="00FD35A8" w:rsidRDefault="0051529F" w:rsidP="001429C7">
            <w:pPr>
              <w:pStyle w:val="tabletext1"/>
              <w:ind w:left="0"/>
              <w:jc w:val="center"/>
              <w:rPr>
                <w:rFonts w:eastAsia="等线"/>
                <w:sz w:val="20"/>
              </w:rPr>
            </w:pPr>
            <w:r w:rsidRPr="00FD35A8">
              <w:rPr>
                <w:rFonts w:eastAsia="等线"/>
                <w:sz w:val="20"/>
              </w:rPr>
              <w:t>AE possibly related to CART therapy [</w:t>
            </w:r>
            <w:r w:rsidR="004A2C3F" w:rsidRPr="00FD35A8">
              <w:rPr>
                <w:rFonts w:eastAsia="等线"/>
                <w:sz w:val="20"/>
                <w:lang w:eastAsia="zh-CN"/>
              </w:rPr>
              <w:t>d</w:t>
            </w:r>
            <w:r w:rsidRPr="00FD35A8">
              <w:rPr>
                <w:rFonts w:eastAsia="等线"/>
                <w:sz w:val="20"/>
              </w:rPr>
              <w:t>]</w:t>
            </w:r>
          </w:p>
        </w:tc>
        <w:tc>
          <w:tcPr>
            <w:tcW w:w="1096" w:type="dxa"/>
            <w:tcBorders>
              <w:top w:val="single" w:sz="4" w:space="0" w:color="auto"/>
              <w:left w:val="nil"/>
              <w:bottom w:val="single" w:sz="4" w:space="0" w:color="auto"/>
              <w:right w:val="nil"/>
            </w:tcBorders>
            <w:hideMark/>
          </w:tcPr>
          <w:p w14:paraId="2CB4B9B5" w14:textId="77777777" w:rsidR="0051529F" w:rsidRPr="00FD35A8" w:rsidRDefault="0051529F" w:rsidP="001429C7">
            <w:pPr>
              <w:pStyle w:val="tabletext1"/>
              <w:ind w:left="0"/>
              <w:jc w:val="center"/>
              <w:rPr>
                <w:rFonts w:eastAsia="等线"/>
                <w:sz w:val="20"/>
              </w:rPr>
            </w:pPr>
            <w:r w:rsidRPr="00FD35A8">
              <w:rPr>
                <w:rFonts w:eastAsia="等线"/>
                <w:sz w:val="20"/>
              </w:rPr>
              <w:t>Outcome</w:t>
            </w:r>
          </w:p>
        </w:tc>
        <w:tc>
          <w:tcPr>
            <w:tcW w:w="1317" w:type="dxa"/>
            <w:tcBorders>
              <w:top w:val="single" w:sz="4" w:space="0" w:color="auto"/>
              <w:left w:val="nil"/>
              <w:bottom w:val="single" w:sz="4" w:space="0" w:color="auto"/>
              <w:right w:val="nil"/>
            </w:tcBorders>
            <w:hideMark/>
          </w:tcPr>
          <w:p w14:paraId="2C452BE6" w14:textId="77777777" w:rsidR="0051529F" w:rsidRPr="00FD35A8" w:rsidRDefault="0051529F" w:rsidP="001429C7">
            <w:pPr>
              <w:pStyle w:val="tabletext1"/>
              <w:ind w:left="0"/>
              <w:jc w:val="center"/>
              <w:rPr>
                <w:rFonts w:eastAsia="等线"/>
                <w:sz w:val="20"/>
              </w:rPr>
            </w:pPr>
            <w:r w:rsidRPr="00FD35A8">
              <w:rPr>
                <w:rFonts w:eastAsia="等线"/>
                <w:sz w:val="20"/>
              </w:rPr>
              <w:t>Concomitant or additional treatment given</w:t>
            </w:r>
          </w:p>
        </w:tc>
        <w:tc>
          <w:tcPr>
            <w:tcW w:w="1039" w:type="dxa"/>
            <w:tcBorders>
              <w:top w:val="single" w:sz="4" w:space="0" w:color="auto"/>
              <w:left w:val="nil"/>
              <w:bottom w:val="single" w:sz="4" w:space="0" w:color="auto"/>
              <w:right w:val="nil"/>
            </w:tcBorders>
            <w:hideMark/>
          </w:tcPr>
          <w:p w14:paraId="74B1D38B" w14:textId="33668EC6" w:rsidR="0051529F" w:rsidRPr="00FD35A8" w:rsidRDefault="0051529F" w:rsidP="001429C7">
            <w:pPr>
              <w:pStyle w:val="tabletext1"/>
              <w:ind w:left="0"/>
              <w:jc w:val="center"/>
              <w:rPr>
                <w:rFonts w:eastAsia="等线"/>
                <w:sz w:val="20"/>
                <w:lang w:eastAsia="zh-CN"/>
              </w:rPr>
            </w:pPr>
            <w:r w:rsidRPr="00FD35A8">
              <w:rPr>
                <w:rFonts w:eastAsia="等线"/>
                <w:sz w:val="20"/>
              </w:rPr>
              <w:t>CTCAE grade</w:t>
            </w:r>
            <w:r w:rsidR="002D04F5" w:rsidRPr="00FD35A8">
              <w:rPr>
                <w:rFonts w:eastAsia="等线"/>
                <w:sz w:val="20"/>
                <w:lang w:eastAsia="zh-CN"/>
              </w:rPr>
              <w:t xml:space="preserve"> [e]</w:t>
            </w:r>
          </w:p>
        </w:tc>
        <w:tc>
          <w:tcPr>
            <w:tcW w:w="1392" w:type="dxa"/>
            <w:tcBorders>
              <w:top w:val="single" w:sz="4" w:space="0" w:color="auto"/>
              <w:left w:val="nil"/>
              <w:bottom w:val="single" w:sz="4" w:space="0" w:color="auto"/>
              <w:right w:val="nil"/>
            </w:tcBorders>
            <w:hideMark/>
          </w:tcPr>
          <w:p w14:paraId="650D7627" w14:textId="77777777" w:rsidR="0051529F" w:rsidRPr="00FD35A8" w:rsidRDefault="0051529F" w:rsidP="001429C7">
            <w:pPr>
              <w:pStyle w:val="tabletext1"/>
              <w:ind w:left="0"/>
              <w:jc w:val="center"/>
              <w:rPr>
                <w:rFonts w:eastAsia="等线"/>
                <w:sz w:val="20"/>
              </w:rPr>
            </w:pPr>
            <w:r w:rsidRPr="00FD35A8">
              <w:rPr>
                <w:rFonts w:eastAsia="等线"/>
                <w:sz w:val="20"/>
              </w:rPr>
              <w:t>Action taken with CART therapy</w:t>
            </w:r>
          </w:p>
        </w:tc>
        <w:tc>
          <w:tcPr>
            <w:tcW w:w="841" w:type="dxa"/>
            <w:tcBorders>
              <w:top w:val="single" w:sz="4" w:space="0" w:color="auto"/>
              <w:left w:val="nil"/>
              <w:bottom w:val="single" w:sz="4" w:space="0" w:color="auto"/>
              <w:right w:val="nil"/>
            </w:tcBorders>
            <w:hideMark/>
          </w:tcPr>
          <w:p w14:paraId="507A9D58" w14:textId="77777777" w:rsidR="0051529F" w:rsidRPr="00FD35A8" w:rsidRDefault="0051529F" w:rsidP="001429C7">
            <w:pPr>
              <w:pStyle w:val="tabletext1"/>
              <w:ind w:left="0"/>
              <w:jc w:val="center"/>
              <w:rPr>
                <w:rFonts w:eastAsia="等线"/>
                <w:sz w:val="20"/>
              </w:rPr>
            </w:pPr>
            <w:r w:rsidRPr="00FD35A8">
              <w:rPr>
                <w:rFonts w:eastAsia="等线"/>
                <w:sz w:val="20"/>
              </w:rPr>
              <w:t>DLT</w:t>
            </w:r>
          </w:p>
        </w:tc>
      </w:tr>
      <w:tr w:rsidR="00120E83" w:rsidRPr="00FD35A8" w14:paraId="1E82918F" w14:textId="77777777" w:rsidTr="00F23C6A">
        <w:trPr>
          <w:trHeight w:val="720"/>
        </w:trPr>
        <w:tc>
          <w:tcPr>
            <w:tcW w:w="1245" w:type="dxa"/>
            <w:tcBorders>
              <w:top w:val="single" w:sz="4" w:space="0" w:color="auto"/>
              <w:left w:val="nil"/>
              <w:bottom w:val="nil"/>
              <w:right w:val="nil"/>
            </w:tcBorders>
            <w:hideMark/>
          </w:tcPr>
          <w:p w14:paraId="2AD4B8FC" w14:textId="77777777" w:rsidR="0051529F" w:rsidRPr="00FD35A8" w:rsidRDefault="0051529F" w:rsidP="001429C7">
            <w:pPr>
              <w:pStyle w:val="tabletext1"/>
              <w:ind w:left="0"/>
              <w:rPr>
                <w:rFonts w:eastAsia="等线"/>
                <w:sz w:val="20"/>
              </w:rPr>
            </w:pPr>
            <w:r w:rsidRPr="00FD35A8">
              <w:rPr>
                <w:rFonts w:eastAsia="等线"/>
                <w:sz w:val="20"/>
              </w:rPr>
              <w:t>Before cell infusion</w:t>
            </w:r>
          </w:p>
        </w:tc>
        <w:tc>
          <w:tcPr>
            <w:tcW w:w="1039" w:type="dxa"/>
            <w:tcBorders>
              <w:top w:val="single" w:sz="4" w:space="0" w:color="auto"/>
              <w:left w:val="nil"/>
              <w:bottom w:val="nil"/>
              <w:right w:val="nil"/>
            </w:tcBorders>
            <w:hideMark/>
          </w:tcPr>
          <w:p w14:paraId="3DC95FBB"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371" w:type="dxa"/>
            <w:tcBorders>
              <w:top w:val="single" w:sz="4" w:space="0" w:color="auto"/>
              <w:left w:val="nil"/>
              <w:bottom w:val="nil"/>
              <w:right w:val="nil"/>
            </w:tcBorders>
            <w:hideMark/>
          </w:tcPr>
          <w:p w14:paraId="716A6E02" w14:textId="77777777" w:rsidR="0051529F" w:rsidRPr="00FD35A8" w:rsidRDefault="0051529F" w:rsidP="001429C7">
            <w:pPr>
              <w:pStyle w:val="tabletext1"/>
              <w:ind w:left="0"/>
              <w:jc w:val="center"/>
              <w:rPr>
                <w:rFonts w:eastAsia="等线"/>
                <w:sz w:val="20"/>
              </w:rPr>
            </w:pPr>
            <w:r w:rsidRPr="00FD35A8">
              <w:rPr>
                <w:rFonts w:eastAsia="等线"/>
                <w:sz w:val="20"/>
              </w:rPr>
              <w:t>Xxxxxxxx/ Xxxxxxxxx</w:t>
            </w:r>
          </w:p>
        </w:tc>
        <w:tc>
          <w:tcPr>
            <w:tcW w:w="898" w:type="dxa"/>
            <w:tcBorders>
              <w:top w:val="single" w:sz="4" w:space="0" w:color="auto"/>
              <w:left w:val="nil"/>
              <w:bottom w:val="nil"/>
              <w:right w:val="nil"/>
            </w:tcBorders>
            <w:hideMark/>
          </w:tcPr>
          <w:p w14:paraId="1B0B4435" w14:textId="77777777" w:rsidR="0051529F" w:rsidRPr="00FD35A8" w:rsidRDefault="0051529F" w:rsidP="001429C7">
            <w:pPr>
              <w:pStyle w:val="tabletext1"/>
              <w:ind w:left="0"/>
              <w:jc w:val="center"/>
              <w:rPr>
                <w:rFonts w:eastAsia="等线"/>
                <w:sz w:val="20"/>
              </w:rPr>
            </w:pPr>
            <w:r w:rsidRPr="00FD35A8">
              <w:rPr>
                <w:rFonts w:eastAsia="等线"/>
                <w:sz w:val="20"/>
              </w:rPr>
              <w:t>yyyy-mm-dd</w:t>
            </w:r>
          </w:p>
        </w:tc>
        <w:tc>
          <w:tcPr>
            <w:tcW w:w="1196" w:type="dxa"/>
            <w:tcBorders>
              <w:top w:val="single" w:sz="4" w:space="0" w:color="auto"/>
              <w:left w:val="nil"/>
              <w:bottom w:val="nil"/>
              <w:right w:val="nil"/>
            </w:tcBorders>
            <w:hideMark/>
          </w:tcPr>
          <w:p w14:paraId="1A4453F0" w14:textId="77777777" w:rsidR="0051529F" w:rsidRPr="00FD35A8" w:rsidRDefault="0051529F" w:rsidP="001429C7">
            <w:pPr>
              <w:pStyle w:val="tabletext1"/>
              <w:ind w:left="0"/>
              <w:jc w:val="center"/>
              <w:rPr>
                <w:rFonts w:eastAsia="等线"/>
                <w:sz w:val="20"/>
              </w:rPr>
            </w:pPr>
            <w:r w:rsidRPr="00FD35A8">
              <w:rPr>
                <w:rFonts w:eastAsia="等线"/>
                <w:sz w:val="20"/>
              </w:rPr>
              <w:t>-4/44*</w:t>
            </w:r>
          </w:p>
        </w:tc>
        <w:tc>
          <w:tcPr>
            <w:tcW w:w="1080" w:type="dxa"/>
            <w:tcBorders>
              <w:top w:val="single" w:sz="4" w:space="0" w:color="auto"/>
              <w:left w:val="nil"/>
              <w:bottom w:val="nil"/>
              <w:right w:val="nil"/>
            </w:tcBorders>
            <w:hideMark/>
          </w:tcPr>
          <w:p w14:paraId="4A54D7E2" w14:textId="77777777" w:rsidR="0051529F" w:rsidRPr="00FD35A8" w:rsidRDefault="0051529F" w:rsidP="001429C7">
            <w:pPr>
              <w:pStyle w:val="tabletext1"/>
              <w:ind w:left="0"/>
              <w:jc w:val="center"/>
              <w:rPr>
                <w:rFonts w:eastAsia="等线"/>
                <w:sz w:val="20"/>
              </w:rPr>
            </w:pPr>
            <w:r w:rsidRPr="00FD35A8">
              <w:rPr>
                <w:rFonts w:eastAsia="等线"/>
                <w:sz w:val="20"/>
              </w:rPr>
              <w:t>NC</w:t>
            </w:r>
          </w:p>
        </w:tc>
        <w:tc>
          <w:tcPr>
            <w:tcW w:w="998" w:type="dxa"/>
            <w:tcBorders>
              <w:top w:val="single" w:sz="4" w:space="0" w:color="auto"/>
              <w:left w:val="nil"/>
              <w:bottom w:val="nil"/>
              <w:right w:val="nil"/>
            </w:tcBorders>
            <w:hideMark/>
          </w:tcPr>
          <w:p w14:paraId="33EACDB2"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48" w:type="dxa"/>
            <w:tcBorders>
              <w:top w:val="single" w:sz="4" w:space="0" w:color="auto"/>
              <w:left w:val="nil"/>
              <w:bottom w:val="nil"/>
              <w:right w:val="nil"/>
            </w:tcBorders>
            <w:hideMark/>
          </w:tcPr>
          <w:p w14:paraId="51E20246"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96" w:type="dxa"/>
            <w:tcBorders>
              <w:top w:val="single" w:sz="4" w:space="0" w:color="auto"/>
              <w:left w:val="nil"/>
              <w:bottom w:val="nil"/>
              <w:right w:val="nil"/>
            </w:tcBorders>
            <w:hideMark/>
          </w:tcPr>
          <w:p w14:paraId="667E24BF" w14:textId="77777777" w:rsidR="0051529F" w:rsidRPr="00FD35A8" w:rsidRDefault="0051529F" w:rsidP="001429C7">
            <w:pPr>
              <w:pStyle w:val="tabletext1"/>
              <w:ind w:left="0"/>
              <w:jc w:val="center"/>
              <w:rPr>
                <w:rFonts w:eastAsia="等线"/>
                <w:sz w:val="20"/>
              </w:rPr>
            </w:pPr>
            <w:r w:rsidRPr="00FD35A8">
              <w:rPr>
                <w:rFonts w:eastAsia="等线"/>
                <w:sz w:val="20"/>
              </w:rPr>
              <w:t>xxxx</w:t>
            </w:r>
          </w:p>
        </w:tc>
        <w:tc>
          <w:tcPr>
            <w:tcW w:w="1317" w:type="dxa"/>
            <w:tcBorders>
              <w:top w:val="single" w:sz="4" w:space="0" w:color="auto"/>
              <w:left w:val="nil"/>
              <w:bottom w:val="nil"/>
              <w:right w:val="nil"/>
            </w:tcBorders>
            <w:hideMark/>
          </w:tcPr>
          <w:p w14:paraId="1054B41E"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39" w:type="dxa"/>
            <w:tcBorders>
              <w:top w:val="single" w:sz="4" w:space="0" w:color="auto"/>
              <w:left w:val="nil"/>
              <w:bottom w:val="nil"/>
              <w:right w:val="nil"/>
            </w:tcBorders>
            <w:hideMark/>
          </w:tcPr>
          <w:p w14:paraId="1C8E98A0" w14:textId="77777777" w:rsidR="0051529F" w:rsidRPr="00FD35A8" w:rsidRDefault="0051529F" w:rsidP="001429C7">
            <w:pPr>
              <w:pStyle w:val="tabletext1"/>
              <w:ind w:left="0"/>
              <w:jc w:val="center"/>
              <w:rPr>
                <w:rFonts w:eastAsia="等线"/>
                <w:sz w:val="20"/>
              </w:rPr>
            </w:pPr>
            <w:r w:rsidRPr="00FD35A8">
              <w:rPr>
                <w:rFonts w:eastAsia="等线"/>
                <w:sz w:val="20"/>
              </w:rPr>
              <w:t>Xxxxx</w:t>
            </w:r>
          </w:p>
        </w:tc>
        <w:tc>
          <w:tcPr>
            <w:tcW w:w="1392" w:type="dxa"/>
            <w:tcBorders>
              <w:top w:val="single" w:sz="4" w:space="0" w:color="auto"/>
              <w:left w:val="nil"/>
              <w:bottom w:val="nil"/>
              <w:right w:val="nil"/>
            </w:tcBorders>
            <w:hideMark/>
          </w:tcPr>
          <w:p w14:paraId="2581EEAB" w14:textId="77777777" w:rsidR="0051529F" w:rsidRPr="00FD35A8" w:rsidRDefault="0051529F" w:rsidP="001429C7">
            <w:pPr>
              <w:pStyle w:val="tabletext1"/>
              <w:ind w:left="0"/>
              <w:jc w:val="center"/>
              <w:rPr>
                <w:rFonts w:eastAsia="等线"/>
                <w:sz w:val="20"/>
              </w:rPr>
            </w:pPr>
            <w:r w:rsidRPr="00FD35A8">
              <w:rPr>
                <w:rFonts w:eastAsia="等线"/>
                <w:sz w:val="20"/>
              </w:rPr>
              <w:t>Dose not changed/Dose not changed</w:t>
            </w:r>
          </w:p>
        </w:tc>
        <w:tc>
          <w:tcPr>
            <w:tcW w:w="841" w:type="dxa"/>
            <w:tcBorders>
              <w:top w:val="single" w:sz="4" w:space="0" w:color="auto"/>
              <w:left w:val="nil"/>
              <w:bottom w:val="nil"/>
              <w:right w:val="nil"/>
            </w:tcBorders>
            <w:hideMark/>
          </w:tcPr>
          <w:p w14:paraId="04ADE6F9" w14:textId="77777777" w:rsidR="0051529F" w:rsidRPr="00FD35A8" w:rsidRDefault="0051529F" w:rsidP="001429C7">
            <w:pPr>
              <w:pStyle w:val="tabletext1"/>
              <w:ind w:left="0"/>
              <w:jc w:val="center"/>
              <w:rPr>
                <w:rFonts w:eastAsia="等线"/>
                <w:sz w:val="20"/>
              </w:rPr>
            </w:pPr>
            <w:r w:rsidRPr="00FD35A8">
              <w:rPr>
                <w:rFonts w:eastAsia="等线"/>
                <w:sz w:val="20"/>
              </w:rPr>
              <w:t>Y/N</w:t>
            </w:r>
          </w:p>
        </w:tc>
      </w:tr>
      <w:tr w:rsidR="00120E83" w:rsidRPr="00FD35A8" w14:paraId="4ECDE5E2" w14:textId="77777777" w:rsidTr="00BE114B">
        <w:trPr>
          <w:trHeight w:val="480"/>
        </w:trPr>
        <w:tc>
          <w:tcPr>
            <w:tcW w:w="1245" w:type="dxa"/>
            <w:tcBorders>
              <w:top w:val="nil"/>
              <w:left w:val="nil"/>
              <w:bottom w:val="nil"/>
              <w:right w:val="nil"/>
            </w:tcBorders>
            <w:hideMark/>
          </w:tcPr>
          <w:p w14:paraId="1216F025" w14:textId="77777777" w:rsidR="0051529F" w:rsidRPr="00FD35A8" w:rsidRDefault="0051529F" w:rsidP="001429C7">
            <w:pPr>
              <w:pStyle w:val="tabletext1"/>
              <w:ind w:left="0"/>
              <w:rPr>
                <w:rFonts w:eastAsia="等线"/>
                <w:sz w:val="20"/>
              </w:rPr>
            </w:pPr>
            <w:r w:rsidRPr="00FD35A8">
              <w:rPr>
                <w:rFonts w:eastAsia="等线"/>
                <w:sz w:val="20"/>
              </w:rPr>
              <w:t>After cell infusion</w:t>
            </w:r>
          </w:p>
        </w:tc>
        <w:tc>
          <w:tcPr>
            <w:tcW w:w="1039" w:type="dxa"/>
            <w:tcBorders>
              <w:top w:val="nil"/>
              <w:left w:val="nil"/>
              <w:bottom w:val="nil"/>
              <w:right w:val="nil"/>
            </w:tcBorders>
            <w:hideMark/>
          </w:tcPr>
          <w:p w14:paraId="15078313"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371" w:type="dxa"/>
            <w:tcBorders>
              <w:top w:val="nil"/>
              <w:left w:val="nil"/>
              <w:bottom w:val="nil"/>
              <w:right w:val="nil"/>
            </w:tcBorders>
            <w:hideMark/>
          </w:tcPr>
          <w:p w14:paraId="5C3C3C41" w14:textId="5FDF7B04" w:rsidR="0051529F" w:rsidRPr="00FD35A8" w:rsidRDefault="0051529F" w:rsidP="001429C7">
            <w:pPr>
              <w:pStyle w:val="tabletext1"/>
              <w:ind w:left="0"/>
              <w:jc w:val="center"/>
              <w:rPr>
                <w:rFonts w:eastAsia="等线"/>
                <w:sz w:val="20"/>
              </w:rPr>
            </w:pPr>
            <w:r w:rsidRPr="00FD35A8">
              <w:rPr>
                <w:rFonts w:eastAsia="等线"/>
                <w:sz w:val="20"/>
              </w:rPr>
              <w:t>Xxxxxxxx/ Xxxxxxxxx</w:t>
            </w:r>
          </w:p>
        </w:tc>
        <w:tc>
          <w:tcPr>
            <w:tcW w:w="898" w:type="dxa"/>
            <w:tcBorders>
              <w:top w:val="nil"/>
              <w:left w:val="nil"/>
              <w:bottom w:val="nil"/>
              <w:right w:val="nil"/>
            </w:tcBorders>
            <w:hideMark/>
          </w:tcPr>
          <w:p w14:paraId="0DE066FA" w14:textId="77777777" w:rsidR="0051529F" w:rsidRPr="00FD35A8" w:rsidRDefault="0051529F" w:rsidP="001429C7">
            <w:pPr>
              <w:pStyle w:val="tabletext1"/>
              <w:ind w:left="0"/>
              <w:jc w:val="center"/>
              <w:rPr>
                <w:rFonts w:eastAsia="等线"/>
                <w:sz w:val="20"/>
              </w:rPr>
            </w:pPr>
            <w:r w:rsidRPr="00FD35A8">
              <w:rPr>
                <w:rFonts w:eastAsia="等线"/>
                <w:sz w:val="20"/>
              </w:rPr>
              <w:t>yyyy-mm-dd</w:t>
            </w:r>
          </w:p>
        </w:tc>
        <w:tc>
          <w:tcPr>
            <w:tcW w:w="1196" w:type="dxa"/>
            <w:tcBorders>
              <w:top w:val="nil"/>
              <w:left w:val="nil"/>
              <w:bottom w:val="nil"/>
              <w:right w:val="nil"/>
            </w:tcBorders>
            <w:hideMark/>
          </w:tcPr>
          <w:p w14:paraId="74DB44BB" w14:textId="3880FCB4" w:rsidR="0051529F" w:rsidRPr="00FD35A8" w:rsidRDefault="0051529F" w:rsidP="001429C7">
            <w:pPr>
              <w:pStyle w:val="tabletext1"/>
              <w:ind w:left="0"/>
              <w:jc w:val="center"/>
              <w:rPr>
                <w:rFonts w:eastAsia="等线"/>
                <w:sz w:val="20"/>
                <w:lang w:eastAsia="zh-CN"/>
              </w:rPr>
            </w:pPr>
          </w:p>
        </w:tc>
        <w:tc>
          <w:tcPr>
            <w:tcW w:w="1080" w:type="dxa"/>
            <w:tcBorders>
              <w:top w:val="nil"/>
              <w:left w:val="nil"/>
              <w:bottom w:val="nil"/>
              <w:right w:val="nil"/>
            </w:tcBorders>
            <w:hideMark/>
          </w:tcPr>
          <w:p w14:paraId="1AE8B7D1" w14:textId="77777777" w:rsidR="0051529F" w:rsidRPr="00FD35A8" w:rsidRDefault="0051529F" w:rsidP="001429C7">
            <w:pPr>
              <w:pStyle w:val="tabletext1"/>
              <w:ind w:left="0"/>
              <w:jc w:val="center"/>
              <w:rPr>
                <w:rFonts w:eastAsia="等线"/>
                <w:sz w:val="20"/>
              </w:rPr>
            </w:pPr>
            <w:r w:rsidRPr="00FD35A8">
              <w:rPr>
                <w:rFonts w:eastAsia="等线"/>
                <w:sz w:val="20"/>
              </w:rPr>
              <w:t>NC</w:t>
            </w:r>
          </w:p>
        </w:tc>
        <w:tc>
          <w:tcPr>
            <w:tcW w:w="998" w:type="dxa"/>
            <w:tcBorders>
              <w:top w:val="nil"/>
              <w:left w:val="nil"/>
              <w:bottom w:val="nil"/>
              <w:right w:val="nil"/>
            </w:tcBorders>
            <w:hideMark/>
          </w:tcPr>
          <w:p w14:paraId="6CE08665"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48" w:type="dxa"/>
            <w:tcBorders>
              <w:top w:val="nil"/>
              <w:left w:val="nil"/>
              <w:bottom w:val="nil"/>
              <w:right w:val="nil"/>
            </w:tcBorders>
            <w:hideMark/>
          </w:tcPr>
          <w:p w14:paraId="7C90B6BE"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96" w:type="dxa"/>
            <w:tcBorders>
              <w:top w:val="nil"/>
              <w:left w:val="nil"/>
              <w:bottom w:val="nil"/>
              <w:right w:val="nil"/>
            </w:tcBorders>
            <w:hideMark/>
          </w:tcPr>
          <w:p w14:paraId="56BF8026" w14:textId="77777777" w:rsidR="0051529F" w:rsidRPr="00FD35A8" w:rsidRDefault="0051529F" w:rsidP="001429C7">
            <w:pPr>
              <w:pStyle w:val="tabletext1"/>
              <w:ind w:left="0"/>
              <w:jc w:val="center"/>
              <w:rPr>
                <w:rFonts w:eastAsia="等线"/>
                <w:sz w:val="20"/>
              </w:rPr>
            </w:pPr>
            <w:r w:rsidRPr="00FD35A8">
              <w:rPr>
                <w:rFonts w:eastAsia="等线"/>
                <w:sz w:val="20"/>
              </w:rPr>
              <w:t>xxxx</w:t>
            </w:r>
          </w:p>
        </w:tc>
        <w:tc>
          <w:tcPr>
            <w:tcW w:w="1317" w:type="dxa"/>
            <w:tcBorders>
              <w:top w:val="nil"/>
              <w:left w:val="nil"/>
              <w:bottom w:val="nil"/>
              <w:right w:val="nil"/>
            </w:tcBorders>
            <w:hideMark/>
          </w:tcPr>
          <w:p w14:paraId="0BA405A7" w14:textId="77777777" w:rsidR="0051529F" w:rsidRPr="00FD35A8" w:rsidRDefault="0051529F" w:rsidP="001429C7">
            <w:pPr>
              <w:pStyle w:val="tabletext1"/>
              <w:ind w:left="0"/>
              <w:jc w:val="center"/>
              <w:rPr>
                <w:rFonts w:eastAsia="等线"/>
                <w:sz w:val="20"/>
              </w:rPr>
            </w:pPr>
            <w:r w:rsidRPr="00FD35A8">
              <w:rPr>
                <w:rFonts w:eastAsia="等线"/>
                <w:sz w:val="20"/>
              </w:rPr>
              <w:t>Y/N</w:t>
            </w:r>
          </w:p>
        </w:tc>
        <w:tc>
          <w:tcPr>
            <w:tcW w:w="1039" w:type="dxa"/>
            <w:tcBorders>
              <w:top w:val="nil"/>
              <w:left w:val="nil"/>
              <w:bottom w:val="nil"/>
              <w:right w:val="nil"/>
            </w:tcBorders>
            <w:hideMark/>
          </w:tcPr>
          <w:p w14:paraId="2E7994F6" w14:textId="77777777" w:rsidR="0051529F" w:rsidRPr="00FD35A8" w:rsidRDefault="0051529F" w:rsidP="001429C7">
            <w:pPr>
              <w:pStyle w:val="tabletext1"/>
              <w:ind w:left="0"/>
              <w:jc w:val="center"/>
              <w:rPr>
                <w:rFonts w:eastAsia="等线"/>
                <w:sz w:val="20"/>
              </w:rPr>
            </w:pPr>
            <w:r w:rsidRPr="00FD35A8">
              <w:rPr>
                <w:rFonts w:eastAsia="等线"/>
                <w:sz w:val="20"/>
              </w:rPr>
              <w:t>Xxxxx</w:t>
            </w:r>
          </w:p>
        </w:tc>
        <w:tc>
          <w:tcPr>
            <w:tcW w:w="1392" w:type="dxa"/>
            <w:tcBorders>
              <w:top w:val="nil"/>
              <w:left w:val="nil"/>
              <w:bottom w:val="nil"/>
              <w:right w:val="nil"/>
            </w:tcBorders>
            <w:hideMark/>
          </w:tcPr>
          <w:p w14:paraId="09546B2D" w14:textId="77777777" w:rsidR="0051529F" w:rsidRPr="00FD35A8" w:rsidRDefault="0051529F" w:rsidP="001429C7">
            <w:pPr>
              <w:pStyle w:val="tabletext1"/>
              <w:ind w:left="0"/>
              <w:jc w:val="center"/>
              <w:rPr>
                <w:rFonts w:eastAsia="等线"/>
                <w:sz w:val="20"/>
              </w:rPr>
            </w:pPr>
            <w:r w:rsidRPr="00FD35A8">
              <w:rPr>
                <w:rFonts w:eastAsia="等线"/>
                <w:sz w:val="20"/>
              </w:rPr>
              <w:t>Dose not changed</w:t>
            </w:r>
          </w:p>
        </w:tc>
        <w:tc>
          <w:tcPr>
            <w:tcW w:w="841" w:type="dxa"/>
            <w:tcBorders>
              <w:top w:val="nil"/>
              <w:left w:val="nil"/>
              <w:bottom w:val="nil"/>
              <w:right w:val="nil"/>
            </w:tcBorders>
            <w:hideMark/>
          </w:tcPr>
          <w:p w14:paraId="06A04D9B" w14:textId="77777777" w:rsidR="0051529F" w:rsidRPr="00FD35A8" w:rsidRDefault="0051529F" w:rsidP="001429C7">
            <w:pPr>
              <w:pStyle w:val="tabletext1"/>
              <w:ind w:left="0"/>
              <w:jc w:val="center"/>
              <w:rPr>
                <w:rFonts w:eastAsia="等线"/>
                <w:sz w:val="20"/>
              </w:rPr>
            </w:pPr>
            <w:r w:rsidRPr="00FD35A8">
              <w:rPr>
                <w:rFonts w:eastAsia="等线"/>
                <w:sz w:val="20"/>
              </w:rPr>
              <w:t>Y/N</w:t>
            </w:r>
          </w:p>
        </w:tc>
      </w:tr>
      <w:tr w:rsidR="00120E83" w:rsidRPr="00FD35A8" w14:paraId="142C3C23" w14:textId="77777777" w:rsidTr="00BE114B">
        <w:trPr>
          <w:trHeight w:val="300"/>
        </w:trPr>
        <w:tc>
          <w:tcPr>
            <w:tcW w:w="1245" w:type="dxa"/>
            <w:tcBorders>
              <w:top w:val="nil"/>
              <w:left w:val="nil"/>
              <w:bottom w:val="single" w:sz="4" w:space="0" w:color="auto"/>
              <w:right w:val="nil"/>
            </w:tcBorders>
            <w:hideMark/>
          </w:tcPr>
          <w:p w14:paraId="412A186B" w14:textId="07AF2E5F" w:rsidR="0051529F" w:rsidRPr="00FD35A8" w:rsidRDefault="0051529F" w:rsidP="00672ECA">
            <w:pPr>
              <w:pStyle w:val="tabletext1"/>
              <w:ind w:left="0"/>
              <w:rPr>
                <w:rFonts w:eastAsia="等线"/>
                <w:sz w:val="20"/>
                <w:lang w:eastAsia="zh-CN"/>
              </w:rPr>
            </w:pPr>
          </w:p>
        </w:tc>
        <w:tc>
          <w:tcPr>
            <w:tcW w:w="1039" w:type="dxa"/>
            <w:tcBorders>
              <w:top w:val="nil"/>
              <w:left w:val="nil"/>
              <w:bottom w:val="single" w:sz="4" w:space="0" w:color="auto"/>
              <w:right w:val="nil"/>
            </w:tcBorders>
            <w:hideMark/>
          </w:tcPr>
          <w:p w14:paraId="06F7A6B4" w14:textId="6692B6EB" w:rsidR="0051529F" w:rsidRPr="00FD35A8" w:rsidRDefault="0051529F" w:rsidP="00672ECA">
            <w:pPr>
              <w:pStyle w:val="tabletext1"/>
              <w:ind w:left="0"/>
              <w:rPr>
                <w:rFonts w:eastAsia="等线"/>
                <w:sz w:val="20"/>
                <w:lang w:eastAsia="zh-CN"/>
              </w:rPr>
            </w:pPr>
          </w:p>
        </w:tc>
        <w:tc>
          <w:tcPr>
            <w:tcW w:w="1371" w:type="dxa"/>
            <w:tcBorders>
              <w:top w:val="nil"/>
              <w:left w:val="nil"/>
              <w:bottom w:val="single" w:sz="4" w:space="0" w:color="auto"/>
              <w:right w:val="nil"/>
            </w:tcBorders>
            <w:hideMark/>
          </w:tcPr>
          <w:p w14:paraId="65C2F518" w14:textId="25804F5B" w:rsidR="0051529F" w:rsidRPr="00FD35A8" w:rsidRDefault="0051529F" w:rsidP="00672ECA">
            <w:pPr>
              <w:pStyle w:val="tabletext1"/>
              <w:ind w:left="0"/>
              <w:rPr>
                <w:rFonts w:eastAsia="等线"/>
                <w:sz w:val="20"/>
                <w:lang w:eastAsia="zh-CN"/>
              </w:rPr>
            </w:pPr>
          </w:p>
        </w:tc>
        <w:tc>
          <w:tcPr>
            <w:tcW w:w="898" w:type="dxa"/>
            <w:tcBorders>
              <w:top w:val="nil"/>
              <w:left w:val="nil"/>
              <w:bottom w:val="single" w:sz="4" w:space="0" w:color="auto"/>
              <w:right w:val="nil"/>
            </w:tcBorders>
            <w:hideMark/>
          </w:tcPr>
          <w:p w14:paraId="03419248" w14:textId="467124CF" w:rsidR="0051529F" w:rsidRPr="00FD35A8" w:rsidRDefault="0051529F" w:rsidP="00672ECA">
            <w:pPr>
              <w:pStyle w:val="tabletext1"/>
              <w:ind w:left="0"/>
              <w:rPr>
                <w:rFonts w:eastAsia="等线"/>
                <w:sz w:val="20"/>
                <w:lang w:eastAsia="zh-CN"/>
              </w:rPr>
            </w:pPr>
          </w:p>
        </w:tc>
        <w:tc>
          <w:tcPr>
            <w:tcW w:w="1196" w:type="dxa"/>
            <w:tcBorders>
              <w:top w:val="nil"/>
              <w:left w:val="nil"/>
              <w:bottom w:val="single" w:sz="4" w:space="0" w:color="auto"/>
              <w:right w:val="nil"/>
            </w:tcBorders>
            <w:hideMark/>
          </w:tcPr>
          <w:p w14:paraId="0595919A" w14:textId="7D9DEF5D" w:rsidR="0051529F" w:rsidRPr="00FD35A8" w:rsidRDefault="0051529F" w:rsidP="00672ECA">
            <w:pPr>
              <w:pStyle w:val="tabletext1"/>
              <w:ind w:left="0"/>
              <w:rPr>
                <w:rFonts w:eastAsia="等线"/>
                <w:sz w:val="20"/>
                <w:lang w:eastAsia="zh-CN"/>
              </w:rPr>
            </w:pPr>
          </w:p>
        </w:tc>
        <w:tc>
          <w:tcPr>
            <w:tcW w:w="1080" w:type="dxa"/>
            <w:tcBorders>
              <w:top w:val="nil"/>
              <w:left w:val="nil"/>
              <w:bottom w:val="single" w:sz="4" w:space="0" w:color="auto"/>
              <w:right w:val="nil"/>
            </w:tcBorders>
            <w:hideMark/>
          </w:tcPr>
          <w:p w14:paraId="55FF7253" w14:textId="2EF4BEA5" w:rsidR="0051529F" w:rsidRPr="00FD35A8" w:rsidRDefault="0051529F" w:rsidP="00672ECA">
            <w:pPr>
              <w:pStyle w:val="tabletext1"/>
              <w:ind w:left="0"/>
              <w:rPr>
                <w:rFonts w:eastAsia="等线"/>
                <w:sz w:val="20"/>
                <w:lang w:eastAsia="zh-CN"/>
              </w:rPr>
            </w:pPr>
          </w:p>
        </w:tc>
        <w:tc>
          <w:tcPr>
            <w:tcW w:w="998" w:type="dxa"/>
            <w:tcBorders>
              <w:top w:val="nil"/>
              <w:left w:val="nil"/>
              <w:bottom w:val="single" w:sz="4" w:space="0" w:color="auto"/>
              <w:right w:val="nil"/>
            </w:tcBorders>
            <w:hideMark/>
          </w:tcPr>
          <w:p w14:paraId="43D1BF85" w14:textId="7E427D28" w:rsidR="0051529F" w:rsidRPr="00FD35A8" w:rsidRDefault="0051529F" w:rsidP="00672ECA">
            <w:pPr>
              <w:pStyle w:val="tabletext1"/>
              <w:ind w:left="0"/>
              <w:rPr>
                <w:rFonts w:eastAsia="等线"/>
                <w:sz w:val="20"/>
                <w:lang w:eastAsia="zh-CN"/>
              </w:rPr>
            </w:pPr>
          </w:p>
        </w:tc>
        <w:tc>
          <w:tcPr>
            <w:tcW w:w="1048" w:type="dxa"/>
            <w:tcBorders>
              <w:top w:val="nil"/>
              <w:left w:val="nil"/>
              <w:bottom w:val="single" w:sz="4" w:space="0" w:color="auto"/>
              <w:right w:val="nil"/>
            </w:tcBorders>
            <w:hideMark/>
          </w:tcPr>
          <w:p w14:paraId="60AD3904" w14:textId="57C850BB" w:rsidR="0051529F" w:rsidRPr="00FD35A8" w:rsidRDefault="0051529F" w:rsidP="00672ECA">
            <w:pPr>
              <w:pStyle w:val="tabletext1"/>
              <w:ind w:left="0"/>
              <w:rPr>
                <w:rFonts w:eastAsia="等线"/>
                <w:sz w:val="20"/>
                <w:lang w:eastAsia="zh-CN"/>
              </w:rPr>
            </w:pPr>
          </w:p>
        </w:tc>
        <w:tc>
          <w:tcPr>
            <w:tcW w:w="1096" w:type="dxa"/>
            <w:tcBorders>
              <w:top w:val="nil"/>
              <w:left w:val="nil"/>
              <w:bottom w:val="single" w:sz="4" w:space="0" w:color="auto"/>
              <w:right w:val="nil"/>
            </w:tcBorders>
            <w:hideMark/>
          </w:tcPr>
          <w:p w14:paraId="70713746" w14:textId="3ACDF0AC" w:rsidR="0051529F" w:rsidRPr="00FD35A8" w:rsidRDefault="0051529F" w:rsidP="00672ECA">
            <w:pPr>
              <w:pStyle w:val="tabletext1"/>
              <w:ind w:left="0"/>
              <w:rPr>
                <w:rFonts w:eastAsia="等线"/>
                <w:sz w:val="20"/>
                <w:lang w:eastAsia="zh-CN"/>
              </w:rPr>
            </w:pPr>
          </w:p>
        </w:tc>
        <w:tc>
          <w:tcPr>
            <w:tcW w:w="1317" w:type="dxa"/>
            <w:tcBorders>
              <w:top w:val="nil"/>
              <w:left w:val="nil"/>
              <w:bottom w:val="single" w:sz="4" w:space="0" w:color="auto"/>
              <w:right w:val="nil"/>
            </w:tcBorders>
            <w:hideMark/>
          </w:tcPr>
          <w:p w14:paraId="42627D0E" w14:textId="0996CF0E" w:rsidR="0051529F" w:rsidRPr="00FD35A8" w:rsidRDefault="0051529F" w:rsidP="00672ECA">
            <w:pPr>
              <w:pStyle w:val="tabletext1"/>
              <w:ind w:left="0"/>
              <w:rPr>
                <w:rFonts w:eastAsia="等线"/>
                <w:sz w:val="20"/>
                <w:lang w:eastAsia="zh-CN"/>
              </w:rPr>
            </w:pPr>
          </w:p>
        </w:tc>
        <w:tc>
          <w:tcPr>
            <w:tcW w:w="1039" w:type="dxa"/>
            <w:tcBorders>
              <w:top w:val="nil"/>
              <w:left w:val="nil"/>
              <w:bottom w:val="single" w:sz="4" w:space="0" w:color="auto"/>
              <w:right w:val="nil"/>
            </w:tcBorders>
            <w:hideMark/>
          </w:tcPr>
          <w:p w14:paraId="5764490B" w14:textId="7991F405" w:rsidR="0051529F" w:rsidRPr="00FD35A8" w:rsidRDefault="0051529F" w:rsidP="00672ECA">
            <w:pPr>
              <w:pStyle w:val="tabletext1"/>
              <w:ind w:left="0"/>
              <w:rPr>
                <w:rFonts w:eastAsia="等线"/>
                <w:sz w:val="20"/>
                <w:lang w:eastAsia="zh-CN"/>
              </w:rPr>
            </w:pPr>
          </w:p>
        </w:tc>
        <w:tc>
          <w:tcPr>
            <w:tcW w:w="1392" w:type="dxa"/>
            <w:tcBorders>
              <w:top w:val="nil"/>
              <w:left w:val="nil"/>
              <w:bottom w:val="single" w:sz="4" w:space="0" w:color="auto"/>
              <w:right w:val="nil"/>
            </w:tcBorders>
            <w:hideMark/>
          </w:tcPr>
          <w:p w14:paraId="3D53055C" w14:textId="6F4B5CE6" w:rsidR="0051529F" w:rsidRPr="00FD35A8" w:rsidRDefault="0051529F" w:rsidP="00672ECA">
            <w:pPr>
              <w:pStyle w:val="tabletext1"/>
              <w:ind w:left="0"/>
              <w:rPr>
                <w:rFonts w:eastAsia="等线"/>
                <w:sz w:val="20"/>
                <w:lang w:eastAsia="zh-CN"/>
              </w:rPr>
            </w:pPr>
          </w:p>
        </w:tc>
        <w:tc>
          <w:tcPr>
            <w:tcW w:w="841" w:type="dxa"/>
            <w:tcBorders>
              <w:top w:val="nil"/>
              <w:left w:val="nil"/>
              <w:bottom w:val="single" w:sz="4" w:space="0" w:color="auto"/>
              <w:right w:val="nil"/>
            </w:tcBorders>
            <w:hideMark/>
          </w:tcPr>
          <w:p w14:paraId="35017682" w14:textId="3937D1C6" w:rsidR="0051529F" w:rsidRPr="00FD35A8" w:rsidRDefault="0051529F" w:rsidP="00672ECA">
            <w:pPr>
              <w:pStyle w:val="tabletext1"/>
              <w:ind w:left="0"/>
              <w:rPr>
                <w:rFonts w:eastAsia="等线"/>
                <w:sz w:val="20"/>
                <w:lang w:eastAsia="zh-CN"/>
              </w:rPr>
            </w:pPr>
          </w:p>
        </w:tc>
      </w:tr>
    </w:tbl>
    <w:p w14:paraId="02AB8B02" w14:textId="77777777" w:rsidR="00EF3305" w:rsidRPr="00FD35A8" w:rsidRDefault="00EF3305" w:rsidP="00D53B82">
      <w:pPr>
        <w:pStyle w:val="tabletext1"/>
        <w:ind w:left="0"/>
        <w:rPr>
          <w:rFonts w:eastAsia="等线"/>
          <w:sz w:val="20"/>
          <w:lang w:eastAsia="zh-CN"/>
        </w:rPr>
      </w:pPr>
      <w:r w:rsidRPr="00FD35A8">
        <w:rPr>
          <w:rFonts w:eastAsia="等线"/>
          <w:sz w:val="20"/>
          <w:lang w:eastAsia="zh-CN"/>
        </w:rPr>
        <w:t>Safety set (SS): All subjects who have received CAR-T cell infusion and have at least one safety evaluation result. The SS will be used for safety analysis.</w:t>
      </w:r>
    </w:p>
    <w:p w14:paraId="20D5F0B6" w14:textId="77777777" w:rsidR="00795201" w:rsidRPr="00FD35A8" w:rsidRDefault="00795201" w:rsidP="00795201">
      <w:pPr>
        <w:rPr>
          <w:rFonts w:ascii="Times New Roman" w:hAnsi="Times New Roman" w:cs="Times New Roman"/>
          <w:szCs w:val="20"/>
        </w:rPr>
      </w:pPr>
      <w:r w:rsidRPr="00FD35A8">
        <w:rPr>
          <w:rFonts w:ascii="Times New Roman" w:hAnsi="Times New Roman" w:cs="Times New Roman"/>
          <w:szCs w:val="20"/>
        </w:rPr>
        <w:t>[a] Possibly related is defined as reasonable possibility that the AE was caused by CART therapy, as assessed by investigator.</w:t>
      </w:r>
      <w:r w:rsidRPr="00FD35A8">
        <w:rPr>
          <w:rFonts w:ascii="Times New Roman" w:hAnsi="Times New Roman" w:cs="Times New Roman"/>
        </w:rPr>
        <w:t xml:space="preserve"> </w:t>
      </w:r>
      <w:r w:rsidRPr="00FD35A8">
        <w:rPr>
          <w:rFonts w:ascii="Times New Roman" w:hAnsi="Times New Roman" w:cs="Times New Roman"/>
          <w:szCs w:val="20"/>
        </w:rPr>
        <w:t>The causality will be judged "related" when the causality is missing.</w:t>
      </w:r>
    </w:p>
    <w:p w14:paraId="71F8E326" w14:textId="2C245B63" w:rsidR="001B6CCE" w:rsidRPr="00FD35A8" w:rsidRDefault="00795201" w:rsidP="00D53B82">
      <w:pPr>
        <w:pStyle w:val="tabletext1"/>
        <w:ind w:left="0"/>
        <w:rPr>
          <w:rFonts w:eastAsia="等线"/>
          <w:sz w:val="20"/>
          <w:lang w:eastAsia="zh-CN"/>
        </w:rPr>
      </w:pPr>
      <w:r w:rsidRPr="00FD35A8">
        <w:rPr>
          <w:rFonts w:eastAsia="等线"/>
          <w:sz w:val="20"/>
          <w:lang w:eastAsia="zh-CN"/>
        </w:rPr>
        <w:t xml:space="preserve">[b] </w:t>
      </w:r>
      <w:r w:rsidR="00D53B82" w:rsidRPr="00FD35A8">
        <w:rPr>
          <w:rFonts w:eastAsia="等线"/>
          <w:sz w:val="20"/>
          <w:lang w:eastAsia="zh-CN"/>
        </w:rPr>
        <w:t xml:space="preserve">Study Day = (date of event – CAR-T cell infusion date +1) if the event date is on or later than reference start date, Study Day = (date of event – CAR-T cell infusion date) if the event date is earlier than CAR-T cell infusion date. </w:t>
      </w:r>
      <w:r w:rsidR="00827B0C" w:rsidRPr="00FD35A8">
        <w:rPr>
          <w:rFonts w:eastAsia="等线"/>
          <w:sz w:val="20"/>
          <w:lang w:eastAsia="zh-CN"/>
        </w:rPr>
        <w:t>Study day at end is missing if it is ongoing at the data cut-off.</w:t>
      </w:r>
    </w:p>
    <w:p w14:paraId="14B45908" w14:textId="0AF7FF98" w:rsidR="00106574" w:rsidRPr="00FD35A8" w:rsidRDefault="00795201" w:rsidP="00106574">
      <w:pPr>
        <w:rPr>
          <w:rFonts w:ascii="Times New Roman" w:hAnsi="Times New Roman" w:cs="Times New Roman"/>
          <w:szCs w:val="20"/>
        </w:rPr>
      </w:pPr>
      <w:r w:rsidRPr="00FD35A8">
        <w:rPr>
          <w:rFonts w:ascii="Times New Roman" w:hAnsi="Times New Roman" w:cs="Times New Roman"/>
          <w:szCs w:val="20"/>
        </w:rPr>
        <w:t xml:space="preserve">[c] </w:t>
      </w:r>
      <w:r w:rsidR="00106574" w:rsidRPr="00FD35A8">
        <w:rPr>
          <w:rFonts w:ascii="Times New Roman" w:hAnsi="Times New Roman" w:cs="Times New Roman"/>
          <w:szCs w:val="20"/>
        </w:rPr>
        <w:t xml:space="preserve">Duration (days) = End date or Date of </w:t>
      </w:r>
      <w:del w:id="1957" w:author="Yali Chen" w:date="2025-12-29T16:28:00Z" w16du:dateUtc="2025-12-29T08:28:00Z">
        <w:r w:rsidR="00106574" w:rsidRPr="00FD35A8" w:rsidDel="003F14D6">
          <w:rPr>
            <w:rFonts w:ascii="Times New Roman" w:hAnsi="Times New Roman" w:cs="Times New Roman"/>
            <w:szCs w:val="20"/>
          </w:rPr>
          <w:delText>data exported from EDC</w:delText>
        </w:r>
      </w:del>
      <w:ins w:id="1958" w:author="Yali Chen" w:date="2025-12-29T16:28:00Z" w16du:dateUtc="2025-12-29T08:28:00Z">
        <w:r w:rsidR="003F14D6">
          <w:rPr>
            <w:rFonts w:ascii="Times New Roman" w:hAnsi="Times New Roman" w:cs="Times New Roman" w:hint="eastAsia"/>
            <w:szCs w:val="20"/>
          </w:rPr>
          <w:t>cutoff</w:t>
        </w:r>
      </w:ins>
      <w:r w:rsidR="00106574" w:rsidRPr="00FD35A8">
        <w:rPr>
          <w:rFonts w:ascii="Times New Roman" w:hAnsi="Times New Roman" w:cs="Times New Roman"/>
          <w:szCs w:val="20"/>
        </w:rPr>
        <w:t xml:space="preserve"> when the AE is ongoing – Start date +1</w:t>
      </w:r>
    </w:p>
    <w:p w14:paraId="3B1DCD1D" w14:textId="0394511F" w:rsidR="007368DE" w:rsidRPr="00FD35A8" w:rsidRDefault="007368DE" w:rsidP="00B818B7">
      <w:pPr>
        <w:rPr>
          <w:rFonts w:ascii="Times New Roman" w:hAnsi="Times New Roman" w:cs="Times New Roman"/>
          <w:szCs w:val="20"/>
        </w:rPr>
      </w:pPr>
      <w:r w:rsidRPr="00FD35A8">
        <w:rPr>
          <w:rFonts w:ascii="Times New Roman" w:hAnsi="Times New Roman" w:cs="Times New Roman"/>
          <w:szCs w:val="20"/>
        </w:rPr>
        <w:t>[</w:t>
      </w:r>
      <w:r w:rsidR="00795201" w:rsidRPr="00FD35A8">
        <w:rPr>
          <w:rFonts w:ascii="Times New Roman" w:hAnsi="Times New Roman" w:cs="Times New Roman"/>
          <w:szCs w:val="20"/>
        </w:rPr>
        <w:t>d</w:t>
      </w:r>
      <w:r w:rsidRPr="00FD35A8">
        <w:rPr>
          <w:rFonts w:ascii="Times New Roman" w:hAnsi="Times New Roman" w:cs="Times New Roman"/>
          <w:szCs w:val="20"/>
        </w:rPr>
        <w:t xml:space="preserve">] </w:t>
      </w:r>
      <w:r w:rsidR="00B818B7" w:rsidRPr="00FD35A8">
        <w:rPr>
          <w:rFonts w:ascii="Times New Roman" w:hAnsi="Times New Roman" w:cs="Times New Roman"/>
          <w:szCs w:val="20"/>
        </w:rPr>
        <w:t xml:space="preserve">AEs before the cell infusion: AEs that start </w:t>
      </w:r>
      <w:del w:id="1959" w:author="Yali Chen" w:date="2025-12-29T16:29:00Z" w16du:dateUtc="2025-12-29T08:29:00Z">
        <w:r w:rsidR="00B818B7" w:rsidRPr="00FD35A8" w:rsidDel="0098336D">
          <w:rPr>
            <w:rFonts w:ascii="Times New Roman" w:hAnsi="Times New Roman" w:cs="Times New Roman"/>
            <w:szCs w:val="20"/>
          </w:rPr>
          <w:delText>datetimes</w:delText>
        </w:r>
      </w:del>
      <w:ins w:id="1960" w:author="Yali Chen" w:date="2025-12-29T16:29:00Z" w16du:dateUtc="2025-12-29T08:29:00Z">
        <w:r w:rsidR="0098336D">
          <w:rPr>
            <w:rFonts w:ascii="Times New Roman" w:hAnsi="Times New Roman" w:cs="Times New Roman"/>
            <w:szCs w:val="20"/>
          </w:rPr>
          <w:t>dates</w:t>
        </w:r>
      </w:ins>
      <w:r w:rsidR="00B818B7" w:rsidRPr="00FD35A8">
        <w:rPr>
          <w:rFonts w:ascii="Times New Roman" w:hAnsi="Times New Roman" w:cs="Times New Roman"/>
          <w:szCs w:val="20"/>
        </w:rPr>
        <w:t xml:space="preserve"> are before the start </w:t>
      </w:r>
      <w:del w:id="1961" w:author="Yali Chen" w:date="2025-12-29T16:29:00Z" w16du:dateUtc="2025-12-29T08:29:00Z">
        <w:r w:rsidR="00B818B7" w:rsidRPr="00FD35A8" w:rsidDel="0098336D">
          <w:rPr>
            <w:rFonts w:ascii="Times New Roman" w:hAnsi="Times New Roman" w:cs="Times New Roman"/>
            <w:szCs w:val="20"/>
          </w:rPr>
          <w:delText>datetimes</w:delText>
        </w:r>
      </w:del>
      <w:ins w:id="1962" w:author="Yali Chen" w:date="2025-12-29T16:29:00Z" w16du:dateUtc="2025-12-29T08:29:00Z">
        <w:r w:rsidR="0098336D">
          <w:rPr>
            <w:rFonts w:ascii="Times New Roman" w:hAnsi="Times New Roman" w:cs="Times New Roman"/>
            <w:szCs w:val="20"/>
          </w:rPr>
          <w:t>dates</w:t>
        </w:r>
      </w:ins>
      <w:r w:rsidR="00B818B7" w:rsidRPr="00FD35A8">
        <w:rPr>
          <w:rFonts w:ascii="Times New Roman" w:hAnsi="Times New Roman" w:cs="Times New Roman"/>
          <w:szCs w:val="20"/>
        </w:rPr>
        <w:t xml:space="preserve"> of </w:t>
      </w:r>
      <w:r w:rsidR="004459D0" w:rsidRPr="00FD35A8">
        <w:rPr>
          <w:rFonts w:ascii="Times New Roman" w:hAnsi="Times New Roman" w:cs="Times New Roman"/>
          <w:szCs w:val="20"/>
        </w:rPr>
        <w:t>GC012F injection infusion</w:t>
      </w:r>
      <w:r w:rsidR="00A3315E" w:rsidRPr="00FD35A8">
        <w:rPr>
          <w:rFonts w:ascii="Times New Roman" w:hAnsi="Times New Roman" w:cs="Times New Roman"/>
          <w:szCs w:val="20"/>
        </w:rPr>
        <w:t>.</w:t>
      </w:r>
    </w:p>
    <w:p w14:paraId="648D1C47" w14:textId="7F0FAA4C" w:rsidR="004459D0" w:rsidRPr="00FD35A8" w:rsidRDefault="00A3315E" w:rsidP="004459D0">
      <w:pPr>
        <w:rPr>
          <w:rFonts w:ascii="Times New Roman" w:hAnsi="Times New Roman" w:cs="Times New Roman"/>
          <w:szCs w:val="20"/>
        </w:rPr>
      </w:pPr>
      <w:r w:rsidRPr="00FD35A8">
        <w:rPr>
          <w:rFonts w:ascii="Times New Roman" w:hAnsi="Times New Roman" w:cs="Times New Roman"/>
          <w:szCs w:val="20"/>
        </w:rPr>
        <w:t xml:space="preserve">AEs after the cell infusion: </w:t>
      </w:r>
      <w:r w:rsidR="004459D0" w:rsidRPr="00FD35A8">
        <w:rPr>
          <w:rFonts w:ascii="Times New Roman" w:hAnsi="Times New Roman" w:cs="Times New Roman"/>
          <w:szCs w:val="20"/>
        </w:rPr>
        <w:t xml:space="preserve">AEs that start </w:t>
      </w:r>
      <w:del w:id="1963" w:author="Yali Chen" w:date="2025-12-29T16:27:00Z" w16du:dateUtc="2025-12-29T08:27:00Z">
        <w:r w:rsidR="004459D0" w:rsidRPr="00FD35A8" w:rsidDel="00F24CCB">
          <w:rPr>
            <w:rFonts w:ascii="Times New Roman" w:hAnsi="Times New Roman" w:cs="Times New Roman"/>
            <w:szCs w:val="20"/>
          </w:rPr>
          <w:delText>datetimes</w:delText>
        </w:r>
      </w:del>
      <w:ins w:id="1964"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are after or on the start </w:t>
      </w:r>
      <w:del w:id="1965" w:author="Yali Chen" w:date="2025-12-29T16:27:00Z" w16du:dateUtc="2025-12-29T08:27:00Z">
        <w:r w:rsidR="004459D0" w:rsidRPr="00FD35A8" w:rsidDel="00F24CCB">
          <w:rPr>
            <w:rFonts w:ascii="Times New Roman" w:hAnsi="Times New Roman" w:cs="Times New Roman"/>
            <w:szCs w:val="20"/>
          </w:rPr>
          <w:delText>datetimes</w:delText>
        </w:r>
      </w:del>
      <w:ins w:id="1966"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of GC012F injection infusion, 2) or AEs that start </w:t>
      </w:r>
      <w:del w:id="1967" w:author="Yali Chen" w:date="2025-12-29T16:27:00Z" w16du:dateUtc="2025-12-29T08:27:00Z">
        <w:r w:rsidR="004459D0" w:rsidRPr="00FD35A8" w:rsidDel="00F24CCB">
          <w:rPr>
            <w:rFonts w:ascii="Times New Roman" w:hAnsi="Times New Roman" w:cs="Times New Roman"/>
            <w:szCs w:val="20"/>
          </w:rPr>
          <w:delText>datetimes</w:delText>
        </w:r>
      </w:del>
      <w:ins w:id="1968"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before the start </w:t>
      </w:r>
      <w:del w:id="1969" w:author="Yali Chen" w:date="2025-12-29T16:27:00Z" w16du:dateUtc="2025-12-29T08:27:00Z">
        <w:r w:rsidR="004459D0" w:rsidRPr="00FD35A8" w:rsidDel="00F24CCB">
          <w:rPr>
            <w:rFonts w:ascii="Times New Roman" w:hAnsi="Times New Roman" w:cs="Times New Roman"/>
            <w:szCs w:val="20"/>
          </w:rPr>
          <w:delText>datetimes</w:delText>
        </w:r>
      </w:del>
      <w:ins w:id="1970"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of GC012F injection infusion of which the most recent AE severity grading (CTCAE Grade X) before the start </w:t>
      </w:r>
      <w:del w:id="1971" w:author="Yali Chen" w:date="2025-12-29T16:27:00Z" w16du:dateUtc="2025-12-29T08:27:00Z">
        <w:r w:rsidR="004459D0" w:rsidRPr="00FD35A8" w:rsidDel="00F24CCB">
          <w:rPr>
            <w:rFonts w:ascii="Times New Roman" w:hAnsi="Times New Roman" w:cs="Times New Roman"/>
            <w:szCs w:val="20"/>
          </w:rPr>
          <w:delText>datetimes</w:delText>
        </w:r>
      </w:del>
      <w:ins w:id="1972"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GC012F injection infusion was lower than the highest AE severity grading (Grade Y, X&lt;Y) after the start </w:t>
      </w:r>
      <w:del w:id="1973" w:author="Yali Chen" w:date="2025-12-29T16:27:00Z" w16du:dateUtc="2025-12-29T08:27:00Z">
        <w:r w:rsidR="004459D0" w:rsidRPr="00FD35A8" w:rsidDel="00F24CCB">
          <w:rPr>
            <w:rFonts w:ascii="Times New Roman" w:hAnsi="Times New Roman" w:cs="Times New Roman"/>
            <w:szCs w:val="20"/>
          </w:rPr>
          <w:delText>datetimes</w:delText>
        </w:r>
      </w:del>
      <w:ins w:id="1974" w:author="Yali Chen" w:date="2025-12-29T16:27:00Z" w16du:dateUtc="2025-12-29T08:27:00Z">
        <w:r w:rsidR="00F24CCB">
          <w:rPr>
            <w:rFonts w:ascii="Times New Roman" w:hAnsi="Times New Roman" w:cs="Times New Roman"/>
            <w:szCs w:val="20"/>
          </w:rPr>
          <w:t>dates</w:t>
        </w:r>
      </w:ins>
      <w:r w:rsidR="004459D0" w:rsidRPr="00FD35A8">
        <w:rPr>
          <w:rFonts w:ascii="Times New Roman" w:hAnsi="Times New Roman" w:cs="Times New Roman"/>
          <w:szCs w:val="20"/>
        </w:rPr>
        <w:t xml:space="preserve"> GC012F injection infusion.</w:t>
      </w:r>
    </w:p>
    <w:p w14:paraId="12F54FAF" w14:textId="10B42AB1" w:rsidR="002D04F5" w:rsidRPr="00FD35A8" w:rsidRDefault="004459D0" w:rsidP="002D04F5">
      <w:pPr>
        <w:rPr>
          <w:rFonts w:ascii="Times New Roman" w:hAnsi="Times New Roman" w:cs="Times New Roman"/>
          <w:szCs w:val="20"/>
        </w:rPr>
      </w:pPr>
      <w:r w:rsidRPr="00FD35A8">
        <w:rPr>
          <w:rFonts w:ascii="Times New Roman" w:hAnsi="Times New Roman" w:cs="Times New Roman"/>
          <w:szCs w:val="20"/>
        </w:rPr>
        <w:t>When the AE start date coincides with the start date of GC012F injection infusion, and the start time is missing, we shall determine whether the AE occurred before or after the GC012F infusion by eCRF page "Adverse event" question “Was the start date and time of the adverse event before the GC012F infusion date and time?”.</w:t>
      </w:r>
      <w:r w:rsidR="002D04F5" w:rsidRPr="00FD35A8">
        <w:rPr>
          <w:rFonts w:ascii="Times New Roman" w:hAnsi="Times New Roman" w:cs="Times New Roman"/>
          <w:szCs w:val="20"/>
        </w:rPr>
        <w:t xml:space="preserve"> According to the National Cancer [e] Institute-Common Terminology Criteria for Adverse Events (NCI-CTCAE) v5.0, the severity of AEs is graded from 1 to 5.</w:t>
      </w:r>
    </w:p>
    <w:p w14:paraId="0A74368C" w14:textId="5CB4B3F1" w:rsidR="00A30BA6" w:rsidRPr="00FD35A8" w:rsidRDefault="005738BA" w:rsidP="00372EB1">
      <w:pPr>
        <w:pStyle w:val="tabletext1"/>
        <w:ind w:left="0"/>
        <w:rPr>
          <w:rFonts w:eastAsia="等线"/>
          <w:sz w:val="20"/>
          <w:lang w:eastAsia="zh-CN"/>
        </w:rPr>
      </w:pPr>
      <w:r w:rsidRPr="00FD35A8">
        <w:rPr>
          <w:rFonts w:eastAsia="等线"/>
          <w:sz w:val="20"/>
          <w:lang w:eastAsia="zh-CN"/>
        </w:rPr>
        <w:t>AE: Adverse Event, CTCAE: Common Terminology Criteria for Adverse Events, DLT: Dose Limited Toxicity, MedDRA: Medical Dictionary for Regulatory Activities,</w:t>
      </w:r>
      <w:r w:rsidRPr="00FD35A8">
        <w:t xml:space="preserve"> </w:t>
      </w:r>
      <w:r w:rsidRPr="00FD35A8">
        <w:rPr>
          <w:rFonts w:eastAsia="等线"/>
          <w:sz w:val="20"/>
          <w:lang w:eastAsia="zh-CN"/>
        </w:rPr>
        <w:t>NC: Not Calculated</w:t>
      </w:r>
    </w:p>
    <w:p w14:paraId="74A67CFD" w14:textId="77777777" w:rsidR="00345E4E" w:rsidRPr="00FD35A8" w:rsidRDefault="00345E4E" w:rsidP="00345E4E">
      <w:pPr>
        <w:rPr>
          <w:rFonts w:ascii="Times New Roman" w:hAnsi="Times New Roman" w:cs="Times New Roman"/>
          <w:i/>
          <w:iCs/>
          <w:szCs w:val="20"/>
        </w:rPr>
      </w:pPr>
      <w:r w:rsidRPr="00FD35A8">
        <w:rPr>
          <w:rFonts w:ascii="Times New Roman" w:hAnsi="Times New Roman" w:cs="Times New Roman"/>
          <w:i/>
          <w:iCs/>
          <w:szCs w:val="20"/>
        </w:rPr>
        <w:lastRenderedPageBreak/>
        <w:t>Programming note: Multiple records will be listed if the AE has undergone an AE change. An AE change includes the change of the CTCAE grade, the causality, and the action taken.</w:t>
      </w:r>
    </w:p>
    <w:p w14:paraId="69DA13E5" w14:textId="0076841C" w:rsidR="00027234" w:rsidRPr="00FD35A8" w:rsidRDefault="00027234">
      <w:pPr>
        <w:widowControl/>
        <w:jc w:val="left"/>
        <w:rPr>
          <w:rFonts w:ascii="Times New Roman" w:hAnsi="Times New Roman" w:cs="Times New Roman"/>
          <w:szCs w:val="20"/>
        </w:rPr>
      </w:pPr>
      <w:r w:rsidRPr="00FD35A8">
        <w:rPr>
          <w:rFonts w:ascii="Times New Roman" w:hAnsi="Times New Roman" w:cs="Times New Roman"/>
          <w:szCs w:val="20"/>
        </w:rPr>
        <w:br w:type="page"/>
      </w:r>
    </w:p>
    <w:p w14:paraId="294BDCDE" w14:textId="3A0D16A4" w:rsidR="00027234" w:rsidRPr="00FD35A8" w:rsidRDefault="00027234" w:rsidP="00027234">
      <w:pPr>
        <w:pStyle w:val="TFLshelltitle1"/>
        <w:rPr>
          <w:rStyle w:val="Heading3Char1"/>
          <w:rFonts w:eastAsia="宋体"/>
          <w:b/>
          <w:bCs/>
          <w:color w:val="000000"/>
          <w:sz w:val="20"/>
          <w:szCs w:val="20"/>
          <w:lang w:eastAsia="zh-CN"/>
        </w:rPr>
      </w:pPr>
      <w:bookmarkStart w:id="1975" w:name="_Toc217918939"/>
      <w:r w:rsidRPr="00FD35A8">
        <w:rPr>
          <w:rStyle w:val="Heading3Char1"/>
          <w:rFonts w:eastAsia="宋体"/>
          <w:b/>
          <w:bCs/>
          <w:color w:val="000000"/>
          <w:sz w:val="20"/>
          <w:szCs w:val="20"/>
          <w:lang w:eastAsia="zh-CN"/>
        </w:rPr>
        <w:lastRenderedPageBreak/>
        <w:t xml:space="preserve">Listing </w:t>
      </w:r>
      <w:r w:rsidR="00E1171F" w:rsidRPr="00FD35A8">
        <w:rPr>
          <w:rStyle w:val="Heading3Char1"/>
          <w:rFonts w:eastAsia="宋体"/>
          <w:b/>
          <w:bCs/>
          <w:color w:val="000000"/>
          <w:sz w:val="20"/>
          <w:szCs w:val="20"/>
          <w:lang w:eastAsia="zh-CN"/>
        </w:rPr>
        <w:t>14.</w:t>
      </w:r>
      <w:r w:rsidR="00E62F6A" w:rsidRPr="00FD35A8">
        <w:rPr>
          <w:rStyle w:val="Heading3Char1"/>
          <w:rFonts w:eastAsia="宋体"/>
          <w:b/>
          <w:bCs/>
          <w:color w:val="000000"/>
          <w:sz w:val="20"/>
          <w:szCs w:val="20"/>
          <w:lang w:eastAsia="zh-CN"/>
        </w:rPr>
        <w:t>3</w:t>
      </w:r>
      <w:r w:rsidRPr="00FD35A8">
        <w:rPr>
          <w:rStyle w:val="Heading3Char1"/>
          <w:rFonts w:eastAsia="宋体"/>
          <w:b/>
          <w:bCs/>
          <w:color w:val="000000"/>
          <w:sz w:val="20"/>
          <w:szCs w:val="20"/>
          <w:lang w:eastAsia="zh-CN"/>
        </w:rPr>
        <w:t>.</w:t>
      </w:r>
      <w:r w:rsidR="00E62F6A" w:rsidRPr="00FD35A8">
        <w:rPr>
          <w:rStyle w:val="Heading3Char1"/>
          <w:rFonts w:eastAsia="宋体"/>
          <w:b/>
          <w:bCs/>
          <w:color w:val="000000"/>
          <w:sz w:val="20"/>
          <w:szCs w:val="20"/>
          <w:lang w:eastAsia="zh-CN"/>
        </w:rPr>
        <w:t>2</w:t>
      </w:r>
      <w:r w:rsidRPr="00FD35A8">
        <w:rPr>
          <w:rStyle w:val="Heading3Char1"/>
          <w:rFonts w:eastAsia="宋体"/>
          <w:b/>
          <w:bCs/>
          <w:color w:val="000000"/>
          <w:sz w:val="20"/>
          <w:szCs w:val="20"/>
          <w:lang w:eastAsia="zh-CN"/>
        </w:rPr>
        <w:t xml:space="preserve"> </w:t>
      </w:r>
      <w:r w:rsidR="001C79E4" w:rsidRPr="00FD35A8">
        <w:rPr>
          <w:rStyle w:val="Heading3Char1"/>
          <w:rFonts w:eastAsia="宋体"/>
          <w:b/>
          <w:bCs/>
          <w:color w:val="000000"/>
          <w:sz w:val="20"/>
          <w:szCs w:val="20"/>
          <w:lang w:eastAsia="zh-CN"/>
        </w:rPr>
        <w:t>Cytokine Release Syndrome (Safety Set)</w:t>
      </w:r>
      <w:bookmarkEnd w:id="197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0"/>
        <w:gridCol w:w="772"/>
        <w:gridCol w:w="3016"/>
        <w:gridCol w:w="1278"/>
        <w:gridCol w:w="1257"/>
        <w:gridCol w:w="1259"/>
        <w:gridCol w:w="1139"/>
        <w:gridCol w:w="1614"/>
        <w:gridCol w:w="1384"/>
        <w:gridCol w:w="1651"/>
      </w:tblGrid>
      <w:tr w:rsidR="002D04F5" w:rsidRPr="00FD35A8" w14:paraId="5A3FB4ED" w14:textId="77777777" w:rsidTr="00554508">
        <w:trPr>
          <w:trHeight w:val="442"/>
        </w:trPr>
        <w:tc>
          <w:tcPr>
            <w:tcW w:w="0" w:type="auto"/>
            <w:tcBorders>
              <w:top w:val="single" w:sz="4" w:space="0" w:color="auto"/>
              <w:left w:val="nil"/>
              <w:bottom w:val="single" w:sz="4" w:space="0" w:color="auto"/>
              <w:right w:val="nil"/>
            </w:tcBorders>
            <w:vAlign w:val="center"/>
          </w:tcPr>
          <w:p w14:paraId="211F81EC" w14:textId="51ED096A"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lang w:eastAsia="zh-CN"/>
              </w:rPr>
              <w:t>Subject identifier</w:t>
            </w:r>
          </w:p>
        </w:tc>
        <w:tc>
          <w:tcPr>
            <w:tcW w:w="0" w:type="auto"/>
            <w:tcBorders>
              <w:top w:val="single" w:sz="4" w:space="0" w:color="auto"/>
              <w:left w:val="nil"/>
              <w:bottom w:val="single" w:sz="4" w:space="0" w:color="auto"/>
              <w:right w:val="nil"/>
            </w:tcBorders>
            <w:vAlign w:val="center"/>
          </w:tcPr>
          <w:p w14:paraId="50C7FFBE" w14:textId="3985A4A4"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lang w:eastAsia="zh-CN"/>
              </w:rPr>
              <w:t>Cohort</w:t>
            </w:r>
          </w:p>
        </w:tc>
        <w:tc>
          <w:tcPr>
            <w:tcW w:w="0" w:type="auto"/>
            <w:tcBorders>
              <w:top w:val="single" w:sz="4" w:space="0" w:color="auto"/>
              <w:left w:val="nil"/>
              <w:bottom w:val="single" w:sz="4" w:space="0" w:color="auto"/>
              <w:right w:val="nil"/>
            </w:tcBorders>
            <w:vAlign w:val="center"/>
          </w:tcPr>
          <w:p w14:paraId="2ED3A856" w14:textId="77777777" w:rsidR="008232E7" w:rsidRPr="00FD35A8" w:rsidRDefault="008232E7" w:rsidP="00674FB7">
            <w:pPr>
              <w:widowControl/>
              <w:jc w:val="center"/>
              <w:rPr>
                <w:rFonts w:ascii="Times New Roman" w:hAnsi="Times New Roman"/>
                <w:color w:val="auto"/>
                <w:highlight w:val="yellow"/>
                <w:lang w:eastAsia="ja-JP"/>
              </w:rPr>
            </w:pPr>
            <w:commentRangeStart w:id="1976"/>
            <w:commentRangeStart w:id="1977"/>
            <w:r w:rsidRPr="00FD35A8">
              <w:rPr>
                <w:rFonts w:ascii="Times New Roman" w:hAnsi="Times New Roman"/>
                <w:color w:val="auto"/>
                <w:highlight w:val="yellow"/>
                <w:lang w:eastAsia="ja-JP"/>
              </w:rPr>
              <w:t>Preferred term</w:t>
            </w:r>
          </w:p>
          <w:p w14:paraId="23AB0107" w14:textId="539961D8" w:rsidR="008232E7" w:rsidRPr="00FD35A8" w:rsidRDefault="008232E7" w:rsidP="00674FB7">
            <w:pPr>
              <w:widowControl/>
              <w:jc w:val="center"/>
              <w:rPr>
                <w:rFonts w:ascii="Times New Roman" w:hAnsi="Times New Roman"/>
                <w:color w:val="auto"/>
                <w:lang w:eastAsia="zh-CN"/>
              </w:rPr>
            </w:pPr>
            <w:r w:rsidRPr="00FD35A8">
              <w:rPr>
                <w:rFonts w:ascii="Times New Roman" w:hAnsi="Times New Roman"/>
                <w:color w:val="auto"/>
                <w:highlight w:val="yellow"/>
                <w:lang w:eastAsia="ja-JP"/>
              </w:rPr>
              <w:t>(MedDRA version x.x)/Reported term</w:t>
            </w:r>
            <w:commentRangeEnd w:id="1976"/>
            <w:r w:rsidR="00DC3E85" w:rsidRPr="00FD35A8">
              <w:rPr>
                <w:rStyle w:val="CommentReference"/>
                <w:rFonts w:ascii="Times New Roman" w:hAnsi="Times New Roman"/>
                <w:color w:val="auto"/>
                <w:sz w:val="20"/>
                <w:szCs w:val="20"/>
                <w:lang w:eastAsia="zh-CN"/>
              </w:rPr>
              <w:commentReference w:id="1976"/>
            </w:r>
            <w:commentRangeEnd w:id="1977"/>
            <w:r w:rsidR="00F33CA5" w:rsidRPr="00FD35A8">
              <w:rPr>
                <w:rStyle w:val="CommentReference"/>
                <w:rFonts w:ascii="Times New Roman" w:hAnsi="Times New Roman"/>
                <w:kern w:val="2"/>
                <w:lang w:eastAsia="zh-CN"/>
              </w:rPr>
              <w:commentReference w:id="1977"/>
            </w:r>
          </w:p>
        </w:tc>
        <w:tc>
          <w:tcPr>
            <w:tcW w:w="0" w:type="auto"/>
            <w:tcBorders>
              <w:top w:val="single" w:sz="4" w:space="0" w:color="auto"/>
              <w:left w:val="nil"/>
              <w:bottom w:val="single" w:sz="4" w:space="0" w:color="auto"/>
              <w:right w:val="nil"/>
            </w:tcBorders>
            <w:vAlign w:val="center"/>
          </w:tcPr>
          <w:p w14:paraId="72533DAF" w14:textId="687AE380" w:rsidR="008232E7" w:rsidRPr="00FD35A8" w:rsidRDefault="008232E7" w:rsidP="00F45EAC">
            <w:pPr>
              <w:widowControl/>
              <w:jc w:val="center"/>
              <w:rPr>
                <w:rFonts w:ascii="Times New Roman" w:hAnsi="Times New Roman"/>
                <w:color w:val="auto"/>
                <w:lang w:eastAsia="zh-CN"/>
              </w:rPr>
            </w:pPr>
            <w:r w:rsidRPr="00FD35A8">
              <w:rPr>
                <w:rFonts w:ascii="Times New Roman" w:eastAsia="AdobeSongStd-Light" w:hAnsi="Times New Roman"/>
                <w:color w:val="auto"/>
                <w:lang w:eastAsia="ja-JP"/>
              </w:rPr>
              <w:t>Start date (study day)</w:t>
            </w:r>
            <w:r w:rsidR="002D04F5" w:rsidRPr="00FD35A8">
              <w:rPr>
                <w:rFonts w:ascii="Times New Roman" w:eastAsia="AdobeSongStd-Light" w:hAnsi="Times New Roman"/>
                <w:color w:val="auto"/>
                <w:lang w:eastAsia="zh-CN"/>
              </w:rPr>
              <w:t xml:space="preserve"> [a]</w:t>
            </w:r>
          </w:p>
        </w:tc>
        <w:tc>
          <w:tcPr>
            <w:tcW w:w="0" w:type="auto"/>
            <w:tcBorders>
              <w:top w:val="single" w:sz="4" w:space="0" w:color="auto"/>
              <w:left w:val="nil"/>
              <w:bottom w:val="single" w:sz="4" w:space="0" w:color="auto"/>
              <w:right w:val="nil"/>
            </w:tcBorders>
            <w:vAlign w:val="center"/>
          </w:tcPr>
          <w:p w14:paraId="7E726219" w14:textId="7F39AF85" w:rsidR="008232E7" w:rsidRPr="00FD35A8" w:rsidRDefault="008232E7" w:rsidP="00F45EAC">
            <w:pPr>
              <w:widowControl/>
              <w:jc w:val="center"/>
              <w:rPr>
                <w:rFonts w:ascii="Times New Roman" w:hAnsi="Times New Roman"/>
                <w:color w:val="auto"/>
                <w:lang w:eastAsia="zh-CN"/>
              </w:rPr>
            </w:pPr>
            <w:r w:rsidRPr="00FD35A8">
              <w:rPr>
                <w:rFonts w:ascii="Times New Roman" w:hAnsi="Times New Roman"/>
                <w:color w:val="auto"/>
              </w:rPr>
              <w:t>End date (study day)</w:t>
            </w:r>
            <w:r w:rsidR="002D04F5" w:rsidRPr="00FD35A8">
              <w:rPr>
                <w:rFonts w:ascii="Times New Roman" w:hAnsi="Times New Roman"/>
                <w:color w:val="auto"/>
                <w:lang w:eastAsia="zh-CN"/>
              </w:rPr>
              <w:t xml:space="preserve"> [a]</w:t>
            </w:r>
          </w:p>
        </w:tc>
        <w:tc>
          <w:tcPr>
            <w:tcW w:w="0" w:type="auto"/>
            <w:tcBorders>
              <w:top w:val="single" w:sz="4" w:space="0" w:color="auto"/>
              <w:left w:val="nil"/>
              <w:bottom w:val="single" w:sz="4" w:space="0" w:color="auto"/>
              <w:right w:val="nil"/>
            </w:tcBorders>
            <w:vAlign w:val="center"/>
          </w:tcPr>
          <w:p w14:paraId="052A5F48" w14:textId="3015AAB7" w:rsidR="008232E7" w:rsidRPr="00FD35A8" w:rsidRDefault="008232E7" w:rsidP="00F45EAC">
            <w:pPr>
              <w:widowControl/>
              <w:jc w:val="center"/>
              <w:rPr>
                <w:rFonts w:ascii="Times New Roman" w:eastAsiaTheme="minorEastAsia" w:hAnsi="Times New Roman"/>
                <w:color w:val="auto"/>
                <w:lang w:eastAsia="zh-CN"/>
              </w:rPr>
            </w:pPr>
            <w:r w:rsidRPr="00FD35A8">
              <w:rPr>
                <w:rFonts w:ascii="Times New Roman" w:eastAsiaTheme="minorEastAsia" w:hAnsi="Times New Roman"/>
                <w:color w:val="auto"/>
                <w:lang w:eastAsia="zh-CN"/>
              </w:rPr>
              <w:t>Duration (Days)</w:t>
            </w:r>
            <w:r w:rsidR="002D04F5" w:rsidRPr="00FD35A8">
              <w:rPr>
                <w:rFonts w:ascii="Times New Roman" w:eastAsiaTheme="minorEastAsia" w:hAnsi="Times New Roman"/>
                <w:color w:val="auto"/>
                <w:lang w:eastAsia="zh-CN"/>
              </w:rPr>
              <w:t xml:space="preserve"> [b]</w:t>
            </w:r>
          </w:p>
        </w:tc>
        <w:tc>
          <w:tcPr>
            <w:tcW w:w="0" w:type="auto"/>
            <w:tcBorders>
              <w:top w:val="single" w:sz="4" w:space="0" w:color="auto"/>
              <w:left w:val="nil"/>
              <w:bottom w:val="single" w:sz="4" w:space="0" w:color="auto"/>
              <w:right w:val="nil"/>
            </w:tcBorders>
            <w:vAlign w:val="center"/>
          </w:tcPr>
          <w:p w14:paraId="45960CEC" w14:textId="5578C673" w:rsidR="008232E7" w:rsidRPr="00FD35A8" w:rsidRDefault="008232E7" w:rsidP="00F45EAC">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ASTCT grade</w:t>
            </w:r>
            <w:r w:rsidR="002D04F5" w:rsidRPr="00FD35A8">
              <w:rPr>
                <w:rFonts w:ascii="Times New Roman" w:eastAsiaTheme="minorEastAsia" w:hAnsi="Times New Roman"/>
                <w:lang w:eastAsia="zh-CN"/>
              </w:rPr>
              <w:t xml:space="preserve"> [c]</w:t>
            </w:r>
          </w:p>
        </w:tc>
        <w:tc>
          <w:tcPr>
            <w:tcW w:w="0" w:type="auto"/>
            <w:tcBorders>
              <w:top w:val="single" w:sz="4" w:space="0" w:color="auto"/>
              <w:left w:val="nil"/>
              <w:bottom w:val="single" w:sz="4" w:space="0" w:color="auto"/>
              <w:right w:val="nil"/>
            </w:tcBorders>
            <w:vAlign w:val="center"/>
          </w:tcPr>
          <w:p w14:paraId="287A8351" w14:textId="599F5D03" w:rsidR="008232E7" w:rsidRPr="00FD35A8" w:rsidRDefault="008232E7" w:rsidP="00F45EAC">
            <w:pPr>
              <w:widowControl/>
              <w:jc w:val="center"/>
              <w:rPr>
                <w:rFonts w:ascii="Times New Roman" w:eastAsia="Calibri" w:hAnsi="Times New Roman"/>
                <w:lang w:eastAsia="ja-JP"/>
              </w:rPr>
            </w:pPr>
            <w:r w:rsidRPr="00FD35A8">
              <w:rPr>
                <w:rFonts w:ascii="Times New Roman" w:hAnsi="Times New Roman"/>
                <w:highlight w:val="yellow"/>
              </w:rPr>
              <w:t>Any prophylaxis treatment</w:t>
            </w:r>
          </w:p>
        </w:tc>
        <w:tc>
          <w:tcPr>
            <w:tcW w:w="0" w:type="auto"/>
            <w:tcBorders>
              <w:top w:val="single" w:sz="4" w:space="0" w:color="auto"/>
              <w:left w:val="nil"/>
              <w:bottom w:val="single" w:sz="4" w:space="0" w:color="auto"/>
              <w:right w:val="nil"/>
            </w:tcBorders>
            <w:vAlign w:val="center"/>
          </w:tcPr>
          <w:p w14:paraId="7F0C7C22" w14:textId="361A884E" w:rsidR="008232E7" w:rsidRPr="00FD35A8" w:rsidRDefault="008232E7" w:rsidP="00F45EAC">
            <w:pPr>
              <w:widowControl/>
              <w:jc w:val="center"/>
              <w:rPr>
                <w:rFonts w:ascii="Times New Roman" w:eastAsiaTheme="minorEastAsia" w:hAnsi="Times New Roman"/>
                <w:highlight w:val="yellow"/>
                <w:lang w:eastAsia="zh-CN"/>
              </w:rPr>
            </w:pPr>
            <w:r w:rsidRPr="00FD35A8">
              <w:rPr>
                <w:rFonts w:ascii="Times New Roman" w:eastAsiaTheme="minorEastAsia" w:hAnsi="Times New Roman"/>
                <w:highlight w:val="yellow"/>
                <w:lang w:eastAsia="zh-CN"/>
              </w:rPr>
              <w:t>Tocilizumab used</w:t>
            </w:r>
          </w:p>
        </w:tc>
        <w:tc>
          <w:tcPr>
            <w:tcW w:w="0" w:type="auto"/>
            <w:tcBorders>
              <w:top w:val="single" w:sz="4" w:space="0" w:color="auto"/>
              <w:left w:val="nil"/>
              <w:bottom w:val="single" w:sz="4" w:space="0" w:color="auto"/>
              <w:right w:val="nil"/>
            </w:tcBorders>
            <w:vAlign w:val="center"/>
          </w:tcPr>
          <w:p w14:paraId="1D033005" w14:textId="70F72C14" w:rsidR="008232E7" w:rsidRPr="00FD35A8" w:rsidRDefault="008232E7" w:rsidP="00F45EAC">
            <w:pPr>
              <w:widowControl/>
              <w:jc w:val="center"/>
              <w:rPr>
                <w:rFonts w:ascii="Times New Roman" w:eastAsiaTheme="minorEastAsia" w:hAnsi="Times New Roman"/>
                <w:highlight w:val="yellow"/>
                <w:lang w:eastAsia="zh-CN"/>
              </w:rPr>
            </w:pPr>
            <w:r w:rsidRPr="00FD35A8">
              <w:rPr>
                <w:rFonts w:ascii="Times New Roman" w:eastAsiaTheme="minorEastAsia" w:hAnsi="Times New Roman"/>
                <w:highlight w:val="yellow"/>
                <w:lang w:eastAsia="zh-CN"/>
              </w:rPr>
              <w:t>Glucocorticoids used</w:t>
            </w:r>
          </w:p>
        </w:tc>
      </w:tr>
      <w:tr w:rsidR="002D04F5" w:rsidRPr="00FD35A8" w14:paraId="57026CEC" w14:textId="77777777" w:rsidTr="006921A2">
        <w:trPr>
          <w:trHeight w:val="242"/>
        </w:trPr>
        <w:tc>
          <w:tcPr>
            <w:tcW w:w="0" w:type="auto"/>
            <w:tcBorders>
              <w:top w:val="nil"/>
              <w:left w:val="nil"/>
              <w:bottom w:val="nil"/>
              <w:right w:val="nil"/>
            </w:tcBorders>
            <w:vAlign w:val="center"/>
          </w:tcPr>
          <w:p w14:paraId="590CBF9D" w14:textId="608A8B38"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E0001001</w:t>
            </w:r>
          </w:p>
        </w:tc>
        <w:tc>
          <w:tcPr>
            <w:tcW w:w="0" w:type="auto"/>
            <w:tcBorders>
              <w:top w:val="nil"/>
              <w:left w:val="nil"/>
              <w:bottom w:val="nil"/>
              <w:right w:val="nil"/>
            </w:tcBorders>
            <w:vAlign w:val="center"/>
          </w:tcPr>
          <w:p w14:paraId="591FC9DE" w14:textId="635FC60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33902FB4" w14:textId="5359051D"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3D82CF01" w14:textId="6153D77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2955A618" w14:textId="1F4179D3"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55D1B3E5" w14:textId="3687897D" w:rsidR="00453374" w:rsidRPr="00FD35A8" w:rsidRDefault="00453374" w:rsidP="001429C7">
            <w:pPr>
              <w:widowControl/>
              <w:jc w:val="center"/>
              <w:rPr>
                <w:rFonts w:ascii="Times New Roman" w:hAnsi="Times New Roman"/>
                <w:color w:val="auto"/>
                <w:lang w:eastAsia="ja-JP"/>
              </w:rPr>
            </w:pPr>
            <w:r w:rsidRPr="00FD35A8">
              <w:rPr>
                <w:rFonts w:ascii="Times New Roman" w:eastAsia="等线" w:hAnsi="Times New Roman"/>
                <w:color w:val="auto"/>
                <w:sz w:val="18"/>
                <w:szCs w:val="18"/>
              </w:rPr>
              <w:t>6</w:t>
            </w:r>
          </w:p>
        </w:tc>
        <w:tc>
          <w:tcPr>
            <w:tcW w:w="0" w:type="auto"/>
            <w:tcBorders>
              <w:top w:val="nil"/>
              <w:left w:val="nil"/>
              <w:bottom w:val="nil"/>
              <w:right w:val="nil"/>
            </w:tcBorders>
            <w:vAlign w:val="center"/>
          </w:tcPr>
          <w:p w14:paraId="68EF357A" w14:textId="3B76EF5B"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3BE368A1" w14:textId="31D17ED0"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763DDF15" w14:textId="4D233709" w:rsidR="00453374" w:rsidRPr="00FD35A8" w:rsidRDefault="00453374" w:rsidP="00453374">
            <w:pPr>
              <w:widowControl/>
              <w:jc w:val="center"/>
              <w:rPr>
                <w:rFonts w:ascii="Times New Roman" w:hAnsi="Times New Roman"/>
                <w:lang w:eastAsia="zh-C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3EA41234" w14:textId="26BE9ACF"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4E8D25A7" w14:textId="77777777" w:rsidTr="00554508">
        <w:trPr>
          <w:trHeight w:val="270"/>
        </w:trPr>
        <w:tc>
          <w:tcPr>
            <w:tcW w:w="0" w:type="auto"/>
            <w:tcBorders>
              <w:top w:val="nil"/>
              <w:left w:val="nil"/>
              <w:bottom w:val="nil"/>
              <w:right w:val="nil"/>
            </w:tcBorders>
            <w:vAlign w:val="center"/>
          </w:tcPr>
          <w:p w14:paraId="13198F26" w14:textId="347CDBD2"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2</w:t>
            </w:r>
          </w:p>
        </w:tc>
        <w:tc>
          <w:tcPr>
            <w:tcW w:w="0" w:type="auto"/>
            <w:tcBorders>
              <w:top w:val="nil"/>
              <w:left w:val="nil"/>
              <w:bottom w:val="nil"/>
              <w:right w:val="nil"/>
            </w:tcBorders>
            <w:vAlign w:val="center"/>
          </w:tcPr>
          <w:p w14:paraId="5695707B" w14:textId="675727B5"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3E090A0E" w14:textId="159B30A9"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7BD3A016" w14:textId="7DA67811"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00B16681" w14:textId="7659189D"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30B615BE" w14:textId="6E8C2EAB" w:rsidR="00453374" w:rsidRPr="00FD35A8" w:rsidRDefault="001429C7" w:rsidP="00453374">
            <w:pPr>
              <w:widowControl/>
              <w:jc w:val="center"/>
              <w:rPr>
                <w:rFonts w:ascii="Times New Roman" w:hAnsi="Times New Roman"/>
                <w:color w:val="auto"/>
                <w:lang w:eastAsia="zh-CN"/>
              </w:rPr>
            </w:pPr>
            <w:r w:rsidRPr="00FD35A8">
              <w:rPr>
                <w:rFonts w:ascii="Times New Roman" w:hAnsi="Times New Roman"/>
                <w:color w:val="auto"/>
                <w:lang w:eastAsia="zh-CN"/>
              </w:rPr>
              <w:t>3</w:t>
            </w:r>
          </w:p>
        </w:tc>
        <w:tc>
          <w:tcPr>
            <w:tcW w:w="0" w:type="auto"/>
            <w:tcBorders>
              <w:top w:val="nil"/>
              <w:left w:val="nil"/>
              <w:bottom w:val="nil"/>
              <w:right w:val="nil"/>
            </w:tcBorders>
            <w:vAlign w:val="center"/>
          </w:tcPr>
          <w:p w14:paraId="546CDA50" w14:textId="79E38903"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F000E8E" w14:textId="290C3D50"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703B5DDC" w14:textId="5598FE67"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308CBFED" w14:textId="52BBBE6E"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r>
      <w:tr w:rsidR="002D04F5" w:rsidRPr="00FD35A8" w14:paraId="542BF422" w14:textId="77777777" w:rsidTr="00554508">
        <w:trPr>
          <w:trHeight w:val="288"/>
        </w:trPr>
        <w:tc>
          <w:tcPr>
            <w:tcW w:w="0" w:type="auto"/>
            <w:tcBorders>
              <w:top w:val="nil"/>
              <w:left w:val="nil"/>
              <w:bottom w:val="nil"/>
              <w:right w:val="nil"/>
            </w:tcBorders>
            <w:vAlign w:val="center"/>
          </w:tcPr>
          <w:p w14:paraId="17EA58DA" w14:textId="5407D383"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3</w:t>
            </w:r>
          </w:p>
        </w:tc>
        <w:tc>
          <w:tcPr>
            <w:tcW w:w="0" w:type="auto"/>
            <w:tcBorders>
              <w:top w:val="nil"/>
              <w:left w:val="nil"/>
              <w:bottom w:val="nil"/>
              <w:right w:val="nil"/>
            </w:tcBorders>
            <w:vAlign w:val="center"/>
          </w:tcPr>
          <w:p w14:paraId="145F6D3A" w14:textId="4113B2B7"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IIM</w:t>
            </w:r>
          </w:p>
        </w:tc>
        <w:tc>
          <w:tcPr>
            <w:tcW w:w="0" w:type="auto"/>
            <w:tcBorders>
              <w:top w:val="nil"/>
              <w:left w:val="nil"/>
              <w:bottom w:val="nil"/>
              <w:right w:val="nil"/>
            </w:tcBorders>
            <w:vAlign w:val="center"/>
          </w:tcPr>
          <w:p w14:paraId="2BEE0F3B" w14:textId="643BA8BE"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66CB1702" w14:textId="35719176"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34A67F30" w14:textId="78F525F3"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726A2D13" w14:textId="49FC0904" w:rsidR="00453374" w:rsidRPr="00FD35A8" w:rsidRDefault="001429C7"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8</w:t>
            </w:r>
          </w:p>
        </w:tc>
        <w:tc>
          <w:tcPr>
            <w:tcW w:w="0" w:type="auto"/>
            <w:tcBorders>
              <w:top w:val="nil"/>
              <w:left w:val="nil"/>
              <w:bottom w:val="nil"/>
              <w:right w:val="nil"/>
            </w:tcBorders>
            <w:vAlign w:val="center"/>
          </w:tcPr>
          <w:p w14:paraId="6E502D88" w14:textId="4030D65A"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14EFAF86" w14:textId="793A2F8B"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A2D578F" w14:textId="3073CDF7"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884E569" w14:textId="5D6766D3"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13E3ED37" w14:textId="77777777" w:rsidTr="00554508">
        <w:trPr>
          <w:trHeight w:val="277"/>
        </w:trPr>
        <w:tc>
          <w:tcPr>
            <w:tcW w:w="0" w:type="auto"/>
            <w:tcBorders>
              <w:top w:val="nil"/>
              <w:left w:val="nil"/>
              <w:bottom w:val="nil"/>
              <w:right w:val="nil"/>
            </w:tcBorders>
            <w:vAlign w:val="center"/>
          </w:tcPr>
          <w:p w14:paraId="3541AD0B" w14:textId="789CFA8F"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rPr>
              <w:t>E000100</w:t>
            </w:r>
            <w:r w:rsidRPr="00FD35A8">
              <w:rPr>
                <w:rFonts w:ascii="Times New Roman" w:eastAsia="等线" w:hAnsi="Times New Roman"/>
                <w:color w:val="auto"/>
                <w:sz w:val="18"/>
                <w:szCs w:val="18"/>
                <w:lang w:eastAsia="zh-CN"/>
              </w:rPr>
              <w:t>4</w:t>
            </w:r>
          </w:p>
        </w:tc>
        <w:tc>
          <w:tcPr>
            <w:tcW w:w="0" w:type="auto"/>
            <w:tcBorders>
              <w:top w:val="nil"/>
              <w:left w:val="nil"/>
              <w:bottom w:val="nil"/>
              <w:right w:val="nil"/>
            </w:tcBorders>
            <w:vAlign w:val="center"/>
          </w:tcPr>
          <w:p w14:paraId="33986008" w14:textId="3FAE478B" w:rsidR="00453374" w:rsidRPr="00FD35A8" w:rsidRDefault="00453374"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SSc</w:t>
            </w:r>
          </w:p>
        </w:tc>
        <w:tc>
          <w:tcPr>
            <w:tcW w:w="0" w:type="auto"/>
            <w:tcBorders>
              <w:top w:val="nil"/>
              <w:left w:val="nil"/>
              <w:bottom w:val="nil"/>
              <w:right w:val="nil"/>
            </w:tcBorders>
            <w:vAlign w:val="center"/>
          </w:tcPr>
          <w:p w14:paraId="77A8CEFF" w14:textId="4B78C217"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xx</w:t>
            </w:r>
          </w:p>
        </w:tc>
        <w:tc>
          <w:tcPr>
            <w:tcW w:w="0" w:type="auto"/>
            <w:tcBorders>
              <w:top w:val="nil"/>
              <w:left w:val="nil"/>
              <w:bottom w:val="nil"/>
              <w:right w:val="nil"/>
            </w:tcBorders>
            <w:vAlign w:val="center"/>
          </w:tcPr>
          <w:p w14:paraId="221A0067" w14:textId="0451E6D2"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1D8692B5" w14:textId="7CEFEEAA" w:rsidR="00453374" w:rsidRPr="00FD35A8" w:rsidRDefault="00453374" w:rsidP="00453374">
            <w:pPr>
              <w:widowControl/>
              <w:jc w:val="center"/>
              <w:rPr>
                <w:rFonts w:ascii="Times New Roman" w:hAnsi="Times New Roman"/>
                <w:color w:val="auto"/>
                <w:lang w:eastAsia="ja-JP"/>
              </w:rPr>
            </w:pPr>
            <w:r w:rsidRPr="00FD35A8">
              <w:rPr>
                <w:rFonts w:ascii="Times New Roman" w:eastAsia="等线" w:hAnsi="Times New Roman"/>
                <w:color w:val="auto"/>
                <w:sz w:val="18"/>
                <w:szCs w:val="18"/>
              </w:rPr>
              <w:t>yyyy-mm-dd (xx)</w:t>
            </w:r>
          </w:p>
        </w:tc>
        <w:tc>
          <w:tcPr>
            <w:tcW w:w="0" w:type="auto"/>
            <w:tcBorders>
              <w:top w:val="nil"/>
              <w:left w:val="nil"/>
              <w:bottom w:val="nil"/>
              <w:right w:val="nil"/>
            </w:tcBorders>
            <w:vAlign w:val="center"/>
          </w:tcPr>
          <w:p w14:paraId="4EB6DC08" w14:textId="1D79AC9B" w:rsidR="00453374" w:rsidRPr="00FD35A8" w:rsidRDefault="001429C7" w:rsidP="00453374">
            <w:pPr>
              <w:widowControl/>
              <w:jc w:val="center"/>
              <w:rPr>
                <w:rFonts w:ascii="Times New Roman" w:hAnsi="Times New Roman"/>
                <w:color w:val="auto"/>
                <w:lang w:eastAsia="zh-CN"/>
              </w:rPr>
            </w:pPr>
            <w:r w:rsidRPr="00FD35A8">
              <w:rPr>
                <w:rFonts w:ascii="Times New Roman" w:eastAsia="等线" w:hAnsi="Times New Roman"/>
                <w:color w:val="auto"/>
                <w:sz w:val="18"/>
                <w:szCs w:val="18"/>
                <w:lang w:eastAsia="zh-CN"/>
              </w:rPr>
              <w:t>10</w:t>
            </w:r>
          </w:p>
        </w:tc>
        <w:tc>
          <w:tcPr>
            <w:tcW w:w="0" w:type="auto"/>
            <w:tcBorders>
              <w:top w:val="nil"/>
              <w:left w:val="nil"/>
              <w:bottom w:val="nil"/>
              <w:right w:val="nil"/>
            </w:tcBorders>
            <w:vAlign w:val="center"/>
          </w:tcPr>
          <w:p w14:paraId="5823F42C" w14:textId="209883B6"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765B30F2" w14:textId="5A19CF15"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597432F6" w14:textId="0CB3D935" w:rsidR="00453374" w:rsidRPr="00FD35A8" w:rsidRDefault="00453374" w:rsidP="00453374">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59D3EA1F" w14:textId="2CDD44E7" w:rsidR="00453374" w:rsidRPr="00FD35A8" w:rsidRDefault="00453374" w:rsidP="00453374">
            <w:pPr>
              <w:widowControl/>
              <w:jc w:val="center"/>
              <w:rPr>
                <w:rFonts w:ascii="Times New Roman" w:hAnsi="Times New Roman"/>
              </w:rPr>
            </w:pPr>
            <w:r w:rsidRPr="00FD35A8">
              <w:rPr>
                <w:rFonts w:ascii="Times New Roman" w:eastAsia="等线" w:hAnsi="Times New Roman"/>
                <w:color w:val="000000"/>
                <w:sz w:val="18"/>
                <w:szCs w:val="18"/>
              </w:rPr>
              <w:t>Y/N</w:t>
            </w:r>
          </w:p>
        </w:tc>
      </w:tr>
      <w:tr w:rsidR="002D04F5" w:rsidRPr="00FD35A8" w14:paraId="6F27F137" w14:textId="77777777" w:rsidTr="00554508">
        <w:trPr>
          <w:trHeight w:val="295"/>
        </w:trPr>
        <w:tc>
          <w:tcPr>
            <w:tcW w:w="0" w:type="auto"/>
            <w:tcBorders>
              <w:top w:val="nil"/>
              <w:left w:val="nil"/>
              <w:bottom w:val="single" w:sz="4" w:space="0" w:color="auto"/>
              <w:right w:val="nil"/>
            </w:tcBorders>
            <w:vAlign w:val="center"/>
          </w:tcPr>
          <w:p w14:paraId="0C83640D"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27A1F4BB"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0B3671A5"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42B273E6"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531517CB"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6B3EAD65" w14:textId="77777777" w:rsidR="008232E7" w:rsidRPr="00FD35A8" w:rsidRDefault="008232E7" w:rsidP="00F45EAC">
            <w:pPr>
              <w:widowControl/>
              <w:spacing w:line="276" w:lineRule="auto"/>
              <w:jc w:val="center"/>
              <w:rPr>
                <w:rFonts w:ascii="Times New Roman" w:eastAsia="Times New Roman" w:hAnsi="Times New Roman"/>
                <w:color w:val="auto"/>
                <w:lang w:eastAsia="ja-JP"/>
              </w:rPr>
            </w:pPr>
          </w:p>
        </w:tc>
        <w:tc>
          <w:tcPr>
            <w:tcW w:w="0" w:type="auto"/>
            <w:tcBorders>
              <w:top w:val="nil"/>
              <w:left w:val="nil"/>
              <w:bottom w:val="single" w:sz="4" w:space="0" w:color="auto"/>
              <w:right w:val="nil"/>
            </w:tcBorders>
            <w:vAlign w:val="center"/>
          </w:tcPr>
          <w:p w14:paraId="5E8EF60C" w14:textId="77777777" w:rsidR="008232E7" w:rsidRPr="00FD35A8" w:rsidRDefault="008232E7" w:rsidP="00F45EAC">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D821C07" w14:textId="77777777" w:rsidR="008232E7" w:rsidRPr="00FD35A8" w:rsidRDefault="008232E7" w:rsidP="00F45EAC">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737A0112" w14:textId="77777777" w:rsidR="008232E7" w:rsidRPr="00FD35A8" w:rsidRDefault="008232E7" w:rsidP="00F45EAC">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A880926" w14:textId="77777777" w:rsidR="008232E7" w:rsidRPr="00FD35A8" w:rsidRDefault="008232E7" w:rsidP="00F45EAC">
            <w:pPr>
              <w:widowControl/>
              <w:spacing w:line="276" w:lineRule="auto"/>
              <w:jc w:val="center"/>
              <w:rPr>
                <w:rFonts w:ascii="Times New Roman" w:eastAsia="Times New Roman" w:hAnsi="Times New Roman"/>
                <w:lang w:eastAsia="ja-JP"/>
              </w:rPr>
            </w:pPr>
          </w:p>
        </w:tc>
      </w:tr>
    </w:tbl>
    <w:p w14:paraId="6041708B" w14:textId="77777777" w:rsidR="00AB2BF4" w:rsidRPr="00FD35A8" w:rsidRDefault="00AB2BF4" w:rsidP="00AB2BF4">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49876168" w14:textId="0C319002" w:rsidR="00AB2BF4" w:rsidRPr="00FD35A8" w:rsidRDefault="00C434FF" w:rsidP="00AB2BF4">
      <w:pPr>
        <w:rPr>
          <w:rFonts w:ascii="Times New Roman" w:hAnsi="Times New Roman" w:cs="Times New Roman"/>
          <w:szCs w:val="20"/>
        </w:rPr>
      </w:pPr>
      <w:r w:rsidRPr="00FD35A8">
        <w:rPr>
          <w:rFonts w:ascii="Times New Roman" w:hAnsi="Times New Roman" w:cs="Times New Roman"/>
          <w:szCs w:val="20"/>
        </w:rPr>
        <w:t xml:space="preserve">[a] </w:t>
      </w:r>
      <w:r w:rsidR="00AB2BF4" w:rsidRPr="00FD35A8">
        <w:rPr>
          <w:rFonts w:ascii="Times New Roman" w:hAnsi="Times New Roman" w:cs="Times New Roman"/>
          <w:szCs w:val="20"/>
        </w:rPr>
        <w:t>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2573D8DC" w14:textId="00D6BCF2" w:rsidR="00A30BA6" w:rsidRPr="00FD35A8" w:rsidRDefault="00C434FF" w:rsidP="00AB2BF4">
      <w:pPr>
        <w:rPr>
          <w:rFonts w:ascii="Times New Roman" w:hAnsi="Times New Roman" w:cs="Times New Roman"/>
          <w:szCs w:val="20"/>
        </w:rPr>
      </w:pPr>
      <w:r w:rsidRPr="00FD35A8">
        <w:rPr>
          <w:rFonts w:ascii="Times New Roman" w:hAnsi="Times New Roman" w:cs="Times New Roman"/>
          <w:szCs w:val="20"/>
        </w:rPr>
        <w:t xml:space="preserve">[b] </w:t>
      </w:r>
      <w:r w:rsidR="00AB2BF4" w:rsidRPr="00FD35A8">
        <w:rPr>
          <w:rFonts w:ascii="Times New Roman" w:hAnsi="Times New Roman" w:cs="Times New Roman"/>
          <w:szCs w:val="20"/>
        </w:rPr>
        <w:t xml:space="preserve">Duration (days) = End date or Date of </w:t>
      </w:r>
      <w:del w:id="1978" w:author="Yali Chen" w:date="2025-12-29T16:27:00Z" w16du:dateUtc="2025-12-29T08:27:00Z">
        <w:r w:rsidR="00AB2BF4" w:rsidRPr="00FD35A8" w:rsidDel="008B66C2">
          <w:rPr>
            <w:rFonts w:ascii="Times New Roman" w:hAnsi="Times New Roman" w:cs="Times New Roman"/>
            <w:szCs w:val="20"/>
          </w:rPr>
          <w:delText>data exported from EDC</w:delText>
        </w:r>
      </w:del>
      <w:ins w:id="1979" w:author="Yali Chen" w:date="2025-12-29T16:27:00Z" w16du:dateUtc="2025-12-29T08:27:00Z">
        <w:r w:rsidR="008B66C2">
          <w:rPr>
            <w:rFonts w:ascii="Times New Roman" w:hAnsi="Times New Roman" w:cs="Times New Roman" w:hint="eastAsia"/>
            <w:szCs w:val="20"/>
          </w:rPr>
          <w:t>cutoff</w:t>
        </w:r>
      </w:ins>
      <w:r w:rsidR="00AB2BF4" w:rsidRPr="00FD35A8">
        <w:rPr>
          <w:rFonts w:ascii="Times New Roman" w:hAnsi="Times New Roman" w:cs="Times New Roman"/>
          <w:szCs w:val="20"/>
        </w:rPr>
        <w:t xml:space="preserve"> when the AE is ongoing – Start date +1</w:t>
      </w:r>
    </w:p>
    <w:p w14:paraId="47DDD7DF" w14:textId="3CDA7C23" w:rsidR="00216E69" w:rsidRPr="00FD35A8" w:rsidRDefault="002D04F5" w:rsidP="00216E69">
      <w:pPr>
        <w:rPr>
          <w:rFonts w:ascii="Times New Roman" w:hAnsi="Times New Roman" w:cs="Times New Roman"/>
          <w:szCs w:val="20"/>
        </w:rPr>
      </w:pPr>
      <w:r w:rsidRPr="00FD35A8">
        <w:rPr>
          <w:rFonts w:ascii="Times New Roman" w:hAnsi="Times New Roman" w:cs="Times New Roman"/>
          <w:szCs w:val="20"/>
        </w:rPr>
        <w:t xml:space="preserve">[c] </w:t>
      </w:r>
      <w:r w:rsidR="001429C7" w:rsidRPr="00FD35A8">
        <w:rPr>
          <w:rFonts w:ascii="Times New Roman" w:hAnsi="Times New Roman" w:cs="Times New Roman"/>
          <w:szCs w:val="20"/>
        </w:rPr>
        <w:t xml:space="preserve">The severity of </w:t>
      </w:r>
      <w:r w:rsidR="00703669" w:rsidRPr="00FD35A8">
        <w:rPr>
          <w:rFonts w:ascii="Times New Roman" w:hAnsi="Times New Roman" w:cs="Times New Roman"/>
          <w:szCs w:val="20"/>
        </w:rPr>
        <w:t>cytokine release syndromes</w:t>
      </w:r>
      <w:r w:rsidR="001429C7" w:rsidRPr="00FD35A8">
        <w:rPr>
          <w:rFonts w:ascii="Times New Roman" w:hAnsi="Times New Roman" w:cs="Times New Roman"/>
          <w:szCs w:val="20"/>
        </w:rPr>
        <w:t xml:space="preserve"> are analysed according to American Society of Transplantation and Cellular Therapy (ASTCT) grading criteria in 2019, grade 1-5.</w:t>
      </w:r>
    </w:p>
    <w:p w14:paraId="4E6AB238" w14:textId="6E43DA65" w:rsidR="00372EB1" w:rsidRPr="00FD35A8" w:rsidRDefault="00372EB1" w:rsidP="00216E69">
      <w:pPr>
        <w:rPr>
          <w:ins w:id="1980" w:author="Yali Chen" w:date="2025-12-18T10:52:00Z" w16du:dateUtc="2025-12-18T02:52:00Z"/>
          <w:rFonts w:ascii="Times New Roman" w:hAnsi="Times New Roman" w:cs="Times New Roman"/>
          <w:szCs w:val="20"/>
        </w:rPr>
      </w:pPr>
      <w:r w:rsidRPr="00FD35A8">
        <w:rPr>
          <w:rFonts w:ascii="Times New Roman" w:hAnsi="Times New Roman" w:cs="Times New Roman"/>
          <w:szCs w:val="20"/>
        </w:rPr>
        <w:t>ASTCT:</w:t>
      </w:r>
      <w:r w:rsidRPr="00FD35A8">
        <w:rPr>
          <w:rFonts w:ascii="Times New Roman" w:hAnsi="Times New Roman" w:cs="Times New Roman"/>
        </w:rPr>
        <w:t xml:space="preserve"> </w:t>
      </w:r>
      <w:r w:rsidRPr="00FD35A8">
        <w:rPr>
          <w:rFonts w:ascii="Times New Roman" w:hAnsi="Times New Roman" w:cs="Times New Roman"/>
          <w:szCs w:val="20"/>
        </w:rPr>
        <w:t>American Society of Transplantation and Cellular Therapy, IIM: Idiopathic Inflammatory Myopathies, SSc: Systemic Sclerosis</w:t>
      </w:r>
    </w:p>
    <w:p w14:paraId="47965E5A" w14:textId="77777777" w:rsidR="00283AD4" w:rsidRDefault="00283AD4" w:rsidP="00C33DAE">
      <w:pPr>
        <w:rPr>
          <w:ins w:id="1981" w:author="Yali Chen" w:date="2025-12-29T16:18:00Z" w16du:dateUtc="2025-12-29T08:18:00Z"/>
          <w:rFonts w:ascii="Times New Roman" w:hAnsi="Times New Roman" w:cs="Times New Roman"/>
          <w:i/>
          <w:iCs/>
          <w:szCs w:val="20"/>
        </w:rPr>
      </w:pPr>
    </w:p>
    <w:p w14:paraId="72C3C353" w14:textId="09095F36" w:rsidR="00C33DAE" w:rsidRPr="002B1442" w:rsidRDefault="00C33DAE" w:rsidP="00C33DAE">
      <w:pPr>
        <w:rPr>
          <w:ins w:id="1982" w:author="Yali Chen" w:date="2025-12-18T10:52:00Z" w16du:dateUtc="2025-12-18T02:52:00Z"/>
          <w:rFonts w:ascii="Times New Roman" w:hAnsi="Times New Roman" w:cs="Times New Roman"/>
          <w:i/>
          <w:iCs/>
          <w:szCs w:val="20"/>
        </w:rPr>
      </w:pPr>
      <w:ins w:id="1983" w:author="Yali Chen" w:date="2025-12-18T10:52:00Z" w16du:dateUtc="2025-12-18T02:52:00Z">
        <w:r w:rsidRPr="002B1442">
          <w:rPr>
            <w:rFonts w:ascii="Times New Roman" w:hAnsi="Times New Roman" w:cs="Times New Roman"/>
            <w:i/>
            <w:iCs/>
            <w:szCs w:val="20"/>
          </w:rPr>
          <w:t>Programming note:</w:t>
        </w:r>
      </w:ins>
    </w:p>
    <w:p w14:paraId="7FBC5901" w14:textId="77777777" w:rsidR="00283AD4" w:rsidRPr="00160485" w:rsidRDefault="00283AD4" w:rsidP="00283AD4">
      <w:pPr>
        <w:rPr>
          <w:ins w:id="1984" w:author="Yali Chen" w:date="2025-12-29T16:18:00Z" w16du:dateUtc="2025-12-29T08:18:00Z"/>
          <w:rFonts w:ascii="Times New Roman" w:hAnsi="Times New Roman" w:cs="Times New Roman"/>
          <w:b/>
          <w:bCs/>
          <w:i/>
          <w:iCs/>
          <w:szCs w:val="20"/>
          <w:rPrChange w:id="1985" w:author="Yali Chen" w:date="2025-12-29T16:37:00Z" w16du:dateUtc="2025-12-29T08:37:00Z">
            <w:rPr>
              <w:ins w:id="1986" w:author="Yali Chen" w:date="2025-12-29T16:18:00Z" w16du:dateUtc="2025-12-29T08:18:00Z"/>
              <w:rFonts w:ascii="Times New Roman" w:hAnsi="Times New Roman" w:cs="Times New Roman"/>
              <w:i/>
              <w:iCs/>
              <w:szCs w:val="20"/>
            </w:rPr>
          </w:rPrChange>
        </w:rPr>
      </w:pPr>
      <w:ins w:id="1987" w:author="Yali Chen" w:date="2025-12-29T16:18:00Z" w16du:dateUtc="2025-12-29T08:18:00Z">
        <w:r w:rsidRPr="00160485">
          <w:rPr>
            <w:rFonts w:ascii="Times New Roman" w:hAnsi="Times New Roman" w:cs="Times New Roman"/>
            <w:b/>
            <w:bCs/>
            <w:i/>
            <w:iCs/>
            <w:szCs w:val="20"/>
            <w:rPrChange w:id="1988" w:author="Yali Chen" w:date="2025-12-29T16:37:00Z" w16du:dateUtc="2025-12-29T08:37:00Z">
              <w:rPr>
                <w:rFonts w:ascii="Times New Roman" w:hAnsi="Times New Roman" w:cs="Times New Roman"/>
                <w:i/>
                <w:iCs/>
                <w:szCs w:val="20"/>
              </w:rPr>
            </w:rPrChange>
          </w:rPr>
          <w:t>Any Prophylaxis treatment will be Yes when:</w:t>
        </w:r>
      </w:ins>
    </w:p>
    <w:p w14:paraId="77AF76EB" w14:textId="33723D2F" w:rsidR="00283AD4" w:rsidRPr="002B1442" w:rsidRDefault="00283AD4" w:rsidP="00283AD4">
      <w:pPr>
        <w:rPr>
          <w:ins w:id="1989" w:author="Yali Chen" w:date="2025-12-29T16:18:00Z" w16du:dateUtc="2025-12-29T08:18:00Z"/>
          <w:rFonts w:ascii="Times New Roman" w:hAnsi="Times New Roman" w:cs="Times New Roman"/>
          <w:i/>
          <w:iCs/>
          <w:szCs w:val="20"/>
        </w:rPr>
      </w:pPr>
      <w:ins w:id="1990" w:author="Yali Chen" w:date="2025-12-29T16:18:00Z" w16du:dateUtc="2025-12-29T08:18:00Z">
        <w:r w:rsidRPr="002B1442">
          <w:rPr>
            <w:rFonts w:ascii="Times New Roman" w:hAnsi="Times New Roman" w:cs="Times New Roman"/>
            <w:i/>
            <w:iCs/>
            <w:szCs w:val="20"/>
          </w:rPr>
          <w:t>Indication type =</w:t>
        </w:r>
        <w:r w:rsidRPr="002B1442">
          <w:rPr>
            <w:rFonts w:ascii="Times New Roman" w:hAnsi="Times New Roman" w:cs="Times New Roman" w:hint="eastAsia"/>
            <w:i/>
            <w:iCs/>
            <w:szCs w:val="20"/>
          </w:rPr>
          <w:t>“</w:t>
        </w:r>
        <w:r w:rsidRPr="002B1442">
          <w:rPr>
            <w:rFonts w:ascii="Times New Roman" w:hAnsi="Times New Roman" w:cs="Times New Roman"/>
            <w:i/>
            <w:iCs/>
            <w:szCs w:val="20"/>
          </w:rPr>
          <w:t>pre-infusion prophylaxis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or </w:t>
        </w:r>
        <w:r w:rsidRPr="002B1442">
          <w:rPr>
            <w:rFonts w:ascii="Times New Roman" w:hAnsi="Times New Roman" w:cs="Times New Roman" w:hint="eastAsia"/>
            <w:i/>
            <w:iCs/>
            <w:szCs w:val="20"/>
          </w:rPr>
          <w:t>“</w:t>
        </w:r>
        <w:r w:rsidRPr="002B1442">
          <w:rPr>
            <w:rFonts w:ascii="Times New Roman" w:hAnsi="Times New Roman" w:cs="Times New Roman"/>
            <w:i/>
            <w:iCs/>
            <w:szCs w:val="20"/>
          </w:rPr>
          <w:t>prophylaxis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Indication type =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Is this adverse event </w:t>
        </w:r>
      </w:ins>
      <w:ins w:id="1991" w:author="Yali Chen" w:date="2025-12-29T16:19:00Z" w16du:dateUtc="2025-12-29T08:19:00Z">
        <w:r w:rsidRPr="002B1442">
          <w:rPr>
            <w:rFonts w:ascii="Times New Roman" w:hAnsi="Times New Roman" w:cs="Times New Roman"/>
            <w:i/>
            <w:iCs/>
            <w:szCs w:val="20"/>
          </w:rPr>
          <w:t>CRS</w:t>
        </w:r>
      </w:ins>
      <w:ins w:id="1992" w:author="Yali Chen" w:date="2025-12-29T16:18:00Z" w16du:dateUtc="2025-12-29T08:18:00Z">
        <w:r w:rsidRPr="002B1442">
          <w:rPr>
            <w:rFonts w:ascii="Times New Roman" w:hAnsi="Times New Roman" w:cs="Times New Roman"/>
            <w:i/>
            <w:iCs/>
            <w:szCs w:val="20"/>
          </w:rPr>
          <w:t>?</w:t>
        </w:r>
      </w:ins>
      <w:ins w:id="1993" w:author="Yali Chen" w:date="2025-12-29T16:38:00Z" w16du:dateUtc="2025-12-29T08:38:00Z">
        <w:r w:rsidR="00AF6664">
          <w:rPr>
            <w:rFonts w:ascii="Times New Roman" w:hAnsi="Times New Roman" w:cs="Times New Roman" w:hint="eastAsia"/>
            <w:i/>
            <w:iCs/>
            <w:szCs w:val="20"/>
          </w:rPr>
          <w:t xml:space="preserve"> </w:t>
        </w:r>
      </w:ins>
      <w:ins w:id="1994" w:author="Yali Chen" w:date="2025-12-29T16:18:00Z" w16du:dateUtc="2025-12-29T08:18:00Z">
        <w:r w:rsidRPr="002B1442">
          <w:rPr>
            <w:rFonts w:ascii="Times New Roman" w:hAnsi="Times New Roman" w:cs="Times New Roman"/>
            <w:i/>
            <w:iCs/>
            <w:szCs w:val="20"/>
          </w:rPr>
          <w:t>=</w:t>
        </w:r>
        <w:r w:rsidRPr="002B1442">
          <w:rPr>
            <w:rFonts w:ascii="Times New Roman" w:hAnsi="Times New Roman" w:cs="Times New Roman" w:hint="eastAsia"/>
            <w:i/>
            <w:iCs/>
            <w:szCs w:val="20"/>
          </w:rPr>
          <w:t>”</w:t>
        </w:r>
        <w:r w:rsidRPr="002B1442">
          <w:rPr>
            <w:rFonts w:ascii="Times New Roman" w:hAnsi="Times New Roman" w:cs="Times New Roman"/>
            <w:i/>
            <w:iCs/>
            <w:szCs w:val="20"/>
          </w:rPr>
          <w:t>Yes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21720371" w14:textId="77777777" w:rsidR="00283AD4" w:rsidRPr="002B1442" w:rsidRDefault="00283AD4" w:rsidP="00283AD4">
      <w:pPr>
        <w:rPr>
          <w:ins w:id="1995" w:author="Yali Chen" w:date="2025-12-29T16:18:00Z" w16du:dateUtc="2025-12-29T08:18:00Z"/>
          <w:rFonts w:ascii="Times New Roman" w:hAnsi="Times New Roman" w:cs="Times New Roman"/>
          <w:i/>
          <w:iCs/>
          <w:szCs w:val="20"/>
        </w:rPr>
      </w:pPr>
      <w:ins w:id="1996" w:author="Yali Chen" w:date="2025-12-29T16:18:00Z" w16du:dateUtc="2025-12-29T08:18:00Z">
        <w:r w:rsidRPr="002B1442">
          <w:rPr>
            <w:rFonts w:ascii="Times New Roman" w:hAnsi="Times New Roman" w:cs="Times New Roman"/>
            <w:i/>
            <w:iCs/>
            <w:szCs w:val="20"/>
          </w:rPr>
          <w:t xml:space="preserve">Link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by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#x</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Reported Term</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w:t>
        </w:r>
      </w:ins>
    </w:p>
    <w:p w14:paraId="2DFAD973" w14:textId="77777777" w:rsidR="00283AD4" w:rsidRPr="002B1442" w:rsidRDefault="00283AD4" w:rsidP="00283AD4">
      <w:pPr>
        <w:rPr>
          <w:ins w:id="1997" w:author="Yali Chen" w:date="2025-12-29T16:18:00Z" w16du:dateUtc="2025-12-29T08:18:00Z"/>
          <w:rFonts w:ascii="Times New Roman" w:hAnsi="Times New Roman" w:cs="Times New Roman"/>
          <w:i/>
          <w:iCs/>
          <w:szCs w:val="20"/>
        </w:rPr>
      </w:pPr>
      <w:ins w:id="1998" w:author="Yali Chen" w:date="2025-12-29T16:18:00Z" w16du:dateUtc="2025-12-29T08:18:00Z">
        <w:r w:rsidRPr="002B1442">
          <w:rPr>
            <w:rFonts w:ascii="Times New Roman" w:hAnsi="Times New Roman" w:cs="Times New Roman"/>
            <w:i/>
            <w:iCs/>
            <w:szCs w:val="20"/>
          </w:rPr>
          <w:t>Or</w:t>
        </w:r>
      </w:ins>
    </w:p>
    <w:p w14:paraId="0B74CAA0" w14:textId="3BC9CFB5" w:rsidR="00283AD4" w:rsidRPr="002B1442" w:rsidRDefault="00283AD4" w:rsidP="00283AD4">
      <w:pPr>
        <w:rPr>
          <w:ins w:id="1999" w:author="Yali Chen" w:date="2025-12-29T16:18:00Z" w16du:dateUtc="2025-12-29T08:18:00Z"/>
          <w:rFonts w:ascii="Times New Roman" w:hAnsi="Times New Roman" w:cs="Times New Roman"/>
          <w:i/>
          <w:iCs/>
          <w:szCs w:val="20"/>
        </w:rPr>
      </w:pPr>
      <w:ins w:id="2000" w:author="Yali Chen" w:date="2025-12-29T16:18:00Z" w16du:dateUtc="2025-12-29T08:18:00Z">
        <w:r w:rsidRPr="002B1442">
          <w:rPr>
            <w:rFonts w:ascii="Times New Roman" w:hAnsi="Times New Roman" w:cs="Times New Roman"/>
            <w:i/>
            <w:iCs/>
            <w:szCs w:val="20"/>
          </w:rPr>
          <w:t>Indication type =</w:t>
        </w:r>
        <w:r w:rsidRPr="002B1442">
          <w:rPr>
            <w:rFonts w:ascii="Times New Roman" w:hAnsi="Times New Roman" w:cs="Times New Roman" w:hint="eastAsia"/>
            <w:i/>
            <w:iCs/>
            <w:szCs w:val="20"/>
          </w:rPr>
          <w:t>“</w:t>
        </w:r>
        <w:r w:rsidRPr="002B1442">
          <w:rPr>
            <w:rFonts w:ascii="Times New Roman" w:hAnsi="Times New Roman" w:cs="Times New Roman"/>
            <w:i/>
            <w:iCs/>
            <w:szCs w:val="20"/>
          </w:rPr>
          <w:t>pre-infusion prophylaxis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or </w:t>
        </w:r>
        <w:r w:rsidRPr="002B1442">
          <w:rPr>
            <w:rFonts w:ascii="Times New Roman" w:hAnsi="Times New Roman" w:cs="Times New Roman" w:hint="eastAsia"/>
            <w:i/>
            <w:iCs/>
            <w:szCs w:val="20"/>
          </w:rPr>
          <w:t>“</w:t>
        </w:r>
        <w:r w:rsidRPr="002B1442">
          <w:rPr>
            <w:rFonts w:ascii="Times New Roman" w:hAnsi="Times New Roman" w:cs="Times New Roman"/>
            <w:i/>
            <w:iCs/>
            <w:szCs w:val="20"/>
          </w:rPr>
          <w:t>prophylaxis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Procedures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Indication type =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Procedures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Is this adverse event </w:t>
        </w:r>
      </w:ins>
      <w:ins w:id="2001" w:author="Yali Chen" w:date="2025-12-29T16:24:00Z" w16du:dateUtc="2025-12-29T08:24:00Z">
        <w:r w:rsidR="000F241F" w:rsidRPr="002B1442">
          <w:rPr>
            <w:rFonts w:ascii="Times New Roman" w:hAnsi="Times New Roman" w:cs="Times New Roman"/>
            <w:i/>
            <w:iCs/>
            <w:szCs w:val="20"/>
          </w:rPr>
          <w:t>CRS</w:t>
        </w:r>
      </w:ins>
      <w:ins w:id="2002" w:author="Yali Chen" w:date="2025-12-29T16:18:00Z" w16du:dateUtc="2025-12-29T08:18:00Z">
        <w:r w:rsidRPr="002B1442">
          <w:rPr>
            <w:rFonts w:ascii="Times New Roman" w:hAnsi="Times New Roman" w:cs="Times New Roman"/>
            <w:i/>
            <w:iCs/>
            <w:szCs w:val="20"/>
          </w:rPr>
          <w:t>?</w:t>
        </w:r>
      </w:ins>
      <w:ins w:id="2003" w:author="Yali Chen" w:date="2025-12-29T16:39:00Z" w16du:dateUtc="2025-12-29T08:39:00Z">
        <w:r w:rsidR="00AF6664">
          <w:rPr>
            <w:rFonts w:ascii="Times New Roman" w:hAnsi="Times New Roman" w:cs="Times New Roman" w:hint="eastAsia"/>
            <w:i/>
            <w:iCs/>
            <w:szCs w:val="20"/>
          </w:rPr>
          <w:t xml:space="preserve"> </w:t>
        </w:r>
      </w:ins>
      <w:ins w:id="2004" w:author="Yali Chen" w:date="2025-12-29T16:18:00Z" w16du:dateUtc="2025-12-29T08:18:00Z">
        <w:r w:rsidRPr="002B1442">
          <w:rPr>
            <w:rFonts w:ascii="Times New Roman" w:hAnsi="Times New Roman" w:cs="Times New Roman"/>
            <w:i/>
            <w:iCs/>
            <w:szCs w:val="20"/>
          </w:rPr>
          <w:t>=</w:t>
        </w:r>
        <w:r w:rsidRPr="002B1442">
          <w:rPr>
            <w:rFonts w:ascii="Times New Roman" w:hAnsi="Times New Roman" w:cs="Times New Roman" w:hint="eastAsia"/>
            <w:i/>
            <w:iCs/>
            <w:szCs w:val="20"/>
          </w:rPr>
          <w:t>”</w:t>
        </w:r>
        <w:r w:rsidRPr="002B1442">
          <w:rPr>
            <w:rFonts w:ascii="Times New Roman" w:hAnsi="Times New Roman" w:cs="Times New Roman"/>
            <w:i/>
            <w:iCs/>
            <w:szCs w:val="20"/>
          </w:rPr>
          <w:t>Yes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1A8E184C" w14:textId="77777777" w:rsidR="00283AD4" w:rsidRPr="002B1442" w:rsidRDefault="00283AD4" w:rsidP="00283AD4">
      <w:pPr>
        <w:rPr>
          <w:ins w:id="2005" w:author="Yali Chen" w:date="2025-12-29T16:18:00Z" w16du:dateUtc="2025-12-29T08:18:00Z"/>
          <w:rFonts w:ascii="Times New Roman" w:hAnsi="Times New Roman" w:cs="Times New Roman"/>
          <w:i/>
          <w:iCs/>
          <w:szCs w:val="20"/>
        </w:rPr>
      </w:pPr>
      <w:ins w:id="2006" w:author="Yali Chen" w:date="2025-12-29T16:18:00Z" w16du:dateUtc="2025-12-29T08:18:00Z">
        <w:r w:rsidRPr="002B1442">
          <w:rPr>
            <w:rFonts w:ascii="Times New Roman" w:hAnsi="Times New Roman" w:cs="Times New Roman"/>
            <w:i/>
            <w:iCs/>
            <w:szCs w:val="20"/>
          </w:rPr>
          <w:t xml:space="preserve">Link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Procedures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by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#x</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Procedures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w:t>
        </w:r>
        <w:r w:rsidRPr="002B1442">
          <w:rPr>
            <w:rFonts w:ascii="Times New Roman" w:hAnsi="Times New Roman" w:cs="Times New Roman"/>
            <w:i/>
            <w:iCs/>
            <w:szCs w:val="20"/>
          </w:rPr>
          <w:lastRenderedPageBreak/>
          <w:t xml:space="preserve">and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Reported Term</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w:t>
        </w:r>
      </w:ins>
    </w:p>
    <w:p w14:paraId="5846C99D" w14:textId="77777777" w:rsidR="00283AD4" w:rsidRPr="002B1442" w:rsidRDefault="00283AD4" w:rsidP="00283AD4">
      <w:pPr>
        <w:rPr>
          <w:ins w:id="2007" w:author="Yali Chen" w:date="2025-12-29T16:18:00Z" w16du:dateUtc="2025-12-29T08:18:00Z"/>
          <w:rFonts w:ascii="Times New Roman" w:hAnsi="Times New Roman" w:cs="Times New Roman"/>
          <w:i/>
          <w:iCs/>
          <w:szCs w:val="20"/>
        </w:rPr>
      </w:pPr>
    </w:p>
    <w:p w14:paraId="2EB17A1B" w14:textId="77777777" w:rsidR="00283AD4" w:rsidRPr="002B1442" w:rsidRDefault="00283AD4" w:rsidP="00283AD4">
      <w:pPr>
        <w:rPr>
          <w:ins w:id="2008" w:author="Yali Chen" w:date="2025-12-29T16:18:00Z" w16du:dateUtc="2025-12-29T08:18:00Z"/>
          <w:rFonts w:ascii="Times New Roman" w:hAnsi="Times New Roman" w:cs="Times New Roman"/>
          <w:i/>
          <w:iCs/>
          <w:szCs w:val="20"/>
        </w:rPr>
      </w:pPr>
    </w:p>
    <w:p w14:paraId="69A63120" w14:textId="77777777" w:rsidR="00283AD4" w:rsidRPr="00160485" w:rsidRDefault="00283AD4" w:rsidP="00283AD4">
      <w:pPr>
        <w:rPr>
          <w:ins w:id="2009" w:author="Yali Chen" w:date="2025-12-29T16:18:00Z" w16du:dateUtc="2025-12-29T08:18:00Z"/>
          <w:rFonts w:ascii="Times New Roman" w:hAnsi="Times New Roman" w:cs="Times New Roman"/>
          <w:b/>
          <w:bCs/>
          <w:i/>
          <w:iCs/>
          <w:szCs w:val="20"/>
          <w:rPrChange w:id="2010" w:author="Yali Chen" w:date="2025-12-29T16:37:00Z" w16du:dateUtc="2025-12-29T08:37:00Z">
            <w:rPr>
              <w:ins w:id="2011" w:author="Yali Chen" w:date="2025-12-29T16:18:00Z" w16du:dateUtc="2025-12-29T08:18:00Z"/>
              <w:rFonts w:ascii="Times New Roman" w:hAnsi="Times New Roman" w:cs="Times New Roman"/>
              <w:i/>
              <w:iCs/>
              <w:szCs w:val="20"/>
            </w:rPr>
          </w:rPrChange>
        </w:rPr>
      </w:pPr>
      <w:ins w:id="2012" w:author="Yali Chen" w:date="2025-12-29T16:18:00Z" w16du:dateUtc="2025-12-29T08:18:00Z">
        <w:r w:rsidRPr="00160485">
          <w:rPr>
            <w:rFonts w:ascii="Times New Roman" w:hAnsi="Times New Roman" w:cs="Times New Roman"/>
            <w:b/>
            <w:bCs/>
            <w:i/>
            <w:iCs/>
            <w:szCs w:val="20"/>
            <w:rPrChange w:id="2013" w:author="Yali Chen" w:date="2025-12-29T16:37:00Z" w16du:dateUtc="2025-12-29T08:37:00Z">
              <w:rPr>
                <w:rFonts w:ascii="Times New Roman" w:hAnsi="Times New Roman" w:cs="Times New Roman"/>
                <w:i/>
                <w:iCs/>
                <w:szCs w:val="20"/>
              </w:rPr>
            </w:rPrChange>
          </w:rPr>
          <w:t>Tocilizumab used will be Yes when:</w:t>
        </w:r>
      </w:ins>
    </w:p>
    <w:p w14:paraId="27B7983B" w14:textId="6A4EE2B8" w:rsidR="00283AD4" w:rsidRPr="002B1442" w:rsidRDefault="00283AD4" w:rsidP="00283AD4">
      <w:pPr>
        <w:rPr>
          <w:ins w:id="2014" w:author="Yali Chen" w:date="2025-12-29T16:18:00Z" w16du:dateUtc="2025-12-29T08:18:00Z"/>
          <w:rFonts w:ascii="Times New Roman" w:hAnsi="Times New Roman" w:cs="Times New Roman"/>
          <w:i/>
          <w:iCs/>
          <w:szCs w:val="20"/>
        </w:rPr>
      </w:pPr>
      <w:ins w:id="2015" w:author="Yali Chen" w:date="2025-12-29T16:18:00Z" w16du:dateUtc="2025-12-29T08:18:00Z">
        <w:r w:rsidRPr="002B1442">
          <w:rPr>
            <w:rFonts w:ascii="Times New Roman" w:hAnsi="Times New Roman" w:cs="Times New Roman"/>
            <w:i/>
            <w:iCs/>
            <w:szCs w:val="20"/>
          </w:rPr>
          <w:t xml:space="preserve">PN (WHO DRUG coding) of Medication Name = </w:t>
        </w:r>
        <w:r w:rsidRPr="002B1442">
          <w:rPr>
            <w:rFonts w:ascii="Times New Roman" w:hAnsi="Times New Roman" w:cs="Times New Roman" w:hint="eastAsia"/>
            <w:i/>
            <w:iCs/>
            <w:szCs w:val="20"/>
          </w:rPr>
          <w:t>“</w:t>
        </w:r>
        <w:r w:rsidRPr="002B1442">
          <w:rPr>
            <w:rFonts w:ascii="Times New Roman" w:hAnsi="Times New Roman" w:cs="Times New Roman"/>
            <w:i/>
            <w:iCs/>
            <w:szCs w:val="20"/>
          </w:rPr>
          <w:t>Tocilizumab</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Indication type =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Is this adverse event </w:t>
        </w:r>
      </w:ins>
      <w:ins w:id="2016" w:author="Yali Chen" w:date="2025-12-29T16:24:00Z" w16du:dateUtc="2025-12-29T08:24:00Z">
        <w:r w:rsidR="000F241F" w:rsidRPr="002B1442">
          <w:rPr>
            <w:rFonts w:ascii="Times New Roman" w:hAnsi="Times New Roman" w:cs="Times New Roman"/>
            <w:i/>
            <w:iCs/>
            <w:szCs w:val="20"/>
          </w:rPr>
          <w:t>CRS</w:t>
        </w:r>
      </w:ins>
      <w:ins w:id="2017" w:author="Yali Chen" w:date="2025-12-29T16:18:00Z" w16du:dateUtc="2025-12-29T08:18:00Z">
        <w:r w:rsidRPr="002B1442">
          <w:rPr>
            <w:rFonts w:ascii="Times New Roman" w:hAnsi="Times New Roman" w:cs="Times New Roman"/>
            <w:i/>
            <w:iCs/>
            <w:szCs w:val="20"/>
          </w:rPr>
          <w:t>?</w:t>
        </w:r>
      </w:ins>
      <w:ins w:id="2018" w:author="Yali Chen" w:date="2025-12-29T16:38:00Z" w16du:dateUtc="2025-12-29T08:38:00Z">
        <w:r w:rsidR="00AF6664">
          <w:rPr>
            <w:rFonts w:ascii="Times New Roman" w:hAnsi="Times New Roman" w:cs="Times New Roman" w:hint="eastAsia"/>
            <w:i/>
            <w:iCs/>
            <w:szCs w:val="20"/>
          </w:rPr>
          <w:t xml:space="preserve"> </w:t>
        </w:r>
      </w:ins>
      <w:ins w:id="2019" w:author="Yali Chen" w:date="2025-12-29T16:18:00Z" w16du:dateUtc="2025-12-29T08:18:00Z">
        <w:r w:rsidRPr="002B1442">
          <w:rPr>
            <w:rFonts w:ascii="Times New Roman" w:hAnsi="Times New Roman" w:cs="Times New Roman"/>
            <w:i/>
            <w:iCs/>
            <w:szCs w:val="20"/>
          </w:rPr>
          <w:t>=</w:t>
        </w:r>
        <w:r w:rsidRPr="002B1442">
          <w:rPr>
            <w:rFonts w:ascii="Times New Roman" w:hAnsi="Times New Roman" w:cs="Times New Roman" w:hint="eastAsia"/>
            <w:i/>
            <w:iCs/>
            <w:szCs w:val="20"/>
          </w:rPr>
          <w:t>”</w:t>
        </w:r>
        <w:r w:rsidRPr="002B1442">
          <w:rPr>
            <w:rFonts w:ascii="Times New Roman" w:hAnsi="Times New Roman" w:cs="Times New Roman"/>
            <w:i/>
            <w:iCs/>
            <w:szCs w:val="20"/>
          </w:rPr>
          <w:t>Yes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4957CFB9" w14:textId="77777777" w:rsidR="00283AD4" w:rsidRPr="002B1442" w:rsidRDefault="00283AD4" w:rsidP="00283AD4">
      <w:pPr>
        <w:rPr>
          <w:ins w:id="2020" w:author="Yali Chen" w:date="2025-12-29T16:18:00Z" w16du:dateUtc="2025-12-29T08:18:00Z"/>
          <w:rFonts w:ascii="Times New Roman" w:hAnsi="Times New Roman" w:cs="Times New Roman"/>
          <w:i/>
          <w:iCs/>
          <w:szCs w:val="20"/>
        </w:rPr>
      </w:pPr>
      <w:ins w:id="2021" w:author="Yali Chen" w:date="2025-12-29T16:18:00Z" w16du:dateUtc="2025-12-29T08:18:00Z">
        <w:r w:rsidRPr="002B1442">
          <w:rPr>
            <w:rFonts w:ascii="Times New Roman" w:hAnsi="Times New Roman" w:cs="Times New Roman"/>
            <w:i/>
            <w:iCs/>
            <w:szCs w:val="20"/>
          </w:rPr>
          <w:t xml:space="preserve">Link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by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#x</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Reported Term</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w:t>
        </w:r>
      </w:ins>
    </w:p>
    <w:p w14:paraId="48C8C034" w14:textId="77777777" w:rsidR="00283AD4" w:rsidRPr="002B1442" w:rsidRDefault="00283AD4" w:rsidP="00283AD4">
      <w:pPr>
        <w:rPr>
          <w:ins w:id="2022" w:author="Yali Chen" w:date="2025-12-29T16:18:00Z" w16du:dateUtc="2025-12-29T08:18:00Z"/>
          <w:rFonts w:ascii="Times New Roman" w:hAnsi="Times New Roman" w:cs="Times New Roman"/>
          <w:i/>
          <w:iCs/>
          <w:szCs w:val="20"/>
        </w:rPr>
      </w:pPr>
    </w:p>
    <w:p w14:paraId="5882561E" w14:textId="77777777" w:rsidR="00283AD4" w:rsidRPr="002B1442" w:rsidRDefault="00283AD4" w:rsidP="00283AD4">
      <w:pPr>
        <w:rPr>
          <w:ins w:id="2023" w:author="Yali Chen" w:date="2025-12-29T16:18:00Z" w16du:dateUtc="2025-12-29T08:18:00Z"/>
          <w:rFonts w:ascii="Times New Roman" w:hAnsi="Times New Roman" w:cs="Times New Roman"/>
          <w:i/>
          <w:iCs/>
          <w:szCs w:val="20"/>
        </w:rPr>
      </w:pPr>
    </w:p>
    <w:p w14:paraId="1B2EA4D4" w14:textId="77777777" w:rsidR="00283AD4" w:rsidRPr="00160485" w:rsidRDefault="00283AD4" w:rsidP="00283AD4">
      <w:pPr>
        <w:rPr>
          <w:ins w:id="2024" w:author="Yali Chen" w:date="2025-12-29T16:18:00Z" w16du:dateUtc="2025-12-29T08:18:00Z"/>
          <w:rFonts w:ascii="Times New Roman" w:hAnsi="Times New Roman" w:cs="Times New Roman"/>
          <w:b/>
          <w:bCs/>
          <w:i/>
          <w:iCs/>
          <w:szCs w:val="20"/>
          <w:rPrChange w:id="2025" w:author="Yali Chen" w:date="2025-12-29T16:37:00Z" w16du:dateUtc="2025-12-29T08:37:00Z">
            <w:rPr>
              <w:ins w:id="2026" w:author="Yali Chen" w:date="2025-12-29T16:18:00Z" w16du:dateUtc="2025-12-29T08:18:00Z"/>
              <w:rFonts w:ascii="Times New Roman" w:hAnsi="Times New Roman" w:cs="Times New Roman"/>
              <w:i/>
              <w:iCs/>
              <w:szCs w:val="20"/>
            </w:rPr>
          </w:rPrChange>
        </w:rPr>
      </w:pPr>
      <w:ins w:id="2027" w:author="Yali Chen" w:date="2025-12-29T16:18:00Z" w16du:dateUtc="2025-12-29T08:18:00Z">
        <w:r w:rsidRPr="00160485">
          <w:rPr>
            <w:rFonts w:ascii="Times New Roman" w:hAnsi="Times New Roman" w:cs="Times New Roman"/>
            <w:b/>
            <w:bCs/>
            <w:i/>
            <w:iCs/>
            <w:szCs w:val="20"/>
            <w:rPrChange w:id="2028" w:author="Yali Chen" w:date="2025-12-29T16:37:00Z" w16du:dateUtc="2025-12-29T08:37:00Z">
              <w:rPr>
                <w:rFonts w:ascii="Times New Roman" w:hAnsi="Times New Roman" w:cs="Times New Roman"/>
                <w:i/>
                <w:iCs/>
                <w:szCs w:val="20"/>
              </w:rPr>
            </w:rPrChange>
          </w:rPr>
          <w:t>Glucocorticoids used will be Yes when:</w:t>
        </w:r>
      </w:ins>
    </w:p>
    <w:p w14:paraId="67760A04" w14:textId="0D5EB31B" w:rsidR="00283AD4" w:rsidRPr="002B1442" w:rsidRDefault="00283AD4" w:rsidP="00283AD4">
      <w:pPr>
        <w:rPr>
          <w:ins w:id="2029" w:author="Yali Chen" w:date="2025-12-29T16:18:00Z" w16du:dateUtc="2025-12-29T08:18:00Z"/>
          <w:rFonts w:ascii="Times New Roman" w:hAnsi="Times New Roman" w:cs="Times New Roman"/>
          <w:i/>
          <w:iCs/>
          <w:szCs w:val="20"/>
        </w:rPr>
      </w:pPr>
      <w:ins w:id="2030" w:author="Yali Chen" w:date="2025-12-29T16:18:00Z" w16du:dateUtc="2025-12-29T08:18:00Z">
        <w:r w:rsidRPr="002B1442">
          <w:rPr>
            <w:rFonts w:ascii="Times New Roman" w:hAnsi="Times New Roman" w:cs="Times New Roman"/>
            <w:i/>
            <w:iCs/>
            <w:szCs w:val="20"/>
          </w:rPr>
          <w:t xml:space="preserve">ATC 4(WHO DRUG coding) of Medication Name = </w:t>
        </w:r>
        <w:r w:rsidRPr="002B1442">
          <w:rPr>
            <w:rFonts w:ascii="Times New Roman" w:hAnsi="Times New Roman" w:cs="Times New Roman" w:hint="eastAsia"/>
            <w:i/>
            <w:iCs/>
            <w:szCs w:val="20"/>
          </w:rPr>
          <w:t>“</w:t>
        </w:r>
        <w:r w:rsidRPr="002B1442">
          <w:rPr>
            <w:rFonts w:ascii="Times New Roman" w:hAnsi="Times New Roman" w:cs="Times New Roman"/>
            <w:i/>
            <w:iCs/>
            <w:szCs w:val="20"/>
          </w:rPr>
          <w:t>H02AB</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Indication type =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Is this adverse event </w:t>
        </w:r>
      </w:ins>
      <w:ins w:id="2031" w:author="Yali Chen" w:date="2025-12-29T16:25:00Z" w16du:dateUtc="2025-12-29T08:25:00Z">
        <w:r w:rsidR="000F241F" w:rsidRPr="002B1442">
          <w:rPr>
            <w:rFonts w:ascii="Times New Roman" w:hAnsi="Times New Roman" w:cs="Times New Roman"/>
            <w:i/>
            <w:iCs/>
            <w:szCs w:val="20"/>
          </w:rPr>
          <w:t>CRS</w:t>
        </w:r>
      </w:ins>
      <w:ins w:id="2032" w:author="Yali Chen" w:date="2025-12-29T16:18:00Z" w16du:dateUtc="2025-12-29T08:18:00Z">
        <w:r w:rsidRPr="002B1442">
          <w:rPr>
            <w:rFonts w:ascii="Times New Roman" w:hAnsi="Times New Roman" w:cs="Times New Roman"/>
            <w:i/>
            <w:iCs/>
            <w:szCs w:val="20"/>
          </w:rPr>
          <w:t>?</w:t>
        </w:r>
      </w:ins>
      <w:ins w:id="2033" w:author="Yali Chen" w:date="2025-12-29T16:38:00Z" w16du:dateUtc="2025-12-29T08:38:00Z">
        <w:r w:rsidR="00AF6664">
          <w:rPr>
            <w:rFonts w:ascii="Times New Roman" w:hAnsi="Times New Roman" w:cs="Times New Roman" w:hint="eastAsia"/>
            <w:i/>
            <w:iCs/>
            <w:szCs w:val="20"/>
          </w:rPr>
          <w:t xml:space="preserve"> </w:t>
        </w:r>
      </w:ins>
      <w:ins w:id="2034" w:author="Yali Chen" w:date="2025-12-29T16:18:00Z" w16du:dateUtc="2025-12-29T08:18:00Z">
        <w:r w:rsidRPr="002B1442">
          <w:rPr>
            <w:rFonts w:ascii="Times New Roman" w:hAnsi="Times New Roman" w:cs="Times New Roman"/>
            <w:i/>
            <w:iCs/>
            <w:szCs w:val="20"/>
          </w:rPr>
          <w:t>=</w:t>
        </w:r>
        <w:r w:rsidRPr="002B1442">
          <w:rPr>
            <w:rFonts w:ascii="Times New Roman" w:hAnsi="Times New Roman" w:cs="Times New Roman" w:hint="eastAsia"/>
            <w:i/>
            <w:iCs/>
            <w:szCs w:val="20"/>
          </w:rPr>
          <w:t>”</w:t>
        </w:r>
        <w:r w:rsidRPr="002B1442">
          <w:rPr>
            <w:rFonts w:ascii="Times New Roman" w:hAnsi="Times New Roman" w:cs="Times New Roman"/>
            <w:i/>
            <w:iCs/>
            <w:szCs w:val="20"/>
          </w:rPr>
          <w:t>Yes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0F27FCEE" w14:textId="366B33B7" w:rsidR="00C33DAE" w:rsidRPr="002B1442" w:rsidRDefault="00283AD4" w:rsidP="00283AD4">
      <w:pPr>
        <w:rPr>
          <w:rFonts w:ascii="Times New Roman" w:hAnsi="Times New Roman" w:cs="Times New Roman"/>
          <w:szCs w:val="20"/>
        </w:rPr>
      </w:pPr>
      <w:ins w:id="2035" w:author="Yali Chen" w:date="2025-12-29T16:18:00Z" w16du:dateUtc="2025-12-29T08:18:00Z">
        <w:r w:rsidRPr="002B1442">
          <w:rPr>
            <w:rFonts w:ascii="Times New Roman" w:hAnsi="Times New Roman" w:cs="Times New Roman"/>
            <w:i/>
            <w:iCs/>
            <w:szCs w:val="20"/>
          </w:rPr>
          <w:t xml:space="preserve">Link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by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#x</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Previous and Concomitant Medications</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 and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 Reported Term</w:t>
        </w:r>
        <w:r w:rsidRPr="002B1442">
          <w:rPr>
            <w:rFonts w:ascii="Times New Roman" w:hAnsi="Times New Roman" w:cs="Times New Roman" w:hint="eastAsia"/>
            <w:i/>
            <w:iCs/>
            <w:szCs w:val="20"/>
          </w:rPr>
          <w:t>”</w:t>
        </w:r>
        <w:r w:rsidRPr="002B1442">
          <w:rPr>
            <w:rFonts w:ascii="Times New Roman" w:hAnsi="Times New Roman" w:cs="Times New Roman"/>
            <w:i/>
            <w:iCs/>
            <w:szCs w:val="20"/>
          </w:rPr>
          <w:t xml:space="preserve">in CRF Page </w:t>
        </w:r>
        <w:r w:rsidRPr="002B1442">
          <w:rPr>
            <w:rFonts w:ascii="Times New Roman" w:hAnsi="Times New Roman" w:cs="Times New Roman" w:hint="eastAsia"/>
            <w:i/>
            <w:iCs/>
            <w:szCs w:val="20"/>
          </w:rPr>
          <w:t>“</w:t>
        </w:r>
        <w:r w:rsidRPr="002B1442">
          <w:rPr>
            <w:rFonts w:ascii="Times New Roman" w:hAnsi="Times New Roman" w:cs="Times New Roman"/>
            <w:i/>
            <w:iCs/>
            <w:szCs w:val="20"/>
          </w:rPr>
          <w:t>Adverse Event</w:t>
        </w:r>
        <w:r w:rsidRPr="002B1442">
          <w:rPr>
            <w:rFonts w:ascii="Times New Roman" w:hAnsi="Times New Roman" w:cs="Times New Roman" w:hint="eastAsia"/>
            <w:i/>
            <w:iCs/>
            <w:szCs w:val="20"/>
          </w:rPr>
          <w:t>”</w:t>
        </w:r>
      </w:ins>
    </w:p>
    <w:p w14:paraId="14D12792" w14:textId="1C55E35D" w:rsidR="00216E69" w:rsidRPr="00FD35A8" w:rsidRDefault="00B32AE0" w:rsidP="00216E69">
      <w:pPr>
        <w:pStyle w:val="TFLshelltitle1"/>
        <w:rPr>
          <w:rStyle w:val="Heading3Char1"/>
          <w:rFonts w:eastAsia="宋体"/>
          <w:b/>
          <w:bCs/>
          <w:color w:val="000000"/>
          <w:sz w:val="20"/>
          <w:szCs w:val="20"/>
          <w:lang w:eastAsia="zh-CN"/>
        </w:rPr>
      </w:pPr>
      <w:r w:rsidRPr="00FD35A8">
        <w:br w:type="page"/>
      </w:r>
      <w:bookmarkStart w:id="2036" w:name="_Toc217918940"/>
      <w:r w:rsidR="00216E69" w:rsidRPr="00FD35A8">
        <w:rPr>
          <w:rStyle w:val="Heading3Char1"/>
          <w:rFonts w:eastAsia="宋体"/>
          <w:b/>
          <w:bCs/>
          <w:color w:val="000000"/>
          <w:sz w:val="20"/>
          <w:szCs w:val="20"/>
          <w:lang w:eastAsia="zh-CN"/>
        </w:rPr>
        <w:lastRenderedPageBreak/>
        <w:t>Listing 14.3.</w:t>
      </w:r>
      <w:r w:rsidR="00703669" w:rsidRPr="00FD35A8">
        <w:rPr>
          <w:rStyle w:val="Heading3Char1"/>
          <w:rFonts w:eastAsia="宋体"/>
          <w:b/>
          <w:bCs/>
          <w:color w:val="000000"/>
          <w:sz w:val="20"/>
          <w:szCs w:val="20"/>
          <w:lang w:eastAsia="zh-CN"/>
        </w:rPr>
        <w:t>3</w:t>
      </w:r>
      <w:r w:rsidR="00216E69" w:rsidRPr="00FD35A8">
        <w:rPr>
          <w:rStyle w:val="Heading3Char1"/>
          <w:rFonts w:eastAsia="宋体"/>
          <w:b/>
          <w:bCs/>
          <w:color w:val="000000"/>
          <w:sz w:val="20"/>
          <w:szCs w:val="20"/>
          <w:lang w:eastAsia="zh-CN"/>
        </w:rPr>
        <w:t xml:space="preserve"> </w:t>
      </w:r>
      <w:r w:rsidR="00703669" w:rsidRPr="00FD35A8">
        <w:rPr>
          <w:rStyle w:val="Heading3Char1"/>
          <w:rFonts w:eastAsia="宋体"/>
          <w:b/>
          <w:bCs/>
          <w:color w:val="000000"/>
          <w:sz w:val="20"/>
          <w:szCs w:val="20"/>
          <w:lang w:eastAsia="zh-CN"/>
        </w:rPr>
        <w:t>Immune Effector Cell-associated Neurotoxicity Syndrome (Safety set)</w:t>
      </w:r>
      <w:bookmarkEnd w:id="2036"/>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6"/>
        <w:gridCol w:w="772"/>
        <w:gridCol w:w="1964"/>
        <w:gridCol w:w="1203"/>
        <w:gridCol w:w="1185"/>
        <w:gridCol w:w="1214"/>
        <w:gridCol w:w="1101"/>
        <w:gridCol w:w="2970"/>
        <w:gridCol w:w="1364"/>
        <w:gridCol w:w="1631"/>
      </w:tblGrid>
      <w:tr w:rsidR="00216E69" w:rsidRPr="00FD35A8" w14:paraId="53CFDE8B" w14:textId="77777777" w:rsidTr="006921A2">
        <w:trPr>
          <w:trHeight w:val="442"/>
        </w:trPr>
        <w:tc>
          <w:tcPr>
            <w:tcW w:w="0" w:type="auto"/>
            <w:tcBorders>
              <w:top w:val="single" w:sz="4" w:space="0" w:color="auto"/>
              <w:left w:val="nil"/>
              <w:bottom w:val="single" w:sz="4" w:space="0" w:color="auto"/>
              <w:right w:val="nil"/>
            </w:tcBorders>
            <w:vAlign w:val="center"/>
          </w:tcPr>
          <w:p w14:paraId="36E7CB0E"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Subject identifier</w:t>
            </w:r>
          </w:p>
        </w:tc>
        <w:tc>
          <w:tcPr>
            <w:tcW w:w="0" w:type="auto"/>
            <w:tcBorders>
              <w:top w:val="single" w:sz="4" w:space="0" w:color="auto"/>
              <w:left w:val="nil"/>
              <w:bottom w:val="single" w:sz="4" w:space="0" w:color="auto"/>
              <w:right w:val="nil"/>
            </w:tcBorders>
            <w:vAlign w:val="center"/>
          </w:tcPr>
          <w:p w14:paraId="7565A8B5"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4" w:space="0" w:color="auto"/>
              <w:right w:val="nil"/>
            </w:tcBorders>
            <w:vAlign w:val="center"/>
          </w:tcPr>
          <w:p w14:paraId="580612AD" w14:textId="77777777" w:rsidR="00216E69" w:rsidRPr="00FD35A8" w:rsidRDefault="00216E69" w:rsidP="006921A2">
            <w:pPr>
              <w:widowControl/>
              <w:jc w:val="center"/>
              <w:rPr>
                <w:rFonts w:ascii="Times New Roman" w:hAnsi="Times New Roman"/>
                <w:lang w:eastAsia="ja-JP"/>
              </w:rPr>
            </w:pPr>
            <w:r w:rsidRPr="00FD35A8">
              <w:rPr>
                <w:rFonts w:ascii="Times New Roman" w:hAnsi="Times New Roman"/>
                <w:lang w:eastAsia="ja-JP"/>
              </w:rPr>
              <w:t>Preferred term</w:t>
            </w:r>
          </w:p>
          <w:p w14:paraId="7C07587A"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ja-JP"/>
              </w:rPr>
              <w:t>(MedDRA version x.x)/Reported term</w:t>
            </w:r>
          </w:p>
        </w:tc>
        <w:tc>
          <w:tcPr>
            <w:tcW w:w="0" w:type="auto"/>
            <w:tcBorders>
              <w:top w:val="single" w:sz="4" w:space="0" w:color="auto"/>
              <w:left w:val="nil"/>
              <w:bottom w:val="single" w:sz="4" w:space="0" w:color="auto"/>
              <w:right w:val="nil"/>
            </w:tcBorders>
            <w:vAlign w:val="center"/>
          </w:tcPr>
          <w:p w14:paraId="40DA3429" w14:textId="77777777" w:rsidR="00216E69" w:rsidRPr="00FD35A8" w:rsidRDefault="00216E69" w:rsidP="006921A2">
            <w:pPr>
              <w:widowControl/>
              <w:jc w:val="center"/>
              <w:rPr>
                <w:rFonts w:ascii="Times New Roman" w:hAnsi="Times New Roman"/>
                <w:lang w:eastAsia="zh-CN"/>
              </w:rPr>
            </w:pPr>
            <w:r w:rsidRPr="00FD35A8">
              <w:rPr>
                <w:rFonts w:ascii="Times New Roman" w:eastAsia="AdobeSongStd-Light" w:hAnsi="Times New Roman"/>
                <w:lang w:eastAsia="ja-JP"/>
              </w:rPr>
              <w:t>Start date (study day)</w:t>
            </w:r>
            <w:r w:rsidRPr="00FD35A8">
              <w:rPr>
                <w:rFonts w:ascii="Times New Roman" w:eastAsia="AdobeSongStd-Light"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0E0FDBD8"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rPr>
              <w:t>End date (study day)</w:t>
            </w:r>
            <w:r w:rsidRPr="00FD35A8">
              <w:rPr>
                <w:rFonts w:ascii="Times New Roman"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1171A3DF"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Duration (Days) [b]</w:t>
            </w:r>
          </w:p>
        </w:tc>
        <w:tc>
          <w:tcPr>
            <w:tcW w:w="0" w:type="auto"/>
            <w:tcBorders>
              <w:top w:val="single" w:sz="4" w:space="0" w:color="auto"/>
              <w:left w:val="nil"/>
              <w:bottom w:val="single" w:sz="4" w:space="0" w:color="auto"/>
              <w:right w:val="nil"/>
            </w:tcBorders>
            <w:vAlign w:val="center"/>
          </w:tcPr>
          <w:p w14:paraId="4FA8508B"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ASTCT grade [c]</w:t>
            </w:r>
          </w:p>
        </w:tc>
        <w:tc>
          <w:tcPr>
            <w:tcW w:w="0" w:type="auto"/>
            <w:tcBorders>
              <w:top w:val="single" w:sz="4" w:space="0" w:color="auto"/>
              <w:left w:val="nil"/>
              <w:bottom w:val="single" w:sz="4" w:space="0" w:color="auto"/>
              <w:right w:val="nil"/>
            </w:tcBorders>
            <w:vAlign w:val="center"/>
          </w:tcPr>
          <w:p w14:paraId="0726B69F" w14:textId="77777777" w:rsidR="00216E69" w:rsidRPr="00FD35A8" w:rsidRDefault="00216E69" w:rsidP="006921A2">
            <w:pPr>
              <w:widowControl/>
              <w:jc w:val="center"/>
              <w:rPr>
                <w:rFonts w:ascii="Times New Roman" w:eastAsia="Calibri" w:hAnsi="Times New Roman"/>
                <w:lang w:eastAsia="ja-JP"/>
              </w:rPr>
            </w:pPr>
            <w:r w:rsidRPr="00FD35A8">
              <w:rPr>
                <w:rFonts w:ascii="Times New Roman" w:hAnsi="Times New Roman"/>
              </w:rPr>
              <w:t xml:space="preserve">Any </w:t>
            </w:r>
            <w:commentRangeStart w:id="2037"/>
            <w:commentRangeStart w:id="2038"/>
            <w:r w:rsidRPr="00FD35A8">
              <w:rPr>
                <w:rFonts w:ascii="Times New Roman" w:hAnsi="Times New Roman"/>
              </w:rPr>
              <w:t>prophylaxis</w:t>
            </w:r>
            <w:commentRangeEnd w:id="2037"/>
            <w:r w:rsidR="00400300" w:rsidRPr="00FD35A8">
              <w:rPr>
                <w:rStyle w:val="CommentReference"/>
                <w:rFonts w:ascii="Times New Roman" w:hAnsi="Times New Roman"/>
                <w:sz w:val="20"/>
                <w:szCs w:val="20"/>
              </w:rPr>
              <w:commentReference w:id="2037"/>
            </w:r>
            <w:commentRangeEnd w:id="2038"/>
            <w:r w:rsidR="00337D47" w:rsidRPr="00FD35A8">
              <w:rPr>
                <w:rStyle w:val="CommentReference"/>
                <w:rFonts w:ascii="Times New Roman" w:hAnsi="Times New Roman"/>
                <w:sz w:val="20"/>
                <w:szCs w:val="20"/>
              </w:rPr>
              <w:commentReference w:id="2038"/>
            </w:r>
            <w:r w:rsidRPr="00FD35A8">
              <w:rPr>
                <w:rFonts w:ascii="Times New Roman" w:hAnsi="Times New Roman"/>
              </w:rPr>
              <w:t xml:space="preserve"> treatment</w:t>
            </w:r>
          </w:p>
        </w:tc>
        <w:tc>
          <w:tcPr>
            <w:tcW w:w="0" w:type="auto"/>
            <w:tcBorders>
              <w:top w:val="single" w:sz="4" w:space="0" w:color="auto"/>
              <w:left w:val="nil"/>
              <w:bottom w:val="single" w:sz="4" w:space="0" w:color="auto"/>
              <w:right w:val="nil"/>
            </w:tcBorders>
            <w:vAlign w:val="center"/>
          </w:tcPr>
          <w:p w14:paraId="7338A83B"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Tocilizumab used</w:t>
            </w:r>
          </w:p>
        </w:tc>
        <w:tc>
          <w:tcPr>
            <w:tcW w:w="0" w:type="auto"/>
            <w:tcBorders>
              <w:top w:val="single" w:sz="4" w:space="0" w:color="auto"/>
              <w:left w:val="nil"/>
              <w:bottom w:val="single" w:sz="4" w:space="0" w:color="auto"/>
              <w:right w:val="nil"/>
            </w:tcBorders>
            <w:vAlign w:val="center"/>
          </w:tcPr>
          <w:p w14:paraId="5F9AE1A8" w14:textId="77777777" w:rsidR="00216E69" w:rsidRPr="00FD35A8" w:rsidRDefault="00216E69"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Glucocorticoids used</w:t>
            </w:r>
          </w:p>
        </w:tc>
      </w:tr>
      <w:tr w:rsidR="00216E69" w:rsidRPr="00FD35A8" w14:paraId="419D8BC5" w14:textId="77777777" w:rsidTr="006921A2">
        <w:trPr>
          <w:trHeight w:val="242"/>
        </w:trPr>
        <w:tc>
          <w:tcPr>
            <w:tcW w:w="0" w:type="auto"/>
            <w:tcBorders>
              <w:top w:val="nil"/>
              <w:left w:val="nil"/>
              <w:bottom w:val="nil"/>
              <w:right w:val="nil"/>
            </w:tcBorders>
            <w:vAlign w:val="center"/>
          </w:tcPr>
          <w:p w14:paraId="689965A4" w14:textId="77777777" w:rsidR="00216E69" w:rsidRPr="00C375D1" w:rsidRDefault="00216E69" w:rsidP="006921A2">
            <w:pPr>
              <w:widowControl/>
              <w:jc w:val="center"/>
              <w:rPr>
                <w:rFonts w:ascii="Times New Roman" w:hAnsi="Times New Roman"/>
                <w:lang w:eastAsia="ja-JP"/>
                <w:rPrChange w:id="2039"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040" w:author="Yali Chen" w:date="2025-12-29T16:15:00Z" w16du:dateUtc="2025-12-29T08:15:00Z">
                  <w:rPr>
                    <w:rFonts w:ascii="Times New Roman" w:eastAsia="等线" w:hAnsi="Times New Roman"/>
                    <w:b/>
                    <w:bCs/>
                    <w:color w:val="000000"/>
                    <w:sz w:val="18"/>
                    <w:szCs w:val="18"/>
                  </w:rPr>
                </w:rPrChange>
              </w:rPr>
              <w:t>E0001001</w:t>
            </w:r>
          </w:p>
        </w:tc>
        <w:tc>
          <w:tcPr>
            <w:tcW w:w="0" w:type="auto"/>
            <w:tcBorders>
              <w:top w:val="nil"/>
              <w:left w:val="nil"/>
              <w:bottom w:val="nil"/>
              <w:right w:val="nil"/>
            </w:tcBorders>
            <w:vAlign w:val="center"/>
          </w:tcPr>
          <w:p w14:paraId="5FDD3B0A" w14:textId="77777777" w:rsidR="00216E69" w:rsidRPr="00C375D1" w:rsidRDefault="00216E69" w:rsidP="006921A2">
            <w:pPr>
              <w:widowControl/>
              <w:jc w:val="center"/>
              <w:rPr>
                <w:rFonts w:ascii="Times New Roman" w:hAnsi="Times New Roman"/>
                <w:color w:val="000000" w:themeColor="text1"/>
                <w:lang w:eastAsia="ja-JP"/>
                <w:rPrChange w:id="2041"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2042"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452ECF24" w14:textId="77777777" w:rsidR="00216E69" w:rsidRPr="00C375D1" w:rsidRDefault="00216E69" w:rsidP="006921A2">
            <w:pPr>
              <w:widowControl/>
              <w:jc w:val="center"/>
              <w:rPr>
                <w:rFonts w:ascii="Times New Roman" w:hAnsi="Times New Roman"/>
                <w:lang w:eastAsia="ja-JP"/>
                <w:rPrChange w:id="2043"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044"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2FCD701F"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7753192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9F89002"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6</w:t>
            </w:r>
          </w:p>
        </w:tc>
        <w:tc>
          <w:tcPr>
            <w:tcW w:w="0" w:type="auto"/>
            <w:tcBorders>
              <w:top w:val="nil"/>
              <w:left w:val="nil"/>
              <w:bottom w:val="nil"/>
              <w:right w:val="nil"/>
            </w:tcBorders>
            <w:vAlign w:val="center"/>
          </w:tcPr>
          <w:p w14:paraId="5FB98866"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BB28B91"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3BA123B3"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2FE364C4"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202300C1" w14:textId="77777777" w:rsidTr="006921A2">
        <w:trPr>
          <w:trHeight w:val="270"/>
        </w:trPr>
        <w:tc>
          <w:tcPr>
            <w:tcW w:w="0" w:type="auto"/>
            <w:tcBorders>
              <w:top w:val="nil"/>
              <w:left w:val="nil"/>
              <w:bottom w:val="nil"/>
              <w:right w:val="nil"/>
            </w:tcBorders>
            <w:vAlign w:val="center"/>
          </w:tcPr>
          <w:p w14:paraId="5407D2DE" w14:textId="77777777" w:rsidR="00216E69" w:rsidRPr="00C375D1" w:rsidRDefault="00216E69" w:rsidP="006921A2">
            <w:pPr>
              <w:widowControl/>
              <w:jc w:val="center"/>
              <w:rPr>
                <w:rFonts w:ascii="Times New Roman" w:hAnsi="Times New Roman"/>
                <w:lang w:eastAsia="zh-CN"/>
                <w:rPrChange w:id="2045"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2046" w:author="Yali Chen" w:date="2025-12-29T16:15:00Z" w16du:dateUtc="2025-12-29T08:15:00Z">
                  <w:rPr>
                    <w:rFonts w:ascii="Times New Roman" w:eastAsia="等线" w:hAnsi="Times New Roman"/>
                    <w:b/>
                    <w:bCs/>
                    <w:color w:val="000000"/>
                    <w:sz w:val="18"/>
                    <w:szCs w:val="18"/>
                  </w:rPr>
                </w:rPrChange>
              </w:rPr>
              <w:t>E0001002</w:t>
            </w:r>
          </w:p>
        </w:tc>
        <w:tc>
          <w:tcPr>
            <w:tcW w:w="0" w:type="auto"/>
            <w:tcBorders>
              <w:top w:val="nil"/>
              <w:left w:val="nil"/>
              <w:bottom w:val="nil"/>
              <w:right w:val="nil"/>
            </w:tcBorders>
            <w:vAlign w:val="center"/>
          </w:tcPr>
          <w:p w14:paraId="4B31615E" w14:textId="77777777" w:rsidR="00216E69" w:rsidRPr="00C375D1" w:rsidRDefault="00216E69" w:rsidP="006921A2">
            <w:pPr>
              <w:widowControl/>
              <w:jc w:val="center"/>
              <w:rPr>
                <w:rFonts w:ascii="Times New Roman" w:hAnsi="Times New Roman"/>
                <w:color w:val="000000" w:themeColor="text1"/>
                <w:lang w:eastAsia="ja-JP"/>
                <w:rPrChange w:id="2047"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2048"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4071415E" w14:textId="77777777" w:rsidR="00216E69" w:rsidRPr="00C375D1" w:rsidRDefault="00216E69" w:rsidP="006921A2">
            <w:pPr>
              <w:widowControl/>
              <w:jc w:val="center"/>
              <w:rPr>
                <w:rFonts w:ascii="Times New Roman" w:hAnsi="Times New Roman"/>
                <w:lang w:eastAsia="ja-JP"/>
                <w:rPrChange w:id="2049"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050"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53E5946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297B2AC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7524FBB1" w14:textId="77777777" w:rsidR="00216E69" w:rsidRPr="00FD35A8" w:rsidRDefault="00216E69" w:rsidP="006921A2">
            <w:pPr>
              <w:widowControl/>
              <w:jc w:val="center"/>
              <w:rPr>
                <w:rFonts w:ascii="Times New Roman" w:hAnsi="Times New Roman"/>
                <w:lang w:eastAsia="zh-CN"/>
              </w:rPr>
            </w:pPr>
            <w:r w:rsidRPr="00FD35A8">
              <w:rPr>
                <w:rFonts w:ascii="Times New Roman" w:hAnsi="Times New Roman"/>
                <w:lang w:eastAsia="zh-CN"/>
              </w:rPr>
              <w:t>3</w:t>
            </w:r>
          </w:p>
        </w:tc>
        <w:tc>
          <w:tcPr>
            <w:tcW w:w="0" w:type="auto"/>
            <w:tcBorders>
              <w:top w:val="nil"/>
              <w:left w:val="nil"/>
              <w:bottom w:val="nil"/>
              <w:right w:val="nil"/>
            </w:tcBorders>
            <w:vAlign w:val="center"/>
          </w:tcPr>
          <w:p w14:paraId="26D8A89E"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60C97DDA"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2CEE06D6"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2891622"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r>
      <w:tr w:rsidR="00216E69" w:rsidRPr="00FD35A8" w14:paraId="716A5C24" w14:textId="77777777" w:rsidTr="006921A2">
        <w:trPr>
          <w:trHeight w:val="288"/>
        </w:trPr>
        <w:tc>
          <w:tcPr>
            <w:tcW w:w="0" w:type="auto"/>
            <w:tcBorders>
              <w:top w:val="nil"/>
              <w:left w:val="nil"/>
              <w:bottom w:val="nil"/>
              <w:right w:val="nil"/>
            </w:tcBorders>
            <w:vAlign w:val="center"/>
          </w:tcPr>
          <w:p w14:paraId="79E09CE3" w14:textId="77777777" w:rsidR="00216E69" w:rsidRPr="00C375D1" w:rsidRDefault="00216E69" w:rsidP="006921A2">
            <w:pPr>
              <w:widowControl/>
              <w:jc w:val="center"/>
              <w:rPr>
                <w:rFonts w:ascii="Times New Roman" w:hAnsi="Times New Roman"/>
                <w:lang w:eastAsia="zh-CN"/>
                <w:rPrChange w:id="2051"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2052" w:author="Yali Chen" w:date="2025-12-29T16:15:00Z" w16du:dateUtc="2025-12-29T08:15:00Z">
                  <w:rPr>
                    <w:rFonts w:ascii="Times New Roman" w:eastAsia="等线" w:hAnsi="Times New Roman"/>
                    <w:b/>
                    <w:bCs/>
                    <w:color w:val="000000"/>
                    <w:sz w:val="18"/>
                    <w:szCs w:val="18"/>
                  </w:rPr>
                </w:rPrChange>
              </w:rPr>
              <w:t>E0001003</w:t>
            </w:r>
          </w:p>
        </w:tc>
        <w:tc>
          <w:tcPr>
            <w:tcW w:w="0" w:type="auto"/>
            <w:tcBorders>
              <w:top w:val="nil"/>
              <w:left w:val="nil"/>
              <w:bottom w:val="nil"/>
              <w:right w:val="nil"/>
            </w:tcBorders>
            <w:vAlign w:val="center"/>
          </w:tcPr>
          <w:p w14:paraId="38EFBA2F" w14:textId="77777777" w:rsidR="00216E69" w:rsidRPr="00C375D1" w:rsidRDefault="00216E69" w:rsidP="006921A2">
            <w:pPr>
              <w:widowControl/>
              <w:jc w:val="center"/>
              <w:rPr>
                <w:rFonts w:ascii="Times New Roman" w:hAnsi="Times New Roman"/>
                <w:color w:val="000000" w:themeColor="text1"/>
                <w:lang w:eastAsia="ja-JP"/>
                <w:rPrChange w:id="2053"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themeColor="text1"/>
                <w:sz w:val="18"/>
                <w:szCs w:val="18"/>
                <w:rPrChange w:id="2054" w:author="Yali Chen" w:date="2025-12-29T16:15:00Z" w16du:dateUtc="2025-12-29T08:15:00Z">
                  <w:rPr>
                    <w:rFonts w:ascii="Times New Roman" w:eastAsia="等线" w:hAnsi="Times New Roman"/>
                    <w:b/>
                    <w:bCs/>
                    <w:color w:val="00B050"/>
                    <w:sz w:val="18"/>
                    <w:szCs w:val="18"/>
                  </w:rPr>
                </w:rPrChange>
              </w:rPr>
              <w:t>IIM</w:t>
            </w:r>
          </w:p>
        </w:tc>
        <w:tc>
          <w:tcPr>
            <w:tcW w:w="0" w:type="auto"/>
            <w:tcBorders>
              <w:top w:val="nil"/>
              <w:left w:val="nil"/>
              <w:bottom w:val="nil"/>
              <w:right w:val="nil"/>
            </w:tcBorders>
            <w:vAlign w:val="center"/>
          </w:tcPr>
          <w:p w14:paraId="5FC67184" w14:textId="77777777" w:rsidR="00216E69" w:rsidRPr="00C375D1" w:rsidRDefault="00216E69" w:rsidP="006921A2">
            <w:pPr>
              <w:widowControl/>
              <w:jc w:val="center"/>
              <w:rPr>
                <w:rFonts w:ascii="Times New Roman" w:hAnsi="Times New Roman"/>
                <w:lang w:eastAsia="ja-JP"/>
                <w:rPrChange w:id="2055"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056"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5AFDC9FD"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553AE479"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F5BCF92"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lang w:eastAsia="zh-CN"/>
              </w:rPr>
              <w:t>8</w:t>
            </w:r>
          </w:p>
        </w:tc>
        <w:tc>
          <w:tcPr>
            <w:tcW w:w="0" w:type="auto"/>
            <w:tcBorders>
              <w:top w:val="nil"/>
              <w:left w:val="nil"/>
              <w:bottom w:val="nil"/>
              <w:right w:val="nil"/>
            </w:tcBorders>
            <w:vAlign w:val="center"/>
          </w:tcPr>
          <w:p w14:paraId="1036F72C"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27B51260"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688EB9F9"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6818223"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529389E0" w14:textId="77777777" w:rsidTr="006921A2">
        <w:trPr>
          <w:trHeight w:val="277"/>
        </w:trPr>
        <w:tc>
          <w:tcPr>
            <w:tcW w:w="0" w:type="auto"/>
            <w:tcBorders>
              <w:top w:val="nil"/>
              <w:left w:val="nil"/>
              <w:bottom w:val="nil"/>
              <w:right w:val="nil"/>
            </w:tcBorders>
            <w:vAlign w:val="center"/>
          </w:tcPr>
          <w:p w14:paraId="185DD2B5" w14:textId="77777777" w:rsidR="00216E69" w:rsidRPr="00C375D1" w:rsidRDefault="00216E69" w:rsidP="006921A2">
            <w:pPr>
              <w:widowControl/>
              <w:jc w:val="center"/>
              <w:rPr>
                <w:rFonts w:ascii="Times New Roman" w:hAnsi="Times New Roman"/>
                <w:lang w:eastAsia="zh-CN"/>
                <w:rPrChange w:id="2057"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sz w:val="18"/>
                <w:szCs w:val="18"/>
                <w:rPrChange w:id="2058" w:author="Yali Chen" w:date="2025-12-29T16:15:00Z" w16du:dateUtc="2025-12-29T08:15:00Z">
                  <w:rPr>
                    <w:rFonts w:ascii="Times New Roman" w:eastAsia="等线" w:hAnsi="Times New Roman"/>
                    <w:b/>
                    <w:bCs/>
                    <w:color w:val="000000"/>
                    <w:sz w:val="18"/>
                    <w:szCs w:val="18"/>
                  </w:rPr>
                </w:rPrChange>
              </w:rPr>
              <w:t>E0001004</w:t>
            </w:r>
          </w:p>
        </w:tc>
        <w:tc>
          <w:tcPr>
            <w:tcW w:w="0" w:type="auto"/>
            <w:tcBorders>
              <w:top w:val="nil"/>
              <w:left w:val="nil"/>
              <w:bottom w:val="nil"/>
              <w:right w:val="nil"/>
            </w:tcBorders>
            <w:vAlign w:val="center"/>
          </w:tcPr>
          <w:p w14:paraId="62692685" w14:textId="77777777" w:rsidR="00216E69" w:rsidRPr="00C375D1" w:rsidRDefault="00216E69" w:rsidP="006921A2">
            <w:pPr>
              <w:widowControl/>
              <w:jc w:val="center"/>
              <w:rPr>
                <w:rFonts w:ascii="Times New Roman" w:hAnsi="Times New Roman"/>
                <w:color w:val="000000" w:themeColor="text1"/>
                <w:lang w:eastAsia="zh-CN"/>
                <w:rPrChange w:id="2059" w:author="Yali Chen" w:date="2025-12-29T16:15:00Z" w16du:dateUtc="2025-12-29T08:15:00Z">
                  <w:rPr>
                    <w:rFonts w:ascii="Times New Roman" w:hAnsi="Times New Roman"/>
                    <w:b/>
                    <w:bCs/>
                    <w:lang w:eastAsia="zh-CN"/>
                  </w:rPr>
                </w:rPrChange>
              </w:rPr>
            </w:pPr>
            <w:r w:rsidRPr="00C375D1">
              <w:rPr>
                <w:rFonts w:ascii="Times New Roman" w:eastAsia="等线" w:hAnsi="Times New Roman"/>
                <w:color w:val="000000" w:themeColor="text1"/>
                <w:sz w:val="18"/>
                <w:szCs w:val="18"/>
                <w:rPrChange w:id="2060" w:author="Yali Chen" w:date="2025-12-29T16:15:00Z" w16du:dateUtc="2025-12-29T08:15:00Z">
                  <w:rPr>
                    <w:rFonts w:ascii="Times New Roman" w:eastAsia="等线" w:hAnsi="Times New Roman"/>
                    <w:b/>
                    <w:bCs/>
                    <w:color w:val="00B050"/>
                    <w:sz w:val="18"/>
                    <w:szCs w:val="18"/>
                  </w:rPr>
                </w:rPrChange>
              </w:rPr>
              <w:t>SSc</w:t>
            </w:r>
          </w:p>
        </w:tc>
        <w:tc>
          <w:tcPr>
            <w:tcW w:w="0" w:type="auto"/>
            <w:tcBorders>
              <w:top w:val="nil"/>
              <w:left w:val="nil"/>
              <w:bottom w:val="nil"/>
              <w:right w:val="nil"/>
            </w:tcBorders>
            <w:vAlign w:val="center"/>
          </w:tcPr>
          <w:p w14:paraId="76F7A211" w14:textId="77777777" w:rsidR="00216E69" w:rsidRPr="00C375D1" w:rsidRDefault="00216E69" w:rsidP="006921A2">
            <w:pPr>
              <w:widowControl/>
              <w:jc w:val="center"/>
              <w:rPr>
                <w:rFonts w:ascii="Times New Roman" w:hAnsi="Times New Roman"/>
                <w:lang w:eastAsia="ja-JP"/>
                <w:rPrChange w:id="2061" w:author="Yali Chen" w:date="2025-12-29T16:15:00Z" w16du:dateUtc="2025-12-29T08:15:00Z">
                  <w:rPr>
                    <w:rFonts w:ascii="Times New Roman" w:hAnsi="Times New Roman"/>
                    <w:b/>
                    <w:bCs/>
                    <w:lang w:eastAsia="ja-JP"/>
                  </w:rPr>
                </w:rPrChange>
              </w:rPr>
            </w:pPr>
            <w:r w:rsidRPr="00C375D1">
              <w:rPr>
                <w:rFonts w:ascii="Times New Roman" w:eastAsia="等线" w:hAnsi="Times New Roman"/>
                <w:color w:val="000000"/>
                <w:sz w:val="18"/>
                <w:szCs w:val="18"/>
                <w:rPrChange w:id="2062" w:author="Yali Chen" w:date="2025-12-29T16:15:00Z" w16du:dateUtc="2025-12-29T08:15:00Z">
                  <w:rPr>
                    <w:rFonts w:ascii="Times New Roman" w:eastAsia="等线" w:hAnsi="Times New Roman"/>
                    <w:b/>
                    <w:bCs/>
                    <w:color w:val="000000"/>
                    <w:sz w:val="18"/>
                    <w:szCs w:val="18"/>
                  </w:rPr>
                </w:rPrChange>
              </w:rPr>
              <w:t>xx</w:t>
            </w:r>
          </w:p>
        </w:tc>
        <w:tc>
          <w:tcPr>
            <w:tcW w:w="0" w:type="auto"/>
            <w:tcBorders>
              <w:top w:val="nil"/>
              <w:left w:val="nil"/>
              <w:bottom w:val="nil"/>
              <w:right w:val="nil"/>
            </w:tcBorders>
            <w:vAlign w:val="center"/>
          </w:tcPr>
          <w:p w14:paraId="151159A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55A8BEF8"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yyyy-mm-dd (xx)</w:t>
            </w:r>
          </w:p>
        </w:tc>
        <w:tc>
          <w:tcPr>
            <w:tcW w:w="0" w:type="auto"/>
            <w:tcBorders>
              <w:top w:val="nil"/>
              <w:left w:val="nil"/>
              <w:bottom w:val="nil"/>
              <w:right w:val="nil"/>
            </w:tcBorders>
            <w:vAlign w:val="center"/>
          </w:tcPr>
          <w:p w14:paraId="45B31A7E" w14:textId="77777777" w:rsidR="00216E69" w:rsidRPr="00FD35A8" w:rsidRDefault="00216E69" w:rsidP="006921A2">
            <w:pPr>
              <w:widowControl/>
              <w:jc w:val="center"/>
              <w:rPr>
                <w:rFonts w:ascii="Times New Roman" w:hAnsi="Times New Roman"/>
                <w:lang w:eastAsia="zh-CN"/>
              </w:rPr>
            </w:pPr>
            <w:r w:rsidRPr="00FD35A8">
              <w:rPr>
                <w:rFonts w:ascii="Times New Roman" w:eastAsia="等线" w:hAnsi="Times New Roman"/>
                <w:color w:val="000000"/>
                <w:sz w:val="18"/>
                <w:szCs w:val="18"/>
                <w:lang w:eastAsia="zh-CN"/>
              </w:rPr>
              <w:t>10</w:t>
            </w:r>
          </w:p>
        </w:tc>
        <w:tc>
          <w:tcPr>
            <w:tcW w:w="0" w:type="auto"/>
            <w:tcBorders>
              <w:top w:val="nil"/>
              <w:left w:val="nil"/>
              <w:bottom w:val="nil"/>
              <w:right w:val="nil"/>
            </w:tcBorders>
            <w:vAlign w:val="center"/>
          </w:tcPr>
          <w:p w14:paraId="030C2AEB"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rPr>
              <w:t>xx</w:t>
            </w:r>
          </w:p>
        </w:tc>
        <w:tc>
          <w:tcPr>
            <w:tcW w:w="0" w:type="auto"/>
            <w:tcBorders>
              <w:top w:val="nil"/>
              <w:left w:val="nil"/>
              <w:bottom w:val="nil"/>
              <w:right w:val="nil"/>
            </w:tcBorders>
            <w:vAlign w:val="center"/>
          </w:tcPr>
          <w:p w14:paraId="04D7365E"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4F4D6215" w14:textId="77777777" w:rsidR="00216E69" w:rsidRPr="00FD35A8" w:rsidRDefault="00216E69" w:rsidP="006921A2">
            <w:pPr>
              <w:widowControl/>
              <w:jc w:val="center"/>
              <w:rPr>
                <w:rFonts w:ascii="Times New Roman" w:hAnsi="Times New Roman"/>
                <w:lang w:eastAsia="ja-JP"/>
              </w:rPr>
            </w:pPr>
            <w:r w:rsidRPr="00FD35A8">
              <w:rPr>
                <w:rFonts w:ascii="Times New Roman" w:eastAsia="等线" w:hAnsi="Times New Roman"/>
                <w:color w:val="000000"/>
                <w:sz w:val="18"/>
                <w:szCs w:val="18"/>
              </w:rPr>
              <w:t>Y/N</w:t>
            </w:r>
          </w:p>
        </w:tc>
        <w:tc>
          <w:tcPr>
            <w:tcW w:w="0" w:type="auto"/>
            <w:tcBorders>
              <w:top w:val="nil"/>
              <w:left w:val="nil"/>
              <w:bottom w:val="nil"/>
              <w:right w:val="nil"/>
            </w:tcBorders>
            <w:vAlign w:val="center"/>
          </w:tcPr>
          <w:p w14:paraId="66B8975C" w14:textId="77777777" w:rsidR="00216E69" w:rsidRPr="00FD35A8" w:rsidRDefault="00216E69" w:rsidP="006921A2">
            <w:pPr>
              <w:widowControl/>
              <w:jc w:val="center"/>
              <w:rPr>
                <w:rFonts w:ascii="Times New Roman" w:hAnsi="Times New Roman"/>
              </w:rPr>
            </w:pPr>
            <w:r w:rsidRPr="00FD35A8">
              <w:rPr>
                <w:rFonts w:ascii="Times New Roman" w:eastAsia="等线" w:hAnsi="Times New Roman"/>
                <w:color w:val="000000"/>
                <w:sz w:val="18"/>
                <w:szCs w:val="18"/>
              </w:rPr>
              <w:t>Y/N</w:t>
            </w:r>
          </w:p>
        </w:tc>
      </w:tr>
      <w:tr w:rsidR="00216E69" w:rsidRPr="00FD35A8" w14:paraId="2AA89B57" w14:textId="77777777" w:rsidTr="006921A2">
        <w:trPr>
          <w:trHeight w:val="295"/>
        </w:trPr>
        <w:tc>
          <w:tcPr>
            <w:tcW w:w="0" w:type="auto"/>
            <w:tcBorders>
              <w:top w:val="nil"/>
              <w:left w:val="nil"/>
              <w:bottom w:val="single" w:sz="4" w:space="0" w:color="auto"/>
              <w:right w:val="nil"/>
            </w:tcBorders>
            <w:vAlign w:val="center"/>
          </w:tcPr>
          <w:p w14:paraId="011D2DF8"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57794388"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62209A56" w14:textId="77777777" w:rsidR="00216E69" w:rsidRPr="00FD35A8" w:rsidRDefault="00216E69" w:rsidP="006921A2">
            <w:pPr>
              <w:widowControl/>
              <w:spacing w:line="276" w:lineRule="auto"/>
              <w:jc w:val="center"/>
              <w:rPr>
                <w:rFonts w:ascii="Times New Roman" w:eastAsia="Times New Roman" w:hAnsi="Times New Roman"/>
                <w:b/>
                <w:bCs/>
                <w:lang w:eastAsia="ja-JP"/>
              </w:rPr>
            </w:pPr>
          </w:p>
        </w:tc>
        <w:tc>
          <w:tcPr>
            <w:tcW w:w="0" w:type="auto"/>
            <w:tcBorders>
              <w:top w:val="nil"/>
              <w:left w:val="nil"/>
              <w:bottom w:val="single" w:sz="4" w:space="0" w:color="auto"/>
              <w:right w:val="nil"/>
            </w:tcBorders>
            <w:vAlign w:val="center"/>
          </w:tcPr>
          <w:p w14:paraId="17CDCA0F"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CCD5BBE"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7D456DFF"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B99D801"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08008EAF"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186E8DD8" w14:textId="77777777" w:rsidR="00216E69" w:rsidRPr="00FD35A8" w:rsidRDefault="00216E69"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44448C5" w14:textId="77777777" w:rsidR="00216E69" w:rsidRPr="00FD35A8" w:rsidRDefault="00216E69" w:rsidP="006921A2">
            <w:pPr>
              <w:widowControl/>
              <w:spacing w:line="276" w:lineRule="auto"/>
              <w:jc w:val="center"/>
              <w:rPr>
                <w:rFonts w:ascii="Times New Roman" w:eastAsia="Times New Roman" w:hAnsi="Times New Roman"/>
                <w:lang w:eastAsia="ja-JP"/>
              </w:rPr>
            </w:pPr>
          </w:p>
        </w:tc>
      </w:tr>
    </w:tbl>
    <w:p w14:paraId="63E0AC72" w14:textId="77777777"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D447691" w14:textId="77777777"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[a] 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06857AC3" w14:textId="7507B504"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 xml:space="preserve">[b] Duration (days) = End date or Date of </w:t>
      </w:r>
      <w:del w:id="2063" w:author="Yali Chen" w:date="2025-12-29T16:30:00Z" w16du:dateUtc="2025-12-29T08:30:00Z">
        <w:r w:rsidRPr="00FD35A8" w:rsidDel="004D2714">
          <w:rPr>
            <w:rFonts w:ascii="Times New Roman" w:hAnsi="Times New Roman" w:cs="Times New Roman"/>
            <w:szCs w:val="20"/>
          </w:rPr>
          <w:delText>data exported from EDC</w:delText>
        </w:r>
      </w:del>
      <w:ins w:id="2064" w:author="Yali Chen" w:date="2025-12-29T16:30:00Z" w16du:dateUtc="2025-12-29T08:30:00Z">
        <w:r w:rsidR="004D2714">
          <w:rPr>
            <w:rFonts w:ascii="Times New Roman" w:hAnsi="Times New Roman" w:cs="Times New Roman"/>
            <w:szCs w:val="20"/>
          </w:rPr>
          <w:t>cutoff</w:t>
        </w:r>
      </w:ins>
      <w:r w:rsidRPr="00FD35A8">
        <w:rPr>
          <w:rFonts w:ascii="Times New Roman" w:hAnsi="Times New Roman" w:cs="Times New Roman"/>
          <w:szCs w:val="20"/>
        </w:rPr>
        <w:t xml:space="preserve"> when the AE is ongoing – Start date +1</w:t>
      </w:r>
    </w:p>
    <w:p w14:paraId="34637B6D" w14:textId="6CD2C5E1" w:rsidR="00216E69" w:rsidRPr="00FD35A8" w:rsidRDefault="00216E69" w:rsidP="00216E69">
      <w:pPr>
        <w:rPr>
          <w:rFonts w:ascii="Times New Roman" w:hAnsi="Times New Roman" w:cs="Times New Roman"/>
          <w:szCs w:val="20"/>
        </w:rPr>
      </w:pPr>
      <w:r w:rsidRPr="00FD35A8">
        <w:rPr>
          <w:rFonts w:ascii="Times New Roman" w:hAnsi="Times New Roman" w:cs="Times New Roman"/>
          <w:szCs w:val="20"/>
        </w:rPr>
        <w:t xml:space="preserve">[c] The severity of </w:t>
      </w:r>
      <w:r w:rsidR="00703669" w:rsidRPr="00FD35A8">
        <w:rPr>
          <w:rFonts w:ascii="Times New Roman" w:hAnsi="Times New Roman" w:cs="Times New Roman"/>
          <w:szCs w:val="20"/>
        </w:rPr>
        <w:t>immune effector cell-associated neurotoxicity syndromes</w:t>
      </w:r>
      <w:r w:rsidRPr="00FD35A8">
        <w:rPr>
          <w:rFonts w:ascii="Times New Roman" w:hAnsi="Times New Roman" w:cs="Times New Roman"/>
          <w:szCs w:val="20"/>
        </w:rPr>
        <w:t xml:space="preserve"> are analysed according to American Society of Transplantation and Cellular Therapy (ASTCT) grading criteria in 2019, grade 1-5.</w:t>
      </w:r>
    </w:p>
    <w:p w14:paraId="1CC996A2" w14:textId="77777777" w:rsidR="00372EB1" w:rsidRPr="00FD35A8" w:rsidRDefault="00372EB1" w:rsidP="00372EB1">
      <w:pPr>
        <w:rPr>
          <w:ins w:id="2065" w:author="Yali Chen" w:date="2025-12-17T14:51:00Z" w16du:dateUtc="2025-12-17T06:51:00Z"/>
          <w:rFonts w:ascii="Times New Roman" w:hAnsi="Times New Roman" w:cs="Times New Roman"/>
          <w:szCs w:val="20"/>
        </w:rPr>
      </w:pPr>
      <w:r w:rsidRPr="00FD35A8">
        <w:rPr>
          <w:rFonts w:ascii="Times New Roman" w:hAnsi="Times New Roman" w:cs="Times New Roman"/>
          <w:szCs w:val="20"/>
        </w:rPr>
        <w:t>ASTCT:</w:t>
      </w:r>
      <w:r w:rsidRPr="00FD35A8">
        <w:rPr>
          <w:rFonts w:ascii="Times New Roman" w:hAnsi="Times New Roman" w:cs="Times New Roman"/>
        </w:rPr>
        <w:t xml:space="preserve"> </w:t>
      </w:r>
      <w:r w:rsidRPr="00FD35A8">
        <w:rPr>
          <w:rFonts w:ascii="Times New Roman" w:hAnsi="Times New Roman" w:cs="Times New Roman"/>
          <w:szCs w:val="20"/>
        </w:rPr>
        <w:t>American Society of Transplantation and Cellular Therapy, IIM: Idiopathic Inflammatory Myopathies, SSc: Systemic Sclerosis</w:t>
      </w:r>
    </w:p>
    <w:p w14:paraId="36EDA611" w14:textId="77777777" w:rsidR="00C90406" w:rsidRPr="00FD35A8" w:rsidRDefault="00C90406" w:rsidP="00372EB1">
      <w:pPr>
        <w:rPr>
          <w:ins w:id="2066" w:author="Yali Chen" w:date="2025-12-17T14:51:00Z" w16du:dateUtc="2025-12-17T06:51:00Z"/>
          <w:rFonts w:ascii="Times New Roman" w:hAnsi="Times New Roman" w:cs="Times New Roman"/>
          <w:szCs w:val="20"/>
        </w:rPr>
      </w:pPr>
    </w:p>
    <w:p w14:paraId="09BD68B8" w14:textId="32A9984A" w:rsidR="00D32AB9" w:rsidRPr="00FD35A8" w:rsidRDefault="00C90406" w:rsidP="00372EB1">
      <w:pPr>
        <w:rPr>
          <w:rFonts w:ascii="Times New Roman" w:hAnsi="Times New Roman" w:cs="Times New Roman"/>
          <w:i/>
          <w:iCs/>
          <w:szCs w:val="20"/>
          <w:rPrChange w:id="2067" w:author="Yali Chen" w:date="2025-12-29T15:40:00Z" w16du:dateUtc="2025-12-29T07:40:00Z">
            <w:rPr>
              <w:rFonts w:ascii="Times New Roman" w:hAnsi="Times New Roman" w:cs="Times New Roman"/>
              <w:szCs w:val="20"/>
            </w:rPr>
          </w:rPrChange>
        </w:rPr>
      </w:pPr>
      <w:commentRangeStart w:id="2068"/>
      <w:commentRangeStart w:id="2069"/>
      <w:commentRangeStart w:id="2070"/>
      <w:ins w:id="2071" w:author="Yali Chen" w:date="2025-12-17T14:51:00Z" w16du:dateUtc="2025-12-17T06:51:00Z">
        <w:r w:rsidRPr="00FD35A8">
          <w:rPr>
            <w:rFonts w:ascii="Times New Roman" w:hAnsi="Times New Roman" w:cs="Times New Roman"/>
            <w:i/>
            <w:iCs/>
            <w:szCs w:val="20"/>
            <w:rPrChange w:id="2072" w:author="Yali Chen" w:date="2025-12-29T15:40:00Z" w16du:dateUtc="2025-12-29T07:40:00Z">
              <w:rPr>
                <w:rFonts w:ascii="Times New Roman" w:hAnsi="Times New Roman" w:cs="Times New Roman"/>
                <w:szCs w:val="20"/>
              </w:rPr>
            </w:rPrChange>
          </w:rPr>
          <w:t>Programming note:</w:t>
        </w:r>
      </w:ins>
    </w:p>
    <w:p w14:paraId="395B1E8A" w14:textId="77777777" w:rsidR="005C30E8" w:rsidRPr="00FD35A8" w:rsidRDefault="00D32AB9" w:rsidP="00216E69">
      <w:pPr>
        <w:rPr>
          <w:ins w:id="2073" w:author="Yali Chen" w:date="2025-12-17T14:54:00Z" w16du:dateUtc="2025-12-17T06:54:00Z"/>
          <w:rFonts w:ascii="Times New Roman" w:hAnsi="Times New Roman" w:cs="Times New Roman"/>
          <w:b/>
          <w:bCs/>
          <w:i/>
          <w:iCs/>
          <w:szCs w:val="20"/>
          <w:rPrChange w:id="2074" w:author="Yali Chen" w:date="2025-12-29T15:48:00Z" w16du:dateUtc="2025-12-29T07:48:00Z">
            <w:rPr>
              <w:ins w:id="2075" w:author="Yali Chen" w:date="2025-12-17T14:54:00Z" w16du:dateUtc="2025-12-17T06:54:00Z"/>
              <w:rFonts w:ascii="Times New Roman" w:hAnsi="Times New Roman" w:cs="Times New Roman"/>
              <w:szCs w:val="20"/>
            </w:rPr>
          </w:rPrChange>
        </w:rPr>
      </w:pPr>
      <w:ins w:id="2076" w:author="Yali Chen" w:date="2025-12-17T14:51:00Z" w16du:dateUtc="2025-12-17T06:51:00Z">
        <w:r w:rsidRPr="00FD35A8">
          <w:rPr>
            <w:rFonts w:ascii="Times New Roman" w:hAnsi="Times New Roman" w:cs="Times New Roman"/>
            <w:b/>
            <w:bCs/>
            <w:i/>
            <w:iCs/>
            <w:szCs w:val="20"/>
            <w:rPrChange w:id="2077" w:author="Yali Chen" w:date="2025-12-29T15:48:00Z" w16du:dateUtc="2025-12-29T07:48:00Z">
              <w:rPr>
                <w:rFonts w:ascii="Times New Roman" w:hAnsi="Times New Roman" w:cs="Times New Roman"/>
                <w:szCs w:val="20"/>
              </w:rPr>
            </w:rPrChange>
          </w:rPr>
          <w:t xml:space="preserve">Any Prophylaxis treatment </w:t>
        </w:r>
      </w:ins>
      <w:ins w:id="2078" w:author="Yali Chen" w:date="2025-12-17T14:54:00Z" w16du:dateUtc="2025-12-17T06:54:00Z">
        <w:r w:rsidR="005C30E8" w:rsidRPr="00FD35A8">
          <w:rPr>
            <w:rFonts w:ascii="Times New Roman" w:hAnsi="Times New Roman" w:cs="Times New Roman"/>
            <w:b/>
            <w:bCs/>
            <w:i/>
            <w:iCs/>
            <w:szCs w:val="20"/>
            <w:rPrChange w:id="2079" w:author="Yali Chen" w:date="2025-12-29T15:48:00Z" w16du:dateUtc="2025-12-29T07:48:00Z">
              <w:rPr>
                <w:rFonts w:ascii="Times New Roman" w:hAnsi="Times New Roman" w:cs="Times New Roman"/>
                <w:szCs w:val="20"/>
              </w:rPr>
            </w:rPrChange>
          </w:rPr>
          <w:t>will be</w:t>
        </w:r>
      </w:ins>
      <w:ins w:id="2080" w:author="Yali Chen" w:date="2025-12-17T14:52:00Z" w16du:dateUtc="2025-12-17T06:52:00Z">
        <w:r w:rsidR="00546BF6" w:rsidRPr="00FD35A8">
          <w:rPr>
            <w:rFonts w:ascii="Times New Roman" w:hAnsi="Times New Roman" w:cs="Times New Roman"/>
            <w:b/>
            <w:bCs/>
            <w:i/>
            <w:iCs/>
            <w:szCs w:val="20"/>
            <w:rPrChange w:id="2081" w:author="Yali Chen" w:date="2025-12-29T15:48:00Z" w16du:dateUtc="2025-12-29T07:48:00Z">
              <w:rPr>
                <w:rFonts w:ascii="Times New Roman" w:hAnsi="Times New Roman" w:cs="Times New Roman"/>
                <w:szCs w:val="20"/>
              </w:rPr>
            </w:rPrChange>
          </w:rPr>
          <w:t xml:space="preserve"> Yes when</w:t>
        </w:r>
      </w:ins>
      <w:ins w:id="2082" w:author="Yali Chen" w:date="2025-12-17T14:54:00Z" w16du:dateUtc="2025-12-17T06:54:00Z">
        <w:r w:rsidR="005C30E8" w:rsidRPr="00FD35A8">
          <w:rPr>
            <w:rFonts w:ascii="Times New Roman" w:hAnsi="Times New Roman" w:cs="Times New Roman"/>
            <w:b/>
            <w:bCs/>
            <w:i/>
            <w:iCs/>
            <w:szCs w:val="20"/>
            <w:rPrChange w:id="2083" w:author="Yali Chen" w:date="2025-12-29T15:48:00Z" w16du:dateUtc="2025-12-29T07:48:00Z">
              <w:rPr>
                <w:rFonts w:ascii="Times New Roman" w:hAnsi="Times New Roman" w:cs="Times New Roman"/>
                <w:szCs w:val="20"/>
              </w:rPr>
            </w:rPrChange>
          </w:rPr>
          <w:t>:</w:t>
        </w:r>
      </w:ins>
    </w:p>
    <w:p w14:paraId="5ADCB45E" w14:textId="6F07DDD8" w:rsidR="00D32AB9" w:rsidRPr="00AE4E89" w:rsidRDefault="00546BF6" w:rsidP="00920167">
      <w:pPr>
        <w:rPr>
          <w:ins w:id="2084" w:author="Yali Chen" w:date="2025-12-29T15:41:00Z" w16du:dateUtc="2025-12-29T07:41:00Z"/>
          <w:rFonts w:ascii="Times New Roman" w:hAnsi="Times New Roman" w:cs="Times New Roman"/>
          <w:i/>
          <w:iCs/>
          <w:szCs w:val="20"/>
        </w:rPr>
      </w:pPr>
      <w:ins w:id="2085" w:author="Yali Chen" w:date="2025-12-17T14:52:00Z" w16du:dateUtc="2025-12-17T06:52:00Z">
        <w:r w:rsidRPr="00FD35A8">
          <w:rPr>
            <w:rFonts w:ascii="Times New Roman" w:hAnsi="Times New Roman" w:cs="Times New Roman"/>
            <w:i/>
            <w:iCs/>
            <w:szCs w:val="20"/>
            <w:rPrChange w:id="2086" w:author="Yali Chen" w:date="2025-12-29T15:40:00Z" w16du:dateUtc="2025-12-29T07:40:00Z">
              <w:rPr>
                <w:rFonts w:ascii="Times New Roman" w:hAnsi="Times New Roman" w:cs="Times New Roman"/>
                <w:szCs w:val="20"/>
              </w:rPr>
            </w:rPrChange>
          </w:rPr>
          <w:t>Indication type</w:t>
        </w:r>
      </w:ins>
      <w:ins w:id="2087" w:author="Yali Chen" w:date="2025-12-17T14:53:00Z" w16du:dateUtc="2025-12-17T06:53:00Z">
        <w:r w:rsidRPr="00FD35A8">
          <w:rPr>
            <w:rFonts w:ascii="Times New Roman" w:hAnsi="Times New Roman" w:cs="Times New Roman"/>
            <w:i/>
            <w:iCs/>
            <w:szCs w:val="20"/>
            <w:rPrChange w:id="2088" w:author="Yali Chen" w:date="2025-12-29T15:40:00Z" w16du:dateUtc="2025-12-29T07:40:00Z">
              <w:rPr>
                <w:rFonts w:ascii="Times New Roman" w:hAnsi="Times New Roman" w:cs="Times New Roman"/>
                <w:szCs w:val="20"/>
              </w:rPr>
            </w:rPrChange>
          </w:rPr>
          <w:t xml:space="preserve"> =</w:t>
        </w:r>
      </w:ins>
      <w:ins w:id="2089" w:author="Yali Chen" w:date="2025-12-29T15:34:00Z" w16du:dateUtc="2025-12-29T07:34:00Z">
        <w:r w:rsidR="00920167" w:rsidRPr="00FD35A8">
          <w:rPr>
            <w:rFonts w:ascii="Times New Roman" w:hAnsi="Times New Roman" w:cs="Times New Roman" w:hint="eastAsia"/>
            <w:i/>
            <w:iCs/>
            <w:szCs w:val="20"/>
            <w:rPrChange w:id="2090" w:author="Yali Chen" w:date="2025-12-29T15:40:00Z" w16du:dateUtc="2025-12-29T07:40:00Z">
              <w:rPr>
                <w:rFonts w:hint="eastAsia"/>
              </w:rPr>
            </w:rPrChange>
          </w:rPr>
          <w:t>“</w:t>
        </w:r>
      </w:ins>
      <w:ins w:id="2091" w:author="Yali Chen" w:date="2025-12-17T14:53:00Z" w16du:dateUtc="2025-12-17T06:53:00Z">
        <w:r w:rsidR="00AF4B9E" w:rsidRPr="00FD35A8">
          <w:rPr>
            <w:rFonts w:ascii="Times New Roman" w:hAnsi="Times New Roman" w:cs="Times New Roman"/>
            <w:i/>
            <w:iCs/>
            <w:szCs w:val="20"/>
            <w:rPrChange w:id="2092" w:author="Yali Chen" w:date="2025-12-29T15:40:00Z" w16du:dateUtc="2025-12-29T07:40:00Z">
              <w:rPr>
                <w:rFonts w:ascii="Times New Roman" w:hAnsi="Times New Roman" w:cs="Times New Roman"/>
                <w:szCs w:val="20"/>
              </w:rPr>
            </w:rPrChange>
          </w:rPr>
          <w:t>p</w:t>
        </w:r>
      </w:ins>
      <w:ins w:id="2093" w:author="Yali Chen" w:date="2025-12-17T14:53:00Z">
        <w:r w:rsidR="00AF4B9E" w:rsidRPr="00FD35A8">
          <w:rPr>
            <w:rFonts w:ascii="Times New Roman" w:hAnsi="Times New Roman" w:cs="Times New Roman"/>
            <w:i/>
            <w:iCs/>
            <w:szCs w:val="20"/>
            <w:rPrChange w:id="2094" w:author="Yali Chen" w:date="2025-12-29T15:40:00Z" w16du:dateUtc="2025-12-29T07:40:00Z">
              <w:rPr>
                <w:rFonts w:ascii="Times New Roman" w:hAnsi="Times New Roman" w:cs="Times New Roman"/>
                <w:szCs w:val="20"/>
              </w:rPr>
            </w:rPrChange>
          </w:rPr>
          <w:t>re-infusion prophylaxis</w:t>
        </w:r>
      </w:ins>
      <w:ins w:id="2095" w:author="Yali Chen" w:date="2025-12-17T14:53:00Z" w16du:dateUtc="2025-12-17T06:53:00Z">
        <w:r w:rsidRPr="00FD35A8">
          <w:rPr>
            <w:rFonts w:ascii="Times New Roman" w:hAnsi="Times New Roman" w:cs="Times New Roman"/>
            <w:i/>
            <w:iCs/>
            <w:szCs w:val="20"/>
            <w:rPrChange w:id="2096" w:author="Yali Chen" w:date="2025-12-29T15:40:00Z" w16du:dateUtc="2025-12-29T07:40:00Z">
              <w:rPr>
                <w:rFonts w:ascii="Times New Roman" w:hAnsi="Times New Roman" w:cs="Times New Roman"/>
                <w:szCs w:val="20"/>
              </w:rPr>
            </w:rPrChange>
          </w:rPr>
          <w:t>”</w:t>
        </w:r>
        <w:r w:rsidR="00AF4B9E" w:rsidRPr="00FD35A8">
          <w:rPr>
            <w:rFonts w:ascii="Times New Roman" w:hAnsi="Times New Roman" w:cs="Times New Roman"/>
            <w:i/>
            <w:iCs/>
            <w:szCs w:val="20"/>
            <w:rPrChange w:id="2097" w:author="Yali Chen" w:date="2025-12-29T15:40:00Z" w16du:dateUtc="2025-12-29T07:40:00Z">
              <w:rPr>
                <w:rFonts w:ascii="Times New Roman" w:hAnsi="Times New Roman" w:cs="Times New Roman"/>
                <w:szCs w:val="20"/>
              </w:rPr>
            </w:rPrChange>
          </w:rPr>
          <w:t xml:space="preserve"> or “</w:t>
        </w:r>
      </w:ins>
      <w:ins w:id="2098" w:author="Yali Chen" w:date="2025-12-17T14:54:00Z" w16du:dateUtc="2025-12-17T06:54:00Z">
        <w:r w:rsidR="005C30E8" w:rsidRPr="00FD35A8">
          <w:rPr>
            <w:rFonts w:ascii="Times New Roman" w:hAnsi="Times New Roman" w:cs="Times New Roman"/>
            <w:i/>
            <w:iCs/>
            <w:szCs w:val="20"/>
            <w:rPrChange w:id="2099" w:author="Yali Chen" w:date="2025-12-29T15:40:00Z" w16du:dateUtc="2025-12-29T07:40:00Z">
              <w:rPr>
                <w:rFonts w:ascii="Times New Roman" w:hAnsi="Times New Roman" w:cs="Times New Roman"/>
                <w:szCs w:val="20"/>
              </w:rPr>
            </w:rPrChange>
          </w:rPr>
          <w:t>p</w:t>
        </w:r>
      </w:ins>
      <w:ins w:id="2100" w:author="Yali Chen" w:date="2025-12-17T14:53:00Z">
        <w:r w:rsidR="00AF4B9E" w:rsidRPr="00FD35A8">
          <w:rPr>
            <w:rFonts w:ascii="Times New Roman" w:hAnsi="Times New Roman" w:cs="Times New Roman"/>
            <w:i/>
            <w:iCs/>
            <w:szCs w:val="20"/>
            <w:rPrChange w:id="2101" w:author="Yali Chen" w:date="2025-12-29T15:40:00Z" w16du:dateUtc="2025-12-29T07:40:00Z">
              <w:rPr>
                <w:rFonts w:ascii="Times New Roman" w:hAnsi="Times New Roman" w:cs="Times New Roman"/>
                <w:szCs w:val="20"/>
              </w:rPr>
            </w:rPrChange>
          </w:rPr>
          <w:t>rophylaxis</w:t>
        </w:r>
      </w:ins>
      <w:ins w:id="2102" w:author="Yali Chen" w:date="2025-12-17T14:53:00Z" w16du:dateUtc="2025-12-17T06:53:00Z">
        <w:r w:rsidR="00AF4B9E" w:rsidRPr="00FD35A8">
          <w:rPr>
            <w:rFonts w:ascii="Times New Roman" w:hAnsi="Times New Roman" w:cs="Times New Roman"/>
            <w:i/>
            <w:iCs/>
            <w:szCs w:val="20"/>
            <w:rPrChange w:id="2103" w:author="Yali Chen" w:date="2025-12-29T15:40:00Z" w16du:dateUtc="2025-12-29T07:40:00Z">
              <w:rPr>
                <w:rFonts w:ascii="Times New Roman" w:hAnsi="Times New Roman" w:cs="Times New Roman"/>
                <w:szCs w:val="20"/>
              </w:rPr>
            </w:rPrChange>
          </w:rPr>
          <w:t xml:space="preserve">” in </w:t>
        </w:r>
      </w:ins>
      <w:ins w:id="2104" w:author="Yali Chen" w:date="2025-12-17T14:52:00Z" w16du:dateUtc="2025-12-17T06:52:00Z">
        <w:r w:rsidRPr="00FD35A8">
          <w:rPr>
            <w:rFonts w:ascii="Times New Roman" w:hAnsi="Times New Roman" w:cs="Times New Roman"/>
            <w:i/>
            <w:iCs/>
            <w:szCs w:val="20"/>
            <w:rPrChange w:id="2105" w:author="Yali Chen" w:date="2025-12-29T15:40:00Z" w16du:dateUtc="2025-12-29T07:40:00Z">
              <w:rPr>
                <w:rFonts w:ascii="Times New Roman" w:hAnsi="Times New Roman" w:cs="Times New Roman"/>
                <w:szCs w:val="20"/>
              </w:rPr>
            </w:rPrChange>
          </w:rPr>
          <w:t>CRF page “Previous and Concomitant Medications”</w:t>
        </w:r>
      </w:ins>
      <w:ins w:id="2106" w:author="Yali Chen" w:date="2025-12-17T14:53:00Z" w16du:dateUtc="2025-12-17T06:53:00Z">
        <w:r w:rsidR="00AF4B9E" w:rsidRPr="00FD35A8">
          <w:rPr>
            <w:rFonts w:ascii="Times New Roman" w:hAnsi="Times New Roman" w:cs="Times New Roman"/>
            <w:i/>
            <w:iCs/>
            <w:szCs w:val="20"/>
            <w:rPrChange w:id="2107" w:author="Yali Chen" w:date="2025-12-29T15:40:00Z" w16du:dateUtc="2025-12-29T07:40:00Z">
              <w:rPr>
                <w:rFonts w:ascii="Times New Roman" w:hAnsi="Times New Roman" w:cs="Times New Roman"/>
                <w:szCs w:val="20"/>
              </w:rPr>
            </w:rPrChange>
          </w:rPr>
          <w:t xml:space="preserve">, </w:t>
        </w:r>
      </w:ins>
      <w:ins w:id="2108" w:author="Yali Chen" w:date="2025-12-29T15:28:00Z" w16du:dateUtc="2025-12-29T07:28:00Z">
        <w:r w:rsidR="00E77A44" w:rsidRPr="00FD35A8">
          <w:rPr>
            <w:rFonts w:ascii="Times New Roman" w:hAnsi="Times New Roman" w:cs="Times New Roman"/>
            <w:i/>
            <w:iCs/>
            <w:szCs w:val="20"/>
            <w:rPrChange w:id="2109" w:author="Yali Chen" w:date="2025-12-29T15:40:00Z" w16du:dateUtc="2025-12-29T07:40:00Z">
              <w:rPr/>
            </w:rPrChange>
          </w:rPr>
          <w:t xml:space="preserve">and </w:t>
        </w:r>
      </w:ins>
      <w:ins w:id="2110" w:author="Yali Chen" w:date="2025-12-29T15:33:00Z" w16du:dateUtc="2025-12-29T07:33:00Z">
        <w:r w:rsidR="00E23147" w:rsidRPr="00FD35A8">
          <w:rPr>
            <w:rFonts w:ascii="Times New Roman" w:hAnsi="Times New Roman" w:cs="Times New Roman"/>
            <w:i/>
            <w:iCs/>
            <w:szCs w:val="20"/>
            <w:rPrChange w:id="2111" w:author="Yali Chen" w:date="2025-12-29T15:40:00Z" w16du:dateUtc="2025-12-29T07:40:00Z">
              <w:rPr/>
            </w:rPrChange>
          </w:rPr>
          <w:t xml:space="preserve">Indication type = </w:t>
        </w:r>
      </w:ins>
      <w:ins w:id="2112" w:author="Yali Chen" w:date="2025-12-29T15:34:00Z" w16du:dateUtc="2025-12-29T07:34:00Z">
        <w:r w:rsidR="00920167" w:rsidRPr="00FD35A8">
          <w:rPr>
            <w:rFonts w:ascii="Times New Roman" w:hAnsi="Times New Roman" w:cs="Times New Roman" w:hint="eastAsia"/>
            <w:i/>
            <w:iCs/>
            <w:szCs w:val="20"/>
            <w:rPrChange w:id="2113" w:author="Yali Chen" w:date="2025-12-29T15:40:00Z" w16du:dateUtc="2025-12-29T07:40:00Z">
              <w:rPr>
                <w:rFonts w:hint="eastAsia"/>
              </w:rPr>
            </w:rPrChange>
          </w:rPr>
          <w:t>“</w:t>
        </w:r>
        <w:r w:rsidR="00923E5F" w:rsidRPr="00FD35A8">
          <w:rPr>
            <w:rFonts w:ascii="Times New Roman" w:hAnsi="Times New Roman" w:cs="Times New Roman"/>
            <w:i/>
            <w:iCs/>
            <w:szCs w:val="20"/>
            <w:rPrChange w:id="2114" w:author="Yali Chen" w:date="2025-12-29T15:40:00Z" w16du:dateUtc="2025-12-29T07:40:00Z">
              <w:rPr/>
            </w:rPrChange>
          </w:rPr>
          <w:t>Adverse Event</w:t>
        </w:r>
      </w:ins>
      <w:ins w:id="2115" w:author="Yali Chen" w:date="2025-12-29T15:33:00Z" w16du:dateUtc="2025-12-29T07:33:00Z">
        <w:r w:rsidR="00E23147" w:rsidRPr="00FD35A8">
          <w:rPr>
            <w:rFonts w:ascii="Times New Roman" w:hAnsi="Times New Roman" w:cs="Times New Roman" w:hint="eastAsia"/>
            <w:i/>
            <w:iCs/>
            <w:szCs w:val="20"/>
            <w:rPrChange w:id="2116" w:author="Yali Chen" w:date="2025-12-29T15:40:00Z" w16du:dateUtc="2025-12-29T07:40:00Z">
              <w:rPr>
                <w:rFonts w:hint="eastAsia"/>
              </w:rPr>
            </w:rPrChange>
          </w:rPr>
          <w:t>”</w:t>
        </w:r>
        <w:r w:rsidR="00E23147" w:rsidRPr="00FD35A8">
          <w:rPr>
            <w:rFonts w:ascii="Times New Roman" w:hAnsi="Times New Roman" w:cs="Times New Roman"/>
            <w:i/>
            <w:iCs/>
            <w:szCs w:val="20"/>
            <w:rPrChange w:id="2117" w:author="Yali Chen" w:date="2025-12-29T15:40:00Z" w16du:dateUtc="2025-12-29T07:40:00Z">
              <w:rPr/>
            </w:rPrChange>
          </w:rPr>
          <w:t xml:space="preserve"> in CRF page “Previous and Concomitant Medications”</w:t>
        </w:r>
      </w:ins>
      <w:ins w:id="2118" w:author="Yali Chen" w:date="2025-12-29T16:16:00Z" w16du:dateUtc="2025-12-29T08:16:00Z">
        <w:r w:rsidR="00905B33">
          <w:rPr>
            <w:rFonts w:ascii="Times New Roman" w:hAnsi="Times New Roman" w:cs="Times New Roman" w:hint="eastAsia"/>
            <w:i/>
            <w:iCs/>
            <w:szCs w:val="20"/>
          </w:rPr>
          <w:t xml:space="preserve"> and </w:t>
        </w:r>
        <w:r w:rsidR="00835489" w:rsidRPr="00835489">
          <w:rPr>
            <w:rFonts w:ascii="Times New Roman" w:hAnsi="Times New Roman" w:cs="Times New Roman" w:hint="eastAsia"/>
            <w:i/>
            <w:iCs/>
            <w:szCs w:val="20"/>
          </w:rPr>
          <w:t>Is this adverse event ICANS?</w:t>
        </w:r>
        <w:r w:rsidR="00AE4E89">
          <w:rPr>
            <w:rFonts w:ascii="Times New Roman" w:hAnsi="Times New Roman" w:cs="Times New Roman" w:hint="eastAsia"/>
            <w:i/>
            <w:iCs/>
            <w:szCs w:val="20"/>
          </w:rPr>
          <w:t>=</w:t>
        </w:r>
      </w:ins>
      <w:ins w:id="2119" w:author="Yali Chen" w:date="2025-12-29T16:17:00Z" w16du:dateUtc="2025-12-29T08:17:00Z">
        <w:r w:rsidR="00AE4E89">
          <w:rPr>
            <w:rFonts w:ascii="Times New Roman" w:hAnsi="Times New Roman" w:cs="Times New Roman"/>
            <w:i/>
            <w:iCs/>
            <w:szCs w:val="20"/>
          </w:rPr>
          <w:t>”</w:t>
        </w:r>
        <w:r w:rsidR="00AE4E89">
          <w:rPr>
            <w:rFonts w:ascii="Times New Roman" w:hAnsi="Times New Roman" w:cs="Times New Roman" w:hint="eastAsia"/>
            <w:i/>
            <w:iCs/>
            <w:szCs w:val="20"/>
          </w:rPr>
          <w:t>Yes</w:t>
        </w:r>
        <w:r w:rsidR="00AE4E89">
          <w:rPr>
            <w:rFonts w:ascii="Times New Roman" w:hAnsi="Times New Roman" w:cs="Times New Roman"/>
            <w:i/>
            <w:iCs/>
            <w:szCs w:val="20"/>
          </w:rPr>
          <w:t>”</w:t>
        </w:r>
        <w:r w:rsidR="00AE4E89">
          <w:rPr>
            <w:rFonts w:ascii="Times New Roman" w:hAnsi="Times New Roman" w:cs="Times New Roman" w:hint="eastAsia"/>
            <w:i/>
            <w:iCs/>
            <w:szCs w:val="20"/>
          </w:rPr>
          <w:t xml:space="preserve"> in </w:t>
        </w:r>
        <w:r w:rsidR="00AE4E89" w:rsidRPr="00FD35A8">
          <w:rPr>
            <w:rFonts w:ascii="Times New Roman" w:hAnsi="Times New Roman" w:cs="Times New Roman"/>
            <w:i/>
            <w:iCs/>
            <w:szCs w:val="20"/>
          </w:rPr>
          <w:t>CRF Page “Adverse Event”</w:t>
        </w:r>
      </w:ins>
    </w:p>
    <w:p w14:paraId="2096CC25" w14:textId="71218B3C" w:rsidR="0026177C" w:rsidRPr="00086FF8" w:rsidRDefault="0026177C" w:rsidP="00920167">
      <w:pPr>
        <w:rPr>
          <w:ins w:id="2120" w:author="Yali Chen" w:date="2025-12-29T15:35:00Z" w16du:dateUtc="2025-12-29T07:35:00Z"/>
          <w:rFonts w:ascii="Times New Roman" w:hAnsi="Times New Roman" w:cs="Times New Roman"/>
          <w:szCs w:val="20"/>
          <w:rPrChange w:id="2121" w:author="Yali Chen" w:date="2025-12-29T16:18:00Z" w16du:dateUtc="2025-12-29T08:18:00Z">
            <w:rPr>
              <w:ins w:id="2122" w:author="Yali Chen" w:date="2025-12-29T15:35:00Z" w16du:dateUtc="2025-12-29T07:35:00Z"/>
            </w:rPr>
          </w:rPrChange>
        </w:rPr>
      </w:pPr>
      <w:ins w:id="2123" w:author="Yali Chen" w:date="2025-12-29T15:41:00Z" w16du:dateUtc="2025-12-29T07:41:00Z">
        <w:r w:rsidRPr="00FD35A8">
          <w:rPr>
            <w:rFonts w:ascii="Times New Roman" w:hAnsi="Times New Roman" w:cs="Times New Roman"/>
            <w:i/>
            <w:iCs/>
            <w:szCs w:val="20"/>
          </w:rPr>
          <w:t xml:space="preserve">Link CRF Page “Previous and Concomitant </w:t>
        </w:r>
        <w:r w:rsidR="00BB442E" w:rsidRPr="00FD35A8">
          <w:rPr>
            <w:rFonts w:ascii="Times New Roman" w:hAnsi="Times New Roman" w:cs="Times New Roman"/>
            <w:i/>
            <w:iCs/>
            <w:szCs w:val="20"/>
          </w:rPr>
          <w:t>Medications</w:t>
        </w:r>
        <w:r w:rsidRPr="00FD35A8">
          <w:rPr>
            <w:rFonts w:ascii="Times New Roman" w:hAnsi="Times New Roman" w:cs="Times New Roman"/>
            <w:i/>
            <w:iCs/>
            <w:szCs w:val="20"/>
          </w:rPr>
          <w:t xml:space="preserve">” and CRF Page “Adverse Event” by “Adverse Event #x”in CRF Page “Previous and Concomitant </w:t>
        </w:r>
        <w:r w:rsidR="00BB442E" w:rsidRPr="00FD35A8">
          <w:rPr>
            <w:rFonts w:ascii="Times New Roman" w:hAnsi="Times New Roman" w:cs="Times New Roman"/>
            <w:i/>
            <w:iCs/>
            <w:szCs w:val="20"/>
          </w:rPr>
          <w:t>Medications</w:t>
        </w:r>
        <w:r w:rsidRPr="00FD35A8">
          <w:rPr>
            <w:rFonts w:ascii="Times New Roman" w:hAnsi="Times New Roman" w:cs="Times New Roman"/>
            <w:i/>
            <w:iCs/>
            <w:szCs w:val="20"/>
          </w:rPr>
          <w:t>” and “Adverse Event Report</w:t>
        </w:r>
        <w:r w:rsidRPr="00086FF8">
          <w:rPr>
            <w:rFonts w:ascii="Times New Roman" w:hAnsi="Times New Roman" w:cs="Times New Roman"/>
            <w:i/>
            <w:iCs/>
            <w:szCs w:val="20"/>
          </w:rPr>
          <w:t>ed Term”</w:t>
        </w:r>
      </w:ins>
      <w:ins w:id="2124" w:author="Yali Chen" w:date="2025-12-29T16:17:00Z" w16du:dateUtc="2025-12-29T08:17:00Z">
        <w:r w:rsidR="00AE4E89" w:rsidRPr="00086FF8">
          <w:rPr>
            <w:rFonts w:ascii="Times New Roman" w:hAnsi="Times New Roman" w:cs="Times New Roman"/>
            <w:i/>
            <w:iCs/>
            <w:szCs w:val="20"/>
          </w:rPr>
          <w:t xml:space="preserve"> </w:t>
        </w:r>
      </w:ins>
      <w:ins w:id="2125" w:author="Yali Chen" w:date="2025-12-29T15:41:00Z" w16du:dateUtc="2025-12-29T07:41:00Z">
        <w:r w:rsidRPr="00086FF8">
          <w:rPr>
            <w:rFonts w:ascii="Times New Roman" w:hAnsi="Times New Roman" w:cs="Times New Roman"/>
            <w:i/>
            <w:iCs/>
            <w:szCs w:val="20"/>
          </w:rPr>
          <w:t>in CRF Page “Adverse Event”.</w:t>
        </w:r>
      </w:ins>
    </w:p>
    <w:p w14:paraId="0166CC1C" w14:textId="224F66EC" w:rsidR="00920167" w:rsidRPr="00086FF8" w:rsidRDefault="00AC6B36" w:rsidP="00920167">
      <w:pPr>
        <w:rPr>
          <w:ins w:id="2126" w:author="Yali Chen" w:date="2025-12-17T14:54:00Z" w16du:dateUtc="2025-12-17T06:54:00Z"/>
          <w:rFonts w:ascii="Times New Roman" w:hAnsi="Times New Roman" w:cs="Times New Roman"/>
          <w:i/>
          <w:iCs/>
          <w:szCs w:val="20"/>
          <w:rPrChange w:id="2127" w:author="Yali Chen" w:date="2025-12-29T16:18:00Z" w16du:dateUtc="2025-12-29T08:18:00Z">
            <w:rPr>
              <w:ins w:id="2128" w:author="Yali Chen" w:date="2025-12-17T14:54:00Z" w16du:dateUtc="2025-12-17T06:54:00Z"/>
              <w:rFonts w:ascii="Times New Roman" w:hAnsi="Times New Roman" w:cs="Times New Roman"/>
              <w:szCs w:val="20"/>
            </w:rPr>
          </w:rPrChange>
        </w:rPr>
      </w:pPr>
      <w:ins w:id="2129" w:author="Yali Chen" w:date="2025-12-29T15:35:00Z" w16du:dateUtc="2025-12-29T07:35:00Z">
        <w:r w:rsidRPr="00086FF8">
          <w:rPr>
            <w:rFonts w:ascii="Times New Roman" w:hAnsi="Times New Roman" w:cs="Times New Roman"/>
            <w:i/>
            <w:iCs/>
            <w:szCs w:val="20"/>
          </w:rPr>
          <w:t>Or</w:t>
        </w:r>
      </w:ins>
    </w:p>
    <w:p w14:paraId="13EE1959" w14:textId="76F4DE7B" w:rsidR="00AC6B36" w:rsidRPr="00086FF8" w:rsidRDefault="00AC6B36" w:rsidP="00AC6B36">
      <w:pPr>
        <w:rPr>
          <w:ins w:id="2130" w:author="Yali Chen" w:date="2025-12-29T15:35:00Z" w16du:dateUtc="2025-12-29T07:35:00Z"/>
          <w:rFonts w:ascii="Times New Roman" w:hAnsi="Times New Roman" w:cs="Times New Roman"/>
          <w:i/>
          <w:iCs/>
          <w:szCs w:val="20"/>
        </w:rPr>
      </w:pPr>
      <w:ins w:id="2131" w:author="Yali Chen" w:date="2025-12-29T15:35:00Z" w16du:dateUtc="2025-12-29T07:35:00Z">
        <w:r w:rsidRPr="00086FF8">
          <w:rPr>
            <w:rFonts w:ascii="Times New Roman" w:hAnsi="Times New Roman" w:cs="Times New Roman"/>
            <w:i/>
            <w:iCs/>
            <w:szCs w:val="20"/>
          </w:rPr>
          <w:t>Indication type =</w:t>
        </w:r>
        <w:r w:rsidRPr="00086FF8">
          <w:rPr>
            <w:rFonts w:ascii="Times New Roman" w:hAnsi="Times New Roman" w:cs="Times New Roman" w:hint="eastAsia"/>
            <w:i/>
            <w:iCs/>
            <w:szCs w:val="20"/>
          </w:rPr>
          <w:t>“</w:t>
        </w:r>
        <w:r w:rsidRPr="00086FF8">
          <w:rPr>
            <w:rFonts w:ascii="Times New Roman" w:hAnsi="Times New Roman" w:cs="Times New Roman"/>
            <w:i/>
            <w:iCs/>
            <w:szCs w:val="20"/>
          </w:rPr>
          <w:t xml:space="preserve">pre-infusion prophylaxis” or “prophylaxis” in CRF page “Previous and Concomitant </w:t>
        </w:r>
      </w:ins>
      <w:ins w:id="2132" w:author="Yali Chen" w:date="2025-12-29T15:36:00Z" w16du:dateUtc="2025-12-29T07:36:00Z">
        <w:r w:rsidR="00971331" w:rsidRPr="00086FF8">
          <w:rPr>
            <w:rFonts w:ascii="Times New Roman" w:hAnsi="Times New Roman" w:cs="Times New Roman"/>
            <w:i/>
            <w:iCs/>
            <w:szCs w:val="20"/>
          </w:rPr>
          <w:t>Procedures</w:t>
        </w:r>
      </w:ins>
      <w:ins w:id="2133" w:author="Yali Chen" w:date="2025-12-29T15:35:00Z" w16du:dateUtc="2025-12-29T07:35:00Z">
        <w:r w:rsidRPr="00086FF8">
          <w:rPr>
            <w:rFonts w:ascii="Times New Roman" w:hAnsi="Times New Roman" w:cs="Times New Roman"/>
            <w:i/>
            <w:iCs/>
            <w:szCs w:val="20"/>
          </w:rPr>
          <w:t xml:space="preserve">”, and Indication type = </w:t>
        </w:r>
        <w:r w:rsidRPr="00086FF8">
          <w:rPr>
            <w:rFonts w:ascii="Times New Roman" w:hAnsi="Times New Roman" w:cs="Times New Roman" w:hint="eastAsia"/>
            <w:i/>
            <w:iCs/>
            <w:szCs w:val="20"/>
          </w:rPr>
          <w:t>“</w:t>
        </w:r>
        <w:r w:rsidRPr="00086FF8">
          <w:rPr>
            <w:rFonts w:ascii="Times New Roman" w:hAnsi="Times New Roman" w:cs="Times New Roman"/>
            <w:i/>
            <w:iCs/>
            <w:szCs w:val="20"/>
          </w:rPr>
          <w:t>Adverse Event</w:t>
        </w:r>
        <w:r w:rsidRPr="00086FF8">
          <w:rPr>
            <w:rFonts w:ascii="Times New Roman" w:hAnsi="Times New Roman" w:cs="Times New Roman" w:hint="eastAsia"/>
            <w:i/>
            <w:iCs/>
            <w:szCs w:val="20"/>
          </w:rPr>
          <w:t>”</w:t>
        </w:r>
        <w:r w:rsidRPr="00086FF8">
          <w:rPr>
            <w:rFonts w:ascii="Times New Roman" w:hAnsi="Times New Roman" w:cs="Times New Roman"/>
            <w:i/>
            <w:iCs/>
            <w:szCs w:val="20"/>
          </w:rPr>
          <w:t xml:space="preserve"> in CRF page </w:t>
        </w:r>
        <w:r w:rsidRPr="00086FF8">
          <w:rPr>
            <w:rFonts w:ascii="Times New Roman" w:hAnsi="Times New Roman" w:cs="Times New Roman" w:hint="eastAsia"/>
            <w:i/>
            <w:iCs/>
            <w:szCs w:val="20"/>
          </w:rPr>
          <w:t>“</w:t>
        </w:r>
        <w:r w:rsidRPr="00086FF8">
          <w:rPr>
            <w:rFonts w:ascii="Times New Roman" w:hAnsi="Times New Roman" w:cs="Times New Roman"/>
            <w:i/>
            <w:iCs/>
            <w:szCs w:val="20"/>
          </w:rPr>
          <w:t xml:space="preserve">Previous and Concomitant </w:t>
        </w:r>
      </w:ins>
      <w:ins w:id="2134" w:author="Yali Chen" w:date="2025-12-29T15:36:00Z" w16du:dateUtc="2025-12-29T07:36:00Z">
        <w:r w:rsidR="00971331" w:rsidRPr="00086FF8">
          <w:rPr>
            <w:rFonts w:ascii="Times New Roman" w:hAnsi="Times New Roman" w:cs="Times New Roman"/>
            <w:i/>
            <w:iCs/>
            <w:szCs w:val="20"/>
          </w:rPr>
          <w:t>Procedures</w:t>
        </w:r>
      </w:ins>
      <w:ins w:id="2135" w:author="Yali Chen" w:date="2025-12-29T15:35:00Z" w16du:dateUtc="2025-12-29T07:35:00Z">
        <w:r w:rsidRPr="00086FF8">
          <w:rPr>
            <w:rFonts w:ascii="Times New Roman" w:hAnsi="Times New Roman" w:cs="Times New Roman" w:hint="eastAsia"/>
            <w:i/>
            <w:iCs/>
            <w:szCs w:val="20"/>
          </w:rPr>
          <w:t>”</w:t>
        </w:r>
      </w:ins>
      <w:ins w:id="2136" w:author="Yali Chen" w:date="2025-12-29T16:17:00Z" w16du:dateUtc="2025-12-29T08:17:00Z">
        <w:r w:rsidR="00086FF8" w:rsidRPr="00086FF8">
          <w:rPr>
            <w:rFonts w:ascii="Times New Roman" w:hAnsi="Times New Roman" w:cs="Times New Roman"/>
            <w:i/>
            <w:iCs/>
            <w:szCs w:val="20"/>
          </w:rPr>
          <w:t xml:space="preserve"> and Is this adverse event ICANS?</w:t>
        </w:r>
      </w:ins>
      <w:ins w:id="2137" w:author="Yali Chen" w:date="2025-12-29T16:38:00Z" w16du:dateUtc="2025-12-29T08:38:00Z">
        <w:r w:rsidR="00AF6664">
          <w:rPr>
            <w:rFonts w:ascii="Times New Roman" w:hAnsi="Times New Roman" w:cs="Times New Roman" w:hint="eastAsia"/>
            <w:i/>
            <w:iCs/>
            <w:szCs w:val="20"/>
          </w:rPr>
          <w:t xml:space="preserve"> </w:t>
        </w:r>
      </w:ins>
      <w:ins w:id="2138" w:author="Yali Chen" w:date="2025-12-29T16:17:00Z" w16du:dateUtc="2025-12-29T08:17:00Z">
        <w:r w:rsidR="00086FF8" w:rsidRPr="00086FF8">
          <w:rPr>
            <w:rFonts w:ascii="Times New Roman" w:hAnsi="Times New Roman" w:cs="Times New Roman"/>
            <w:i/>
            <w:iCs/>
            <w:szCs w:val="20"/>
          </w:rPr>
          <w:t>=</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Yes</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 xml:space="preserve"> in CRF Page </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Adverse Event</w:t>
        </w:r>
        <w:r w:rsidR="00086FF8" w:rsidRPr="00086FF8">
          <w:rPr>
            <w:rFonts w:ascii="Times New Roman" w:hAnsi="Times New Roman" w:cs="Times New Roman" w:hint="eastAsia"/>
            <w:i/>
            <w:iCs/>
            <w:szCs w:val="20"/>
          </w:rPr>
          <w:t>”</w:t>
        </w:r>
      </w:ins>
    </w:p>
    <w:p w14:paraId="0AB0BEA8" w14:textId="16E187B8" w:rsidR="005C30E8" w:rsidRPr="00086FF8" w:rsidRDefault="00884C86" w:rsidP="00216E69">
      <w:pPr>
        <w:rPr>
          <w:ins w:id="2139" w:author="Yali Chen" w:date="2025-12-29T15:42:00Z" w16du:dateUtc="2025-12-29T07:42:00Z"/>
          <w:rFonts w:ascii="Times New Roman" w:hAnsi="Times New Roman" w:cs="Times New Roman"/>
          <w:i/>
          <w:iCs/>
          <w:szCs w:val="20"/>
        </w:rPr>
      </w:pPr>
      <w:ins w:id="2140" w:author="Yali Chen" w:date="2025-12-29T15:36:00Z" w16du:dateUtc="2025-12-29T07:36:00Z">
        <w:r w:rsidRPr="00086FF8">
          <w:rPr>
            <w:rFonts w:ascii="Times New Roman" w:hAnsi="Times New Roman" w:cs="Times New Roman"/>
            <w:i/>
            <w:iCs/>
            <w:szCs w:val="20"/>
          </w:rPr>
          <w:lastRenderedPageBreak/>
          <w:t>Link</w:t>
        </w:r>
      </w:ins>
      <w:ins w:id="2141" w:author="Yali Chen" w:date="2025-12-29T15:38:00Z" w16du:dateUtc="2025-12-29T07:38:00Z">
        <w:r w:rsidR="00034247" w:rsidRPr="00086FF8">
          <w:rPr>
            <w:rFonts w:ascii="Times New Roman" w:hAnsi="Times New Roman" w:cs="Times New Roman"/>
            <w:i/>
            <w:iCs/>
            <w:szCs w:val="20"/>
          </w:rPr>
          <w:t xml:space="preserve"> CRF</w:t>
        </w:r>
      </w:ins>
      <w:ins w:id="2142" w:author="Yali Chen" w:date="2025-12-29T15:36:00Z" w16du:dateUtc="2025-12-29T07:36:00Z">
        <w:r w:rsidRPr="00086FF8">
          <w:rPr>
            <w:rFonts w:ascii="Times New Roman" w:hAnsi="Times New Roman" w:cs="Times New Roman"/>
            <w:i/>
            <w:iCs/>
            <w:szCs w:val="20"/>
          </w:rPr>
          <w:t xml:space="preserve"> </w:t>
        </w:r>
      </w:ins>
      <w:ins w:id="2143" w:author="Yali Chen" w:date="2025-12-29T15:38:00Z" w16du:dateUtc="2025-12-29T07:38:00Z">
        <w:r w:rsidR="00034247" w:rsidRPr="00086FF8">
          <w:rPr>
            <w:rFonts w:ascii="Times New Roman" w:hAnsi="Times New Roman" w:cs="Times New Roman"/>
            <w:i/>
            <w:iCs/>
            <w:szCs w:val="20"/>
          </w:rPr>
          <w:t>Page</w:t>
        </w:r>
      </w:ins>
      <w:ins w:id="2144" w:author="Yali Chen" w:date="2025-12-29T15:40:00Z" w16du:dateUtc="2025-12-29T07:40:00Z">
        <w:r w:rsidR="00D17DE7" w:rsidRPr="00086FF8">
          <w:rPr>
            <w:rFonts w:ascii="Times New Roman" w:hAnsi="Times New Roman" w:cs="Times New Roman"/>
            <w:i/>
            <w:iCs/>
            <w:szCs w:val="20"/>
          </w:rPr>
          <w:t xml:space="preserve"> </w:t>
        </w:r>
      </w:ins>
      <w:ins w:id="2145" w:author="Yali Chen" w:date="2025-12-29T15:37:00Z" w16du:dateUtc="2025-12-29T07:37:00Z">
        <w:r w:rsidR="00502666" w:rsidRPr="00086FF8">
          <w:rPr>
            <w:rFonts w:ascii="Times New Roman" w:hAnsi="Times New Roman" w:cs="Times New Roman" w:hint="eastAsia"/>
            <w:i/>
            <w:iCs/>
            <w:szCs w:val="20"/>
          </w:rPr>
          <w:t>“</w:t>
        </w:r>
        <w:r w:rsidR="00502666" w:rsidRPr="00086FF8">
          <w:rPr>
            <w:rFonts w:ascii="Times New Roman" w:hAnsi="Times New Roman" w:cs="Times New Roman"/>
            <w:i/>
            <w:iCs/>
            <w:szCs w:val="20"/>
          </w:rPr>
          <w:t>Previous and Concomitant Procedures</w:t>
        </w:r>
        <w:r w:rsidR="00502666" w:rsidRPr="00086FF8">
          <w:rPr>
            <w:rFonts w:ascii="Times New Roman" w:hAnsi="Times New Roman" w:cs="Times New Roman" w:hint="eastAsia"/>
            <w:i/>
            <w:iCs/>
            <w:szCs w:val="20"/>
          </w:rPr>
          <w:t>”</w:t>
        </w:r>
        <w:r w:rsidR="00502666" w:rsidRPr="00086FF8">
          <w:rPr>
            <w:rFonts w:ascii="Times New Roman" w:hAnsi="Times New Roman" w:cs="Times New Roman"/>
            <w:i/>
            <w:iCs/>
            <w:szCs w:val="20"/>
          </w:rPr>
          <w:t xml:space="preserve"> and</w:t>
        </w:r>
      </w:ins>
      <w:ins w:id="2146" w:author="Yali Chen" w:date="2025-12-29T15:38:00Z" w16du:dateUtc="2025-12-29T07:38:00Z">
        <w:r w:rsidR="00034247" w:rsidRPr="00086FF8">
          <w:rPr>
            <w:rFonts w:ascii="Times New Roman" w:hAnsi="Times New Roman" w:cs="Times New Roman"/>
            <w:i/>
            <w:iCs/>
            <w:szCs w:val="20"/>
          </w:rPr>
          <w:t xml:space="preserve"> CRF</w:t>
        </w:r>
      </w:ins>
      <w:ins w:id="2147" w:author="Yali Chen" w:date="2025-12-29T15:37:00Z" w16du:dateUtc="2025-12-29T07:37:00Z">
        <w:r w:rsidR="00502666" w:rsidRPr="00086FF8">
          <w:rPr>
            <w:rFonts w:ascii="Times New Roman" w:hAnsi="Times New Roman" w:cs="Times New Roman"/>
            <w:i/>
            <w:iCs/>
            <w:szCs w:val="20"/>
          </w:rPr>
          <w:t xml:space="preserve"> </w:t>
        </w:r>
      </w:ins>
      <w:ins w:id="2148" w:author="Yali Chen" w:date="2025-12-29T15:38:00Z" w16du:dateUtc="2025-12-29T07:38:00Z">
        <w:r w:rsidR="00034247" w:rsidRPr="00086FF8">
          <w:rPr>
            <w:rFonts w:ascii="Times New Roman" w:hAnsi="Times New Roman" w:cs="Times New Roman"/>
            <w:i/>
            <w:iCs/>
            <w:szCs w:val="20"/>
          </w:rPr>
          <w:t xml:space="preserve">Page </w:t>
        </w:r>
      </w:ins>
      <w:ins w:id="2149" w:author="Yali Chen" w:date="2025-12-29T15:37:00Z" w16du:dateUtc="2025-12-29T07:37:00Z">
        <w:r w:rsidR="00502666" w:rsidRPr="00086FF8">
          <w:rPr>
            <w:rFonts w:ascii="Times New Roman" w:hAnsi="Times New Roman" w:cs="Times New Roman"/>
            <w:i/>
            <w:iCs/>
            <w:szCs w:val="20"/>
          </w:rPr>
          <w:t xml:space="preserve">“Adverse </w:t>
        </w:r>
        <w:r w:rsidR="00B022E9" w:rsidRPr="00086FF8">
          <w:rPr>
            <w:rFonts w:ascii="Times New Roman" w:hAnsi="Times New Roman" w:cs="Times New Roman"/>
            <w:i/>
            <w:iCs/>
            <w:szCs w:val="20"/>
          </w:rPr>
          <w:t>E</w:t>
        </w:r>
        <w:r w:rsidR="00502666" w:rsidRPr="00086FF8">
          <w:rPr>
            <w:rFonts w:ascii="Times New Roman" w:hAnsi="Times New Roman" w:cs="Times New Roman"/>
            <w:i/>
            <w:iCs/>
            <w:szCs w:val="20"/>
          </w:rPr>
          <w:t>vent”</w:t>
        </w:r>
      </w:ins>
      <w:ins w:id="2150" w:author="Yali Chen" w:date="2025-12-29T15:38:00Z" w16du:dateUtc="2025-12-29T07:38:00Z">
        <w:r w:rsidR="00B022E9" w:rsidRPr="00086FF8">
          <w:rPr>
            <w:rFonts w:ascii="Times New Roman" w:hAnsi="Times New Roman" w:cs="Times New Roman"/>
            <w:i/>
            <w:iCs/>
            <w:szCs w:val="20"/>
          </w:rPr>
          <w:t xml:space="preserve"> </w:t>
        </w:r>
      </w:ins>
      <w:ins w:id="2151" w:author="Yali Chen" w:date="2025-12-29T15:36:00Z" w16du:dateUtc="2025-12-29T07:36:00Z">
        <w:r w:rsidRPr="00086FF8">
          <w:rPr>
            <w:rFonts w:ascii="Times New Roman" w:hAnsi="Times New Roman" w:cs="Times New Roman"/>
            <w:i/>
            <w:iCs/>
            <w:szCs w:val="20"/>
          </w:rPr>
          <w:t xml:space="preserve">by </w:t>
        </w:r>
        <w:r w:rsidRPr="00086FF8">
          <w:rPr>
            <w:rFonts w:ascii="Times New Roman" w:hAnsi="Times New Roman" w:cs="Times New Roman" w:hint="eastAsia"/>
            <w:i/>
            <w:iCs/>
            <w:szCs w:val="20"/>
          </w:rPr>
          <w:t>“</w:t>
        </w:r>
      </w:ins>
      <w:ins w:id="2152" w:author="Yali Chen" w:date="2025-12-29T15:36:00Z">
        <w:r w:rsidRPr="00086FF8">
          <w:rPr>
            <w:rFonts w:ascii="Times New Roman" w:hAnsi="Times New Roman" w:cs="Times New Roman"/>
            <w:i/>
            <w:iCs/>
            <w:szCs w:val="20"/>
          </w:rPr>
          <w:t>Adverse Event #</w:t>
        </w:r>
      </w:ins>
      <w:ins w:id="2153" w:author="Yali Chen" w:date="2025-12-29T15:37:00Z" w16du:dateUtc="2025-12-29T07:37:00Z">
        <w:r w:rsidR="00502666" w:rsidRPr="00086FF8">
          <w:rPr>
            <w:rFonts w:ascii="Times New Roman" w:hAnsi="Times New Roman" w:cs="Times New Roman"/>
            <w:i/>
            <w:iCs/>
            <w:szCs w:val="20"/>
          </w:rPr>
          <w:t>x</w:t>
        </w:r>
      </w:ins>
      <w:ins w:id="2154" w:author="Yali Chen" w:date="2025-12-29T15:36:00Z" w16du:dateUtc="2025-12-29T07:36:00Z">
        <w:r w:rsidRPr="00086FF8">
          <w:rPr>
            <w:rFonts w:ascii="Times New Roman" w:hAnsi="Times New Roman" w:cs="Times New Roman" w:hint="eastAsia"/>
            <w:i/>
            <w:iCs/>
            <w:szCs w:val="20"/>
          </w:rPr>
          <w:t>”</w:t>
        </w:r>
      </w:ins>
      <w:ins w:id="2155" w:author="Yali Chen" w:date="2025-12-29T15:37:00Z" w16du:dateUtc="2025-12-29T07:37:00Z">
        <w:r w:rsidR="00502666" w:rsidRPr="00086FF8">
          <w:rPr>
            <w:rFonts w:ascii="Times New Roman" w:hAnsi="Times New Roman" w:cs="Times New Roman"/>
            <w:i/>
            <w:iCs/>
            <w:szCs w:val="20"/>
          </w:rPr>
          <w:t xml:space="preserve">in </w:t>
        </w:r>
      </w:ins>
      <w:ins w:id="2156" w:author="Yali Chen" w:date="2025-12-29T15:40:00Z" w16du:dateUtc="2025-12-29T07:40:00Z">
        <w:r w:rsidR="00D17DE7" w:rsidRPr="00086FF8">
          <w:rPr>
            <w:rFonts w:ascii="Times New Roman" w:hAnsi="Times New Roman" w:cs="Times New Roman"/>
            <w:i/>
            <w:iCs/>
            <w:szCs w:val="20"/>
          </w:rPr>
          <w:t xml:space="preserve">CRF Page </w:t>
        </w:r>
      </w:ins>
      <w:ins w:id="2157" w:author="Yali Chen" w:date="2025-12-29T15:37:00Z" w16du:dateUtc="2025-12-29T07:37:00Z">
        <w:r w:rsidR="00502666" w:rsidRPr="00086FF8">
          <w:rPr>
            <w:rFonts w:ascii="Times New Roman" w:hAnsi="Times New Roman" w:cs="Times New Roman" w:hint="eastAsia"/>
            <w:i/>
            <w:iCs/>
            <w:szCs w:val="20"/>
          </w:rPr>
          <w:t>“</w:t>
        </w:r>
        <w:r w:rsidR="00502666" w:rsidRPr="00086FF8">
          <w:rPr>
            <w:rFonts w:ascii="Times New Roman" w:hAnsi="Times New Roman" w:cs="Times New Roman"/>
            <w:i/>
            <w:iCs/>
            <w:szCs w:val="20"/>
          </w:rPr>
          <w:t>Previous and Concomitant Procedures</w:t>
        </w:r>
        <w:r w:rsidR="00502666" w:rsidRPr="00086FF8">
          <w:rPr>
            <w:rFonts w:ascii="Times New Roman" w:hAnsi="Times New Roman" w:cs="Times New Roman" w:hint="eastAsia"/>
            <w:i/>
            <w:iCs/>
            <w:szCs w:val="20"/>
          </w:rPr>
          <w:t>”</w:t>
        </w:r>
        <w:r w:rsidR="00502666" w:rsidRPr="00086FF8">
          <w:rPr>
            <w:rFonts w:ascii="Times New Roman" w:hAnsi="Times New Roman" w:cs="Times New Roman"/>
            <w:i/>
            <w:iCs/>
            <w:szCs w:val="20"/>
          </w:rPr>
          <w:t xml:space="preserve"> </w:t>
        </w:r>
      </w:ins>
      <w:ins w:id="2158" w:author="Yali Chen" w:date="2025-12-29T15:39:00Z" w16du:dateUtc="2025-12-29T07:39:00Z">
        <w:r w:rsidR="00D94FAA" w:rsidRPr="00086FF8">
          <w:rPr>
            <w:rFonts w:ascii="Times New Roman" w:hAnsi="Times New Roman" w:cs="Times New Roman"/>
            <w:i/>
            <w:iCs/>
            <w:szCs w:val="20"/>
          </w:rPr>
          <w:t xml:space="preserve">and </w:t>
        </w:r>
        <w:r w:rsidR="00D17DE7" w:rsidRPr="00086FF8">
          <w:rPr>
            <w:rFonts w:ascii="Times New Roman" w:hAnsi="Times New Roman" w:cs="Times New Roman" w:hint="eastAsia"/>
            <w:i/>
            <w:iCs/>
            <w:szCs w:val="20"/>
          </w:rPr>
          <w:t>“</w:t>
        </w:r>
        <w:r w:rsidR="00D17DE7" w:rsidRPr="00086FF8">
          <w:rPr>
            <w:rFonts w:ascii="Times New Roman" w:hAnsi="Times New Roman" w:cs="Times New Roman"/>
            <w:i/>
            <w:iCs/>
            <w:szCs w:val="20"/>
          </w:rPr>
          <w:t>Adverse Event Reported Term</w:t>
        </w:r>
        <w:r w:rsidR="00D17DE7" w:rsidRPr="00086FF8">
          <w:rPr>
            <w:rFonts w:ascii="Times New Roman" w:hAnsi="Times New Roman" w:cs="Times New Roman" w:hint="eastAsia"/>
            <w:i/>
            <w:iCs/>
            <w:szCs w:val="20"/>
          </w:rPr>
          <w:t>”</w:t>
        </w:r>
      </w:ins>
      <w:ins w:id="2159" w:author="Yali Chen" w:date="2025-12-29T15:40:00Z" w16du:dateUtc="2025-12-29T07:40:00Z">
        <w:r w:rsidR="00D17DE7" w:rsidRPr="00086FF8">
          <w:rPr>
            <w:rFonts w:ascii="Times New Roman" w:hAnsi="Times New Roman" w:cs="Times New Roman"/>
            <w:i/>
            <w:iCs/>
            <w:szCs w:val="20"/>
          </w:rPr>
          <w:t xml:space="preserve">in CRF Page </w:t>
        </w:r>
        <w:r w:rsidR="00D17DE7" w:rsidRPr="00086FF8">
          <w:rPr>
            <w:rFonts w:ascii="Times New Roman" w:hAnsi="Times New Roman" w:cs="Times New Roman" w:hint="eastAsia"/>
            <w:i/>
            <w:iCs/>
            <w:szCs w:val="20"/>
          </w:rPr>
          <w:t>“</w:t>
        </w:r>
        <w:r w:rsidR="00D17DE7" w:rsidRPr="00086FF8">
          <w:rPr>
            <w:rFonts w:ascii="Times New Roman" w:hAnsi="Times New Roman" w:cs="Times New Roman"/>
            <w:i/>
            <w:iCs/>
            <w:szCs w:val="20"/>
          </w:rPr>
          <w:t>Adverse Event</w:t>
        </w:r>
        <w:r w:rsidR="00D17DE7" w:rsidRPr="00086FF8">
          <w:rPr>
            <w:rFonts w:ascii="Times New Roman" w:hAnsi="Times New Roman" w:cs="Times New Roman" w:hint="eastAsia"/>
            <w:i/>
            <w:iCs/>
            <w:szCs w:val="20"/>
          </w:rPr>
          <w:t>”</w:t>
        </w:r>
        <w:r w:rsidR="00D17DE7" w:rsidRPr="00086FF8">
          <w:rPr>
            <w:rFonts w:ascii="Times New Roman" w:hAnsi="Times New Roman" w:cs="Times New Roman"/>
            <w:i/>
            <w:iCs/>
            <w:szCs w:val="20"/>
          </w:rPr>
          <w:t>.</w:t>
        </w:r>
      </w:ins>
    </w:p>
    <w:p w14:paraId="31F821A8" w14:textId="77777777" w:rsidR="00DE241F" w:rsidRPr="00086FF8" w:rsidRDefault="00DE241F" w:rsidP="00216E69">
      <w:pPr>
        <w:rPr>
          <w:ins w:id="2160" w:author="Yali Chen" w:date="2025-12-29T15:42:00Z" w16du:dateUtc="2025-12-29T07:42:00Z"/>
          <w:rFonts w:ascii="Times New Roman" w:hAnsi="Times New Roman" w:cs="Times New Roman"/>
          <w:i/>
          <w:iCs/>
          <w:szCs w:val="20"/>
        </w:rPr>
      </w:pPr>
    </w:p>
    <w:p w14:paraId="5AE7CB00" w14:textId="77777777" w:rsidR="00DE241F" w:rsidRPr="00086FF8" w:rsidRDefault="00DE241F" w:rsidP="00216E69">
      <w:pPr>
        <w:rPr>
          <w:ins w:id="2161" w:author="Yali Chen" w:date="2025-12-17T15:07:00Z" w16du:dateUtc="2025-12-17T07:07:00Z"/>
          <w:rFonts w:ascii="Times New Roman" w:hAnsi="Times New Roman" w:cs="Times New Roman"/>
          <w:szCs w:val="20"/>
        </w:rPr>
      </w:pPr>
    </w:p>
    <w:p w14:paraId="0B628753" w14:textId="18382995" w:rsidR="003F503F" w:rsidRPr="00086FF8" w:rsidRDefault="004930F7" w:rsidP="003F503F">
      <w:pPr>
        <w:rPr>
          <w:ins w:id="2162" w:author="Yali Chen" w:date="2025-12-17T15:07:00Z" w16du:dateUtc="2025-12-17T07:07:00Z"/>
          <w:rFonts w:ascii="Times New Roman" w:hAnsi="Times New Roman" w:cs="Times New Roman"/>
          <w:b/>
          <w:bCs/>
          <w:i/>
          <w:iCs/>
          <w:szCs w:val="20"/>
          <w:rPrChange w:id="2163" w:author="Yali Chen" w:date="2025-12-29T16:18:00Z" w16du:dateUtc="2025-12-29T08:18:00Z">
            <w:rPr>
              <w:ins w:id="2164" w:author="Yali Chen" w:date="2025-12-17T15:07:00Z" w16du:dateUtc="2025-12-17T07:07:00Z"/>
              <w:rFonts w:ascii="Times New Roman" w:hAnsi="Times New Roman" w:cs="Times New Roman"/>
              <w:i/>
              <w:iCs/>
              <w:szCs w:val="20"/>
            </w:rPr>
          </w:rPrChange>
        </w:rPr>
      </w:pPr>
      <w:ins w:id="2165" w:author="Yali Chen" w:date="2025-12-17T15:09:00Z" w16du:dateUtc="2025-12-17T07:09:00Z">
        <w:r w:rsidRPr="00086FF8">
          <w:rPr>
            <w:rFonts w:ascii="Times New Roman" w:hAnsi="Times New Roman" w:cs="Times New Roman"/>
            <w:b/>
            <w:bCs/>
            <w:i/>
            <w:iCs/>
            <w:szCs w:val="20"/>
            <w:rPrChange w:id="2166" w:author="Yali Chen" w:date="2025-12-29T16:18:00Z" w16du:dateUtc="2025-12-29T08:18:00Z">
              <w:rPr>
                <w:rFonts w:ascii="Times New Roman" w:hAnsi="Times New Roman" w:cs="Times New Roman"/>
                <w:i/>
                <w:iCs/>
                <w:szCs w:val="20"/>
              </w:rPr>
            </w:rPrChange>
          </w:rPr>
          <w:t>Tocilizumab used</w:t>
        </w:r>
      </w:ins>
      <w:ins w:id="2167" w:author="Yali Chen" w:date="2025-12-17T15:07:00Z" w16du:dateUtc="2025-12-17T07:07:00Z">
        <w:r w:rsidR="003F503F" w:rsidRPr="00086FF8">
          <w:rPr>
            <w:rFonts w:ascii="Times New Roman" w:hAnsi="Times New Roman" w:cs="Times New Roman"/>
            <w:b/>
            <w:bCs/>
            <w:i/>
            <w:iCs/>
            <w:szCs w:val="20"/>
            <w:rPrChange w:id="2168" w:author="Yali Chen" w:date="2025-12-29T16:18:00Z" w16du:dateUtc="2025-12-29T08:18:00Z">
              <w:rPr>
                <w:rFonts w:ascii="Times New Roman" w:hAnsi="Times New Roman" w:cs="Times New Roman"/>
                <w:i/>
                <w:iCs/>
                <w:szCs w:val="20"/>
              </w:rPr>
            </w:rPrChange>
          </w:rPr>
          <w:t xml:space="preserve"> will be Yes when:</w:t>
        </w:r>
      </w:ins>
    </w:p>
    <w:p w14:paraId="32BAA8F7" w14:textId="49618092" w:rsidR="00D704C3" w:rsidRPr="00086FF8" w:rsidRDefault="006361C8" w:rsidP="00D704C3">
      <w:pPr>
        <w:rPr>
          <w:ins w:id="2169" w:author="Yali Chen" w:date="2025-12-29T15:42:00Z" w16du:dateUtc="2025-12-29T07:42:00Z"/>
          <w:rFonts w:ascii="Times New Roman" w:hAnsi="Times New Roman" w:cs="Times New Roman"/>
          <w:i/>
          <w:iCs/>
          <w:szCs w:val="20"/>
        </w:rPr>
      </w:pPr>
      <w:ins w:id="2170" w:author="Yali Chen" w:date="2025-12-17T15:09:00Z" w16du:dateUtc="2025-12-17T07:09:00Z">
        <w:r w:rsidRPr="00086FF8">
          <w:rPr>
            <w:rFonts w:ascii="Times New Roman" w:hAnsi="Times New Roman" w:cs="Times New Roman"/>
            <w:i/>
            <w:iCs/>
            <w:szCs w:val="20"/>
            <w:rPrChange w:id="2171" w:author="Yali Chen" w:date="2025-12-29T16:18:00Z" w16du:dateUtc="2025-12-29T08:18:00Z">
              <w:rPr>
                <w:rFonts w:ascii="Times New Roman" w:hAnsi="Times New Roman" w:cs="Times New Roman"/>
                <w:szCs w:val="20"/>
              </w:rPr>
            </w:rPrChange>
          </w:rPr>
          <w:t>PN</w:t>
        </w:r>
        <w:r w:rsidR="006E2E8D" w:rsidRPr="00086FF8">
          <w:rPr>
            <w:rFonts w:ascii="Times New Roman" w:hAnsi="Times New Roman" w:cs="Times New Roman"/>
            <w:i/>
            <w:iCs/>
            <w:szCs w:val="20"/>
            <w:rPrChange w:id="2172" w:author="Yali Chen" w:date="2025-12-29T16:18:00Z" w16du:dateUtc="2025-12-29T08:18:00Z">
              <w:rPr>
                <w:rFonts w:ascii="Times New Roman" w:hAnsi="Times New Roman" w:cs="Times New Roman"/>
                <w:szCs w:val="20"/>
              </w:rPr>
            </w:rPrChange>
          </w:rPr>
          <w:t xml:space="preserve"> (WHO D</w:t>
        </w:r>
      </w:ins>
      <w:ins w:id="2173" w:author="Yali Chen" w:date="2025-12-17T15:10:00Z" w16du:dateUtc="2025-12-17T07:10:00Z">
        <w:r w:rsidR="006E2E8D" w:rsidRPr="00086FF8">
          <w:rPr>
            <w:rFonts w:ascii="Times New Roman" w:hAnsi="Times New Roman" w:cs="Times New Roman"/>
            <w:i/>
            <w:iCs/>
            <w:szCs w:val="20"/>
            <w:rPrChange w:id="2174" w:author="Yali Chen" w:date="2025-12-29T16:18:00Z" w16du:dateUtc="2025-12-29T08:18:00Z">
              <w:rPr>
                <w:rFonts w:ascii="Times New Roman" w:hAnsi="Times New Roman" w:cs="Times New Roman"/>
                <w:szCs w:val="20"/>
              </w:rPr>
            </w:rPrChange>
          </w:rPr>
          <w:t>RUG coding</w:t>
        </w:r>
      </w:ins>
      <w:ins w:id="2175" w:author="Yali Chen" w:date="2025-12-17T15:09:00Z" w16du:dateUtc="2025-12-17T07:09:00Z">
        <w:r w:rsidR="006E2E8D" w:rsidRPr="00086FF8">
          <w:rPr>
            <w:rFonts w:ascii="Times New Roman" w:hAnsi="Times New Roman" w:cs="Times New Roman"/>
            <w:i/>
            <w:iCs/>
            <w:szCs w:val="20"/>
            <w:rPrChange w:id="2176" w:author="Yali Chen" w:date="2025-12-29T16:18:00Z" w16du:dateUtc="2025-12-29T08:18:00Z">
              <w:rPr>
                <w:rFonts w:ascii="Times New Roman" w:hAnsi="Times New Roman" w:cs="Times New Roman"/>
                <w:szCs w:val="20"/>
              </w:rPr>
            </w:rPrChange>
          </w:rPr>
          <w:t>)</w:t>
        </w:r>
        <w:r w:rsidRPr="00086FF8">
          <w:rPr>
            <w:rFonts w:ascii="Times New Roman" w:hAnsi="Times New Roman" w:cs="Times New Roman"/>
            <w:i/>
            <w:iCs/>
            <w:szCs w:val="20"/>
            <w:rPrChange w:id="2177" w:author="Yali Chen" w:date="2025-12-29T16:18:00Z" w16du:dateUtc="2025-12-29T08:18:00Z">
              <w:rPr>
                <w:rFonts w:ascii="Times New Roman" w:hAnsi="Times New Roman" w:cs="Times New Roman"/>
                <w:szCs w:val="20"/>
              </w:rPr>
            </w:rPrChange>
          </w:rPr>
          <w:t xml:space="preserve"> </w:t>
        </w:r>
        <w:r w:rsidR="006E2E8D" w:rsidRPr="00086FF8">
          <w:rPr>
            <w:rFonts w:ascii="Times New Roman" w:hAnsi="Times New Roman" w:cs="Times New Roman"/>
            <w:i/>
            <w:iCs/>
            <w:szCs w:val="20"/>
            <w:rPrChange w:id="2178" w:author="Yali Chen" w:date="2025-12-29T16:18:00Z" w16du:dateUtc="2025-12-29T08:18:00Z">
              <w:rPr>
                <w:rFonts w:ascii="Times New Roman" w:hAnsi="Times New Roman" w:cs="Times New Roman"/>
                <w:szCs w:val="20"/>
              </w:rPr>
            </w:rPrChange>
          </w:rPr>
          <w:t xml:space="preserve">of </w:t>
        </w:r>
        <w:r w:rsidRPr="00086FF8">
          <w:rPr>
            <w:rFonts w:ascii="Times New Roman" w:hAnsi="Times New Roman" w:cs="Times New Roman"/>
            <w:i/>
            <w:iCs/>
            <w:szCs w:val="20"/>
            <w:rPrChange w:id="2179" w:author="Yali Chen" w:date="2025-12-29T16:18:00Z" w16du:dateUtc="2025-12-29T08:18:00Z">
              <w:rPr>
                <w:rFonts w:ascii="Times New Roman" w:hAnsi="Times New Roman" w:cs="Times New Roman"/>
                <w:szCs w:val="20"/>
              </w:rPr>
            </w:rPrChange>
          </w:rPr>
          <w:t>Medication Name</w:t>
        </w:r>
      </w:ins>
      <w:ins w:id="2180" w:author="Yali Chen" w:date="2025-12-17T15:10:00Z" w16du:dateUtc="2025-12-17T07:10:00Z">
        <w:r w:rsidR="006E2E8D" w:rsidRPr="00086FF8">
          <w:rPr>
            <w:rFonts w:ascii="Times New Roman" w:hAnsi="Times New Roman" w:cs="Times New Roman"/>
            <w:i/>
            <w:iCs/>
            <w:szCs w:val="20"/>
            <w:rPrChange w:id="2181" w:author="Yali Chen" w:date="2025-12-29T16:18:00Z" w16du:dateUtc="2025-12-29T08:18:00Z">
              <w:rPr>
                <w:rFonts w:ascii="Times New Roman" w:hAnsi="Times New Roman" w:cs="Times New Roman"/>
                <w:szCs w:val="20"/>
              </w:rPr>
            </w:rPrChange>
          </w:rPr>
          <w:t xml:space="preserve"> = “Tocilizumab”</w:t>
        </w:r>
        <w:r w:rsidR="006E2E8D" w:rsidRPr="00086FF8">
          <w:rPr>
            <w:rFonts w:ascii="Times New Roman" w:hAnsi="Times New Roman" w:cs="Times New Roman"/>
            <w:i/>
            <w:iCs/>
            <w:szCs w:val="20"/>
          </w:rPr>
          <w:t xml:space="preserve"> in CRF page “Previous and Concomitant Medications”</w:t>
        </w:r>
      </w:ins>
      <w:ins w:id="2182" w:author="Yali Chen" w:date="2025-12-29T15:42:00Z" w16du:dateUtc="2025-12-29T07:42:00Z">
        <w:r w:rsidR="00D704C3" w:rsidRPr="00086FF8">
          <w:rPr>
            <w:rFonts w:ascii="Times New Roman" w:hAnsi="Times New Roman" w:cs="Times New Roman"/>
            <w:i/>
            <w:iCs/>
            <w:szCs w:val="20"/>
          </w:rPr>
          <w:t xml:space="preserve"> and Indication type = “Adverse Event” in CRF page “Previous and Concomitant Medications”</w:t>
        </w:r>
      </w:ins>
      <w:ins w:id="2183" w:author="Yali Chen" w:date="2025-12-29T16:17:00Z" w16du:dateUtc="2025-12-29T08:17:00Z">
        <w:r w:rsidR="00086FF8" w:rsidRPr="00086FF8">
          <w:rPr>
            <w:rFonts w:ascii="Times New Roman" w:hAnsi="Times New Roman" w:cs="Times New Roman"/>
            <w:i/>
            <w:iCs/>
            <w:szCs w:val="20"/>
          </w:rPr>
          <w:t xml:space="preserve"> and Is this adverse event ICANS?</w:t>
        </w:r>
      </w:ins>
      <w:ins w:id="2184" w:author="Yali Chen" w:date="2025-12-29T16:38:00Z" w16du:dateUtc="2025-12-29T08:38:00Z">
        <w:r w:rsidR="00AF6664">
          <w:rPr>
            <w:rFonts w:ascii="Times New Roman" w:hAnsi="Times New Roman" w:cs="Times New Roman" w:hint="eastAsia"/>
            <w:i/>
            <w:iCs/>
            <w:szCs w:val="20"/>
          </w:rPr>
          <w:t xml:space="preserve"> </w:t>
        </w:r>
      </w:ins>
      <w:ins w:id="2185" w:author="Yali Chen" w:date="2025-12-29T16:17:00Z" w16du:dateUtc="2025-12-29T08:17:00Z">
        <w:r w:rsidR="00086FF8" w:rsidRPr="00086FF8">
          <w:rPr>
            <w:rFonts w:ascii="Times New Roman" w:hAnsi="Times New Roman" w:cs="Times New Roman"/>
            <w:i/>
            <w:iCs/>
            <w:szCs w:val="20"/>
          </w:rPr>
          <w:t>=</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Yes</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 xml:space="preserve"> in CRF Page </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Adverse Event</w:t>
        </w:r>
        <w:r w:rsidR="00086FF8" w:rsidRPr="00086FF8">
          <w:rPr>
            <w:rFonts w:ascii="Times New Roman" w:hAnsi="Times New Roman" w:cs="Times New Roman" w:hint="eastAsia"/>
            <w:i/>
            <w:iCs/>
            <w:szCs w:val="20"/>
          </w:rPr>
          <w:t>”</w:t>
        </w:r>
      </w:ins>
    </w:p>
    <w:p w14:paraId="3EB2767A" w14:textId="404698E5" w:rsidR="003F503F" w:rsidRPr="00086FF8" w:rsidRDefault="00D704C3" w:rsidP="00D704C3">
      <w:pPr>
        <w:rPr>
          <w:ins w:id="2186" w:author="Yali Chen" w:date="2025-12-29T15:42:00Z" w16du:dateUtc="2025-12-29T07:42:00Z"/>
          <w:rFonts w:ascii="Times New Roman" w:hAnsi="Times New Roman" w:cs="Times New Roman"/>
          <w:i/>
          <w:iCs/>
          <w:szCs w:val="20"/>
        </w:rPr>
      </w:pPr>
      <w:ins w:id="2187" w:author="Yali Chen" w:date="2025-12-29T15:42:00Z" w16du:dateUtc="2025-12-29T07:42:00Z">
        <w:r w:rsidRPr="00086FF8">
          <w:rPr>
            <w:rFonts w:ascii="Times New Roman" w:hAnsi="Times New Roman" w:cs="Times New Roman"/>
            <w:i/>
            <w:iCs/>
            <w:szCs w:val="20"/>
          </w:rPr>
          <w:t>Link CRF Page “Previous and Concomitant Medications” and CRF Page “Adverse Event” by “Adverse Event #x”in CRF Page “Previous and Concomitant Medications” and “Adverse Event Reported Term”in CRF Page “Adverse Event”.</w:t>
        </w:r>
      </w:ins>
    </w:p>
    <w:p w14:paraId="291F8760" w14:textId="77777777" w:rsidR="00DE241F" w:rsidRPr="00086FF8" w:rsidRDefault="00DE241F" w:rsidP="00216E69">
      <w:pPr>
        <w:rPr>
          <w:ins w:id="2188" w:author="Yali Chen" w:date="2025-12-17T15:11:00Z" w16du:dateUtc="2025-12-17T07:11:00Z"/>
          <w:rFonts w:ascii="Times New Roman" w:hAnsi="Times New Roman" w:cs="Times New Roman"/>
          <w:i/>
          <w:iCs/>
          <w:szCs w:val="20"/>
        </w:rPr>
      </w:pPr>
    </w:p>
    <w:p w14:paraId="29DC1B6C" w14:textId="77777777" w:rsidR="00022CEA" w:rsidRPr="00086FF8" w:rsidRDefault="00022CEA" w:rsidP="00022CEA">
      <w:pPr>
        <w:rPr>
          <w:ins w:id="2189" w:author="Yali Chen" w:date="2025-12-17T15:12:00Z" w16du:dateUtc="2025-12-17T07:12:00Z"/>
          <w:rFonts w:ascii="Times New Roman" w:hAnsi="Times New Roman" w:cs="Times New Roman"/>
          <w:i/>
          <w:iCs/>
          <w:szCs w:val="20"/>
        </w:rPr>
      </w:pPr>
    </w:p>
    <w:p w14:paraId="092D5126" w14:textId="336F2F3B" w:rsidR="00022CEA" w:rsidRPr="00086FF8" w:rsidRDefault="00077672" w:rsidP="00022CEA">
      <w:pPr>
        <w:rPr>
          <w:ins w:id="2190" w:author="Yali Chen" w:date="2025-12-17T15:12:00Z" w16du:dateUtc="2025-12-17T07:12:00Z"/>
          <w:rFonts w:ascii="Times New Roman" w:hAnsi="Times New Roman" w:cs="Times New Roman"/>
          <w:b/>
          <w:bCs/>
          <w:i/>
          <w:iCs/>
          <w:szCs w:val="20"/>
          <w:rPrChange w:id="2191" w:author="Yali Chen" w:date="2025-12-29T16:18:00Z" w16du:dateUtc="2025-12-29T08:18:00Z">
            <w:rPr>
              <w:ins w:id="2192" w:author="Yali Chen" w:date="2025-12-17T15:12:00Z" w16du:dateUtc="2025-12-17T07:12:00Z"/>
              <w:rFonts w:ascii="Times New Roman" w:hAnsi="Times New Roman" w:cs="Times New Roman"/>
              <w:i/>
              <w:iCs/>
              <w:szCs w:val="20"/>
            </w:rPr>
          </w:rPrChange>
        </w:rPr>
      </w:pPr>
      <w:ins w:id="2193" w:author="Yali Chen" w:date="2025-12-17T15:14:00Z" w16du:dateUtc="2025-12-17T07:14:00Z">
        <w:r w:rsidRPr="00086FF8">
          <w:rPr>
            <w:rFonts w:ascii="Times New Roman" w:hAnsi="Times New Roman" w:cs="Times New Roman"/>
            <w:b/>
            <w:bCs/>
            <w:i/>
            <w:iCs/>
            <w:szCs w:val="20"/>
            <w:rPrChange w:id="2194" w:author="Yali Chen" w:date="2025-12-29T16:18:00Z" w16du:dateUtc="2025-12-29T08:18:00Z">
              <w:rPr>
                <w:rFonts w:ascii="Times New Roman" w:hAnsi="Times New Roman" w:cs="Times New Roman"/>
                <w:i/>
                <w:iCs/>
                <w:szCs w:val="20"/>
              </w:rPr>
            </w:rPrChange>
          </w:rPr>
          <w:t>Glucocorticoids</w:t>
        </w:r>
      </w:ins>
      <w:ins w:id="2195" w:author="Yali Chen" w:date="2025-12-17T15:12:00Z" w16du:dateUtc="2025-12-17T07:12:00Z">
        <w:r w:rsidR="00022CEA" w:rsidRPr="00086FF8">
          <w:rPr>
            <w:rFonts w:ascii="Times New Roman" w:hAnsi="Times New Roman" w:cs="Times New Roman"/>
            <w:b/>
            <w:bCs/>
            <w:i/>
            <w:iCs/>
            <w:szCs w:val="20"/>
            <w:rPrChange w:id="2196" w:author="Yali Chen" w:date="2025-12-29T16:18:00Z" w16du:dateUtc="2025-12-29T08:18:00Z">
              <w:rPr>
                <w:rFonts w:ascii="Times New Roman" w:hAnsi="Times New Roman" w:cs="Times New Roman"/>
                <w:i/>
                <w:iCs/>
                <w:szCs w:val="20"/>
              </w:rPr>
            </w:rPrChange>
          </w:rPr>
          <w:t xml:space="preserve"> used will be Yes when:</w:t>
        </w:r>
      </w:ins>
    </w:p>
    <w:p w14:paraId="2DE775F9" w14:textId="3370BC1C" w:rsidR="00960266" w:rsidRPr="00086FF8" w:rsidRDefault="00872D03" w:rsidP="00960266">
      <w:pPr>
        <w:rPr>
          <w:ins w:id="2197" w:author="Yali Chen" w:date="2025-12-29T15:45:00Z" w16du:dateUtc="2025-12-29T07:45:00Z"/>
          <w:rFonts w:ascii="Times New Roman" w:hAnsi="Times New Roman" w:cs="Times New Roman"/>
          <w:i/>
          <w:iCs/>
          <w:szCs w:val="20"/>
        </w:rPr>
      </w:pPr>
      <w:ins w:id="2198" w:author="Yali Chen" w:date="2025-12-17T16:01:00Z" w16du:dateUtc="2025-12-17T08:01:00Z">
        <w:r w:rsidRPr="00086FF8">
          <w:rPr>
            <w:rFonts w:ascii="Times New Roman" w:hAnsi="Times New Roman" w:cs="Times New Roman"/>
            <w:i/>
            <w:iCs/>
            <w:szCs w:val="20"/>
          </w:rPr>
          <w:t>ATC</w:t>
        </w:r>
      </w:ins>
      <w:ins w:id="2199" w:author="Yali Chen" w:date="2025-12-17T15:12:00Z" w16du:dateUtc="2025-12-17T07:12:00Z">
        <w:r w:rsidR="00022CEA" w:rsidRPr="00086FF8">
          <w:rPr>
            <w:rFonts w:ascii="Times New Roman" w:hAnsi="Times New Roman" w:cs="Times New Roman"/>
            <w:i/>
            <w:iCs/>
            <w:szCs w:val="20"/>
          </w:rPr>
          <w:t xml:space="preserve"> </w:t>
        </w:r>
      </w:ins>
      <w:ins w:id="2200" w:author="Yali Chen" w:date="2025-12-17T17:25:00Z" w16du:dateUtc="2025-12-17T09:25:00Z">
        <w:r w:rsidR="00036C99" w:rsidRPr="00086FF8">
          <w:rPr>
            <w:rFonts w:ascii="Times New Roman" w:hAnsi="Times New Roman" w:cs="Times New Roman"/>
            <w:i/>
            <w:iCs/>
            <w:szCs w:val="20"/>
          </w:rPr>
          <w:t>4</w:t>
        </w:r>
      </w:ins>
      <w:ins w:id="2201" w:author="Yali Chen" w:date="2025-12-17T15:12:00Z" w16du:dateUtc="2025-12-17T07:12:00Z">
        <w:r w:rsidR="00022CEA" w:rsidRPr="00086FF8">
          <w:rPr>
            <w:rFonts w:ascii="Times New Roman" w:hAnsi="Times New Roman" w:cs="Times New Roman"/>
            <w:i/>
            <w:iCs/>
            <w:szCs w:val="20"/>
          </w:rPr>
          <w:t>(WHO DRUG coding) of Medication Name = “</w:t>
        </w:r>
      </w:ins>
      <w:ins w:id="2202" w:author="Yali Chen" w:date="2025-12-17T17:33:00Z" w16du:dateUtc="2025-12-17T09:33:00Z">
        <w:r w:rsidR="006C3894" w:rsidRPr="00086FF8">
          <w:rPr>
            <w:rFonts w:ascii="Times New Roman" w:hAnsi="Times New Roman" w:cs="Times New Roman"/>
            <w:i/>
            <w:iCs/>
            <w:szCs w:val="20"/>
          </w:rPr>
          <w:t>H</w:t>
        </w:r>
        <w:r w:rsidR="006A2AB6" w:rsidRPr="00086FF8">
          <w:rPr>
            <w:rFonts w:ascii="Times New Roman" w:hAnsi="Times New Roman" w:cs="Times New Roman"/>
            <w:i/>
            <w:iCs/>
            <w:szCs w:val="20"/>
          </w:rPr>
          <w:t>02AB</w:t>
        </w:r>
      </w:ins>
      <w:ins w:id="2203" w:author="Yali Chen" w:date="2025-12-17T15:12:00Z" w16du:dateUtc="2025-12-17T07:12:00Z">
        <w:r w:rsidR="00022CEA" w:rsidRPr="00086FF8">
          <w:rPr>
            <w:rFonts w:ascii="Times New Roman" w:hAnsi="Times New Roman" w:cs="Times New Roman"/>
            <w:i/>
            <w:iCs/>
            <w:szCs w:val="20"/>
          </w:rPr>
          <w:t xml:space="preserve">” in CRF page “Previous and Concomitant Medications” </w:t>
        </w:r>
      </w:ins>
      <w:ins w:id="2204" w:author="Yali Chen" w:date="2025-12-29T15:45:00Z" w16du:dateUtc="2025-12-29T07:45:00Z">
        <w:r w:rsidR="00960266" w:rsidRPr="00086FF8">
          <w:rPr>
            <w:rFonts w:ascii="Times New Roman" w:hAnsi="Times New Roman" w:cs="Times New Roman"/>
            <w:i/>
            <w:iCs/>
            <w:szCs w:val="20"/>
          </w:rPr>
          <w:t>and Indication type = “Adverse Event” in CRF page “Previous and Concomitant Medications”</w:t>
        </w:r>
      </w:ins>
      <w:ins w:id="2205" w:author="Yali Chen" w:date="2025-12-29T16:18:00Z" w16du:dateUtc="2025-12-29T08:18:00Z">
        <w:r w:rsidR="00086FF8" w:rsidRPr="00086FF8">
          <w:rPr>
            <w:rFonts w:ascii="Times New Roman" w:hAnsi="Times New Roman" w:cs="Times New Roman"/>
            <w:i/>
            <w:iCs/>
            <w:szCs w:val="20"/>
          </w:rPr>
          <w:t xml:space="preserve"> and Is this adverse event ICANS?</w:t>
        </w:r>
      </w:ins>
      <w:ins w:id="2206" w:author="Yali Chen" w:date="2025-12-29T16:38:00Z" w16du:dateUtc="2025-12-29T08:38:00Z">
        <w:r w:rsidR="00AF6664">
          <w:rPr>
            <w:rFonts w:ascii="Times New Roman" w:hAnsi="Times New Roman" w:cs="Times New Roman" w:hint="eastAsia"/>
            <w:i/>
            <w:iCs/>
            <w:szCs w:val="20"/>
          </w:rPr>
          <w:t xml:space="preserve"> </w:t>
        </w:r>
      </w:ins>
      <w:ins w:id="2207" w:author="Yali Chen" w:date="2025-12-29T16:18:00Z" w16du:dateUtc="2025-12-29T08:18:00Z">
        <w:r w:rsidR="00086FF8" w:rsidRPr="00086FF8">
          <w:rPr>
            <w:rFonts w:ascii="Times New Roman" w:hAnsi="Times New Roman" w:cs="Times New Roman"/>
            <w:i/>
            <w:iCs/>
            <w:szCs w:val="20"/>
          </w:rPr>
          <w:t>=</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Yes</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 xml:space="preserve"> in CRF Page </w:t>
        </w:r>
        <w:r w:rsidR="00086FF8" w:rsidRPr="00086FF8">
          <w:rPr>
            <w:rFonts w:ascii="Times New Roman" w:hAnsi="Times New Roman" w:cs="Times New Roman" w:hint="eastAsia"/>
            <w:i/>
            <w:iCs/>
            <w:szCs w:val="20"/>
          </w:rPr>
          <w:t>“</w:t>
        </w:r>
        <w:r w:rsidR="00086FF8" w:rsidRPr="00086FF8">
          <w:rPr>
            <w:rFonts w:ascii="Times New Roman" w:hAnsi="Times New Roman" w:cs="Times New Roman"/>
            <w:i/>
            <w:iCs/>
            <w:szCs w:val="20"/>
          </w:rPr>
          <w:t>Adverse Event</w:t>
        </w:r>
        <w:r w:rsidR="00086FF8" w:rsidRPr="00086FF8">
          <w:rPr>
            <w:rFonts w:ascii="Times New Roman" w:hAnsi="Times New Roman" w:cs="Times New Roman" w:hint="eastAsia"/>
            <w:i/>
            <w:iCs/>
            <w:szCs w:val="20"/>
          </w:rPr>
          <w:t>”</w:t>
        </w:r>
      </w:ins>
    </w:p>
    <w:p w14:paraId="79661916" w14:textId="44037415" w:rsidR="00022CEA" w:rsidRPr="00086FF8" w:rsidRDefault="00960266" w:rsidP="00216E69">
      <w:pPr>
        <w:rPr>
          <w:rFonts w:ascii="Times New Roman" w:hAnsi="Times New Roman" w:cs="Times New Roman"/>
          <w:i/>
          <w:iCs/>
          <w:szCs w:val="20"/>
          <w:rPrChange w:id="2208" w:author="Yali Chen" w:date="2025-12-29T16:18:00Z" w16du:dateUtc="2025-12-29T08:18:00Z">
            <w:rPr>
              <w:rFonts w:ascii="Times New Roman" w:hAnsi="Times New Roman" w:cs="Times New Roman"/>
              <w:szCs w:val="20"/>
            </w:rPr>
          </w:rPrChange>
        </w:rPr>
      </w:pPr>
      <w:ins w:id="2209" w:author="Yali Chen" w:date="2025-12-29T15:45:00Z" w16du:dateUtc="2025-12-29T07:45:00Z">
        <w:r w:rsidRPr="00086FF8">
          <w:rPr>
            <w:rFonts w:ascii="Times New Roman" w:hAnsi="Times New Roman" w:cs="Times New Roman"/>
            <w:i/>
            <w:iCs/>
            <w:szCs w:val="20"/>
          </w:rPr>
          <w:t>Link CRF Page “Previous and Concomitant Medications” and CRF Page “Adverse Event” by “Adverse Event #x”in CRF Page “Previous and Concomitant Medications” and “Adverse Event Reported Term”in CRF Page “Adverse Event”</w:t>
        </w:r>
      </w:ins>
      <w:ins w:id="2210" w:author="Yali Chen" w:date="2025-12-17T15:12:00Z" w16du:dateUtc="2025-12-17T07:12:00Z">
        <w:r w:rsidR="00022CEA" w:rsidRPr="00086FF8">
          <w:rPr>
            <w:rFonts w:ascii="Times New Roman" w:hAnsi="Times New Roman" w:cs="Times New Roman"/>
            <w:i/>
            <w:iCs/>
            <w:szCs w:val="20"/>
          </w:rPr>
          <w:t>.</w:t>
        </w:r>
      </w:ins>
      <w:commentRangeEnd w:id="2068"/>
      <w:ins w:id="2211" w:author="Yali Chen" w:date="2025-12-17T15:26:00Z" w16du:dateUtc="2025-12-17T07:26:00Z">
        <w:r w:rsidR="00DA5901" w:rsidRPr="00086FF8">
          <w:rPr>
            <w:rStyle w:val="CommentReference"/>
            <w:rFonts w:ascii="Times New Roman" w:hAnsi="Times New Roman" w:cs="Times New Roman"/>
            <w:i/>
            <w:iCs/>
            <w:sz w:val="20"/>
            <w:szCs w:val="20"/>
          </w:rPr>
          <w:commentReference w:id="2068"/>
        </w:r>
      </w:ins>
      <w:commentRangeEnd w:id="2069"/>
      <w:r w:rsidR="00C778CF" w:rsidRPr="00086FF8">
        <w:rPr>
          <w:rStyle w:val="CommentReference"/>
          <w:rFonts w:ascii="Times New Roman" w:hAnsi="Times New Roman" w:cs="Times New Roman"/>
          <w:i/>
          <w:iCs/>
          <w:sz w:val="20"/>
          <w:szCs w:val="20"/>
        </w:rPr>
        <w:commentReference w:id="2069"/>
      </w:r>
      <w:commentRangeEnd w:id="2070"/>
      <w:r w:rsidR="00C3798C" w:rsidRPr="00086FF8">
        <w:rPr>
          <w:rStyle w:val="CommentReference"/>
          <w:rFonts w:ascii="Times New Roman" w:hAnsi="Times New Roman" w:cs="Times New Roman"/>
        </w:rPr>
        <w:commentReference w:id="2070"/>
      </w:r>
    </w:p>
    <w:p w14:paraId="19258309" w14:textId="6465E733" w:rsidR="000C1218" w:rsidRPr="00FD35A8" w:rsidRDefault="000C1218" w:rsidP="00216E69">
      <w:pPr>
        <w:rPr>
          <w:rFonts w:ascii="Times New Roman" w:hAnsi="Times New Roman" w:cs="Times New Roman"/>
          <w:i/>
          <w:iCs/>
          <w:szCs w:val="20"/>
          <w:rPrChange w:id="2212" w:author="Yali Chen" w:date="2025-12-17T15:11:00Z" w16du:dateUtc="2025-12-17T07:11:00Z">
            <w:rPr>
              <w:rFonts w:ascii="Times New Roman" w:hAnsi="Times New Roman" w:cs="Times New Roman"/>
            </w:rPr>
          </w:rPrChange>
        </w:rPr>
      </w:pPr>
      <w:r w:rsidRPr="00FD35A8">
        <w:rPr>
          <w:rFonts w:ascii="Times New Roman" w:hAnsi="Times New Roman" w:cs="Times New Roman"/>
          <w:i/>
          <w:iCs/>
          <w:szCs w:val="20"/>
          <w:rPrChange w:id="2213" w:author="Yali Chen" w:date="2025-12-17T15:11:00Z" w16du:dateUtc="2025-12-17T07:11:00Z">
            <w:rPr>
              <w:rFonts w:ascii="Times New Roman" w:hAnsi="Times New Roman" w:cs="Times New Roman"/>
            </w:rPr>
          </w:rPrChange>
        </w:rPr>
        <w:br w:type="page"/>
      </w:r>
    </w:p>
    <w:p w14:paraId="5DDB903A" w14:textId="7F062690" w:rsidR="00B03F3F" w:rsidRPr="00FD35A8" w:rsidRDefault="00B03F3F" w:rsidP="00B03F3F">
      <w:pPr>
        <w:pStyle w:val="TFLshelltitle1"/>
        <w:rPr>
          <w:rStyle w:val="Heading3Char1"/>
          <w:rFonts w:eastAsia="宋体"/>
          <w:b/>
          <w:bCs/>
          <w:color w:val="000000"/>
          <w:sz w:val="20"/>
          <w:szCs w:val="20"/>
          <w:lang w:eastAsia="zh-CN"/>
        </w:rPr>
      </w:pPr>
      <w:bookmarkStart w:id="2214" w:name="_Toc217918941"/>
      <w:r w:rsidRPr="00FD35A8">
        <w:rPr>
          <w:rStyle w:val="Heading3Char1"/>
          <w:rFonts w:eastAsia="宋体"/>
          <w:b/>
          <w:bCs/>
          <w:color w:val="000000"/>
          <w:sz w:val="20"/>
          <w:szCs w:val="20"/>
          <w:lang w:eastAsia="zh-CN"/>
        </w:rPr>
        <w:lastRenderedPageBreak/>
        <w:t>Listing 14.3.</w:t>
      </w:r>
      <w:r w:rsidR="00702F61" w:rsidRPr="00FD35A8">
        <w:rPr>
          <w:rStyle w:val="Heading3Char1"/>
          <w:rFonts w:eastAsia="宋体"/>
          <w:b/>
          <w:bCs/>
          <w:color w:val="000000"/>
          <w:sz w:val="20"/>
          <w:szCs w:val="20"/>
          <w:lang w:eastAsia="zh-CN"/>
        </w:rPr>
        <w:t>4</w:t>
      </w:r>
      <w:r w:rsidRPr="00FD35A8">
        <w:rPr>
          <w:rStyle w:val="Heading3Char1"/>
          <w:rFonts w:eastAsia="宋体"/>
          <w:b/>
          <w:bCs/>
          <w:color w:val="000000"/>
          <w:sz w:val="20"/>
          <w:szCs w:val="20"/>
          <w:lang w:eastAsia="zh-CN"/>
        </w:rPr>
        <w:t xml:space="preserve"> </w:t>
      </w:r>
      <w:r w:rsidR="00495405" w:rsidRPr="00FD35A8">
        <w:rPr>
          <w:rStyle w:val="Heading3Char1"/>
          <w:rFonts w:eastAsia="宋体"/>
          <w:b/>
          <w:bCs/>
          <w:color w:val="000000"/>
          <w:sz w:val="20"/>
          <w:szCs w:val="20"/>
          <w:lang w:eastAsia="zh-CN"/>
        </w:rPr>
        <w:t>Treatment for CRS/ICANS (Safety set)</w:t>
      </w:r>
      <w:bookmarkEnd w:id="221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5"/>
        <w:gridCol w:w="772"/>
        <w:gridCol w:w="1731"/>
        <w:gridCol w:w="1025"/>
        <w:gridCol w:w="1013"/>
        <w:gridCol w:w="1109"/>
        <w:gridCol w:w="1159"/>
        <w:gridCol w:w="933"/>
        <w:gridCol w:w="1061"/>
        <w:gridCol w:w="1434"/>
        <w:gridCol w:w="3178"/>
      </w:tblGrid>
      <w:tr w:rsidR="004E75BA" w:rsidRPr="00FD35A8" w14:paraId="7FCC1784" w14:textId="22C8C771" w:rsidTr="00AE7855">
        <w:trPr>
          <w:trHeight w:val="442"/>
        </w:trPr>
        <w:tc>
          <w:tcPr>
            <w:tcW w:w="0" w:type="auto"/>
            <w:tcBorders>
              <w:top w:val="single" w:sz="4" w:space="0" w:color="auto"/>
              <w:left w:val="nil"/>
              <w:bottom w:val="single" w:sz="4" w:space="0" w:color="auto"/>
              <w:right w:val="nil"/>
            </w:tcBorders>
            <w:vAlign w:val="center"/>
          </w:tcPr>
          <w:p w14:paraId="4B38F941"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lang w:eastAsia="zh-CN"/>
              </w:rPr>
              <w:t>Subject identifier</w:t>
            </w:r>
          </w:p>
        </w:tc>
        <w:tc>
          <w:tcPr>
            <w:tcW w:w="0" w:type="auto"/>
            <w:tcBorders>
              <w:top w:val="single" w:sz="4" w:space="0" w:color="auto"/>
              <w:left w:val="nil"/>
              <w:bottom w:val="single" w:sz="4" w:space="0" w:color="auto"/>
              <w:right w:val="nil"/>
            </w:tcBorders>
            <w:vAlign w:val="center"/>
          </w:tcPr>
          <w:p w14:paraId="63BF19F0"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lang w:eastAsia="zh-CN"/>
              </w:rPr>
              <w:t>Cohort</w:t>
            </w:r>
          </w:p>
        </w:tc>
        <w:tc>
          <w:tcPr>
            <w:tcW w:w="0" w:type="auto"/>
            <w:tcBorders>
              <w:top w:val="single" w:sz="4" w:space="0" w:color="auto"/>
              <w:left w:val="nil"/>
              <w:bottom w:val="single" w:sz="4" w:space="0" w:color="auto"/>
              <w:right w:val="nil"/>
            </w:tcBorders>
            <w:vAlign w:val="center"/>
          </w:tcPr>
          <w:p w14:paraId="4B156C45" w14:textId="390A7BB8" w:rsidR="004E75BA" w:rsidRPr="00FD35A8" w:rsidRDefault="004E75BA" w:rsidP="007B59AF">
            <w:pPr>
              <w:widowControl/>
              <w:jc w:val="center"/>
              <w:rPr>
                <w:rFonts w:ascii="Times New Roman" w:hAnsi="Times New Roman"/>
                <w:lang w:eastAsia="zh-CN"/>
              </w:rPr>
            </w:pPr>
            <w:r w:rsidRPr="00FD35A8">
              <w:rPr>
                <w:rFonts w:ascii="Times New Roman" w:hAnsi="Times New Roman"/>
                <w:lang w:eastAsia="ja-JP"/>
              </w:rPr>
              <w:t>Preferred name</w:t>
            </w:r>
            <w:r w:rsidRPr="00FD35A8">
              <w:rPr>
                <w:rFonts w:ascii="Times New Roman" w:hAnsi="Times New Roman"/>
              </w:rPr>
              <w:t xml:space="preserve"> </w:t>
            </w:r>
            <w:r w:rsidRPr="00FD35A8">
              <w:rPr>
                <w:rFonts w:ascii="Times New Roman" w:hAnsi="Times New Roman"/>
                <w:lang w:eastAsia="ja-JP"/>
              </w:rPr>
              <w:t>(WHODrug Global mmyyyy)</w:t>
            </w:r>
          </w:p>
        </w:tc>
        <w:tc>
          <w:tcPr>
            <w:tcW w:w="0" w:type="auto"/>
            <w:tcBorders>
              <w:top w:val="single" w:sz="4" w:space="0" w:color="auto"/>
              <w:left w:val="nil"/>
              <w:bottom w:val="single" w:sz="4" w:space="0" w:color="auto"/>
              <w:right w:val="nil"/>
            </w:tcBorders>
            <w:vAlign w:val="center"/>
          </w:tcPr>
          <w:p w14:paraId="0FE77E5E" w14:textId="77777777" w:rsidR="004E75BA" w:rsidRPr="00FD35A8" w:rsidRDefault="004E75BA" w:rsidP="006921A2">
            <w:pPr>
              <w:widowControl/>
              <w:jc w:val="center"/>
              <w:rPr>
                <w:rFonts w:ascii="Times New Roman" w:hAnsi="Times New Roman"/>
                <w:lang w:eastAsia="zh-CN"/>
              </w:rPr>
            </w:pPr>
            <w:r w:rsidRPr="00FD35A8">
              <w:rPr>
                <w:rFonts w:ascii="Times New Roman" w:eastAsia="AdobeSongStd-Light" w:hAnsi="Times New Roman"/>
                <w:lang w:eastAsia="ja-JP"/>
              </w:rPr>
              <w:t>Start date (study day)</w:t>
            </w:r>
            <w:r w:rsidRPr="00FD35A8">
              <w:rPr>
                <w:rFonts w:ascii="Times New Roman" w:eastAsia="AdobeSongStd-Light"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3EE793D2" w14:textId="77777777" w:rsidR="004E75BA" w:rsidRPr="00FD35A8" w:rsidRDefault="004E75BA" w:rsidP="006921A2">
            <w:pPr>
              <w:widowControl/>
              <w:jc w:val="center"/>
              <w:rPr>
                <w:rFonts w:ascii="Times New Roman" w:hAnsi="Times New Roman"/>
                <w:lang w:eastAsia="zh-CN"/>
              </w:rPr>
            </w:pPr>
            <w:r w:rsidRPr="00FD35A8">
              <w:rPr>
                <w:rFonts w:ascii="Times New Roman" w:hAnsi="Times New Roman"/>
              </w:rPr>
              <w:t>End date (study day)</w:t>
            </w:r>
            <w:r w:rsidRPr="00FD35A8">
              <w:rPr>
                <w:rFonts w:ascii="Times New Roman" w:hAnsi="Times New Roman"/>
                <w:lang w:eastAsia="zh-CN"/>
              </w:rPr>
              <w:t xml:space="preserve"> [a]</w:t>
            </w:r>
          </w:p>
        </w:tc>
        <w:tc>
          <w:tcPr>
            <w:tcW w:w="0" w:type="auto"/>
            <w:tcBorders>
              <w:top w:val="single" w:sz="4" w:space="0" w:color="auto"/>
              <w:left w:val="nil"/>
              <w:bottom w:val="single" w:sz="4" w:space="0" w:color="auto"/>
              <w:right w:val="nil"/>
            </w:tcBorders>
            <w:vAlign w:val="center"/>
          </w:tcPr>
          <w:p w14:paraId="551EB78E" w14:textId="77777777"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Duration (Days) [b]</w:t>
            </w:r>
          </w:p>
        </w:tc>
        <w:tc>
          <w:tcPr>
            <w:tcW w:w="0" w:type="auto"/>
            <w:tcBorders>
              <w:top w:val="single" w:sz="4" w:space="0" w:color="auto"/>
              <w:left w:val="nil"/>
              <w:bottom w:val="single" w:sz="4" w:space="0" w:color="auto"/>
              <w:right w:val="nil"/>
            </w:tcBorders>
            <w:vAlign w:val="center"/>
          </w:tcPr>
          <w:p w14:paraId="16749B61" w14:textId="7275A5FD"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Ongoing at data cut-off</w:t>
            </w:r>
          </w:p>
        </w:tc>
        <w:tc>
          <w:tcPr>
            <w:tcW w:w="0" w:type="auto"/>
            <w:tcBorders>
              <w:top w:val="single" w:sz="4" w:space="0" w:color="auto"/>
              <w:left w:val="nil"/>
              <w:bottom w:val="single" w:sz="4" w:space="0" w:color="auto"/>
              <w:right w:val="nil"/>
            </w:tcBorders>
            <w:vAlign w:val="center"/>
          </w:tcPr>
          <w:p w14:paraId="12799515" w14:textId="603C6702" w:rsidR="004E75BA" w:rsidRPr="00FD35A8" w:rsidRDefault="004E75BA" w:rsidP="006921A2">
            <w:pPr>
              <w:widowControl/>
              <w:jc w:val="center"/>
              <w:rPr>
                <w:rFonts w:ascii="Times New Roman" w:eastAsia="Calibri" w:hAnsi="Times New Roman"/>
                <w:lang w:eastAsia="ja-JP"/>
              </w:rPr>
            </w:pPr>
            <w:r w:rsidRPr="00FD35A8">
              <w:rPr>
                <w:rFonts w:ascii="Times New Roman" w:hAnsi="Times New Roman"/>
              </w:rPr>
              <w:t>Dose (unit)</w:t>
            </w:r>
          </w:p>
        </w:tc>
        <w:tc>
          <w:tcPr>
            <w:tcW w:w="0" w:type="auto"/>
            <w:tcBorders>
              <w:top w:val="single" w:sz="4" w:space="0" w:color="auto"/>
              <w:left w:val="nil"/>
              <w:bottom w:val="single" w:sz="4" w:space="0" w:color="auto"/>
              <w:right w:val="nil"/>
            </w:tcBorders>
            <w:vAlign w:val="center"/>
          </w:tcPr>
          <w:p w14:paraId="5D590CFC" w14:textId="7D0E6EF8"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Frequency</w:t>
            </w:r>
          </w:p>
        </w:tc>
        <w:tc>
          <w:tcPr>
            <w:tcW w:w="0" w:type="auto"/>
            <w:tcBorders>
              <w:top w:val="single" w:sz="4" w:space="0" w:color="auto"/>
              <w:left w:val="nil"/>
              <w:bottom w:val="single" w:sz="4" w:space="0" w:color="auto"/>
              <w:right w:val="nil"/>
            </w:tcBorders>
            <w:vAlign w:val="center"/>
          </w:tcPr>
          <w:p w14:paraId="3C540EE4" w14:textId="7156EB94" w:rsidR="004E75BA" w:rsidRPr="00FD35A8" w:rsidRDefault="004E75BA" w:rsidP="006921A2">
            <w:pPr>
              <w:widowControl/>
              <w:jc w:val="center"/>
              <w:rPr>
                <w:rFonts w:ascii="Times New Roman" w:eastAsiaTheme="minorEastAsia" w:hAnsi="Times New Roman"/>
                <w:lang w:eastAsia="zh-CN"/>
              </w:rPr>
            </w:pPr>
            <w:r w:rsidRPr="00FD35A8">
              <w:rPr>
                <w:rFonts w:ascii="Times New Roman" w:eastAsiaTheme="minorEastAsia" w:hAnsi="Times New Roman"/>
                <w:lang w:eastAsia="zh-CN"/>
              </w:rPr>
              <w:t>Medication reason category</w:t>
            </w:r>
          </w:p>
        </w:tc>
        <w:tc>
          <w:tcPr>
            <w:tcW w:w="0" w:type="auto"/>
            <w:tcBorders>
              <w:top w:val="single" w:sz="4" w:space="0" w:color="auto"/>
              <w:bottom w:val="single" w:sz="4" w:space="0" w:color="auto"/>
            </w:tcBorders>
            <w:vAlign w:val="center"/>
          </w:tcPr>
          <w:p w14:paraId="0B97ECDB" w14:textId="1252176B" w:rsidR="004E75BA" w:rsidRPr="00FD35A8" w:rsidRDefault="00AE7855" w:rsidP="006921A2">
            <w:pPr>
              <w:widowControl/>
              <w:jc w:val="center"/>
              <w:rPr>
                <w:rFonts w:ascii="Times New Roman" w:eastAsiaTheme="minorEastAsia" w:hAnsi="Times New Roman"/>
              </w:rPr>
            </w:pPr>
            <w:r w:rsidRPr="00FD35A8">
              <w:rPr>
                <w:rFonts w:ascii="Times New Roman" w:eastAsiaTheme="minorEastAsia" w:hAnsi="Times New Roman"/>
              </w:rPr>
              <w:t>Adverse event preferred term</w:t>
            </w:r>
            <w:ins w:id="2215" w:author="Yali Chen" w:date="2025-12-17T17:24:00Z" w16du:dateUtc="2025-12-17T09:24:00Z">
              <w:r w:rsidR="00D76869" w:rsidRPr="00FD35A8">
                <w:rPr>
                  <w:rFonts w:ascii="Times New Roman" w:eastAsiaTheme="minorEastAsia" w:hAnsi="Times New Roman"/>
                  <w:lang w:eastAsia="zh-CN"/>
                </w:rPr>
                <w:t xml:space="preserve"> </w:t>
              </w:r>
              <w:r w:rsidR="00D76869" w:rsidRPr="00FD35A8">
                <w:rPr>
                  <w:rFonts w:ascii="Times New Roman" w:eastAsiaTheme="minorEastAsia" w:hAnsi="Times New Roman"/>
                </w:rPr>
                <w:t>(MedDRA version x.x)</w:t>
              </w:r>
            </w:ins>
          </w:p>
        </w:tc>
      </w:tr>
      <w:tr w:rsidR="0029508A" w:rsidRPr="00FD35A8" w14:paraId="584EE11F" w14:textId="3E4C856A" w:rsidTr="006921A2">
        <w:trPr>
          <w:trHeight w:val="242"/>
        </w:trPr>
        <w:tc>
          <w:tcPr>
            <w:tcW w:w="0" w:type="auto"/>
            <w:tcBorders>
              <w:top w:val="nil"/>
              <w:left w:val="nil"/>
              <w:bottom w:val="nil"/>
              <w:right w:val="nil"/>
            </w:tcBorders>
            <w:vAlign w:val="center"/>
          </w:tcPr>
          <w:p w14:paraId="53AF2939"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E0001001</w:t>
            </w:r>
          </w:p>
        </w:tc>
        <w:tc>
          <w:tcPr>
            <w:tcW w:w="0" w:type="auto"/>
            <w:tcBorders>
              <w:top w:val="nil"/>
              <w:left w:val="nil"/>
              <w:bottom w:val="nil"/>
              <w:right w:val="nil"/>
            </w:tcBorders>
            <w:vAlign w:val="center"/>
          </w:tcPr>
          <w:p w14:paraId="01CD5CBB"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E6B306D"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312D8BCF"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3B59563F"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6D4E84C1"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6</w:t>
            </w:r>
          </w:p>
        </w:tc>
        <w:tc>
          <w:tcPr>
            <w:tcW w:w="0" w:type="auto"/>
            <w:tcBorders>
              <w:top w:val="nil"/>
              <w:left w:val="nil"/>
              <w:bottom w:val="nil"/>
              <w:right w:val="nil"/>
            </w:tcBorders>
            <w:shd w:val="clear" w:color="000000" w:fill="FFFFFF"/>
            <w:vAlign w:val="center"/>
          </w:tcPr>
          <w:p w14:paraId="7847C018" w14:textId="09E9EFE5"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N</w:t>
            </w:r>
          </w:p>
        </w:tc>
        <w:tc>
          <w:tcPr>
            <w:tcW w:w="0" w:type="auto"/>
            <w:tcBorders>
              <w:top w:val="nil"/>
              <w:left w:val="nil"/>
              <w:bottom w:val="nil"/>
              <w:right w:val="nil"/>
            </w:tcBorders>
            <w:shd w:val="clear" w:color="000000" w:fill="FFFFFF"/>
            <w:vAlign w:val="center"/>
          </w:tcPr>
          <w:p w14:paraId="73A14CC8" w14:textId="42D6251B"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(mg)</w:t>
            </w:r>
          </w:p>
        </w:tc>
        <w:tc>
          <w:tcPr>
            <w:tcW w:w="0" w:type="auto"/>
            <w:tcBorders>
              <w:top w:val="nil"/>
              <w:left w:val="nil"/>
              <w:bottom w:val="nil"/>
              <w:right w:val="nil"/>
            </w:tcBorders>
            <w:shd w:val="clear" w:color="000000" w:fill="FFFFFF"/>
            <w:vAlign w:val="center"/>
          </w:tcPr>
          <w:p w14:paraId="0E0B7C6F" w14:textId="21CEE390"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xx</w:t>
            </w:r>
          </w:p>
        </w:tc>
        <w:tc>
          <w:tcPr>
            <w:tcW w:w="0" w:type="auto"/>
            <w:tcBorders>
              <w:top w:val="nil"/>
              <w:left w:val="nil"/>
              <w:bottom w:val="nil"/>
              <w:right w:val="nil"/>
            </w:tcBorders>
            <w:shd w:val="clear" w:color="000000" w:fill="FFFFFF"/>
            <w:vAlign w:val="center"/>
          </w:tcPr>
          <w:p w14:paraId="69B177D4" w14:textId="3712B04F"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Prophylaxis</w:t>
            </w:r>
          </w:p>
        </w:tc>
        <w:tc>
          <w:tcPr>
            <w:tcW w:w="0" w:type="auto"/>
            <w:tcBorders>
              <w:top w:val="nil"/>
              <w:left w:val="nil"/>
              <w:bottom w:val="nil"/>
              <w:right w:val="nil"/>
            </w:tcBorders>
            <w:shd w:val="clear" w:color="000000" w:fill="FFFFFF"/>
            <w:vAlign w:val="center"/>
          </w:tcPr>
          <w:p w14:paraId="18A6F898" w14:textId="003A559A" w:rsidR="0029508A" w:rsidRPr="00FD35A8" w:rsidRDefault="0029508A" w:rsidP="0029508A">
            <w:pPr>
              <w:widowControl/>
              <w:jc w:val="center"/>
              <w:rPr>
                <w:rFonts w:ascii="Times New Roman" w:eastAsia="等线" w:hAnsi="Times New Roman"/>
                <w:color w:val="auto"/>
                <w:lang w:eastAsia="zh-CN"/>
              </w:rPr>
            </w:pPr>
            <w:commentRangeStart w:id="2216"/>
            <w:commentRangeStart w:id="2217"/>
            <w:commentRangeStart w:id="2218"/>
            <w:del w:id="2219" w:author="Yali Chen" w:date="2025-12-17T17:24:00Z" w16du:dateUtc="2025-12-17T09:24:00Z">
              <w:r w:rsidRPr="00FD35A8" w:rsidDel="003F03DF">
                <w:rPr>
                  <w:rFonts w:ascii="Times New Roman" w:eastAsia="等线" w:hAnsi="Times New Roman"/>
                  <w:color w:val="auto"/>
                  <w:lang w:eastAsia="zh-CN"/>
                </w:rPr>
                <w:delText>CRS</w:delText>
              </w:r>
              <w:commentRangeEnd w:id="2216"/>
              <w:r w:rsidR="00172899" w:rsidRPr="00FD35A8" w:rsidDel="003F03DF">
                <w:rPr>
                  <w:rStyle w:val="CommentReference"/>
                  <w:rFonts w:ascii="Times New Roman" w:eastAsia="等线" w:hAnsi="Times New Roman"/>
                  <w:color w:val="auto"/>
                  <w:sz w:val="20"/>
                  <w:szCs w:val="20"/>
                  <w:lang w:eastAsia="zh-CN"/>
                </w:rPr>
                <w:commentReference w:id="2216"/>
              </w:r>
              <w:commentRangeEnd w:id="2217"/>
              <w:r w:rsidR="007F7A0B" w:rsidRPr="00FD35A8" w:rsidDel="003F03DF">
                <w:rPr>
                  <w:rStyle w:val="CommentReference"/>
                  <w:rFonts w:ascii="Times New Roman" w:eastAsia="等线" w:hAnsi="Times New Roman"/>
                  <w:color w:val="auto"/>
                  <w:sz w:val="20"/>
                  <w:szCs w:val="20"/>
                  <w:lang w:eastAsia="zh-CN"/>
                </w:rPr>
                <w:commentReference w:id="2217"/>
              </w:r>
              <w:commentRangeEnd w:id="2218"/>
              <w:r w:rsidR="003F03DF" w:rsidRPr="00FD35A8" w:rsidDel="003F03DF">
                <w:rPr>
                  <w:rStyle w:val="CommentReference"/>
                  <w:rFonts w:ascii="Times New Roman" w:eastAsia="等线" w:hAnsi="Times New Roman"/>
                  <w:color w:val="auto"/>
                  <w:sz w:val="20"/>
                  <w:szCs w:val="20"/>
                  <w:lang w:eastAsia="zh-CN"/>
                </w:rPr>
                <w:commentReference w:id="2218"/>
              </w:r>
            </w:del>
            <w:ins w:id="2220" w:author="Yali Chen" w:date="2025-12-17T17:24:00Z" w16du:dateUtc="2025-12-17T09:24:00Z">
              <w:r w:rsidR="003F03DF" w:rsidRPr="00FD35A8">
                <w:rPr>
                  <w:rFonts w:ascii="Times New Roman" w:eastAsia="等线" w:hAnsi="Times New Roman"/>
                  <w:color w:val="auto"/>
                  <w:lang w:eastAsia="zh-CN"/>
                </w:rPr>
                <w:t>xx</w:t>
              </w:r>
            </w:ins>
          </w:p>
        </w:tc>
      </w:tr>
      <w:tr w:rsidR="0029508A" w:rsidRPr="00FD35A8" w14:paraId="66B79DB3" w14:textId="6EA63E2B" w:rsidTr="006921A2">
        <w:trPr>
          <w:trHeight w:val="270"/>
        </w:trPr>
        <w:tc>
          <w:tcPr>
            <w:tcW w:w="0" w:type="auto"/>
            <w:tcBorders>
              <w:top w:val="nil"/>
              <w:left w:val="nil"/>
              <w:bottom w:val="nil"/>
              <w:right w:val="nil"/>
            </w:tcBorders>
            <w:vAlign w:val="center"/>
          </w:tcPr>
          <w:p w14:paraId="651F4BAF"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2</w:t>
            </w:r>
          </w:p>
        </w:tc>
        <w:tc>
          <w:tcPr>
            <w:tcW w:w="0" w:type="auto"/>
            <w:tcBorders>
              <w:top w:val="nil"/>
              <w:left w:val="nil"/>
              <w:bottom w:val="nil"/>
              <w:right w:val="nil"/>
            </w:tcBorders>
            <w:vAlign w:val="center"/>
          </w:tcPr>
          <w:p w14:paraId="7CA76837"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D55F88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262CE25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22F4B28C"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20727782"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hAnsi="Times New Roman"/>
                <w:color w:val="auto"/>
                <w:lang w:eastAsia="zh-CN"/>
              </w:rPr>
              <w:t>3</w:t>
            </w:r>
          </w:p>
        </w:tc>
        <w:tc>
          <w:tcPr>
            <w:tcW w:w="0" w:type="auto"/>
            <w:tcBorders>
              <w:top w:val="nil"/>
              <w:left w:val="nil"/>
              <w:bottom w:val="nil"/>
              <w:right w:val="nil"/>
            </w:tcBorders>
            <w:shd w:val="clear" w:color="000000" w:fill="FFFFFF"/>
            <w:vAlign w:val="center"/>
          </w:tcPr>
          <w:p w14:paraId="625F771D" w14:textId="73C521DC"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036978EB" w14:textId="120F65E8"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005079A3" w14:textId="3F58288F"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2A57006A" w14:textId="5B71FF33"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7AABFA25" w14:textId="4CB98949" w:rsidR="0029508A" w:rsidRPr="00FD35A8" w:rsidRDefault="0029508A" w:rsidP="0029508A">
            <w:pPr>
              <w:widowControl/>
              <w:jc w:val="center"/>
              <w:rPr>
                <w:rFonts w:ascii="Times New Roman" w:eastAsia="等线" w:hAnsi="Times New Roman"/>
                <w:color w:val="auto"/>
                <w:lang w:eastAsia="zh-CN"/>
              </w:rPr>
            </w:pPr>
            <w:del w:id="2221" w:author="Yali Chen" w:date="2025-12-17T17:24:00Z" w16du:dateUtc="2025-12-17T09:24:00Z">
              <w:r w:rsidRPr="00FD35A8" w:rsidDel="003F03DF">
                <w:rPr>
                  <w:rFonts w:ascii="Times New Roman" w:eastAsia="等线" w:hAnsi="Times New Roman"/>
                  <w:color w:val="auto"/>
                  <w:lang w:eastAsia="zh-CN"/>
                </w:rPr>
                <w:delText>ICANS</w:delText>
              </w:r>
            </w:del>
            <w:ins w:id="2222" w:author="Yali Chen" w:date="2025-12-17T17:24:00Z" w16du:dateUtc="2025-12-17T09:24:00Z">
              <w:r w:rsidR="003F03DF" w:rsidRPr="00FD35A8">
                <w:rPr>
                  <w:rFonts w:ascii="Times New Roman" w:eastAsia="等线" w:hAnsi="Times New Roman"/>
                  <w:color w:val="auto"/>
                  <w:lang w:eastAsia="zh-CN"/>
                </w:rPr>
                <w:t>xx</w:t>
              </w:r>
            </w:ins>
          </w:p>
        </w:tc>
      </w:tr>
      <w:tr w:rsidR="0029508A" w:rsidRPr="00FD35A8" w14:paraId="76F1FDD5" w14:textId="7EDC54A8" w:rsidTr="006921A2">
        <w:trPr>
          <w:trHeight w:val="288"/>
        </w:trPr>
        <w:tc>
          <w:tcPr>
            <w:tcW w:w="0" w:type="auto"/>
            <w:tcBorders>
              <w:top w:val="nil"/>
              <w:left w:val="nil"/>
              <w:bottom w:val="nil"/>
              <w:right w:val="nil"/>
            </w:tcBorders>
            <w:vAlign w:val="center"/>
          </w:tcPr>
          <w:p w14:paraId="2D29D749"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3</w:t>
            </w:r>
          </w:p>
        </w:tc>
        <w:tc>
          <w:tcPr>
            <w:tcW w:w="0" w:type="auto"/>
            <w:tcBorders>
              <w:top w:val="nil"/>
              <w:left w:val="nil"/>
              <w:bottom w:val="nil"/>
              <w:right w:val="nil"/>
            </w:tcBorders>
            <w:vAlign w:val="center"/>
          </w:tcPr>
          <w:p w14:paraId="3934DDA4"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0" w:type="auto"/>
            <w:tcBorders>
              <w:top w:val="nil"/>
              <w:left w:val="nil"/>
              <w:bottom w:val="nil"/>
              <w:right w:val="nil"/>
            </w:tcBorders>
            <w:vAlign w:val="center"/>
          </w:tcPr>
          <w:p w14:paraId="3C27B96A"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5B00F35E"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4E855183"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6B94EBCC"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8</w:t>
            </w:r>
          </w:p>
        </w:tc>
        <w:tc>
          <w:tcPr>
            <w:tcW w:w="0" w:type="auto"/>
            <w:tcBorders>
              <w:top w:val="nil"/>
              <w:left w:val="nil"/>
              <w:bottom w:val="nil"/>
              <w:right w:val="nil"/>
            </w:tcBorders>
            <w:shd w:val="clear" w:color="000000" w:fill="FFFFFF"/>
            <w:vAlign w:val="center"/>
          </w:tcPr>
          <w:p w14:paraId="4B26EFD0" w14:textId="2B7131C7"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Y</w:t>
            </w:r>
          </w:p>
        </w:tc>
        <w:tc>
          <w:tcPr>
            <w:tcW w:w="0" w:type="auto"/>
            <w:tcBorders>
              <w:top w:val="nil"/>
              <w:left w:val="nil"/>
              <w:bottom w:val="nil"/>
              <w:right w:val="nil"/>
            </w:tcBorders>
            <w:shd w:val="clear" w:color="000000" w:fill="FFFFFF"/>
            <w:vAlign w:val="center"/>
          </w:tcPr>
          <w:p w14:paraId="2FCADE66" w14:textId="08E23927"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(mg/m</w:t>
            </w:r>
            <w:r w:rsidRPr="00FD35A8">
              <w:rPr>
                <w:rFonts w:ascii="Times New Roman" w:eastAsia="等线" w:hAnsi="Times New Roman"/>
                <w:color w:val="auto"/>
                <w:vertAlign w:val="superscript"/>
              </w:rPr>
              <w:t>2</w:t>
            </w:r>
            <w:r w:rsidRPr="00FD35A8">
              <w:rPr>
                <w:rFonts w:ascii="Times New Roman" w:eastAsia="等线" w:hAnsi="Times New Roman"/>
                <w:color w:val="auto"/>
              </w:rPr>
              <w:t>)</w:t>
            </w:r>
          </w:p>
        </w:tc>
        <w:tc>
          <w:tcPr>
            <w:tcW w:w="0" w:type="auto"/>
            <w:tcBorders>
              <w:top w:val="nil"/>
              <w:left w:val="nil"/>
              <w:bottom w:val="nil"/>
              <w:right w:val="nil"/>
            </w:tcBorders>
            <w:shd w:val="clear" w:color="000000" w:fill="FFFFFF"/>
            <w:vAlign w:val="center"/>
          </w:tcPr>
          <w:p w14:paraId="14C2AEBF" w14:textId="3418D868"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0BB69800" w14:textId="058F4662"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Adverse event</w:t>
            </w:r>
          </w:p>
        </w:tc>
        <w:tc>
          <w:tcPr>
            <w:tcW w:w="0" w:type="auto"/>
            <w:tcBorders>
              <w:top w:val="nil"/>
              <w:left w:val="nil"/>
              <w:bottom w:val="nil"/>
              <w:right w:val="nil"/>
            </w:tcBorders>
            <w:shd w:val="clear" w:color="000000" w:fill="FFFFFF"/>
            <w:vAlign w:val="center"/>
          </w:tcPr>
          <w:p w14:paraId="65A8A5D8" w14:textId="5E8C2AF3" w:rsidR="0029508A" w:rsidRPr="00FD35A8" w:rsidRDefault="0029508A" w:rsidP="0029508A">
            <w:pPr>
              <w:widowControl/>
              <w:jc w:val="center"/>
              <w:rPr>
                <w:rFonts w:ascii="Times New Roman" w:eastAsia="等线" w:hAnsi="Times New Roman"/>
                <w:color w:val="auto"/>
                <w:lang w:eastAsia="zh-CN"/>
              </w:rPr>
            </w:pPr>
            <w:del w:id="2223" w:author="Yali Chen" w:date="2025-12-17T17:24:00Z" w16du:dateUtc="2025-12-17T09:24:00Z">
              <w:r w:rsidRPr="00FD35A8" w:rsidDel="003F03DF">
                <w:rPr>
                  <w:rFonts w:ascii="Times New Roman" w:eastAsia="等线" w:hAnsi="Times New Roman"/>
                  <w:color w:val="auto"/>
                </w:rPr>
                <w:delText>CRS</w:delText>
              </w:r>
            </w:del>
            <w:ins w:id="2224" w:author="Yali Chen" w:date="2025-12-17T17:24:00Z" w16du:dateUtc="2025-12-17T09:24:00Z">
              <w:r w:rsidR="003F03DF" w:rsidRPr="00FD35A8">
                <w:rPr>
                  <w:rFonts w:ascii="Times New Roman" w:eastAsia="等线" w:hAnsi="Times New Roman"/>
                  <w:color w:val="auto"/>
                  <w:lang w:eastAsia="zh-CN"/>
                </w:rPr>
                <w:t>xx</w:t>
              </w:r>
            </w:ins>
          </w:p>
        </w:tc>
      </w:tr>
      <w:tr w:rsidR="0029508A" w:rsidRPr="00FD35A8" w14:paraId="0E7CE039" w14:textId="7A5A5CD7" w:rsidTr="006921A2">
        <w:trPr>
          <w:trHeight w:val="277"/>
        </w:trPr>
        <w:tc>
          <w:tcPr>
            <w:tcW w:w="0" w:type="auto"/>
            <w:tcBorders>
              <w:top w:val="nil"/>
              <w:left w:val="nil"/>
              <w:bottom w:val="nil"/>
              <w:right w:val="nil"/>
            </w:tcBorders>
            <w:vAlign w:val="center"/>
          </w:tcPr>
          <w:p w14:paraId="3CA3B94F"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4</w:t>
            </w:r>
          </w:p>
        </w:tc>
        <w:tc>
          <w:tcPr>
            <w:tcW w:w="0" w:type="auto"/>
            <w:tcBorders>
              <w:top w:val="nil"/>
              <w:left w:val="nil"/>
              <w:bottom w:val="nil"/>
              <w:right w:val="nil"/>
            </w:tcBorders>
            <w:vAlign w:val="center"/>
          </w:tcPr>
          <w:p w14:paraId="7008D8F3"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SSc</w:t>
            </w:r>
          </w:p>
        </w:tc>
        <w:tc>
          <w:tcPr>
            <w:tcW w:w="0" w:type="auto"/>
            <w:tcBorders>
              <w:top w:val="nil"/>
              <w:left w:val="nil"/>
              <w:bottom w:val="nil"/>
              <w:right w:val="nil"/>
            </w:tcBorders>
            <w:vAlign w:val="center"/>
          </w:tcPr>
          <w:p w14:paraId="1E77C689"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xx</w:t>
            </w:r>
          </w:p>
        </w:tc>
        <w:tc>
          <w:tcPr>
            <w:tcW w:w="0" w:type="auto"/>
            <w:tcBorders>
              <w:top w:val="nil"/>
              <w:left w:val="nil"/>
              <w:bottom w:val="nil"/>
              <w:right w:val="nil"/>
            </w:tcBorders>
            <w:vAlign w:val="center"/>
          </w:tcPr>
          <w:p w14:paraId="74082ABE"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785CA4F8" w14:textId="77777777" w:rsidR="0029508A" w:rsidRPr="00FD35A8" w:rsidRDefault="0029508A" w:rsidP="0029508A">
            <w:pPr>
              <w:widowControl/>
              <w:jc w:val="center"/>
              <w:rPr>
                <w:rFonts w:ascii="Times New Roman" w:hAnsi="Times New Roman"/>
                <w:color w:val="auto"/>
                <w:lang w:eastAsia="ja-JP"/>
              </w:rPr>
            </w:pPr>
            <w:r w:rsidRPr="00FD35A8">
              <w:rPr>
                <w:rFonts w:ascii="Times New Roman" w:eastAsia="等线" w:hAnsi="Times New Roman"/>
                <w:color w:val="auto"/>
              </w:rPr>
              <w:t>yyyy-mm-dd (xx)</w:t>
            </w:r>
          </w:p>
        </w:tc>
        <w:tc>
          <w:tcPr>
            <w:tcW w:w="0" w:type="auto"/>
            <w:tcBorders>
              <w:top w:val="nil"/>
              <w:left w:val="nil"/>
              <w:bottom w:val="nil"/>
              <w:right w:val="nil"/>
            </w:tcBorders>
            <w:vAlign w:val="center"/>
          </w:tcPr>
          <w:p w14:paraId="1531B84E" w14:textId="77777777" w:rsidR="0029508A" w:rsidRPr="00FD35A8" w:rsidRDefault="0029508A" w:rsidP="0029508A">
            <w:pPr>
              <w:widowControl/>
              <w:jc w:val="center"/>
              <w:rPr>
                <w:rFonts w:ascii="Times New Roman" w:hAnsi="Times New Roman"/>
                <w:color w:val="auto"/>
                <w:lang w:eastAsia="zh-CN"/>
              </w:rPr>
            </w:pPr>
            <w:r w:rsidRPr="00FD35A8">
              <w:rPr>
                <w:rFonts w:ascii="Times New Roman" w:eastAsia="等线" w:hAnsi="Times New Roman"/>
                <w:color w:val="auto"/>
                <w:lang w:eastAsia="zh-CN"/>
              </w:rPr>
              <w:t>10</w:t>
            </w:r>
          </w:p>
        </w:tc>
        <w:tc>
          <w:tcPr>
            <w:tcW w:w="0" w:type="auto"/>
            <w:tcBorders>
              <w:top w:val="nil"/>
              <w:left w:val="nil"/>
              <w:bottom w:val="nil"/>
              <w:right w:val="nil"/>
            </w:tcBorders>
            <w:shd w:val="clear" w:color="000000" w:fill="FFFFFF"/>
            <w:vAlign w:val="center"/>
          </w:tcPr>
          <w:p w14:paraId="2F7845B4" w14:textId="07FF4FA6"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Y</w:t>
            </w:r>
          </w:p>
        </w:tc>
        <w:tc>
          <w:tcPr>
            <w:tcW w:w="0" w:type="auto"/>
            <w:tcBorders>
              <w:top w:val="nil"/>
              <w:left w:val="nil"/>
              <w:bottom w:val="nil"/>
              <w:right w:val="nil"/>
            </w:tcBorders>
            <w:shd w:val="clear" w:color="000000" w:fill="FFFFFF"/>
            <w:vAlign w:val="center"/>
          </w:tcPr>
          <w:p w14:paraId="3416DB2A" w14:textId="4323048B"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xx (mL)</w:t>
            </w:r>
          </w:p>
        </w:tc>
        <w:tc>
          <w:tcPr>
            <w:tcW w:w="0" w:type="auto"/>
            <w:tcBorders>
              <w:top w:val="nil"/>
              <w:left w:val="nil"/>
              <w:bottom w:val="nil"/>
              <w:right w:val="nil"/>
            </w:tcBorders>
            <w:shd w:val="clear" w:color="000000" w:fill="FFFFFF"/>
            <w:vAlign w:val="center"/>
          </w:tcPr>
          <w:p w14:paraId="6BE2ACC0" w14:textId="3832DB2F" w:rsidR="0029508A" w:rsidRPr="00FD35A8" w:rsidRDefault="0029508A" w:rsidP="0029508A">
            <w:pPr>
              <w:widowControl/>
              <w:jc w:val="center"/>
              <w:rPr>
                <w:rFonts w:ascii="Times New Roman" w:hAnsi="Times New Roman"/>
                <w:color w:val="auto"/>
                <w:lang w:eastAsia="zh-CN"/>
              </w:rPr>
            </w:pPr>
          </w:p>
        </w:tc>
        <w:tc>
          <w:tcPr>
            <w:tcW w:w="0" w:type="auto"/>
            <w:tcBorders>
              <w:top w:val="nil"/>
              <w:left w:val="nil"/>
              <w:bottom w:val="nil"/>
              <w:right w:val="nil"/>
            </w:tcBorders>
            <w:shd w:val="clear" w:color="000000" w:fill="FFFFFF"/>
            <w:vAlign w:val="center"/>
          </w:tcPr>
          <w:p w14:paraId="720A416D" w14:textId="59D958D9" w:rsidR="0029508A" w:rsidRPr="00FD35A8" w:rsidRDefault="0029508A" w:rsidP="0029508A">
            <w:pPr>
              <w:widowControl/>
              <w:jc w:val="center"/>
              <w:rPr>
                <w:rFonts w:ascii="Times New Roman" w:hAnsi="Times New Roman"/>
                <w:color w:val="auto"/>
              </w:rPr>
            </w:pPr>
            <w:r w:rsidRPr="00FD35A8">
              <w:rPr>
                <w:rFonts w:ascii="Times New Roman" w:eastAsia="等线" w:hAnsi="Times New Roman"/>
                <w:color w:val="auto"/>
              </w:rPr>
              <w:t>Adverse event</w:t>
            </w:r>
          </w:p>
        </w:tc>
        <w:tc>
          <w:tcPr>
            <w:tcW w:w="0" w:type="auto"/>
            <w:tcBorders>
              <w:top w:val="nil"/>
              <w:left w:val="nil"/>
              <w:bottom w:val="nil"/>
              <w:right w:val="nil"/>
            </w:tcBorders>
            <w:shd w:val="clear" w:color="000000" w:fill="FFFFFF"/>
            <w:vAlign w:val="center"/>
          </w:tcPr>
          <w:p w14:paraId="77A894CB" w14:textId="474DB504" w:rsidR="0029508A" w:rsidRPr="00FD35A8" w:rsidRDefault="003F03DF" w:rsidP="0029508A">
            <w:pPr>
              <w:widowControl/>
              <w:jc w:val="center"/>
              <w:rPr>
                <w:rFonts w:ascii="Times New Roman" w:eastAsia="等线" w:hAnsi="Times New Roman"/>
                <w:color w:val="auto"/>
                <w:lang w:eastAsia="zh-CN"/>
              </w:rPr>
            </w:pPr>
            <w:ins w:id="2225" w:author="Yali Chen" w:date="2025-12-17T17:24:00Z" w16du:dateUtc="2025-12-17T09:24:00Z">
              <w:r w:rsidRPr="00FD35A8">
                <w:rPr>
                  <w:rFonts w:ascii="Times New Roman" w:eastAsia="等线" w:hAnsi="Times New Roman"/>
                  <w:color w:val="auto"/>
                  <w:lang w:eastAsia="zh-CN"/>
                </w:rPr>
                <w:t>xx</w:t>
              </w:r>
            </w:ins>
          </w:p>
        </w:tc>
      </w:tr>
      <w:tr w:rsidR="004E75BA" w:rsidRPr="00FD35A8" w14:paraId="79BE6B5C" w14:textId="63412F0A" w:rsidTr="00AE7855">
        <w:trPr>
          <w:trHeight w:val="295"/>
        </w:trPr>
        <w:tc>
          <w:tcPr>
            <w:tcW w:w="0" w:type="auto"/>
            <w:tcBorders>
              <w:top w:val="nil"/>
              <w:left w:val="nil"/>
              <w:bottom w:val="single" w:sz="4" w:space="0" w:color="auto"/>
              <w:right w:val="nil"/>
            </w:tcBorders>
            <w:vAlign w:val="center"/>
          </w:tcPr>
          <w:p w14:paraId="67B2944A"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8EFD3D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339DD936"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49A2AFC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013D4F5E"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281A6ADE"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18829673"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4D289E9"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7C01A6D1"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tcBorders>
              <w:top w:val="nil"/>
              <w:left w:val="nil"/>
              <w:bottom w:val="single" w:sz="4" w:space="0" w:color="auto"/>
              <w:right w:val="nil"/>
            </w:tcBorders>
            <w:vAlign w:val="center"/>
          </w:tcPr>
          <w:p w14:paraId="66698920" w14:textId="77777777" w:rsidR="004E75BA" w:rsidRPr="00FD35A8" w:rsidRDefault="004E75BA" w:rsidP="006921A2">
            <w:pPr>
              <w:widowControl/>
              <w:spacing w:line="276" w:lineRule="auto"/>
              <w:jc w:val="center"/>
              <w:rPr>
                <w:rFonts w:ascii="Times New Roman" w:eastAsia="Times New Roman" w:hAnsi="Times New Roman"/>
                <w:lang w:eastAsia="ja-JP"/>
              </w:rPr>
            </w:pPr>
          </w:p>
        </w:tc>
        <w:tc>
          <w:tcPr>
            <w:tcW w:w="0" w:type="auto"/>
            <w:vAlign w:val="center"/>
          </w:tcPr>
          <w:p w14:paraId="56B680B4" w14:textId="77777777" w:rsidR="004E75BA" w:rsidRPr="00FD35A8" w:rsidRDefault="004E75BA" w:rsidP="006921A2">
            <w:pPr>
              <w:widowControl/>
              <w:spacing w:line="276" w:lineRule="auto"/>
              <w:jc w:val="center"/>
              <w:rPr>
                <w:rFonts w:ascii="Times New Roman" w:eastAsia="Times New Roman" w:hAnsi="Times New Roman"/>
                <w:lang w:eastAsia="ja-JP"/>
              </w:rPr>
            </w:pPr>
          </w:p>
        </w:tc>
      </w:tr>
    </w:tbl>
    <w:p w14:paraId="6E05F625" w14:textId="3577489C"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75C0CA19" w14:textId="77777777"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[a] Study Day = (date of event – CAR-T cell infusion date +1) if the event date is on or later than reference start date, Study Day = (date of event – CAR-T cell infusion date) if the event date is earlier than CAR-T cell infusion date. Study day at end is missing if it is ongoing at the data cut-off.</w:t>
      </w:r>
    </w:p>
    <w:p w14:paraId="00160737" w14:textId="43B84E24" w:rsidR="00B03F3F" w:rsidRPr="00FD35A8" w:rsidRDefault="00B03F3F" w:rsidP="00B03F3F">
      <w:pPr>
        <w:rPr>
          <w:rFonts w:ascii="Times New Roman" w:hAnsi="Times New Roman" w:cs="Times New Roman"/>
          <w:szCs w:val="20"/>
        </w:rPr>
      </w:pPr>
      <w:r w:rsidRPr="00FD35A8">
        <w:rPr>
          <w:rFonts w:ascii="Times New Roman" w:hAnsi="Times New Roman" w:cs="Times New Roman"/>
          <w:szCs w:val="20"/>
        </w:rPr>
        <w:t xml:space="preserve">[b] Duration (days) = End date or Date of </w:t>
      </w:r>
      <w:del w:id="2226" w:author="Yali Chen" w:date="2025-12-29T16:30:00Z" w16du:dateUtc="2025-12-29T08:30:00Z">
        <w:r w:rsidRPr="00FD35A8" w:rsidDel="004D2714">
          <w:rPr>
            <w:rFonts w:ascii="Times New Roman" w:hAnsi="Times New Roman" w:cs="Times New Roman"/>
            <w:szCs w:val="20"/>
          </w:rPr>
          <w:delText>data exported from EDC</w:delText>
        </w:r>
      </w:del>
      <w:ins w:id="2227" w:author="Yali Chen" w:date="2025-12-29T16:30:00Z" w16du:dateUtc="2025-12-29T08:30:00Z">
        <w:r w:rsidR="004D2714">
          <w:rPr>
            <w:rFonts w:ascii="Times New Roman" w:hAnsi="Times New Roman" w:cs="Times New Roman"/>
            <w:szCs w:val="20"/>
          </w:rPr>
          <w:t>cutoff</w:t>
        </w:r>
      </w:ins>
      <w:r w:rsidRPr="00FD35A8">
        <w:rPr>
          <w:rFonts w:ascii="Times New Roman" w:hAnsi="Times New Roman" w:cs="Times New Roman"/>
          <w:szCs w:val="20"/>
        </w:rPr>
        <w:t xml:space="preserve"> when the AE is ongoing – Start date +1</w:t>
      </w:r>
    </w:p>
    <w:p w14:paraId="71D2041D" w14:textId="77777777" w:rsidR="00C06EDB" w:rsidRPr="00FD35A8" w:rsidRDefault="00C06EDB" w:rsidP="00C06EDB">
      <w:pPr>
        <w:rPr>
          <w:rFonts w:ascii="Times New Roman" w:hAnsi="Times New Roman" w:cs="Times New Roman"/>
          <w:szCs w:val="20"/>
        </w:rPr>
      </w:pPr>
      <w:r w:rsidRPr="00FD35A8">
        <w:rPr>
          <w:rFonts w:ascii="Times New Roman" w:hAnsi="Times New Roman" w:cs="Times New Roman"/>
          <w:szCs w:val="20"/>
        </w:rPr>
        <w:t>CRS: Cytokine Release Syndrome; ICANS: Immune Effector Cell-associated Neurotoxicity Syndrome, IIM: Idiopathic Inflammatory Myopathies, SSc: Systemic Sclerosis</w:t>
      </w:r>
    </w:p>
    <w:p w14:paraId="6B96C657" w14:textId="77777777" w:rsidR="00B83793" w:rsidRPr="00FD35A8" w:rsidRDefault="00B83793" w:rsidP="00B03F3F">
      <w:pPr>
        <w:rPr>
          <w:ins w:id="2228" w:author="Yali Chen" w:date="2025-12-17T15:32:00Z" w16du:dateUtc="2025-12-17T07:32:00Z"/>
          <w:rFonts w:ascii="Times New Roman" w:hAnsi="Times New Roman" w:cs="Times New Roman"/>
          <w:szCs w:val="20"/>
        </w:rPr>
      </w:pPr>
    </w:p>
    <w:p w14:paraId="01A621B3" w14:textId="39C9BA3B" w:rsidR="00B83793" w:rsidRPr="00FD35A8" w:rsidRDefault="00B83793" w:rsidP="00B03F3F">
      <w:pPr>
        <w:rPr>
          <w:ins w:id="2229" w:author="Yali Chen" w:date="2025-12-17T15:32:00Z" w16du:dateUtc="2025-12-17T07:32:00Z"/>
          <w:rFonts w:ascii="Times New Roman" w:hAnsi="Times New Roman" w:cs="Times New Roman"/>
          <w:i/>
          <w:iCs/>
          <w:szCs w:val="20"/>
          <w:rPrChange w:id="2230" w:author="Yali Chen" w:date="2025-12-17T15:41:00Z" w16du:dateUtc="2025-12-17T07:41:00Z">
            <w:rPr>
              <w:ins w:id="2231" w:author="Yali Chen" w:date="2025-12-17T15:32:00Z" w16du:dateUtc="2025-12-17T07:32:00Z"/>
              <w:rFonts w:ascii="Times New Roman" w:hAnsi="Times New Roman" w:cs="Times New Roman"/>
              <w:szCs w:val="20"/>
            </w:rPr>
          </w:rPrChange>
        </w:rPr>
      </w:pPr>
      <w:ins w:id="2232" w:author="Yali Chen" w:date="2025-12-17T15:32:00Z" w16du:dateUtc="2025-12-17T07:32:00Z">
        <w:r w:rsidRPr="00FD35A8">
          <w:rPr>
            <w:rFonts w:ascii="Times New Roman" w:hAnsi="Times New Roman" w:cs="Times New Roman"/>
            <w:i/>
            <w:iCs/>
            <w:szCs w:val="20"/>
            <w:rPrChange w:id="2233" w:author="Yali Chen" w:date="2025-12-17T15:41:00Z" w16du:dateUtc="2025-12-17T07:41:00Z">
              <w:rPr>
                <w:rFonts w:ascii="Times New Roman" w:hAnsi="Times New Roman" w:cs="Times New Roman"/>
                <w:szCs w:val="20"/>
              </w:rPr>
            </w:rPrChange>
          </w:rPr>
          <w:t>Programming note:</w:t>
        </w:r>
      </w:ins>
    </w:p>
    <w:p w14:paraId="696D8D5B" w14:textId="369E0E1F" w:rsidR="005E5006" w:rsidRPr="00FD35A8" w:rsidRDefault="00B83793" w:rsidP="00B03F3F">
      <w:pPr>
        <w:rPr>
          <w:ins w:id="2234" w:author="Yali Chen" w:date="2025-12-17T15:34:00Z" w16du:dateUtc="2025-12-17T07:34:00Z"/>
          <w:rFonts w:ascii="Times New Roman" w:hAnsi="Times New Roman" w:cs="Times New Roman"/>
          <w:i/>
          <w:iCs/>
          <w:szCs w:val="20"/>
          <w:rPrChange w:id="2235" w:author="Yali Chen" w:date="2025-12-17T15:41:00Z" w16du:dateUtc="2025-12-17T07:41:00Z">
            <w:rPr>
              <w:ins w:id="2236" w:author="Yali Chen" w:date="2025-12-17T15:34:00Z" w16du:dateUtc="2025-12-17T07:34:00Z"/>
              <w:rFonts w:ascii="Times New Roman" w:hAnsi="Times New Roman" w:cs="Times New Roman"/>
              <w:szCs w:val="20"/>
            </w:rPr>
          </w:rPrChange>
        </w:rPr>
      </w:pPr>
      <w:ins w:id="2237" w:author="Yali Chen" w:date="2025-12-17T15:32:00Z" w16du:dateUtc="2025-12-17T07:32:00Z">
        <w:r w:rsidRPr="00FD35A8">
          <w:rPr>
            <w:rFonts w:ascii="Times New Roman" w:hAnsi="Times New Roman" w:cs="Times New Roman"/>
            <w:i/>
            <w:iCs/>
            <w:szCs w:val="20"/>
            <w:rPrChange w:id="2238" w:author="Yali Chen" w:date="2025-12-17T15:41:00Z" w16du:dateUtc="2025-12-17T07:41:00Z">
              <w:rPr>
                <w:rFonts w:ascii="Times New Roman" w:hAnsi="Times New Roman" w:cs="Times New Roman"/>
                <w:szCs w:val="20"/>
              </w:rPr>
            </w:rPrChange>
          </w:rPr>
          <w:t>Infor</w:t>
        </w:r>
      </w:ins>
      <w:ins w:id="2239" w:author="Yali Chen" w:date="2025-12-17T15:33:00Z" w16du:dateUtc="2025-12-17T07:33:00Z">
        <w:r w:rsidR="00EF2931" w:rsidRPr="00FD35A8">
          <w:rPr>
            <w:rFonts w:ascii="Times New Roman" w:hAnsi="Times New Roman" w:cs="Times New Roman"/>
            <w:i/>
            <w:iCs/>
            <w:szCs w:val="20"/>
            <w:rPrChange w:id="2240" w:author="Yali Chen" w:date="2025-12-17T15:41:00Z" w16du:dateUtc="2025-12-17T07:41:00Z">
              <w:rPr>
                <w:rFonts w:ascii="Times New Roman" w:hAnsi="Times New Roman" w:cs="Times New Roman"/>
                <w:szCs w:val="20"/>
              </w:rPr>
            </w:rPrChange>
          </w:rPr>
          <w:t>m</w:t>
        </w:r>
      </w:ins>
      <w:ins w:id="2241" w:author="Yali Chen" w:date="2025-12-17T15:32:00Z" w16du:dateUtc="2025-12-17T07:32:00Z">
        <w:r w:rsidRPr="00FD35A8">
          <w:rPr>
            <w:rFonts w:ascii="Times New Roman" w:hAnsi="Times New Roman" w:cs="Times New Roman"/>
            <w:i/>
            <w:iCs/>
            <w:szCs w:val="20"/>
            <w:rPrChange w:id="2242" w:author="Yali Chen" w:date="2025-12-17T15:41:00Z" w16du:dateUtc="2025-12-17T07:41:00Z">
              <w:rPr>
                <w:rFonts w:ascii="Times New Roman" w:hAnsi="Times New Roman" w:cs="Times New Roman"/>
                <w:szCs w:val="20"/>
              </w:rPr>
            </w:rPrChange>
          </w:rPr>
          <w:t>ation</w:t>
        </w:r>
      </w:ins>
      <w:ins w:id="2243" w:author="Yali Chen" w:date="2025-12-17T15:33:00Z" w16du:dateUtc="2025-12-17T07:33:00Z">
        <w:r w:rsidR="00EF2931" w:rsidRPr="00FD35A8">
          <w:rPr>
            <w:rFonts w:ascii="Times New Roman" w:hAnsi="Times New Roman" w:cs="Times New Roman"/>
            <w:i/>
            <w:iCs/>
            <w:szCs w:val="20"/>
            <w:rPrChange w:id="2244" w:author="Yali Chen" w:date="2025-12-17T15:41:00Z" w16du:dateUtc="2025-12-17T07:41:00Z">
              <w:rPr>
                <w:rFonts w:ascii="Times New Roman" w:hAnsi="Times New Roman" w:cs="Times New Roman"/>
                <w:szCs w:val="20"/>
              </w:rPr>
            </w:rPrChange>
          </w:rPr>
          <w:t xml:space="preserve"> of </w:t>
        </w:r>
      </w:ins>
      <w:ins w:id="2245" w:author="Yali Chen" w:date="2025-12-17T15:41:00Z" w16du:dateUtc="2025-12-17T07:41:00Z">
        <w:r w:rsidR="005D4F84" w:rsidRPr="00FD35A8">
          <w:rPr>
            <w:rFonts w:ascii="Times New Roman" w:hAnsi="Times New Roman" w:cs="Times New Roman"/>
            <w:i/>
            <w:iCs/>
            <w:szCs w:val="20"/>
            <w:rPrChange w:id="2246" w:author="Yali Chen" w:date="2025-12-17T15:41:00Z" w16du:dateUtc="2025-12-17T07:41:00Z">
              <w:rPr>
                <w:rFonts w:ascii="Times New Roman" w:hAnsi="Times New Roman" w:cs="Times New Roman"/>
                <w:szCs w:val="20"/>
              </w:rPr>
            </w:rPrChange>
          </w:rPr>
          <w:t>t</w:t>
        </w:r>
      </w:ins>
      <w:ins w:id="2247" w:author="Yali Chen" w:date="2025-12-17T15:32:00Z" w16du:dateUtc="2025-12-17T07:32:00Z">
        <w:r w:rsidR="00F40C09" w:rsidRPr="00FD35A8">
          <w:rPr>
            <w:rFonts w:ascii="Times New Roman" w:hAnsi="Times New Roman" w:cs="Times New Roman"/>
            <w:i/>
            <w:iCs/>
            <w:szCs w:val="20"/>
            <w:rPrChange w:id="2248" w:author="Yali Chen" w:date="2025-12-17T15:41:00Z" w16du:dateUtc="2025-12-17T07:41:00Z">
              <w:rPr>
                <w:rFonts w:ascii="Times New Roman" w:hAnsi="Times New Roman" w:cs="Times New Roman"/>
                <w:szCs w:val="20"/>
              </w:rPr>
            </w:rPrChange>
          </w:rPr>
          <w:t xml:space="preserve">he listing </w:t>
        </w:r>
      </w:ins>
      <w:ins w:id="2249" w:author="Yali Chen" w:date="2025-12-17T15:33:00Z" w16du:dateUtc="2025-12-17T07:33:00Z">
        <w:r w:rsidR="00EF2931" w:rsidRPr="00FD35A8">
          <w:rPr>
            <w:rFonts w:ascii="Times New Roman" w:hAnsi="Times New Roman" w:cs="Times New Roman"/>
            <w:i/>
            <w:iCs/>
            <w:szCs w:val="20"/>
            <w:rPrChange w:id="2250" w:author="Yali Chen" w:date="2025-12-17T15:41:00Z" w16du:dateUtc="2025-12-17T07:41:00Z">
              <w:rPr>
                <w:rFonts w:ascii="Times New Roman" w:hAnsi="Times New Roman" w:cs="Times New Roman"/>
                <w:szCs w:val="20"/>
              </w:rPr>
            </w:rPrChange>
          </w:rPr>
          <w:t>was collected from CRF page</w:t>
        </w:r>
        <w:r w:rsidR="005A0EFB" w:rsidRPr="00FD35A8">
          <w:rPr>
            <w:rFonts w:ascii="Times New Roman" w:hAnsi="Times New Roman" w:cs="Times New Roman"/>
            <w:i/>
            <w:iCs/>
            <w:szCs w:val="20"/>
            <w:rPrChange w:id="2251" w:author="Yali Chen" w:date="2025-12-17T15:41:00Z" w16du:dateUtc="2025-12-17T07:41:00Z">
              <w:rPr>
                <w:rFonts w:ascii="Times New Roman" w:hAnsi="Times New Roman" w:cs="Times New Roman"/>
                <w:szCs w:val="20"/>
              </w:rPr>
            </w:rPrChange>
          </w:rPr>
          <w:t xml:space="preserve"> “Previous and Concomitant Medications” whe</w:t>
        </w:r>
      </w:ins>
      <w:ins w:id="2252" w:author="Yali Chen" w:date="2025-12-17T17:21:00Z" w16du:dateUtc="2025-12-17T09:21:00Z">
        <w:r w:rsidR="003A4F93" w:rsidRPr="00FD35A8">
          <w:rPr>
            <w:rFonts w:ascii="Times New Roman" w:hAnsi="Times New Roman" w:cs="Times New Roman"/>
            <w:i/>
            <w:iCs/>
            <w:szCs w:val="20"/>
          </w:rPr>
          <w:t>re</w:t>
        </w:r>
      </w:ins>
      <w:ins w:id="2253" w:author="Yali Chen" w:date="2025-12-17T15:33:00Z" w16du:dateUtc="2025-12-17T07:33:00Z">
        <w:r w:rsidR="005A0EFB" w:rsidRPr="00FD35A8">
          <w:rPr>
            <w:rFonts w:ascii="Times New Roman" w:hAnsi="Times New Roman" w:cs="Times New Roman"/>
            <w:i/>
            <w:iCs/>
            <w:szCs w:val="20"/>
            <w:rPrChange w:id="2254" w:author="Yali Chen" w:date="2025-12-17T15:41:00Z" w16du:dateUtc="2025-12-17T07:41:00Z">
              <w:rPr>
                <w:rFonts w:ascii="Times New Roman" w:hAnsi="Times New Roman" w:cs="Times New Roman"/>
                <w:szCs w:val="20"/>
              </w:rPr>
            </w:rPrChange>
          </w:rPr>
          <w:t xml:space="preserve"> i</w:t>
        </w:r>
      </w:ins>
      <w:ins w:id="2255" w:author="Yali Chen" w:date="2025-12-17T15:34:00Z" w16du:dateUtc="2025-12-17T07:34:00Z">
        <w:r w:rsidR="005A0EFB" w:rsidRPr="00FD35A8">
          <w:rPr>
            <w:rFonts w:ascii="Times New Roman" w:hAnsi="Times New Roman" w:cs="Times New Roman"/>
            <w:i/>
            <w:iCs/>
            <w:szCs w:val="20"/>
            <w:rPrChange w:id="2256" w:author="Yali Chen" w:date="2025-12-17T15:41:00Z" w16du:dateUtc="2025-12-17T07:41:00Z">
              <w:rPr>
                <w:rFonts w:ascii="Times New Roman" w:hAnsi="Times New Roman" w:cs="Times New Roman"/>
                <w:szCs w:val="20"/>
              </w:rPr>
            </w:rPrChange>
          </w:rPr>
          <w:t xml:space="preserve">ndication Type is Adverse event, and </w:t>
        </w:r>
      </w:ins>
    </w:p>
    <w:p w14:paraId="31194CB8" w14:textId="576358EC" w:rsidR="005A0EFB" w:rsidDel="00C375D1" w:rsidRDefault="007B35DA" w:rsidP="00FD35A8">
      <w:pPr>
        <w:pStyle w:val="TFLshelltitle1"/>
        <w:rPr>
          <w:del w:id="2257" w:author="Yali Chen" w:date="2025-12-17T15:34:00Z" w16du:dateUtc="2025-12-17T07:34:00Z"/>
          <w:i/>
          <w:iCs/>
          <w:szCs w:val="20"/>
        </w:rPr>
      </w:pPr>
      <w:ins w:id="2258" w:author="Yali Chen" w:date="2025-12-17T15:38:00Z" w16du:dateUtc="2025-12-17T07:38:00Z">
        <w:r w:rsidRPr="00FD35A8">
          <w:rPr>
            <w:i/>
            <w:iCs/>
            <w:szCs w:val="20"/>
            <w:rPrChange w:id="2259" w:author="Yali Chen" w:date="2025-12-17T15:41:00Z" w16du:dateUtc="2025-12-17T07:41:00Z">
              <w:rPr>
                <w:szCs w:val="20"/>
              </w:rPr>
            </w:rPrChange>
          </w:rPr>
          <w:t xml:space="preserve">adverse </w:t>
        </w:r>
      </w:ins>
      <w:ins w:id="2260" w:author="Yali Chen" w:date="2025-12-17T15:34:00Z" w16du:dateUtc="2025-12-17T07:34:00Z">
        <w:r w:rsidR="005A0EFB" w:rsidRPr="00FD35A8">
          <w:rPr>
            <w:i/>
            <w:iCs/>
            <w:szCs w:val="20"/>
            <w:rPrChange w:id="2261" w:author="Yali Chen" w:date="2025-12-17T15:41:00Z" w16du:dateUtc="2025-12-17T07:41:00Z">
              <w:rPr>
                <w:szCs w:val="20"/>
              </w:rPr>
            </w:rPrChange>
          </w:rPr>
          <w:t>event</w:t>
        </w:r>
      </w:ins>
      <w:ins w:id="2262" w:author="Yali Chen" w:date="2025-12-17T15:38:00Z" w16du:dateUtc="2025-12-17T07:38:00Z">
        <w:r w:rsidR="006B6F00" w:rsidRPr="00FD35A8">
          <w:rPr>
            <w:i/>
            <w:iCs/>
            <w:szCs w:val="20"/>
            <w:rPrChange w:id="2263" w:author="Yali Chen" w:date="2025-12-17T15:41:00Z" w16du:dateUtc="2025-12-17T07:41:00Z">
              <w:rPr>
                <w:szCs w:val="20"/>
              </w:rPr>
            </w:rPrChange>
          </w:rPr>
          <w:t xml:space="preserve"> </w:t>
        </w:r>
      </w:ins>
      <w:ins w:id="2264" w:author="Yali Chen" w:date="2025-12-17T17:21:00Z" w16du:dateUtc="2025-12-17T09:21:00Z">
        <w:r w:rsidR="003A4F93" w:rsidRPr="00FD35A8">
          <w:rPr>
            <w:i/>
            <w:iCs/>
            <w:szCs w:val="20"/>
          </w:rPr>
          <w:t xml:space="preserve"># </w:t>
        </w:r>
        <w:r w:rsidR="00C01956" w:rsidRPr="00FD35A8">
          <w:rPr>
            <w:i/>
            <w:iCs/>
            <w:szCs w:val="20"/>
          </w:rPr>
          <w:t xml:space="preserve">No. </w:t>
        </w:r>
      </w:ins>
      <w:ins w:id="2265" w:author="Yali Chen" w:date="2025-12-17T15:38:00Z" w16du:dateUtc="2025-12-17T07:38:00Z">
        <w:r w:rsidR="006B6F00" w:rsidRPr="00FD35A8">
          <w:rPr>
            <w:i/>
            <w:iCs/>
            <w:szCs w:val="20"/>
            <w:rPrChange w:id="2266" w:author="Yali Chen" w:date="2025-12-17T15:41:00Z" w16du:dateUtc="2025-12-17T07:41:00Z">
              <w:rPr>
                <w:szCs w:val="20"/>
              </w:rPr>
            </w:rPrChange>
          </w:rPr>
          <w:t>in CRF</w:t>
        </w:r>
        <w:r w:rsidR="0028195B" w:rsidRPr="00FD35A8">
          <w:rPr>
            <w:i/>
            <w:iCs/>
            <w:szCs w:val="20"/>
            <w:rPrChange w:id="2267" w:author="Yali Chen" w:date="2025-12-17T15:41:00Z" w16du:dateUtc="2025-12-17T07:41:00Z">
              <w:rPr>
                <w:szCs w:val="20"/>
              </w:rPr>
            </w:rPrChange>
          </w:rPr>
          <w:t xml:space="preserve"> </w:t>
        </w:r>
      </w:ins>
      <w:ins w:id="2268" w:author="Yali Chen" w:date="2025-12-17T15:39:00Z" w16du:dateUtc="2025-12-17T07:39:00Z">
        <w:r w:rsidR="0028195B" w:rsidRPr="00FD35A8">
          <w:rPr>
            <w:i/>
            <w:iCs/>
            <w:szCs w:val="20"/>
            <w:rPrChange w:id="2269" w:author="Yali Chen" w:date="2025-12-17T15:41:00Z" w16du:dateUtc="2025-12-17T07:41:00Z">
              <w:rPr>
                <w:szCs w:val="20"/>
              </w:rPr>
            </w:rPrChange>
          </w:rPr>
          <w:t xml:space="preserve">page </w:t>
        </w:r>
        <w:r w:rsidR="00637AD9" w:rsidRPr="00FD35A8">
          <w:rPr>
            <w:i/>
            <w:iCs/>
            <w:szCs w:val="20"/>
            <w:rPrChange w:id="2270" w:author="Yali Chen" w:date="2025-12-17T15:41:00Z" w16du:dateUtc="2025-12-17T07:41:00Z">
              <w:rPr>
                <w:szCs w:val="20"/>
              </w:rPr>
            </w:rPrChange>
          </w:rPr>
          <w:t>“Adverse Event” where</w:t>
        </w:r>
      </w:ins>
      <w:ins w:id="2271" w:author="Yali Chen" w:date="2025-12-17T15:40:00Z" w16du:dateUtc="2025-12-17T07:40:00Z">
        <w:r w:rsidR="00637AD9" w:rsidRPr="00FD35A8">
          <w:rPr>
            <w:i/>
            <w:iCs/>
            <w:szCs w:val="20"/>
            <w:rPrChange w:id="2272" w:author="Yali Chen" w:date="2025-12-17T15:41:00Z" w16du:dateUtc="2025-12-17T07:41:00Z">
              <w:rPr>
                <w:szCs w:val="20"/>
              </w:rPr>
            </w:rPrChange>
          </w:rPr>
          <w:t xml:space="preserve"> </w:t>
        </w:r>
        <w:r w:rsidR="00903F5C" w:rsidRPr="00FD35A8">
          <w:rPr>
            <w:i/>
            <w:iCs/>
            <w:szCs w:val="20"/>
            <w:rPrChange w:id="2273" w:author="Yali Chen" w:date="2025-12-17T15:41:00Z" w16du:dateUtc="2025-12-17T07:41:00Z">
              <w:rPr>
                <w:szCs w:val="20"/>
              </w:rPr>
            </w:rPrChange>
          </w:rPr>
          <w:t>“</w:t>
        </w:r>
      </w:ins>
      <w:ins w:id="2274" w:author="Yali Chen" w:date="2025-12-17T15:40:00Z">
        <w:r w:rsidR="00903F5C" w:rsidRPr="00FD35A8">
          <w:rPr>
            <w:i/>
            <w:iCs/>
            <w:szCs w:val="20"/>
            <w:rPrChange w:id="2275" w:author="Yali Chen" w:date="2025-12-17T15:41:00Z" w16du:dateUtc="2025-12-17T07:41:00Z">
              <w:rPr>
                <w:szCs w:val="20"/>
              </w:rPr>
            </w:rPrChange>
          </w:rPr>
          <w:t>Is this adverse event CRS?</w:t>
        </w:r>
      </w:ins>
      <w:ins w:id="2276" w:author="Yali Chen" w:date="2025-12-17T15:40:00Z" w16du:dateUtc="2025-12-17T07:40:00Z">
        <w:r w:rsidR="00903F5C" w:rsidRPr="00FD35A8">
          <w:rPr>
            <w:i/>
            <w:iCs/>
            <w:szCs w:val="20"/>
            <w:rPrChange w:id="2277" w:author="Yali Chen" w:date="2025-12-17T15:41:00Z" w16du:dateUtc="2025-12-17T07:41:00Z">
              <w:rPr>
                <w:szCs w:val="20"/>
              </w:rPr>
            </w:rPrChange>
          </w:rPr>
          <w:t>” or “</w:t>
        </w:r>
      </w:ins>
      <w:ins w:id="2278" w:author="Yali Chen" w:date="2025-12-17T15:40:00Z">
        <w:r w:rsidR="00903F5C" w:rsidRPr="00FD35A8">
          <w:rPr>
            <w:i/>
            <w:iCs/>
            <w:szCs w:val="20"/>
            <w:rPrChange w:id="2279" w:author="Yali Chen" w:date="2025-12-17T15:41:00Z" w16du:dateUtc="2025-12-17T07:41:00Z">
              <w:rPr>
                <w:szCs w:val="20"/>
              </w:rPr>
            </w:rPrChange>
          </w:rPr>
          <w:t>Is this adverse event ICANS?</w:t>
        </w:r>
      </w:ins>
      <w:ins w:id="2280" w:author="Yali Chen" w:date="2025-12-17T17:21:00Z" w16du:dateUtc="2025-12-17T09:21:00Z">
        <w:r w:rsidR="00C01956" w:rsidRPr="00FD35A8">
          <w:rPr>
            <w:i/>
            <w:iCs/>
            <w:szCs w:val="20"/>
          </w:rPr>
          <w:t>”</w:t>
        </w:r>
      </w:ins>
      <w:ins w:id="2281" w:author="Yali Chen" w:date="2025-12-17T15:40:00Z" w16du:dateUtc="2025-12-17T07:40:00Z">
        <w:r w:rsidR="00903F5C" w:rsidRPr="00FD35A8">
          <w:rPr>
            <w:i/>
            <w:iCs/>
            <w:szCs w:val="20"/>
            <w:rPrChange w:id="2282" w:author="Yali Chen" w:date="2025-12-17T15:41:00Z" w16du:dateUtc="2025-12-17T07:41:00Z">
              <w:rPr>
                <w:szCs w:val="20"/>
              </w:rPr>
            </w:rPrChange>
          </w:rPr>
          <w:t xml:space="preserve"> = Yes.</w:t>
        </w:r>
      </w:ins>
    </w:p>
    <w:p w14:paraId="26E5B72F" w14:textId="77777777" w:rsidR="00C375D1" w:rsidRPr="00FD35A8" w:rsidRDefault="00C375D1" w:rsidP="00B03F3F">
      <w:pPr>
        <w:rPr>
          <w:ins w:id="2283" w:author="Yali Chen" w:date="2025-12-29T16:15:00Z" w16du:dateUtc="2025-12-29T08:15:00Z"/>
          <w:rFonts w:ascii="Times New Roman" w:hAnsi="Times New Roman" w:cs="Times New Roman"/>
          <w:i/>
          <w:iCs/>
          <w:szCs w:val="20"/>
          <w:rPrChange w:id="2284" w:author="Yali Chen" w:date="2025-12-17T15:41:00Z" w16du:dateUtc="2025-12-17T07:41:00Z">
            <w:rPr>
              <w:ins w:id="2285" w:author="Yali Chen" w:date="2025-12-29T16:15:00Z" w16du:dateUtc="2025-12-29T08:15:00Z"/>
              <w:rFonts w:ascii="Times New Roman" w:hAnsi="Times New Roman" w:cs="Times New Roman"/>
              <w:szCs w:val="20"/>
            </w:rPr>
          </w:rPrChange>
        </w:rPr>
      </w:pPr>
    </w:p>
    <w:p w14:paraId="2DB0F081" w14:textId="7178CAA9" w:rsidR="00D347AA" w:rsidRPr="00FD35A8" w:rsidRDefault="00B03F3F">
      <w:pPr>
        <w:pStyle w:val="TFLshelltitle1"/>
        <w:rPr>
          <w:rStyle w:val="Heading3Char1"/>
          <w:rFonts w:eastAsia="宋体"/>
          <w:bCs/>
          <w:color w:val="000000"/>
          <w:sz w:val="20"/>
          <w:szCs w:val="20"/>
          <w:lang w:eastAsia="zh-CN"/>
        </w:rPr>
        <w:pPrChange w:id="2286" w:author="Yali Chen" w:date="2025-12-29T15:48:00Z" w16du:dateUtc="2025-12-29T07:48:00Z">
          <w:pPr/>
        </w:pPrChange>
      </w:pPr>
      <w:r w:rsidRPr="00FD35A8">
        <w:br w:type="page"/>
      </w:r>
      <w:bookmarkStart w:id="2287" w:name="_Toc217918942"/>
      <w:r w:rsidR="00D347AA" w:rsidRPr="00FD35A8">
        <w:rPr>
          <w:rStyle w:val="Heading3Char1"/>
          <w:rFonts w:eastAsia="宋体"/>
          <w:b/>
          <w:bCs/>
          <w:color w:val="000000"/>
          <w:sz w:val="20"/>
          <w:szCs w:val="20"/>
          <w:lang w:eastAsia="zh-CN"/>
        </w:rPr>
        <w:lastRenderedPageBreak/>
        <w:t>Listing 14.3.5 Individual Laboratory Measurement (Safety set)</w:t>
      </w:r>
      <w:bookmarkEnd w:id="2287"/>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5"/>
        <w:gridCol w:w="1194"/>
        <w:gridCol w:w="1590"/>
        <w:gridCol w:w="1369"/>
        <w:gridCol w:w="1573"/>
        <w:gridCol w:w="1016"/>
        <w:gridCol w:w="1401"/>
        <w:gridCol w:w="714"/>
        <w:gridCol w:w="714"/>
        <w:gridCol w:w="2584"/>
      </w:tblGrid>
      <w:tr w:rsidR="0085571F" w:rsidRPr="00FD35A8" w14:paraId="013DFFAF" w14:textId="77777777" w:rsidTr="00B63810">
        <w:trPr>
          <w:trHeight w:val="442"/>
        </w:trPr>
        <w:tc>
          <w:tcPr>
            <w:tcW w:w="2415" w:type="dxa"/>
            <w:tcBorders>
              <w:top w:val="single" w:sz="4" w:space="0" w:color="auto"/>
              <w:left w:val="nil"/>
              <w:bottom w:val="single" w:sz="4" w:space="0" w:color="auto"/>
              <w:right w:val="nil"/>
            </w:tcBorders>
            <w:vAlign w:val="center"/>
          </w:tcPr>
          <w:p w14:paraId="78074AEB" w14:textId="7777777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Subject identifier</w:t>
            </w:r>
          </w:p>
        </w:tc>
        <w:tc>
          <w:tcPr>
            <w:tcW w:w="1194" w:type="dxa"/>
            <w:tcBorders>
              <w:top w:val="single" w:sz="4" w:space="0" w:color="auto"/>
              <w:left w:val="nil"/>
              <w:bottom w:val="single" w:sz="4" w:space="0" w:color="auto"/>
              <w:right w:val="nil"/>
            </w:tcBorders>
            <w:vAlign w:val="center"/>
          </w:tcPr>
          <w:p w14:paraId="4AD21334" w14:textId="7777777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Cohort</w:t>
            </w:r>
          </w:p>
        </w:tc>
        <w:tc>
          <w:tcPr>
            <w:tcW w:w="1590" w:type="dxa"/>
            <w:tcBorders>
              <w:top w:val="single" w:sz="4" w:space="0" w:color="auto"/>
              <w:left w:val="nil"/>
              <w:bottom w:val="single" w:sz="4" w:space="0" w:color="auto"/>
              <w:right w:val="nil"/>
            </w:tcBorders>
            <w:vAlign w:val="center"/>
          </w:tcPr>
          <w:p w14:paraId="78379937" w14:textId="07516B97" w:rsidR="0085571F" w:rsidRPr="00FD35A8" w:rsidRDefault="0085571F" w:rsidP="00D347AA">
            <w:pPr>
              <w:widowControl/>
              <w:jc w:val="center"/>
              <w:rPr>
                <w:rFonts w:ascii="Times New Roman" w:hAnsi="Times New Roman"/>
                <w:lang w:eastAsia="zh-CN"/>
              </w:rPr>
            </w:pPr>
            <w:r w:rsidRPr="00FD35A8">
              <w:rPr>
                <w:rFonts w:ascii="Times New Roman" w:hAnsi="Times New Roman"/>
                <w:lang w:eastAsia="zh-CN"/>
              </w:rPr>
              <w:t>Parameter</w:t>
            </w:r>
          </w:p>
        </w:tc>
        <w:tc>
          <w:tcPr>
            <w:tcW w:w="1369" w:type="dxa"/>
            <w:tcBorders>
              <w:top w:val="single" w:sz="4" w:space="0" w:color="auto"/>
              <w:left w:val="nil"/>
              <w:bottom w:val="single" w:sz="4" w:space="0" w:color="auto"/>
              <w:right w:val="nil"/>
            </w:tcBorders>
            <w:vAlign w:val="center"/>
          </w:tcPr>
          <w:p w14:paraId="07FDBF55" w14:textId="5AC6C0FA" w:rsidR="0085571F" w:rsidRPr="00FD35A8" w:rsidRDefault="0085571F" w:rsidP="00D347AA">
            <w:pPr>
              <w:widowControl/>
              <w:jc w:val="center"/>
              <w:rPr>
                <w:rFonts w:ascii="Times New Roman" w:hAnsi="Times New Roman"/>
                <w:lang w:eastAsia="zh-CN"/>
              </w:rPr>
            </w:pPr>
            <w:r w:rsidRPr="00FD35A8">
              <w:rPr>
                <w:rFonts w:ascii="Times New Roman" w:eastAsia="AdobeSongStd-Light" w:hAnsi="Times New Roman"/>
                <w:lang w:eastAsia="zh-CN"/>
              </w:rPr>
              <w:t>Any Abnormal</w:t>
            </w:r>
          </w:p>
        </w:tc>
        <w:tc>
          <w:tcPr>
            <w:tcW w:w="1573" w:type="dxa"/>
            <w:tcBorders>
              <w:top w:val="single" w:sz="4" w:space="0" w:color="auto"/>
              <w:bottom w:val="single" w:sz="4" w:space="0" w:color="auto"/>
            </w:tcBorders>
            <w:vAlign w:val="center"/>
          </w:tcPr>
          <w:p w14:paraId="2CA1C62B" w14:textId="280D443D" w:rsidR="0085571F" w:rsidRPr="00FD35A8" w:rsidRDefault="0085571F" w:rsidP="00D347AA">
            <w:pPr>
              <w:widowControl/>
              <w:jc w:val="center"/>
              <w:rPr>
                <w:rFonts w:ascii="Times New Roman" w:hAnsi="Times New Roman"/>
                <w:lang w:eastAsia="zh-CN"/>
              </w:rPr>
            </w:pPr>
            <w:r w:rsidRPr="00FD35A8">
              <w:rPr>
                <w:rFonts w:ascii="Times New Roman" w:hAnsi="Times New Roman"/>
              </w:rPr>
              <w:t>Screening</w:t>
            </w:r>
          </w:p>
        </w:tc>
        <w:tc>
          <w:tcPr>
            <w:tcW w:w="1016" w:type="dxa"/>
            <w:tcBorders>
              <w:top w:val="single" w:sz="4" w:space="0" w:color="auto"/>
              <w:bottom w:val="single" w:sz="4" w:space="0" w:color="auto"/>
            </w:tcBorders>
            <w:vAlign w:val="center"/>
          </w:tcPr>
          <w:p w14:paraId="2786E648" w14:textId="5E75A0A4" w:rsidR="0085571F" w:rsidRPr="00FD35A8" w:rsidRDefault="00B63810" w:rsidP="00D347AA">
            <w:pPr>
              <w:widowControl/>
              <w:jc w:val="center"/>
              <w:rPr>
                <w:rFonts w:ascii="Times New Roman" w:hAnsi="Times New Roman"/>
              </w:rPr>
            </w:pPr>
            <w:r w:rsidRPr="00FD35A8">
              <w:rPr>
                <w:rFonts w:ascii="Times New Roman" w:hAnsi="Times New Roman"/>
                <w:lang w:eastAsia="zh-CN"/>
              </w:rPr>
              <w:t>A</w:t>
            </w:r>
            <w:r w:rsidRPr="00FD35A8">
              <w:rPr>
                <w:rFonts w:ascii="Times New Roman" w:hAnsi="Times New Roman"/>
              </w:rPr>
              <w:t>pheresis</w:t>
            </w:r>
          </w:p>
        </w:tc>
        <w:tc>
          <w:tcPr>
            <w:tcW w:w="1401" w:type="dxa"/>
            <w:tcBorders>
              <w:top w:val="single" w:sz="4" w:space="0" w:color="auto"/>
              <w:bottom w:val="single" w:sz="4" w:space="0" w:color="auto"/>
            </w:tcBorders>
            <w:vAlign w:val="center"/>
          </w:tcPr>
          <w:p w14:paraId="553C327E" w14:textId="3D0FF06A"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rPr>
              <w:t>Baseline</w:t>
            </w:r>
          </w:p>
        </w:tc>
        <w:tc>
          <w:tcPr>
            <w:tcW w:w="714" w:type="dxa"/>
            <w:tcBorders>
              <w:top w:val="single" w:sz="4" w:space="0" w:color="auto"/>
              <w:bottom w:val="single" w:sz="4" w:space="0" w:color="auto"/>
            </w:tcBorders>
            <w:vAlign w:val="center"/>
          </w:tcPr>
          <w:p w14:paraId="0169E192" w14:textId="254723E4"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lang w:eastAsia="zh-CN"/>
              </w:rPr>
              <w:t>D0</w:t>
            </w:r>
          </w:p>
        </w:tc>
        <w:tc>
          <w:tcPr>
            <w:tcW w:w="714" w:type="dxa"/>
            <w:tcBorders>
              <w:top w:val="single" w:sz="4" w:space="0" w:color="auto"/>
              <w:bottom w:val="single" w:sz="4" w:space="0" w:color="auto"/>
            </w:tcBorders>
            <w:vAlign w:val="center"/>
          </w:tcPr>
          <w:p w14:paraId="55FF50B1" w14:textId="2ABB84C5" w:rsidR="0085571F" w:rsidRPr="00FD35A8" w:rsidRDefault="0085571F" w:rsidP="00D347AA">
            <w:pPr>
              <w:widowControl/>
              <w:jc w:val="center"/>
              <w:rPr>
                <w:rFonts w:ascii="Times New Roman" w:eastAsia="Calibri" w:hAnsi="Times New Roman"/>
                <w:lang w:eastAsia="ja-JP"/>
              </w:rPr>
            </w:pPr>
            <w:r w:rsidRPr="00FD35A8">
              <w:rPr>
                <w:rFonts w:ascii="Times New Roman" w:hAnsi="Times New Roman"/>
                <w:lang w:eastAsia="zh-CN"/>
              </w:rPr>
              <w:t>D4</w:t>
            </w:r>
          </w:p>
        </w:tc>
        <w:tc>
          <w:tcPr>
            <w:tcW w:w="2584" w:type="dxa"/>
            <w:tcBorders>
              <w:top w:val="single" w:sz="4" w:space="0" w:color="auto"/>
              <w:bottom w:val="single" w:sz="4" w:space="0" w:color="auto"/>
            </w:tcBorders>
            <w:vAlign w:val="center"/>
          </w:tcPr>
          <w:p w14:paraId="3EC7680D" w14:textId="23986317" w:rsidR="0085571F" w:rsidRPr="00FD35A8" w:rsidRDefault="0085571F" w:rsidP="00D347AA">
            <w:pPr>
              <w:widowControl/>
              <w:jc w:val="center"/>
              <w:rPr>
                <w:rFonts w:ascii="Times New Roman" w:eastAsiaTheme="minorEastAsia" w:hAnsi="Times New Roman"/>
                <w:lang w:eastAsia="zh-CN"/>
              </w:rPr>
            </w:pPr>
            <w:r w:rsidRPr="00FD35A8">
              <w:rPr>
                <w:rFonts w:ascii="Times New Roman" w:hAnsi="Times New Roman"/>
              </w:rPr>
              <w:t>&lt;&lt;Analysis vist&gt;&gt;</w:t>
            </w:r>
          </w:p>
        </w:tc>
      </w:tr>
      <w:tr w:rsidR="00B63810" w:rsidRPr="00FD35A8" w14:paraId="7F2AD17E" w14:textId="77777777" w:rsidTr="00B63810">
        <w:trPr>
          <w:trHeight w:val="242"/>
        </w:trPr>
        <w:tc>
          <w:tcPr>
            <w:tcW w:w="2415" w:type="dxa"/>
            <w:tcBorders>
              <w:top w:val="nil"/>
              <w:left w:val="nil"/>
              <w:bottom w:val="nil"/>
              <w:right w:val="nil"/>
            </w:tcBorders>
            <w:vAlign w:val="center"/>
          </w:tcPr>
          <w:p w14:paraId="42868243"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E0001001</w:t>
            </w:r>
          </w:p>
        </w:tc>
        <w:tc>
          <w:tcPr>
            <w:tcW w:w="1194" w:type="dxa"/>
            <w:tcBorders>
              <w:top w:val="nil"/>
              <w:left w:val="nil"/>
              <w:bottom w:val="nil"/>
              <w:right w:val="nil"/>
            </w:tcBorders>
            <w:vAlign w:val="center"/>
          </w:tcPr>
          <w:p w14:paraId="3D402C31"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61EC2FA9" w14:textId="0A9517DE"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CED5AC2" w14:textId="723EEA6B"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Y</w:t>
            </w:r>
          </w:p>
        </w:tc>
        <w:tc>
          <w:tcPr>
            <w:tcW w:w="1573" w:type="dxa"/>
            <w:tcBorders>
              <w:top w:val="nil"/>
              <w:left w:val="nil"/>
              <w:bottom w:val="nil"/>
              <w:right w:val="nil"/>
            </w:tcBorders>
            <w:vAlign w:val="center"/>
          </w:tcPr>
          <w:p w14:paraId="78BFA1AF" w14:textId="0445DCC6"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254EED79" w14:textId="51A30201"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6AAAB547" w14:textId="72AB00E9"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1F944A1" w14:textId="64D4215B"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42CA942D" w14:textId="0FD3A8CF" w:rsidR="00B63810" w:rsidRPr="00FD35A8" w:rsidRDefault="00F16F98" w:rsidP="00B63810">
            <w:pPr>
              <w:widowControl/>
              <w:jc w:val="center"/>
              <w:rPr>
                <w:rFonts w:ascii="Times New Roman" w:hAnsi="Times New Roman"/>
                <w:color w:val="auto"/>
              </w:rPr>
            </w:pPr>
            <w:r w:rsidRPr="00FD35A8">
              <w:rPr>
                <w:rFonts w:ascii="Times New Roman" w:eastAsia="等线" w:hAnsi="Times New Roman"/>
                <w:color w:val="auto"/>
                <w:lang w:eastAsia="zh-CN"/>
              </w:rPr>
              <w:t>x</w:t>
            </w:r>
            <w:r w:rsidR="00B63810" w:rsidRPr="00FD35A8">
              <w:rPr>
                <w:rFonts w:ascii="Times New Roman" w:eastAsia="等线" w:hAnsi="Times New Roman"/>
                <w:color w:val="auto"/>
                <w:lang w:eastAsia="zh-CN"/>
              </w:rPr>
              <w:t>x</w:t>
            </w:r>
            <w:r w:rsidR="000369CB" w:rsidRPr="00FD35A8">
              <w:rPr>
                <w:rFonts w:ascii="Times New Roman" w:eastAsia="等线" w:hAnsi="Times New Roman"/>
                <w:color w:val="auto"/>
                <w:lang w:eastAsia="zh-CN"/>
              </w:rPr>
              <w:t>*</w:t>
            </w:r>
          </w:p>
        </w:tc>
        <w:tc>
          <w:tcPr>
            <w:tcW w:w="2584" w:type="dxa"/>
            <w:tcBorders>
              <w:top w:val="nil"/>
              <w:left w:val="nil"/>
              <w:bottom w:val="nil"/>
              <w:right w:val="nil"/>
            </w:tcBorders>
            <w:vAlign w:val="center"/>
          </w:tcPr>
          <w:p w14:paraId="70A36B52" w14:textId="74C1B45F"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4FE5A164" w14:textId="77777777" w:rsidTr="00B63810">
        <w:trPr>
          <w:trHeight w:val="270"/>
        </w:trPr>
        <w:tc>
          <w:tcPr>
            <w:tcW w:w="2415" w:type="dxa"/>
            <w:tcBorders>
              <w:top w:val="nil"/>
              <w:left w:val="nil"/>
              <w:bottom w:val="nil"/>
              <w:right w:val="nil"/>
            </w:tcBorders>
            <w:vAlign w:val="center"/>
          </w:tcPr>
          <w:p w14:paraId="28B3D26D"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2</w:t>
            </w:r>
          </w:p>
        </w:tc>
        <w:tc>
          <w:tcPr>
            <w:tcW w:w="1194" w:type="dxa"/>
            <w:tcBorders>
              <w:top w:val="nil"/>
              <w:left w:val="nil"/>
              <w:bottom w:val="nil"/>
              <w:right w:val="nil"/>
            </w:tcBorders>
            <w:vAlign w:val="center"/>
          </w:tcPr>
          <w:p w14:paraId="159C589F"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2A008801" w14:textId="3DE57BC5"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716E69B3" w14:textId="2DDA8189"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Y</w:t>
            </w:r>
          </w:p>
        </w:tc>
        <w:tc>
          <w:tcPr>
            <w:tcW w:w="1573" w:type="dxa"/>
            <w:tcBorders>
              <w:top w:val="nil"/>
              <w:left w:val="nil"/>
              <w:bottom w:val="nil"/>
              <w:right w:val="nil"/>
            </w:tcBorders>
            <w:vAlign w:val="center"/>
          </w:tcPr>
          <w:p w14:paraId="33D9E1FA" w14:textId="46D53D73"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64756B40" w14:textId="7590C19E"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48BF07AA" w14:textId="450824B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6395E869" w14:textId="39107EB2"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0901F451" w14:textId="2AD3625A"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2B0677AE" w14:textId="46318B6F"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2DF19C43" w14:textId="77777777" w:rsidTr="00B63810">
        <w:trPr>
          <w:trHeight w:val="288"/>
        </w:trPr>
        <w:tc>
          <w:tcPr>
            <w:tcW w:w="2415" w:type="dxa"/>
            <w:tcBorders>
              <w:top w:val="nil"/>
              <w:left w:val="nil"/>
              <w:bottom w:val="nil"/>
              <w:right w:val="nil"/>
            </w:tcBorders>
            <w:vAlign w:val="center"/>
          </w:tcPr>
          <w:p w14:paraId="376D696C"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3</w:t>
            </w:r>
          </w:p>
        </w:tc>
        <w:tc>
          <w:tcPr>
            <w:tcW w:w="1194" w:type="dxa"/>
            <w:tcBorders>
              <w:top w:val="nil"/>
              <w:left w:val="nil"/>
              <w:bottom w:val="nil"/>
              <w:right w:val="nil"/>
            </w:tcBorders>
            <w:vAlign w:val="center"/>
          </w:tcPr>
          <w:p w14:paraId="7B7223E1" w14:textId="77777777"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IIM</w:t>
            </w:r>
          </w:p>
        </w:tc>
        <w:tc>
          <w:tcPr>
            <w:tcW w:w="1590" w:type="dxa"/>
            <w:tcBorders>
              <w:top w:val="nil"/>
              <w:left w:val="nil"/>
              <w:bottom w:val="nil"/>
              <w:right w:val="nil"/>
            </w:tcBorders>
            <w:vAlign w:val="center"/>
          </w:tcPr>
          <w:p w14:paraId="64D77229" w14:textId="0908B7C9"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8437FD0" w14:textId="164D9793"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N</w:t>
            </w:r>
          </w:p>
        </w:tc>
        <w:tc>
          <w:tcPr>
            <w:tcW w:w="1573" w:type="dxa"/>
            <w:tcBorders>
              <w:top w:val="nil"/>
              <w:left w:val="nil"/>
              <w:bottom w:val="nil"/>
              <w:right w:val="nil"/>
            </w:tcBorders>
            <w:vAlign w:val="center"/>
          </w:tcPr>
          <w:p w14:paraId="108B1E24" w14:textId="04A68001"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58B82B09" w14:textId="4D60C1C2"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440FFACF" w14:textId="2DFCDD0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415A5BA" w14:textId="4FF78976"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3D8391D5" w14:textId="29DF9F69"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7B7E7A3B" w14:textId="75BF02F4"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B63810" w:rsidRPr="00FD35A8" w14:paraId="7C0E7195" w14:textId="77777777" w:rsidTr="00B63810">
        <w:trPr>
          <w:trHeight w:val="277"/>
        </w:trPr>
        <w:tc>
          <w:tcPr>
            <w:tcW w:w="2415" w:type="dxa"/>
            <w:tcBorders>
              <w:top w:val="nil"/>
              <w:left w:val="nil"/>
              <w:bottom w:val="nil"/>
              <w:right w:val="nil"/>
            </w:tcBorders>
            <w:vAlign w:val="center"/>
          </w:tcPr>
          <w:p w14:paraId="290484CB"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rPr>
              <w:t>E000100</w:t>
            </w:r>
            <w:r w:rsidRPr="00FD35A8">
              <w:rPr>
                <w:rFonts w:ascii="Times New Roman" w:eastAsia="等线" w:hAnsi="Times New Roman"/>
                <w:color w:val="auto"/>
                <w:lang w:eastAsia="zh-CN"/>
              </w:rPr>
              <w:t>4</w:t>
            </w:r>
          </w:p>
        </w:tc>
        <w:tc>
          <w:tcPr>
            <w:tcW w:w="1194" w:type="dxa"/>
            <w:tcBorders>
              <w:top w:val="nil"/>
              <w:left w:val="nil"/>
              <w:bottom w:val="nil"/>
              <w:right w:val="nil"/>
            </w:tcBorders>
            <w:vAlign w:val="center"/>
          </w:tcPr>
          <w:p w14:paraId="2D671A0B" w14:textId="77777777"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SSc</w:t>
            </w:r>
          </w:p>
        </w:tc>
        <w:tc>
          <w:tcPr>
            <w:tcW w:w="1590" w:type="dxa"/>
            <w:tcBorders>
              <w:top w:val="nil"/>
              <w:left w:val="nil"/>
              <w:bottom w:val="nil"/>
              <w:right w:val="nil"/>
            </w:tcBorders>
            <w:vAlign w:val="center"/>
          </w:tcPr>
          <w:p w14:paraId="675ED79C" w14:textId="401ADAAE"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rPr>
              <w:t>xx</w:t>
            </w:r>
            <w:r w:rsidRPr="00FD35A8">
              <w:rPr>
                <w:rFonts w:ascii="Times New Roman" w:eastAsia="等线" w:hAnsi="Times New Roman"/>
                <w:color w:val="auto"/>
                <w:lang w:eastAsia="zh-CN"/>
              </w:rPr>
              <w:t xml:space="preserve"> (unit)</w:t>
            </w:r>
          </w:p>
        </w:tc>
        <w:tc>
          <w:tcPr>
            <w:tcW w:w="1369" w:type="dxa"/>
            <w:tcBorders>
              <w:top w:val="nil"/>
              <w:left w:val="nil"/>
              <w:bottom w:val="nil"/>
              <w:right w:val="nil"/>
            </w:tcBorders>
            <w:vAlign w:val="center"/>
          </w:tcPr>
          <w:p w14:paraId="3C825DAE" w14:textId="5D1AA0CA"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N</w:t>
            </w:r>
          </w:p>
        </w:tc>
        <w:tc>
          <w:tcPr>
            <w:tcW w:w="1573" w:type="dxa"/>
            <w:tcBorders>
              <w:top w:val="nil"/>
              <w:left w:val="nil"/>
              <w:bottom w:val="nil"/>
              <w:right w:val="nil"/>
            </w:tcBorders>
            <w:vAlign w:val="center"/>
          </w:tcPr>
          <w:p w14:paraId="7050A62A" w14:textId="44528390" w:rsidR="00B63810" w:rsidRPr="00FD35A8" w:rsidRDefault="00B63810" w:rsidP="00B63810">
            <w:pPr>
              <w:widowControl/>
              <w:jc w:val="center"/>
              <w:rPr>
                <w:rFonts w:ascii="Times New Roman" w:hAnsi="Times New Roman"/>
                <w:color w:val="auto"/>
                <w:lang w:eastAsia="ja-JP"/>
              </w:rPr>
            </w:pPr>
            <w:r w:rsidRPr="00FD35A8">
              <w:rPr>
                <w:rFonts w:ascii="Times New Roman" w:eastAsia="等线" w:hAnsi="Times New Roman"/>
                <w:color w:val="auto"/>
                <w:lang w:eastAsia="zh-CN"/>
              </w:rPr>
              <w:t>xx</w:t>
            </w:r>
          </w:p>
        </w:tc>
        <w:tc>
          <w:tcPr>
            <w:tcW w:w="1016" w:type="dxa"/>
            <w:tcBorders>
              <w:top w:val="nil"/>
              <w:left w:val="nil"/>
              <w:bottom w:val="nil"/>
              <w:right w:val="nil"/>
            </w:tcBorders>
            <w:vAlign w:val="center"/>
          </w:tcPr>
          <w:p w14:paraId="7692A04D" w14:textId="13F616F5" w:rsidR="00B63810" w:rsidRPr="00FD35A8" w:rsidRDefault="00B63810" w:rsidP="00B63810">
            <w:pPr>
              <w:widowControl/>
              <w:jc w:val="center"/>
              <w:rPr>
                <w:rFonts w:ascii="Times New Roman" w:eastAsia="等线" w:hAnsi="Times New Roman"/>
                <w:color w:val="auto"/>
              </w:rPr>
            </w:pPr>
            <w:r w:rsidRPr="00FD35A8">
              <w:rPr>
                <w:rFonts w:ascii="Times New Roman" w:eastAsia="等线" w:hAnsi="Times New Roman"/>
                <w:color w:val="auto"/>
                <w:lang w:eastAsia="zh-CN"/>
              </w:rPr>
              <w:t>xx</w:t>
            </w:r>
          </w:p>
        </w:tc>
        <w:tc>
          <w:tcPr>
            <w:tcW w:w="1401" w:type="dxa"/>
            <w:tcBorders>
              <w:top w:val="nil"/>
              <w:left w:val="nil"/>
              <w:bottom w:val="nil"/>
              <w:right w:val="nil"/>
            </w:tcBorders>
            <w:vAlign w:val="center"/>
          </w:tcPr>
          <w:p w14:paraId="61037DCF" w14:textId="5D468CC1"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5DFE6569" w14:textId="3FC93516"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714" w:type="dxa"/>
            <w:tcBorders>
              <w:top w:val="nil"/>
              <w:left w:val="nil"/>
              <w:bottom w:val="nil"/>
              <w:right w:val="nil"/>
            </w:tcBorders>
            <w:vAlign w:val="center"/>
          </w:tcPr>
          <w:p w14:paraId="0385469D" w14:textId="4C0B7455" w:rsidR="00B63810" w:rsidRPr="00FD35A8" w:rsidRDefault="00B63810" w:rsidP="00B63810">
            <w:pPr>
              <w:widowControl/>
              <w:jc w:val="center"/>
              <w:rPr>
                <w:rFonts w:ascii="Times New Roman" w:hAnsi="Times New Roman"/>
                <w:color w:val="auto"/>
              </w:rPr>
            </w:pPr>
            <w:r w:rsidRPr="00FD35A8">
              <w:rPr>
                <w:rFonts w:ascii="Times New Roman" w:eastAsia="等线" w:hAnsi="Times New Roman"/>
                <w:color w:val="auto"/>
                <w:lang w:eastAsia="zh-CN"/>
              </w:rPr>
              <w:t>xx</w:t>
            </w:r>
          </w:p>
        </w:tc>
        <w:tc>
          <w:tcPr>
            <w:tcW w:w="2584" w:type="dxa"/>
            <w:tcBorders>
              <w:top w:val="nil"/>
              <w:left w:val="nil"/>
              <w:bottom w:val="nil"/>
              <w:right w:val="nil"/>
            </w:tcBorders>
            <w:vAlign w:val="center"/>
          </w:tcPr>
          <w:p w14:paraId="2AF2A3DE" w14:textId="3BE13E7B" w:rsidR="00B63810" w:rsidRPr="00FD35A8" w:rsidRDefault="00B63810" w:rsidP="00B63810">
            <w:pPr>
              <w:widowControl/>
              <w:jc w:val="center"/>
              <w:rPr>
                <w:rFonts w:ascii="Times New Roman" w:hAnsi="Times New Roman"/>
                <w:color w:val="auto"/>
                <w:lang w:eastAsia="zh-CN"/>
              </w:rPr>
            </w:pPr>
            <w:r w:rsidRPr="00FD35A8">
              <w:rPr>
                <w:rFonts w:ascii="Times New Roman" w:eastAsia="等线" w:hAnsi="Times New Roman"/>
                <w:color w:val="auto"/>
                <w:lang w:eastAsia="zh-CN"/>
              </w:rPr>
              <w:t>xx</w:t>
            </w:r>
          </w:p>
        </w:tc>
      </w:tr>
      <w:tr w:rsidR="0085571F" w:rsidRPr="00FD35A8" w14:paraId="1D6E7750" w14:textId="77777777" w:rsidTr="00B63810">
        <w:trPr>
          <w:trHeight w:val="295"/>
        </w:trPr>
        <w:tc>
          <w:tcPr>
            <w:tcW w:w="2415" w:type="dxa"/>
            <w:tcBorders>
              <w:top w:val="nil"/>
              <w:left w:val="nil"/>
              <w:bottom w:val="single" w:sz="4" w:space="0" w:color="auto"/>
              <w:right w:val="nil"/>
            </w:tcBorders>
            <w:vAlign w:val="center"/>
          </w:tcPr>
          <w:p w14:paraId="51286DC5"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194" w:type="dxa"/>
            <w:tcBorders>
              <w:top w:val="nil"/>
              <w:left w:val="nil"/>
              <w:bottom w:val="single" w:sz="4" w:space="0" w:color="auto"/>
              <w:right w:val="nil"/>
            </w:tcBorders>
            <w:vAlign w:val="center"/>
          </w:tcPr>
          <w:p w14:paraId="1707F629"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590" w:type="dxa"/>
            <w:tcBorders>
              <w:top w:val="nil"/>
              <w:left w:val="nil"/>
              <w:bottom w:val="single" w:sz="4" w:space="0" w:color="auto"/>
              <w:right w:val="nil"/>
            </w:tcBorders>
            <w:vAlign w:val="center"/>
          </w:tcPr>
          <w:p w14:paraId="277B4356"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369" w:type="dxa"/>
            <w:tcBorders>
              <w:top w:val="nil"/>
              <w:left w:val="nil"/>
              <w:bottom w:val="single" w:sz="4" w:space="0" w:color="auto"/>
              <w:right w:val="nil"/>
            </w:tcBorders>
            <w:vAlign w:val="center"/>
          </w:tcPr>
          <w:p w14:paraId="3ED2F5D0" w14:textId="77193AF0" w:rsidR="0085571F" w:rsidRPr="00FD35A8" w:rsidRDefault="0085571F" w:rsidP="006921A2">
            <w:pPr>
              <w:widowControl/>
              <w:spacing w:line="276" w:lineRule="auto"/>
              <w:jc w:val="center"/>
              <w:rPr>
                <w:rFonts w:ascii="Times New Roman" w:eastAsia="Times New Roman" w:hAnsi="Times New Roman"/>
                <w:lang w:eastAsia="ja-JP"/>
              </w:rPr>
            </w:pPr>
          </w:p>
        </w:tc>
        <w:tc>
          <w:tcPr>
            <w:tcW w:w="1573" w:type="dxa"/>
            <w:tcBorders>
              <w:top w:val="nil"/>
              <w:left w:val="nil"/>
              <w:bottom w:val="single" w:sz="4" w:space="0" w:color="auto"/>
              <w:right w:val="nil"/>
            </w:tcBorders>
            <w:vAlign w:val="center"/>
          </w:tcPr>
          <w:p w14:paraId="3E2CEF8D"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016" w:type="dxa"/>
            <w:vAlign w:val="center"/>
          </w:tcPr>
          <w:p w14:paraId="73E410A7"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1401" w:type="dxa"/>
            <w:tcBorders>
              <w:top w:val="nil"/>
              <w:left w:val="nil"/>
              <w:bottom w:val="single" w:sz="4" w:space="0" w:color="auto"/>
              <w:right w:val="nil"/>
            </w:tcBorders>
            <w:vAlign w:val="center"/>
          </w:tcPr>
          <w:p w14:paraId="5CEEB688" w14:textId="591E20FB" w:rsidR="0085571F" w:rsidRPr="00FD35A8" w:rsidRDefault="0085571F" w:rsidP="006921A2">
            <w:pPr>
              <w:widowControl/>
              <w:spacing w:line="276" w:lineRule="auto"/>
              <w:jc w:val="center"/>
              <w:rPr>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CDD7618"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670845C4" w14:textId="77777777" w:rsidR="0085571F" w:rsidRPr="00FD35A8" w:rsidRDefault="0085571F" w:rsidP="006921A2">
            <w:pPr>
              <w:widowControl/>
              <w:spacing w:line="276" w:lineRule="auto"/>
              <w:jc w:val="center"/>
              <w:rPr>
                <w:rFonts w:ascii="Times New Roman" w:eastAsia="Times New Roman" w:hAnsi="Times New Roman"/>
                <w:lang w:eastAsia="ja-JP"/>
              </w:rPr>
            </w:pPr>
          </w:p>
        </w:tc>
        <w:tc>
          <w:tcPr>
            <w:tcW w:w="2584" w:type="dxa"/>
            <w:tcBorders>
              <w:top w:val="nil"/>
              <w:left w:val="nil"/>
              <w:bottom w:val="single" w:sz="4" w:space="0" w:color="auto"/>
              <w:right w:val="nil"/>
            </w:tcBorders>
            <w:vAlign w:val="center"/>
          </w:tcPr>
          <w:p w14:paraId="4369623E" w14:textId="77777777" w:rsidR="0085571F" w:rsidRPr="00FD35A8" w:rsidRDefault="0085571F" w:rsidP="006921A2">
            <w:pPr>
              <w:widowControl/>
              <w:spacing w:line="276" w:lineRule="auto"/>
              <w:jc w:val="center"/>
              <w:rPr>
                <w:rFonts w:ascii="Times New Roman" w:eastAsia="Times New Roman" w:hAnsi="Times New Roman"/>
                <w:lang w:eastAsia="ja-JP"/>
              </w:rPr>
            </w:pPr>
          </w:p>
        </w:tc>
      </w:tr>
    </w:tbl>
    <w:p w14:paraId="0FB5FFF9" w14:textId="77777777" w:rsidR="00D347AA" w:rsidRPr="00FD35A8" w:rsidRDefault="00D347AA" w:rsidP="00D347AA">
      <w:pPr>
        <w:rPr>
          <w:rFonts w:ascii="Times New Roman" w:hAnsi="Times New Roman" w:cs="Times New Roman"/>
          <w:szCs w:val="20"/>
        </w:rPr>
      </w:pPr>
      <w:r w:rsidRPr="00FD35A8">
        <w:rPr>
          <w:rFonts w:ascii="Times New Roman" w:hAnsi="Times New Roman" w:cs="Times New Roman"/>
          <w:szCs w:val="20"/>
        </w:rPr>
        <w:t>Safety set (SS): All subjects who have received CAR-T cell infusion and have at least one safety evaluation result. The SS will be used for safety analysis.</w:t>
      </w:r>
    </w:p>
    <w:p w14:paraId="3F089E3B" w14:textId="64BDF4F1" w:rsidR="000369CB" w:rsidRPr="00FD35A8" w:rsidRDefault="000369CB" w:rsidP="00D347AA">
      <w:pPr>
        <w:rPr>
          <w:rFonts w:ascii="Times New Roman" w:hAnsi="Times New Roman" w:cs="Times New Roman"/>
          <w:szCs w:val="20"/>
        </w:rPr>
      </w:pPr>
      <w:r w:rsidRPr="00FD35A8">
        <w:rPr>
          <w:rFonts w:ascii="Times New Roman" w:hAnsi="Times New Roman" w:cs="Times New Roman"/>
          <w:szCs w:val="20"/>
        </w:rPr>
        <w:t xml:space="preserve">*Abnormal </w:t>
      </w:r>
      <w:r w:rsidR="00E13208" w:rsidRPr="00FD35A8">
        <w:rPr>
          <w:rFonts w:ascii="Times New Roman" w:hAnsi="Times New Roman" w:cs="Times New Roman"/>
          <w:szCs w:val="20"/>
        </w:rPr>
        <w:t>lab test.</w:t>
      </w:r>
    </w:p>
    <w:p w14:paraId="53EAD0EF" w14:textId="77777777" w:rsidR="00C06EDB" w:rsidRPr="00FD35A8" w:rsidDel="00F71C0F" w:rsidRDefault="00C06EDB" w:rsidP="00C06EDB">
      <w:pPr>
        <w:rPr>
          <w:del w:id="2288" w:author="Yali Chen" w:date="2025-12-29T16:11:00Z" w16du:dateUtc="2025-12-29T08:11:00Z"/>
          <w:rFonts w:ascii="Times New Roman" w:hAnsi="Times New Roman" w:cs="Times New Roman"/>
          <w:szCs w:val="20"/>
        </w:rPr>
      </w:pPr>
      <w:r w:rsidRPr="00FD35A8">
        <w:rPr>
          <w:rFonts w:ascii="Times New Roman" w:hAnsi="Times New Roman" w:cs="Times New Roman"/>
          <w:szCs w:val="20"/>
        </w:rPr>
        <w:t>IIM: Idiopathic Inflammatory Myopathies, SSc: Systemic Sclerosis</w:t>
      </w:r>
    </w:p>
    <w:p w14:paraId="24CC7D2C" w14:textId="77777777" w:rsidR="00C06EDB" w:rsidRPr="00FD35A8" w:rsidRDefault="00C06EDB" w:rsidP="00D347AA">
      <w:pPr>
        <w:rPr>
          <w:rFonts w:ascii="Times New Roman" w:hAnsi="Times New Roman" w:cs="Times New Roman"/>
          <w:szCs w:val="20"/>
        </w:rPr>
      </w:pPr>
    </w:p>
    <w:p w14:paraId="5F887082" w14:textId="77777777" w:rsidR="00F71C0F" w:rsidRDefault="00F71C0F" w:rsidP="00D347AA">
      <w:pPr>
        <w:rPr>
          <w:ins w:id="2289" w:author="Yali Chen" w:date="2025-12-29T16:11:00Z" w16du:dateUtc="2025-12-29T08:11:00Z"/>
          <w:rFonts w:ascii="Times New Roman" w:hAnsi="Times New Roman" w:cs="Times New Roman"/>
          <w:i/>
          <w:iCs/>
          <w:szCs w:val="20"/>
        </w:rPr>
      </w:pPr>
    </w:p>
    <w:p w14:paraId="7BE77285" w14:textId="7D848252" w:rsidR="000C7422" w:rsidRPr="00FD35A8" w:rsidRDefault="000C7422" w:rsidP="00D347AA">
      <w:pPr>
        <w:rPr>
          <w:rFonts w:ascii="Times New Roman" w:hAnsi="Times New Roman" w:cs="Times New Roman"/>
          <w:i/>
          <w:iCs/>
          <w:szCs w:val="20"/>
        </w:rPr>
      </w:pPr>
      <w:r w:rsidRPr="00FD35A8">
        <w:rPr>
          <w:rFonts w:ascii="Times New Roman" w:hAnsi="Times New Roman" w:cs="Times New Roman"/>
          <w:i/>
          <w:iCs/>
          <w:szCs w:val="20"/>
        </w:rPr>
        <w:t>Programming note:</w:t>
      </w:r>
    </w:p>
    <w:p w14:paraId="4086205E" w14:textId="77777777" w:rsidR="0065054D" w:rsidRPr="00FD35A8" w:rsidRDefault="00215142" w:rsidP="00D347AA">
      <w:pPr>
        <w:rPr>
          <w:rFonts w:ascii="Times New Roman" w:hAnsi="Times New Roman" w:cs="Times New Roman"/>
          <w:i/>
          <w:iCs/>
          <w:szCs w:val="20"/>
        </w:rPr>
      </w:pPr>
      <w:r w:rsidRPr="00FD35A8">
        <w:rPr>
          <w:rFonts w:ascii="Times New Roman" w:hAnsi="Times New Roman" w:cs="Times New Roman"/>
          <w:i/>
          <w:iCs/>
          <w:szCs w:val="20"/>
        </w:rPr>
        <w:t xml:space="preserve">Parameter: </w:t>
      </w:r>
    </w:p>
    <w:p w14:paraId="7C09036D" w14:textId="38B9E68C" w:rsidR="00AA60C9" w:rsidRDefault="00505649" w:rsidP="00D347AA">
      <w:pPr>
        <w:rPr>
          <w:ins w:id="2290" w:author="Yali Chen" w:date="2025-12-29T16:10:00Z" w16du:dateUtc="2025-12-29T08:10:00Z"/>
          <w:rFonts w:ascii="Times New Roman" w:hAnsi="Times New Roman" w:cs="Times New Roman"/>
          <w:i/>
          <w:iCs/>
          <w:szCs w:val="20"/>
        </w:rPr>
      </w:pPr>
      <w:commentRangeStart w:id="2291"/>
      <w:commentRangeStart w:id="2292"/>
      <w:commentRangeStart w:id="2293"/>
      <w:commentRangeStart w:id="2294"/>
      <w:commentRangeStart w:id="2295"/>
      <w:r w:rsidRPr="00FD35A8">
        <w:rPr>
          <w:rFonts w:ascii="Times New Roman" w:hAnsi="Times New Roman" w:cs="Times New Roman"/>
          <w:i/>
          <w:iCs/>
          <w:szCs w:val="20"/>
        </w:rPr>
        <w:t>Hematology:</w:t>
      </w:r>
      <w:r w:rsidR="00825C00" w:rsidRPr="00FD35A8">
        <w:rPr>
          <w:rFonts w:ascii="Times New Roman" w:hAnsi="Times New Roman" w:cs="Times New Roman"/>
          <w:i/>
          <w:iCs/>
          <w:szCs w:val="20"/>
        </w:rPr>
        <w:t xml:space="preserve"> </w:t>
      </w:r>
      <w:r w:rsidR="00215142" w:rsidRPr="00FD35A8">
        <w:rPr>
          <w:rFonts w:ascii="Times New Roman" w:hAnsi="Times New Roman" w:cs="Times New Roman"/>
          <w:i/>
          <w:iCs/>
          <w:szCs w:val="20"/>
        </w:rPr>
        <w:t>W</w:t>
      </w:r>
      <w:r w:rsidR="00EF58EF" w:rsidRPr="00FD35A8">
        <w:rPr>
          <w:rFonts w:ascii="Times New Roman" w:hAnsi="Times New Roman" w:cs="Times New Roman"/>
          <w:i/>
          <w:iCs/>
          <w:szCs w:val="20"/>
        </w:rPr>
        <w:t>hite blood cel</w:t>
      </w:r>
      <w:r w:rsidRPr="00FD35A8">
        <w:rPr>
          <w:rFonts w:ascii="Times New Roman" w:hAnsi="Times New Roman" w:cs="Times New Roman"/>
          <w:i/>
          <w:iCs/>
          <w:szCs w:val="20"/>
        </w:rPr>
        <w:t xml:space="preserve"> count</w:t>
      </w:r>
      <w:r w:rsidR="00EF58EF" w:rsidRPr="00FD35A8">
        <w:rPr>
          <w:rFonts w:ascii="Times New Roman" w:hAnsi="Times New Roman" w:cs="Times New Roman"/>
          <w:i/>
          <w:iCs/>
          <w:szCs w:val="20"/>
        </w:rPr>
        <w:t>,</w:t>
      </w:r>
      <w:r w:rsidR="003B315B" w:rsidRPr="00FD35A8">
        <w:rPr>
          <w:rFonts w:ascii="Times New Roman" w:hAnsi="Times New Roman" w:cs="Times New Roman"/>
          <w:i/>
          <w:iCs/>
          <w:szCs w:val="20"/>
        </w:rPr>
        <w:t xml:space="preserve"> </w:t>
      </w:r>
      <w:r w:rsidR="00215142" w:rsidRPr="00FD35A8">
        <w:rPr>
          <w:rFonts w:ascii="Times New Roman" w:hAnsi="Times New Roman" w:cs="Times New Roman"/>
          <w:i/>
          <w:iCs/>
          <w:szCs w:val="20"/>
        </w:rPr>
        <w:t>R</w:t>
      </w:r>
      <w:r w:rsidR="00EF58EF" w:rsidRPr="00FD35A8">
        <w:rPr>
          <w:rFonts w:ascii="Times New Roman" w:hAnsi="Times New Roman" w:cs="Times New Roman"/>
          <w:i/>
          <w:iCs/>
          <w:szCs w:val="20"/>
        </w:rPr>
        <w:t>ed blood cell</w:t>
      </w:r>
      <w:r w:rsidR="00AA60C9" w:rsidRPr="00FD35A8">
        <w:rPr>
          <w:rFonts w:ascii="Times New Roman" w:hAnsi="Times New Roman" w:cs="Times New Roman"/>
          <w:i/>
          <w:iCs/>
          <w:szCs w:val="20"/>
        </w:rPr>
        <w:t xml:space="preserve"> count</w:t>
      </w:r>
      <w:r w:rsidR="003B315B" w:rsidRPr="00FD35A8">
        <w:rPr>
          <w:rFonts w:ascii="Times New Roman" w:hAnsi="Times New Roman" w:cs="Times New Roman"/>
          <w:i/>
          <w:iCs/>
          <w:szCs w:val="20"/>
        </w:rPr>
        <w:t xml:space="preserve">, </w:t>
      </w:r>
      <w:r w:rsidR="00EF58EF" w:rsidRPr="00FD35A8">
        <w:rPr>
          <w:rFonts w:ascii="Times New Roman" w:hAnsi="Times New Roman" w:cs="Times New Roman"/>
          <w:i/>
          <w:iCs/>
          <w:szCs w:val="20"/>
        </w:rPr>
        <w:t>Hemoglobulin</w:t>
      </w:r>
      <w:r w:rsidRPr="00FD35A8">
        <w:rPr>
          <w:rFonts w:ascii="Times New Roman" w:hAnsi="Times New Roman" w:cs="Times New Roman"/>
          <w:i/>
          <w:iCs/>
          <w:szCs w:val="20"/>
        </w:rPr>
        <w:t xml:space="preserve"> </w:t>
      </w:r>
      <w:r w:rsidR="00A5435E" w:rsidRPr="00FD35A8">
        <w:rPr>
          <w:rFonts w:ascii="Times New Roman" w:hAnsi="Times New Roman" w:cs="Times New Roman"/>
          <w:i/>
          <w:iCs/>
          <w:szCs w:val="20"/>
        </w:rPr>
        <w:t>content</w:t>
      </w:r>
      <w:r w:rsidR="003B315B" w:rsidRPr="00FD35A8">
        <w:rPr>
          <w:rFonts w:ascii="Times New Roman" w:hAnsi="Times New Roman" w:cs="Times New Roman"/>
          <w:i/>
          <w:iCs/>
          <w:szCs w:val="20"/>
        </w:rPr>
        <w:t xml:space="preserve">, </w:t>
      </w:r>
      <w:r w:rsidR="00AA60C9" w:rsidRPr="00FD35A8">
        <w:rPr>
          <w:rFonts w:ascii="Times New Roman" w:hAnsi="Times New Roman" w:cs="Times New Roman"/>
          <w:i/>
          <w:iCs/>
          <w:szCs w:val="20"/>
        </w:rPr>
        <w:t>platelet count</w:t>
      </w:r>
      <w:r w:rsidR="003B315B" w:rsidRPr="00FD35A8">
        <w:rPr>
          <w:rFonts w:ascii="Times New Roman" w:hAnsi="Times New Roman" w:cs="Times New Roman"/>
          <w:i/>
          <w:iCs/>
          <w:szCs w:val="20"/>
        </w:rPr>
        <w:t>,</w:t>
      </w:r>
      <w:commentRangeStart w:id="2296"/>
      <w:commentRangeStart w:id="2297"/>
      <w:r w:rsidR="003B315B" w:rsidRPr="00FD35A8">
        <w:rPr>
          <w:rFonts w:ascii="Times New Roman" w:hAnsi="Times New Roman" w:cs="Times New Roman"/>
          <w:i/>
          <w:iCs/>
          <w:szCs w:val="20"/>
        </w:rPr>
        <w:t xml:space="preserve"> Neutrophil</w:t>
      </w:r>
      <w:r w:rsidR="00AA60C9" w:rsidRPr="00FD35A8">
        <w:rPr>
          <w:rFonts w:ascii="Times New Roman" w:hAnsi="Times New Roman" w:cs="Times New Roman"/>
          <w:i/>
          <w:iCs/>
          <w:szCs w:val="20"/>
        </w:rPr>
        <w:t xml:space="preserve"> count</w:t>
      </w:r>
      <w:r w:rsidR="00EF58EF" w:rsidRPr="00FD35A8">
        <w:rPr>
          <w:rFonts w:ascii="Times New Roman" w:hAnsi="Times New Roman" w:cs="Times New Roman"/>
          <w:i/>
          <w:iCs/>
          <w:szCs w:val="20"/>
        </w:rPr>
        <w:t>,</w:t>
      </w:r>
      <w:commentRangeEnd w:id="2296"/>
      <w:r w:rsidR="00AB3A57" w:rsidRPr="00FD35A8">
        <w:rPr>
          <w:rStyle w:val="CommentReference"/>
          <w:rFonts w:ascii="Times New Roman" w:hAnsi="Times New Roman" w:cs="Times New Roman"/>
          <w:i/>
          <w:iCs/>
          <w:sz w:val="20"/>
          <w:szCs w:val="20"/>
        </w:rPr>
        <w:commentReference w:id="2296"/>
      </w:r>
      <w:commentRangeEnd w:id="2297"/>
      <w:r w:rsidR="00885036" w:rsidRPr="00FD35A8">
        <w:rPr>
          <w:rStyle w:val="CommentReference"/>
          <w:rFonts w:ascii="Times New Roman" w:hAnsi="Times New Roman" w:cs="Times New Roman"/>
          <w:i/>
          <w:iCs/>
          <w:sz w:val="20"/>
          <w:szCs w:val="20"/>
        </w:rPr>
        <w:commentReference w:id="2297"/>
      </w:r>
      <w:r w:rsidR="00EF58EF" w:rsidRPr="00FD35A8">
        <w:rPr>
          <w:rFonts w:ascii="Times New Roman" w:hAnsi="Times New Roman" w:cs="Times New Roman"/>
          <w:i/>
          <w:iCs/>
          <w:szCs w:val="20"/>
        </w:rPr>
        <w:t xml:space="preserve"> </w:t>
      </w:r>
      <w:r w:rsidR="003B315B" w:rsidRPr="00FD35A8">
        <w:rPr>
          <w:rFonts w:ascii="Times New Roman" w:hAnsi="Times New Roman" w:cs="Times New Roman"/>
          <w:i/>
          <w:iCs/>
          <w:szCs w:val="20"/>
        </w:rPr>
        <w:t>Lymphocyte</w:t>
      </w:r>
      <w:r w:rsidR="00AA60C9" w:rsidRPr="00FD35A8">
        <w:rPr>
          <w:rFonts w:ascii="Times New Roman" w:hAnsi="Times New Roman" w:cs="Times New Roman"/>
          <w:i/>
          <w:iCs/>
          <w:szCs w:val="20"/>
        </w:rPr>
        <w:t xml:space="preserve"> count</w:t>
      </w:r>
    </w:p>
    <w:p w14:paraId="01A63990" w14:textId="3ED26C18" w:rsidR="00174DBA" w:rsidRDefault="00174DBA" w:rsidP="00D347AA">
      <w:pPr>
        <w:rPr>
          <w:ins w:id="2298" w:author="Yali Chen" w:date="2025-12-29T16:11:00Z" w16du:dateUtc="2025-12-29T08:11:00Z"/>
          <w:rFonts w:ascii="Times New Roman" w:hAnsi="Times New Roman" w:cs="Times New Roman"/>
          <w:i/>
          <w:iCs/>
          <w:szCs w:val="20"/>
        </w:rPr>
      </w:pPr>
      <w:ins w:id="2299" w:author="Yali Chen" w:date="2025-12-29T16:10:00Z" w16du:dateUtc="2025-12-29T08:10:00Z">
        <w:r w:rsidRPr="00174DBA">
          <w:rPr>
            <w:rFonts w:ascii="Times New Roman" w:hAnsi="Times New Roman" w:cs="Times New Roman"/>
            <w:i/>
            <w:iCs/>
            <w:noProof/>
            <w:szCs w:val="20"/>
          </w:rPr>
          <w:drawing>
            <wp:inline distT="0" distB="0" distL="0" distR="0" wp14:anchorId="2989BA66" wp14:editId="23C0A131">
              <wp:extent cx="3820058" cy="466790"/>
              <wp:effectExtent l="0" t="0" r="9525" b="9525"/>
              <wp:docPr id="833551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1393" name=""/>
                      <pic:cNvPicPr/>
                    </pic:nvPicPr>
                    <pic:blipFill>
                      <a:blip r:embed="rId21"/>
                      <a:stretch>
                        <a:fillRect/>
                      </a:stretch>
                    </pic:blipFill>
                    <pic:spPr>
                      <a:xfrm>
                        <a:off x="0" y="0"/>
                        <a:ext cx="3820058" cy="466790"/>
                      </a:xfrm>
                      <a:prstGeom prst="rect">
                        <a:avLst/>
                      </a:prstGeom>
                    </pic:spPr>
                  </pic:pic>
                </a:graphicData>
              </a:graphic>
            </wp:inline>
          </w:drawing>
        </w:r>
      </w:ins>
    </w:p>
    <w:p w14:paraId="30191B55" w14:textId="61FF5D80" w:rsidR="00F71C0F" w:rsidRDefault="00244DDD" w:rsidP="00D347AA">
      <w:pPr>
        <w:rPr>
          <w:ins w:id="2300" w:author="Yali Chen" w:date="2025-12-29T16:12:00Z" w16du:dateUtc="2025-12-29T08:12:00Z"/>
          <w:rFonts w:ascii="Times New Roman" w:hAnsi="Times New Roman" w:cs="Times New Roman"/>
          <w:i/>
          <w:iCs/>
          <w:szCs w:val="20"/>
        </w:rPr>
      </w:pPr>
      <w:ins w:id="2301" w:author="Yali Chen" w:date="2025-12-29T16:11:00Z" w16du:dateUtc="2025-12-29T08:11:00Z">
        <w:r w:rsidRPr="00244DDD">
          <w:rPr>
            <w:rFonts w:ascii="Times New Roman" w:hAnsi="Times New Roman" w:cs="Times New Roman"/>
            <w:i/>
            <w:iCs/>
            <w:noProof/>
            <w:szCs w:val="20"/>
          </w:rPr>
          <w:lastRenderedPageBreak/>
          <w:drawing>
            <wp:inline distT="0" distB="0" distL="0" distR="0" wp14:anchorId="1CB2F41C" wp14:editId="1E17AD82">
              <wp:extent cx="3972479" cy="1829055"/>
              <wp:effectExtent l="0" t="0" r="9525" b="0"/>
              <wp:docPr id="162282464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24640" name="图片 1" descr="表格&#10;&#10;AI 生成的内容可能不正确。"/>
                      <pic:cNvPicPr/>
                    </pic:nvPicPr>
                    <pic:blipFill>
                      <a:blip r:embed="rId22"/>
                      <a:stretch>
                        <a:fillRect/>
                      </a:stretch>
                    </pic:blipFill>
                    <pic:spPr>
                      <a:xfrm>
                        <a:off x="0" y="0"/>
                        <a:ext cx="3972479" cy="1829055"/>
                      </a:xfrm>
                      <a:prstGeom prst="rect">
                        <a:avLst/>
                      </a:prstGeom>
                    </pic:spPr>
                  </pic:pic>
                </a:graphicData>
              </a:graphic>
            </wp:inline>
          </w:drawing>
        </w:r>
      </w:ins>
    </w:p>
    <w:p w14:paraId="3512CC81" w14:textId="0B9C0C59" w:rsidR="00244DDD" w:rsidRDefault="00244DDD" w:rsidP="00D347AA">
      <w:pPr>
        <w:rPr>
          <w:ins w:id="2302" w:author="Yali Chen" w:date="2025-12-29T16:12:00Z" w16du:dateUtc="2025-12-29T08:12:00Z"/>
          <w:rFonts w:ascii="Times New Roman" w:hAnsi="Times New Roman" w:cs="Times New Roman"/>
          <w:i/>
          <w:iCs/>
          <w:szCs w:val="20"/>
        </w:rPr>
      </w:pPr>
      <w:ins w:id="2303" w:author="Yali Chen" w:date="2025-12-29T16:12:00Z" w16du:dateUtc="2025-12-29T08:12:00Z">
        <w:r w:rsidRPr="00244DDD">
          <w:rPr>
            <w:rFonts w:ascii="Times New Roman" w:hAnsi="Times New Roman" w:cs="Times New Roman"/>
            <w:i/>
            <w:iCs/>
            <w:noProof/>
            <w:szCs w:val="20"/>
          </w:rPr>
          <w:drawing>
            <wp:inline distT="0" distB="0" distL="0" distR="0" wp14:anchorId="7C926FEB" wp14:editId="408006EC">
              <wp:extent cx="3924848" cy="1143160"/>
              <wp:effectExtent l="0" t="0" r="0" b="0"/>
              <wp:docPr id="193425512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55123" name="图片 1" descr="表格&#10;&#10;AI 生成的内容可能不正确。"/>
                      <pic:cNvPicPr/>
                    </pic:nvPicPr>
                    <pic:blipFill>
                      <a:blip r:embed="rId23"/>
                      <a:stretch>
                        <a:fillRect/>
                      </a:stretch>
                    </pic:blipFill>
                    <pic:spPr>
                      <a:xfrm>
                        <a:off x="0" y="0"/>
                        <a:ext cx="3924848" cy="1143160"/>
                      </a:xfrm>
                      <a:prstGeom prst="rect">
                        <a:avLst/>
                      </a:prstGeom>
                    </pic:spPr>
                  </pic:pic>
                </a:graphicData>
              </a:graphic>
            </wp:inline>
          </w:drawing>
        </w:r>
      </w:ins>
    </w:p>
    <w:p w14:paraId="26B691F1" w14:textId="17B1AF57" w:rsidR="00244DDD" w:rsidRDefault="00244DDD" w:rsidP="00D347AA">
      <w:pPr>
        <w:rPr>
          <w:ins w:id="2304" w:author="Yali Chen" w:date="2025-12-29T16:00:00Z" w16du:dateUtc="2025-12-29T08:00:00Z"/>
          <w:rFonts w:ascii="Times New Roman" w:hAnsi="Times New Roman" w:cs="Times New Roman"/>
          <w:i/>
          <w:iCs/>
          <w:szCs w:val="20"/>
        </w:rPr>
      </w:pPr>
      <w:ins w:id="2305" w:author="Yali Chen" w:date="2025-12-29T16:12:00Z" w16du:dateUtc="2025-12-29T08:12:00Z">
        <w:r w:rsidRPr="00244DDD">
          <w:rPr>
            <w:rFonts w:ascii="Times New Roman" w:hAnsi="Times New Roman" w:cs="Times New Roman"/>
            <w:i/>
            <w:iCs/>
            <w:noProof/>
            <w:szCs w:val="20"/>
          </w:rPr>
          <w:drawing>
            <wp:inline distT="0" distB="0" distL="0" distR="0" wp14:anchorId="16A06690" wp14:editId="218476CA">
              <wp:extent cx="3829584" cy="666843"/>
              <wp:effectExtent l="0" t="0" r="0" b="0"/>
              <wp:docPr id="86957917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79176" name="图片 1" descr="文本&#10;&#10;AI 生成的内容可能不正确。"/>
                      <pic:cNvPicPr/>
                    </pic:nvPicPr>
                    <pic:blipFill>
                      <a:blip r:embed="rId24"/>
                      <a:stretch>
                        <a:fillRect/>
                      </a:stretch>
                    </pic:blipFill>
                    <pic:spPr>
                      <a:xfrm>
                        <a:off x="0" y="0"/>
                        <a:ext cx="3829584" cy="666843"/>
                      </a:xfrm>
                      <a:prstGeom prst="rect">
                        <a:avLst/>
                      </a:prstGeom>
                    </pic:spPr>
                  </pic:pic>
                </a:graphicData>
              </a:graphic>
            </wp:inline>
          </w:drawing>
        </w:r>
      </w:ins>
    </w:p>
    <w:p w14:paraId="78A7A37B" w14:textId="58A50875" w:rsidR="00DC4374" w:rsidDel="00950469" w:rsidRDefault="00DC4374" w:rsidP="00D347AA">
      <w:pPr>
        <w:rPr>
          <w:del w:id="2306" w:author="Yali Chen" w:date="2025-12-29T16:10:00Z" w16du:dateUtc="2025-12-29T08:10:00Z"/>
          <w:rFonts w:ascii="Times New Roman" w:hAnsi="Times New Roman" w:cs="Times New Roman"/>
          <w:i/>
          <w:iCs/>
          <w:szCs w:val="20"/>
        </w:rPr>
      </w:pPr>
    </w:p>
    <w:p w14:paraId="55DC3DFA" w14:textId="77777777" w:rsidR="00950469" w:rsidRPr="00FD35A8" w:rsidRDefault="00950469" w:rsidP="00D347AA">
      <w:pPr>
        <w:rPr>
          <w:ins w:id="2307" w:author="Yali Chen" w:date="2025-12-29T16:13:00Z" w16du:dateUtc="2025-12-29T08:13:00Z"/>
          <w:rFonts w:ascii="Times New Roman" w:hAnsi="Times New Roman" w:cs="Times New Roman"/>
          <w:i/>
          <w:iCs/>
          <w:szCs w:val="20"/>
        </w:rPr>
      </w:pPr>
    </w:p>
    <w:p w14:paraId="34AB5487" w14:textId="23DF6F25" w:rsidR="00825C00" w:rsidRDefault="00825C00" w:rsidP="00D347AA">
      <w:pPr>
        <w:rPr>
          <w:ins w:id="2308" w:author="Yali Chen" w:date="2025-12-29T16:12:00Z" w16du:dateUtc="2025-12-29T08:12:00Z"/>
          <w:rFonts w:ascii="Times New Roman" w:hAnsi="Times New Roman" w:cs="Times New Roman"/>
          <w:i/>
          <w:iCs/>
          <w:szCs w:val="20"/>
        </w:rPr>
      </w:pPr>
      <w:r w:rsidRPr="00FD35A8">
        <w:rPr>
          <w:rFonts w:ascii="Times New Roman" w:hAnsi="Times New Roman" w:cs="Times New Roman"/>
          <w:i/>
          <w:iCs/>
          <w:szCs w:val="20"/>
        </w:rPr>
        <w:t xml:space="preserve">Coagulation function: </w:t>
      </w:r>
      <w:r w:rsidR="00AA60C9" w:rsidRPr="00FD35A8">
        <w:rPr>
          <w:rFonts w:ascii="Times New Roman" w:hAnsi="Times New Roman" w:cs="Times New Roman"/>
          <w:i/>
          <w:iCs/>
          <w:szCs w:val="20"/>
        </w:rPr>
        <w:t>D-dimer</w:t>
      </w:r>
      <w:r w:rsidR="00311102" w:rsidRPr="00FD35A8">
        <w:rPr>
          <w:rFonts w:ascii="Times New Roman" w:hAnsi="Times New Roman" w:cs="Times New Roman"/>
          <w:i/>
          <w:iCs/>
          <w:szCs w:val="20"/>
        </w:rPr>
        <w:t>, fibrinogen</w:t>
      </w:r>
    </w:p>
    <w:p w14:paraId="427E3133" w14:textId="4E123B55" w:rsidR="00244DDD" w:rsidRDefault="00950469" w:rsidP="00D347AA">
      <w:pPr>
        <w:rPr>
          <w:ins w:id="2309" w:author="Yali Chen" w:date="2025-12-29T16:13:00Z" w16du:dateUtc="2025-12-29T08:13:00Z"/>
          <w:rFonts w:ascii="Times New Roman" w:hAnsi="Times New Roman" w:cs="Times New Roman"/>
          <w:i/>
          <w:iCs/>
          <w:szCs w:val="20"/>
        </w:rPr>
      </w:pPr>
      <w:ins w:id="2310" w:author="Yali Chen" w:date="2025-12-29T16:13:00Z" w16du:dateUtc="2025-12-29T08:13:00Z">
        <w:r w:rsidRPr="00950469">
          <w:rPr>
            <w:rFonts w:ascii="Times New Roman" w:hAnsi="Times New Roman" w:cs="Times New Roman"/>
            <w:i/>
            <w:iCs/>
            <w:noProof/>
            <w:szCs w:val="20"/>
          </w:rPr>
          <w:drawing>
            <wp:inline distT="0" distB="0" distL="0" distR="0" wp14:anchorId="2C7B0160" wp14:editId="05F07D05">
              <wp:extent cx="3829584" cy="457264"/>
              <wp:effectExtent l="0" t="0" r="0" b="0"/>
              <wp:docPr id="1480296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6606" name=""/>
                      <pic:cNvPicPr/>
                    </pic:nvPicPr>
                    <pic:blipFill>
                      <a:blip r:embed="rId25"/>
                      <a:stretch>
                        <a:fillRect/>
                      </a:stretch>
                    </pic:blipFill>
                    <pic:spPr>
                      <a:xfrm>
                        <a:off x="0" y="0"/>
                        <a:ext cx="3829584" cy="457264"/>
                      </a:xfrm>
                      <a:prstGeom prst="rect">
                        <a:avLst/>
                      </a:prstGeom>
                    </pic:spPr>
                  </pic:pic>
                </a:graphicData>
              </a:graphic>
            </wp:inline>
          </w:drawing>
        </w:r>
      </w:ins>
    </w:p>
    <w:p w14:paraId="402C6BC1" w14:textId="668C3A82" w:rsidR="007A19D8" w:rsidRPr="00FD35A8" w:rsidRDefault="007A19D8" w:rsidP="00D347AA">
      <w:pPr>
        <w:rPr>
          <w:rFonts w:ascii="Times New Roman" w:hAnsi="Times New Roman" w:cs="Times New Roman"/>
          <w:i/>
          <w:iCs/>
          <w:szCs w:val="20"/>
        </w:rPr>
      </w:pPr>
      <w:ins w:id="2311" w:author="Yali Chen" w:date="2025-12-29T16:13:00Z" w16du:dateUtc="2025-12-29T08:13:00Z">
        <w:r w:rsidRPr="007A19D8">
          <w:rPr>
            <w:rFonts w:ascii="Times New Roman" w:hAnsi="Times New Roman" w:cs="Times New Roman"/>
            <w:i/>
            <w:iCs/>
            <w:noProof/>
            <w:szCs w:val="20"/>
          </w:rPr>
          <w:lastRenderedPageBreak/>
          <w:drawing>
            <wp:inline distT="0" distB="0" distL="0" distR="0" wp14:anchorId="2CAD88B6" wp14:editId="5D84B19D">
              <wp:extent cx="3839111" cy="971686"/>
              <wp:effectExtent l="0" t="0" r="0" b="0"/>
              <wp:docPr id="30527434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74342" name="图片 1" descr="表格&#10;&#10;AI 生成的内容可能不正确。"/>
                      <pic:cNvPicPr/>
                    </pic:nvPicPr>
                    <pic:blipFill>
                      <a:blip r:embed="rId26"/>
                      <a:stretch>
                        <a:fillRect/>
                      </a:stretch>
                    </pic:blipFill>
                    <pic:spPr>
                      <a:xfrm>
                        <a:off x="0" y="0"/>
                        <a:ext cx="3839111" cy="971686"/>
                      </a:xfrm>
                      <a:prstGeom prst="rect">
                        <a:avLst/>
                      </a:prstGeom>
                    </pic:spPr>
                  </pic:pic>
                </a:graphicData>
              </a:graphic>
            </wp:inline>
          </w:drawing>
        </w:r>
      </w:ins>
    </w:p>
    <w:p w14:paraId="483D8A52" w14:textId="77777777" w:rsidR="007A19D8" w:rsidRDefault="007A19D8" w:rsidP="00C41682">
      <w:pPr>
        <w:rPr>
          <w:ins w:id="2312" w:author="Yali Chen" w:date="2025-12-29T16:13:00Z" w16du:dateUtc="2025-12-29T08:13:00Z"/>
          <w:rFonts w:ascii="Times New Roman" w:hAnsi="Times New Roman" w:cs="Times New Roman"/>
          <w:i/>
          <w:iCs/>
          <w:szCs w:val="20"/>
        </w:rPr>
      </w:pPr>
    </w:p>
    <w:p w14:paraId="2889420B" w14:textId="47DB6EFC" w:rsidR="0051072E" w:rsidRDefault="00C41682" w:rsidP="00C41682">
      <w:pPr>
        <w:rPr>
          <w:ins w:id="2313" w:author="Yali Chen" w:date="2025-12-29T16:08:00Z" w16du:dateUtc="2025-12-29T08:08:00Z"/>
          <w:rFonts w:ascii="Times New Roman" w:hAnsi="Times New Roman" w:cs="Times New Roman"/>
          <w:i/>
          <w:iCs/>
          <w:szCs w:val="20"/>
        </w:rPr>
      </w:pPr>
      <w:r w:rsidRPr="00FD35A8">
        <w:rPr>
          <w:rFonts w:ascii="Times New Roman" w:hAnsi="Times New Roman" w:cs="Times New Roman"/>
          <w:i/>
          <w:iCs/>
          <w:szCs w:val="20"/>
        </w:rPr>
        <w:t>Muscle enzymes</w:t>
      </w:r>
      <w:r w:rsidR="00571AFB" w:rsidRPr="00FD35A8">
        <w:rPr>
          <w:rFonts w:ascii="Times New Roman" w:hAnsi="Times New Roman" w:cs="Times New Roman"/>
          <w:i/>
          <w:iCs/>
          <w:szCs w:val="20"/>
        </w:rPr>
        <w:t xml:space="preserve">: </w:t>
      </w:r>
      <w:r w:rsidR="00AA60C9" w:rsidRPr="00FD35A8">
        <w:rPr>
          <w:rFonts w:ascii="Times New Roman" w:hAnsi="Times New Roman" w:cs="Times New Roman"/>
          <w:i/>
          <w:iCs/>
          <w:szCs w:val="20"/>
        </w:rPr>
        <w:t>ALT; AST</w:t>
      </w:r>
    </w:p>
    <w:p w14:paraId="444EB574" w14:textId="76CD323E" w:rsidR="008C274C" w:rsidRDefault="009F6E37" w:rsidP="00C41682">
      <w:pPr>
        <w:rPr>
          <w:ins w:id="2314" w:author="Yali Chen" w:date="2025-12-29T16:09:00Z" w16du:dateUtc="2025-12-29T08:09:00Z"/>
          <w:rFonts w:ascii="Times New Roman" w:hAnsi="Times New Roman" w:cs="Times New Roman"/>
          <w:i/>
          <w:iCs/>
          <w:szCs w:val="20"/>
        </w:rPr>
      </w:pPr>
      <w:ins w:id="2315" w:author="Yali Chen" w:date="2025-12-29T16:09:00Z" w16du:dateUtc="2025-12-29T08:09:00Z">
        <w:r w:rsidRPr="009F6E37">
          <w:rPr>
            <w:rFonts w:ascii="Times New Roman" w:hAnsi="Times New Roman" w:cs="Times New Roman"/>
            <w:i/>
            <w:iCs/>
            <w:noProof/>
            <w:szCs w:val="20"/>
          </w:rPr>
          <w:drawing>
            <wp:inline distT="0" distB="0" distL="0" distR="0" wp14:anchorId="390D6A89" wp14:editId="52BCE6E8">
              <wp:extent cx="3762900" cy="457264"/>
              <wp:effectExtent l="0" t="0" r="0" b="0"/>
              <wp:docPr id="834609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9202" name=""/>
                      <pic:cNvPicPr/>
                    </pic:nvPicPr>
                    <pic:blipFill>
                      <a:blip r:embed="rId27"/>
                      <a:stretch>
                        <a:fillRect/>
                      </a:stretch>
                    </pic:blipFill>
                    <pic:spPr>
                      <a:xfrm>
                        <a:off x="0" y="0"/>
                        <a:ext cx="3762900" cy="457264"/>
                      </a:xfrm>
                      <a:prstGeom prst="rect">
                        <a:avLst/>
                      </a:prstGeom>
                    </pic:spPr>
                  </pic:pic>
                </a:graphicData>
              </a:graphic>
            </wp:inline>
          </w:drawing>
        </w:r>
      </w:ins>
    </w:p>
    <w:p w14:paraId="7B48BB44" w14:textId="7F39E61C" w:rsidR="009F6E37" w:rsidRDefault="009F6E37" w:rsidP="00C41682">
      <w:pPr>
        <w:rPr>
          <w:ins w:id="2316" w:author="Yali Chen" w:date="2025-12-29T16:08:00Z" w16du:dateUtc="2025-12-29T08:08:00Z"/>
          <w:rFonts w:ascii="Times New Roman" w:hAnsi="Times New Roman" w:cs="Times New Roman"/>
          <w:i/>
          <w:iCs/>
          <w:szCs w:val="20"/>
        </w:rPr>
      </w:pPr>
      <w:ins w:id="2317" w:author="Yali Chen" w:date="2025-12-29T16:09:00Z" w16du:dateUtc="2025-12-29T08:09:00Z">
        <w:r w:rsidRPr="009F6E37">
          <w:rPr>
            <w:rFonts w:ascii="Times New Roman" w:hAnsi="Times New Roman" w:cs="Times New Roman"/>
            <w:i/>
            <w:iCs/>
            <w:noProof/>
            <w:szCs w:val="20"/>
          </w:rPr>
          <w:drawing>
            <wp:inline distT="0" distB="0" distL="0" distR="0" wp14:anchorId="6B3DB4D5" wp14:editId="4E180546">
              <wp:extent cx="3743847" cy="933580"/>
              <wp:effectExtent l="0" t="0" r="9525" b="0"/>
              <wp:docPr id="2060749262"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49262" name="图片 1" descr="表格&#10;&#10;AI 生成的内容可能不正确。"/>
                      <pic:cNvPicPr/>
                    </pic:nvPicPr>
                    <pic:blipFill>
                      <a:blip r:embed="rId28"/>
                      <a:stretch>
                        <a:fillRect/>
                      </a:stretch>
                    </pic:blipFill>
                    <pic:spPr>
                      <a:xfrm>
                        <a:off x="0" y="0"/>
                        <a:ext cx="3743847" cy="933580"/>
                      </a:xfrm>
                      <a:prstGeom prst="rect">
                        <a:avLst/>
                      </a:prstGeom>
                    </pic:spPr>
                  </pic:pic>
                </a:graphicData>
              </a:graphic>
            </wp:inline>
          </w:drawing>
        </w:r>
      </w:ins>
    </w:p>
    <w:p w14:paraId="2B55D41B" w14:textId="4208BF28" w:rsidR="008C274C" w:rsidRDefault="008C274C" w:rsidP="00C41682">
      <w:pPr>
        <w:rPr>
          <w:ins w:id="2318" w:author="Yali Chen" w:date="2025-12-29T16:07:00Z" w16du:dateUtc="2025-12-29T08:07:00Z"/>
          <w:rFonts w:ascii="Times New Roman" w:hAnsi="Times New Roman" w:cs="Times New Roman"/>
          <w:i/>
          <w:iCs/>
          <w:szCs w:val="20"/>
        </w:rPr>
      </w:pPr>
    </w:p>
    <w:p w14:paraId="72FC5C25" w14:textId="74A61F39" w:rsidR="00ED6664" w:rsidRPr="00FD35A8" w:rsidDel="008C274C" w:rsidRDefault="00ED6664">
      <w:pPr>
        <w:rPr>
          <w:del w:id="2319" w:author="Yali Chen" w:date="2025-12-29T16:08:00Z" w16du:dateUtc="2025-12-29T08:08:00Z"/>
          <w:rFonts w:ascii="Times New Roman" w:hAnsi="Times New Roman" w:cs="Times New Roman"/>
          <w:i/>
          <w:iCs/>
          <w:szCs w:val="20"/>
        </w:rPr>
      </w:pPr>
    </w:p>
    <w:p w14:paraId="7B38A020" w14:textId="1475E120" w:rsidR="00215142" w:rsidRDefault="00825C00" w:rsidP="00D347AA">
      <w:pPr>
        <w:rPr>
          <w:ins w:id="2320" w:author="Yali Chen" w:date="2025-12-29T16:14:00Z" w16du:dateUtc="2025-12-29T08:14:00Z"/>
          <w:rFonts w:ascii="Times New Roman" w:hAnsi="Times New Roman" w:cs="Times New Roman"/>
          <w:i/>
          <w:iCs/>
          <w:szCs w:val="20"/>
        </w:rPr>
      </w:pPr>
      <w:r w:rsidRPr="00FD35A8">
        <w:rPr>
          <w:rFonts w:ascii="Times New Roman" w:hAnsi="Times New Roman" w:cs="Times New Roman"/>
          <w:i/>
          <w:iCs/>
          <w:szCs w:val="20"/>
        </w:rPr>
        <w:t>Ferritin</w:t>
      </w:r>
      <w:commentRangeEnd w:id="2291"/>
      <w:r w:rsidR="00D647C1" w:rsidRPr="00FD35A8">
        <w:rPr>
          <w:rStyle w:val="CommentReference"/>
          <w:rFonts w:ascii="Times New Roman" w:hAnsi="Times New Roman" w:cs="Times New Roman"/>
          <w:i/>
          <w:iCs/>
          <w:sz w:val="20"/>
          <w:szCs w:val="20"/>
        </w:rPr>
        <w:commentReference w:id="2291"/>
      </w:r>
      <w:commentRangeEnd w:id="2292"/>
      <w:r w:rsidR="00E641F8" w:rsidRPr="00FD35A8">
        <w:rPr>
          <w:rStyle w:val="CommentReference"/>
          <w:rFonts w:ascii="Times New Roman" w:hAnsi="Times New Roman" w:cs="Times New Roman"/>
          <w:i/>
          <w:iCs/>
          <w:sz w:val="20"/>
          <w:szCs w:val="20"/>
        </w:rPr>
        <w:commentReference w:id="2292"/>
      </w:r>
      <w:commentRangeEnd w:id="2293"/>
      <w:r w:rsidR="006810F7" w:rsidRPr="00FD35A8">
        <w:rPr>
          <w:rStyle w:val="CommentReference"/>
          <w:rFonts w:ascii="Times New Roman" w:hAnsi="Times New Roman" w:cs="Times New Roman"/>
          <w:i/>
          <w:iCs/>
          <w:sz w:val="20"/>
          <w:szCs w:val="20"/>
        </w:rPr>
        <w:commentReference w:id="2293"/>
      </w:r>
      <w:commentRangeEnd w:id="2294"/>
      <w:r w:rsidR="00C64EFB" w:rsidRPr="00FD35A8">
        <w:rPr>
          <w:rStyle w:val="CommentReference"/>
          <w:rFonts w:ascii="Times New Roman" w:hAnsi="Times New Roman" w:cs="Times New Roman"/>
          <w:i/>
          <w:iCs/>
          <w:sz w:val="20"/>
          <w:szCs w:val="20"/>
        </w:rPr>
        <w:commentReference w:id="2294"/>
      </w:r>
      <w:commentRangeEnd w:id="2295"/>
      <w:r w:rsidR="00E61291">
        <w:rPr>
          <w:rStyle w:val="CommentReference"/>
        </w:rPr>
        <w:commentReference w:id="2295"/>
      </w:r>
    </w:p>
    <w:p w14:paraId="21FB0697" w14:textId="1A588C0B" w:rsidR="00E61291" w:rsidRDefault="00E61291" w:rsidP="00D347AA">
      <w:pPr>
        <w:rPr>
          <w:ins w:id="2321" w:author="Yali Chen" w:date="2025-12-29T16:14:00Z" w16du:dateUtc="2025-12-29T08:14:00Z"/>
          <w:rFonts w:ascii="Times New Roman" w:hAnsi="Times New Roman" w:cs="Times New Roman"/>
          <w:i/>
          <w:iCs/>
          <w:szCs w:val="20"/>
        </w:rPr>
      </w:pPr>
      <w:ins w:id="2322" w:author="Yali Chen" w:date="2025-12-29T16:14:00Z" w16du:dateUtc="2025-12-29T08:14:00Z">
        <w:r w:rsidRPr="00E61291">
          <w:rPr>
            <w:rFonts w:ascii="Times New Roman" w:hAnsi="Times New Roman" w:cs="Times New Roman"/>
            <w:i/>
            <w:iCs/>
            <w:noProof/>
            <w:szCs w:val="20"/>
          </w:rPr>
          <w:drawing>
            <wp:inline distT="0" distB="0" distL="0" distR="0" wp14:anchorId="52014641" wp14:editId="0881EC4C">
              <wp:extent cx="3753374" cy="514422"/>
              <wp:effectExtent l="0" t="0" r="0" b="0"/>
              <wp:docPr id="1943031014" name="图片 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1014" name="图片 1" descr="形状&#10;&#10;AI 生成的内容可能不正确。"/>
                      <pic:cNvPicPr/>
                    </pic:nvPicPr>
                    <pic:blipFill>
                      <a:blip r:embed="rId29"/>
                      <a:stretch>
                        <a:fillRect/>
                      </a:stretch>
                    </pic:blipFill>
                    <pic:spPr>
                      <a:xfrm>
                        <a:off x="0" y="0"/>
                        <a:ext cx="3753374" cy="514422"/>
                      </a:xfrm>
                      <a:prstGeom prst="rect">
                        <a:avLst/>
                      </a:prstGeom>
                    </pic:spPr>
                  </pic:pic>
                </a:graphicData>
              </a:graphic>
            </wp:inline>
          </w:drawing>
        </w:r>
      </w:ins>
    </w:p>
    <w:p w14:paraId="1198B586" w14:textId="79DBD249" w:rsidR="00E61291" w:rsidRPr="00FD35A8" w:rsidRDefault="00E61291" w:rsidP="00D347AA">
      <w:pPr>
        <w:rPr>
          <w:rFonts w:ascii="Times New Roman" w:hAnsi="Times New Roman" w:cs="Times New Roman"/>
          <w:i/>
          <w:iCs/>
          <w:szCs w:val="20"/>
        </w:rPr>
      </w:pPr>
      <w:ins w:id="2323" w:author="Yali Chen" w:date="2025-12-29T16:14:00Z" w16du:dateUtc="2025-12-29T08:14:00Z">
        <w:r w:rsidRPr="00E61291">
          <w:rPr>
            <w:rFonts w:ascii="Times New Roman" w:hAnsi="Times New Roman" w:cs="Times New Roman"/>
            <w:i/>
            <w:iCs/>
            <w:noProof/>
            <w:szCs w:val="20"/>
          </w:rPr>
          <w:drawing>
            <wp:inline distT="0" distB="0" distL="0" distR="0" wp14:anchorId="011F44B1" wp14:editId="5C9D31BD">
              <wp:extent cx="3886742" cy="504895"/>
              <wp:effectExtent l="0" t="0" r="0" b="9525"/>
              <wp:docPr id="199236412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64127" name="图片 1" descr="文本&#10;&#10;AI 生成的内容可能不正确。"/>
                      <pic:cNvPicPr/>
                    </pic:nvPicPr>
                    <pic:blipFill>
                      <a:blip r:embed="rId30"/>
                      <a:stretch>
                        <a:fillRect/>
                      </a:stretch>
                    </pic:blipFill>
                    <pic:spPr>
                      <a:xfrm>
                        <a:off x="0" y="0"/>
                        <a:ext cx="3886742" cy="504895"/>
                      </a:xfrm>
                      <a:prstGeom prst="rect">
                        <a:avLst/>
                      </a:prstGeom>
                    </pic:spPr>
                  </pic:pic>
                </a:graphicData>
              </a:graphic>
            </wp:inline>
          </w:drawing>
        </w:r>
      </w:ins>
    </w:p>
    <w:p w14:paraId="1D59A9EE" w14:textId="05324E12" w:rsidR="00A03F2B" w:rsidRPr="00FD35A8" w:rsidDel="00D740C2" w:rsidRDefault="00D347AA" w:rsidP="00D740C2">
      <w:pPr>
        <w:keepNext/>
        <w:widowControl/>
        <w:spacing w:before="120" w:after="120"/>
        <w:jc w:val="left"/>
        <w:outlineLvl w:val="1"/>
        <w:rPr>
          <w:del w:id="2324" w:author="Yali Chen" w:date="2025-12-18T09:30:00Z" w16du:dateUtc="2025-12-18T01:30:00Z"/>
          <w:rFonts w:ascii="Times New Roman" w:hAnsi="Times New Roman" w:cs="Times New Roman"/>
          <w:b/>
          <w:bCs/>
          <w:smallCaps/>
          <w:color w:val="auto"/>
          <w:sz w:val="22"/>
        </w:rPr>
      </w:pPr>
      <w:r w:rsidRPr="00FD35A8">
        <w:rPr>
          <w:rFonts w:ascii="Times New Roman" w:hAnsi="Times New Roman" w:cs="Times New Roman"/>
        </w:rPr>
        <w:br w:type="page"/>
      </w:r>
      <w:del w:id="2325" w:author="Yali Chen" w:date="2025-12-18T09:30:00Z" w16du:dateUtc="2025-12-18T01:30:00Z">
        <w:r w:rsidR="00A03F2B" w:rsidRPr="00FD35A8" w:rsidDel="00D740C2">
          <w:rPr>
            <w:rFonts w:ascii="Times New Roman" w:hAnsi="Times New Roman" w:cs="Times New Roman"/>
            <w:b/>
            <w:bCs/>
            <w:smallCaps/>
            <w:color w:val="auto"/>
            <w:sz w:val="22"/>
          </w:rPr>
          <w:lastRenderedPageBreak/>
          <w:delText>14.4</w:delText>
        </w:r>
        <w:r w:rsidR="00BD2391" w:rsidRPr="00FD35A8" w:rsidDel="00D740C2">
          <w:rPr>
            <w:rFonts w:ascii="Times New Roman" w:hAnsi="Times New Roman" w:cs="Times New Roman"/>
            <w:b/>
            <w:bCs/>
            <w:smallCaps/>
            <w:color w:val="auto"/>
            <w:sz w:val="22"/>
          </w:rPr>
          <w:tab/>
          <w:delText>Pharmacodynamic</w:delText>
        </w:r>
        <w:r w:rsidR="00A03F2B" w:rsidRPr="00FD35A8" w:rsidDel="00D740C2">
          <w:rPr>
            <w:rFonts w:ascii="Times New Roman" w:hAnsi="Times New Roman" w:cs="Times New Roman"/>
            <w:b/>
            <w:bCs/>
            <w:smallCaps/>
            <w:color w:val="auto"/>
            <w:sz w:val="22"/>
          </w:rPr>
          <w:delText xml:space="preserve"> Overviews</w:delText>
        </w:r>
      </w:del>
    </w:p>
    <w:p w14:paraId="13D8C76F" w14:textId="75E9B80A" w:rsidR="00A03F2B" w:rsidRPr="00FD35A8" w:rsidRDefault="00A03F2B">
      <w:pPr>
        <w:keepNext/>
        <w:widowControl/>
        <w:spacing w:before="120" w:after="120"/>
        <w:jc w:val="left"/>
        <w:outlineLvl w:val="1"/>
        <w:rPr>
          <w:rFonts w:ascii="Times New Roman" w:eastAsia="等线" w:hAnsi="Times New Roman" w:cs="Times New Roman"/>
          <w:color w:val="auto"/>
          <w:kern w:val="0"/>
          <w:sz w:val="18"/>
          <w:szCs w:val="20"/>
        </w:rPr>
        <w:pPrChange w:id="2326" w:author="Yali Chen" w:date="2025-12-18T09:30:00Z" w16du:dateUtc="2025-12-18T01:30:00Z">
          <w:pPr>
            <w:widowControl/>
            <w:jc w:val="left"/>
          </w:pPr>
        </w:pPrChange>
      </w:pPr>
      <w:del w:id="2327" w:author="Yali Chen" w:date="2025-12-18T09:30:00Z" w16du:dateUtc="2025-12-18T01:30:00Z">
        <w:r w:rsidRPr="00FD35A8" w:rsidDel="00D740C2">
          <w:rPr>
            <w:rFonts w:ascii="Times New Roman" w:eastAsia="等线" w:hAnsi="Times New Roman" w:cs="Times New Roman"/>
          </w:rPr>
          <w:br w:type="page"/>
        </w:r>
      </w:del>
    </w:p>
    <w:p w14:paraId="12F707FD" w14:textId="191CC835" w:rsidR="00F93998" w:rsidRPr="00FD35A8" w:rsidDel="00FE5D2C" w:rsidRDefault="00F93998" w:rsidP="00F93998">
      <w:pPr>
        <w:pStyle w:val="TFLshelltitle1"/>
        <w:rPr>
          <w:del w:id="2328" w:author="Yali Chen" w:date="2025-12-18T10:50:00Z" w16du:dateUtc="2025-12-18T02:50:00Z"/>
          <w:rStyle w:val="Heading3Char1"/>
          <w:rFonts w:eastAsia="宋体"/>
          <w:b/>
          <w:bCs/>
          <w:strike/>
          <w:color w:val="000000"/>
          <w:sz w:val="20"/>
          <w:szCs w:val="20"/>
          <w:lang w:eastAsia="zh-CN"/>
          <w:rPrChange w:id="2329" w:author="Pan, Zhemin" w:date="2025-12-13T13:26:00Z" w16du:dateUtc="2025-12-13T05:26:00Z">
            <w:rPr>
              <w:del w:id="2330" w:author="Yali Chen" w:date="2025-12-18T10:50:00Z" w16du:dateUtc="2025-12-18T02:50:00Z"/>
              <w:rStyle w:val="Heading3Char1"/>
              <w:rFonts w:ascii="宋体" w:eastAsia="宋体" w:hAnsi="宋体" w:cstheme="minorBidi"/>
              <w:b/>
              <w:bCs/>
              <w:snapToGrid/>
              <w:color w:val="000000"/>
              <w:sz w:val="20"/>
              <w:szCs w:val="20"/>
              <w:lang w:eastAsia="zh-CN"/>
            </w:rPr>
          </w:rPrChange>
        </w:rPr>
      </w:pPr>
      <w:commentRangeStart w:id="2331"/>
      <w:del w:id="2332" w:author="Yali Chen" w:date="2025-12-18T10:50:00Z" w16du:dateUtc="2025-12-18T02:50:00Z">
        <w:r w:rsidRPr="00FD35A8" w:rsidDel="00FE5D2C">
          <w:rPr>
            <w:rStyle w:val="Heading3Char1"/>
            <w:rFonts w:eastAsia="宋体"/>
            <w:bCs/>
            <w:strike/>
            <w:color w:val="000000"/>
            <w:sz w:val="20"/>
            <w:szCs w:val="20"/>
            <w:lang w:eastAsia="zh-CN"/>
            <w:rPrChange w:id="2333" w:author="Pan, Zhemin" w:date="2025-12-13T13:26:00Z" w16du:dateUtc="2025-12-13T05:26:00Z">
              <w:rPr>
                <w:rStyle w:val="Heading3Char1"/>
                <w:rFonts w:eastAsia="宋体"/>
                <w:bCs/>
                <w:color w:val="000000"/>
                <w:sz w:val="20"/>
                <w:szCs w:val="20"/>
                <w:lang w:eastAsia="zh-CN"/>
              </w:rPr>
            </w:rPrChange>
          </w:rPr>
          <w:lastRenderedPageBreak/>
          <w:delText>Listing 14</w:delText>
        </w:r>
        <w:r w:rsidR="00BD2391" w:rsidRPr="00FD35A8" w:rsidDel="00FE5D2C">
          <w:rPr>
            <w:rStyle w:val="Heading3Char1"/>
            <w:rFonts w:eastAsia="宋体"/>
            <w:bCs/>
            <w:strike/>
            <w:color w:val="000000"/>
            <w:sz w:val="20"/>
            <w:szCs w:val="20"/>
            <w:lang w:eastAsia="zh-CN"/>
            <w:rPrChange w:id="2334" w:author="Pan, Zhemin" w:date="2025-12-13T13:26:00Z" w16du:dateUtc="2025-12-13T05:26:00Z">
              <w:rPr>
                <w:rStyle w:val="Heading3Char1"/>
                <w:rFonts w:eastAsia="宋体"/>
                <w:bCs/>
                <w:color w:val="000000"/>
                <w:sz w:val="20"/>
                <w:szCs w:val="20"/>
                <w:lang w:eastAsia="zh-CN"/>
              </w:rPr>
            </w:rPrChange>
          </w:rPr>
          <w:delText>.4</w:delText>
        </w:r>
        <w:r w:rsidRPr="00FD35A8" w:rsidDel="00FE5D2C">
          <w:rPr>
            <w:rStyle w:val="Heading3Char1"/>
            <w:rFonts w:eastAsia="宋体"/>
            <w:bCs/>
            <w:strike/>
            <w:color w:val="000000"/>
            <w:sz w:val="20"/>
            <w:szCs w:val="20"/>
            <w:lang w:eastAsia="zh-CN"/>
            <w:rPrChange w:id="2335" w:author="Pan, Zhemin" w:date="2025-12-13T13:26:00Z" w16du:dateUtc="2025-12-13T05:26:00Z">
              <w:rPr>
                <w:rStyle w:val="Heading3Char1"/>
                <w:rFonts w:eastAsia="宋体"/>
                <w:bCs/>
                <w:color w:val="000000"/>
                <w:sz w:val="20"/>
                <w:szCs w:val="20"/>
                <w:lang w:eastAsia="zh-CN"/>
              </w:rPr>
            </w:rPrChange>
          </w:rPr>
          <w:delText>.</w:delText>
        </w:r>
        <w:r w:rsidR="00BD2391" w:rsidRPr="00FD35A8" w:rsidDel="00FE5D2C">
          <w:rPr>
            <w:rStyle w:val="Heading3Char1"/>
            <w:rFonts w:eastAsia="宋体"/>
            <w:bCs/>
            <w:strike/>
            <w:color w:val="000000"/>
            <w:sz w:val="20"/>
            <w:szCs w:val="20"/>
            <w:lang w:eastAsia="zh-CN"/>
            <w:rPrChange w:id="2336" w:author="Pan, Zhemin" w:date="2025-12-13T13:26:00Z" w16du:dateUtc="2025-12-13T05:26:00Z">
              <w:rPr>
                <w:rStyle w:val="Heading3Char1"/>
                <w:rFonts w:eastAsia="宋体"/>
                <w:bCs/>
                <w:color w:val="000000"/>
                <w:sz w:val="20"/>
                <w:szCs w:val="20"/>
                <w:lang w:eastAsia="zh-CN"/>
              </w:rPr>
            </w:rPrChange>
          </w:rPr>
          <w:delText>1</w:delText>
        </w:r>
        <w:r w:rsidRPr="00FD35A8" w:rsidDel="00FE5D2C">
          <w:rPr>
            <w:rStyle w:val="Heading3Char1"/>
            <w:rFonts w:eastAsia="宋体"/>
            <w:bCs/>
            <w:strike/>
            <w:color w:val="000000"/>
            <w:sz w:val="20"/>
            <w:szCs w:val="20"/>
            <w:lang w:eastAsia="zh-CN"/>
            <w:rPrChange w:id="2337" w:author="Pan, Zhemin" w:date="2025-12-13T13:26:00Z" w16du:dateUtc="2025-12-13T05:26:00Z">
              <w:rPr>
                <w:rStyle w:val="Heading3Char1"/>
                <w:rFonts w:eastAsia="宋体"/>
                <w:bCs/>
                <w:color w:val="000000"/>
                <w:sz w:val="20"/>
                <w:szCs w:val="20"/>
                <w:lang w:eastAsia="zh-CN"/>
              </w:rPr>
            </w:rPrChange>
          </w:rPr>
          <w:delText xml:space="preserve"> </w:delText>
        </w:r>
        <w:r w:rsidR="00747ADA" w:rsidRPr="00FD35A8" w:rsidDel="00FE5D2C">
          <w:rPr>
            <w:rStyle w:val="Heading3Char1"/>
            <w:rFonts w:eastAsia="宋体"/>
            <w:bCs/>
            <w:strike/>
            <w:color w:val="000000"/>
            <w:sz w:val="20"/>
            <w:szCs w:val="20"/>
            <w:lang w:eastAsia="zh-CN"/>
            <w:rPrChange w:id="2338" w:author="Pan, Zhemin" w:date="2025-12-13T13:26:00Z" w16du:dateUtc="2025-12-13T05:26:00Z">
              <w:rPr>
                <w:rStyle w:val="Heading3Char1"/>
                <w:rFonts w:eastAsia="宋体"/>
                <w:bCs/>
                <w:color w:val="000000"/>
                <w:sz w:val="20"/>
                <w:szCs w:val="20"/>
                <w:lang w:eastAsia="zh-CN"/>
              </w:rPr>
            </w:rPrChange>
          </w:rPr>
          <w:delText>Serum Immunoglobulin</w:delText>
        </w:r>
        <w:r w:rsidRPr="00FD35A8" w:rsidDel="00FE5D2C">
          <w:rPr>
            <w:rStyle w:val="Heading3Char1"/>
            <w:rFonts w:eastAsia="宋体"/>
            <w:bCs/>
            <w:strike/>
            <w:color w:val="000000"/>
            <w:sz w:val="20"/>
            <w:szCs w:val="20"/>
            <w:lang w:eastAsia="zh-CN"/>
            <w:rPrChange w:id="2339" w:author="Pan, Zhemin" w:date="2025-12-13T13:26:00Z" w16du:dateUtc="2025-12-13T05:26:00Z">
              <w:rPr>
                <w:rStyle w:val="Heading3Char1"/>
                <w:rFonts w:eastAsia="宋体"/>
                <w:bCs/>
                <w:color w:val="000000"/>
                <w:sz w:val="20"/>
                <w:szCs w:val="20"/>
                <w:lang w:eastAsia="zh-CN"/>
              </w:rPr>
            </w:rPrChange>
          </w:rPr>
          <w:delText xml:space="preserve"> (</w:delText>
        </w:r>
        <w:r w:rsidR="00804129" w:rsidRPr="00FD35A8" w:rsidDel="00FE5D2C">
          <w:rPr>
            <w:rStyle w:val="Heading3Char1"/>
            <w:rFonts w:eastAsia="宋体"/>
            <w:bCs/>
            <w:strike/>
            <w:color w:val="000000"/>
            <w:sz w:val="20"/>
            <w:szCs w:val="20"/>
            <w:lang w:eastAsia="zh-CN"/>
            <w:rPrChange w:id="2340" w:author="Pan, Zhemin" w:date="2025-12-13T13:26:00Z" w16du:dateUtc="2025-12-13T05:26:00Z">
              <w:rPr>
                <w:rStyle w:val="Heading3Char1"/>
                <w:rFonts w:eastAsia="宋体"/>
                <w:bCs/>
                <w:color w:val="000000"/>
                <w:sz w:val="20"/>
                <w:szCs w:val="20"/>
                <w:lang w:eastAsia="zh-CN"/>
              </w:rPr>
            </w:rPrChange>
          </w:rPr>
          <w:delText>Pharmacodynamics Set</w:delText>
        </w:r>
        <w:r w:rsidRPr="00FD35A8" w:rsidDel="00FE5D2C">
          <w:rPr>
            <w:rStyle w:val="Heading3Char1"/>
            <w:rFonts w:eastAsia="宋体"/>
            <w:bCs/>
            <w:strike/>
            <w:color w:val="000000"/>
            <w:sz w:val="20"/>
            <w:szCs w:val="20"/>
            <w:lang w:eastAsia="zh-CN"/>
            <w:rPrChange w:id="2341" w:author="Pan, Zhemin" w:date="2025-12-13T13:26:00Z" w16du:dateUtc="2025-12-13T05:26:00Z">
              <w:rPr>
                <w:rStyle w:val="Heading3Char1"/>
                <w:rFonts w:eastAsia="宋体"/>
                <w:bCs/>
                <w:color w:val="000000"/>
                <w:sz w:val="20"/>
                <w:szCs w:val="20"/>
                <w:lang w:eastAsia="zh-CN"/>
              </w:rPr>
            </w:rPrChange>
          </w:rPr>
          <w:delText>)</w:delText>
        </w:r>
        <w:commentRangeEnd w:id="2331"/>
        <w:r w:rsidR="00AE0309" w:rsidRPr="00FD35A8" w:rsidDel="00FE5D2C">
          <w:rPr>
            <w:rStyle w:val="CommentReference"/>
            <w:b w:val="0"/>
            <w:bCs/>
            <w:strike/>
            <w:color w:val="000000"/>
            <w:sz w:val="20"/>
            <w:szCs w:val="20"/>
            <w:rPrChange w:id="2342" w:author="Pan, Zhemin" w:date="2025-12-13T13:26:00Z" w16du:dateUtc="2025-12-13T05:26:00Z">
              <w:rPr>
                <w:rStyle w:val="CommentReference"/>
                <w:b w:val="0"/>
                <w:bCs/>
                <w:color w:val="000000"/>
                <w:sz w:val="20"/>
                <w:szCs w:val="20"/>
              </w:rPr>
            </w:rPrChange>
          </w:rPr>
          <w:commentReference w:id="2331"/>
        </w:r>
      </w:del>
    </w:p>
    <w:tbl>
      <w:tblPr>
        <w:tblStyle w:val="TableGrid"/>
        <w:tblW w:w="4651"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4"/>
        <w:gridCol w:w="1194"/>
        <w:gridCol w:w="1590"/>
        <w:gridCol w:w="1369"/>
        <w:gridCol w:w="1573"/>
        <w:gridCol w:w="1401"/>
        <w:gridCol w:w="714"/>
        <w:gridCol w:w="714"/>
        <w:gridCol w:w="2584"/>
      </w:tblGrid>
      <w:tr w:rsidR="0084693A" w:rsidRPr="00FD35A8" w:rsidDel="00FE5D2C" w14:paraId="42D88CC2" w14:textId="0D0D24AC" w:rsidTr="0084693A">
        <w:trPr>
          <w:trHeight w:val="442"/>
          <w:del w:id="2343" w:author="Yali Chen" w:date="2025-12-18T10:50:00Z"/>
        </w:trPr>
        <w:tc>
          <w:tcPr>
            <w:tcW w:w="2415" w:type="dxa"/>
            <w:tcBorders>
              <w:top w:val="single" w:sz="4" w:space="0" w:color="auto"/>
              <w:left w:val="nil"/>
              <w:bottom w:val="single" w:sz="4" w:space="0" w:color="auto"/>
              <w:right w:val="nil"/>
            </w:tcBorders>
            <w:vAlign w:val="center"/>
          </w:tcPr>
          <w:p w14:paraId="29FA28E9" w14:textId="3346DC54" w:rsidR="0084693A" w:rsidRPr="00FD35A8" w:rsidDel="00FE5D2C" w:rsidRDefault="0084693A" w:rsidP="006921A2">
            <w:pPr>
              <w:widowControl/>
              <w:jc w:val="center"/>
              <w:rPr>
                <w:del w:id="2344" w:author="Yali Chen" w:date="2025-12-18T10:50:00Z" w16du:dateUtc="2025-12-18T02:50:00Z"/>
                <w:rFonts w:ascii="Times New Roman" w:hAnsi="Times New Roman"/>
                <w:strike/>
                <w:lang w:eastAsia="zh-CN"/>
                <w:rPrChange w:id="2345" w:author="Pan, Zhemin" w:date="2025-12-13T13:26:00Z" w16du:dateUtc="2025-12-13T05:26:00Z">
                  <w:rPr>
                    <w:del w:id="2346" w:author="Yali Chen" w:date="2025-12-18T10:50:00Z" w16du:dateUtc="2025-12-18T02:50:00Z"/>
                    <w:rFonts w:ascii="Times New Roman" w:hAnsi="Times New Roman"/>
                    <w:lang w:eastAsia="zh-CN"/>
                  </w:rPr>
                </w:rPrChange>
              </w:rPr>
            </w:pPr>
            <w:del w:id="2347" w:author="Yali Chen" w:date="2025-12-18T10:50:00Z" w16du:dateUtc="2025-12-18T02:50:00Z">
              <w:r w:rsidRPr="00FD35A8" w:rsidDel="00FE5D2C">
                <w:rPr>
                  <w:rFonts w:ascii="Times New Roman" w:hAnsi="Times New Roman"/>
                  <w:strike/>
                  <w:rPrChange w:id="2348" w:author="Pan, Zhemin" w:date="2025-12-13T13:26:00Z" w16du:dateUtc="2025-12-13T05:26:00Z">
                    <w:rPr>
                      <w:rFonts w:ascii="Times New Roman" w:hAnsi="Times New Roman"/>
                    </w:rPr>
                  </w:rPrChange>
                </w:rPr>
                <w:delText>Subject identifier</w:delText>
              </w:r>
            </w:del>
          </w:p>
        </w:tc>
        <w:tc>
          <w:tcPr>
            <w:tcW w:w="1194" w:type="dxa"/>
            <w:tcBorders>
              <w:top w:val="single" w:sz="4" w:space="0" w:color="auto"/>
              <w:left w:val="nil"/>
              <w:bottom w:val="single" w:sz="4" w:space="0" w:color="auto"/>
              <w:right w:val="nil"/>
            </w:tcBorders>
            <w:vAlign w:val="center"/>
          </w:tcPr>
          <w:p w14:paraId="7D004EBA" w14:textId="6F074622" w:rsidR="0084693A" w:rsidRPr="00FD35A8" w:rsidDel="00FE5D2C" w:rsidRDefault="0084693A" w:rsidP="006921A2">
            <w:pPr>
              <w:widowControl/>
              <w:jc w:val="center"/>
              <w:rPr>
                <w:del w:id="2349" w:author="Yali Chen" w:date="2025-12-18T10:50:00Z" w16du:dateUtc="2025-12-18T02:50:00Z"/>
                <w:rFonts w:ascii="Times New Roman" w:hAnsi="Times New Roman"/>
                <w:strike/>
                <w:lang w:eastAsia="zh-CN"/>
                <w:rPrChange w:id="2350" w:author="Pan, Zhemin" w:date="2025-12-13T13:26:00Z" w16du:dateUtc="2025-12-13T05:26:00Z">
                  <w:rPr>
                    <w:del w:id="2351" w:author="Yali Chen" w:date="2025-12-18T10:50:00Z" w16du:dateUtc="2025-12-18T02:50:00Z"/>
                    <w:rFonts w:ascii="Times New Roman" w:hAnsi="Times New Roman"/>
                    <w:lang w:eastAsia="zh-CN"/>
                  </w:rPr>
                </w:rPrChange>
              </w:rPr>
            </w:pPr>
            <w:del w:id="2352" w:author="Yali Chen" w:date="2025-12-18T10:50:00Z" w16du:dateUtc="2025-12-18T02:50:00Z">
              <w:r w:rsidRPr="00FD35A8" w:rsidDel="00FE5D2C">
                <w:rPr>
                  <w:rFonts w:ascii="Times New Roman" w:hAnsi="Times New Roman"/>
                  <w:strike/>
                  <w:rPrChange w:id="2353" w:author="Pan, Zhemin" w:date="2025-12-13T13:26:00Z" w16du:dateUtc="2025-12-13T05:26:00Z">
                    <w:rPr>
                      <w:rFonts w:ascii="Times New Roman" w:hAnsi="Times New Roman"/>
                    </w:rPr>
                  </w:rPrChange>
                </w:rPr>
                <w:delText>Cohort</w:delText>
              </w:r>
            </w:del>
          </w:p>
        </w:tc>
        <w:tc>
          <w:tcPr>
            <w:tcW w:w="1590" w:type="dxa"/>
            <w:tcBorders>
              <w:top w:val="single" w:sz="4" w:space="0" w:color="auto"/>
              <w:left w:val="nil"/>
              <w:bottom w:val="single" w:sz="4" w:space="0" w:color="auto"/>
              <w:right w:val="nil"/>
            </w:tcBorders>
            <w:vAlign w:val="center"/>
          </w:tcPr>
          <w:p w14:paraId="0FD93ED8" w14:textId="6591C85E" w:rsidR="0084693A" w:rsidRPr="00FD35A8" w:rsidDel="00FE5D2C" w:rsidRDefault="0084693A" w:rsidP="006921A2">
            <w:pPr>
              <w:widowControl/>
              <w:jc w:val="center"/>
              <w:rPr>
                <w:del w:id="2354" w:author="Yali Chen" w:date="2025-12-18T10:50:00Z" w16du:dateUtc="2025-12-18T02:50:00Z"/>
                <w:rFonts w:ascii="Times New Roman" w:hAnsi="Times New Roman"/>
                <w:strike/>
                <w:lang w:eastAsia="zh-CN"/>
                <w:rPrChange w:id="2355" w:author="Pan, Zhemin" w:date="2025-12-13T13:26:00Z" w16du:dateUtc="2025-12-13T05:26:00Z">
                  <w:rPr>
                    <w:del w:id="2356" w:author="Yali Chen" w:date="2025-12-18T10:50:00Z" w16du:dateUtc="2025-12-18T02:50:00Z"/>
                    <w:rFonts w:ascii="Times New Roman" w:hAnsi="Times New Roman"/>
                    <w:lang w:eastAsia="zh-CN"/>
                  </w:rPr>
                </w:rPrChange>
              </w:rPr>
            </w:pPr>
            <w:del w:id="2357" w:author="Yali Chen" w:date="2025-12-18T10:50:00Z" w16du:dateUtc="2025-12-18T02:50:00Z">
              <w:r w:rsidRPr="00FD35A8" w:rsidDel="00FE5D2C">
                <w:rPr>
                  <w:rFonts w:ascii="Times New Roman" w:hAnsi="Times New Roman"/>
                  <w:strike/>
                  <w:rPrChange w:id="2358" w:author="Pan, Zhemin" w:date="2025-12-13T13:26:00Z" w16du:dateUtc="2025-12-13T05:26:00Z">
                    <w:rPr>
                      <w:rFonts w:ascii="Times New Roman" w:hAnsi="Times New Roman"/>
                    </w:rPr>
                  </w:rPrChange>
                </w:rPr>
                <w:delText>Parameter</w:delText>
              </w:r>
            </w:del>
          </w:p>
        </w:tc>
        <w:tc>
          <w:tcPr>
            <w:tcW w:w="1369" w:type="dxa"/>
            <w:tcBorders>
              <w:top w:val="single" w:sz="4" w:space="0" w:color="auto"/>
              <w:left w:val="nil"/>
              <w:bottom w:val="single" w:sz="4" w:space="0" w:color="auto"/>
              <w:right w:val="nil"/>
            </w:tcBorders>
            <w:vAlign w:val="center"/>
          </w:tcPr>
          <w:p w14:paraId="1C4C8EF5" w14:textId="0BBEB4A5" w:rsidR="0084693A" w:rsidRPr="00FD35A8" w:rsidDel="00FE5D2C" w:rsidRDefault="0084693A" w:rsidP="006921A2">
            <w:pPr>
              <w:widowControl/>
              <w:jc w:val="center"/>
              <w:rPr>
                <w:del w:id="2359" w:author="Yali Chen" w:date="2025-12-18T10:50:00Z" w16du:dateUtc="2025-12-18T02:50:00Z"/>
                <w:rFonts w:ascii="Times New Roman" w:hAnsi="Times New Roman"/>
                <w:strike/>
                <w:lang w:eastAsia="zh-CN"/>
                <w:rPrChange w:id="2360" w:author="Pan, Zhemin" w:date="2025-12-13T13:26:00Z" w16du:dateUtc="2025-12-13T05:26:00Z">
                  <w:rPr>
                    <w:del w:id="2361" w:author="Yali Chen" w:date="2025-12-18T10:50:00Z" w16du:dateUtc="2025-12-18T02:50:00Z"/>
                    <w:rFonts w:ascii="Times New Roman" w:hAnsi="Times New Roman"/>
                    <w:lang w:eastAsia="zh-CN"/>
                  </w:rPr>
                </w:rPrChange>
              </w:rPr>
            </w:pPr>
            <w:del w:id="2362" w:author="Yali Chen" w:date="2025-12-18T10:50:00Z" w16du:dateUtc="2025-12-18T02:50:00Z">
              <w:r w:rsidRPr="00FD35A8" w:rsidDel="00FE5D2C">
                <w:rPr>
                  <w:rFonts w:ascii="Times New Roman" w:eastAsia="AdobeSongStd-Light" w:hAnsi="Times New Roman"/>
                  <w:strike/>
                  <w:rPrChange w:id="2363" w:author="Pan, Zhemin" w:date="2025-12-13T13:26:00Z" w16du:dateUtc="2025-12-13T05:26:00Z">
                    <w:rPr>
                      <w:rFonts w:ascii="Times New Roman" w:eastAsia="AdobeSongStd-Light" w:hAnsi="Times New Roman"/>
                    </w:rPr>
                  </w:rPrChange>
                </w:rPr>
                <w:delText>Any Abnormal</w:delText>
              </w:r>
            </w:del>
          </w:p>
        </w:tc>
        <w:tc>
          <w:tcPr>
            <w:tcW w:w="1573" w:type="dxa"/>
            <w:tcBorders>
              <w:top w:val="single" w:sz="4" w:space="0" w:color="auto"/>
              <w:bottom w:val="single" w:sz="4" w:space="0" w:color="auto"/>
            </w:tcBorders>
            <w:vAlign w:val="center"/>
          </w:tcPr>
          <w:p w14:paraId="4015001B" w14:textId="57AD8E95" w:rsidR="0084693A" w:rsidRPr="00FD35A8" w:rsidDel="00FE5D2C" w:rsidRDefault="0084693A" w:rsidP="006921A2">
            <w:pPr>
              <w:widowControl/>
              <w:jc w:val="center"/>
              <w:rPr>
                <w:del w:id="2364" w:author="Yali Chen" w:date="2025-12-18T10:50:00Z" w16du:dateUtc="2025-12-18T02:50:00Z"/>
                <w:rFonts w:ascii="Times New Roman" w:hAnsi="Times New Roman"/>
                <w:strike/>
                <w:lang w:eastAsia="zh-CN"/>
                <w:rPrChange w:id="2365" w:author="Pan, Zhemin" w:date="2025-12-13T13:26:00Z" w16du:dateUtc="2025-12-13T05:26:00Z">
                  <w:rPr>
                    <w:del w:id="2366" w:author="Yali Chen" w:date="2025-12-18T10:50:00Z" w16du:dateUtc="2025-12-18T02:50:00Z"/>
                    <w:rFonts w:ascii="Times New Roman" w:hAnsi="Times New Roman"/>
                    <w:lang w:eastAsia="zh-CN"/>
                  </w:rPr>
                </w:rPrChange>
              </w:rPr>
            </w:pPr>
            <w:del w:id="2367" w:author="Yali Chen" w:date="2025-12-18T10:50:00Z" w16du:dateUtc="2025-12-18T02:50:00Z">
              <w:r w:rsidRPr="00FD35A8" w:rsidDel="00FE5D2C">
                <w:rPr>
                  <w:rFonts w:ascii="Times New Roman" w:hAnsi="Times New Roman"/>
                  <w:strike/>
                  <w:rPrChange w:id="2368" w:author="Pan, Zhemin" w:date="2025-12-13T13:26:00Z" w16du:dateUtc="2025-12-13T05:26:00Z">
                    <w:rPr>
                      <w:rFonts w:ascii="Times New Roman" w:hAnsi="Times New Roman"/>
                    </w:rPr>
                  </w:rPrChange>
                </w:rPr>
                <w:delText>Screening</w:delText>
              </w:r>
            </w:del>
          </w:p>
        </w:tc>
        <w:tc>
          <w:tcPr>
            <w:tcW w:w="1401" w:type="dxa"/>
            <w:tcBorders>
              <w:top w:val="single" w:sz="4" w:space="0" w:color="auto"/>
              <w:bottom w:val="single" w:sz="4" w:space="0" w:color="auto"/>
            </w:tcBorders>
            <w:vAlign w:val="center"/>
          </w:tcPr>
          <w:p w14:paraId="4311AAFF" w14:textId="1C3A61D4" w:rsidR="0084693A" w:rsidRPr="00FD35A8" w:rsidDel="00FE5D2C" w:rsidRDefault="0084693A" w:rsidP="006921A2">
            <w:pPr>
              <w:widowControl/>
              <w:jc w:val="center"/>
              <w:rPr>
                <w:del w:id="2369" w:author="Yali Chen" w:date="2025-12-18T10:50:00Z" w16du:dateUtc="2025-12-18T02:50:00Z"/>
                <w:rFonts w:ascii="Times New Roman" w:eastAsiaTheme="minorEastAsia" w:hAnsi="Times New Roman"/>
                <w:strike/>
                <w:lang w:eastAsia="zh-CN"/>
                <w:rPrChange w:id="2370" w:author="Pan, Zhemin" w:date="2025-12-13T13:26:00Z" w16du:dateUtc="2025-12-13T05:26:00Z">
                  <w:rPr>
                    <w:del w:id="2371" w:author="Yali Chen" w:date="2025-12-18T10:50:00Z" w16du:dateUtc="2025-12-18T02:50:00Z"/>
                    <w:rFonts w:ascii="Times New Roman" w:eastAsiaTheme="minorEastAsia" w:hAnsi="Times New Roman"/>
                    <w:lang w:eastAsia="zh-CN"/>
                  </w:rPr>
                </w:rPrChange>
              </w:rPr>
            </w:pPr>
            <w:del w:id="2372" w:author="Yali Chen" w:date="2025-12-18T10:50:00Z" w16du:dateUtc="2025-12-18T02:50:00Z">
              <w:r w:rsidRPr="00FD35A8" w:rsidDel="00FE5D2C">
                <w:rPr>
                  <w:rFonts w:ascii="Times New Roman" w:hAnsi="Times New Roman"/>
                  <w:strike/>
                  <w:rPrChange w:id="2373" w:author="Pan, Zhemin" w:date="2025-12-13T13:26:00Z" w16du:dateUtc="2025-12-13T05:26:00Z">
                    <w:rPr>
                      <w:rFonts w:ascii="Times New Roman" w:hAnsi="Times New Roman"/>
                    </w:rPr>
                  </w:rPrChange>
                </w:rPr>
                <w:delText>Baseline</w:delText>
              </w:r>
            </w:del>
          </w:p>
        </w:tc>
        <w:tc>
          <w:tcPr>
            <w:tcW w:w="714" w:type="dxa"/>
            <w:tcBorders>
              <w:top w:val="single" w:sz="4" w:space="0" w:color="auto"/>
              <w:bottom w:val="single" w:sz="4" w:space="0" w:color="auto"/>
            </w:tcBorders>
            <w:vAlign w:val="center"/>
          </w:tcPr>
          <w:p w14:paraId="17D9C4FE" w14:textId="360EDA02" w:rsidR="0084693A" w:rsidRPr="00FD35A8" w:rsidDel="00FE5D2C" w:rsidRDefault="0084693A" w:rsidP="006921A2">
            <w:pPr>
              <w:widowControl/>
              <w:jc w:val="center"/>
              <w:rPr>
                <w:del w:id="2374" w:author="Yali Chen" w:date="2025-12-18T10:50:00Z" w16du:dateUtc="2025-12-18T02:50:00Z"/>
                <w:rFonts w:ascii="Times New Roman" w:eastAsiaTheme="minorEastAsia" w:hAnsi="Times New Roman"/>
                <w:strike/>
                <w:lang w:eastAsia="zh-CN"/>
                <w:rPrChange w:id="2375" w:author="Pan, Zhemin" w:date="2025-12-13T13:26:00Z" w16du:dateUtc="2025-12-13T05:26:00Z">
                  <w:rPr>
                    <w:del w:id="2376" w:author="Yali Chen" w:date="2025-12-18T10:50:00Z" w16du:dateUtc="2025-12-18T02:50:00Z"/>
                    <w:rFonts w:ascii="Times New Roman" w:eastAsiaTheme="minorEastAsia" w:hAnsi="Times New Roman"/>
                    <w:lang w:eastAsia="zh-CN"/>
                  </w:rPr>
                </w:rPrChange>
              </w:rPr>
            </w:pPr>
            <w:del w:id="2377" w:author="Yali Chen" w:date="2025-12-18T10:50:00Z" w16du:dateUtc="2025-12-18T02:50:00Z">
              <w:r w:rsidRPr="00FD35A8" w:rsidDel="00FE5D2C">
                <w:rPr>
                  <w:rFonts w:ascii="Times New Roman" w:hAnsi="Times New Roman"/>
                  <w:strike/>
                  <w:rPrChange w:id="2378" w:author="Pan, Zhemin" w:date="2025-12-13T13:26:00Z" w16du:dateUtc="2025-12-13T05:26:00Z">
                    <w:rPr>
                      <w:rFonts w:ascii="Times New Roman" w:hAnsi="Times New Roman"/>
                    </w:rPr>
                  </w:rPrChange>
                </w:rPr>
                <w:delText>D0</w:delText>
              </w:r>
            </w:del>
          </w:p>
        </w:tc>
        <w:tc>
          <w:tcPr>
            <w:tcW w:w="714" w:type="dxa"/>
            <w:tcBorders>
              <w:top w:val="single" w:sz="4" w:space="0" w:color="auto"/>
              <w:bottom w:val="single" w:sz="4" w:space="0" w:color="auto"/>
            </w:tcBorders>
            <w:vAlign w:val="center"/>
          </w:tcPr>
          <w:p w14:paraId="186706BD" w14:textId="6EE6BE57" w:rsidR="0084693A" w:rsidRPr="00FD35A8" w:rsidDel="00FE5D2C" w:rsidRDefault="0084693A" w:rsidP="006921A2">
            <w:pPr>
              <w:widowControl/>
              <w:jc w:val="center"/>
              <w:rPr>
                <w:del w:id="2379" w:author="Yali Chen" w:date="2025-12-18T10:50:00Z" w16du:dateUtc="2025-12-18T02:50:00Z"/>
                <w:rFonts w:ascii="Times New Roman" w:eastAsia="Calibri" w:hAnsi="Times New Roman"/>
                <w:strike/>
                <w:lang w:eastAsia="ja-JP"/>
                <w:rPrChange w:id="2380" w:author="Pan, Zhemin" w:date="2025-12-13T13:26:00Z" w16du:dateUtc="2025-12-13T05:26:00Z">
                  <w:rPr>
                    <w:del w:id="2381" w:author="Yali Chen" w:date="2025-12-18T10:50:00Z" w16du:dateUtc="2025-12-18T02:50:00Z"/>
                    <w:rFonts w:ascii="Times New Roman" w:eastAsia="Calibri" w:hAnsi="Times New Roman"/>
                    <w:lang w:eastAsia="ja-JP"/>
                  </w:rPr>
                </w:rPrChange>
              </w:rPr>
            </w:pPr>
            <w:del w:id="2382" w:author="Yali Chen" w:date="2025-12-18T10:50:00Z" w16du:dateUtc="2025-12-18T02:50:00Z">
              <w:r w:rsidRPr="00FD35A8" w:rsidDel="00FE5D2C">
                <w:rPr>
                  <w:rFonts w:ascii="Times New Roman" w:hAnsi="Times New Roman"/>
                  <w:strike/>
                  <w:rPrChange w:id="2383" w:author="Pan, Zhemin" w:date="2025-12-13T13:26:00Z" w16du:dateUtc="2025-12-13T05:26:00Z">
                    <w:rPr>
                      <w:rFonts w:ascii="Times New Roman" w:hAnsi="Times New Roman"/>
                    </w:rPr>
                  </w:rPrChange>
                </w:rPr>
                <w:delText>D4</w:delText>
              </w:r>
            </w:del>
          </w:p>
        </w:tc>
        <w:tc>
          <w:tcPr>
            <w:tcW w:w="2584" w:type="dxa"/>
            <w:tcBorders>
              <w:top w:val="single" w:sz="4" w:space="0" w:color="auto"/>
              <w:bottom w:val="single" w:sz="4" w:space="0" w:color="auto"/>
            </w:tcBorders>
            <w:vAlign w:val="center"/>
          </w:tcPr>
          <w:p w14:paraId="437A388F" w14:textId="7E01259E" w:rsidR="0084693A" w:rsidRPr="00FD35A8" w:rsidDel="00FE5D2C" w:rsidRDefault="0084693A" w:rsidP="006921A2">
            <w:pPr>
              <w:widowControl/>
              <w:jc w:val="center"/>
              <w:rPr>
                <w:del w:id="2384" w:author="Yali Chen" w:date="2025-12-18T10:50:00Z" w16du:dateUtc="2025-12-18T02:50:00Z"/>
                <w:rFonts w:ascii="Times New Roman" w:eastAsiaTheme="minorEastAsia" w:hAnsi="Times New Roman"/>
                <w:strike/>
                <w:lang w:eastAsia="zh-CN"/>
                <w:rPrChange w:id="2385" w:author="Pan, Zhemin" w:date="2025-12-13T13:26:00Z" w16du:dateUtc="2025-12-13T05:26:00Z">
                  <w:rPr>
                    <w:del w:id="2386" w:author="Yali Chen" w:date="2025-12-18T10:50:00Z" w16du:dateUtc="2025-12-18T02:50:00Z"/>
                    <w:rFonts w:ascii="Times New Roman" w:eastAsiaTheme="minorEastAsia" w:hAnsi="Times New Roman"/>
                    <w:lang w:eastAsia="zh-CN"/>
                  </w:rPr>
                </w:rPrChange>
              </w:rPr>
            </w:pPr>
            <w:del w:id="2387" w:author="Yali Chen" w:date="2025-12-18T10:50:00Z" w16du:dateUtc="2025-12-18T02:50:00Z">
              <w:r w:rsidRPr="00FD35A8" w:rsidDel="00FE5D2C">
                <w:rPr>
                  <w:rFonts w:ascii="Times New Roman" w:hAnsi="Times New Roman"/>
                  <w:strike/>
                  <w:rPrChange w:id="2388" w:author="Pan, Zhemin" w:date="2025-12-13T13:26:00Z" w16du:dateUtc="2025-12-13T05:26:00Z">
                    <w:rPr>
                      <w:rFonts w:ascii="Times New Roman" w:hAnsi="Times New Roman"/>
                    </w:rPr>
                  </w:rPrChange>
                </w:rPr>
                <w:delText>&lt;&lt;Analysis vist&gt;&gt;</w:delText>
              </w:r>
            </w:del>
          </w:p>
        </w:tc>
      </w:tr>
      <w:tr w:rsidR="0084693A" w:rsidRPr="00FD35A8" w:rsidDel="00FE5D2C" w14:paraId="29ACDEB3" w14:textId="4D94C65D" w:rsidTr="0084693A">
        <w:trPr>
          <w:trHeight w:val="242"/>
          <w:del w:id="2389" w:author="Yali Chen" w:date="2025-12-18T10:50:00Z"/>
        </w:trPr>
        <w:tc>
          <w:tcPr>
            <w:tcW w:w="2415" w:type="dxa"/>
            <w:tcBorders>
              <w:top w:val="nil"/>
              <w:left w:val="nil"/>
              <w:bottom w:val="nil"/>
              <w:right w:val="nil"/>
            </w:tcBorders>
            <w:vAlign w:val="center"/>
          </w:tcPr>
          <w:p w14:paraId="089CBAE8" w14:textId="7FE6C6EE" w:rsidR="0084693A" w:rsidRPr="00FD35A8" w:rsidDel="00FE5D2C" w:rsidRDefault="0084693A" w:rsidP="006921A2">
            <w:pPr>
              <w:widowControl/>
              <w:jc w:val="center"/>
              <w:rPr>
                <w:del w:id="2390" w:author="Yali Chen" w:date="2025-12-18T10:50:00Z" w16du:dateUtc="2025-12-18T02:50:00Z"/>
                <w:rFonts w:ascii="Times New Roman" w:hAnsi="Times New Roman"/>
                <w:strike/>
                <w:color w:val="auto"/>
                <w:lang w:eastAsia="ja-JP"/>
                <w:rPrChange w:id="2391" w:author="Pan, Zhemin" w:date="2025-12-13T13:26:00Z" w16du:dateUtc="2025-12-13T05:26:00Z">
                  <w:rPr>
                    <w:del w:id="2392" w:author="Yali Chen" w:date="2025-12-18T10:50:00Z" w16du:dateUtc="2025-12-18T02:50:00Z"/>
                    <w:rFonts w:ascii="Times New Roman" w:hAnsi="Times New Roman"/>
                    <w:color w:val="auto"/>
                    <w:lang w:eastAsia="ja-JP"/>
                  </w:rPr>
                </w:rPrChange>
              </w:rPr>
            </w:pPr>
            <w:del w:id="2393" w:author="Yali Chen" w:date="2025-12-18T10:50:00Z" w16du:dateUtc="2025-12-18T02:50:00Z">
              <w:r w:rsidRPr="00FD35A8" w:rsidDel="00FE5D2C">
                <w:rPr>
                  <w:rFonts w:ascii="Times New Roman" w:eastAsia="等线" w:hAnsi="Times New Roman"/>
                  <w:strike/>
                  <w:color w:val="auto"/>
                  <w:rPrChange w:id="2394" w:author="Pan, Zhemin" w:date="2025-12-13T13:26:00Z" w16du:dateUtc="2025-12-13T05:26:00Z">
                    <w:rPr>
                      <w:rFonts w:ascii="Times New Roman" w:eastAsia="等线" w:hAnsi="Times New Roman"/>
                      <w:color w:val="auto"/>
                    </w:rPr>
                  </w:rPrChange>
                </w:rPr>
                <w:delText>E0001001</w:delText>
              </w:r>
            </w:del>
          </w:p>
        </w:tc>
        <w:tc>
          <w:tcPr>
            <w:tcW w:w="1194" w:type="dxa"/>
            <w:tcBorders>
              <w:top w:val="nil"/>
              <w:left w:val="nil"/>
              <w:bottom w:val="nil"/>
              <w:right w:val="nil"/>
            </w:tcBorders>
            <w:vAlign w:val="center"/>
          </w:tcPr>
          <w:p w14:paraId="7FBB143E" w14:textId="387E6564" w:rsidR="0084693A" w:rsidRPr="00FD35A8" w:rsidDel="00FE5D2C" w:rsidRDefault="0084693A" w:rsidP="006921A2">
            <w:pPr>
              <w:widowControl/>
              <w:jc w:val="center"/>
              <w:rPr>
                <w:del w:id="2395" w:author="Yali Chen" w:date="2025-12-18T10:50:00Z" w16du:dateUtc="2025-12-18T02:50:00Z"/>
                <w:rFonts w:ascii="Times New Roman" w:hAnsi="Times New Roman"/>
                <w:strike/>
                <w:color w:val="auto"/>
                <w:lang w:eastAsia="ja-JP"/>
                <w:rPrChange w:id="2396" w:author="Pan, Zhemin" w:date="2025-12-13T13:26:00Z" w16du:dateUtc="2025-12-13T05:26:00Z">
                  <w:rPr>
                    <w:del w:id="2397" w:author="Yali Chen" w:date="2025-12-18T10:50:00Z" w16du:dateUtc="2025-12-18T02:50:00Z"/>
                    <w:rFonts w:ascii="Times New Roman" w:hAnsi="Times New Roman"/>
                    <w:color w:val="auto"/>
                    <w:lang w:eastAsia="ja-JP"/>
                  </w:rPr>
                </w:rPrChange>
              </w:rPr>
            </w:pPr>
            <w:del w:id="2398" w:author="Yali Chen" w:date="2025-12-18T10:50:00Z" w16du:dateUtc="2025-12-18T02:50:00Z">
              <w:r w:rsidRPr="00FD35A8" w:rsidDel="00FE5D2C">
                <w:rPr>
                  <w:rFonts w:ascii="Times New Roman" w:eastAsia="等线" w:hAnsi="Times New Roman"/>
                  <w:strike/>
                  <w:color w:val="auto"/>
                  <w:rPrChange w:id="2399"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704970B" w14:textId="18D15BB0" w:rsidR="0084693A" w:rsidRPr="00FD35A8" w:rsidDel="00FE5D2C" w:rsidRDefault="0084693A" w:rsidP="006921A2">
            <w:pPr>
              <w:widowControl/>
              <w:jc w:val="center"/>
              <w:rPr>
                <w:del w:id="2400" w:author="Yali Chen" w:date="2025-12-18T10:50:00Z" w16du:dateUtc="2025-12-18T02:50:00Z"/>
                <w:rFonts w:ascii="Times New Roman" w:hAnsi="Times New Roman"/>
                <w:strike/>
                <w:color w:val="auto"/>
                <w:lang w:eastAsia="zh-CN"/>
                <w:rPrChange w:id="2401" w:author="Pan, Zhemin" w:date="2025-12-13T13:26:00Z" w16du:dateUtc="2025-12-13T05:26:00Z">
                  <w:rPr>
                    <w:del w:id="2402" w:author="Yali Chen" w:date="2025-12-18T10:50:00Z" w16du:dateUtc="2025-12-18T02:50:00Z"/>
                    <w:rFonts w:ascii="Times New Roman" w:hAnsi="Times New Roman"/>
                    <w:color w:val="auto"/>
                    <w:lang w:eastAsia="zh-CN"/>
                  </w:rPr>
                </w:rPrChange>
              </w:rPr>
            </w:pPr>
            <w:del w:id="2403" w:author="Yali Chen" w:date="2025-12-18T10:50:00Z" w16du:dateUtc="2025-12-18T02:50:00Z">
              <w:r w:rsidRPr="00FD35A8" w:rsidDel="00FE5D2C">
                <w:rPr>
                  <w:rFonts w:ascii="Times New Roman" w:eastAsia="等线" w:hAnsi="Times New Roman"/>
                  <w:strike/>
                  <w:color w:val="auto"/>
                  <w:rPrChange w:id="2404"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1623590A" w14:textId="3AAC8045" w:rsidR="0084693A" w:rsidRPr="00FD35A8" w:rsidDel="00FE5D2C" w:rsidRDefault="0084693A" w:rsidP="006921A2">
            <w:pPr>
              <w:widowControl/>
              <w:jc w:val="center"/>
              <w:rPr>
                <w:del w:id="2405" w:author="Yali Chen" w:date="2025-12-18T10:50:00Z" w16du:dateUtc="2025-12-18T02:50:00Z"/>
                <w:rFonts w:ascii="Times New Roman" w:hAnsi="Times New Roman"/>
                <w:strike/>
                <w:color w:val="auto"/>
                <w:lang w:eastAsia="zh-CN"/>
                <w:rPrChange w:id="2406" w:author="Pan, Zhemin" w:date="2025-12-13T13:26:00Z" w16du:dateUtc="2025-12-13T05:26:00Z">
                  <w:rPr>
                    <w:del w:id="2407" w:author="Yali Chen" w:date="2025-12-18T10:50:00Z" w16du:dateUtc="2025-12-18T02:50:00Z"/>
                    <w:rFonts w:ascii="Times New Roman" w:hAnsi="Times New Roman"/>
                    <w:color w:val="auto"/>
                    <w:lang w:eastAsia="zh-CN"/>
                  </w:rPr>
                </w:rPrChange>
              </w:rPr>
            </w:pPr>
            <w:del w:id="2408" w:author="Yali Chen" w:date="2025-12-18T10:50:00Z" w16du:dateUtc="2025-12-18T02:50:00Z">
              <w:r w:rsidRPr="00FD35A8" w:rsidDel="00FE5D2C">
                <w:rPr>
                  <w:rFonts w:ascii="Times New Roman" w:eastAsia="等线" w:hAnsi="Times New Roman"/>
                  <w:strike/>
                  <w:color w:val="auto"/>
                  <w:rPrChange w:id="2409"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651B9884" w14:textId="4ED4EFA7" w:rsidR="0084693A" w:rsidRPr="00FD35A8" w:rsidDel="00FE5D2C" w:rsidRDefault="0084693A" w:rsidP="006921A2">
            <w:pPr>
              <w:widowControl/>
              <w:jc w:val="center"/>
              <w:rPr>
                <w:del w:id="2410" w:author="Yali Chen" w:date="2025-12-18T10:50:00Z" w16du:dateUtc="2025-12-18T02:50:00Z"/>
                <w:rFonts w:ascii="Times New Roman" w:hAnsi="Times New Roman"/>
                <w:strike/>
                <w:color w:val="auto"/>
                <w:lang w:eastAsia="ja-JP"/>
                <w:rPrChange w:id="2411" w:author="Pan, Zhemin" w:date="2025-12-13T13:26:00Z" w16du:dateUtc="2025-12-13T05:26:00Z">
                  <w:rPr>
                    <w:del w:id="2412" w:author="Yali Chen" w:date="2025-12-18T10:50:00Z" w16du:dateUtc="2025-12-18T02:50:00Z"/>
                    <w:rFonts w:ascii="Times New Roman" w:hAnsi="Times New Roman"/>
                    <w:color w:val="auto"/>
                    <w:lang w:eastAsia="ja-JP"/>
                  </w:rPr>
                </w:rPrChange>
              </w:rPr>
            </w:pPr>
            <w:del w:id="2413" w:author="Yali Chen" w:date="2025-12-18T10:50:00Z" w16du:dateUtc="2025-12-18T02:50:00Z">
              <w:r w:rsidRPr="00FD35A8" w:rsidDel="00FE5D2C">
                <w:rPr>
                  <w:rFonts w:ascii="Times New Roman" w:eastAsia="等线" w:hAnsi="Times New Roman"/>
                  <w:strike/>
                  <w:color w:val="auto"/>
                  <w:rPrChange w:id="2414"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7B0FACE9" w14:textId="020770EE" w:rsidR="0084693A" w:rsidRPr="00FD35A8" w:rsidDel="00FE5D2C" w:rsidRDefault="0084693A" w:rsidP="006921A2">
            <w:pPr>
              <w:widowControl/>
              <w:jc w:val="center"/>
              <w:rPr>
                <w:del w:id="2415" w:author="Yali Chen" w:date="2025-12-18T10:50:00Z" w16du:dateUtc="2025-12-18T02:50:00Z"/>
                <w:rFonts w:ascii="Times New Roman" w:hAnsi="Times New Roman"/>
                <w:strike/>
                <w:color w:val="auto"/>
                <w:lang w:eastAsia="ja-JP"/>
                <w:rPrChange w:id="2416" w:author="Pan, Zhemin" w:date="2025-12-13T13:26:00Z" w16du:dateUtc="2025-12-13T05:26:00Z">
                  <w:rPr>
                    <w:del w:id="2417" w:author="Yali Chen" w:date="2025-12-18T10:50:00Z" w16du:dateUtc="2025-12-18T02:50:00Z"/>
                    <w:rFonts w:ascii="Times New Roman" w:hAnsi="Times New Roman"/>
                    <w:color w:val="auto"/>
                    <w:lang w:eastAsia="ja-JP"/>
                  </w:rPr>
                </w:rPrChange>
              </w:rPr>
            </w:pPr>
            <w:del w:id="2418" w:author="Yali Chen" w:date="2025-12-18T10:50:00Z" w16du:dateUtc="2025-12-18T02:50:00Z">
              <w:r w:rsidRPr="00FD35A8" w:rsidDel="00FE5D2C">
                <w:rPr>
                  <w:rFonts w:ascii="Times New Roman" w:eastAsia="等线" w:hAnsi="Times New Roman"/>
                  <w:strike/>
                  <w:color w:val="auto"/>
                  <w:rPrChange w:id="2419"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2369608E" w14:textId="4C5181CE" w:rsidR="0084693A" w:rsidRPr="00FD35A8" w:rsidDel="00FE5D2C" w:rsidRDefault="0084693A" w:rsidP="006921A2">
            <w:pPr>
              <w:widowControl/>
              <w:jc w:val="center"/>
              <w:rPr>
                <w:del w:id="2420" w:author="Yali Chen" w:date="2025-12-18T10:50:00Z" w16du:dateUtc="2025-12-18T02:50:00Z"/>
                <w:rFonts w:ascii="Times New Roman" w:hAnsi="Times New Roman"/>
                <w:strike/>
                <w:color w:val="auto"/>
                <w:rPrChange w:id="2421" w:author="Pan, Zhemin" w:date="2025-12-13T13:26:00Z" w16du:dateUtc="2025-12-13T05:26:00Z">
                  <w:rPr>
                    <w:del w:id="2422" w:author="Yali Chen" w:date="2025-12-18T10:50:00Z" w16du:dateUtc="2025-12-18T02:50:00Z"/>
                    <w:rFonts w:ascii="Times New Roman" w:hAnsi="Times New Roman"/>
                    <w:color w:val="auto"/>
                  </w:rPr>
                </w:rPrChange>
              </w:rPr>
            </w:pPr>
            <w:del w:id="2423" w:author="Yali Chen" w:date="2025-12-18T10:50:00Z" w16du:dateUtc="2025-12-18T02:50:00Z">
              <w:r w:rsidRPr="00FD35A8" w:rsidDel="00FE5D2C">
                <w:rPr>
                  <w:rFonts w:ascii="Times New Roman" w:eastAsia="等线" w:hAnsi="Times New Roman"/>
                  <w:strike/>
                  <w:color w:val="auto"/>
                  <w:rPrChange w:id="2424"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1CA9EF72" w14:textId="4F006FED" w:rsidR="0084693A" w:rsidRPr="00FD35A8" w:rsidDel="00FE5D2C" w:rsidRDefault="00246B30" w:rsidP="006921A2">
            <w:pPr>
              <w:widowControl/>
              <w:jc w:val="center"/>
              <w:rPr>
                <w:del w:id="2425" w:author="Yali Chen" w:date="2025-12-18T10:50:00Z" w16du:dateUtc="2025-12-18T02:50:00Z"/>
                <w:rFonts w:ascii="Times New Roman" w:hAnsi="Times New Roman"/>
                <w:strike/>
                <w:color w:val="auto"/>
                <w:rPrChange w:id="2426" w:author="Pan, Zhemin" w:date="2025-12-13T13:26:00Z" w16du:dateUtc="2025-12-13T05:26:00Z">
                  <w:rPr>
                    <w:del w:id="2427" w:author="Yali Chen" w:date="2025-12-18T10:50:00Z" w16du:dateUtc="2025-12-18T02:50:00Z"/>
                    <w:rFonts w:ascii="Times New Roman" w:hAnsi="Times New Roman"/>
                    <w:color w:val="auto"/>
                  </w:rPr>
                </w:rPrChange>
              </w:rPr>
            </w:pPr>
            <w:del w:id="2428" w:author="Yali Chen" w:date="2025-12-18T10:50:00Z" w16du:dateUtc="2025-12-18T02:50:00Z">
              <w:r w:rsidRPr="00FD35A8" w:rsidDel="00FE5D2C">
                <w:rPr>
                  <w:rFonts w:ascii="Times New Roman" w:eastAsia="等线" w:hAnsi="Times New Roman"/>
                  <w:strike/>
                  <w:color w:val="auto"/>
                  <w:rPrChange w:id="2429" w:author="Pan, Zhemin" w:date="2025-12-13T13:26:00Z" w16du:dateUtc="2025-12-13T05:26:00Z">
                    <w:rPr>
                      <w:rFonts w:ascii="Times New Roman" w:eastAsia="等线" w:hAnsi="Times New Roman"/>
                      <w:color w:val="auto"/>
                    </w:rPr>
                  </w:rPrChange>
                </w:rPr>
                <w:delText>x</w:delText>
              </w:r>
              <w:r w:rsidR="0084693A" w:rsidRPr="00FD35A8" w:rsidDel="00FE5D2C">
                <w:rPr>
                  <w:rFonts w:ascii="Times New Roman" w:eastAsia="等线" w:hAnsi="Times New Roman"/>
                  <w:strike/>
                  <w:color w:val="auto"/>
                  <w:rPrChange w:id="2430" w:author="Pan, Zhemin" w:date="2025-12-13T13:26:00Z" w16du:dateUtc="2025-12-13T05:26:00Z">
                    <w:rPr>
                      <w:rFonts w:ascii="Times New Roman" w:eastAsia="等线" w:hAnsi="Times New Roman"/>
                      <w:color w:val="auto"/>
                    </w:rPr>
                  </w:rPrChange>
                </w:rPr>
                <w:delText>x*</w:delText>
              </w:r>
            </w:del>
          </w:p>
        </w:tc>
        <w:tc>
          <w:tcPr>
            <w:tcW w:w="2584" w:type="dxa"/>
            <w:tcBorders>
              <w:top w:val="nil"/>
              <w:left w:val="nil"/>
              <w:bottom w:val="nil"/>
              <w:right w:val="nil"/>
            </w:tcBorders>
            <w:vAlign w:val="center"/>
          </w:tcPr>
          <w:p w14:paraId="3E53A34F" w14:textId="559844D0" w:rsidR="0084693A" w:rsidRPr="00FD35A8" w:rsidDel="00FE5D2C" w:rsidRDefault="0084693A" w:rsidP="006921A2">
            <w:pPr>
              <w:widowControl/>
              <w:jc w:val="center"/>
              <w:rPr>
                <w:del w:id="2431" w:author="Yali Chen" w:date="2025-12-18T10:50:00Z" w16du:dateUtc="2025-12-18T02:50:00Z"/>
                <w:rFonts w:ascii="Times New Roman" w:hAnsi="Times New Roman"/>
                <w:strike/>
                <w:color w:val="auto"/>
                <w:lang w:eastAsia="zh-CN"/>
                <w:rPrChange w:id="2432" w:author="Pan, Zhemin" w:date="2025-12-13T13:26:00Z" w16du:dateUtc="2025-12-13T05:26:00Z">
                  <w:rPr>
                    <w:del w:id="2433" w:author="Yali Chen" w:date="2025-12-18T10:50:00Z" w16du:dateUtc="2025-12-18T02:50:00Z"/>
                    <w:rFonts w:ascii="Times New Roman" w:hAnsi="Times New Roman"/>
                    <w:color w:val="auto"/>
                    <w:lang w:eastAsia="zh-CN"/>
                  </w:rPr>
                </w:rPrChange>
              </w:rPr>
            </w:pPr>
            <w:del w:id="2434" w:author="Yali Chen" w:date="2025-12-18T10:50:00Z" w16du:dateUtc="2025-12-18T02:50:00Z">
              <w:r w:rsidRPr="00FD35A8" w:rsidDel="00FE5D2C">
                <w:rPr>
                  <w:rFonts w:ascii="Times New Roman" w:eastAsia="等线" w:hAnsi="Times New Roman"/>
                  <w:strike/>
                  <w:color w:val="auto"/>
                  <w:rPrChange w:id="2435"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EA2CFC4" w14:textId="393D3B22" w:rsidTr="0084693A">
        <w:trPr>
          <w:trHeight w:val="270"/>
          <w:del w:id="2436" w:author="Yali Chen" w:date="2025-12-18T10:50:00Z"/>
        </w:trPr>
        <w:tc>
          <w:tcPr>
            <w:tcW w:w="2415" w:type="dxa"/>
            <w:tcBorders>
              <w:top w:val="nil"/>
              <w:left w:val="nil"/>
              <w:bottom w:val="nil"/>
              <w:right w:val="nil"/>
            </w:tcBorders>
            <w:vAlign w:val="center"/>
          </w:tcPr>
          <w:p w14:paraId="67E83A10" w14:textId="68E9B8D4" w:rsidR="0084693A" w:rsidRPr="00FD35A8" w:rsidDel="00FE5D2C" w:rsidRDefault="0084693A" w:rsidP="006921A2">
            <w:pPr>
              <w:widowControl/>
              <w:jc w:val="center"/>
              <w:rPr>
                <w:del w:id="2437" w:author="Yali Chen" w:date="2025-12-18T10:50:00Z" w16du:dateUtc="2025-12-18T02:50:00Z"/>
                <w:rFonts w:ascii="Times New Roman" w:hAnsi="Times New Roman"/>
                <w:strike/>
                <w:color w:val="auto"/>
                <w:lang w:eastAsia="zh-CN"/>
                <w:rPrChange w:id="2438" w:author="Pan, Zhemin" w:date="2025-12-13T13:26:00Z" w16du:dateUtc="2025-12-13T05:26:00Z">
                  <w:rPr>
                    <w:del w:id="2439" w:author="Yali Chen" w:date="2025-12-18T10:50:00Z" w16du:dateUtc="2025-12-18T02:50:00Z"/>
                    <w:rFonts w:ascii="Times New Roman" w:hAnsi="Times New Roman"/>
                    <w:color w:val="auto"/>
                    <w:lang w:eastAsia="zh-CN"/>
                  </w:rPr>
                </w:rPrChange>
              </w:rPr>
            </w:pPr>
            <w:del w:id="2440" w:author="Yali Chen" w:date="2025-12-18T10:50:00Z" w16du:dateUtc="2025-12-18T02:50:00Z">
              <w:r w:rsidRPr="00FD35A8" w:rsidDel="00FE5D2C">
                <w:rPr>
                  <w:rFonts w:ascii="Times New Roman" w:eastAsia="等线" w:hAnsi="Times New Roman"/>
                  <w:strike/>
                  <w:color w:val="auto"/>
                  <w:rPrChange w:id="2441" w:author="Pan, Zhemin" w:date="2025-12-13T13:26:00Z" w16du:dateUtc="2025-12-13T05:26:00Z">
                    <w:rPr>
                      <w:rFonts w:ascii="Times New Roman" w:eastAsia="等线" w:hAnsi="Times New Roman"/>
                      <w:color w:val="auto"/>
                    </w:rPr>
                  </w:rPrChange>
                </w:rPr>
                <w:delText>E0001002</w:delText>
              </w:r>
            </w:del>
          </w:p>
        </w:tc>
        <w:tc>
          <w:tcPr>
            <w:tcW w:w="1194" w:type="dxa"/>
            <w:tcBorders>
              <w:top w:val="nil"/>
              <w:left w:val="nil"/>
              <w:bottom w:val="nil"/>
              <w:right w:val="nil"/>
            </w:tcBorders>
            <w:vAlign w:val="center"/>
          </w:tcPr>
          <w:p w14:paraId="53086B20" w14:textId="5069A7A0" w:rsidR="0084693A" w:rsidRPr="00FD35A8" w:rsidDel="00FE5D2C" w:rsidRDefault="0084693A" w:rsidP="006921A2">
            <w:pPr>
              <w:widowControl/>
              <w:jc w:val="center"/>
              <w:rPr>
                <w:del w:id="2442" w:author="Yali Chen" w:date="2025-12-18T10:50:00Z" w16du:dateUtc="2025-12-18T02:50:00Z"/>
                <w:rFonts w:ascii="Times New Roman" w:hAnsi="Times New Roman"/>
                <w:strike/>
                <w:color w:val="auto"/>
                <w:lang w:eastAsia="ja-JP"/>
                <w:rPrChange w:id="2443" w:author="Pan, Zhemin" w:date="2025-12-13T13:26:00Z" w16du:dateUtc="2025-12-13T05:26:00Z">
                  <w:rPr>
                    <w:del w:id="2444" w:author="Yali Chen" w:date="2025-12-18T10:50:00Z" w16du:dateUtc="2025-12-18T02:50:00Z"/>
                    <w:rFonts w:ascii="Times New Roman" w:hAnsi="Times New Roman"/>
                    <w:color w:val="auto"/>
                    <w:lang w:eastAsia="ja-JP"/>
                  </w:rPr>
                </w:rPrChange>
              </w:rPr>
            </w:pPr>
            <w:del w:id="2445" w:author="Yali Chen" w:date="2025-12-18T10:50:00Z" w16du:dateUtc="2025-12-18T02:50:00Z">
              <w:r w:rsidRPr="00FD35A8" w:rsidDel="00FE5D2C">
                <w:rPr>
                  <w:rFonts w:ascii="Times New Roman" w:eastAsia="等线" w:hAnsi="Times New Roman"/>
                  <w:strike/>
                  <w:color w:val="auto"/>
                  <w:rPrChange w:id="2446"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0502995F" w14:textId="2985AE07" w:rsidR="0084693A" w:rsidRPr="00FD35A8" w:rsidDel="00FE5D2C" w:rsidRDefault="0084693A" w:rsidP="006921A2">
            <w:pPr>
              <w:widowControl/>
              <w:jc w:val="center"/>
              <w:rPr>
                <w:del w:id="2447" w:author="Yali Chen" w:date="2025-12-18T10:50:00Z" w16du:dateUtc="2025-12-18T02:50:00Z"/>
                <w:rFonts w:ascii="Times New Roman" w:hAnsi="Times New Roman"/>
                <w:strike/>
                <w:color w:val="auto"/>
                <w:lang w:eastAsia="ja-JP"/>
                <w:rPrChange w:id="2448" w:author="Pan, Zhemin" w:date="2025-12-13T13:26:00Z" w16du:dateUtc="2025-12-13T05:26:00Z">
                  <w:rPr>
                    <w:del w:id="2449" w:author="Yali Chen" w:date="2025-12-18T10:50:00Z" w16du:dateUtc="2025-12-18T02:50:00Z"/>
                    <w:rFonts w:ascii="Times New Roman" w:hAnsi="Times New Roman"/>
                    <w:color w:val="auto"/>
                    <w:lang w:eastAsia="ja-JP"/>
                  </w:rPr>
                </w:rPrChange>
              </w:rPr>
            </w:pPr>
            <w:del w:id="2450" w:author="Yali Chen" w:date="2025-12-18T10:50:00Z" w16du:dateUtc="2025-12-18T02:50:00Z">
              <w:r w:rsidRPr="00FD35A8" w:rsidDel="00FE5D2C">
                <w:rPr>
                  <w:rFonts w:ascii="Times New Roman" w:eastAsia="等线" w:hAnsi="Times New Roman"/>
                  <w:strike/>
                  <w:color w:val="auto"/>
                  <w:rPrChange w:id="2451"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4FC296D2" w14:textId="19989F9D" w:rsidR="0084693A" w:rsidRPr="00FD35A8" w:rsidDel="00FE5D2C" w:rsidRDefault="0084693A" w:rsidP="006921A2">
            <w:pPr>
              <w:widowControl/>
              <w:jc w:val="center"/>
              <w:rPr>
                <w:del w:id="2452" w:author="Yali Chen" w:date="2025-12-18T10:50:00Z" w16du:dateUtc="2025-12-18T02:50:00Z"/>
                <w:rFonts w:ascii="Times New Roman" w:hAnsi="Times New Roman"/>
                <w:strike/>
                <w:color w:val="auto"/>
                <w:lang w:eastAsia="zh-CN"/>
                <w:rPrChange w:id="2453" w:author="Pan, Zhemin" w:date="2025-12-13T13:26:00Z" w16du:dateUtc="2025-12-13T05:26:00Z">
                  <w:rPr>
                    <w:del w:id="2454" w:author="Yali Chen" w:date="2025-12-18T10:50:00Z" w16du:dateUtc="2025-12-18T02:50:00Z"/>
                    <w:rFonts w:ascii="Times New Roman" w:hAnsi="Times New Roman"/>
                    <w:color w:val="auto"/>
                    <w:lang w:eastAsia="zh-CN"/>
                  </w:rPr>
                </w:rPrChange>
              </w:rPr>
            </w:pPr>
            <w:del w:id="2455" w:author="Yali Chen" w:date="2025-12-18T10:50:00Z" w16du:dateUtc="2025-12-18T02:50:00Z">
              <w:r w:rsidRPr="00FD35A8" w:rsidDel="00FE5D2C">
                <w:rPr>
                  <w:rFonts w:ascii="Times New Roman" w:eastAsia="等线" w:hAnsi="Times New Roman"/>
                  <w:strike/>
                  <w:color w:val="auto"/>
                  <w:rPrChange w:id="2456"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7720D0CD" w14:textId="434AAC27" w:rsidR="0084693A" w:rsidRPr="00FD35A8" w:rsidDel="00FE5D2C" w:rsidRDefault="0084693A" w:rsidP="006921A2">
            <w:pPr>
              <w:widowControl/>
              <w:jc w:val="center"/>
              <w:rPr>
                <w:del w:id="2457" w:author="Yali Chen" w:date="2025-12-18T10:50:00Z" w16du:dateUtc="2025-12-18T02:50:00Z"/>
                <w:rFonts w:ascii="Times New Roman" w:hAnsi="Times New Roman"/>
                <w:strike/>
                <w:color w:val="auto"/>
                <w:lang w:eastAsia="ja-JP"/>
                <w:rPrChange w:id="2458" w:author="Pan, Zhemin" w:date="2025-12-13T13:26:00Z" w16du:dateUtc="2025-12-13T05:26:00Z">
                  <w:rPr>
                    <w:del w:id="2459" w:author="Yali Chen" w:date="2025-12-18T10:50:00Z" w16du:dateUtc="2025-12-18T02:50:00Z"/>
                    <w:rFonts w:ascii="Times New Roman" w:hAnsi="Times New Roman"/>
                    <w:color w:val="auto"/>
                    <w:lang w:eastAsia="ja-JP"/>
                  </w:rPr>
                </w:rPrChange>
              </w:rPr>
            </w:pPr>
            <w:del w:id="2460" w:author="Yali Chen" w:date="2025-12-18T10:50:00Z" w16du:dateUtc="2025-12-18T02:50:00Z">
              <w:r w:rsidRPr="00FD35A8" w:rsidDel="00FE5D2C">
                <w:rPr>
                  <w:rFonts w:ascii="Times New Roman" w:eastAsia="等线" w:hAnsi="Times New Roman"/>
                  <w:strike/>
                  <w:color w:val="auto"/>
                  <w:rPrChange w:id="2461"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66590CDF" w14:textId="02091298" w:rsidR="0084693A" w:rsidRPr="00FD35A8" w:rsidDel="00FE5D2C" w:rsidRDefault="0084693A" w:rsidP="006921A2">
            <w:pPr>
              <w:widowControl/>
              <w:jc w:val="center"/>
              <w:rPr>
                <w:del w:id="2462" w:author="Yali Chen" w:date="2025-12-18T10:50:00Z" w16du:dateUtc="2025-12-18T02:50:00Z"/>
                <w:rFonts w:ascii="Times New Roman" w:hAnsi="Times New Roman"/>
                <w:strike/>
                <w:color w:val="auto"/>
                <w:lang w:eastAsia="zh-CN"/>
                <w:rPrChange w:id="2463" w:author="Pan, Zhemin" w:date="2025-12-13T13:26:00Z" w16du:dateUtc="2025-12-13T05:26:00Z">
                  <w:rPr>
                    <w:del w:id="2464" w:author="Yali Chen" w:date="2025-12-18T10:50:00Z" w16du:dateUtc="2025-12-18T02:50:00Z"/>
                    <w:rFonts w:ascii="Times New Roman" w:hAnsi="Times New Roman"/>
                    <w:color w:val="auto"/>
                    <w:lang w:eastAsia="zh-CN"/>
                  </w:rPr>
                </w:rPrChange>
              </w:rPr>
            </w:pPr>
            <w:del w:id="2465" w:author="Yali Chen" w:date="2025-12-18T10:50:00Z" w16du:dateUtc="2025-12-18T02:50:00Z">
              <w:r w:rsidRPr="00FD35A8" w:rsidDel="00FE5D2C">
                <w:rPr>
                  <w:rFonts w:ascii="Times New Roman" w:eastAsia="等线" w:hAnsi="Times New Roman"/>
                  <w:strike/>
                  <w:color w:val="auto"/>
                  <w:rPrChange w:id="2466"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014FC5F2" w14:textId="7199147A" w:rsidR="0084693A" w:rsidRPr="00FD35A8" w:rsidDel="00FE5D2C" w:rsidRDefault="0084693A" w:rsidP="006921A2">
            <w:pPr>
              <w:widowControl/>
              <w:jc w:val="center"/>
              <w:rPr>
                <w:del w:id="2467" w:author="Yali Chen" w:date="2025-12-18T10:50:00Z" w16du:dateUtc="2025-12-18T02:50:00Z"/>
                <w:rFonts w:ascii="Times New Roman" w:hAnsi="Times New Roman"/>
                <w:strike/>
                <w:color w:val="auto"/>
                <w:lang w:eastAsia="zh-CN"/>
                <w:rPrChange w:id="2468" w:author="Pan, Zhemin" w:date="2025-12-13T13:26:00Z" w16du:dateUtc="2025-12-13T05:26:00Z">
                  <w:rPr>
                    <w:del w:id="2469" w:author="Yali Chen" w:date="2025-12-18T10:50:00Z" w16du:dateUtc="2025-12-18T02:50:00Z"/>
                    <w:rFonts w:ascii="Times New Roman" w:hAnsi="Times New Roman"/>
                    <w:color w:val="auto"/>
                    <w:lang w:eastAsia="zh-CN"/>
                  </w:rPr>
                </w:rPrChange>
              </w:rPr>
            </w:pPr>
            <w:del w:id="2470" w:author="Yali Chen" w:date="2025-12-18T10:50:00Z" w16du:dateUtc="2025-12-18T02:50:00Z">
              <w:r w:rsidRPr="00FD35A8" w:rsidDel="00FE5D2C">
                <w:rPr>
                  <w:rFonts w:ascii="Times New Roman" w:eastAsia="等线" w:hAnsi="Times New Roman"/>
                  <w:strike/>
                  <w:color w:val="auto"/>
                  <w:rPrChange w:id="2471"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C697CD9" w14:textId="3AD525D8" w:rsidR="0084693A" w:rsidRPr="00FD35A8" w:rsidDel="00FE5D2C" w:rsidRDefault="0084693A" w:rsidP="006921A2">
            <w:pPr>
              <w:widowControl/>
              <w:jc w:val="center"/>
              <w:rPr>
                <w:del w:id="2472" w:author="Yali Chen" w:date="2025-12-18T10:50:00Z" w16du:dateUtc="2025-12-18T02:50:00Z"/>
                <w:rFonts w:ascii="Times New Roman" w:hAnsi="Times New Roman"/>
                <w:strike/>
                <w:color w:val="auto"/>
                <w:lang w:eastAsia="zh-CN"/>
                <w:rPrChange w:id="2473" w:author="Pan, Zhemin" w:date="2025-12-13T13:26:00Z" w16du:dateUtc="2025-12-13T05:26:00Z">
                  <w:rPr>
                    <w:del w:id="2474" w:author="Yali Chen" w:date="2025-12-18T10:50:00Z" w16du:dateUtc="2025-12-18T02:50:00Z"/>
                    <w:rFonts w:ascii="Times New Roman" w:hAnsi="Times New Roman"/>
                    <w:color w:val="auto"/>
                    <w:lang w:eastAsia="zh-CN"/>
                  </w:rPr>
                </w:rPrChange>
              </w:rPr>
            </w:pPr>
            <w:del w:id="2475" w:author="Yali Chen" w:date="2025-12-18T10:50:00Z" w16du:dateUtc="2025-12-18T02:50:00Z">
              <w:r w:rsidRPr="00FD35A8" w:rsidDel="00FE5D2C">
                <w:rPr>
                  <w:rFonts w:ascii="Times New Roman" w:eastAsia="等线" w:hAnsi="Times New Roman"/>
                  <w:strike/>
                  <w:color w:val="auto"/>
                  <w:rPrChange w:id="2476"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25E789EB" w14:textId="58DD34BE" w:rsidR="0084693A" w:rsidRPr="00FD35A8" w:rsidDel="00FE5D2C" w:rsidRDefault="0084693A" w:rsidP="006921A2">
            <w:pPr>
              <w:widowControl/>
              <w:jc w:val="center"/>
              <w:rPr>
                <w:del w:id="2477" w:author="Yali Chen" w:date="2025-12-18T10:50:00Z" w16du:dateUtc="2025-12-18T02:50:00Z"/>
                <w:rFonts w:ascii="Times New Roman" w:hAnsi="Times New Roman"/>
                <w:strike/>
                <w:color w:val="auto"/>
                <w:lang w:eastAsia="zh-CN"/>
                <w:rPrChange w:id="2478" w:author="Pan, Zhemin" w:date="2025-12-13T13:26:00Z" w16du:dateUtc="2025-12-13T05:26:00Z">
                  <w:rPr>
                    <w:del w:id="2479" w:author="Yali Chen" w:date="2025-12-18T10:50:00Z" w16du:dateUtc="2025-12-18T02:50:00Z"/>
                    <w:rFonts w:ascii="Times New Roman" w:hAnsi="Times New Roman"/>
                    <w:color w:val="auto"/>
                    <w:lang w:eastAsia="zh-CN"/>
                  </w:rPr>
                </w:rPrChange>
              </w:rPr>
            </w:pPr>
            <w:del w:id="2480" w:author="Yali Chen" w:date="2025-12-18T10:50:00Z" w16du:dateUtc="2025-12-18T02:50:00Z">
              <w:r w:rsidRPr="00FD35A8" w:rsidDel="00FE5D2C">
                <w:rPr>
                  <w:rFonts w:ascii="Times New Roman" w:eastAsia="等线" w:hAnsi="Times New Roman"/>
                  <w:strike/>
                  <w:color w:val="auto"/>
                  <w:rPrChange w:id="2481"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F44713D" w14:textId="700957ED" w:rsidTr="0084693A">
        <w:trPr>
          <w:trHeight w:val="288"/>
          <w:del w:id="2482" w:author="Yali Chen" w:date="2025-12-18T10:50:00Z"/>
        </w:trPr>
        <w:tc>
          <w:tcPr>
            <w:tcW w:w="2415" w:type="dxa"/>
            <w:tcBorders>
              <w:top w:val="nil"/>
              <w:left w:val="nil"/>
              <w:bottom w:val="nil"/>
              <w:right w:val="nil"/>
            </w:tcBorders>
            <w:vAlign w:val="center"/>
          </w:tcPr>
          <w:p w14:paraId="0709726A" w14:textId="45F65D29" w:rsidR="0084693A" w:rsidRPr="00FD35A8" w:rsidDel="00FE5D2C" w:rsidRDefault="0084693A" w:rsidP="006921A2">
            <w:pPr>
              <w:widowControl/>
              <w:jc w:val="center"/>
              <w:rPr>
                <w:del w:id="2483" w:author="Yali Chen" w:date="2025-12-18T10:50:00Z" w16du:dateUtc="2025-12-18T02:50:00Z"/>
                <w:rFonts w:ascii="Times New Roman" w:hAnsi="Times New Roman"/>
                <w:strike/>
                <w:color w:val="auto"/>
                <w:lang w:eastAsia="zh-CN"/>
                <w:rPrChange w:id="2484" w:author="Pan, Zhemin" w:date="2025-12-13T13:26:00Z" w16du:dateUtc="2025-12-13T05:26:00Z">
                  <w:rPr>
                    <w:del w:id="2485" w:author="Yali Chen" w:date="2025-12-18T10:50:00Z" w16du:dateUtc="2025-12-18T02:50:00Z"/>
                    <w:rFonts w:ascii="Times New Roman" w:hAnsi="Times New Roman"/>
                    <w:color w:val="auto"/>
                    <w:lang w:eastAsia="zh-CN"/>
                  </w:rPr>
                </w:rPrChange>
              </w:rPr>
            </w:pPr>
            <w:del w:id="2486" w:author="Yali Chen" w:date="2025-12-18T10:50:00Z" w16du:dateUtc="2025-12-18T02:50:00Z">
              <w:r w:rsidRPr="00FD35A8" w:rsidDel="00FE5D2C">
                <w:rPr>
                  <w:rFonts w:ascii="Times New Roman" w:eastAsia="等线" w:hAnsi="Times New Roman"/>
                  <w:strike/>
                  <w:color w:val="auto"/>
                  <w:rPrChange w:id="2487" w:author="Pan, Zhemin" w:date="2025-12-13T13:26:00Z" w16du:dateUtc="2025-12-13T05:26:00Z">
                    <w:rPr>
                      <w:rFonts w:ascii="Times New Roman" w:eastAsia="等线" w:hAnsi="Times New Roman"/>
                      <w:color w:val="auto"/>
                    </w:rPr>
                  </w:rPrChange>
                </w:rPr>
                <w:delText>E0001003</w:delText>
              </w:r>
            </w:del>
          </w:p>
        </w:tc>
        <w:tc>
          <w:tcPr>
            <w:tcW w:w="1194" w:type="dxa"/>
            <w:tcBorders>
              <w:top w:val="nil"/>
              <w:left w:val="nil"/>
              <w:bottom w:val="nil"/>
              <w:right w:val="nil"/>
            </w:tcBorders>
            <w:vAlign w:val="center"/>
          </w:tcPr>
          <w:p w14:paraId="107708AE" w14:textId="7856B7E5" w:rsidR="0084693A" w:rsidRPr="00FD35A8" w:rsidDel="00FE5D2C" w:rsidRDefault="0084693A" w:rsidP="006921A2">
            <w:pPr>
              <w:widowControl/>
              <w:jc w:val="center"/>
              <w:rPr>
                <w:del w:id="2488" w:author="Yali Chen" w:date="2025-12-18T10:50:00Z" w16du:dateUtc="2025-12-18T02:50:00Z"/>
                <w:rFonts w:ascii="Times New Roman" w:hAnsi="Times New Roman"/>
                <w:strike/>
                <w:color w:val="auto"/>
                <w:lang w:eastAsia="ja-JP"/>
                <w:rPrChange w:id="2489" w:author="Pan, Zhemin" w:date="2025-12-13T13:26:00Z" w16du:dateUtc="2025-12-13T05:26:00Z">
                  <w:rPr>
                    <w:del w:id="2490" w:author="Yali Chen" w:date="2025-12-18T10:50:00Z" w16du:dateUtc="2025-12-18T02:50:00Z"/>
                    <w:rFonts w:ascii="Times New Roman" w:hAnsi="Times New Roman"/>
                    <w:color w:val="auto"/>
                    <w:lang w:eastAsia="ja-JP"/>
                  </w:rPr>
                </w:rPrChange>
              </w:rPr>
            </w:pPr>
            <w:del w:id="2491" w:author="Yali Chen" w:date="2025-12-18T10:50:00Z" w16du:dateUtc="2025-12-18T02:50:00Z">
              <w:r w:rsidRPr="00FD35A8" w:rsidDel="00FE5D2C">
                <w:rPr>
                  <w:rFonts w:ascii="Times New Roman" w:eastAsia="等线" w:hAnsi="Times New Roman"/>
                  <w:strike/>
                  <w:color w:val="auto"/>
                  <w:rPrChange w:id="2492"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194A938" w14:textId="0A695D1E" w:rsidR="0084693A" w:rsidRPr="00FD35A8" w:rsidDel="00FE5D2C" w:rsidRDefault="0084693A" w:rsidP="006921A2">
            <w:pPr>
              <w:widowControl/>
              <w:jc w:val="center"/>
              <w:rPr>
                <w:del w:id="2493" w:author="Yali Chen" w:date="2025-12-18T10:50:00Z" w16du:dateUtc="2025-12-18T02:50:00Z"/>
                <w:rFonts w:ascii="Times New Roman" w:hAnsi="Times New Roman"/>
                <w:strike/>
                <w:color w:val="auto"/>
                <w:lang w:eastAsia="ja-JP"/>
                <w:rPrChange w:id="2494" w:author="Pan, Zhemin" w:date="2025-12-13T13:26:00Z" w16du:dateUtc="2025-12-13T05:26:00Z">
                  <w:rPr>
                    <w:del w:id="2495" w:author="Yali Chen" w:date="2025-12-18T10:50:00Z" w16du:dateUtc="2025-12-18T02:50:00Z"/>
                    <w:rFonts w:ascii="Times New Roman" w:hAnsi="Times New Roman"/>
                    <w:color w:val="auto"/>
                    <w:lang w:eastAsia="ja-JP"/>
                  </w:rPr>
                </w:rPrChange>
              </w:rPr>
            </w:pPr>
            <w:del w:id="2496" w:author="Yali Chen" w:date="2025-12-18T10:50:00Z" w16du:dateUtc="2025-12-18T02:50:00Z">
              <w:r w:rsidRPr="00FD35A8" w:rsidDel="00FE5D2C">
                <w:rPr>
                  <w:rFonts w:ascii="Times New Roman" w:eastAsia="等线" w:hAnsi="Times New Roman"/>
                  <w:strike/>
                  <w:color w:val="auto"/>
                  <w:rPrChange w:id="2497"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7F2C910C" w14:textId="556BD797" w:rsidR="0084693A" w:rsidRPr="00FD35A8" w:rsidDel="00FE5D2C" w:rsidRDefault="0084693A" w:rsidP="006921A2">
            <w:pPr>
              <w:widowControl/>
              <w:jc w:val="center"/>
              <w:rPr>
                <w:del w:id="2498" w:author="Yali Chen" w:date="2025-12-18T10:50:00Z" w16du:dateUtc="2025-12-18T02:50:00Z"/>
                <w:rFonts w:ascii="Times New Roman" w:hAnsi="Times New Roman"/>
                <w:strike/>
                <w:color w:val="auto"/>
                <w:lang w:eastAsia="zh-CN"/>
                <w:rPrChange w:id="2499" w:author="Pan, Zhemin" w:date="2025-12-13T13:26:00Z" w16du:dateUtc="2025-12-13T05:26:00Z">
                  <w:rPr>
                    <w:del w:id="2500" w:author="Yali Chen" w:date="2025-12-18T10:50:00Z" w16du:dateUtc="2025-12-18T02:50:00Z"/>
                    <w:rFonts w:ascii="Times New Roman" w:hAnsi="Times New Roman"/>
                    <w:color w:val="auto"/>
                    <w:lang w:eastAsia="zh-CN"/>
                  </w:rPr>
                </w:rPrChange>
              </w:rPr>
            </w:pPr>
            <w:del w:id="2501" w:author="Yali Chen" w:date="2025-12-18T10:50:00Z" w16du:dateUtc="2025-12-18T02:50:00Z">
              <w:r w:rsidRPr="00FD35A8" w:rsidDel="00FE5D2C">
                <w:rPr>
                  <w:rFonts w:ascii="Times New Roman" w:eastAsia="等线" w:hAnsi="Times New Roman"/>
                  <w:strike/>
                  <w:color w:val="auto"/>
                  <w:rPrChange w:id="2502"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6BC5730A" w14:textId="5739950C" w:rsidR="0084693A" w:rsidRPr="00FD35A8" w:rsidDel="00FE5D2C" w:rsidRDefault="0084693A" w:rsidP="006921A2">
            <w:pPr>
              <w:widowControl/>
              <w:jc w:val="center"/>
              <w:rPr>
                <w:del w:id="2503" w:author="Yali Chen" w:date="2025-12-18T10:50:00Z" w16du:dateUtc="2025-12-18T02:50:00Z"/>
                <w:rFonts w:ascii="Times New Roman" w:hAnsi="Times New Roman"/>
                <w:strike/>
                <w:color w:val="auto"/>
                <w:lang w:eastAsia="ja-JP"/>
                <w:rPrChange w:id="2504" w:author="Pan, Zhemin" w:date="2025-12-13T13:26:00Z" w16du:dateUtc="2025-12-13T05:26:00Z">
                  <w:rPr>
                    <w:del w:id="2505" w:author="Yali Chen" w:date="2025-12-18T10:50:00Z" w16du:dateUtc="2025-12-18T02:50:00Z"/>
                    <w:rFonts w:ascii="Times New Roman" w:hAnsi="Times New Roman"/>
                    <w:color w:val="auto"/>
                    <w:lang w:eastAsia="ja-JP"/>
                  </w:rPr>
                </w:rPrChange>
              </w:rPr>
            </w:pPr>
            <w:del w:id="2506" w:author="Yali Chen" w:date="2025-12-18T10:50:00Z" w16du:dateUtc="2025-12-18T02:50:00Z">
              <w:r w:rsidRPr="00FD35A8" w:rsidDel="00FE5D2C">
                <w:rPr>
                  <w:rFonts w:ascii="Times New Roman" w:eastAsia="等线" w:hAnsi="Times New Roman"/>
                  <w:strike/>
                  <w:color w:val="auto"/>
                  <w:rPrChange w:id="2507"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7225286" w14:textId="4575AA62" w:rsidR="0084693A" w:rsidRPr="00FD35A8" w:rsidDel="00FE5D2C" w:rsidRDefault="0084693A" w:rsidP="006921A2">
            <w:pPr>
              <w:widowControl/>
              <w:jc w:val="center"/>
              <w:rPr>
                <w:del w:id="2508" w:author="Yali Chen" w:date="2025-12-18T10:50:00Z" w16du:dateUtc="2025-12-18T02:50:00Z"/>
                <w:rFonts w:ascii="Times New Roman" w:hAnsi="Times New Roman"/>
                <w:strike/>
                <w:color w:val="auto"/>
                <w:lang w:eastAsia="zh-CN"/>
                <w:rPrChange w:id="2509" w:author="Pan, Zhemin" w:date="2025-12-13T13:26:00Z" w16du:dateUtc="2025-12-13T05:26:00Z">
                  <w:rPr>
                    <w:del w:id="2510" w:author="Yali Chen" w:date="2025-12-18T10:50:00Z" w16du:dateUtc="2025-12-18T02:50:00Z"/>
                    <w:rFonts w:ascii="Times New Roman" w:hAnsi="Times New Roman"/>
                    <w:color w:val="auto"/>
                    <w:lang w:eastAsia="zh-CN"/>
                  </w:rPr>
                </w:rPrChange>
              </w:rPr>
            </w:pPr>
            <w:del w:id="2511" w:author="Yali Chen" w:date="2025-12-18T10:50:00Z" w16du:dateUtc="2025-12-18T02:50:00Z">
              <w:r w:rsidRPr="00FD35A8" w:rsidDel="00FE5D2C">
                <w:rPr>
                  <w:rFonts w:ascii="Times New Roman" w:eastAsia="等线" w:hAnsi="Times New Roman"/>
                  <w:strike/>
                  <w:color w:val="auto"/>
                  <w:rPrChange w:id="2512"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0AC4B9A5" w14:textId="4622B933" w:rsidR="0084693A" w:rsidRPr="00FD35A8" w:rsidDel="00FE5D2C" w:rsidRDefault="0084693A" w:rsidP="006921A2">
            <w:pPr>
              <w:widowControl/>
              <w:jc w:val="center"/>
              <w:rPr>
                <w:del w:id="2513" w:author="Yali Chen" w:date="2025-12-18T10:50:00Z" w16du:dateUtc="2025-12-18T02:50:00Z"/>
                <w:rFonts w:ascii="Times New Roman" w:hAnsi="Times New Roman"/>
                <w:strike/>
                <w:color w:val="auto"/>
                <w:rPrChange w:id="2514" w:author="Pan, Zhemin" w:date="2025-12-13T13:26:00Z" w16du:dateUtc="2025-12-13T05:26:00Z">
                  <w:rPr>
                    <w:del w:id="2515" w:author="Yali Chen" w:date="2025-12-18T10:50:00Z" w16du:dateUtc="2025-12-18T02:50:00Z"/>
                    <w:rFonts w:ascii="Times New Roman" w:hAnsi="Times New Roman"/>
                    <w:color w:val="auto"/>
                  </w:rPr>
                </w:rPrChange>
              </w:rPr>
            </w:pPr>
            <w:del w:id="2516" w:author="Yali Chen" w:date="2025-12-18T10:50:00Z" w16du:dateUtc="2025-12-18T02:50:00Z">
              <w:r w:rsidRPr="00FD35A8" w:rsidDel="00FE5D2C">
                <w:rPr>
                  <w:rFonts w:ascii="Times New Roman" w:eastAsia="等线" w:hAnsi="Times New Roman"/>
                  <w:strike/>
                  <w:color w:val="auto"/>
                  <w:rPrChange w:id="2517"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812B60D" w14:textId="37F644DD" w:rsidR="0084693A" w:rsidRPr="00FD35A8" w:rsidDel="00FE5D2C" w:rsidRDefault="0084693A" w:rsidP="006921A2">
            <w:pPr>
              <w:widowControl/>
              <w:jc w:val="center"/>
              <w:rPr>
                <w:del w:id="2518" w:author="Yali Chen" w:date="2025-12-18T10:50:00Z" w16du:dateUtc="2025-12-18T02:50:00Z"/>
                <w:rFonts w:ascii="Times New Roman" w:hAnsi="Times New Roman"/>
                <w:strike/>
                <w:color w:val="auto"/>
                <w:rPrChange w:id="2519" w:author="Pan, Zhemin" w:date="2025-12-13T13:26:00Z" w16du:dateUtc="2025-12-13T05:26:00Z">
                  <w:rPr>
                    <w:del w:id="2520" w:author="Yali Chen" w:date="2025-12-18T10:50:00Z" w16du:dateUtc="2025-12-18T02:50:00Z"/>
                    <w:rFonts w:ascii="Times New Roman" w:hAnsi="Times New Roman"/>
                    <w:color w:val="auto"/>
                  </w:rPr>
                </w:rPrChange>
              </w:rPr>
            </w:pPr>
            <w:del w:id="2521" w:author="Yali Chen" w:date="2025-12-18T10:50:00Z" w16du:dateUtc="2025-12-18T02:50:00Z">
              <w:r w:rsidRPr="00FD35A8" w:rsidDel="00FE5D2C">
                <w:rPr>
                  <w:rFonts w:ascii="Times New Roman" w:eastAsia="等线" w:hAnsi="Times New Roman"/>
                  <w:strike/>
                  <w:color w:val="auto"/>
                  <w:rPrChange w:id="2522"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40DED2A9" w14:textId="48834C0D" w:rsidR="0084693A" w:rsidRPr="00FD35A8" w:rsidDel="00FE5D2C" w:rsidRDefault="0084693A" w:rsidP="006921A2">
            <w:pPr>
              <w:widowControl/>
              <w:jc w:val="center"/>
              <w:rPr>
                <w:del w:id="2523" w:author="Yali Chen" w:date="2025-12-18T10:50:00Z" w16du:dateUtc="2025-12-18T02:50:00Z"/>
                <w:rFonts w:ascii="Times New Roman" w:hAnsi="Times New Roman"/>
                <w:strike/>
                <w:color w:val="auto"/>
                <w:lang w:eastAsia="zh-CN"/>
                <w:rPrChange w:id="2524" w:author="Pan, Zhemin" w:date="2025-12-13T13:26:00Z" w16du:dateUtc="2025-12-13T05:26:00Z">
                  <w:rPr>
                    <w:del w:id="2525" w:author="Yali Chen" w:date="2025-12-18T10:50:00Z" w16du:dateUtc="2025-12-18T02:50:00Z"/>
                    <w:rFonts w:ascii="Times New Roman" w:hAnsi="Times New Roman"/>
                    <w:color w:val="auto"/>
                    <w:lang w:eastAsia="zh-CN"/>
                  </w:rPr>
                </w:rPrChange>
              </w:rPr>
            </w:pPr>
            <w:del w:id="2526" w:author="Yali Chen" w:date="2025-12-18T10:50:00Z" w16du:dateUtc="2025-12-18T02:50:00Z">
              <w:r w:rsidRPr="00FD35A8" w:rsidDel="00FE5D2C">
                <w:rPr>
                  <w:rFonts w:ascii="Times New Roman" w:eastAsia="等线" w:hAnsi="Times New Roman"/>
                  <w:strike/>
                  <w:color w:val="auto"/>
                  <w:rPrChange w:id="2527"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2A86C3AF" w14:textId="5530A31C" w:rsidTr="0084693A">
        <w:trPr>
          <w:trHeight w:val="277"/>
          <w:del w:id="2528" w:author="Yali Chen" w:date="2025-12-18T10:50:00Z"/>
        </w:trPr>
        <w:tc>
          <w:tcPr>
            <w:tcW w:w="2415" w:type="dxa"/>
            <w:tcBorders>
              <w:top w:val="nil"/>
              <w:left w:val="nil"/>
              <w:bottom w:val="nil"/>
              <w:right w:val="nil"/>
            </w:tcBorders>
            <w:vAlign w:val="center"/>
          </w:tcPr>
          <w:p w14:paraId="3FB914D1" w14:textId="71CA2235" w:rsidR="0084693A" w:rsidRPr="00FD35A8" w:rsidDel="00FE5D2C" w:rsidRDefault="0084693A" w:rsidP="006921A2">
            <w:pPr>
              <w:widowControl/>
              <w:jc w:val="center"/>
              <w:rPr>
                <w:del w:id="2529" w:author="Yali Chen" w:date="2025-12-18T10:50:00Z" w16du:dateUtc="2025-12-18T02:50:00Z"/>
                <w:rFonts w:ascii="Times New Roman" w:hAnsi="Times New Roman"/>
                <w:strike/>
                <w:color w:val="auto"/>
                <w:lang w:eastAsia="zh-CN"/>
                <w:rPrChange w:id="2530" w:author="Pan, Zhemin" w:date="2025-12-13T13:26:00Z" w16du:dateUtc="2025-12-13T05:26:00Z">
                  <w:rPr>
                    <w:del w:id="2531" w:author="Yali Chen" w:date="2025-12-18T10:50:00Z" w16du:dateUtc="2025-12-18T02:50:00Z"/>
                    <w:rFonts w:ascii="Times New Roman" w:hAnsi="Times New Roman"/>
                    <w:color w:val="auto"/>
                    <w:lang w:eastAsia="zh-CN"/>
                  </w:rPr>
                </w:rPrChange>
              </w:rPr>
            </w:pPr>
            <w:del w:id="2532" w:author="Yali Chen" w:date="2025-12-18T10:50:00Z" w16du:dateUtc="2025-12-18T02:50:00Z">
              <w:r w:rsidRPr="00FD35A8" w:rsidDel="00FE5D2C">
                <w:rPr>
                  <w:rFonts w:ascii="Times New Roman" w:eastAsia="等线" w:hAnsi="Times New Roman"/>
                  <w:strike/>
                  <w:color w:val="auto"/>
                  <w:rPrChange w:id="2533" w:author="Pan, Zhemin" w:date="2025-12-13T13:26:00Z" w16du:dateUtc="2025-12-13T05:26:00Z">
                    <w:rPr>
                      <w:rFonts w:ascii="Times New Roman" w:eastAsia="等线" w:hAnsi="Times New Roman"/>
                      <w:color w:val="auto"/>
                    </w:rPr>
                  </w:rPrChange>
                </w:rPr>
                <w:delText>E0001004</w:delText>
              </w:r>
            </w:del>
          </w:p>
        </w:tc>
        <w:tc>
          <w:tcPr>
            <w:tcW w:w="1194" w:type="dxa"/>
            <w:tcBorders>
              <w:top w:val="nil"/>
              <w:left w:val="nil"/>
              <w:bottom w:val="nil"/>
              <w:right w:val="nil"/>
            </w:tcBorders>
            <w:vAlign w:val="center"/>
          </w:tcPr>
          <w:p w14:paraId="3A605FBB" w14:textId="7B99D87D" w:rsidR="0084693A" w:rsidRPr="00FD35A8" w:rsidDel="00FE5D2C" w:rsidRDefault="0084693A" w:rsidP="006921A2">
            <w:pPr>
              <w:widowControl/>
              <w:jc w:val="center"/>
              <w:rPr>
                <w:del w:id="2534" w:author="Yali Chen" w:date="2025-12-18T10:50:00Z" w16du:dateUtc="2025-12-18T02:50:00Z"/>
                <w:rFonts w:ascii="Times New Roman" w:hAnsi="Times New Roman"/>
                <w:strike/>
                <w:color w:val="auto"/>
                <w:lang w:eastAsia="zh-CN"/>
                <w:rPrChange w:id="2535" w:author="Pan, Zhemin" w:date="2025-12-13T13:26:00Z" w16du:dateUtc="2025-12-13T05:26:00Z">
                  <w:rPr>
                    <w:del w:id="2536" w:author="Yali Chen" w:date="2025-12-18T10:50:00Z" w16du:dateUtc="2025-12-18T02:50:00Z"/>
                    <w:rFonts w:ascii="Times New Roman" w:hAnsi="Times New Roman"/>
                    <w:color w:val="auto"/>
                    <w:lang w:eastAsia="zh-CN"/>
                  </w:rPr>
                </w:rPrChange>
              </w:rPr>
            </w:pPr>
            <w:del w:id="2537" w:author="Yali Chen" w:date="2025-12-18T10:50:00Z" w16du:dateUtc="2025-12-18T02:50:00Z">
              <w:r w:rsidRPr="00FD35A8" w:rsidDel="00FE5D2C">
                <w:rPr>
                  <w:rFonts w:ascii="Times New Roman" w:eastAsia="等线" w:hAnsi="Times New Roman"/>
                  <w:strike/>
                  <w:color w:val="auto"/>
                  <w:rPrChange w:id="2538" w:author="Pan, Zhemin" w:date="2025-12-13T13:26:00Z" w16du:dateUtc="2025-12-13T05:26:00Z">
                    <w:rPr>
                      <w:rFonts w:ascii="Times New Roman" w:eastAsia="等线" w:hAnsi="Times New Roman"/>
                      <w:color w:val="auto"/>
                    </w:rPr>
                  </w:rPrChange>
                </w:rPr>
                <w:delText>SSc</w:delText>
              </w:r>
            </w:del>
          </w:p>
        </w:tc>
        <w:tc>
          <w:tcPr>
            <w:tcW w:w="1590" w:type="dxa"/>
            <w:tcBorders>
              <w:top w:val="nil"/>
              <w:left w:val="nil"/>
              <w:bottom w:val="nil"/>
              <w:right w:val="nil"/>
            </w:tcBorders>
            <w:vAlign w:val="center"/>
          </w:tcPr>
          <w:p w14:paraId="1E455F8E" w14:textId="75144FBE" w:rsidR="0084693A" w:rsidRPr="00FD35A8" w:rsidDel="00FE5D2C" w:rsidRDefault="0084693A" w:rsidP="006921A2">
            <w:pPr>
              <w:widowControl/>
              <w:jc w:val="center"/>
              <w:rPr>
                <w:del w:id="2539" w:author="Yali Chen" w:date="2025-12-18T10:50:00Z" w16du:dateUtc="2025-12-18T02:50:00Z"/>
                <w:rFonts w:ascii="Times New Roman" w:hAnsi="Times New Roman"/>
                <w:strike/>
                <w:color w:val="auto"/>
                <w:lang w:eastAsia="ja-JP"/>
                <w:rPrChange w:id="2540" w:author="Pan, Zhemin" w:date="2025-12-13T13:26:00Z" w16du:dateUtc="2025-12-13T05:26:00Z">
                  <w:rPr>
                    <w:del w:id="2541" w:author="Yali Chen" w:date="2025-12-18T10:50:00Z" w16du:dateUtc="2025-12-18T02:50:00Z"/>
                    <w:rFonts w:ascii="Times New Roman" w:hAnsi="Times New Roman"/>
                    <w:color w:val="auto"/>
                    <w:lang w:eastAsia="ja-JP"/>
                  </w:rPr>
                </w:rPrChange>
              </w:rPr>
            </w:pPr>
            <w:del w:id="2542" w:author="Yali Chen" w:date="2025-12-18T10:50:00Z" w16du:dateUtc="2025-12-18T02:50:00Z">
              <w:r w:rsidRPr="00FD35A8" w:rsidDel="00FE5D2C">
                <w:rPr>
                  <w:rFonts w:ascii="Times New Roman" w:eastAsia="等线" w:hAnsi="Times New Roman"/>
                  <w:strike/>
                  <w:color w:val="auto"/>
                  <w:rPrChange w:id="2543"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666F7D29" w14:textId="7C8428D9" w:rsidR="0084693A" w:rsidRPr="00FD35A8" w:rsidDel="00FE5D2C" w:rsidRDefault="0084693A" w:rsidP="006921A2">
            <w:pPr>
              <w:widowControl/>
              <w:jc w:val="center"/>
              <w:rPr>
                <w:del w:id="2544" w:author="Yali Chen" w:date="2025-12-18T10:50:00Z" w16du:dateUtc="2025-12-18T02:50:00Z"/>
                <w:rFonts w:ascii="Times New Roman" w:hAnsi="Times New Roman"/>
                <w:strike/>
                <w:color w:val="auto"/>
                <w:lang w:eastAsia="zh-CN"/>
                <w:rPrChange w:id="2545" w:author="Pan, Zhemin" w:date="2025-12-13T13:26:00Z" w16du:dateUtc="2025-12-13T05:26:00Z">
                  <w:rPr>
                    <w:del w:id="2546" w:author="Yali Chen" w:date="2025-12-18T10:50:00Z" w16du:dateUtc="2025-12-18T02:50:00Z"/>
                    <w:rFonts w:ascii="Times New Roman" w:hAnsi="Times New Roman"/>
                    <w:color w:val="auto"/>
                    <w:lang w:eastAsia="zh-CN"/>
                  </w:rPr>
                </w:rPrChange>
              </w:rPr>
            </w:pPr>
            <w:del w:id="2547" w:author="Yali Chen" w:date="2025-12-18T10:50:00Z" w16du:dateUtc="2025-12-18T02:50:00Z">
              <w:r w:rsidRPr="00FD35A8" w:rsidDel="00FE5D2C">
                <w:rPr>
                  <w:rFonts w:ascii="Times New Roman" w:eastAsia="等线" w:hAnsi="Times New Roman"/>
                  <w:strike/>
                  <w:color w:val="auto"/>
                  <w:rPrChange w:id="2548"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E217F09" w14:textId="67761D0D" w:rsidR="0084693A" w:rsidRPr="00FD35A8" w:rsidDel="00FE5D2C" w:rsidRDefault="0084693A" w:rsidP="006921A2">
            <w:pPr>
              <w:widowControl/>
              <w:jc w:val="center"/>
              <w:rPr>
                <w:del w:id="2549" w:author="Yali Chen" w:date="2025-12-18T10:50:00Z" w16du:dateUtc="2025-12-18T02:50:00Z"/>
                <w:rFonts w:ascii="Times New Roman" w:hAnsi="Times New Roman"/>
                <w:strike/>
                <w:color w:val="auto"/>
                <w:lang w:eastAsia="ja-JP"/>
                <w:rPrChange w:id="2550" w:author="Pan, Zhemin" w:date="2025-12-13T13:26:00Z" w16du:dateUtc="2025-12-13T05:26:00Z">
                  <w:rPr>
                    <w:del w:id="2551" w:author="Yali Chen" w:date="2025-12-18T10:50:00Z" w16du:dateUtc="2025-12-18T02:50:00Z"/>
                    <w:rFonts w:ascii="Times New Roman" w:hAnsi="Times New Roman"/>
                    <w:color w:val="auto"/>
                    <w:lang w:eastAsia="ja-JP"/>
                  </w:rPr>
                </w:rPrChange>
              </w:rPr>
            </w:pPr>
            <w:del w:id="2552" w:author="Yali Chen" w:date="2025-12-18T10:50:00Z" w16du:dateUtc="2025-12-18T02:50:00Z">
              <w:r w:rsidRPr="00FD35A8" w:rsidDel="00FE5D2C">
                <w:rPr>
                  <w:rFonts w:ascii="Times New Roman" w:eastAsia="等线" w:hAnsi="Times New Roman"/>
                  <w:strike/>
                  <w:color w:val="auto"/>
                  <w:rPrChange w:id="2553"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70736F7A" w14:textId="346EC14C" w:rsidR="0084693A" w:rsidRPr="00FD35A8" w:rsidDel="00FE5D2C" w:rsidRDefault="0084693A" w:rsidP="006921A2">
            <w:pPr>
              <w:widowControl/>
              <w:jc w:val="center"/>
              <w:rPr>
                <w:del w:id="2554" w:author="Yali Chen" w:date="2025-12-18T10:50:00Z" w16du:dateUtc="2025-12-18T02:50:00Z"/>
                <w:rFonts w:ascii="Times New Roman" w:hAnsi="Times New Roman"/>
                <w:strike/>
                <w:color w:val="auto"/>
                <w:lang w:eastAsia="zh-CN"/>
                <w:rPrChange w:id="2555" w:author="Pan, Zhemin" w:date="2025-12-13T13:26:00Z" w16du:dateUtc="2025-12-13T05:26:00Z">
                  <w:rPr>
                    <w:del w:id="2556" w:author="Yali Chen" w:date="2025-12-18T10:50:00Z" w16du:dateUtc="2025-12-18T02:50:00Z"/>
                    <w:rFonts w:ascii="Times New Roman" w:hAnsi="Times New Roman"/>
                    <w:color w:val="auto"/>
                    <w:lang w:eastAsia="zh-CN"/>
                  </w:rPr>
                </w:rPrChange>
              </w:rPr>
            </w:pPr>
            <w:del w:id="2557" w:author="Yali Chen" w:date="2025-12-18T10:50:00Z" w16du:dateUtc="2025-12-18T02:50:00Z">
              <w:r w:rsidRPr="00FD35A8" w:rsidDel="00FE5D2C">
                <w:rPr>
                  <w:rFonts w:ascii="Times New Roman" w:eastAsia="等线" w:hAnsi="Times New Roman"/>
                  <w:strike/>
                  <w:color w:val="auto"/>
                  <w:rPrChange w:id="2558"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17889156" w14:textId="762E3055" w:rsidR="0084693A" w:rsidRPr="00FD35A8" w:rsidDel="00FE5D2C" w:rsidRDefault="0084693A" w:rsidP="006921A2">
            <w:pPr>
              <w:widowControl/>
              <w:jc w:val="center"/>
              <w:rPr>
                <w:del w:id="2559" w:author="Yali Chen" w:date="2025-12-18T10:50:00Z" w16du:dateUtc="2025-12-18T02:50:00Z"/>
                <w:rFonts w:ascii="Times New Roman" w:hAnsi="Times New Roman"/>
                <w:strike/>
                <w:color w:val="auto"/>
                <w:rPrChange w:id="2560" w:author="Pan, Zhemin" w:date="2025-12-13T13:26:00Z" w16du:dateUtc="2025-12-13T05:26:00Z">
                  <w:rPr>
                    <w:del w:id="2561" w:author="Yali Chen" w:date="2025-12-18T10:50:00Z" w16du:dateUtc="2025-12-18T02:50:00Z"/>
                    <w:rFonts w:ascii="Times New Roman" w:hAnsi="Times New Roman"/>
                    <w:color w:val="auto"/>
                  </w:rPr>
                </w:rPrChange>
              </w:rPr>
            </w:pPr>
            <w:del w:id="2562" w:author="Yali Chen" w:date="2025-12-18T10:50:00Z" w16du:dateUtc="2025-12-18T02:50:00Z">
              <w:r w:rsidRPr="00FD35A8" w:rsidDel="00FE5D2C">
                <w:rPr>
                  <w:rFonts w:ascii="Times New Roman" w:eastAsia="等线" w:hAnsi="Times New Roman"/>
                  <w:strike/>
                  <w:color w:val="auto"/>
                  <w:rPrChange w:id="2563"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D3C4703" w14:textId="76D56B46" w:rsidR="0084693A" w:rsidRPr="00FD35A8" w:rsidDel="00FE5D2C" w:rsidRDefault="0084693A" w:rsidP="006921A2">
            <w:pPr>
              <w:widowControl/>
              <w:jc w:val="center"/>
              <w:rPr>
                <w:del w:id="2564" w:author="Yali Chen" w:date="2025-12-18T10:50:00Z" w16du:dateUtc="2025-12-18T02:50:00Z"/>
                <w:rFonts w:ascii="Times New Roman" w:hAnsi="Times New Roman"/>
                <w:strike/>
                <w:color w:val="auto"/>
                <w:rPrChange w:id="2565" w:author="Pan, Zhemin" w:date="2025-12-13T13:26:00Z" w16du:dateUtc="2025-12-13T05:26:00Z">
                  <w:rPr>
                    <w:del w:id="2566" w:author="Yali Chen" w:date="2025-12-18T10:50:00Z" w16du:dateUtc="2025-12-18T02:50:00Z"/>
                    <w:rFonts w:ascii="Times New Roman" w:hAnsi="Times New Roman"/>
                    <w:color w:val="auto"/>
                  </w:rPr>
                </w:rPrChange>
              </w:rPr>
            </w:pPr>
            <w:del w:id="2567" w:author="Yali Chen" w:date="2025-12-18T10:50:00Z" w16du:dateUtc="2025-12-18T02:50:00Z">
              <w:r w:rsidRPr="00FD35A8" w:rsidDel="00FE5D2C">
                <w:rPr>
                  <w:rFonts w:ascii="Times New Roman" w:eastAsia="等线" w:hAnsi="Times New Roman"/>
                  <w:strike/>
                  <w:color w:val="auto"/>
                  <w:rPrChange w:id="2568"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3C7D35D3" w14:textId="1EFFC4E1" w:rsidR="0084693A" w:rsidRPr="00FD35A8" w:rsidDel="00FE5D2C" w:rsidRDefault="0084693A" w:rsidP="006921A2">
            <w:pPr>
              <w:widowControl/>
              <w:jc w:val="center"/>
              <w:rPr>
                <w:del w:id="2569" w:author="Yali Chen" w:date="2025-12-18T10:50:00Z" w16du:dateUtc="2025-12-18T02:50:00Z"/>
                <w:rFonts w:ascii="Times New Roman" w:hAnsi="Times New Roman"/>
                <w:strike/>
                <w:color w:val="auto"/>
                <w:lang w:eastAsia="zh-CN"/>
                <w:rPrChange w:id="2570" w:author="Pan, Zhemin" w:date="2025-12-13T13:26:00Z" w16du:dateUtc="2025-12-13T05:26:00Z">
                  <w:rPr>
                    <w:del w:id="2571" w:author="Yali Chen" w:date="2025-12-18T10:50:00Z" w16du:dateUtc="2025-12-18T02:50:00Z"/>
                    <w:rFonts w:ascii="Times New Roman" w:hAnsi="Times New Roman"/>
                    <w:color w:val="auto"/>
                    <w:lang w:eastAsia="zh-CN"/>
                  </w:rPr>
                </w:rPrChange>
              </w:rPr>
            </w:pPr>
            <w:del w:id="2572" w:author="Yali Chen" w:date="2025-12-18T10:50:00Z" w16du:dateUtc="2025-12-18T02:50:00Z">
              <w:r w:rsidRPr="00FD35A8" w:rsidDel="00FE5D2C">
                <w:rPr>
                  <w:rFonts w:ascii="Times New Roman" w:eastAsia="等线" w:hAnsi="Times New Roman"/>
                  <w:strike/>
                  <w:color w:val="auto"/>
                  <w:rPrChange w:id="2573" w:author="Pan, Zhemin" w:date="2025-12-13T13:26:00Z" w16du:dateUtc="2025-12-13T05:26:00Z">
                    <w:rPr>
                      <w:rFonts w:ascii="Times New Roman" w:eastAsia="等线" w:hAnsi="Times New Roman"/>
                      <w:color w:val="auto"/>
                    </w:rPr>
                  </w:rPrChange>
                </w:rPr>
                <w:delText>xx</w:delText>
              </w:r>
            </w:del>
          </w:p>
        </w:tc>
      </w:tr>
      <w:tr w:rsidR="0084693A" w:rsidRPr="00FD35A8" w:rsidDel="00FE5D2C" w14:paraId="3AD26011" w14:textId="0D3224A0" w:rsidTr="0084693A">
        <w:trPr>
          <w:trHeight w:val="295"/>
          <w:del w:id="2574" w:author="Yali Chen" w:date="2025-12-18T10:50:00Z"/>
        </w:trPr>
        <w:tc>
          <w:tcPr>
            <w:tcW w:w="2415" w:type="dxa"/>
            <w:tcBorders>
              <w:top w:val="nil"/>
              <w:left w:val="nil"/>
              <w:bottom w:val="single" w:sz="4" w:space="0" w:color="auto"/>
              <w:right w:val="nil"/>
            </w:tcBorders>
            <w:vAlign w:val="center"/>
          </w:tcPr>
          <w:p w14:paraId="0F0DD6DC" w14:textId="45EE4BED" w:rsidR="0084693A" w:rsidRPr="00FD35A8" w:rsidDel="00FE5D2C" w:rsidRDefault="0084693A" w:rsidP="006921A2">
            <w:pPr>
              <w:widowControl/>
              <w:spacing w:line="276" w:lineRule="auto"/>
              <w:jc w:val="center"/>
              <w:rPr>
                <w:del w:id="2575" w:author="Yali Chen" w:date="2025-12-18T10:50:00Z" w16du:dateUtc="2025-12-18T02:50:00Z"/>
                <w:rFonts w:ascii="Times New Roman" w:eastAsia="Times New Roman" w:hAnsi="Times New Roman"/>
                <w:strike/>
                <w:lang w:eastAsia="ja-JP"/>
                <w:rPrChange w:id="2576" w:author="Pan, Zhemin" w:date="2025-12-13T13:26:00Z" w16du:dateUtc="2025-12-13T05:26:00Z">
                  <w:rPr>
                    <w:del w:id="2577" w:author="Yali Chen" w:date="2025-12-18T10:50:00Z" w16du:dateUtc="2025-12-18T02:50:00Z"/>
                    <w:rFonts w:ascii="Times New Roman" w:eastAsia="Times New Roman" w:hAnsi="Times New Roman"/>
                    <w:lang w:eastAsia="ja-JP"/>
                  </w:rPr>
                </w:rPrChange>
              </w:rPr>
            </w:pPr>
          </w:p>
        </w:tc>
        <w:tc>
          <w:tcPr>
            <w:tcW w:w="1194" w:type="dxa"/>
            <w:tcBorders>
              <w:top w:val="nil"/>
              <w:left w:val="nil"/>
              <w:bottom w:val="single" w:sz="4" w:space="0" w:color="auto"/>
              <w:right w:val="nil"/>
            </w:tcBorders>
            <w:vAlign w:val="center"/>
          </w:tcPr>
          <w:p w14:paraId="20F877F0" w14:textId="61E3AC5F" w:rsidR="0084693A" w:rsidRPr="00FD35A8" w:rsidDel="00FE5D2C" w:rsidRDefault="0084693A" w:rsidP="006921A2">
            <w:pPr>
              <w:widowControl/>
              <w:spacing w:line="276" w:lineRule="auto"/>
              <w:jc w:val="center"/>
              <w:rPr>
                <w:del w:id="2578" w:author="Yali Chen" w:date="2025-12-18T10:50:00Z" w16du:dateUtc="2025-12-18T02:50:00Z"/>
                <w:rFonts w:ascii="Times New Roman" w:eastAsia="Times New Roman" w:hAnsi="Times New Roman"/>
                <w:strike/>
                <w:lang w:eastAsia="ja-JP"/>
                <w:rPrChange w:id="2579" w:author="Pan, Zhemin" w:date="2025-12-13T13:26:00Z" w16du:dateUtc="2025-12-13T05:26:00Z">
                  <w:rPr>
                    <w:del w:id="2580" w:author="Yali Chen" w:date="2025-12-18T10:50:00Z" w16du:dateUtc="2025-12-18T02:50:00Z"/>
                    <w:rFonts w:ascii="Times New Roman" w:eastAsia="Times New Roman" w:hAnsi="Times New Roman"/>
                    <w:lang w:eastAsia="ja-JP"/>
                  </w:rPr>
                </w:rPrChange>
              </w:rPr>
            </w:pPr>
          </w:p>
        </w:tc>
        <w:tc>
          <w:tcPr>
            <w:tcW w:w="1590" w:type="dxa"/>
            <w:tcBorders>
              <w:top w:val="nil"/>
              <w:left w:val="nil"/>
              <w:bottom w:val="single" w:sz="4" w:space="0" w:color="auto"/>
              <w:right w:val="nil"/>
            </w:tcBorders>
            <w:vAlign w:val="center"/>
          </w:tcPr>
          <w:p w14:paraId="771DE6A2" w14:textId="76589A37" w:rsidR="0084693A" w:rsidRPr="00FD35A8" w:rsidDel="00FE5D2C" w:rsidRDefault="0084693A" w:rsidP="006921A2">
            <w:pPr>
              <w:widowControl/>
              <w:spacing w:line="276" w:lineRule="auto"/>
              <w:jc w:val="center"/>
              <w:rPr>
                <w:del w:id="2581" w:author="Yali Chen" w:date="2025-12-18T10:50:00Z" w16du:dateUtc="2025-12-18T02:50:00Z"/>
                <w:rFonts w:ascii="Times New Roman" w:eastAsia="Times New Roman" w:hAnsi="Times New Roman"/>
                <w:strike/>
                <w:lang w:eastAsia="ja-JP"/>
                <w:rPrChange w:id="2582" w:author="Pan, Zhemin" w:date="2025-12-13T13:26:00Z" w16du:dateUtc="2025-12-13T05:26:00Z">
                  <w:rPr>
                    <w:del w:id="2583" w:author="Yali Chen" w:date="2025-12-18T10:50:00Z" w16du:dateUtc="2025-12-18T02:50:00Z"/>
                    <w:rFonts w:ascii="Times New Roman" w:eastAsia="Times New Roman" w:hAnsi="Times New Roman"/>
                    <w:lang w:eastAsia="ja-JP"/>
                  </w:rPr>
                </w:rPrChange>
              </w:rPr>
            </w:pPr>
          </w:p>
        </w:tc>
        <w:tc>
          <w:tcPr>
            <w:tcW w:w="1369" w:type="dxa"/>
            <w:tcBorders>
              <w:top w:val="nil"/>
              <w:left w:val="nil"/>
              <w:bottom w:val="single" w:sz="4" w:space="0" w:color="auto"/>
              <w:right w:val="nil"/>
            </w:tcBorders>
            <w:vAlign w:val="center"/>
          </w:tcPr>
          <w:p w14:paraId="5125DABF" w14:textId="40212ACA" w:rsidR="0084693A" w:rsidRPr="00FD35A8" w:rsidDel="00FE5D2C" w:rsidRDefault="0084693A" w:rsidP="006921A2">
            <w:pPr>
              <w:widowControl/>
              <w:spacing w:line="276" w:lineRule="auto"/>
              <w:jc w:val="center"/>
              <w:rPr>
                <w:del w:id="2584" w:author="Yali Chen" w:date="2025-12-18T10:50:00Z" w16du:dateUtc="2025-12-18T02:50:00Z"/>
                <w:rFonts w:ascii="Times New Roman" w:eastAsia="Times New Roman" w:hAnsi="Times New Roman"/>
                <w:strike/>
                <w:lang w:eastAsia="ja-JP"/>
                <w:rPrChange w:id="2585" w:author="Pan, Zhemin" w:date="2025-12-13T13:26:00Z" w16du:dateUtc="2025-12-13T05:26:00Z">
                  <w:rPr>
                    <w:del w:id="2586" w:author="Yali Chen" w:date="2025-12-18T10:50:00Z" w16du:dateUtc="2025-12-18T02:50:00Z"/>
                    <w:rFonts w:ascii="Times New Roman" w:eastAsia="Times New Roman" w:hAnsi="Times New Roman"/>
                    <w:lang w:eastAsia="ja-JP"/>
                  </w:rPr>
                </w:rPrChange>
              </w:rPr>
            </w:pPr>
          </w:p>
        </w:tc>
        <w:tc>
          <w:tcPr>
            <w:tcW w:w="1573" w:type="dxa"/>
            <w:tcBorders>
              <w:top w:val="nil"/>
              <w:left w:val="nil"/>
              <w:bottom w:val="single" w:sz="4" w:space="0" w:color="auto"/>
              <w:right w:val="nil"/>
            </w:tcBorders>
            <w:vAlign w:val="center"/>
          </w:tcPr>
          <w:p w14:paraId="3445C201" w14:textId="53735622" w:rsidR="0084693A" w:rsidRPr="00FD35A8" w:rsidDel="00FE5D2C" w:rsidRDefault="0084693A" w:rsidP="006921A2">
            <w:pPr>
              <w:widowControl/>
              <w:spacing w:line="276" w:lineRule="auto"/>
              <w:jc w:val="center"/>
              <w:rPr>
                <w:del w:id="2587" w:author="Yali Chen" w:date="2025-12-18T10:50:00Z" w16du:dateUtc="2025-12-18T02:50:00Z"/>
                <w:rFonts w:ascii="Times New Roman" w:eastAsia="Times New Roman" w:hAnsi="Times New Roman"/>
                <w:strike/>
                <w:lang w:eastAsia="ja-JP"/>
                <w:rPrChange w:id="2588" w:author="Pan, Zhemin" w:date="2025-12-13T13:26:00Z" w16du:dateUtc="2025-12-13T05:26:00Z">
                  <w:rPr>
                    <w:del w:id="2589" w:author="Yali Chen" w:date="2025-12-18T10:50:00Z" w16du:dateUtc="2025-12-18T02:50:00Z"/>
                    <w:rFonts w:ascii="Times New Roman" w:eastAsia="Times New Roman" w:hAnsi="Times New Roman"/>
                    <w:lang w:eastAsia="ja-JP"/>
                  </w:rPr>
                </w:rPrChange>
              </w:rPr>
            </w:pPr>
          </w:p>
        </w:tc>
        <w:tc>
          <w:tcPr>
            <w:tcW w:w="1401" w:type="dxa"/>
            <w:tcBorders>
              <w:top w:val="nil"/>
              <w:left w:val="nil"/>
              <w:bottom w:val="single" w:sz="4" w:space="0" w:color="auto"/>
              <w:right w:val="nil"/>
            </w:tcBorders>
            <w:vAlign w:val="center"/>
          </w:tcPr>
          <w:p w14:paraId="25D58E2D" w14:textId="0ABC2C86" w:rsidR="0084693A" w:rsidRPr="00FD35A8" w:rsidDel="00FE5D2C" w:rsidRDefault="0084693A" w:rsidP="006921A2">
            <w:pPr>
              <w:widowControl/>
              <w:spacing w:line="276" w:lineRule="auto"/>
              <w:jc w:val="center"/>
              <w:rPr>
                <w:del w:id="2590" w:author="Yali Chen" w:date="2025-12-18T10:50:00Z" w16du:dateUtc="2025-12-18T02:50:00Z"/>
                <w:rFonts w:ascii="Times New Roman" w:eastAsia="Times New Roman" w:hAnsi="Times New Roman"/>
                <w:strike/>
                <w:lang w:eastAsia="ja-JP"/>
                <w:rPrChange w:id="2591" w:author="Pan, Zhemin" w:date="2025-12-13T13:26:00Z" w16du:dateUtc="2025-12-13T05:26:00Z">
                  <w:rPr>
                    <w:del w:id="2592"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0CBC2174" w14:textId="7004BFCF" w:rsidR="0084693A" w:rsidRPr="00FD35A8" w:rsidDel="00FE5D2C" w:rsidRDefault="0084693A" w:rsidP="006921A2">
            <w:pPr>
              <w:widowControl/>
              <w:spacing w:line="276" w:lineRule="auto"/>
              <w:jc w:val="center"/>
              <w:rPr>
                <w:del w:id="2593" w:author="Yali Chen" w:date="2025-12-18T10:50:00Z" w16du:dateUtc="2025-12-18T02:50:00Z"/>
                <w:rFonts w:ascii="Times New Roman" w:eastAsia="Times New Roman" w:hAnsi="Times New Roman"/>
                <w:strike/>
                <w:lang w:eastAsia="ja-JP"/>
                <w:rPrChange w:id="2594" w:author="Pan, Zhemin" w:date="2025-12-13T13:26:00Z" w16du:dateUtc="2025-12-13T05:26:00Z">
                  <w:rPr>
                    <w:del w:id="2595"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285C0F19" w14:textId="013F4BB5" w:rsidR="0084693A" w:rsidRPr="00FD35A8" w:rsidDel="00FE5D2C" w:rsidRDefault="0084693A" w:rsidP="006921A2">
            <w:pPr>
              <w:widowControl/>
              <w:spacing w:line="276" w:lineRule="auto"/>
              <w:jc w:val="center"/>
              <w:rPr>
                <w:del w:id="2596" w:author="Yali Chen" w:date="2025-12-18T10:50:00Z" w16du:dateUtc="2025-12-18T02:50:00Z"/>
                <w:rFonts w:ascii="Times New Roman" w:eastAsia="Times New Roman" w:hAnsi="Times New Roman"/>
                <w:strike/>
                <w:lang w:eastAsia="ja-JP"/>
                <w:rPrChange w:id="2597" w:author="Pan, Zhemin" w:date="2025-12-13T13:26:00Z" w16du:dateUtc="2025-12-13T05:26:00Z">
                  <w:rPr>
                    <w:del w:id="2598" w:author="Yali Chen" w:date="2025-12-18T10:50:00Z" w16du:dateUtc="2025-12-18T02:50:00Z"/>
                    <w:rFonts w:ascii="Times New Roman" w:eastAsia="Times New Roman" w:hAnsi="Times New Roman"/>
                    <w:lang w:eastAsia="ja-JP"/>
                  </w:rPr>
                </w:rPrChange>
              </w:rPr>
            </w:pPr>
          </w:p>
        </w:tc>
        <w:tc>
          <w:tcPr>
            <w:tcW w:w="2584" w:type="dxa"/>
            <w:tcBorders>
              <w:top w:val="nil"/>
              <w:left w:val="nil"/>
              <w:bottom w:val="single" w:sz="4" w:space="0" w:color="auto"/>
              <w:right w:val="nil"/>
            </w:tcBorders>
            <w:vAlign w:val="center"/>
          </w:tcPr>
          <w:p w14:paraId="6EBBEF25" w14:textId="74481A9E" w:rsidR="0084693A" w:rsidRPr="00FD35A8" w:rsidDel="00FE5D2C" w:rsidRDefault="0084693A" w:rsidP="006921A2">
            <w:pPr>
              <w:widowControl/>
              <w:spacing w:line="276" w:lineRule="auto"/>
              <w:jc w:val="center"/>
              <w:rPr>
                <w:del w:id="2599" w:author="Yali Chen" w:date="2025-12-18T10:50:00Z" w16du:dateUtc="2025-12-18T02:50:00Z"/>
                <w:rFonts w:ascii="Times New Roman" w:eastAsia="Times New Roman" w:hAnsi="Times New Roman"/>
                <w:strike/>
                <w:lang w:eastAsia="ja-JP"/>
                <w:rPrChange w:id="2600" w:author="Pan, Zhemin" w:date="2025-12-13T13:26:00Z" w16du:dateUtc="2025-12-13T05:26:00Z">
                  <w:rPr>
                    <w:del w:id="2601" w:author="Yali Chen" w:date="2025-12-18T10:50:00Z" w16du:dateUtc="2025-12-18T02:50:00Z"/>
                    <w:rFonts w:ascii="Times New Roman" w:eastAsia="Times New Roman" w:hAnsi="Times New Roman"/>
                    <w:lang w:eastAsia="ja-JP"/>
                  </w:rPr>
                </w:rPrChange>
              </w:rPr>
            </w:pPr>
          </w:p>
        </w:tc>
      </w:tr>
    </w:tbl>
    <w:p w14:paraId="5A3B4916" w14:textId="1659C84E" w:rsidR="00F93998" w:rsidRPr="00FD35A8" w:rsidDel="00FE5D2C" w:rsidRDefault="00804129" w:rsidP="00F93998">
      <w:pPr>
        <w:rPr>
          <w:del w:id="2602" w:author="Yali Chen" w:date="2025-12-18T10:50:00Z" w16du:dateUtc="2025-12-18T02:50:00Z"/>
          <w:rFonts w:ascii="Times New Roman" w:hAnsi="Times New Roman" w:cs="Times New Roman"/>
          <w:strike/>
          <w:szCs w:val="20"/>
          <w:rPrChange w:id="2603" w:author="Pan, Zhemin" w:date="2025-12-13T13:26:00Z" w16du:dateUtc="2025-12-13T05:26:00Z">
            <w:rPr>
              <w:del w:id="2604" w:author="Yali Chen" w:date="2025-12-18T10:50:00Z" w16du:dateUtc="2025-12-18T02:50:00Z"/>
              <w:rFonts w:ascii="Times New Roman" w:hAnsi="Times New Roman" w:cs="Times New Roman"/>
              <w:szCs w:val="20"/>
            </w:rPr>
          </w:rPrChange>
        </w:rPr>
      </w:pPr>
      <w:del w:id="2605" w:author="Yali Chen" w:date="2025-12-18T10:50:00Z" w16du:dateUtc="2025-12-18T02:50:00Z">
        <w:r w:rsidRPr="00FD35A8" w:rsidDel="00FE5D2C">
          <w:rPr>
            <w:rFonts w:ascii="Times New Roman" w:hAnsi="Times New Roman" w:cs="Times New Roman"/>
            <w:strike/>
            <w:szCs w:val="20"/>
            <w:rPrChange w:id="2606" w:author="Pan, Zhemin" w:date="2025-12-13T13:26:00Z" w16du:dateUtc="2025-12-13T05:26:00Z">
              <w:rPr>
                <w:rFonts w:ascii="Times New Roman" w:hAnsi="Times New Roman" w:cs="Times New Roman"/>
                <w:szCs w:val="20"/>
              </w:rPr>
            </w:rPrChange>
          </w:rPr>
          <w:delText>Pharmacodynamics Set</w:delText>
        </w:r>
        <w:r w:rsidR="00F93998" w:rsidRPr="00FD35A8" w:rsidDel="00FE5D2C">
          <w:rPr>
            <w:rFonts w:ascii="Times New Roman" w:hAnsi="Times New Roman" w:cs="Times New Roman"/>
            <w:strike/>
            <w:szCs w:val="20"/>
            <w:rPrChange w:id="2607" w:author="Pan, Zhemin" w:date="2025-12-13T13:26:00Z" w16du:dateUtc="2025-12-13T05:26:00Z">
              <w:rPr>
                <w:rFonts w:ascii="Times New Roman" w:hAnsi="Times New Roman" w:cs="Times New Roman"/>
                <w:szCs w:val="20"/>
              </w:rPr>
            </w:rPrChange>
          </w:rPr>
          <w:delText xml:space="preserve"> </w:delText>
        </w:r>
        <w:r w:rsidR="0029073C" w:rsidRPr="00FD35A8" w:rsidDel="00FE5D2C">
          <w:rPr>
            <w:rFonts w:ascii="Times New Roman" w:hAnsi="Times New Roman" w:cs="Times New Roman"/>
            <w:strike/>
            <w:szCs w:val="20"/>
            <w:rPrChange w:id="2608" w:author="Pan, Zhemin" w:date="2025-12-13T13:26:00Z" w16du:dateUtc="2025-12-13T05:26:00Z">
              <w:rPr>
                <w:rFonts w:ascii="Times New Roman" w:hAnsi="Times New Roman" w:cs="Times New Roman"/>
                <w:szCs w:val="20"/>
              </w:rPr>
            </w:rPrChange>
          </w:rPr>
          <w:delText>(PD</w:delText>
        </w:r>
        <w:r w:rsidR="00F93998" w:rsidRPr="00FD35A8" w:rsidDel="00FE5D2C">
          <w:rPr>
            <w:rFonts w:ascii="Times New Roman" w:hAnsi="Times New Roman" w:cs="Times New Roman"/>
            <w:strike/>
            <w:szCs w:val="20"/>
            <w:rPrChange w:id="2609" w:author="Pan, Zhemin" w:date="2025-12-13T13:26:00Z" w16du:dateUtc="2025-12-13T05:26:00Z">
              <w:rPr>
                <w:rFonts w:ascii="Times New Roman" w:hAnsi="Times New Roman" w:cs="Times New Roman"/>
                <w:szCs w:val="20"/>
              </w:rPr>
            </w:rPrChange>
          </w:rPr>
          <w:delText xml:space="preserve">S): </w:delText>
        </w:r>
        <w:r w:rsidR="0029073C" w:rsidRPr="00FD35A8" w:rsidDel="00FE5D2C">
          <w:rPr>
            <w:rFonts w:ascii="Times New Roman" w:hAnsi="Times New Roman" w:cs="Times New Roman"/>
            <w:strike/>
            <w:szCs w:val="20"/>
            <w:rPrChange w:id="2610" w:author="Pan, Zhemin" w:date="2025-12-13T13:26:00Z" w16du:dateUtc="2025-12-13T05:26:00Z">
              <w:rPr>
                <w:rFonts w:ascii="Times New Roman" w:hAnsi="Times New Roman" w:cs="Times New Roman"/>
                <w:szCs w:val="20"/>
              </w:rPr>
            </w:rPrChange>
          </w:rPr>
          <w:delText>All subjects who have received cell infusion, with no protocol violations or events affecting PD analysis, and have at least one evaluable PD data point. This analysis set will be used for the PD analysis of GC012F injection</w:delText>
        </w:r>
      </w:del>
    </w:p>
    <w:p w14:paraId="2F6FC475" w14:textId="1DC928C8" w:rsidR="00F93998" w:rsidRPr="00FD35A8" w:rsidDel="00FE5D2C" w:rsidRDefault="00F93998" w:rsidP="00F93998">
      <w:pPr>
        <w:rPr>
          <w:del w:id="2611" w:author="Yali Chen" w:date="2025-12-18T10:50:00Z" w16du:dateUtc="2025-12-18T02:50:00Z"/>
          <w:rFonts w:ascii="Times New Roman" w:hAnsi="Times New Roman" w:cs="Times New Roman"/>
          <w:strike/>
          <w:szCs w:val="20"/>
          <w:rPrChange w:id="2612" w:author="Pan, Zhemin" w:date="2025-12-13T13:26:00Z" w16du:dateUtc="2025-12-13T05:26:00Z">
            <w:rPr>
              <w:del w:id="2613" w:author="Yali Chen" w:date="2025-12-18T10:50:00Z" w16du:dateUtc="2025-12-18T02:50:00Z"/>
              <w:rFonts w:ascii="Times New Roman" w:hAnsi="Times New Roman" w:cs="Times New Roman"/>
              <w:szCs w:val="20"/>
            </w:rPr>
          </w:rPrChange>
        </w:rPr>
      </w:pPr>
      <w:del w:id="2614" w:author="Yali Chen" w:date="2025-12-18T10:50:00Z" w16du:dateUtc="2025-12-18T02:50:00Z">
        <w:r w:rsidRPr="00FD35A8" w:rsidDel="00FE5D2C">
          <w:rPr>
            <w:rFonts w:ascii="Times New Roman" w:hAnsi="Times New Roman" w:cs="Times New Roman"/>
            <w:strike/>
            <w:szCs w:val="20"/>
            <w:rPrChange w:id="2615" w:author="Pan, Zhemin" w:date="2025-12-13T13:26:00Z" w16du:dateUtc="2025-12-13T05:26:00Z">
              <w:rPr>
                <w:rFonts w:ascii="Times New Roman" w:hAnsi="Times New Roman" w:cs="Times New Roman"/>
                <w:szCs w:val="20"/>
              </w:rPr>
            </w:rPrChange>
          </w:rPr>
          <w:delText>*Abnormal lab test.</w:delText>
        </w:r>
      </w:del>
    </w:p>
    <w:p w14:paraId="1E5359DC" w14:textId="0EEB92FF" w:rsidR="00C06EDB" w:rsidRPr="00FD35A8" w:rsidDel="00FE5D2C" w:rsidRDefault="00C06EDB" w:rsidP="00C06EDB">
      <w:pPr>
        <w:rPr>
          <w:del w:id="2616" w:author="Yali Chen" w:date="2025-12-18T10:50:00Z" w16du:dateUtc="2025-12-18T02:50:00Z"/>
          <w:rFonts w:ascii="Times New Roman" w:hAnsi="Times New Roman" w:cs="Times New Roman"/>
          <w:strike/>
          <w:szCs w:val="20"/>
          <w:rPrChange w:id="2617" w:author="Pan, Zhemin" w:date="2025-12-13T13:26:00Z" w16du:dateUtc="2025-12-13T05:26:00Z">
            <w:rPr>
              <w:del w:id="2618" w:author="Yali Chen" w:date="2025-12-18T10:50:00Z" w16du:dateUtc="2025-12-18T02:50:00Z"/>
              <w:rFonts w:ascii="Times New Roman" w:hAnsi="Times New Roman" w:cs="Times New Roman"/>
              <w:szCs w:val="20"/>
            </w:rPr>
          </w:rPrChange>
        </w:rPr>
      </w:pPr>
      <w:del w:id="2619" w:author="Yali Chen" w:date="2025-12-18T10:50:00Z" w16du:dateUtc="2025-12-18T02:50:00Z">
        <w:r w:rsidRPr="00FD35A8" w:rsidDel="00FE5D2C">
          <w:rPr>
            <w:rFonts w:ascii="Times New Roman" w:hAnsi="Times New Roman" w:cs="Times New Roman"/>
            <w:strike/>
            <w:szCs w:val="20"/>
            <w:rPrChange w:id="2620" w:author="Pan, Zhemin" w:date="2025-12-13T13:26:00Z" w16du:dateUtc="2025-12-13T05:26:00Z">
              <w:rPr>
                <w:rFonts w:ascii="Times New Roman" w:hAnsi="Times New Roman" w:cs="Times New Roman"/>
                <w:szCs w:val="20"/>
              </w:rPr>
            </w:rPrChange>
          </w:rPr>
          <w:delText>IIM: Idiopathic Inflammatory Myopathies, SSc: Systemic Sclerosis</w:delText>
        </w:r>
      </w:del>
    </w:p>
    <w:p w14:paraId="3E7EB786" w14:textId="7E7308B7" w:rsidR="00C06EDB" w:rsidRPr="00FD35A8" w:rsidDel="00FE5D2C" w:rsidRDefault="00C06EDB" w:rsidP="00F93998">
      <w:pPr>
        <w:rPr>
          <w:del w:id="2621" w:author="Yali Chen" w:date="2025-12-18T10:50:00Z" w16du:dateUtc="2025-12-18T02:50:00Z"/>
          <w:rFonts w:ascii="Times New Roman" w:hAnsi="Times New Roman" w:cs="Times New Roman"/>
          <w:strike/>
          <w:szCs w:val="20"/>
          <w:rPrChange w:id="2622" w:author="Pan, Zhemin" w:date="2025-12-13T13:26:00Z" w16du:dateUtc="2025-12-13T05:26:00Z">
            <w:rPr>
              <w:del w:id="2623" w:author="Yali Chen" w:date="2025-12-18T10:50:00Z" w16du:dateUtc="2025-12-18T02:50:00Z"/>
              <w:rFonts w:ascii="Times New Roman" w:hAnsi="Times New Roman" w:cs="Times New Roman"/>
              <w:szCs w:val="20"/>
            </w:rPr>
          </w:rPrChange>
        </w:rPr>
      </w:pPr>
    </w:p>
    <w:p w14:paraId="6DD092D2" w14:textId="249660A7" w:rsidR="00F93998" w:rsidRPr="00FD35A8" w:rsidDel="00FE5D2C" w:rsidRDefault="00F93998" w:rsidP="00F93998">
      <w:pPr>
        <w:rPr>
          <w:del w:id="2624" w:author="Yali Chen" w:date="2025-12-18T10:50:00Z" w16du:dateUtc="2025-12-18T02:50:00Z"/>
          <w:rFonts w:ascii="Times New Roman" w:hAnsi="Times New Roman" w:cs="Times New Roman"/>
          <w:i/>
          <w:strike/>
          <w:szCs w:val="20"/>
          <w:lang w:val="sv-SE"/>
          <w:rPrChange w:id="2625" w:author="Pan, Zhemin" w:date="2025-12-13T13:26:00Z" w16du:dateUtc="2025-12-13T05:26:00Z">
            <w:rPr>
              <w:del w:id="2626" w:author="Yali Chen" w:date="2025-12-18T10:50:00Z" w16du:dateUtc="2025-12-18T02:50:00Z"/>
              <w:rFonts w:ascii="Times New Roman" w:hAnsi="Times New Roman" w:cs="Times New Roman"/>
              <w:i/>
              <w:szCs w:val="20"/>
              <w:lang w:val="sv-SE"/>
            </w:rPr>
          </w:rPrChange>
        </w:rPr>
      </w:pPr>
      <w:del w:id="2627" w:author="Yali Chen" w:date="2025-12-18T10:50:00Z" w16du:dateUtc="2025-12-18T02:50:00Z">
        <w:r w:rsidRPr="00FD35A8" w:rsidDel="00FE5D2C">
          <w:rPr>
            <w:rFonts w:ascii="Times New Roman" w:hAnsi="Times New Roman" w:cs="Times New Roman"/>
            <w:i/>
            <w:strike/>
            <w:szCs w:val="20"/>
            <w:lang w:val="sv-SE"/>
            <w:rPrChange w:id="2628" w:author="Pan, Zhemin" w:date="2025-12-13T13:26:00Z" w16du:dateUtc="2025-12-13T05:26:00Z">
              <w:rPr>
                <w:rFonts w:ascii="Times New Roman" w:hAnsi="Times New Roman" w:cs="Times New Roman"/>
                <w:i/>
                <w:szCs w:val="20"/>
                <w:lang w:val="sv-SE"/>
              </w:rPr>
            </w:rPrChange>
          </w:rPr>
          <w:delText>Programming note:</w:delText>
        </w:r>
      </w:del>
    </w:p>
    <w:p w14:paraId="759D65B7" w14:textId="5075EB5C" w:rsidR="00F93998" w:rsidRPr="00FD35A8" w:rsidDel="00FE5D2C" w:rsidRDefault="00F93998" w:rsidP="00F93998">
      <w:pPr>
        <w:rPr>
          <w:del w:id="2629" w:author="Yali Chen" w:date="2025-12-18T10:50:00Z" w16du:dateUtc="2025-12-18T02:50:00Z"/>
          <w:rFonts w:ascii="Times New Roman" w:hAnsi="Times New Roman" w:cs="Times New Roman"/>
          <w:i/>
          <w:strike/>
          <w:szCs w:val="20"/>
          <w:lang w:val="sv-SE"/>
          <w:rPrChange w:id="2630" w:author="Pan, Zhemin" w:date="2025-12-13T13:26:00Z" w16du:dateUtc="2025-12-13T05:26:00Z">
            <w:rPr>
              <w:del w:id="2631" w:author="Yali Chen" w:date="2025-12-18T10:50:00Z" w16du:dateUtc="2025-12-18T02:50:00Z"/>
              <w:rFonts w:ascii="Times New Roman" w:hAnsi="Times New Roman" w:cs="Times New Roman"/>
              <w:i/>
              <w:szCs w:val="20"/>
              <w:lang w:val="sv-SE"/>
            </w:rPr>
          </w:rPrChange>
        </w:rPr>
      </w:pPr>
      <w:commentRangeStart w:id="2632"/>
      <w:commentRangeStart w:id="2633"/>
      <w:del w:id="2634" w:author="Yali Chen" w:date="2025-12-18T10:50:00Z" w16du:dateUtc="2025-12-18T02:50:00Z">
        <w:r w:rsidRPr="00FD35A8" w:rsidDel="00FE5D2C">
          <w:rPr>
            <w:rFonts w:ascii="Times New Roman" w:hAnsi="Times New Roman" w:cs="Times New Roman"/>
            <w:i/>
            <w:strike/>
            <w:szCs w:val="20"/>
            <w:lang w:val="sv-SE"/>
            <w:rPrChange w:id="2635" w:author="Pan, Zhemin" w:date="2025-12-13T13:26:00Z" w16du:dateUtc="2025-12-13T05:26:00Z">
              <w:rPr>
                <w:rFonts w:ascii="Times New Roman" w:hAnsi="Times New Roman" w:cs="Times New Roman"/>
                <w:i/>
                <w:szCs w:val="20"/>
                <w:lang w:val="sv-SE"/>
              </w:rPr>
            </w:rPrChange>
          </w:rPr>
          <w:delText xml:space="preserve">Parameter: </w:delText>
        </w:r>
        <w:r w:rsidR="00016FF5" w:rsidRPr="00FD35A8" w:rsidDel="00FE5D2C">
          <w:rPr>
            <w:rFonts w:ascii="Times New Roman" w:hAnsi="Times New Roman" w:cs="Times New Roman"/>
            <w:i/>
            <w:strike/>
            <w:szCs w:val="20"/>
            <w:lang w:val="sv-SE"/>
            <w:rPrChange w:id="2636" w:author="Pan, Zhemin" w:date="2025-12-13T13:26:00Z" w16du:dateUtc="2025-12-13T05:26:00Z">
              <w:rPr>
                <w:rFonts w:ascii="Times New Roman" w:hAnsi="Times New Roman" w:cs="Times New Roman"/>
                <w:i/>
                <w:szCs w:val="20"/>
                <w:lang w:val="sv-SE"/>
              </w:rPr>
            </w:rPrChange>
          </w:rPr>
          <w:delText>IgG, IgA, IgM</w:delText>
        </w:r>
        <w:commentRangeEnd w:id="2632"/>
        <w:r w:rsidR="00D15FB0" w:rsidRPr="00FD35A8" w:rsidDel="00FE5D2C">
          <w:rPr>
            <w:rStyle w:val="CommentReference"/>
            <w:rFonts w:ascii="Times New Roman" w:hAnsi="Times New Roman" w:cs="Times New Roman"/>
            <w:i/>
            <w:strike/>
            <w:sz w:val="20"/>
            <w:szCs w:val="20"/>
            <w:lang w:val="sv-SE"/>
            <w:rPrChange w:id="2637" w:author="Pan, Zhemin" w:date="2025-12-13T13:26:00Z" w16du:dateUtc="2025-12-13T05:26:00Z">
              <w:rPr>
                <w:rStyle w:val="CommentReference"/>
                <w:rFonts w:ascii="Times New Roman" w:hAnsi="Times New Roman" w:cs="Times New Roman"/>
                <w:i/>
                <w:sz w:val="20"/>
                <w:szCs w:val="20"/>
                <w:lang w:val="sv-SE"/>
              </w:rPr>
            </w:rPrChange>
          </w:rPr>
          <w:commentReference w:id="2632"/>
        </w:r>
        <w:commentRangeEnd w:id="2633"/>
        <w:r w:rsidR="009441C7" w:rsidRPr="00FD35A8" w:rsidDel="00FE5D2C">
          <w:rPr>
            <w:rStyle w:val="CommentReference"/>
            <w:rFonts w:ascii="Times New Roman" w:hAnsi="Times New Roman" w:cs="Times New Roman"/>
            <w:i/>
            <w:strike/>
            <w:sz w:val="20"/>
            <w:szCs w:val="20"/>
            <w:lang w:val="sv-SE"/>
            <w:rPrChange w:id="2638" w:author="Pan, Zhemin" w:date="2025-12-13T13:26:00Z" w16du:dateUtc="2025-12-13T05:26:00Z">
              <w:rPr>
                <w:rStyle w:val="CommentReference"/>
                <w:rFonts w:ascii="Times New Roman" w:hAnsi="Times New Roman" w:cs="Times New Roman"/>
                <w:i/>
                <w:sz w:val="20"/>
                <w:szCs w:val="20"/>
                <w:lang w:val="sv-SE"/>
              </w:rPr>
            </w:rPrChange>
          </w:rPr>
          <w:commentReference w:id="2633"/>
        </w:r>
      </w:del>
    </w:p>
    <w:p w14:paraId="45DB9CCF" w14:textId="174BF75A" w:rsidR="00E73F3A" w:rsidRPr="00FD35A8" w:rsidDel="0080149A" w:rsidRDefault="00E73F3A">
      <w:pPr>
        <w:widowControl/>
        <w:jc w:val="left"/>
        <w:rPr>
          <w:del w:id="2639" w:author="Yali Chen" w:date="2025-12-29T15:49:00Z" w16du:dateUtc="2025-12-29T07:49:00Z"/>
          <w:rFonts w:ascii="Times New Roman" w:hAnsi="Times New Roman" w:cs="Times New Roman"/>
          <w:i/>
          <w:szCs w:val="20"/>
          <w:lang w:val="sv-SE"/>
        </w:rPr>
      </w:pPr>
      <w:del w:id="2640" w:author="Yali Chen" w:date="2025-12-29T15:49:00Z" w16du:dateUtc="2025-12-29T07:49:00Z">
        <w:r w:rsidRPr="00FD35A8" w:rsidDel="0080149A">
          <w:rPr>
            <w:rFonts w:ascii="Times New Roman" w:hAnsi="Times New Roman" w:cs="Times New Roman"/>
            <w:i/>
            <w:szCs w:val="20"/>
            <w:lang w:val="sv-SE"/>
          </w:rPr>
          <w:br w:type="page"/>
        </w:r>
      </w:del>
    </w:p>
    <w:p w14:paraId="083B21B5" w14:textId="7BE712AD" w:rsidR="00E73F3A" w:rsidRPr="00FD35A8" w:rsidDel="00E75A93" w:rsidRDefault="00E73F3A" w:rsidP="00E73F3A">
      <w:pPr>
        <w:pStyle w:val="TFLshelltitle1"/>
        <w:rPr>
          <w:del w:id="2641" w:author="Yali Chen" w:date="2025-12-18T10:50:00Z" w16du:dateUtc="2025-12-18T02:50:00Z"/>
          <w:rStyle w:val="Heading3Char1"/>
          <w:rFonts w:eastAsia="宋体"/>
          <w:b/>
          <w:bCs/>
          <w:strike/>
          <w:color w:val="000000"/>
          <w:sz w:val="20"/>
          <w:szCs w:val="20"/>
          <w:lang w:eastAsia="zh-CN"/>
          <w:rPrChange w:id="2642" w:author="Pan, Zhemin" w:date="2025-12-13T13:26:00Z" w16du:dateUtc="2025-12-13T05:26:00Z">
            <w:rPr>
              <w:del w:id="2643" w:author="Yali Chen" w:date="2025-12-18T10:50:00Z" w16du:dateUtc="2025-12-18T02:50:00Z"/>
              <w:rStyle w:val="Heading3Char1"/>
              <w:rFonts w:ascii="宋体" w:eastAsia="宋体" w:hAnsi="宋体" w:cstheme="minorBidi"/>
              <w:b/>
              <w:bCs/>
              <w:snapToGrid/>
              <w:color w:val="000000"/>
              <w:sz w:val="20"/>
              <w:szCs w:val="20"/>
              <w:lang w:eastAsia="zh-CN"/>
            </w:rPr>
          </w:rPrChange>
        </w:rPr>
      </w:pPr>
      <w:del w:id="2644" w:author="Yali Chen" w:date="2025-12-18T10:50:00Z" w16du:dateUtc="2025-12-18T02:50:00Z">
        <w:r w:rsidRPr="00FD35A8" w:rsidDel="00E75A93">
          <w:rPr>
            <w:rStyle w:val="Heading3Char1"/>
            <w:rFonts w:eastAsia="宋体"/>
            <w:bCs/>
            <w:strike/>
            <w:color w:val="000000"/>
            <w:sz w:val="20"/>
            <w:szCs w:val="20"/>
            <w:lang w:eastAsia="zh-CN"/>
            <w:rPrChange w:id="2645" w:author="Pan, Zhemin" w:date="2025-12-13T13:26:00Z" w16du:dateUtc="2025-12-13T05:26:00Z">
              <w:rPr>
                <w:rStyle w:val="Heading3Char1"/>
                <w:rFonts w:eastAsia="宋体"/>
                <w:bCs/>
                <w:color w:val="000000"/>
                <w:sz w:val="20"/>
                <w:szCs w:val="20"/>
                <w:lang w:eastAsia="zh-CN"/>
              </w:rPr>
            </w:rPrChange>
          </w:rPr>
          <w:lastRenderedPageBreak/>
          <w:delText xml:space="preserve">Listing 14.4.2 </w:delText>
        </w:r>
        <w:r w:rsidR="00A7382F" w:rsidRPr="00FD35A8" w:rsidDel="00E75A93">
          <w:rPr>
            <w:rStyle w:val="Heading3Char1"/>
            <w:rFonts w:eastAsia="宋体"/>
            <w:bCs/>
            <w:strike/>
            <w:color w:val="000000"/>
            <w:sz w:val="20"/>
            <w:szCs w:val="20"/>
            <w:lang w:eastAsia="zh-CN"/>
            <w:rPrChange w:id="2646" w:author="Pan, Zhemin" w:date="2025-12-13T13:26:00Z" w16du:dateUtc="2025-12-13T05:26:00Z">
              <w:rPr>
                <w:rStyle w:val="Heading3Char1"/>
                <w:rFonts w:eastAsia="宋体"/>
                <w:bCs/>
                <w:color w:val="000000"/>
                <w:sz w:val="20"/>
                <w:szCs w:val="20"/>
                <w:lang w:eastAsia="zh-CN"/>
              </w:rPr>
            </w:rPrChange>
          </w:rPr>
          <w:delText>Serum cytokines</w:delText>
        </w:r>
        <w:r w:rsidRPr="00FD35A8" w:rsidDel="00E75A93">
          <w:rPr>
            <w:rStyle w:val="Heading3Char1"/>
            <w:rFonts w:eastAsia="宋体"/>
            <w:bCs/>
            <w:strike/>
            <w:color w:val="000000"/>
            <w:sz w:val="20"/>
            <w:szCs w:val="20"/>
            <w:lang w:eastAsia="zh-CN"/>
            <w:rPrChange w:id="2647" w:author="Pan, Zhemin" w:date="2025-12-13T13:26:00Z" w16du:dateUtc="2025-12-13T05:26:00Z">
              <w:rPr>
                <w:rStyle w:val="Heading3Char1"/>
                <w:rFonts w:eastAsia="宋体"/>
                <w:bCs/>
                <w:color w:val="000000"/>
                <w:sz w:val="20"/>
                <w:szCs w:val="20"/>
                <w:lang w:eastAsia="zh-CN"/>
              </w:rPr>
            </w:rPrChange>
          </w:rPr>
          <w:delText xml:space="preserve"> (Pharmacodynamics Set)</w:delText>
        </w:r>
      </w:del>
    </w:p>
    <w:tbl>
      <w:tblPr>
        <w:tblStyle w:val="TableGrid"/>
        <w:tblW w:w="4651"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4"/>
        <w:gridCol w:w="1194"/>
        <w:gridCol w:w="1590"/>
        <w:gridCol w:w="1369"/>
        <w:gridCol w:w="1573"/>
        <w:gridCol w:w="1401"/>
        <w:gridCol w:w="714"/>
        <w:gridCol w:w="714"/>
        <w:gridCol w:w="2584"/>
      </w:tblGrid>
      <w:tr w:rsidR="00E73F3A" w:rsidRPr="00FD35A8" w:rsidDel="00E75A93" w14:paraId="6102DC74" w14:textId="5C5BD2CC" w:rsidTr="006921A2">
        <w:trPr>
          <w:trHeight w:val="442"/>
          <w:del w:id="2648" w:author="Yali Chen" w:date="2025-12-18T10:50:00Z"/>
        </w:trPr>
        <w:tc>
          <w:tcPr>
            <w:tcW w:w="2415" w:type="dxa"/>
            <w:tcBorders>
              <w:top w:val="single" w:sz="4" w:space="0" w:color="auto"/>
              <w:left w:val="nil"/>
              <w:bottom w:val="single" w:sz="4" w:space="0" w:color="auto"/>
              <w:right w:val="nil"/>
            </w:tcBorders>
            <w:vAlign w:val="center"/>
          </w:tcPr>
          <w:p w14:paraId="5F88C1D8" w14:textId="0F1D93C7" w:rsidR="00E73F3A" w:rsidRPr="00FD35A8" w:rsidDel="00E75A93" w:rsidRDefault="00E73F3A" w:rsidP="006921A2">
            <w:pPr>
              <w:widowControl/>
              <w:jc w:val="center"/>
              <w:rPr>
                <w:del w:id="2649" w:author="Yali Chen" w:date="2025-12-18T10:50:00Z" w16du:dateUtc="2025-12-18T02:50:00Z"/>
                <w:rFonts w:ascii="Times New Roman" w:hAnsi="Times New Roman"/>
                <w:strike/>
                <w:lang w:eastAsia="zh-CN"/>
                <w:rPrChange w:id="2650" w:author="Pan, Zhemin" w:date="2025-12-13T13:26:00Z" w16du:dateUtc="2025-12-13T05:26:00Z">
                  <w:rPr>
                    <w:del w:id="2651" w:author="Yali Chen" w:date="2025-12-18T10:50:00Z" w16du:dateUtc="2025-12-18T02:50:00Z"/>
                    <w:rFonts w:ascii="Times New Roman" w:hAnsi="Times New Roman"/>
                    <w:lang w:eastAsia="zh-CN"/>
                  </w:rPr>
                </w:rPrChange>
              </w:rPr>
            </w:pPr>
            <w:del w:id="2652" w:author="Yali Chen" w:date="2025-12-18T10:50:00Z" w16du:dateUtc="2025-12-18T02:50:00Z">
              <w:r w:rsidRPr="00FD35A8" w:rsidDel="00E75A93">
                <w:rPr>
                  <w:rFonts w:ascii="Times New Roman" w:hAnsi="Times New Roman"/>
                  <w:strike/>
                  <w:rPrChange w:id="2653" w:author="Pan, Zhemin" w:date="2025-12-13T13:26:00Z" w16du:dateUtc="2025-12-13T05:26:00Z">
                    <w:rPr>
                      <w:rFonts w:ascii="Times New Roman" w:hAnsi="Times New Roman"/>
                    </w:rPr>
                  </w:rPrChange>
                </w:rPr>
                <w:delText>Subject identifier</w:delText>
              </w:r>
            </w:del>
          </w:p>
        </w:tc>
        <w:tc>
          <w:tcPr>
            <w:tcW w:w="1194" w:type="dxa"/>
            <w:tcBorders>
              <w:top w:val="single" w:sz="4" w:space="0" w:color="auto"/>
              <w:left w:val="nil"/>
              <w:bottom w:val="single" w:sz="4" w:space="0" w:color="auto"/>
              <w:right w:val="nil"/>
            </w:tcBorders>
            <w:vAlign w:val="center"/>
          </w:tcPr>
          <w:p w14:paraId="1C8151F0" w14:textId="2D6CECF6" w:rsidR="00E73F3A" w:rsidRPr="00FD35A8" w:rsidDel="00E75A93" w:rsidRDefault="00E73F3A" w:rsidP="006921A2">
            <w:pPr>
              <w:widowControl/>
              <w:jc w:val="center"/>
              <w:rPr>
                <w:del w:id="2654" w:author="Yali Chen" w:date="2025-12-18T10:50:00Z" w16du:dateUtc="2025-12-18T02:50:00Z"/>
                <w:rFonts w:ascii="Times New Roman" w:hAnsi="Times New Roman"/>
                <w:strike/>
                <w:lang w:eastAsia="zh-CN"/>
                <w:rPrChange w:id="2655" w:author="Pan, Zhemin" w:date="2025-12-13T13:26:00Z" w16du:dateUtc="2025-12-13T05:26:00Z">
                  <w:rPr>
                    <w:del w:id="2656" w:author="Yali Chen" w:date="2025-12-18T10:50:00Z" w16du:dateUtc="2025-12-18T02:50:00Z"/>
                    <w:rFonts w:ascii="Times New Roman" w:hAnsi="Times New Roman"/>
                    <w:lang w:eastAsia="zh-CN"/>
                  </w:rPr>
                </w:rPrChange>
              </w:rPr>
            </w:pPr>
            <w:del w:id="2657" w:author="Yali Chen" w:date="2025-12-18T10:50:00Z" w16du:dateUtc="2025-12-18T02:50:00Z">
              <w:r w:rsidRPr="00FD35A8" w:rsidDel="00E75A93">
                <w:rPr>
                  <w:rFonts w:ascii="Times New Roman" w:hAnsi="Times New Roman"/>
                  <w:strike/>
                  <w:rPrChange w:id="2658" w:author="Pan, Zhemin" w:date="2025-12-13T13:26:00Z" w16du:dateUtc="2025-12-13T05:26:00Z">
                    <w:rPr>
                      <w:rFonts w:ascii="Times New Roman" w:hAnsi="Times New Roman"/>
                    </w:rPr>
                  </w:rPrChange>
                </w:rPr>
                <w:delText>Cohort</w:delText>
              </w:r>
            </w:del>
          </w:p>
        </w:tc>
        <w:tc>
          <w:tcPr>
            <w:tcW w:w="1590" w:type="dxa"/>
            <w:tcBorders>
              <w:top w:val="single" w:sz="4" w:space="0" w:color="auto"/>
              <w:left w:val="nil"/>
              <w:bottom w:val="single" w:sz="4" w:space="0" w:color="auto"/>
              <w:right w:val="nil"/>
            </w:tcBorders>
            <w:vAlign w:val="center"/>
          </w:tcPr>
          <w:p w14:paraId="28312F31" w14:textId="016F3F36" w:rsidR="00E73F3A" w:rsidRPr="00FD35A8" w:rsidDel="00E75A93" w:rsidRDefault="00E73F3A" w:rsidP="006921A2">
            <w:pPr>
              <w:widowControl/>
              <w:jc w:val="center"/>
              <w:rPr>
                <w:del w:id="2659" w:author="Yali Chen" w:date="2025-12-18T10:50:00Z" w16du:dateUtc="2025-12-18T02:50:00Z"/>
                <w:rFonts w:ascii="Times New Roman" w:hAnsi="Times New Roman"/>
                <w:strike/>
                <w:lang w:eastAsia="zh-CN"/>
                <w:rPrChange w:id="2660" w:author="Pan, Zhemin" w:date="2025-12-13T13:26:00Z" w16du:dateUtc="2025-12-13T05:26:00Z">
                  <w:rPr>
                    <w:del w:id="2661" w:author="Yali Chen" w:date="2025-12-18T10:50:00Z" w16du:dateUtc="2025-12-18T02:50:00Z"/>
                    <w:rFonts w:ascii="Times New Roman" w:hAnsi="Times New Roman"/>
                    <w:lang w:eastAsia="zh-CN"/>
                  </w:rPr>
                </w:rPrChange>
              </w:rPr>
            </w:pPr>
            <w:del w:id="2662" w:author="Yali Chen" w:date="2025-12-18T10:50:00Z" w16du:dateUtc="2025-12-18T02:50:00Z">
              <w:r w:rsidRPr="00FD35A8" w:rsidDel="00E75A93">
                <w:rPr>
                  <w:rFonts w:ascii="Times New Roman" w:hAnsi="Times New Roman"/>
                  <w:strike/>
                  <w:rPrChange w:id="2663" w:author="Pan, Zhemin" w:date="2025-12-13T13:26:00Z" w16du:dateUtc="2025-12-13T05:26:00Z">
                    <w:rPr>
                      <w:rFonts w:ascii="Times New Roman" w:hAnsi="Times New Roman"/>
                    </w:rPr>
                  </w:rPrChange>
                </w:rPr>
                <w:delText>Parameter</w:delText>
              </w:r>
            </w:del>
          </w:p>
        </w:tc>
        <w:tc>
          <w:tcPr>
            <w:tcW w:w="1369" w:type="dxa"/>
            <w:tcBorders>
              <w:top w:val="single" w:sz="4" w:space="0" w:color="auto"/>
              <w:left w:val="nil"/>
              <w:bottom w:val="single" w:sz="4" w:space="0" w:color="auto"/>
              <w:right w:val="nil"/>
            </w:tcBorders>
            <w:vAlign w:val="center"/>
          </w:tcPr>
          <w:p w14:paraId="01EC3DD3" w14:textId="4C05D019" w:rsidR="00E73F3A" w:rsidRPr="00FD35A8" w:rsidDel="00E75A93" w:rsidRDefault="00E73F3A" w:rsidP="006921A2">
            <w:pPr>
              <w:widowControl/>
              <w:jc w:val="center"/>
              <w:rPr>
                <w:del w:id="2664" w:author="Yali Chen" w:date="2025-12-18T10:50:00Z" w16du:dateUtc="2025-12-18T02:50:00Z"/>
                <w:rFonts w:ascii="Times New Roman" w:hAnsi="Times New Roman"/>
                <w:strike/>
                <w:lang w:eastAsia="zh-CN"/>
                <w:rPrChange w:id="2665" w:author="Pan, Zhemin" w:date="2025-12-13T13:26:00Z" w16du:dateUtc="2025-12-13T05:26:00Z">
                  <w:rPr>
                    <w:del w:id="2666" w:author="Yali Chen" w:date="2025-12-18T10:50:00Z" w16du:dateUtc="2025-12-18T02:50:00Z"/>
                    <w:rFonts w:ascii="Times New Roman" w:hAnsi="Times New Roman"/>
                    <w:lang w:eastAsia="zh-CN"/>
                  </w:rPr>
                </w:rPrChange>
              </w:rPr>
            </w:pPr>
            <w:del w:id="2667" w:author="Yali Chen" w:date="2025-12-18T10:50:00Z" w16du:dateUtc="2025-12-18T02:50:00Z">
              <w:r w:rsidRPr="00FD35A8" w:rsidDel="00E75A93">
                <w:rPr>
                  <w:rFonts w:ascii="Times New Roman" w:eastAsia="AdobeSongStd-Light" w:hAnsi="Times New Roman"/>
                  <w:strike/>
                  <w:rPrChange w:id="2668" w:author="Pan, Zhemin" w:date="2025-12-13T13:26:00Z" w16du:dateUtc="2025-12-13T05:26:00Z">
                    <w:rPr>
                      <w:rFonts w:ascii="Times New Roman" w:eastAsia="AdobeSongStd-Light" w:hAnsi="Times New Roman"/>
                    </w:rPr>
                  </w:rPrChange>
                </w:rPr>
                <w:delText>Any Abnormal</w:delText>
              </w:r>
            </w:del>
          </w:p>
        </w:tc>
        <w:tc>
          <w:tcPr>
            <w:tcW w:w="1573" w:type="dxa"/>
            <w:tcBorders>
              <w:top w:val="single" w:sz="4" w:space="0" w:color="auto"/>
              <w:bottom w:val="single" w:sz="4" w:space="0" w:color="auto"/>
            </w:tcBorders>
            <w:vAlign w:val="center"/>
          </w:tcPr>
          <w:p w14:paraId="5F0C8504" w14:textId="107C17CE" w:rsidR="00E73F3A" w:rsidRPr="00FD35A8" w:rsidDel="00E75A93" w:rsidRDefault="00E73F3A" w:rsidP="006921A2">
            <w:pPr>
              <w:widowControl/>
              <w:jc w:val="center"/>
              <w:rPr>
                <w:del w:id="2669" w:author="Yali Chen" w:date="2025-12-18T10:50:00Z" w16du:dateUtc="2025-12-18T02:50:00Z"/>
                <w:rFonts w:ascii="Times New Roman" w:hAnsi="Times New Roman"/>
                <w:strike/>
                <w:lang w:eastAsia="zh-CN"/>
                <w:rPrChange w:id="2670" w:author="Pan, Zhemin" w:date="2025-12-13T13:26:00Z" w16du:dateUtc="2025-12-13T05:26:00Z">
                  <w:rPr>
                    <w:del w:id="2671" w:author="Yali Chen" w:date="2025-12-18T10:50:00Z" w16du:dateUtc="2025-12-18T02:50:00Z"/>
                    <w:rFonts w:ascii="Times New Roman" w:hAnsi="Times New Roman"/>
                    <w:lang w:eastAsia="zh-CN"/>
                  </w:rPr>
                </w:rPrChange>
              </w:rPr>
            </w:pPr>
            <w:del w:id="2672" w:author="Yali Chen" w:date="2025-12-18T10:50:00Z" w16du:dateUtc="2025-12-18T02:50:00Z">
              <w:r w:rsidRPr="00FD35A8" w:rsidDel="00E75A93">
                <w:rPr>
                  <w:rFonts w:ascii="Times New Roman" w:hAnsi="Times New Roman"/>
                  <w:strike/>
                  <w:rPrChange w:id="2673" w:author="Pan, Zhemin" w:date="2025-12-13T13:26:00Z" w16du:dateUtc="2025-12-13T05:26:00Z">
                    <w:rPr>
                      <w:rFonts w:ascii="Times New Roman" w:hAnsi="Times New Roman"/>
                    </w:rPr>
                  </w:rPrChange>
                </w:rPr>
                <w:delText>Screening</w:delText>
              </w:r>
            </w:del>
          </w:p>
        </w:tc>
        <w:tc>
          <w:tcPr>
            <w:tcW w:w="1401" w:type="dxa"/>
            <w:tcBorders>
              <w:top w:val="single" w:sz="4" w:space="0" w:color="auto"/>
              <w:bottom w:val="single" w:sz="4" w:space="0" w:color="auto"/>
            </w:tcBorders>
            <w:vAlign w:val="center"/>
          </w:tcPr>
          <w:p w14:paraId="7E57E197" w14:textId="2CD8FB82" w:rsidR="00E73F3A" w:rsidRPr="00FD35A8" w:rsidDel="00E75A93" w:rsidRDefault="00E73F3A" w:rsidP="006921A2">
            <w:pPr>
              <w:widowControl/>
              <w:jc w:val="center"/>
              <w:rPr>
                <w:del w:id="2674" w:author="Yali Chen" w:date="2025-12-18T10:50:00Z" w16du:dateUtc="2025-12-18T02:50:00Z"/>
                <w:rFonts w:ascii="Times New Roman" w:eastAsiaTheme="minorEastAsia" w:hAnsi="Times New Roman"/>
                <w:strike/>
                <w:lang w:eastAsia="zh-CN"/>
                <w:rPrChange w:id="2675" w:author="Pan, Zhemin" w:date="2025-12-13T13:26:00Z" w16du:dateUtc="2025-12-13T05:26:00Z">
                  <w:rPr>
                    <w:del w:id="2676" w:author="Yali Chen" w:date="2025-12-18T10:50:00Z" w16du:dateUtc="2025-12-18T02:50:00Z"/>
                    <w:rFonts w:ascii="Times New Roman" w:eastAsiaTheme="minorEastAsia" w:hAnsi="Times New Roman"/>
                    <w:lang w:eastAsia="zh-CN"/>
                  </w:rPr>
                </w:rPrChange>
              </w:rPr>
            </w:pPr>
            <w:del w:id="2677" w:author="Yali Chen" w:date="2025-12-18T10:50:00Z" w16du:dateUtc="2025-12-18T02:50:00Z">
              <w:r w:rsidRPr="00FD35A8" w:rsidDel="00E75A93">
                <w:rPr>
                  <w:rFonts w:ascii="Times New Roman" w:hAnsi="Times New Roman"/>
                  <w:strike/>
                  <w:rPrChange w:id="2678" w:author="Pan, Zhemin" w:date="2025-12-13T13:26:00Z" w16du:dateUtc="2025-12-13T05:26:00Z">
                    <w:rPr>
                      <w:rFonts w:ascii="Times New Roman" w:hAnsi="Times New Roman"/>
                    </w:rPr>
                  </w:rPrChange>
                </w:rPr>
                <w:delText>Baseline</w:delText>
              </w:r>
            </w:del>
          </w:p>
        </w:tc>
        <w:tc>
          <w:tcPr>
            <w:tcW w:w="714" w:type="dxa"/>
            <w:tcBorders>
              <w:top w:val="single" w:sz="4" w:space="0" w:color="auto"/>
              <w:bottom w:val="single" w:sz="4" w:space="0" w:color="auto"/>
            </w:tcBorders>
            <w:vAlign w:val="center"/>
          </w:tcPr>
          <w:p w14:paraId="0C76475C" w14:textId="6AC88382" w:rsidR="00E73F3A" w:rsidRPr="00FD35A8" w:rsidDel="00E75A93" w:rsidRDefault="00E73F3A" w:rsidP="006921A2">
            <w:pPr>
              <w:widowControl/>
              <w:jc w:val="center"/>
              <w:rPr>
                <w:del w:id="2679" w:author="Yali Chen" w:date="2025-12-18T10:50:00Z" w16du:dateUtc="2025-12-18T02:50:00Z"/>
                <w:rFonts w:ascii="Times New Roman" w:eastAsiaTheme="minorEastAsia" w:hAnsi="Times New Roman"/>
                <w:strike/>
                <w:lang w:eastAsia="zh-CN"/>
                <w:rPrChange w:id="2680" w:author="Pan, Zhemin" w:date="2025-12-13T13:26:00Z" w16du:dateUtc="2025-12-13T05:26:00Z">
                  <w:rPr>
                    <w:del w:id="2681" w:author="Yali Chen" w:date="2025-12-18T10:50:00Z" w16du:dateUtc="2025-12-18T02:50:00Z"/>
                    <w:rFonts w:ascii="Times New Roman" w:eastAsiaTheme="minorEastAsia" w:hAnsi="Times New Roman"/>
                    <w:lang w:eastAsia="zh-CN"/>
                  </w:rPr>
                </w:rPrChange>
              </w:rPr>
            </w:pPr>
            <w:del w:id="2682" w:author="Yali Chen" w:date="2025-12-18T10:50:00Z" w16du:dateUtc="2025-12-18T02:50:00Z">
              <w:r w:rsidRPr="00FD35A8" w:rsidDel="00E75A93">
                <w:rPr>
                  <w:rFonts w:ascii="Times New Roman" w:hAnsi="Times New Roman"/>
                  <w:strike/>
                  <w:rPrChange w:id="2683" w:author="Pan, Zhemin" w:date="2025-12-13T13:26:00Z" w16du:dateUtc="2025-12-13T05:26:00Z">
                    <w:rPr>
                      <w:rFonts w:ascii="Times New Roman" w:hAnsi="Times New Roman"/>
                    </w:rPr>
                  </w:rPrChange>
                </w:rPr>
                <w:delText>D0</w:delText>
              </w:r>
            </w:del>
          </w:p>
        </w:tc>
        <w:tc>
          <w:tcPr>
            <w:tcW w:w="714" w:type="dxa"/>
            <w:tcBorders>
              <w:top w:val="single" w:sz="4" w:space="0" w:color="auto"/>
              <w:bottom w:val="single" w:sz="4" w:space="0" w:color="auto"/>
            </w:tcBorders>
            <w:vAlign w:val="center"/>
          </w:tcPr>
          <w:p w14:paraId="309C3E4F" w14:textId="60F0CA25" w:rsidR="00E73F3A" w:rsidRPr="00FD35A8" w:rsidDel="00E75A93" w:rsidRDefault="00E73F3A" w:rsidP="006921A2">
            <w:pPr>
              <w:widowControl/>
              <w:jc w:val="center"/>
              <w:rPr>
                <w:del w:id="2684" w:author="Yali Chen" w:date="2025-12-18T10:50:00Z" w16du:dateUtc="2025-12-18T02:50:00Z"/>
                <w:rFonts w:ascii="Times New Roman" w:eastAsia="Calibri" w:hAnsi="Times New Roman"/>
                <w:strike/>
                <w:lang w:eastAsia="ja-JP"/>
                <w:rPrChange w:id="2685" w:author="Pan, Zhemin" w:date="2025-12-13T13:26:00Z" w16du:dateUtc="2025-12-13T05:26:00Z">
                  <w:rPr>
                    <w:del w:id="2686" w:author="Yali Chen" w:date="2025-12-18T10:50:00Z" w16du:dateUtc="2025-12-18T02:50:00Z"/>
                    <w:rFonts w:ascii="Times New Roman" w:eastAsia="Calibri" w:hAnsi="Times New Roman"/>
                    <w:lang w:eastAsia="ja-JP"/>
                  </w:rPr>
                </w:rPrChange>
              </w:rPr>
            </w:pPr>
            <w:del w:id="2687" w:author="Yali Chen" w:date="2025-12-18T10:50:00Z" w16du:dateUtc="2025-12-18T02:50:00Z">
              <w:r w:rsidRPr="00FD35A8" w:rsidDel="00E75A93">
                <w:rPr>
                  <w:rFonts w:ascii="Times New Roman" w:hAnsi="Times New Roman"/>
                  <w:strike/>
                  <w:rPrChange w:id="2688" w:author="Pan, Zhemin" w:date="2025-12-13T13:26:00Z" w16du:dateUtc="2025-12-13T05:26:00Z">
                    <w:rPr>
                      <w:rFonts w:ascii="Times New Roman" w:hAnsi="Times New Roman"/>
                    </w:rPr>
                  </w:rPrChange>
                </w:rPr>
                <w:delText>D4</w:delText>
              </w:r>
            </w:del>
          </w:p>
        </w:tc>
        <w:tc>
          <w:tcPr>
            <w:tcW w:w="2584" w:type="dxa"/>
            <w:tcBorders>
              <w:top w:val="single" w:sz="4" w:space="0" w:color="auto"/>
              <w:bottom w:val="single" w:sz="4" w:space="0" w:color="auto"/>
            </w:tcBorders>
            <w:vAlign w:val="center"/>
          </w:tcPr>
          <w:p w14:paraId="750F24C7" w14:textId="4453C28F" w:rsidR="00E73F3A" w:rsidRPr="00FD35A8" w:rsidDel="00E75A93" w:rsidRDefault="00E73F3A" w:rsidP="006921A2">
            <w:pPr>
              <w:widowControl/>
              <w:jc w:val="center"/>
              <w:rPr>
                <w:del w:id="2689" w:author="Yali Chen" w:date="2025-12-18T10:50:00Z" w16du:dateUtc="2025-12-18T02:50:00Z"/>
                <w:rFonts w:ascii="Times New Roman" w:eastAsiaTheme="minorEastAsia" w:hAnsi="Times New Roman"/>
                <w:strike/>
                <w:lang w:eastAsia="zh-CN"/>
                <w:rPrChange w:id="2690" w:author="Pan, Zhemin" w:date="2025-12-13T13:26:00Z" w16du:dateUtc="2025-12-13T05:26:00Z">
                  <w:rPr>
                    <w:del w:id="2691" w:author="Yali Chen" w:date="2025-12-18T10:50:00Z" w16du:dateUtc="2025-12-18T02:50:00Z"/>
                    <w:rFonts w:ascii="Times New Roman" w:eastAsiaTheme="minorEastAsia" w:hAnsi="Times New Roman"/>
                    <w:lang w:eastAsia="zh-CN"/>
                  </w:rPr>
                </w:rPrChange>
              </w:rPr>
            </w:pPr>
            <w:del w:id="2692" w:author="Yali Chen" w:date="2025-12-18T10:50:00Z" w16du:dateUtc="2025-12-18T02:50:00Z">
              <w:r w:rsidRPr="00FD35A8" w:rsidDel="00E75A93">
                <w:rPr>
                  <w:rFonts w:ascii="Times New Roman" w:hAnsi="Times New Roman"/>
                  <w:strike/>
                  <w:rPrChange w:id="2693" w:author="Pan, Zhemin" w:date="2025-12-13T13:26:00Z" w16du:dateUtc="2025-12-13T05:26:00Z">
                    <w:rPr>
                      <w:rFonts w:ascii="Times New Roman" w:hAnsi="Times New Roman"/>
                    </w:rPr>
                  </w:rPrChange>
                </w:rPr>
                <w:delText>&lt;&lt;Analysis vist&gt;&gt;</w:delText>
              </w:r>
            </w:del>
          </w:p>
        </w:tc>
      </w:tr>
      <w:tr w:rsidR="00E73F3A" w:rsidRPr="00FD35A8" w:rsidDel="00E75A93" w14:paraId="23A0668D" w14:textId="6490280C" w:rsidTr="006921A2">
        <w:trPr>
          <w:trHeight w:val="242"/>
          <w:del w:id="2694" w:author="Yali Chen" w:date="2025-12-18T10:50:00Z"/>
        </w:trPr>
        <w:tc>
          <w:tcPr>
            <w:tcW w:w="2415" w:type="dxa"/>
            <w:tcBorders>
              <w:top w:val="nil"/>
              <w:left w:val="nil"/>
              <w:bottom w:val="nil"/>
              <w:right w:val="nil"/>
            </w:tcBorders>
            <w:vAlign w:val="center"/>
          </w:tcPr>
          <w:p w14:paraId="45D03937" w14:textId="6817BBA7" w:rsidR="00E73F3A" w:rsidRPr="00FD35A8" w:rsidDel="00E75A93" w:rsidRDefault="00E73F3A" w:rsidP="006921A2">
            <w:pPr>
              <w:widowControl/>
              <w:jc w:val="center"/>
              <w:rPr>
                <w:del w:id="2695" w:author="Yali Chen" w:date="2025-12-18T10:50:00Z" w16du:dateUtc="2025-12-18T02:50:00Z"/>
                <w:rFonts w:ascii="Times New Roman" w:hAnsi="Times New Roman"/>
                <w:strike/>
                <w:color w:val="auto"/>
                <w:lang w:eastAsia="ja-JP"/>
                <w:rPrChange w:id="2696" w:author="Pan, Zhemin" w:date="2025-12-13T13:26:00Z" w16du:dateUtc="2025-12-13T05:26:00Z">
                  <w:rPr>
                    <w:del w:id="2697" w:author="Yali Chen" w:date="2025-12-18T10:50:00Z" w16du:dateUtc="2025-12-18T02:50:00Z"/>
                    <w:rFonts w:ascii="Times New Roman" w:hAnsi="Times New Roman"/>
                    <w:color w:val="auto"/>
                    <w:lang w:eastAsia="ja-JP"/>
                  </w:rPr>
                </w:rPrChange>
              </w:rPr>
            </w:pPr>
            <w:del w:id="2698" w:author="Yali Chen" w:date="2025-12-18T10:50:00Z" w16du:dateUtc="2025-12-18T02:50:00Z">
              <w:r w:rsidRPr="00FD35A8" w:rsidDel="00E75A93">
                <w:rPr>
                  <w:rFonts w:ascii="Times New Roman" w:eastAsia="等线" w:hAnsi="Times New Roman"/>
                  <w:strike/>
                  <w:color w:val="auto"/>
                  <w:rPrChange w:id="2699" w:author="Pan, Zhemin" w:date="2025-12-13T13:26:00Z" w16du:dateUtc="2025-12-13T05:26:00Z">
                    <w:rPr>
                      <w:rFonts w:ascii="Times New Roman" w:eastAsia="等线" w:hAnsi="Times New Roman"/>
                      <w:color w:val="auto"/>
                    </w:rPr>
                  </w:rPrChange>
                </w:rPr>
                <w:delText>E0001001</w:delText>
              </w:r>
            </w:del>
          </w:p>
        </w:tc>
        <w:tc>
          <w:tcPr>
            <w:tcW w:w="1194" w:type="dxa"/>
            <w:tcBorders>
              <w:top w:val="nil"/>
              <w:left w:val="nil"/>
              <w:bottom w:val="nil"/>
              <w:right w:val="nil"/>
            </w:tcBorders>
            <w:vAlign w:val="center"/>
          </w:tcPr>
          <w:p w14:paraId="602FBC1C" w14:textId="6114C35F" w:rsidR="00E73F3A" w:rsidRPr="00FD35A8" w:rsidDel="00E75A93" w:rsidRDefault="00E73F3A" w:rsidP="006921A2">
            <w:pPr>
              <w:widowControl/>
              <w:jc w:val="center"/>
              <w:rPr>
                <w:del w:id="2700" w:author="Yali Chen" w:date="2025-12-18T10:50:00Z" w16du:dateUtc="2025-12-18T02:50:00Z"/>
                <w:rFonts w:ascii="Times New Roman" w:hAnsi="Times New Roman"/>
                <w:strike/>
                <w:color w:val="auto"/>
                <w:lang w:eastAsia="ja-JP"/>
                <w:rPrChange w:id="2701" w:author="Pan, Zhemin" w:date="2025-12-13T13:26:00Z" w16du:dateUtc="2025-12-13T05:26:00Z">
                  <w:rPr>
                    <w:del w:id="2702" w:author="Yali Chen" w:date="2025-12-18T10:50:00Z" w16du:dateUtc="2025-12-18T02:50:00Z"/>
                    <w:rFonts w:ascii="Times New Roman" w:hAnsi="Times New Roman"/>
                    <w:color w:val="auto"/>
                    <w:lang w:eastAsia="ja-JP"/>
                  </w:rPr>
                </w:rPrChange>
              </w:rPr>
            </w:pPr>
            <w:del w:id="2703" w:author="Yali Chen" w:date="2025-12-18T10:50:00Z" w16du:dateUtc="2025-12-18T02:50:00Z">
              <w:r w:rsidRPr="00FD35A8" w:rsidDel="00E75A93">
                <w:rPr>
                  <w:rFonts w:ascii="Times New Roman" w:eastAsia="等线" w:hAnsi="Times New Roman"/>
                  <w:strike/>
                  <w:color w:val="auto"/>
                  <w:rPrChange w:id="2704"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225062CD" w14:textId="079B37C7" w:rsidR="00E73F3A" w:rsidRPr="00FD35A8" w:rsidDel="00E75A93" w:rsidRDefault="00E73F3A" w:rsidP="006921A2">
            <w:pPr>
              <w:widowControl/>
              <w:jc w:val="center"/>
              <w:rPr>
                <w:del w:id="2705" w:author="Yali Chen" w:date="2025-12-18T10:50:00Z" w16du:dateUtc="2025-12-18T02:50:00Z"/>
                <w:rFonts w:ascii="Times New Roman" w:hAnsi="Times New Roman"/>
                <w:strike/>
                <w:color w:val="auto"/>
                <w:lang w:eastAsia="zh-CN"/>
                <w:rPrChange w:id="2706" w:author="Pan, Zhemin" w:date="2025-12-13T13:26:00Z" w16du:dateUtc="2025-12-13T05:26:00Z">
                  <w:rPr>
                    <w:del w:id="2707" w:author="Yali Chen" w:date="2025-12-18T10:50:00Z" w16du:dateUtc="2025-12-18T02:50:00Z"/>
                    <w:rFonts w:ascii="Times New Roman" w:hAnsi="Times New Roman"/>
                    <w:color w:val="auto"/>
                    <w:lang w:eastAsia="zh-CN"/>
                  </w:rPr>
                </w:rPrChange>
              </w:rPr>
            </w:pPr>
            <w:del w:id="2708" w:author="Yali Chen" w:date="2025-12-18T10:50:00Z" w16du:dateUtc="2025-12-18T02:50:00Z">
              <w:r w:rsidRPr="00FD35A8" w:rsidDel="00E75A93">
                <w:rPr>
                  <w:rFonts w:ascii="Times New Roman" w:eastAsia="等线" w:hAnsi="Times New Roman"/>
                  <w:strike/>
                  <w:color w:val="auto"/>
                  <w:rPrChange w:id="2709"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00EB2A25" w14:textId="657A38B7" w:rsidR="00E73F3A" w:rsidRPr="00FD35A8" w:rsidDel="00E75A93" w:rsidRDefault="00E73F3A" w:rsidP="006921A2">
            <w:pPr>
              <w:widowControl/>
              <w:jc w:val="center"/>
              <w:rPr>
                <w:del w:id="2710" w:author="Yali Chen" w:date="2025-12-18T10:50:00Z" w16du:dateUtc="2025-12-18T02:50:00Z"/>
                <w:rFonts w:ascii="Times New Roman" w:hAnsi="Times New Roman"/>
                <w:strike/>
                <w:color w:val="auto"/>
                <w:lang w:eastAsia="zh-CN"/>
                <w:rPrChange w:id="2711" w:author="Pan, Zhemin" w:date="2025-12-13T13:26:00Z" w16du:dateUtc="2025-12-13T05:26:00Z">
                  <w:rPr>
                    <w:del w:id="2712" w:author="Yali Chen" w:date="2025-12-18T10:50:00Z" w16du:dateUtc="2025-12-18T02:50:00Z"/>
                    <w:rFonts w:ascii="Times New Roman" w:hAnsi="Times New Roman"/>
                    <w:color w:val="auto"/>
                    <w:lang w:eastAsia="zh-CN"/>
                  </w:rPr>
                </w:rPrChange>
              </w:rPr>
            </w:pPr>
            <w:del w:id="2713" w:author="Yali Chen" w:date="2025-12-18T10:50:00Z" w16du:dateUtc="2025-12-18T02:50:00Z">
              <w:r w:rsidRPr="00FD35A8" w:rsidDel="00E75A93">
                <w:rPr>
                  <w:rFonts w:ascii="Times New Roman" w:eastAsia="等线" w:hAnsi="Times New Roman"/>
                  <w:strike/>
                  <w:color w:val="auto"/>
                  <w:rPrChange w:id="2714"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58BC6E7C" w14:textId="2715974D" w:rsidR="00E73F3A" w:rsidRPr="00FD35A8" w:rsidDel="00E75A93" w:rsidRDefault="00E73F3A" w:rsidP="006921A2">
            <w:pPr>
              <w:widowControl/>
              <w:jc w:val="center"/>
              <w:rPr>
                <w:del w:id="2715" w:author="Yali Chen" w:date="2025-12-18T10:50:00Z" w16du:dateUtc="2025-12-18T02:50:00Z"/>
                <w:rFonts w:ascii="Times New Roman" w:hAnsi="Times New Roman"/>
                <w:strike/>
                <w:color w:val="auto"/>
                <w:lang w:eastAsia="ja-JP"/>
                <w:rPrChange w:id="2716" w:author="Pan, Zhemin" w:date="2025-12-13T13:26:00Z" w16du:dateUtc="2025-12-13T05:26:00Z">
                  <w:rPr>
                    <w:del w:id="2717" w:author="Yali Chen" w:date="2025-12-18T10:50:00Z" w16du:dateUtc="2025-12-18T02:50:00Z"/>
                    <w:rFonts w:ascii="Times New Roman" w:hAnsi="Times New Roman"/>
                    <w:color w:val="auto"/>
                    <w:lang w:eastAsia="ja-JP"/>
                  </w:rPr>
                </w:rPrChange>
              </w:rPr>
            </w:pPr>
            <w:del w:id="2718" w:author="Yali Chen" w:date="2025-12-18T10:50:00Z" w16du:dateUtc="2025-12-18T02:50:00Z">
              <w:r w:rsidRPr="00FD35A8" w:rsidDel="00E75A93">
                <w:rPr>
                  <w:rFonts w:ascii="Times New Roman" w:eastAsia="等线" w:hAnsi="Times New Roman"/>
                  <w:strike/>
                  <w:color w:val="auto"/>
                  <w:rPrChange w:id="2719"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FE768DC" w14:textId="5AFA854D" w:rsidR="00E73F3A" w:rsidRPr="00FD35A8" w:rsidDel="00E75A93" w:rsidRDefault="00E73F3A" w:rsidP="006921A2">
            <w:pPr>
              <w:widowControl/>
              <w:jc w:val="center"/>
              <w:rPr>
                <w:del w:id="2720" w:author="Yali Chen" w:date="2025-12-18T10:50:00Z" w16du:dateUtc="2025-12-18T02:50:00Z"/>
                <w:rFonts w:ascii="Times New Roman" w:hAnsi="Times New Roman"/>
                <w:strike/>
                <w:color w:val="auto"/>
                <w:lang w:eastAsia="ja-JP"/>
                <w:rPrChange w:id="2721" w:author="Pan, Zhemin" w:date="2025-12-13T13:26:00Z" w16du:dateUtc="2025-12-13T05:26:00Z">
                  <w:rPr>
                    <w:del w:id="2722" w:author="Yali Chen" w:date="2025-12-18T10:50:00Z" w16du:dateUtc="2025-12-18T02:50:00Z"/>
                    <w:rFonts w:ascii="Times New Roman" w:hAnsi="Times New Roman"/>
                    <w:color w:val="auto"/>
                    <w:lang w:eastAsia="ja-JP"/>
                  </w:rPr>
                </w:rPrChange>
              </w:rPr>
            </w:pPr>
            <w:del w:id="2723" w:author="Yali Chen" w:date="2025-12-18T10:50:00Z" w16du:dateUtc="2025-12-18T02:50:00Z">
              <w:r w:rsidRPr="00FD35A8" w:rsidDel="00E75A93">
                <w:rPr>
                  <w:rFonts w:ascii="Times New Roman" w:eastAsia="等线" w:hAnsi="Times New Roman"/>
                  <w:strike/>
                  <w:color w:val="auto"/>
                  <w:rPrChange w:id="2724"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BAE8EBE" w14:textId="33AE096C" w:rsidR="00E73F3A" w:rsidRPr="00FD35A8" w:rsidDel="00E75A93" w:rsidRDefault="00E73F3A" w:rsidP="006921A2">
            <w:pPr>
              <w:widowControl/>
              <w:jc w:val="center"/>
              <w:rPr>
                <w:del w:id="2725" w:author="Yali Chen" w:date="2025-12-18T10:50:00Z" w16du:dateUtc="2025-12-18T02:50:00Z"/>
                <w:rFonts w:ascii="Times New Roman" w:hAnsi="Times New Roman"/>
                <w:strike/>
                <w:color w:val="auto"/>
                <w:rPrChange w:id="2726" w:author="Pan, Zhemin" w:date="2025-12-13T13:26:00Z" w16du:dateUtc="2025-12-13T05:26:00Z">
                  <w:rPr>
                    <w:del w:id="2727" w:author="Yali Chen" w:date="2025-12-18T10:50:00Z" w16du:dateUtc="2025-12-18T02:50:00Z"/>
                    <w:rFonts w:ascii="Times New Roman" w:hAnsi="Times New Roman"/>
                    <w:color w:val="auto"/>
                  </w:rPr>
                </w:rPrChange>
              </w:rPr>
            </w:pPr>
            <w:del w:id="2728" w:author="Yali Chen" w:date="2025-12-18T10:50:00Z" w16du:dateUtc="2025-12-18T02:50:00Z">
              <w:r w:rsidRPr="00FD35A8" w:rsidDel="00E75A93">
                <w:rPr>
                  <w:rFonts w:ascii="Times New Roman" w:eastAsia="等线" w:hAnsi="Times New Roman"/>
                  <w:strike/>
                  <w:color w:val="auto"/>
                  <w:rPrChange w:id="2729"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2A71285" w14:textId="5EF45656" w:rsidR="00E73F3A" w:rsidRPr="00FD35A8" w:rsidDel="00E75A93" w:rsidRDefault="00246B30" w:rsidP="006921A2">
            <w:pPr>
              <w:widowControl/>
              <w:jc w:val="center"/>
              <w:rPr>
                <w:del w:id="2730" w:author="Yali Chen" w:date="2025-12-18T10:50:00Z" w16du:dateUtc="2025-12-18T02:50:00Z"/>
                <w:rFonts w:ascii="Times New Roman" w:hAnsi="Times New Roman"/>
                <w:strike/>
                <w:color w:val="auto"/>
                <w:rPrChange w:id="2731" w:author="Pan, Zhemin" w:date="2025-12-13T13:26:00Z" w16du:dateUtc="2025-12-13T05:26:00Z">
                  <w:rPr>
                    <w:del w:id="2732" w:author="Yali Chen" w:date="2025-12-18T10:50:00Z" w16du:dateUtc="2025-12-18T02:50:00Z"/>
                    <w:rFonts w:ascii="Times New Roman" w:hAnsi="Times New Roman"/>
                    <w:color w:val="auto"/>
                  </w:rPr>
                </w:rPrChange>
              </w:rPr>
            </w:pPr>
            <w:del w:id="2733" w:author="Yali Chen" w:date="2025-12-18T10:50:00Z" w16du:dateUtc="2025-12-18T02:50:00Z">
              <w:r w:rsidRPr="00FD35A8" w:rsidDel="00E75A93">
                <w:rPr>
                  <w:rFonts w:ascii="Times New Roman" w:eastAsia="等线" w:hAnsi="Times New Roman"/>
                  <w:strike/>
                  <w:color w:val="auto"/>
                  <w:rPrChange w:id="2734" w:author="Pan, Zhemin" w:date="2025-12-13T13:26:00Z" w16du:dateUtc="2025-12-13T05:26:00Z">
                    <w:rPr>
                      <w:rFonts w:ascii="Times New Roman" w:eastAsia="等线" w:hAnsi="Times New Roman"/>
                      <w:color w:val="auto"/>
                    </w:rPr>
                  </w:rPrChange>
                </w:rPr>
                <w:delText>x</w:delText>
              </w:r>
              <w:r w:rsidR="00E73F3A" w:rsidRPr="00FD35A8" w:rsidDel="00E75A93">
                <w:rPr>
                  <w:rFonts w:ascii="Times New Roman" w:eastAsia="等线" w:hAnsi="Times New Roman"/>
                  <w:strike/>
                  <w:color w:val="auto"/>
                  <w:rPrChange w:id="2735" w:author="Pan, Zhemin" w:date="2025-12-13T13:26:00Z" w16du:dateUtc="2025-12-13T05:26:00Z">
                    <w:rPr>
                      <w:rFonts w:ascii="Times New Roman" w:eastAsia="等线" w:hAnsi="Times New Roman"/>
                      <w:color w:val="auto"/>
                    </w:rPr>
                  </w:rPrChange>
                </w:rPr>
                <w:delText>x*</w:delText>
              </w:r>
            </w:del>
          </w:p>
        </w:tc>
        <w:tc>
          <w:tcPr>
            <w:tcW w:w="2584" w:type="dxa"/>
            <w:tcBorders>
              <w:top w:val="nil"/>
              <w:left w:val="nil"/>
              <w:bottom w:val="nil"/>
              <w:right w:val="nil"/>
            </w:tcBorders>
            <w:vAlign w:val="center"/>
          </w:tcPr>
          <w:p w14:paraId="0E7E7021" w14:textId="60EFA4BF" w:rsidR="00E73F3A" w:rsidRPr="00FD35A8" w:rsidDel="00E75A93" w:rsidRDefault="00E73F3A" w:rsidP="006921A2">
            <w:pPr>
              <w:widowControl/>
              <w:jc w:val="center"/>
              <w:rPr>
                <w:del w:id="2736" w:author="Yali Chen" w:date="2025-12-18T10:50:00Z" w16du:dateUtc="2025-12-18T02:50:00Z"/>
                <w:rFonts w:ascii="Times New Roman" w:hAnsi="Times New Roman"/>
                <w:strike/>
                <w:color w:val="auto"/>
                <w:lang w:eastAsia="zh-CN"/>
                <w:rPrChange w:id="2737" w:author="Pan, Zhemin" w:date="2025-12-13T13:26:00Z" w16du:dateUtc="2025-12-13T05:26:00Z">
                  <w:rPr>
                    <w:del w:id="2738" w:author="Yali Chen" w:date="2025-12-18T10:50:00Z" w16du:dateUtc="2025-12-18T02:50:00Z"/>
                    <w:rFonts w:ascii="Times New Roman" w:hAnsi="Times New Roman"/>
                    <w:color w:val="auto"/>
                    <w:lang w:eastAsia="zh-CN"/>
                  </w:rPr>
                </w:rPrChange>
              </w:rPr>
            </w:pPr>
            <w:del w:id="2739" w:author="Yali Chen" w:date="2025-12-18T10:50:00Z" w16du:dateUtc="2025-12-18T02:50:00Z">
              <w:r w:rsidRPr="00FD35A8" w:rsidDel="00E75A93">
                <w:rPr>
                  <w:rFonts w:ascii="Times New Roman" w:eastAsia="等线" w:hAnsi="Times New Roman"/>
                  <w:strike/>
                  <w:color w:val="auto"/>
                  <w:rPrChange w:id="2740"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63E99332" w14:textId="7D028A5E" w:rsidTr="006921A2">
        <w:trPr>
          <w:trHeight w:val="270"/>
          <w:del w:id="2741" w:author="Yali Chen" w:date="2025-12-18T10:50:00Z"/>
        </w:trPr>
        <w:tc>
          <w:tcPr>
            <w:tcW w:w="2415" w:type="dxa"/>
            <w:tcBorders>
              <w:top w:val="nil"/>
              <w:left w:val="nil"/>
              <w:bottom w:val="nil"/>
              <w:right w:val="nil"/>
            </w:tcBorders>
            <w:vAlign w:val="center"/>
          </w:tcPr>
          <w:p w14:paraId="5B8AEA6A" w14:textId="5B70D645" w:rsidR="00E73F3A" w:rsidRPr="00FD35A8" w:rsidDel="00E75A93" w:rsidRDefault="00E73F3A" w:rsidP="006921A2">
            <w:pPr>
              <w:widowControl/>
              <w:jc w:val="center"/>
              <w:rPr>
                <w:del w:id="2742" w:author="Yali Chen" w:date="2025-12-18T10:50:00Z" w16du:dateUtc="2025-12-18T02:50:00Z"/>
                <w:rFonts w:ascii="Times New Roman" w:hAnsi="Times New Roman"/>
                <w:strike/>
                <w:color w:val="auto"/>
                <w:lang w:eastAsia="zh-CN"/>
                <w:rPrChange w:id="2743" w:author="Pan, Zhemin" w:date="2025-12-13T13:26:00Z" w16du:dateUtc="2025-12-13T05:26:00Z">
                  <w:rPr>
                    <w:del w:id="2744" w:author="Yali Chen" w:date="2025-12-18T10:50:00Z" w16du:dateUtc="2025-12-18T02:50:00Z"/>
                    <w:rFonts w:ascii="Times New Roman" w:hAnsi="Times New Roman"/>
                    <w:color w:val="auto"/>
                    <w:lang w:eastAsia="zh-CN"/>
                  </w:rPr>
                </w:rPrChange>
              </w:rPr>
            </w:pPr>
            <w:del w:id="2745" w:author="Yali Chen" w:date="2025-12-18T10:50:00Z" w16du:dateUtc="2025-12-18T02:50:00Z">
              <w:r w:rsidRPr="00FD35A8" w:rsidDel="00E75A93">
                <w:rPr>
                  <w:rFonts w:ascii="Times New Roman" w:eastAsia="等线" w:hAnsi="Times New Roman"/>
                  <w:strike/>
                  <w:color w:val="auto"/>
                  <w:rPrChange w:id="2746" w:author="Pan, Zhemin" w:date="2025-12-13T13:26:00Z" w16du:dateUtc="2025-12-13T05:26:00Z">
                    <w:rPr>
                      <w:rFonts w:ascii="Times New Roman" w:eastAsia="等线" w:hAnsi="Times New Roman"/>
                      <w:color w:val="auto"/>
                    </w:rPr>
                  </w:rPrChange>
                </w:rPr>
                <w:delText>E0001002</w:delText>
              </w:r>
            </w:del>
          </w:p>
        </w:tc>
        <w:tc>
          <w:tcPr>
            <w:tcW w:w="1194" w:type="dxa"/>
            <w:tcBorders>
              <w:top w:val="nil"/>
              <w:left w:val="nil"/>
              <w:bottom w:val="nil"/>
              <w:right w:val="nil"/>
            </w:tcBorders>
            <w:vAlign w:val="center"/>
          </w:tcPr>
          <w:p w14:paraId="7B4FD160" w14:textId="286E9F27" w:rsidR="00E73F3A" w:rsidRPr="00FD35A8" w:rsidDel="00E75A93" w:rsidRDefault="00E73F3A" w:rsidP="006921A2">
            <w:pPr>
              <w:widowControl/>
              <w:jc w:val="center"/>
              <w:rPr>
                <w:del w:id="2747" w:author="Yali Chen" w:date="2025-12-18T10:50:00Z" w16du:dateUtc="2025-12-18T02:50:00Z"/>
                <w:rFonts w:ascii="Times New Roman" w:hAnsi="Times New Roman"/>
                <w:strike/>
                <w:color w:val="auto"/>
                <w:lang w:eastAsia="ja-JP"/>
                <w:rPrChange w:id="2748" w:author="Pan, Zhemin" w:date="2025-12-13T13:26:00Z" w16du:dateUtc="2025-12-13T05:26:00Z">
                  <w:rPr>
                    <w:del w:id="2749" w:author="Yali Chen" w:date="2025-12-18T10:50:00Z" w16du:dateUtc="2025-12-18T02:50:00Z"/>
                    <w:rFonts w:ascii="Times New Roman" w:hAnsi="Times New Roman"/>
                    <w:color w:val="auto"/>
                    <w:lang w:eastAsia="ja-JP"/>
                  </w:rPr>
                </w:rPrChange>
              </w:rPr>
            </w:pPr>
            <w:del w:id="2750" w:author="Yali Chen" w:date="2025-12-18T10:50:00Z" w16du:dateUtc="2025-12-18T02:50:00Z">
              <w:r w:rsidRPr="00FD35A8" w:rsidDel="00E75A93">
                <w:rPr>
                  <w:rFonts w:ascii="Times New Roman" w:eastAsia="等线" w:hAnsi="Times New Roman"/>
                  <w:strike/>
                  <w:color w:val="auto"/>
                  <w:rPrChange w:id="2751"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40204D28" w14:textId="3ECA2A35" w:rsidR="00E73F3A" w:rsidRPr="00FD35A8" w:rsidDel="00E75A93" w:rsidRDefault="00E73F3A" w:rsidP="006921A2">
            <w:pPr>
              <w:widowControl/>
              <w:jc w:val="center"/>
              <w:rPr>
                <w:del w:id="2752" w:author="Yali Chen" w:date="2025-12-18T10:50:00Z" w16du:dateUtc="2025-12-18T02:50:00Z"/>
                <w:rFonts w:ascii="Times New Roman" w:hAnsi="Times New Roman"/>
                <w:strike/>
                <w:color w:val="auto"/>
                <w:lang w:eastAsia="ja-JP"/>
                <w:rPrChange w:id="2753" w:author="Pan, Zhemin" w:date="2025-12-13T13:26:00Z" w16du:dateUtc="2025-12-13T05:26:00Z">
                  <w:rPr>
                    <w:del w:id="2754" w:author="Yali Chen" w:date="2025-12-18T10:50:00Z" w16du:dateUtc="2025-12-18T02:50:00Z"/>
                    <w:rFonts w:ascii="Times New Roman" w:hAnsi="Times New Roman"/>
                    <w:color w:val="auto"/>
                    <w:lang w:eastAsia="ja-JP"/>
                  </w:rPr>
                </w:rPrChange>
              </w:rPr>
            </w:pPr>
            <w:del w:id="2755" w:author="Yali Chen" w:date="2025-12-18T10:50:00Z" w16du:dateUtc="2025-12-18T02:50:00Z">
              <w:r w:rsidRPr="00FD35A8" w:rsidDel="00E75A93">
                <w:rPr>
                  <w:rFonts w:ascii="Times New Roman" w:eastAsia="等线" w:hAnsi="Times New Roman"/>
                  <w:strike/>
                  <w:color w:val="auto"/>
                  <w:rPrChange w:id="2756"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323CC5FB" w14:textId="68DF6185" w:rsidR="00E73F3A" w:rsidRPr="00FD35A8" w:rsidDel="00E75A93" w:rsidRDefault="00E73F3A" w:rsidP="006921A2">
            <w:pPr>
              <w:widowControl/>
              <w:jc w:val="center"/>
              <w:rPr>
                <w:del w:id="2757" w:author="Yali Chen" w:date="2025-12-18T10:50:00Z" w16du:dateUtc="2025-12-18T02:50:00Z"/>
                <w:rFonts w:ascii="Times New Roman" w:hAnsi="Times New Roman"/>
                <w:strike/>
                <w:color w:val="auto"/>
                <w:lang w:eastAsia="zh-CN"/>
                <w:rPrChange w:id="2758" w:author="Pan, Zhemin" w:date="2025-12-13T13:26:00Z" w16du:dateUtc="2025-12-13T05:26:00Z">
                  <w:rPr>
                    <w:del w:id="2759" w:author="Yali Chen" w:date="2025-12-18T10:50:00Z" w16du:dateUtc="2025-12-18T02:50:00Z"/>
                    <w:rFonts w:ascii="Times New Roman" w:hAnsi="Times New Roman"/>
                    <w:color w:val="auto"/>
                    <w:lang w:eastAsia="zh-CN"/>
                  </w:rPr>
                </w:rPrChange>
              </w:rPr>
            </w:pPr>
            <w:del w:id="2760" w:author="Yali Chen" w:date="2025-12-18T10:50:00Z" w16du:dateUtc="2025-12-18T02:50:00Z">
              <w:r w:rsidRPr="00FD35A8" w:rsidDel="00E75A93">
                <w:rPr>
                  <w:rFonts w:ascii="Times New Roman" w:eastAsia="等线" w:hAnsi="Times New Roman"/>
                  <w:strike/>
                  <w:color w:val="auto"/>
                  <w:rPrChange w:id="2761" w:author="Pan, Zhemin" w:date="2025-12-13T13:26:00Z" w16du:dateUtc="2025-12-13T05:26:00Z">
                    <w:rPr>
                      <w:rFonts w:ascii="Times New Roman" w:eastAsia="等线" w:hAnsi="Times New Roman"/>
                      <w:color w:val="auto"/>
                    </w:rPr>
                  </w:rPrChange>
                </w:rPr>
                <w:delText>Y</w:delText>
              </w:r>
            </w:del>
          </w:p>
        </w:tc>
        <w:tc>
          <w:tcPr>
            <w:tcW w:w="1573" w:type="dxa"/>
            <w:tcBorders>
              <w:top w:val="nil"/>
              <w:left w:val="nil"/>
              <w:bottom w:val="nil"/>
              <w:right w:val="nil"/>
            </w:tcBorders>
            <w:vAlign w:val="center"/>
          </w:tcPr>
          <w:p w14:paraId="60840ED7" w14:textId="7A881DB1" w:rsidR="00E73F3A" w:rsidRPr="00FD35A8" w:rsidDel="00E75A93" w:rsidRDefault="00E73F3A" w:rsidP="006921A2">
            <w:pPr>
              <w:widowControl/>
              <w:jc w:val="center"/>
              <w:rPr>
                <w:del w:id="2762" w:author="Yali Chen" w:date="2025-12-18T10:50:00Z" w16du:dateUtc="2025-12-18T02:50:00Z"/>
                <w:rFonts w:ascii="Times New Roman" w:hAnsi="Times New Roman"/>
                <w:strike/>
                <w:color w:val="auto"/>
                <w:lang w:eastAsia="ja-JP"/>
                <w:rPrChange w:id="2763" w:author="Pan, Zhemin" w:date="2025-12-13T13:26:00Z" w16du:dateUtc="2025-12-13T05:26:00Z">
                  <w:rPr>
                    <w:del w:id="2764" w:author="Yali Chen" w:date="2025-12-18T10:50:00Z" w16du:dateUtc="2025-12-18T02:50:00Z"/>
                    <w:rFonts w:ascii="Times New Roman" w:hAnsi="Times New Roman"/>
                    <w:color w:val="auto"/>
                    <w:lang w:eastAsia="ja-JP"/>
                  </w:rPr>
                </w:rPrChange>
              </w:rPr>
            </w:pPr>
            <w:del w:id="2765" w:author="Yali Chen" w:date="2025-12-18T10:50:00Z" w16du:dateUtc="2025-12-18T02:50:00Z">
              <w:r w:rsidRPr="00FD35A8" w:rsidDel="00E75A93">
                <w:rPr>
                  <w:rFonts w:ascii="Times New Roman" w:eastAsia="等线" w:hAnsi="Times New Roman"/>
                  <w:strike/>
                  <w:color w:val="auto"/>
                  <w:rPrChange w:id="2766"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453A3415" w14:textId="2B291F4D" w:rsidR="00E73F3A" w:rsidRPr="00FD35A8" w:rsidDel="00E75A93" w:rsidRDefault="00E73F3A" w:rsidP="006921A2">
            <w:pPr>
              <w:widowControl/>
              <w:jc w:val="center"/>
              <w:rPr>
                <w:del w:id="2767" w:author="Yali Chen" w:date="2025-12-18T10:50:00Z" w16du:dateUtc="2025-12-18T02:50:00Z"/>
                <w:rFonts w:ascii="Times New Roman" w:hAnsi="Times New Roman"/>
                <w:strike/>
                <w:color w:val="auto"/>
                <w:lang w:eastAsia="zh-CN"/>
                <w:rPrChange w:id="2768" w:author="Pan, Zhemin" w:date="2025-12-13T13:26:00Z" w16du:dateUtc="2025-12-13T05:26:00Z">
                  <w:rPr>
                    <w:del w:id="2769" w:author="Yali Chen" w:date="2025-12-18T10:50:00Z" w16du:dateUtc="2025-12-18T02:50:00Z"/>
                    <w:rFonts w:ascii="Times New Roman" w:hAnsi="Times New Roman"/>
                    <w:color w:val="auto"/>
                    <w:lang w:eastAsia="zh-CN"/>
                  </w:rPr>
                </w:rPrChange>
              </w:rPr>
            </w:pPr>
            <w:del w:id="2770" w:author="Yali Chen" w:date="2025-12-18T10:50:00Z" w16du:dateUtc="2025-12-18T02:50:00Z">
              <w:r w:rsidRPr="00FD35A8" w:rsidDel="00E75A93">
                <w:rPr>
                  <w:rFonts w:ascii="Times New Roman" w:eastAsia="等线" w:hAnsi="Times New Roman"/>
                  <w:strike/>
                  <w:color w:val="auto"/>
                  <w:rPrChange w:id="2771"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64ECEBA2" w14:textId="714DF216" w:rsidR="00E73F3A" w:rsidRPr="00FD35A8" w:rsidDel="00E75A93" w:rsidRDefault="00E73F3A" w:rsidP="006921A2">
            <w:pPr>
              <w:widowControl/>
              <w:jc w:val="center"/>
              <w:rPr>
                <w:del w:id="2772" w:author="Yali Chen" w:date="2025-12-18T10:50:00Z" w16du:dateUtc="2025-12-18T02:50:00Z"/>
                <w:rFonts w:ascii="Times New Roman" w:hAnsi="Times New Roman"/>
                <w:strike/>
                <w:color w:val="auto"/>
                <w:lang w:eastAsia="zh-CN"/>
                <w:rPrChange w:id="2773" w:author="Pan, Zhemin" w:date="2025-12-13T13:26:00Z" w16du:dateUtc="2025-12-13T05:26:00Z">
                  <w:rPr>
                    <w:del w:id="2774" w:author="Yali Chen" w:date="2025-12-18T10:50:00Z" w16du:dateUtc="2025-12-18T02:50:00Z"/>
                    <w:rFonts w:ascii="Times New Roman" w:hAnsi="Times New Roman"/>
                    <w:color w:val="auto"/>
                    <w:lang w:eastAsia="zh-CN"/>
                  </w:rPr>
                </w:rPrChange>
              </w:rPr>
            </w:pPr>
            <w:del w:id="2775" w:author="Yali Chen" w:date="2025-12-18T10:50:00Z" w16du:dateUtc="2025-12-18T02:50:00Z">
              <w:r w:rsidRPr="00FD35A8" w:rsidDel="00E75A93">
                <w:rPr>
                  <w:rFonts w:ascii="Times New Roman" w:eastAsia="等线" w:hAnsi="Times New Roman"/>
                  <w:strike/>
                  <w:color w:val="auto"/>
                  <w:rPrChange w:id="2776"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7018962B" w14:textId="695062EA" w:rsidR="00E73F3A" w:rsidRPr="00FD35A8" w:rsidDel="00E75A93" w:rsidRDefault="00E73F3A" w:rsidP="006921A2">
            <w:pPr>
              <w:widowControl/>
              <w:jc w:val="center"/>
              <w:rPr>
                <w:del w:id="2777" w:author="Yali Chen" w:date="2025-12-18T10:50:00Z" w16du:dateUtc="2025-12-18T02:50:00Z"/>
                <w:rFonts w:ascii="Times New Roman" w:hAnsi="Times New Roman"/>
                <w:strike/>
                <w:color w:val="auto"/>
                <w:lang w:eastAsia="zh-CN"/>
                <w:rPrChange w:id="2778" w:author="Pan, Zhemin" w:date="2025-12-13T13:26:00Z" w16du:dateUtc="2025-12-13T05:26:00Z">
                  <w:rPr>
                    <w:del w:id="2779" w:author="Yali Chen" w:date="2025-12-18T10:50:00Z" w16du:dateUtc="2025-12-18T02:50:00Z"/>
                    <w:rFonts w:ascii="Times New Roman" w:hAnsi="Times New Roman"/>
                    <w:color w:val="auto"/>
                    <w:lang w:eastAsia="zh-CN"/>
                  </w:rPr>
                </w:rPrChange>
              </w:rPr>
            </w:pPr>
            <w:del w:id="2780" w:author="Yali Chen" w:date="2025-12-18T10:50:00Z" w16du:dateUtc="2025-12-18T02:50:00Z">
              <w:r w:rsidRPr="00FD35A8" w:rsidDel="00E75A93">
                <w:rPr>
                  <w:rFonts w:ascii="Times New Roman" w:eastAsia="等线" w:hAnsi="Times New Roman"/>
                  <w:strike/>
                  <w:color w:val="auto"/>
                  <w:rPrChange w:id="2781"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7A45D42C" w14:textId="41A54987" w:rsidR="00E73F3A" w:rsidRPr="00FD35A8" w:rsidDel="00E75A93" w:rsidRDefault="00E73F3A" w:rsidP="006921A2">
            <w:pPr>
              <w:widowControl/>
              <w:jc w:val="center"/>
              <w:rPr>
                <w:del w:id="2782" w:author="Yali Chen" w:date="2025-12-18T10:50:00Z" w16du:dateUtc="2025-12-18T02:50:00Z"/>
                <w:rFonts w:ascii="Times New Roman" w:hAnsi="Times New Roman"/>
                <w:strike/>
                <w:color w:val="auto"/>
                <w:lang w:eastAsia="zh-CN"/>
                <w:rPrChange w:id="2783" w:author="Pan, Zhemin" w:date="2025-12-13T13:26:00Z" w16du:dateUtc="2025-12-13T05:26:00Z">
                  <w:rPr>
                    <w:del w:id="2784" w:author="Yali Chen" w:date="2025-12-18T10:50:00Z" w16du:dateUtc="2025-12-18T02:50:00Z"/>
                    <w:rFonts w:ascii="Times New Roman" w:hAnsi="Times New Roman"/>
                    <w:color w:val="auto"/>
                    <w:lang w:eastAsia="zh-CN"/>
                  </w:rPr>
                </w:rPrChange>
              </w:rPr>
            </w:pPr>
            <w:del w:id="2785" w:author="Yali Chen" w:date="2025-12-18T10:50:00Z" w16du:dateUtc="2025-12-18T02:50:00Z">
              <w:r w:rsidRPr="00FD35A8" w:rsidDel="00E75A93">
                <w:rPr>
                  <w:rFonts w:ascii="Times New Roman" w:eastAsia="等线" w:hAnsi="Times New Roman"/>
                  <w:strike/>
                  <w:color w:val="auto"/>
                  <w:rPrChange w:id="2786"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66FFFE43" w14:textId="0B05D017" w:rsidTr="006921A2">
        <w:trPr>
          <w:trHeight w:val="288"/>
          <w:del w:id="2787" w:author="Yali Chen" w:date="2025-12-18T10:50:00Z"/>
        </w:trPr>
        <w:tc>
          <w:tcPr>
            <w:tcW w:w="2415" w:type="dxa"/>
            <w:tcBorders>
              <w:top w:val="nil"/>
              <w:left w:val="nil"/>
              <w:bottom w:val="nil"/>
              <w:right w:val="nil"/>
            </w:tcBorders>
            <w:vAlign w:val="center"/>
          </w:tcPr>
          <w:p w14:paraId="12C0BEB5" w14:textId="77299A06" w:rsidR="00E73F3A" w:rsidRPr="00FD35A8" w:rsidDel="00E75A93" w:rsidRDefault="00E73F3A" w:rsidP="006921A2">
            <w:pPr>
              <w:widowControl/>
              <w:jc w:val="center"/>
              <w:rPr>
                <w:del w:id="2788" w:author="Yali Chen" w:date="2025-12-18T10:50:00Z" w16du:dateUtc="2025-12-18T02:50:00Z"/>
                <w:rFonts w:ascii="Times New Roman" w:hAnsi="Times New Roman"/>
                <w:strike/>
                <w:color w:val="auto"/>
                <w:lang w:eastAsia="zh-CN"/>
                <w:rPrChange w:id="2789" w:author="Pan, Zhemin" w:date="2025-12-13T13:26:00Z" w16du:dateUtc="2025-12-13T05:26:00Z">
                  <w:rPr>
                    <w:del w:id="2790" w:author="Yali Chen" w:date="2025-12-18T10:50:00Z" w16du:dateUtc="2025-12-18T02:50:00Z"/>
                    <w:rFonts w:ascii="Times New Roman" w:hAnsi="Times New Roman"/>
                    <w:color w:val="auto"/>
                    <w:lang w:eastAsia="zh-CN"/>
                  </w:rPr>
                </w:rPrChange>
              </w:rPr>
            </w:pPr>
            <w:del w:id="2791" w:author="Yali Chen" w:date="2025-12-18T10:50:00Z" w16du:dateUtc="2025-12-18T02:50:00Z">
              <w:r w:rsidRPr="00FD35A8" w:rsidDel="00E75A93">
                <w:rPr>
                  <w:rFonts w:ascii="Times New Roman" w:eastAsia="等线" w:hAnsi="Times New Roman"/>
                  <w:strike/>
                  <w:color w:val="auto"/>
                  <w:rPrChange w:id="2792" w:author="Pan, Zhemin" w:date="2025-12-13T13:26:00Z" w16du:dateUtc="2025-12-13T05:26:00Z">
                    <w:rPr>
                      <w:rFonts w:ascii="Times New Roman" w:eastAsia="等线" w:hAnsi="Times New Roman"/>
                      <w:color w:val="auto"/>
                    </w:rPr>
                  </w:rPrChange>
                </w:rPr>
                <w:delText>E0001003</w:delText>
              </w:r>
            </w:del>
          </w:p>
        </w:tc>
        <w:tc>
          <w:tcPr>
            <w:tcW w:w="1194" w:type="dxa"/>
            <w:tcBorders>
              <w:top w:val="nil"/>
              <w:left w:val="nil"/>
              <w:bottom w:val="nil"/>
              <w:right w:val="nil"/>
            </w:tcBorders>
            <w:vAlign w:val="center"/>
          </w:tcPr>
          <w:p w14:paraId="0760DB8E" w14:textId="2AD622DE" w:rsidR="00E73F3A" w:rsidRPr="00FD35A8" w:rsidDel="00E75A93" w:rsidRDefault="00E73F3A" w:rsidP="006921A2">
            <w:pPr>
              <w:widowControl/>
              <w:jc w:val="center"/>
              <w:rPr>
                <w:del w:id="2793" w:author="Yali Chen" w:date="2025-12-18T10:50:00Z" w16du:dateUtc="2025-12-18T02:50:00Z"/>
                <w:rFonts w:ascii="Times New Roman" w:hAnsi="Times New Roman"/>
                <w:strike/>
                <w:color w:val="auto"/>
                <w:lang w:eastAsia="ja-JP"/>
                <w:rPrChange w:id="2794" w:author="Pan, Zhemin" w:date="2025-12-13T13:26:00Z" w16du:dateUtc="2025-12-13T05:26:00Z">
                  <w:rPr>
                    <w:del w:id="2795" w:author="Yali Chen" w:date="2025-12-18T10:50:00Z" w16du:dateUtc="2025-12-18T02:50:00Z"/>
                    <w:rFonts w:ascii="Times New Roman" w:hAnsi="Times New Roman"/>
                    <w:color w:val="auto"/>
                    <w:lang w:eastAsia="ja-JP"/>
                  </w:rPr>
                </w:rPrChange>
              </w:rPr>
            </w:pPr>
            <w:del w:id="2796" w:author="Yali Chen" w:date="2025-12-18T10:50:00Z" w16du:dateUtc="2025-12-18T02:50:00Z">
              <w:r w:rsidRPr="00FD35A8" w:rsidDel="00E75A93">
                <w:rPr>
                  <w:rFonts w:ascii="Times New Roman" w:eastAsia="等线" w:hAnsi="Times New Roman"/>
                  <w:strike/>
                  <w:color w:val="auto"/>
                  <w:rPrChange w:id="2797" w:author="Pan, Zhemin" w:date="2025-12-13T13:26:00Z" w16du:dateUtc="2025-12-13T05:26:00Z">
                    <w:rPr>
                      <w:rFonts w:ascii="Times New Roman" w:eastAsia="等线" w:hAnsi="Times New Roman"/>
                      <w:color w:val="auto"/>
                    </w:rPr>
                  </w:rPrChange>
                </w:rPr>
                <w:delText>IIM</w:delText>
              </w:r>
            </w:del>
          </w:p>
        </w:tc>
        <w:tc>
          <w:tcPr>
            <w:tcW w:w="1590" w:type="dxa"/>
            <w:tcBorders>
              <w:top w:val="nil"/>
              <w:left w:val="nil"/>
              <w:bottom w:val="nil"/>
              <w:right w:val="nil"/>
            </w:tcBorders>
            <w:vAlign w:val="center"/>
          </w:tcPr>
          <w:p w14:paraId="29D39A19" w14:textId="65EBFA7E" w:rsidR="00E73F3A" w:rsidRPr="00FD35A8" w:rsidDel="00E75A93" w:rsidRDefault="00E73F3A" w:rsidP="006921A2">
            <w:pPr>
              <w:widowControl/>
              <w:jc w:val="center"/>
              <w:rPr>
                <w:del w:id="2798" w:author="Yali Chen" w:date="2025-12-18T10:50:00Z" w16du:dateUtc="2025-12-18T02:50:00Z"/>
                <w:rFonts w:ascii="Times New Roman" w:hAnsi="Times New Roman"/>
                <w:strike/>
                <w:color w:val="auto"/>
                <w:lang w:eastAsia="ja-JP"/>
                <w:rPrChange w:id="2799" w:author="Pan, Zhemin" w:date="2025-12-13T13:26:00Z" w16du:dateUtc="2025-12-13T05:26:00Z">
                  <w:rPr>
                    <w:del w:id="2800" w:author="Yali Chen" w:date="2025-12-18T10:50:00Z" w16du:dateUtc="2025-12-18T02:50:00Z"/>
                    <w:rFonts w:ascii="Times New Roman" w:hAnsi="Times New Roman"/>
                    <w:color w:val="auto"/>
                    <w:lang w:eastAsia="ja-JP"/>
                  </w:rPr>
                </w:rPrChange>
              </w:rPr>
            </w:pPr>
            <w:del w:id="2801" w:author="Yali Chen" w:date="2025-12-18T10:50:00Z" w16du:dateUtc="2025-12-18T02:50:00Z">
              <w:r w:rsidRPr="00FD35A8" w:rsidDel="00E75A93">
                <w:rPr>
                  <w:rFonts w:ascii="Times New Roman" w:eastAsia="等线" w:hAnsi="Times New Roman"/>
                  <w:strike/>
                  <w:color w:val="auto"/>
                  <w:rPrChange w:id="2802"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35CB7DCF" w14:textId="7151BA2B" w:rsidR="00E73F3A" w:rsidRPr="00FD35A8" w:rsidDel="00E75A93" w:rsidRDefault="00E73F3A" w:rsidP="006921A2">
            <w:pPr>
              <w:widowControl/>
              <w:jc w:val="center"/>
              <w:rPr>
                <w:del w:id="2803" w:author="Yali Chen" w:date="2025-12-18T10:50:00Z" w16du:dateUtc="2025-12-18T02:50:00Z"/>
                <w:rFonts w:ascii="Times New Roman" w:hAnsi="Times New Roman"/>
                <w:strike/>
                <w:color w:val="auto"/>
                <w:lang w:eastAsia="zh-CN"/>
                <w:rPrChange w:id="2804" w:author="Pan, Zhemin" w:date="2025-12-13T13:26:00Z" w16du:dateUtc="2025-12-13T05:26:00Z">
                  <w:rPr>
                    <w:del w:id="2805" w:author="Yali Chen" w:date="2025-12-18T10:50:00Z" w16du:dateUtc="2025-12-18T02:50:00Z"/>
                    <w:rFonts w:ascii="Times New Roman" w:hAnsi="Times New Roman"/>
                    <w:color w:val="auto"/>
                    <w:lang w:eastAsia="zh-CN"/>
                  </w:rPr>
                </w:rPrChange>
              </w:rPr>
            </w:pPr>
            <w:del w:id="2806" w:author="Yali Chen" w:date="2025-12-18T10:50:00Z" w16du:dateUtc="2025-12-18T02:50:00Z">
              <w:r w:rsidRPr="00FD35A8" w:rsidDel="00E75A93">
                <w:rPr>
                  <w:rFonts w:ascii="Times New Roman" w:eastAsia="等线" w:hAnsi="Times New Roman"/>
                  <w:strike/>
                  <w:color w:val="auto"/>
                  <w:rPrChange w:id="2807"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AA64809" w14:textId="6643ACA5" w:rsidR="00E73F3A" w:rsidRPr="00FD35A8" w:rsidDel="00E75A93" w:rsidRDefault="00E73F3A" w:rsidP="006921A2">
            <w:pPr>
              <w:widowControl/>
              <w:jc w:val="center"/>
              <w:rPr>
                <w:del w:id="2808" w:author="Yali Chen" w:date="2025-12-18T10:50:00Z" w16du:dateUtc="2025-12-18T02:50:00Z"/>
                <w:rFonts w:ascii="Times New Roman" w:hAnsi="Times New Roman"/>
                <w:strike/>
                <w:color w:val="auto"/>
                <w:lang w:eastAsia="ja-JP"/>
                <w:rPrChange w:id="2809" w:author="Pan, Zhemin" w:date="2025-12-13T13:26:00Z" w16du:dateUtc="2025-12-13T05:26:00Z">
                  <w:rPr>
                    <w:del w:id="2810" w:author="Yali Chen" w:date="2025-12-18T10:50:00Z" w16du:dateUtc="2025-12-18T02:50:00Z"/>
                    <w:rFonts w:ascii="Times New Roman" w:hAnsi="Times New Roman"/>
                    <w:color w:val="auto"/>
                    <w:lang w:eastAsia="ja-JP"/>
                  </w:rPr>
                </w:rPrChange>
              </w:rPr>
            </w:pPr>
            <w:del w:id="2811" w:author="Yali Chen" w:date="2025-12-18T10:50:00Z" w16du:dateUtc="2025-12-18T02:50:00Z">
              <w:r w:rsidRPr="00FD35A8" w:rsidDel="00E75A93">
                <w:rPr>
                  <w:rFonts w:ascii="Times New Roman" w:eastAsia="等线" w:hAnsi="Times New Roman"/>
                  <w:strike/>
                  <w:color w:val="auto"/>
                  <w:rPrChange w:id="2812"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3826794E" w14:textId="215F5638" w:rsidR="00E73F3A" w:rsidRPr="00FD35A8" w:rsidDel="00E75A93" w:rsidRDefault="00E73F3A" w:rsidP="006921A2">
            <w:pPr>
              <w:widowControl/>
              <w:jc w:val="center"/>
              <w:rPr>
                <w:del w:id="2813" w:author="Yali Chen" w:date="2025-12-18T10:50:00Z" w16du:dateUtc="2025-12-18T02:50:00Z"/>
                <w:rFonts w:ascii="Times New Roman" w:hAnsi="Times New Roman"/>
                <w:strike/>
                <w:color w:val="auto"/>
                <w:lang w:eastAsia="zh-CN"/>
                <w:rPrChange w:id="2814" w:author="Pan, Zhemin" w:date="2025-12-13T13:26:00Z" w16du:dateUtc="2025-12-13T05:26:00Z">
                  <w:rPr>
                    <w:del w:id="2815" w:author="Yali Chen" w:date="2025-12-18T10:50:00Z" w16du:dateUtc="2025-12-18T02:50:00Z"/>
                    <w:rFonts w:ascii="Times New Roman" w:hAnsi="Times New Roman"/>
                    <w:color w:val="auto"/>
                    <w:lang w:eastAsia="zh-CN"/>
                  </w:rPr>
                </w:rPrChange>
              </w:rPr>
            </w:pPr>
            <w:del w:id="2816" w:author="Yali Chen" w:date="2025-12-18T10:50:00Z" w16du:dateUtc="2025-12-18T02:50:00Z">
              <w:r w:rsidRPr="00FD35A8" w:rsidDel="00E75A93">
                <w:rPr>
                  <w:rFonts w:ascii="Times New Roman" w:eastAsia="等线" w:hAnsi="Times New Roman"/>
                  <w:strike/>
                  <w:color w:val="auto"/>
                  <w:rPrChange w:id="2817"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7087EBA" w14:textId="540E05A8" w:rsidR="00E73F3A" w:rsidRPr="00FD35A8" w:rsidDel="00E75A93" w:rsidRDefault="00E73F3A" w:rsidP="006921A2">
            <w:pPr>
              <w:widowControl/>
              <w:jc w:val="center"/>
              <w:rPr>
                <w:del w:id="2818" w:author="Yali Chen" w:date="2025-12-18T10:50:00Z" w16du:dateUtc="2025-12-18T02:50:00Z"/>
                <w:rFonts w:ascii="Times New Roman" w:hAnsi="Times New Roman"/>
                <w:strike/>
                <w:color w:val="auto"/>
                <w:rPrChange w:id="2819" w:author="Pan, Zhemin" w:date="2025-12-13T13:26:00Z" w16du:dateUtc="2025-12-13T05:26:00Z">
                  <w:rPr>
                    <w:del w:id="2820" w:author="Yali Chen" w:date="2025-12-18T10:50:00Z" w16du:dateUtc="2025-12-18T02:50:00Z"/>
                    <w:rFonts w:ascii="Times New Roman" w:hAnsi="Times New Roman"/>
                    <w:color w:val="auto"/>
                  </w:rPr>
                </w:rPrChange>
              </w:rPr>
            </w:pPr>
            <w:del w:id="2821" w:author="Yali Chen" w:date="2025-12-18T10:50:00Z" w16du:dateUtc="2025-12-18T02:50:00Z">
              <w:r w:rsidRPr="00FD35A8" w:rsidDel="00E75A93">
                <w:rPr>
                  <w:rFonts w:ascii="Times New Roman" w:eastAsia="等线" w:hAnsi="Times New Roman"/>
                  <w:strike/>
                  <w:color w:val="auto"/>
                  <w:rPrChange w:id="2822"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5BF273CB" w14:textId="33F0D104" w:rsidR="00E73F3A" w:rsidRPr="00FD35A8" w:rsidDel="00E75A93" w:rsidRDefault="00E73F3A" w:rsidP="006921A2">
            <w:pPr>
              <w:widowControl/>
              <w:jc w:val="center"/>
              <w:rPr>
                <w:del w:id="2823" w:author="Yali Chen" w:date="2025-12-18T10:50:00Z" w16du:dateUtc="2025-12-18T02:50:00Z"/>
                <w:rFonts w:ascii="Times New Roman" w:hAnsi="Times New Roman"/>
                <w:strike/>
                <w:color w:val="auto"/>
                <w:rPrChange w:id="2824" w:author="Pan, Zhemin" w:date="2025-12-13T13:26:00Z" w16du:dateUtc="2025-12-13T05:26:00Z">
                  <w:rPr>
                    <w:del w:id="2825" w:author="Yali Chen" w:date="2025-12-18T10:50:00Z" w16du:dateUtc="2025-12-18T02:50:00Z"/>
                    <w:rFonts w:ascii="Times New Roman" w:hAnsi="Times New Roman"/>
                    <w:color w:val="auto"/>
                  </w:rPr>
                </w:rPrChange>
              </w:rPr>
            </w:pPr>
            <w:del w:id="2826" w:author="Yali Chen" w:date="2025-12-18T10:50:00Z" w16du:dateUtc="2025-12-18T02:50:00Z">
              <w:r w:rsidRPr="00FD35A8" w:rsidDel="00E75A93">
                <w:rPr>
                  <w:rFonts w:ascii="Times New Roman" w:eastAsia="等线" w:hAnsi="Times New Roman"/>
                  <w:strike/>
                  <w:color w:val="auto"/>
                  <w:rPrChange w:id="2827"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7F5124DC" w14:textId="6EAD5795" w:rsidR="00E73F3A" w:rsidRPr="00FD35A8" w:rsidDel="00E75A93" w:rsidRDefault="00E73F3A" w:rsidP="006921A2">
            <w:pPr>
              <w:widowControl/>
              <w:jc w:val="center"/>
              <w:rPr>
                <w:del w:id="2828" w:author="Yali Chen" w:date="2025-12-18T10:50:00Z" w16du:dateUtc="2025-12-18T02:50:00Z"/>
                <w:rFonts w:ascii="Times New Roman" w:hAnsi="Times New Roman"/>
                <w:strike/>
                <w:color w:val="auto"/>
                <w:lang w:eastAsia="zh-CN"/>
                <w:rPrChange w:id="2829" w:author="Pan, Zhemin" w:date="2025-12-13T13:26:00Z" w16du:dateUtc="2025-12-13T05:26:00Z">
                  <w:rPr>
                    <w:del w:id="2830" w:author="Yali Chen" w:date="2025-12-18T10:50:00Z" w16du:dateUtc="2025-12-18T02:50:00Z"/>
                    <w:rFonts w:ascii="Times New Roman" w:hAnsi="Times New Roman"/>
                    <w:color w:val="auto"/>
                    <w:lang w:eastAsia="zh-CN"/>
                  </w:rPr>
                </w:rPrChange>
              </w:rPr>
            </w:pPr>
            <w:del w:id="2831" w:author="Yali Chen" w:date="2025-12-18T10:50:00Z" w16du:dateUtc="2025-12-18T02:50:00Z">
              <w:r w:rsidRPr="00FD35A8" w:rsidDel="00E75A93">
                <w:rPr>
                  <w:rFonts w:ascii="Times New Roman" w:eastAsia="等线" w:hAnsi="Times New Roman"/>
                  <w:strike/>
                  <w:color w:val="auto"/>
                  <w:rPrChange w:id="2832"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2DC6EAC7" w14:textId="0467A758" w:rsidTr="006921A2">
        <w:trPr>
          <w:trHeight w:val="277"/>
          <w:del w:id="2833" w:author="Yali Chen" w:date="2025-12-18T10:50:00Z"/>
        </w:trPr>
        <w:tc>
          <w:tcPr>
            <w:tcW w:w="2415" w:type="dxa"/>
            <w:tcBorders>
              <w:top w:val="nil"/>
              <w:left w:val="nil"/>
              <w:bottom w:val="nil"/>
              <w:right w:val="nil"/>
            </w:tcBorders>
            <w:vAlign w:val="center"/>
          </w:tcPr>
          <w:p w14:paraId="05CA3160" w14:textId="77ED7AF2" w:rsidR="00E73F3A" w:rsidRPr="00FD35A8" w:rsidDel="00E75A93" w:rsidRDefault="00E73F3A" w:rsidP="006921A2">
            <w:pPr>
              <w:widowControl/>
              <w:jc w:val="center"/>
              <w:rPr>
                <w:del w:id="2834" w:author="Yali Chen" w:date="2025-12-18T10:50:00Z" w16du:dateUtc="2025-12-18T02:50:00Z"/>
                <w:rFonts w:ascii="Times New Roman" w:hAnsi="Times New Roman"/>
                <w:strike/>
                <w:color w:val="auto"/>
                <w:lang w:eastAsia="zh-CN"/>
                <w:rPrChange w:id="2835" w:author="Pan, Zhemin" w:date="2025-12-13T13:26:00Z" w16du:dateUtc="2025-12-13T05:26:00Z">
                  <w:rPr>
                    <w:del w:id="2836" w:author="Yali Chen" w:date="2025-12-18T10:50:00Z" w16du:dateUtc="2025-12-18T02:50:00Z"/>
                    <w:rFonts w:ascii="Times New Roman" w:hAnsi="Times New Roman"/>
                    <w:color w:val="auto"/>
                    <w:lang w:eastAsia="zh-CN"/>
                  </w:rPr>
                </w:rPrChange>
              </w:rPr>
            </w:pPr>
            <w:del w:id="2837" w:author="Yali Chen" w:date="2025-12-18T10:50:00Z" w16du:dateUtc="2025-12-18T02:50:00Z">
              <w:r w:rsidRPr="00FD35A8" w:rsidDel="00E75A93">
                <w:rPr>
                  <w:rFonts w:ascii="Times New Roman" w:eastAsia="等线" w:hAnsi="Times New Roman"/>
                  <w:strike/>
                  <w:color w:val="auto"/>
                  <w:rPrChange w:id="2838" w:author="Pan, Zhemin" w:date="2025-12-13T13:26:00Z" w16du:dateUtc="2025-12-13T05:26:00Z">
                    <w:rPr>
                      <w:rFonts w:ascii="Times New Roman" w:eastAsia="等线" w:hAnsi="Times New Roman"/>
                      <w:color w:val="auto"/>
                    </w:rPr>
                  </w:rPrChange>
                </w:rPr>
                <w:delText>E0001004</w:delText>
              </w:r>
            </w:del>
          </w:p>
        </w:tc>
        <w:tc>
          <w:tcPr>
            <w:tcW w:w="1194" w:type="dxa"/>
            <w:tcBorders>
              <w:top w:val="nil"/>
              <w:left w:val="nil"/>
              <w:bottom w:val="nil"/>
              <w:right w:val="nil"/>
            </w:tcBorders>
            <w:vAlign w:val="center"/>
          </w:tcPr>
          <w:p w14:paraId="38D4EBF8" w14:textId="4B377571" w:rsidR="00E73F3A" w:rsidRPr="00FD35A8" w:rsidDel="00E75A93" w:rsidRDefault="00E73F3A" w:rsidP="006921A2">
            <w:pPr>
              <w:widowControl/>
              <w:jc w:val="center"/>
              <w:rPr>
                <w:del w:id="2839" w:author="Yali Chen" w:date="2025-12-18T10:50:00Z" w16du:dateUtc="2025-12-18T02:50:00Z"/>
                <w:rFonts w:ascii="Times New Roman" w:hAnsi="Times New Roman"/>
                <w:strike/>
                <w:color w:val="auto"/>
                <w:lang w:eastAsia="zh-CN"/>
                <w:rPrChange w:id="2840" w:author="Pan, Zhemin" w:date="2025-12-13T13:26:00Z" w16du:dateUtc="2025-12-13T05:26:00Z">
                  <w:rPr>
                    <w:del w:id="2841" w:author="Yali Chen" w:date="2025-12-18T10:50:00Z" w16du:dateUtc="2025-12-18T02:50:00Z"/>
                    <w:rFonts w:ascii="Times New Roman" w:hAnsi="Times New Roman"/>
                    <w:color w:val="auto"/>
                    <w:lang w:eastAsia="zh-CN"/>
                  </w:rPr>
                </w:rPrChange>
              </w:rPr>
            </w:pPr>
            <w:del w:id="2842" w:author="Yali Chen" w:date="2025-12-18T10:50:00Z" w16du:dateUtc="2025-12-18T02:50:00Z">
              <w:r w:rsidRPr="00FD35A8" w:rsidDel="00E75A93">
                <w:rPr>
                  <w:rFonts w:ascii="Times New Roman" w:eastAsia="等线" w:hAnsi="Times New Roman"/>
                  <w:strike/>
                  <w:color w:val="auto"/>
                  <w:rPrChange w:id="2843" w:author="Pan, Zhemin" w:date="2025-12-13T13:26:00Z" w16du:dateUtc="2025-12-13T05:26:00Z">
                    <w:rPr>
                      <w:rFonts w:ascii="Times New Roman" w:eastAsia="等线" w:hAnsi="Times New Roman"/>
                      <w:color w:val="auto"/>
                    </w:rPr>
                  </w:rPrChange>
                </w:rPr>
                <w:delText>SSc</w:delText>
              </w:r>
            </w:del>
          </w:p>
        </w:tc>
        <w:tc>
          <w:tcPr>
            <w:tcW w:w="1590" w:type="dxa"/>
            <w:tcBorders>
              <w:top w:val="nil"/>
              <w:left w:val="nil"/>
              <w:bottom w:val="nil"/>
              <w:right w:val="nil"/>
            </w:tcBorders>
            <w:vAlign w:val="center"/>
          </w:tcPr>
          <w:p w14:paraId="5B6D567E" w14:textId="2DE6E71E" w:rsidR="00E73F3A" w:rsidRPr="00FD35A8" w:rsidDel="00E75A93" w:rsidRDefault="00E73F3A" w:rsidP="006921A2">
            <w:pPr>
              <w:widowControl/>
              <w:jc w:val="center"/>
              <w:rPr>
                <w:del w:id="2844" w:author="Yali Chen" w:date="2025-12-18T10:50:00Z" w16du:dateUtc="2025-12-18T02:50:00Z"/>
                <w:rFonts w:ascii="Times New Roman" w:hAnsi="Times New Roman"/>
                <w:strike/>
                <w:color w:val="auto"/>
                <w:lang w:eastAsia="ja-JP"/>
                <w:rPrChange w:id="2845" w:author="Pan, Zhemin" w:date="2025-12-13T13:26:00Z" w16du:dateUtc="2025-12-13T05:26:00Z">
                  <w:rPr>
                    <w:del w:id="2846" w:author="Yali Chen" w:date="2025-12-18T10:50:00Z" w16du:dateUtc="2025-12-18T02:50:00Z"/>
                    <w:rFonts w:ascii="Times New Roman" w:hAnsi="Times New Roman"/>
                    <w:color w:val="auto"/>
                    <w:lang w:eastAsia="ja-JP"/>
                  </w:rPr>
                </w:rPrChange>
              </w:rPr>
            </w:pPr>
            <w:del w:id="2847" w:author="Yali Chen" w:date="2025-12-18T10:50:00Z" w16du:dateUtc="2025-12-18T02:50:00Z">
              <w:r w:rsidRPr="00FD35A8" w:rsidDel="00E75A93">
                <w:rPr>
                  <w:rFonts w:ascii="Times New Roman" w:eastAsia="等线" w:hAnsi="Times New Roman"/>
                  <w:strike/>
                  <w:color w:val="auto"/>
                  <w:rPrChange w:id="2848" w:author="Pan, Zhemin" w:date="2025-12-13T13:26:00Z" w16du:dateUtc="2025-12-13T05:26:00Z">
                    <w:rPr>
                      <w:rFonts w:ascii="Times New Roman" w:eastAsia="等线" w:hAnsi="Times New Roman"/>
                      <w:color w:val="auto"/>
                    </w:rPr>
                  </w:rPrChange>
                </w:rPr>
                <w:delText>xx (unit)</w:delText>
              </w:r>
            </w:del>
          </w:p>
        </w:tc>
        <w:tc>
          <w:tcPr>
            <w:tcW w:w="1369" w:type="dxa"/>
            <w:tcBorders>
              <w:top w:val="nil"/>
              <w:left w:val="nil"/>
              <w:bottom w:val="nil"/>
              <w:right w:val="nil"/>
            </w:tcBorders>
            <w:vAlign w:val="center"/>
          </w:tcPr>
          <w:p w14:paraId="0C9C11F8" w14:textId="5FC9B66A" w:rsidR="00E73F3A" w:rsidRPr="00FD35A8" w:rsidDel="00E75A93" w:rsidRDefault="00E73F3A" w:rsidP="006921A2">
            <w:pPr>
              <w:widowControl/>
              <w:jc w:val="center"/>
              <w:rPr>
                <w:del w:id="2849" w:author="Yali Chen" w:date="2025-12-18T10:50:00Z" w16du:dateUtc="2025-12-18T02:50:00Z"/>
                <w:rFonts w:ascii="Times New Roman" w:hAnsi="Times New Roman"/>
                <w:strike/>
                <w:color w:val="auto"/>
                <w:lang w:eastAsia="zh-CN"/>
                <w:rPrChange w:id="2850" w:author="Pan, Zhemin" w:date="2025-12-13T13:26:00Z" w16du:dateUtc="2025-12-13T05:26:00Z">
                  <w:rPr>
                    <w:del w:id="2851" w:author="Yali Chen" w:date="2025-12-18T10:50:00Z" w16du:dateUtc="2025-12-18T02:50:00Z"/>
                    <w:rFonts w:ascii="Times New Roman" w:hAnsi="Times New Roman"/>
                    <w:color w:val="auto"/>
                    <w:lang w:eastAsia="zh-CN"/>
                  </w:rPr>
                </w:rPrChange>
              </w:rPr>
            </w:pPr>
            <w:del w:id="2852" w:author="Yali Chen" w:date="2025-12-18T10:50:00Z" w16du:dateUtc="2025-12-18T02:50:00Z">
              <w:r w:rsidRPr="00FD35A8" w:rsidDel="00E75A93">
                <w:rPr>
                  <w:rFonts w:ascii="Times New Roman" w:eastAsia="等线" w:hAnsi="Times New Roman"/>
                  <w:strike/>
                  <w:color w:val="auto"/>
                  <w:rPrChange w:id="2853" w:author="Pan, Zhemin" w:date="2025-12-13T13:26:00Z" w16du:dateUtc="2025-12-13T05:26:00Z">
                    <w:rPr>
                      <w:rFonts w:ascii="Times New Roman" w:eastAsia="等线" w:hAnsi="Times New Roman"/>
                      <w:color w:val="auto"/>
                    </w:rPr>
                  </w:rPrChange>
                </w:rPr>
                <w:delText>N</w:delText>
              </w:r>
            </w:del>
          </w:p>
        </w:tc>
        <w:tc>
          <w:tcPr>
            <w:tcW w:w="1573" w:type="dxa"/>
            <w:tcBorders>
              <w:top w:val="nil"/>
              <w:left w:val="nil"/>
              <w:bottom w:val="nil"/>
              <w:right w:val="nil"/>
            </w:tcBorders>
            <w:vAlign w:val="center"/>
          </w:tcPr>
          <w:p w14:paraId="5A6A03AD" w14:textId="28661E00" w:rsidR="00E73F3A" w:rsidRPr="00FD35A8" w:rsidDel="00E75A93" w:rsidRDefault="00E73F3A" w:rsidP="006921A2">
            <w:pPr>
              <w:widowControl/>
              <w:jc w:val="center"/>
              <w:rPr>
                <w:del w:id="2854" w:author="Yali Chen" w:date="2025-12-18T10:50:00Z" w16du:dateUtc="2025-12-18T02:50:00Z"/>
                <w:rFonts w:ascii="Times New Roman" w:hAnsi="Times New Roman"/>
                <w:strike/>
                <w:color w:val="auto"/>
                <w:lang w:eastAsia="ja-JP"/>
                <w:rPrChange w:id="2855" w:author="Pan, Zhemin" w:date="2025-12-13T13:26:00Z" w16du:dateUtc="2025-12-13T05:26:00Z">
                  <w:rPr>
                    <w:del w:id="2856" w:author="Yali Chen" w:date="2025-12-18T10:50:00Z" w16du:dateUtc="2025-12-18T02:50:00Z"/>
                    <w:rFonts w:ascii="Times New Roman" w:hAnsi="Times New Roman"/>
                    <w:color w:val="auto"/>
                    <w:lang w:eastAsia="ja-JP"/>
                  </w:rPr>
                </w:rPrChange>
              </w:rPr>
            </w:pPr>
            <w:del w:id="2857" w:author="Yali Chen" w:date="2025-12-18T10:50:00Z" w16du:dateUtc="2025-12-18T02:50:00Z">
              <w:r w:rsidRPr="00FD35A8" w:rsidDel="00E75A93">
                <w:rPr>
                  <w:rFonts w:ascii="Times New Roman" w:eastAsia="等线" w:hAnsi="Times New Roman"/>
                  <w:strike/>
                  <w:color w:val="auto"/>
                  <w:rPrChange w:id="2858" w:author="Pan, Zhemin" w:date="2025-12-13T13:26:00Z" w16du:dateUtc="2025-12-13T05:26:00Z">
                    <w:rPr>
                      <w:rFonts w:ascii="Times New Roman" w:eastAsia="等线" w:hAnsi="Times New Roman"/>
                      <w:color w:val="auto"/>
                    </w:rPr>
                  </w:rPrChange>
                </w:rPr>
                <w:delText>xx</w:delText>
              </w:r>
            </w:del>
          </w:p>
        </w:tc>
        <w:tc>
          <w:tcPr>
            <w:tcW w:w="1401" w:type="dxa"/>
            <w:tcBorders>
              <w:top w:val="nil"/>
              <w:left w:val="nil"/>
              <w:bottom w:val="nil"/>
              <w:right w:val="nil"/>
            </w:tcBorders>
            <w:vAlign w:val="center"/>
          </w:tcPr>
          <w:p w14:paraId="301BE09C" w14:textId="5076656C" w:rsidR="00E73F3A" w:rsidRPr="00FD35A8" w:rsidDel="00E75A93" w:rsidRDefault="00E73F3A" w:rsidP="006921A2">
            <w:pPr>
              <w:widowControl/>
              <w:jc w:val="center"/>
              <w:rPr>
                <w:del w:id="2859" w:author="Yali Chen" w:date="2025-12-18T10:50:00Z" w16du:dateUtc="2025-12-18T02:50:00Z"/>
                <w:rFonts w:ascii="Times New Roman" w:hAnsi="Times New Roman"/>
                <w:strike/>
                <w:color w:val="auto"/>
                <w:lang w:eastAsia="zh-CN"/>
                <w:rPrChange w:id="2860" w:author="Pan, Zhemin" w:date="2025-12-13T13:26:00Z" w16du:dateUtc="2025-12-13T05:26:00Z">
                  <w:rPr>
                    <w:del w:id="2861" w:author="Yali Chen" w:date="2025-12-18T10:50:00Z" w16du:dateUtc="2025-12-18T02:50:00Z"/>
                    <w:rFonts w:ascii="Times New Roman" w:hAnsi="Times New Roman"/>
                    <w:color w:val="auto"/>
                    <w:lang w:eastAsia="zh-CN"/>
                  </w:rPr>
                </w:rPrChange>
              </w:rPr>
            </w:pPr>
            <w:del w:id="2862" w:author="Yali Chen" w:date="2025-12-18T10:50:00Z" w16du:dateUtc="2025-12-18T02:50:00Z">
              <w:r w:rsidRPr="00FD35A8" w:rsidDel="00E75A93">
                <w:rPr>
                  <w:rFonts w:ascii="Times New Roman" w:eastAsia="等线" w:hAnsi="Times New Roman"/>
                  <w:strike/>
                  <w:color w:val="auto"/>
                  <w:rPrChange w:id="2863"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38849591" w14:textId="34B1B9FD" w:rsidR="00E73F3A" w:rsidRPr="00FD35A8" w:rsidDel="00E75A93" w:rsidRDefault="00E73F3A" w:rsidP="006921A2">
            <w:pPr>
              <w:widowControl/>
              <w:jc w:val="center"/>
              <w:rPr>
                <w:del w:id="2864" w:author="Yali Chen" w:date="2025-12-18T10:50:00Z" w16du:dateUtc="2025-12-18T02:50:00Z"/>
                <w:rFonts w:ascii="Times New Roman" w:hAnsi="Times New Roman"/>
                <w:strike/>
                <w:color w:val="auto"/>
                <w:rPrChange w:id="2865" w:author="Pan, Zhemin" w:date="2025-12-13T13:26:00Z" w16du:dateUtc="2025-12-13T05:26:00Z">
                  <w:rPr>
                    <w:del w:id="2866" w:author="Yali Chen" w:date="2025-12-18T10:50:00Z" w16du:dateUtc="2025-12-18T02:50:00Z"/>
                    <w:rFonts w:ascii="Times New Roman" w:hAnsi="Times New Roman"/>
                    <w:color w:val="auto"/>
                  </w:rPr>
                </w:rPrChange>
              </w:rPr>
            </w:pPr>
            <w:del w:id="2867" w:author="Yali Chen" w:date="2025-12-18T10:50:00Z" w16du:dateUtc="2025-12-18T02:50:00Z">
              <w:r w:rsidRPr="00FD35A8" w:rsidDel="00E75A93">
                <w:rPr>
                  <w:rFonts w:ascii="Times New Roman" w:eastAsia="等线" w:hAnsi="Times New Roman"/>
                  <w:strike/>
                  <w:color w:val="auto"/>
                  <w:rPrChange w:id="2868" w:author="Pan, Zhemin" w:date="2025-12-13T13:26:00Z" w16du:dateUtc="2025-12-13T05:26:00Z">
                    <w:rPr>
                      <w:rFonts w:ascii="Times New Roman" w:eastAsia="等线" w:hAnsi="Times New Roman"/>
                      <w:color w:val="auto"/>
                    </w:rPr>
                  </w:rPrChange>
                </w:rPr>
                <w:delText>xx</w:delText>
              </w:r>
            </w:del>
          </w:p>
        </w:tc>
        <w:tc>
          <w:tcPr>
            <w:tcW w:w="714" w:type="dxa"/>
            <w:tcBorders>
              <w:top w:val="nil"/>
              <w:left w:val="nil"/>
              <w:bottom w:val="nil"/>
              <w:right w:val="nil"/>
            </w:tcBorders>
            <w:vAlign w:val="center"/>
          </w:tcPr>
          <w:p w14:paraId="516AADCC" w14:textId="20BFFA07" w:rsidR="00E73F3A" w:rsidRPr="00FD35A8" w:rsidDel="00E75A93" w:rsidRDefault="00E73F3A" w:rsidP="006921A2">
            <w:pPr>
              <w:widowControl/>
              <w:jc w:val="center"/>
              <w:rPr>
                <w:del w:id="2869" w:author="Yali Chen" w:date="2025-12-18T10:50:00Z" w16du:dateUtc="2025-12-18T02:50:00Z"/>
                <w:rFonts w:ascii="Times New Roman" w:hAnsi="Times New Roman"/>
                <w:strike/>
                <w:color w:val="auto"/>
                <w:rPrChange w:id="2870" w:author="Pan, Zhemin" w:date="2025-12-13T13:26:00Z" w16du:dateUtc="2025-12-13T05:26:00Z">
                  <w:rPr>
                    <w:del w:id="2871" w:author="Yali Chen" w:date="2025-12-18T10:50:00Z" w16du:dateUtc="2025-12-18T02:50:00Z"/>
                    <w:rFonts w:ascii="Times New Roman" w:hAnsi="Times New Roman"/>
                    <w:color w:val="auto"/>
                  </w:rPr>
                </w:rPrChange>
              </w:rPr>
            </w:pPr>
            <w:del w:id="2872" w:author="Yali Chen" w:date="2025-12-18T10:50:00Z" w16du:dateUtc="2025-12-18T02:50:00Z">
              <w:r w:rsidRPr="00FD35A8" w:rsidDel="00E75A93">
                <w:rPr>
                  <w:rFonts w:ascii="Times New Roman" w:eastAsia="等线" w:hAnsi="Times New Roman"/>
                  <w:strike/>
                  <w:color w:val="auto"/>
                  <w:rPrChange w:id="2873" w:author="Pan, Zhemin" w:date="2025-12-13T13:26:00Z" w16du:dateUtc="2025-12-13T05:26:00Z">
                    <w:rPr>
                      <w:rFonts w:ascii="Times New Roman" w:eastAsia="等线" w:hAnsi="Times New Roman"/>
                      <w:color w:val="auto"/>
                    </w:rPr>
                  </w:rPrChange>
                </w:rPr>
                <w:delText>xx</w:delText>
              </w:r>
            </w:del>
          </w:p>
        </w:tc>
        <w:tc>
          <w:tcPr>
            <w:tcW w:w="2584" w:type="dxa"/>
            <w:tcBorders>
              <w:top w:val="nil"/>
              <w:left w:val="nil"/>
              <w:bottom w:val="nil"/>
              <w:right w:val="nil"/>
            </w:tcBorders>
            <w:vAlign w:val="center"/>
          </w:tcPr>
          <w:p w14:paraId="049A47F3" w14:textId="766E66B8" w:rsidR="00E73F3A" w:rsidRPr="00FD35A8" w:rsidDel="00E75A93" w:rsidRDefault="00E73F3A" w:rsidP="006921A2">
            <w:pPr>
              <w:widowControl/>
              <w:jc w:val="center"/>
              <w:rPr>
                <w:del w:id="2874" w:author="Yali Chen" w:date="2025-12-18T10:50:00Z" w16du:dateUtc="2025-12-18T02:50:00Z"/>
                <w:rFonts w:ascii="Times New Roman" w:hAnsi="Times New Roman"/>
                <w:strike/>
                <w:color w:val="auto"/>
                <w:lang w:eastAsia="zh-CN"/>
                <w:rPrChange w:id="2875" w:author="Pan, Zhemin" w:date="2025-12-13T13:26:00Z" w16du:dateUtc="2025-12-13T05:26:00Z">
                  <w:rPr>
                    <w:del w:id="2876" w:author="Yali Chen" w:date="2025-12-18T10:50:00Z" w16du:dateUtc="2025-12-18T02:50:00Z"/>
                    <w:rFonts w:ascii="Times New Roman" w:hAnsi="Times New Roman"/>
                    <w:color w:val="auto"/>
                    <w:lang w:eastAsia="zh-CN"/>
                  </w:rPr>
                </w:rPrChange>
              </w:rPr>
            </w:pPr>
            <w:del w:id="2877" w:author="Yali Chen" w:date="2025-12-18T10:50:00Z" w16du:dateUtc="2025-12-18T02:50:00Z">
              <w:r w:rsidRPr="00FD35A8" w:rsidDel="00E75A93">
                <w:rPr>
                  <w:rFonts w:ascii="Times New Roman" w:eastAsia="等线" w:hAnsi="Times New Roman"/>
                  <w:strike/>
                  <w:color w:val="auto"/>
                  <w:rPrChange w:id="2878" w:author="Pan, Zhemin" w:date="2025-12-13T13:26:00Z" w16du:dateUtc="2025-12-13T05:26:00Z">
                    <w:rPr>
                      <w:rFonts w:ascii="Times New Roman" w:eastAsia="等线" w:hAnsi="Times New Roman"/>
                      <w:color w:val="auto"/>
                    </w:rPr>
                  </w:rPrChange>
                </w:rPr>
                <w:delText>xx</w:delText>
              </w:r>
            </w:del>
          </w:p>
        </w:tc>
      </w:tr>
      <w:tr w:rsidR="00E73F3A" w:rsidRPr="00FD35A8" w:rsidDel="00E75A93" w14:paraId="2C70C20E" w14:textId="3CD7BDC0" w:rsidTr="006921A2">
        <w:trPr>
          <w:trHeight w:val="295"/>
          <w:del w:id="2879" w:author="Yali Chen" w:date="2025-12-18T10:50:00Z"/>
        </w:trPr>
        <w:tc>
          <w:tcPr>
            <w:tcW w:w="2415" w:type="dxa"/>
            <w:tcBorders>
              <w:top w:val="nil"/>
              <w:left w:val="nil"/>
              <w:bottom w:val="single" w:sz="4" w:space="0" w:color="auto"/>
              <w:right w:val="nil"/>
            </w:tcBorders>
            <w:vAlign w:val="center"/>
          </w:tcPr>
          <w:p w14:paraId="4329A24B" w14:textId="178B903F" w:rsidR="00E73F3A" w:rsidRPr="00FD35A8" w:rsidDel="00E75A93" w:rsidRDefault="00E73F3A" w:rsidP="006921A2">
            <w:pPr>
              <w:widowControl/>
              <w:spacing w:line="276" w:lineRule="auto"/>
              <w:jc w:val="center"/>
              <w:rPr>
                <w:del w:id="2880" w:author="Yali Chen" w:date="2025-12-18T10:50:00Z" w16du:dateUtc="2025-12-18T02:50:00Z"/>
                <w:rFonts w:ascii="Times New Roman" w:eastAsia="Times New Roman" w:hAnsi="Times New Roman"/>
                <w:strike/>
                <w:lang w:eastAsia="ja-JP"/>
                <w:rPrChange w:id="2881" w:author="Pan, Zhemin" w:date="2025-12-13T13:26:00Z" w16du:dateUtc="2025-12-13T05:26:00Z">
                  <w:rPr>
                    <w:del w:id="2882" w:author="Yali Chen" w:date="2025-12-18T10:50:00Z" w16du:dateUtc="2025-12-18T02:50:00Z"/>
                    <w:rFonts w:ascii="Times New Roman" w:eastAsia="Times New Roman" w:hAnsi="Times New Roman"/>
                    <w:lang w:eastAsia="ja-JP"/>
                  </w:rPr>
                </w:rPrChange>
              </w:rPr>
            </w:pPr>
          </w:p>
        </w:tc>
        <w:tc>
          <w:tcPr>
            <w:tcW w:w="1194" w:type="dxa"/>
            <w:tcBorders>
              <w:top w:val="nil"/>
              <w:left w:val="nil"/>
              <w:bottom w:val="single" w:sz="4" w:space="0" w:color="auto"/>
              <w:right w:val="nil"/>
            </w:tcBorders>
            <w:vAlign w:val="center"/>
          </w:tcPr>
          <w:p w14:paraId="2F43F475" w14:textId="602979FB" w:rsidR="00E73F3A" w:rsidRPr="00FD35A8" w:rsidDel="00E75A93" w:rsidRDefault="00E73F3A" w:rsidP="006921A2">
            <w:pPr>
              <w:widowControl/>
              <w:spacing w:line="276" w:lineRule="auto"/>
              <w:jc w:val="center"/>
              <w:rPr>
                <w:del w:id="2883" w:author="Yali Chen" w:date="2025-12-18T10:50:00Z" w16du:dateUtc="2025-12-18T02:50:00Z"/>
                <w:rFonts w:ascii="Times New Roman" w:eastAsia="Times New Roman" w:hAnsi="Times New Roman"/>
                <w:strike/>
                <w:lang w:eastAsia="ja-JP"/>
                <w:rPrChange w:id="2884" w:author="Pan, Zhemin" w:date="2025-12-13T13:26:00Z" w16du:dateUtc="2025-12-13T05:26:00Z">
                  <w:rPr>
                    <w:del w:id="2885" w:author="Yali Chen" w:date="2025-12-18T10:50:00Z" w16du:dateUtc="2025-12-18T02:50:00Z"/>
                    <w:rFonts w:ascii="Times New Roman" w:eastAsia="Times New Roman" w:hAnsi="Times New Roman"/>
                    <w:lang w:eastAsia="ja-JP"/>
                  </w:rPr>
                </w:rPrChange>
              </w:rPr>
            </w:pPr>
          </w:p>
        </w:tc>
        <w:tc>
          <w:tcPr>
            <w:tcW w:w="1590" w:type="dxa"/>
            <w:tcBorders>
              <w:top w:val="nil"/>
              <w:left w:val="nil"/>
              <w:bottom w:val="single" w:sz="4" w:space="0" w:color="auto"/>
              <w:right w:val="nil"/>
            </w:tcBorders>
            <w:vAlign w:val="center"/>
          </w:tcPr>
          <w:p w14:paraId="5D0604D8" w14:textId="32397BC2" w:rsidR="00E73F3A" w:rsidRPr="00FD35A8" w:rsidDel="00E75A93" w:rsidRDefault="00E73F3A" w:rsidP="006921A2">
            <w:pPr>
              <w:widowControl/>
              <w:spacing w:line="276" w:lineRule="auto"/>
              <w:jc w:val="center"/>
              <w:rPr>
                <w:del w:id="2886" w:author="Yali Chen" w:date="2025-12-18T10:50:00Z" w16du:dateUtc="2025-12-18T02:50:00Z"/>
                <w:rFonts w:ascii="Times New Roman" w:eastAsia="Times New Roman" w:hAnsi="Times New Roman"/>
                <w:strike/>
                <w:lang w:eastAsia="ja-JP"/>
                <w:rPrChange w:id="2887" w:author="Pan, Zhemin" w:date="2025-12-13T13:26:00Z" w16du:dateUtc="2025-12-13T05:26:00Z">
                  <w:rPr>
                    <w:del w:id="2888" w:author="Yali Chen" w:date="2025-12-18T10:50:00Z" w16du:dateUtc="2025-12-18T02:50:00Z"/>
                    <w:rFonts w:ascii="Times New Roman" w:eastAsia="Times New Roman" w:hAnsi="Times New Roman"/>
                    <w:lang w:eastAsia="ja-JP"/>
                  </w:rPr>
                </w:rPrChange>
              </w:rPr>
            </w:pPr>
          </w:p>
        </w:tc>
        <w:tc>
          <w:tcPr>
            <w:tcW w:w="1369" w:type="dxa"/>
            <w:tcBorders>
              <w:top w:val="nil"/>
              <w:left w:val="nil"/>
              <w:bottom w:val="single" w:sz="4" w:space="0" w:color="auto"/>
              <w:right w:val="nil"/>
            </w:tcBorders>
            <w:vAlign w:val="center"/>
          </w:tcPr>
          <w:p w14:paraId="4AF4B23A" w14:textId="624D98B1" w:rsidR="00E73F3A" w:rsidRPr="00FD35A8" w:rsidDel="00E75A93" w:rsidRDefault="00E73F3A" w:rsidP="006921A2">
            <w:pPr>
              <w:widowControl/>
              <w:spacing w:line="276" w:lineRule="auto"/>
              <w:jc w:val="center"/>
              <w:rPr>
                <w:del w:id="2889" w:author="Yali Chen" w:date="2025-12-18T10:50:00Z" w16du:dateUtc="2025-12-18T02:50:00Z"/>
                <w:rFonts w:ascii="Times New Roman" w:eastAsia="Times New Roman" w:hAnsi="Times New Roman"/>
                <w:strike/>
                <w:lang w:eastAsia="ja-JP"/>
                <w:rPrChange w:id="2890" w:author="Pan, Zhemin" w:date="2025-12-13T13:26:00Z" w16du:dateUtc="2025-12-13T05:26:00Z">
                  <w:rPr>
                    <w:del w:id="2891" w:author="Yali Chen" w:date="2025-12-18T10:50:00Z" w16du:dateUtc="2025-12-18T02:50:00Z"/>
                    <w:rFonts w:ascii="Times New Roman" w:eastAsia="Times New Roman" w:hAnsi="Times New Roman"/>
                    <w:lang w:eastAsia="ja-JP"/>
                  </w:rPr>
                </w:rPrChange>
              </w:rPr>
            </w:pPr>
          </w:p>
        </w:tc>
        <w:tc>
          <w:tcPr>
            <w:tcW w:w="1573" w:type="dxa"/>
            <w:tcBorders>
              <w:top w:val="nil"/>
              <w:left w:val="nil"/>
              <w:bottom w:val="single" w:sz="4" w:space="0" w:color="auto"/>
              <w:right w:val="nil"/>
            </w:tcBorders>
            <w:vAlign w:val="center"/>
          </w:tcPr>
          <w:p w14:paraId="28663A28" w14:textId="55E7A89F" w:rsidR="00E73F3A" w:rsidRPr="00FD35A8" w:rsidDel="00E75A93" w:rsidRDefault="00E73F3A" w:rsidP="006921A2">
            <w:pPr>
              <w:widowControl/>
              <w:spacing w:line="276" w:lineRule="auto"/>
              <w:jc w:val="center"/>
              <w:rPr>
                <w:del w:id="2892" w:author="Yali Chen" w:date="2025-12-18T10:50:00Z" w16du:dateUtc="2025-12-18T02:50:00Z"/>
                <w:rFonts w:ascii="Times New Roman" w:eastAsia="Times New Roman" w:hAnsi="Times New Roman"/>
                <w:strike/>
                <w:lang w:eastAsia="ja-JP"/>
                <w:rPrChange w:id="2893" w:author="Pan, Zhemin" w:date="2025-12-13T13:26:00Z" w16du:dateUtc="2025-12-13T05:26:00Z">
                  <w:rPr>
                    <w:del w:id="2894" w:author="Yali Chen" w:date="2025-12-18T10:50:00Z" w16du:dateUtc="2025-12-18T02:50:00Z"/>
                    <w:rFonts w:ascii="Times New Roman" w:eastAsia="Times New Roman" w:hAnsi="Times New Roman"/>
                    <w:lang w:eastAsia="ja-JP"/>
                  </w:rPr>
                </w:rPrChange>
              </w:rPr>
            </w:pPr>
          </w:p>
        </w:tc>
        <w:tc>
          <w:tcPr>
            <w:tcW w:w="1401" w:type="dxa"/>
            <w:tcBorders>
              <w:top w:val="nil"/>
              <w:left w:val="nil"/>
              <w:bottom w:val="single" w:sz="4" w:space="0" w:color="auto"/>
              <w:right w:val="nil"/>
            </w:tcBorders>
            <w:vAlign w:val="center"/>
          </w:tcPr>
          <w:p w14:paraId="74D1D743" w14:textId="333CD24D" w:rsidR="00E73F3A" w:rsidRPr="00FD35A8" w:rsidDel="00E75A93" w:rsidRDefault="00E73F3A" w:rsidP="006921A2">
            <w:pPr>
              <w:widowControl/>
              <w:spacing w:line="276" w:lineRule="auto"/>
              <w:jc w:val="center"/>
              <w:rPr>
                <w:del w:id="2895" w:author="Yali Chen" w:date="2025-12-18T10:50:00Z" w16du:dateUtc="2025-12-18T02:50:00Z"/>
                <w:rFonts w:ascii="Times New Roman" w:eastAsia="Times New Roman" w:hAnsi="Times New Roman"/>
                <w:strike/>
                <w:lang w:eastAsia="ja-JP"/>
                <w:rPrChange w:id="2896" w:author="Pan, Zhemin" w:date="2025-12-13T13:26:00Z" w16du:dateUtc="2025-12-13T05:26:00Z">
                  <w:rPr>
                    <w:del w:id="2897"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313C112A" w14:textId="3F5C9516" w:rsidR="00E73F3A" w:rsidRPr="00FD35A8" w:rsidDel="00E75A93" w:rsidRDefault="00E73F3A" w:rsidP="006921A2">
            <w:pPr>
              <w:widowControl/>
              <w:spacing w:line="276" w:lineRule="auto"/>
              <w:jc w:val="center"/>
              <w:rPr>
                <w:del w:id="2898" w:author="Yali Chen" w:date="2025-12-18T10:50:00Z" w16du:dateUtc="2025-12-18T02:50:00Z"/>
                <w:rFonts w:ascii="Times New Roman" w:eastAsia="Times New Roman" w:hAnsi="Times New Roman"/>
                <w:strike/>
                <w:lang w:eastAsia="ja-JP"/>
                <w:rPrChange w:id="2899" w:author="Pan, Zhemin" w:date="2025-12-13T13:26:00Z" w16du:dateUtc="2025-12-13T05:26:00Z">
                  <w:rPr>
                    <w:del w:id="2900" w:author="Yali Chen" w:date="2025-12-18T10:50:00Z" w16du:dateUtc="2025-12-18T02:50:00Z"/>
                    <w:rFonts w:ascii="Times New Roman" w:eastAsia="Times New Roman" w:hAnsi="Times New Roman"/>
                    <w:lang w:eastAsia="ja-JP"/>
                  </w:rPr>
                </w:rPrChange>
              </w:rPr>
            </w:pPr>
          </w:p>
        </w:tc>
        <w:tc>
          <w:tcPr>
            <w:tcW w:w="714" w:type="dxa"/>
            <w:tcBorders>
              <w:top w:val="nil"/>
              <w:left w:val="nil"/>
              <w:bottom w:val="single" w:sz="4" w:space="0" w:color="auto"/>
              <w:right w:val="nil"/>
            </w:tcBorders>
            <w:vAlign w:val="center"/>
          </w:tcPr>
          <w:p w14:paraId="686B3A6B" w14:textId="5DD040E9" w:rsidR="00E73F3A" w:rsidRPr="00FD35A8" w:rsidDel="00E75A93" w:rsidRDefault="00E73F3A" w:rsidP="006921A2">
            <w:pPr>
              <w:widowControl/>
              <w:spacing w:line="276" w:lineRule="auto"/>
              <w:jc w:val="center"/>
              <w:rPr>
                <w:del w:id="2901" w:author="Yali Chen" w:date="2025-12-18T10:50:00Z" w16du:dateUtc="2025-12-18T02:50:00Z"/>
                <w:rFonts w:ascii="Times New Roman" w:eastAsia="Times New Roman" w:hAnsi="Times New Roman"/>
                <w:strike/>
                <w:lang w:eastAsia="ja-JP"/>
                <w:rPrChange w:id="2902" w:author="Pan, Zhemin" w:date="2025-12-13T13:26:00Z" w16du:dateUtc="2025-12-13T05:26:00Z">
                  <w:rPr>
                    <w:del w:id="2903" w:author="Yali Chen" w:date="2025-12-18T10:50:00Z" w16du:dateUtc="2025-12-18T02:50:00Z"/>
                    <w:rFonts w:ascii="Times New Roman" w:eastAsia="Times New Roman" w:hAnsi="Times New Roman"/>
                    <w:lang w:eastAsia="ja-JP"/>
                  </w:rPr>
                </w:rPrChange>
              </w:rPr>
            </w:pPr>
          </w:p>
        </w:tc>
        <w:tc>
          <w:tcPr>
            <w:tcW w:w="2584" w:type="dxa"/>
            <w:tcBorders>
              <w:top w:val="nil"/>
              <w:left w:val="nil"/>
              <w:bottom w:val="single" w:sz="4" w:space="0" w:color="auto"/>
              <w:right w:val="nil"/>
            </w:tcBorders>
            <w:vAlign w:val="center"/>
          </w:tcPr>
          <w:p w14:paraId="74AD039E" w14:textId="19571545" w:rsidR="00E73F3A" w:rsidRPr="00FD35A8" w:rsidDel="00E75A93" w:rsidRDefault="00E73F3A" w:rsidP="006921A2">
            <w:pPr>
              <w:widowControl/>
              <w:spacing w:line="276" w:lineRule="auto"/>
              <w:jc w:val="center"/>
              <w:rPr>
                <w:del w:id="2904" w:author="Yali Chen" w:date="2025-12-18T10:50:00Z" w16du:dateUtc="2025-12-18T02:50:00Z"/>
                <w:rFonts w:ascii="Times New Roman" w:eastAsia="Times New Roman" w:hAnsi="Times New Roman"/>
                <w:strike/>
                <w:lang w:eastAsia="ja-JP"/>
                <w:rPrChange w:id="2905" w:author="Pan, Zhemin" w:date="2025-12-13T13:26:00Z" w16du:dateUtc="2025-12-13T05:26:00Z">
                  <w:rPr>
                    <w:del w:id="2906" w:author="Yali Chen" w:date="2025-12-18T10:50:00Z" w16du:dateUtc="2025-12-18T02:50:00Z"/>
                    <w:rFonts w:ascii="Times New Roman" w:eastAsia="Times New Roman" w:hAnsi="Times New Roman"/>
                    <w:lang w:eastAsia="ja-JP"/>
                  </w:rPr>
                </w:rPrChange>
              </w:rPr>
            </w:pPr>
          </w:p>
        </w:tc>
      </w:tr>
    </w:tbl>
    <w:p w14:paraId="07136B61" w14:textId="355B5F71" w:rsidR="00E73F3A" w:rsidRPr="00FD35A8" w:rsidDel="00E75A93" w:rsidRDefault="00E73F3A" w:rsidP="00E73F3A">
      <w:pPr>
        <w:rPr>
          <w:del w:id="2907" w:author="Yali Chen" w:date="2025-12-18T10:50:00Z" w16du:dateUtc="2025-12-18T02:50:00Z"/>
          <w:rFonts w:ascii="Times New Roman" w:hAnsi="Times New Roman" w:cs="Times New Roman"/>
          <w:strike/>
          <w:szCs w:val="20"/>
          <w:rPrChange w:id="2908" w:author="Pan, Zhemin" w:date="2025-12-13T13:26:00Z" w16du:dateUtc="2025-12-13T05:26:00Z">
            <w:rPr>
              <w:del w:id="2909" w:author="Yali Chen" w:date="2025-12-18T10:50:00Z" w16du:dateUtc="2025-12-18T02:50:00Z"/>
              <w:rFonts w:ascii="Times New Roman" w:hAnsi="Times New Roman" w:cs="Times New Roman"/>
              <w:szCs w:val="20"/>
            </w:rPr>
          </w:rPrChange>
        </w:rPr>
      </w:pPr>
      <w:del w:id="2910" w:author="Yali Chen" w:date="2025-12-18T10:50:00Z" w16du:dateUtc="2025-12-18T02:50:00Z">
        <w:r w:rsidRPr="00FD35A8" w:rsidDel="00E75A93">
          <w:rPr>
            <w:rFonts w:ascii="Times New Roman" w:hAnsi="Times New Roman" w:cs="Times New Roman"/>
            <w:strike/>
            <w:szCs w:val="20"/>
            <w:rPrChange w:id="2911" w:author="Pan, Zhemin" w:date="2025-12-13T13:26:00Z" w16du:dateUtc="2025-12-13T05:26:00Z">
              <w:rPr>
                <w:rFonts w:ascii="Times New Roman" w:hAnsi="Times New Roman" w:cs="Times New Roman"/>
                <w:szCs w:val="20"/>
              </w:rPr>
            </w:rPrChange>
          </w:rPr>
          <w:delText>Pharmacodynamics Set (PDS): All subjects who have received cell infusion, with no protocol violations or events affecting PD analysis, and have at least one evaluable PD data point. This analysis set will be used for the PD analysis of GC012F injection</w:delText>
        </w:r>
      </w:del>
    </w:p>
    <w:p w14:paraId="0F0B259C" w14:textId="1BF8B6D9" w:rsidR="00E73F3A" w:rsidRPr="00FD35A8" w:rsidDel="00E75A93" w:rsidRDefault="00E73F3A" w:rsidP="00E73F3A">
      <w:pPr>
        <w:rPr>
          <w:del w:id="2912" w:author="Yali Chen" w:date="2025-12-18T10:50:00Z" w16du:dateUtc="2025-12-18T02:50:00Z"/>
          <w:rFonts w:ascii="Times New Roman" w:hAnsi="Times New Roman" w:cs="Times New Roman"/>
          <w:strike/>
          <w:szCs w:val="20"/>
          <w:rPrChange w:id="2913" w:author="Pan, Zhemin" w:date="2025-12-13T13:26:00Z" w16du:dateUtc="2025-12-13T05:26:00Z">
            <w:rPr>
              <w:del w:id="2914" w:author="Yali Chen" w:date="2025-12-18T10:50:00Z" w16du:dateUtc="2025-12-18T02:50:00Z"/>
              <w:rFonts w:ascii="Times New Roman" w:hAnsi="Times New Roman" w:cs="Times New Roman"/>
              <w:szCs w:val="20"/>
            </w:rPr>
          </w:rPrChange>
        </w:rPr>
      </w:pPr>
      <w:del w:id="2915" w:author="Yali Chen" w:date="2025-12-18T10:50:00Z" w16du:dateUtc="2025-12-18T02:50:00Z">
        <w:r w:rsidRPr="00FD35A8" w:rsidDel="00E75A93">
          <w:rPr>
            <w:rFonts w:ascii="Times New Roman" w:hAnsi="Times New Roman" w:cs="Times New Roman"/>
            <w:strike/>
            <w:szCs w:val="20"/>
            <w:rPrChange w:id="2916" w:author="Pan, Zhemin" w:date="2025-12-13T13:26:00Z" w16du:dateUtc="2025-12-13T05:26:00Z">
              <w:rPr>
                <w:rFonts w:ascii="Times New Roman" w:hAnsi="Times New Roman" w:cs="Times New Roman"/>
                <w:szCs w:val="20"/>
              </w:rPr>
            </w:rPrChange>
          </w:rPr>
          <w:delText>*Abnormal lab test.</w:delText>
        </w:r>
      </w:del>
    </w:p>
    <w:p w14:paraId="5C0E9342" w14:textId="102D1E5B" w:rsidR="00C06EDB" w:rsidRPr="00FD35A8" w:rsidDel="00E75A93" w:rsidRDefault="00C06EDB" w:rsidP="00E73F3A">
      <w:pPr>
        <w:rPr>
          <w:del w:id="2917" w:author="Yali Chen" w:date="2025-12-18T10:50:00Z" w16du:dateUtc="2025-12-18T02:50:00Z"/>
          <w:rFonts w:ascii="Times New Roman" w:hAnsi="Times New Roman" w:cs="Times New Roman"/>
          <w:strike/>
          <w:szCs w:val="20"/>
          <w:rPrChange w:id="2918" w:author="Pan, Zhemin" w:date="2025-12-13T13:26:00Z" w16du:dateUtc="2025-12-13T05:26:00Z">
            <w:rPr>
              <w:del w:id="2919" w:author="Yali Chen" w:date="2025-12-18T10:50:00Z" w16du:dateUtc="2025-12-18T02:50:00Z"/>
              <w:rFonts w:ascii="Times New Roman" w:hAnsi="Times New Roman" w:cs="Times New Roman"/>
              <w:szCs w:val="20"/>
            </w:rPr>
          </w:rPrChange>
        </w:rPr>
      </w:pPr>
      <w:del w:id="2920" w:author="Yali Chen" w:date="2025-12-18T10:50:00Z" w16du:dateUtc="2025-12-18T02:50:00Z">
        <w:r w:rsidRPr="00FD35A8" w:rsidDel="00E75A93">
          <w:rPr>
            <w:rFonts w:ascii="Times New Roman" w:hAnsi="Times New Roman" w:cs="Times New Roman"/>
            <w:strike/>
            <w:szCs w:val="20"/>
            <w:rPrChange w:id="2921" w:author="Pan, Zhemin" w:date="2025-12-13T13:26:00Z" w16du:dateUtc="2025-12-13T05:26:00Z">
              <w:rPr>
                <w:rFonts w:ascii="Times New Roman" w:hAnsi="Times New Roman" w:cs="Times New Roman"/>
                <w:szCs w:val="20"/>
              </w:rPr>
            </w:rPrChange>
          </w:rPr>
          <w:delText>IIM: Idiopathic Inflammatory Myopathies, SSc: Systemic Sclerosis</w:delText>
        </w:r>
      </w:del>
    </w:p>
    <w:p w14:paraId="39AE7C15" w14:textId="42EC0FB7" w:rsidR="00E73F3A" w:rsidRPr="00FD35A8" w:rsidDel="00E75A93" w:rsidRDefault="00E73F3A" w:rsidP="00E73F3A">
      <w:pPr>
        <w:rPr>
          <w:del w:id="2922" w:author="Yali Chen" w:date="2025-12-18T10:50:00Z" w16du:dateUtc="2025-12-18T02:50:00Z"/>
          <w:rFonts w:ascii="Times New Roman" w:hAnsi="Times New Roman" w:cs="Times New Roman"/>
          <w:i/>
          <w:iCs/>
          <w:strike/>
          <w:szCs w:val="20"/>
          <w:rPrChange w:id="2923" w:author="Pan, Zhemin" w:date="2025-12-13T13:26:00Z" w16du:dateUtc="2025-12-13T05:26:00Z">
            <w:rPr>
              <w:del w:id="2924" w:author="Yali Chen" w:date="2025-12-18T10:50:00Z" w16du:dateUtc="2025-12-18T02:50:00Z"/>
              <w:rFonts w:ascii="Times New Roman" w:hAnsi="Times New Roman" w:cs="Times New Roman"/>
              <w:i/>
              <w:iCs/>
              <w:szCs w:val="20"/>
            </w:rPr>
          </w:rPrChange>
        </w:rPr>
      </w:pPr>
      <w:del w:id="2925" w:author="Yali Chen" w:date="2025-12-18T10:50:00Z" w16du:dateUtc="2025-12-18T02:50:00Z">
        <w:r w:rsidRPr="00FD35A8" w:rsidDel="00E75A93">
          <w:rPr>
            <w:rFonts w:ascii="Times New Roman" w:hAnsi="Times New Roman" w:cs="Times New Roman"/>
            <w:i/>
            <w:iCs/>
            <w:strike/>
            <w:szCs w:val="20"/>
            <w:rPrChange w:id="2926" w:author="Pan, Zhemin" w:date="2025-12-13T13:26:00Z" w16du:dateUtc="2025-12-13T05:26:00Z">
              <w:rPr>
                <w:rFonts w:ascii="Times New Roman" w:hAnsi="Times New Roman" w:cs="Times New Roman"/>
                <w:i/>
                <w:iCs/>
                <w:szCs w:val="20"/>
              </w:rPr>
            </w:rPrChange>
          </w:rPr>
          <w:delText>Programming note:</w:delText>
        </w:r>
      </w:del>
    </w:p>
    <w:p w14:paraId="75DB041F" w14:textId="0BA292EB" w:rsidR="00E73F3A" w:rsidRPr="00FD35A8" w:rsidDel="00E75A93" w:rsidRDefault="00E73F3A" w:rsidP="00E73F3A">
      <w:pPr>
        <w:rPr>
          <w:del w:id="2927" w:author="Yali Chen" w:date="2025-12-18T10:50:00Z" w16du:dateUtc="2025-12-18T02:50:00Z"/>
          <w:rFonts w:ascii="Times New Roman" w:hAnsi="Times New Roman" w:cs="Times New Roman"/>
          <w:i/>
          <w:iCs/>
          <w:strike/>
          <w:szCs w:val="20"/>
          <w:rPrChange w:id="2928" w:author="Pan, Zhemin" w:date="2025-12-13T13:26:00Z" w16du:dateUtc="2025-12-13T05:26:00Z">
            <w:rPr>
              <w:del w:id="2929" w:author="Yali Chen" w:date="2025-12-18T10:50:00Z" w16du:dateUtc="2025-12-18T02:50:00Z"/>
              <w:rFonts w:ascii="Times New Roman" w:hAnsi="Times New Roman" w:cs="Times New Roman"/>
              <w:i/>
              <w:iCs/>
              <w:szCs w:val="20"/>
            </w:rPr>
          </w:rPrChange>
        </w:rPr>
      </w:pPr>
      <w:del w:id="2930" w:author="Yali Chen" w:date="2025-12-18T10:50:00Z" w16du:dateUtc="2025-12-18T02:50:00Z">
        <w:r w:rsidRPr="00FD35A8" w:rsidDel="00E75A93">
          <w:rPr>
            <w:rFonts w:ascii="Times New Roman" w:hAnsi="Times New Roman" w:cs="Times New Roman"/>
            <w:i/>
            <w:iCs/>
            <w:strike/>
            <w:szCs w:val="20"/>
            <w:rPrChange w:id="2931" w:author="Pan, Zhemin" w:date="2025-12-13T13:26:00Z" w16du:dateUtc="2025-12-13T05:26:00Z">
              <w:rPr>
                <w:rFonts w:ascii="Times New Roman" w:hAnsi="Times New Roman" w:cs="Times New Roman"/>
                <w:i/>
                <w:iCs/>
                <w:szCs w:val="20"/>
              </w:rPr>
            </w:rPrChange>
          </w:rPr>
          <w:delText xml:space="preserve">Parameter: </w:delText>
        </w:r>
        <w:commentRangeStart w:id="2932"/>
        <w:commentRangeStart w:id="2933"/>
        <w:r w:rsidR="00A7382F" w:rsidRPr="00FD35A8" w:rsidDel="00E75A93">
          <w:rPr>
            <w:rFonts w:ascii="Times New Roman" w:hAnsi="Times New Roman" w:cs="Times New Roman"/>
            <w:i/>
            <w:iCs/>
            <w:strike/>
            <w:szCs w:val="20"/>
            <w:rPrChange w:id="2934" w:author="Pan, Zhemin" w:date="2025-12-13T13:26:00Z" w16du:dateUtc="2025-12-13T05:26:00Z">
              <w:rPr>
                <w:rFonts w:ascii="Times New Roman" w:hAnsi="Times New Roman" w:cs="Times New Roman"/>
                <w:i/>
                <w:iCs/>
                <w:szCs w:val="20"/>
              </w:rPr>
            </w:rPrChange>
          </w:rPr>
          <w:delText>IL-2</w:delText>
        </w:r>
        <w:r w:rsidR="008B423E" w:rsidRPr="00FD35A8" w:rsidDel="00E75A93">
          <w:rPr>
            <w:rFonts w:ascii="Times New Roman" w:hAnsi="Times New Roman" w:cs="Times New Roman"/>
            <w:i/>
            <w:iCs/>
            <w:strike/>
            <w:szCs w:val="20"/>
            <w:rPrChange w:id="2935" w:author="Pan, Zhemin" w:date="2025-12-13T13:26:00Z" w16du:dateUtc="2025-12-13T05:26:00Z">
              <w:rPr>
                <w:rFonts w:ascii="Times New Roman" w:hAnsi="Times New Roman" w:cs="Times New Roman"/>
                <w:i/>
                <w:iCs/>
                <w:szCs w:val="20"/>
              </w:rPr>
            </w:rPrChange>
          </w:rPr>
          <w:delText>, IL-6, IL-8, IL-10, IL-17,</w:delText>
        </w:r>
        <w:r w:rsidR="00C42FD4" w:rsidRPr="00FD35A8" w:rsidDel="00E75A93">
          <w:rPr>
            <w:rFonts w:ascii="Times New Roman" w:hAnsi="Times New Roman" w:cs="Times New Roman"/>
            <w:strike/>
            <w:rPrChange w:id="2936" w:author="Pan, Zhemin" w:date="2025-12-13T13:26:00Z" w16du:dateUtc="2025-12-13T05:26:00Z">
              <w:rPr/>
            </w:rPrChange>
          </w:rPr>
          <w:delText xml:space="preserve"> </w:delText>
        </w:r>
        <w:r w:rsidR="00C42FD4" w:rsidRPr="00FD35A8" w:rsidDel="00E75A93">
          <w:rPr>
            <w:rFonts w:ascii="Times New Roman" w:hAnsi="Times New Roman" w:cs="Times New Roman"/>
            <w:i/>
            <w:iCs/>
            <w:strike/>
            <w:szCs w:val="20"/>
            <w:rPrChange w:id="2937" w:author="Pan, Zhemin" w:date="2025-12-13T13:26:00Z" w16du:dateUtc="2025-12-13T05:26:00Z">
              <w:rPr>
                <w:rFonts w:ascii="Times New Roman" w:hAnsi="Times New Roman" w:cs="Times New Roman"/>
                <w:i/>
                <w:iCs/>
                <w:szCs w:val="20"/>
              </w:rPr>
            </w:rPrChange>
          </w:rPr>
          <w:delText>TNF-</w:delText>
        </w:r>
        <w:r w:rsidR="00C42FD4" w:rsidRPr="00FD35A8" w:rsidDel="00E75A93">
          <w:rPr>
            <w:rFonts w:ascii="Times New Roman" w:hAnsi="Times New Roman" w:cs="Times New Roman" w:hint="eastAsia"/>
            <w:i/>
            <w:iCs/>
            <w:strike/>
            <w:szCs w:val="20"/>
            <w:rPrChange w:id="2938" w:author="Pan, Zhemin" w:date="2025-12-13T13:26:00Z" w16du:dateUtc="2025-12-13T05:26:00Z">
              <w:rPr>
                <w:rFonts w:ascii="Times New Roman" w:hAnsi="Times New Roman" w:cs="Times New Roman" w:hint="eastAsia"/>
                <w:i/>
                <w:iCs/>
                <w:szCs w:val="20"/>
              </w:rPr>
            </w:rPrChange>
          </w:rPr>
          <w:delText>α</w:delText>
        </w:r>
        <w:r w:rsidR="00C42FD4" w:rsidRPr="00FD35A8" w:rsidDel="00E75A93">
          <w:rPr>
            <w:rFonts w:ascii="Times New Roman" w:hAnsi="Times New Roman" w:cs="Times New Roman"/>
            <w:i/>
            <w:iCs/>
            <w:strike/>
            <w:szCs w:val="20"/>
            <w:rPrChange w:id="2939" w:author="Pan, Zhemin" w:date="2025-12-13T13:26:00Z" w16du:dateUtc="2025-12-13T05:26:00Z">
              <w:rPr>
                <w:rFonts w:ascii="Times New Roman" w:hAnsi="Times New Roman" w:cs="Times New Roman"/>
                <w:i/>
                <w:iCs/>
                <w:szCs w:val="20"/>
              </w:rPr>
            </w:rPrChange>
          </w:rPr>
          <w:delText>,</w:delText>
        </w:r>
        <w:r w:rsidR="008B423E" w:rsidRPr="00FD35A8" w:rsidDel="00E75A93">
          <w:rPr>
            <w:rFonts w:ascii="Times New Roman" w:hAnsi="Times New Roman" w:cs="Times New Roman"/>
            <w:i/>
            <w:iCs/>
            <w:strike/>
            <w:szCs w:val="20"/>
            <w:rPrChange w:id="2940" w:author="Pan, Zhemin" w:date="2025-12-13T13:26:00Z" w16du:dateUtc="2025-12-13T05:26:00Z">
              <w:rPr>
                <w:rFonts w:ascii="Times New Roman" w:hAnsi="Times New Roman" w:cs="Times New Roman"/>
                <w:i/>
                <w:iCs/>
                <w:szCs w:val="20"/>
              </w:rPr>
            </w:rPrChange>
          </w:rPr>
          <w:delText xml:space="preserve"> </w:delText>
        </w:r>
        <w:r w:rsidR="00C45FE1" w:rsidRPr="00FD35A8" w:rsidDel="00E75A93">
          <w:rPr>
            <w:rFonts w:ascii="Times New Roman" w:hAnsi="Times New Roman" w:cs="Times New Roman"/>
            <w:i/>
            <w:iCs/>
            <w:strike/>
            <w:szCs w:val="20"/>
            <w:rPrChange w:id="2941" w:author="Pan, Zhemin" w:date="2025-12-13T13:26:00Z" w16du:dateUtc="2025-12-13T05:26:00Z">
              <w:rPr>
                <w:rFonts w:ascii="Times New Roman" w:hAnsi="Times New Roman" w:cs="Times New Roman"/>
                <w:i/>
                <w:iCs/>
                <w:szCs w:val="20"/>
              </w:rPr>
            </w:rPrChange>
          </w:rPr>
          <w:delText>INF-</w:delText>
        </w:r>
        <w:r w:rsidR="00C45FE1" w:rsidRPr="00FD35A8" w:rsidDel="00E75A93">
          <w:rPr>
            <w:rFonts w:ascii="Times New Roman" w:hAnsi="Times New Roman" w:cs="Times New Roman" w:hint="eastAsia"/>
            <w:i/>
            <w:iCs/>
            <w:strike/>
            <w:szCs w:val="20"/>
            <w:rPrChange w:id="2942" w:author="Pan, Zhemin" w:date="2025-12-13T13:26:00Z" w16du:dateUtc="2025-12-13T05:26:00Z">
              <w:rPr>
                <w:rFonts w:ascii="Times New Roman" w:hAnsi="Times New Roman" w:cs="Times New Roman" w:hint="eastAsia"/>
                <w:i/>
                <w:iCs/>
                <w:szCs w:val="20"/>
              </w:rPr>
            </w:rPrChange>
          </w:rPr>
          <w:delText>γ</w:delText>
        </w:r>
        <w:commentRangeEnd w:id="2932"/>
        <w:r w:rsidR="00EF06EF" w:rsidRPr="00FD35A8" w:rsidDel="00E75A93">
          <w:rPr>
            <w:rStyle w:val="CommentReference"/>
            <w:rFonts w:ascii="Times New Roman" w:hAnsi="Times New Roman" w:cs="Times New Roman"/>
            <w:i/>
            <w:iCs/>
            <w:strike/>
            <w:sz w:val="20"/>
            <w:szCs w:val="20"/>
            <w:rPrChange w:id="2943" w:author="Pan, Zhemin" w:date="2025-12-13T13:26:00Z" w16du:dateUtc="2025-12-13T05:26:00Z">
              <w:rPr>
                <w:rStyle w:val="CommentReference"/>
                <w:rFonts w:ascii="Times New Roman" w:hAnsi="Times New Roman" w:cs="Times New Roman"/>
                <w:i/>
                <w:iCs/>
                <w:sz w:val="20"/>
                <w:szCs w:val="20"/>
              </w:rPr>
            </w:rPrChange>
          </w:rPr>
          <w:commentReference w:id="2932"/>
        </w:r>
        <w:commentRangeEnd w:id="2933"/>
        <w:r w:rsidR="00887068" w:rsidRPr="00FD35A8" w:rsidDel="00E75A93">
          <w:rPr>
            <w:rStyle w:val="CommentReference"/>
            <w:rFonts w:ascii="Times New Roman" w:hAnsi="Times New Roman" w:cs="Times New Roman"/>
            <w:i/>
            <w:iCs/>
            <w:strike/>
            <w:sz w:val="20"/>
            <w:szCs w:val="20"/>
            <w:rPrChange w:id="2944" w:author="Pan, Zhemin" w:date="2025-12-13T13:26:00Z" w16du:dateUtc="2025-12-13T05:26:00Z">
              <w:rPr>
                <w:rStyle w:val="CommentReference"/>
                <w:rFonts w:ascii="Times New Roman" w:hAnsi="Times New Roman" w:cs="Times New Roman"/>
                <w:i/>
                <w:iCs/>
                <w:sz w:val="20"/>
                <w:szCs w:val="20"/>
              </w:rPr>
            </w:rPrChange>
          </w:rPr>
          <w:commentReference w:id="2933"/>
        </w:r>
      </w:del>
    </w:p>
    <w:p w14:paraId="5AF87205" w14:textId="77777777" w:rsidR="00E73F3A" w:rsidRPr="00FD35A8" w:rsidRDefault="00E73F3A" w:rsidP="00F93998">
      <w:pPr>
        <w:rPr>
          <w:rFonts w:ascii="Times New Roman" w:hAnsi="Times New Roman" w:cs="Times New Roman"/>
          <w:i/>
          <w:iCs/>
          <w:szCs w:val="20"/>
        </w:rPr>
      </w:pPr>
    </w:p>
    <w:p w14:paraId="6380C391" w14:textId="171E4A45" w:rsidR="00146CB3" w:rsidRPr="00FD35A8" w:rsidDel="0080149A" w:rsidRDefault="00146CB3">
      <w:pPr>
        <w:widowControl/>
        <w:jc w:val="left"/>
        <w:rPr>
          <w:del w:id="2945" w:author="Yali Chen" w:date="2025-12-29T15:49:00Z" w16du:dateUtc="2025-12-29T07:49:00Z"/>
          <w:rFonts w:ascii="Times New Roman" w:hAnsi="Times New Roman" w:cs="Times New Roman"/>
        </w:rPr>
      </w:pPr>
      <w:del w:id="2946" w:author="Yali Chen" w:date="2025-12-29T15:49:00Z" w16du:dateUtc="2025-12-29T07:49:00Z">
        <w:r w:rsidRPr="00FD35A8" w:rsidDel="0080149A">
          <w:rPr>
            <w:rFonts w:ascii="Times New Roman" w:hAnsi="Times New Roman" w:cs="Times New Roman"/>
          </w:rPr>
          <w:br w:type="page"/>
        </w:r>
      </w:del>
    </w:p>
    <w:p w14:paraId="612CFA92" w14:textId="6A247E3A" w:rsidR="00146CB3" w:rsidRPr="00FD35A8" w:rsidDel="006758BF" w:rsidRDefault="00146CB3" w:rsidP="00146CB3">
      <w:pPr>
        <w:keepNext/>
        <w:widowControl/>
        <w:spacing w:before="120" w:after="120"/>
        <w:jc w:val="left"/>
        <w:outlineLvl w:val="1"/>
        <w:rPr>
          <w:del w:id="2947" w:author="Yali Chen" w:date="2025-12-18T09:30:00Z" w16du:dateUtc="2025-12-18T01:30:00Z"/>
          <w:rFonts w:ascii="Times New Roman" w:hAnsi="Times New Roman" w:cs="Times New Roman"/>
          <w:b/>
          <w:bCs/>
          <w:smallCaps/>
          <w:color w:val="auto"/>
          <w:sz w:val="22"/>
        </w:rPr>
      </w:pPr>
      <w:del w:id="2948" w:author="Yali Chen" w:date="2025-12-18T09:30:00Z" w16du:dateUtc="2025-12-18T01:30:00Z">
        <w:r w:rsidRPr="00FD35A8" w:rsidDel="006758BF">
          <w:rPr>
            <w:rFonts w:ascii="Times New Roman" w:hAnsi="Times New Roman" w:cs="Times New Roman"/>
            <w:b/>
            <w:bCs/>
            <w:smallCaps/>
            <w:color w:val="auto"/>
            <w:sz w:val="22"/>
          </w:rPr>
          <w:lastRenderedPageBreak/>
          <w:delText>14.5</w:delText>
        </w:r>
        <w:r w:rsidRPr="00FD35A8" w:rsidDel="006758BF">
          <w:rPr>
            <w:rFonts w:ascii="Times New Roman" w:hAnsi="Times New Roman" w:cs="Times New Roman"/>
            <w:b/>
            <w:bCs/>
            <w:smallCaps/>
            <w:color w:val="auto"/>
            <w:sz w:val="22"/>
          </w:rPr>
          <w:tab/>
        </w:r>
        <w:r w:rsidR="0065331D" w:rsidRPr="00FD35A8" w:rsidDel="006758BF">
          <w:rPr>
            <w:rFonts w:ascii="Times New Roman" w:hAnsi="Times New Roman" w:cs="Times New Roman"/>
            <w:b/>
            <w:bCs/>
            <w:smallCaps/>
            <w:color w:val="auto"/>
            <w:sz w:val="22"/>
          </w:rPr>
          <w:delText>Immunogenicity</w:delText>
        </w:r>
        <w:r w:rsidRPr="00FD35A8" w:rsidDel="006758BF">
          <w:rPr>
            <w:rFonts w:ascii="Times New Roman" w:hAnsi="Times New Roman" w:cs="Times New Roman"/>
            <w:b/>
            <w:bCs/>
            <w:smallCaps/>
            <w:color w:val="auto"/>
            <w:sz w:val="22"/>
          </w:rPr>
          <w:delText xml:space="preserve"> Overviews</w:delText>
        </w:r>
      </w:del>
    </w:p>
    <w:p w14:paraId="15959A98" w14:textId="70119675" w:rsidR="00146CB3" w:rsidRPr="00FD35A8" w:rsidDel="006758BF" w:rsidRDefault="00146CB3" w:rsidP="00146CB3">
      <w:pPr>
        <w:widowControl/>
        <w:jc w:val="left"/>
        <w:rPr>
          <w:del w:id="2949" w:author="Yali Chen" w:date="2025-12-18T09:30:00Z" w16du:dateUtc="2025-12-18T01:30:00Z"/>
          <w:rFonts w:ascii="Times New Roman" w:eastAsia="等线" w:hAnsi="Times New Roman" w:cs="Times New Roman"/>
          <w:color w:val="auto"/>
          <w:kern w:val="0"/>
          <w:sz w:val="18"/>
          <w:szCs w:val="20"/>
        </w:rPr>
      </w:pPr>
      <w:del w:id="2950" w:author="Yali Chen" w:date="2025-12-18T09:30:00Z" w16du:dateUtc="2025-12-18T01:30:00Z">
        <w:r w:rsidRPr="00FD35A8" w:rsidDel="006758BF">
          <w:rPr>
            <w:rFonts w:ascii="Times New Roman" w:eastAsia="等线" w:hAnsi="Times New Roman" w:cs="Times New Roman"/>
          </w:rPr>
          <w:br w:type="page"/>
        </w:r>
      </w:del>
    </w:p>
    <w:p w14:paraId="27586DBF" w14:textId="051E7045" w:rsidR="00146CB3" w:rsidRPr="00FD35A8" w:rsidDel="006758BF" w:rsidRDefault="00146CB3" w:rsidP="00146CB3">
      <w:pPr>
        <w:pStyle w:val="TFLshelltitle1"/>
        <w:rPr>
          <w:del w:id="2951" w:author="Yali Chen" w:date="2025-12-18T09:30:00Z" w16du:dateUtc="2025-12-18T01:30:00Z"/>
          <w:rStyle w:val="Heading3Char1"/>
          <w:rFonts w:eastAsia="宋体"/>
          <w:b/>
          <w:bCs/>
          <w:color w:val="000000"/>
          <w:sz w:val="20"/>
          <w:szCs w:val="20"/>
          <w:lang w:eastAsia="zh-CN"/>
        </w:rPr>
      </w:pPr>
      <w:commentRangeStart w:id="2952"/>
      <w:del w:id="2953" w:author="Yali Chen" w:date="2025-12-18T09:30:00Z" w16du:dateUtc="2025-12-18T01:30:00Z">
        <w:r w:rsidRPr="00FD35A8" w:rsidDel="006758BF">
          <w:rPr>
            <w:rStyle w:val="Heading3Char1"/>
            <w:rFonts w:eastAsia="宋体"/>
            <w:b/>
            <w:bCs/>
            <w:color w:val="000000"/>
            <w:sz w:val="20"/>
            <w:szCs w:val="20"/>
            <w:lang w:eastAsia="zh-CN"/>
          </w:rPr>
          <w:lastRenderedPageBreak/>
          <w:delText>Listing</w:delText>
        </w:r>
        <w:commentRangeEnd w:id="2952"/>
        <w:r w:rsidR="00091392" w:rsidRPr="00FD35A8" w:rsidDel="006758BF">
          <w:rPr>
            <w:rStyle w:val="CommentReference"/>
            <w:rFonts w:eastAsia="宋体"/>
            <w:bCs/>
            <w:color w:val="000000"/>
            <w:kern w:val="2"/>
            <w:sz w:val="20"/>
            <w:szCs w:val="20"/>
            <w:lang w:eastAsia="zh-CN"/>
          </w:rPr>
          <w:commentReference w:id="2952"/>
        </w:r>
        <w:r w:rsidRPr="00FD35A8" w:rsidDel="006758BF">
          <w:rPr>
            <w:rStyle w:val="Heading3Char1"/>
            <w:rFonts w:eastAsia="宋体"/>
            <w:b/>
            <w:bCs/>
            <w:color w:val="000000"/>
            <w:sz w:val="20"/>
            <w:szCs w:val="20"/>
            <w:lang w:eastAsia="zh-CN"/>
          </w:rPr>
          <w:delText xml:space="preserve"> 14.</w:delText>
        </w:r>
        <w:r w:rsidR="0065331D" w:rsidRPr="00FD35A8" w:rsidDel="006758BF">
          <w:rPr>
            <w:rStyle w:val="Heading3Char1"/>
            <w:rFonts w:eastAsia="宋体"/>
            <w:b/>
            <w:bCs/>
            <w:color w:val="000000"/>
            <w:sz w:val="20"/>
            <w:szCs w:val="20"/>
            <w:lang w:eastAsia="zh-CN"/>
          </w:rPr>
          <w:delText>5</w:delText>
        </w:r>
        <w:r w:rsidRPr="00FD35A8" w:rsidDel="006758BF">
          <w:rPr>
            <w:rStyle w:val="Heading3Char1"/>
            <w:rFonts w:eastAsia="宋体"/>
            <w:b/>
            <w:bCs/>
            <w:color w:val="000000"/>
            <w:sz w:val="20"/>
            <w:szCs w:val="20"/>
            <w:lang w:eastAsia="zh-CN"/>
          </w:rPr>
          <w:delText>.1</w:delText>
        </w:r>
        <w:r w:rsidR="00807390" w:rsidRPr="00FD35A8" w:rsidDel="006758BF">
          <w:delText xml:space="preserve"> </w:delText>
        </w:r>
        <w:commentRangeStart w:id="2954"/>
        <w:r w:rsidR="00807390" w:rsidRPr="00FD35A8" w:rsidDel="006758BF">
          <w:rPr>
            <w:rStyle w:val="Heading3Char1"/>
            <w:rFonts w:eastAsia="宋体"/>
            <w:b/>
            <w:bCs/>
            <w:color w:val="000000"/>
            <w:sz w:val="20"/>
            <w:szCs w:val="20"/>
            <w:lang w:eastAsia="zh-CN"/>
          </w:rPr>
          <w:delText>Anti-GC012F Antibodies</w:delText>
        </w:r>
        <w:commentRangeEnd w:id="2954"/>
        <w:r w:rsidR="006300DF" w:rsidRPr="00FD35A8" w:rsidDel="006758BF">
          <w:rPr>
            <w:rStyle w:val="CommentReference"/>
            <w:rFonts w:eastAsia="宋体"/>
            <w:bCs/>
            <w:color w:val="000000"/>
            <w:kern w:val="2"/>
            <w:sz w:val="20"/>
            <w:szCs w:val="20"/>
            <w:lang w:eastAsia="zh-CN"/>
          </w:rPr>
          <w:commentReference w:id="2954"/>
        </w:r>
        <w:r w:rsidRPr="00FD35A8" w:rsidDel="006758BF">
          <w:rPr>
            <w:rStyle w:val="Heading3Char1"/>
            <w:rFonts w:eastAsia="宋体"/>
            <w:b/>
            <w:bCs/>
            <w:color w:val="000000"/>
            <w:sz w:val="20"/>
            <w:szCs w:val="20"/>
            <w:lang w:eastAsia="zh-CN"/>
          </w:rPr>
          <w:delText xml:space="preserve"> (</w:delText>
        </w:r>
        <w:r w:rsidR="00A429BF" w:rsidRPr="00FD35A8" w:rsidDel="006758BF">
          <w:rPr>
            <w:rStyle w:val="Heading3Char1"/>
            <w:rFonts w:eastAsia="宋体"/>
            <w:b/>
            <w:bCs/>
            <w:color w:val="000000"/>
            <w:sz w:val="20"/>
            <w:szCs w:val="20"/>
            <w:lang w:eastAsia="zh-CN"/>
          </w:rPr>
          <w:delText xml:space="preserve">Immunogenicity </w:delText>
        </w:r>
        <w:r w:rsidRPr="00FD35A8" w:rsidDel="006758BF">
          <w:rPr>
            <w:rStyle w:val="Heading3Char1"/>
            <w:rFonts w:eastAsia="宋体"/>
            <w:b/>
            <w:bCs/>
            <w:color w:val="000000"/>
            <w:sz w:val="20"/>
            <w:szCs w:val="20"/>
            <w:lang w:eastAsia="zh-CN"/>
          </w:rPr>
          <w:delText>Set)</w:delText>
        </w:r>
      </w:del>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5"/>
        <w:gridCol w:w="1640"/>
        <w:gridCol w:w="2183"/>
        <w:gridCol w:w="1924"/>
        <w:gridCol w:w="980"/>
        <w:gridCol w:w="980"/>
        <w:gridCol w:w="3548"/>
      </w:tblGrid>
      <w:tr w:rsidR="00142204" w:rsidRPr="00FD35A8" w:rsidDel="006758BF" w14:paraId="5B93B3EE" w14:textId="55C23A67" w:rsidTr="003C2B61">
        <w:trPr>
          <w:trHeight w:val="442"/>
          <w:del w:id="2955" w:author="Yali Chen" w:date="2025-12-18T09:30:00Z"/>
        </w:trPr>
        <w:tc>
          <w:tcPr>
            <w:tcW w:w="2413" w:type="dxa"/>
            <w:tcBorders>
              <w:top w:val="single" w:sz="4" w:space="0" w:color="auto"/>
              <w:left w:val="nil"/>
              <w:bottom w:val="single" w:sz="4" w:space="0" w:color="auto"/>
              <w:right w:val="nil"/>
            </w:tcBorders>
            <w:vAlign w:val="center"/>
          </w:tcPr>
          <w:p w14:paraId="0676F887" w14:textId="68FD15E9" w:rsidR="00142204" w:rsidRPr="00FD35A8" w:rsidDel="006758BF" w:rsidRDefault="00142204" w:rsidP="006921A2">
            <w:pPr>
              <w:widowControl/>
              <w:jc w:val="center"/>
              <w:rPr>
                <w:del w:id="2956" w:author="Yali Chen" w:date="2025-12-18T09:30:00Z" w16du:dateUtc="2025-12-18T01:30:00Z"/>
                <w:rFonts w:ascii="Times New Roman" w:hAnsi="Times New Roman"/>
                <w:lang w:eastAsia="zh-CN"/>
              </w:rPr>
            </w:pPr>
            <w:del w:id="2957" w:author="Yali Chen" w:date="2025-12-18T09:30:00Z" w16du:dateUtc="2025-12-18T01:30:00Z">
              <w:r w:rsidRPr="00FD35A8" w:rsidDel="006758BF">
                <w:rPr>
                  <w:rFonts w:ascii="Times New Roman" w:hAnsi="Times New Roman"/>
                  <w:lang w:eastAsia="zh-CN"/>
                </w:rPr>
                <w:delText>Subject identifier</w:delText>
              </w:r>
            </w:del>
          </w:p>
        </w:tc>
        <w:tc>
          <w:tcPr>
            <w:tcW w:w="1194" w:type="dxa"/>
            <w:tcBorders>
              <w:top w:val="single" w:sz="4" w:space="0" w:color="auto"/>
              <w:left w:val="nil"/>
              <w:bottom w:val="single" w:sz="4" w:space="0" w:color="auto"/>
              <w:right w:val="nil"/>
            </w:tcBorders>
            <w:vAlign w:val="center"/>
          </w:tcPr>
          <w:p w14:paraId="1D29191A" w14:textId="08C769AF" w:rsidR="00142204" w:rsidRPr="00FD35A8" w:rsidDel="006758BF" w:rsidRDefault="00142204" w:rsidP="006921A2">
            <w:pPr>
              <w:widowControl/>
              <w:jc w:val="center"/>
              <w:rPr>
                <w:del w:id="2958" w:author="Yali Chen" w:date="2025-12-18T09:30:00Z" w16du:dateUtc="2025-12-18T01:30:00Z"/>
                <w:rFonts w:ascii="Times New Roman" w:hAnsi="Times New Roman"/>
                <w:lang w:eastAsia="zh-CN"/>
              </w:rPr>
            </w:pPr>
            <w:del w:id="2959" w:author="Yali Chen" w:date="2025-12-18T09:30:00Z" w16du:dateUtc="2025-12-18T01:30:00Z">
              <w:r w:rsidRPr="00FD35A8" w:rsidDel="006758BF">
                <w:rPr>
                  <w:rFonts w:ascii="Times New Roman" w:hAnsi="Times New Roman"/>
                  <w:lang w:eastAsia="zh-CN"/>
                </w:rPr>
                <w:delText>Cohort</w:delText>
              </w:r>
            </w:del>
          </w:p>
        </w:tc>
        <w:tc>
          <w:tcPr>
            <w:tcW w:w="1590" w:type="dxa"/>
            <w:tcBorders>
              <w:top w:val="single" w:sz="4" w:space="0" w:color="auto"/>
              <w:left w:val="nil"/>
              <w:bottom w:val="single" w:sz="4" w:space="0" w:color="auto"/>
              <w:right w:val="nil"/>
            </w:tcBorders>
            <w:vAlign w:val="center"/>
          </w:tcPr>
          <w:p w14:paraId="4CB4CDEA" w14:textId="32019F35" w:rsidR="00142204" w:rsidRPr="00FD35A8" w:rsidDel="006758BF" w:rsidRDefault="00142204" w:rsidP="006921A2">
            <w:pPr>
              <w:widowControl/>
              <w:jc w:val="center"/>
              <w:rPr>
                <w:del w:id="2960" w:author="Yali Chen" w:date="2025-12-18T09:30:00Z" w16du:dateUtc="2025-12-18T01:30:00Z"/>
                <w:rFonts w:ascii="Times New Roman" w:hAnsi="Times New Roman"/>
                <w:lang w:eastAsia="zh-CN"/>
              </w:rPr>
            </w:pPr>
            <w:del w:id="2961" w:author="Yali Chen" w:date="2025-12-18T09:30:00Z" w16du:dateUtc="2025-12-18T01:30:00Z">
              <w:r w:rsidRPr="00FD35A8" w:rsidDel="006758BF">
                <w:rPr>
                  <w:rFonts w:ascii="Times New Roman" w:hAnsi="Times New Roman"/>
                  <w:lang w:eastAsia="zh-CN"/>
                </w:rPr>
                <w:delText>Parameter</w:delText>
              </w:r>
            </w:del>
          </w:p>
        </w:tc>
        <w:tc>
          <w:tcPr>
            <w:tcW w:w="1401" w:type="dxa"/>
            <w:tcBorders>
              <w:top w:val="single" w:sz="4" w:space="0" w:color="auto"/>
              <w:bottom w:val="single" w:sz="4" w:space="0" w:color="auto"/>
            </w:tcBorders>
            <w:vAlign w:val="center"/>
          </w:tcPr>
          <w:p w14:paraId="6762C7CA" w14:textId="1E24037F" w:rsidR="00142204" w:rsidRPr="00FD35A8" w:rsidDel="006758BF" w:rsidRDefault="00142204" w:rsidP="006921A2">
            <w:pPr>
              <w:widowControl/>
              <w:jc w:val="center"/>
              <w:rPr>
                <w:del w:id="2962" w:author="Yali Chen" w:date="2025-12-18T09:30:00Z" w16du:dateUtc="2025-12-18T01:30:00Z"/>
                <w:rFonts w:ascii="Times New Roman" w:eastAsiaTheme="minorEastAsia" w:hAnsi="Times New Roman"/>
                <w:lang w:eastAsia="zh-CN"/>
              </w:rPr>
            </w:pPr>
            <w:del w:id="2963" w:author="Yali Chen" w:date="2025-12-18T09:30:00Z" w16du:dateUtc="2025-12-18T01:30:00Z">
              <w:r w:rsidRPr="00FD35A8" w:rsidDel="006758BF">
                <w:rPr>
                  <w:rFonts w:ascii="Times New Roman" w:hAnsi="Times New Roman"/>
                </w:rPr>
                <w:delText>Baseline</w:delText>
              </w:r>
            </w:del>
          </w:p>
        </w:tc>
        <w:tc>
          <w:tcPr>
            <w:tcW w:w="714" w:type="dxa"/>
            <w:tcBorders>
              <w:top w:val="single" w:sz="4" w:space="0" w:color="auto"/>
              <w:bottom w:val="single" w:sz="4" w:space="0" w:color="auto"/>
            </w:tcBorders>
            <w:vAlign w:val="center"/>
          </w:tcPr>
          <w:p w14:paraId="53977AEE" w14:textId="2C2C5435" w:rsidR="00142204" w:rsidRPr="00FD35A8" w:rsidDel="006758BF" w:rsidRDefault="00142204" w:rsidP="006921A2">
            <w:pPr>
              <w:widowControl/>
              <w:jc w:val="center"/>
              <w:rPr>
                <w:del w:id="2964" w:author="Yali Chen" w:date="2025-12-18T09:30:00Z" w16du:dateUtc="2025-12-18T01:30:00Z"/>
                <w:rFonts w:ascii="Times New Roman" w:eastAsiaTheme="minorEastAsia" w:hAnsi="Times New Roman"/>
                <w:lang w:eastAsia="zh-CN"/>
              </w:rPr>
            </w:pPr>
            <w:del w:id="2965" w:author="Yali Chen" w:date="2025-12-18T09:30:00Z" w16du:dateUtc="2025-12-18T01:30:00Z">
              <w:r w:rsidRPr="00FD35A8" w:rsidDel="006758BF">
                <w:rPr>
                  <w:rFonts w:ascii="Times New Roman" w:hAnsi="Times New Roman"/>
                  <w:lang w:eastAsia="zh-CN"/>
                </w:rPr>
                <w:delText>D0</w:delText>
              </w:r>
            </w:del>
          </w:p>
        </w:tc>
        <w:tc>
          <w:tcPr>
            <w:tcW w:w="714" w:type="dxa"/>
            <w:tcBorders>
              <w:top w:val="single" w:sz="4" w:space="0" w:color="auto"/>
              <w:bottom w:val="single" w:sz="4" w:space="0" w:color="auto"/>
            </w:tcBorders>
            <w:vAlign w:val="center"/>
          </w:tcPr>
          <w:p w14:paraId="7553E189" w14:textId="5E1B9321" w:rsidR="00142204" w:rsidRPr="00FD35A8" w:rsidDel="006758BF" w:rsidRDefault="00142204" w:rsidP="006921A2">
            <w:pPr>
              <w:widowControl/>
              <w:jc w:val="center"/>
              <w:rPr>
                <w:del w:id="2966" w:author="Yali Chen" w:date="2025-12-18T09:30:00Z" w16du:dateUtc="2025-12-18T01:30:00Z"/>
                <w:rFonts w:ascii="Times New Roman" w:eastAsia="Calibri" w:hAnsi="Times New Roman"/>
                <w:lang w:eastAsia="ja-JP"/>
              </w:rPr>
            </w:pPr>
            <w:del w:id="2967" w:author="Yali Chen" w:date="2025-12-18T09:30:00Z" w16du:dateUtc="2025-12-18T01:30:00Z">
              <w:r w:rsidRPr="00FD35A8" w:rsidDel="006758BF">
                <w:rPr>
                  <w:rFonts w:ascii="Times New Roman" w:hAnsi="Times New Roman"/>
                  <w:lang w:eastAsia="zh-CN"/>
                </w:rPr>
                <w:delText>D</w:delText>
              </w:r>
              <w:r w:rsidR="00F65E9C" w:rsidRPr="00FD35A8" w:rsidDel="006758BF">
                <w:rPr>
                  <w:rFonts w:ascii="Times New Roman" w:hAnsi="Times New Roman"/>
                  <w:lang w:eastAsia="zh-CN"/>
                </w:rPr>
                <w:delText>28</w:delText>
              </w:r>
            </w:del>
          </w:p>
        </w:tc>
        <w:tc>
          <w:tcPr>
            <w:tcW w:w="2584" w:type="dxa"/>
            <w:tcBorders>
              <w:top w:val="single" w:sz="4" w:space="0" w:color="auto"/>
              <w:bottom w:val="single" w:sz="4" w:space="0" w:color="auto"/>
            </w:tcBorders>
            <w:vAlign w:val="center"/>
          </w:tcPr>
          <w:p w14:paraId="2E00463F" w14:textId="04F212A7" w:rsidR="00142204" w:rsidRPr="00FD35A8" w:rsidDel="006758BF" w:rsidRDefault="00142204" w:rsidP="006921A2">
            <w:pPr>
              <w:widowControl/>
              <w:jc w:val="center"/>
              <w:rPr>
                <w:del w:id="2968" w:author="Yali Chen" w:date="2025-12-18T09:30:00Z" w16du:dateUtc="2025-12-18T01:30:00Z"/>
                <w:rFonts w:ascii="Times New Roman" w:eastAsiaTheme="minorEastAsia" w:hAnsi="Times New Roman"/>
                <w:lang w:eastAsia="zh-CN"/>
              </w:rPr>
            </w:pPr>
            <w:del w:id="2969" w:author="Yali Chen" w:date="2025-12-18T09:30:00Z" w16du:dateUtc="2025-12-18T01:30:00Z">
              <w:r w:rsidRPr="00FD35A8" w:rsidDel="006758BF">
                <w:rPr>
                  <w:rFonts w:ascii="Times New Roman" w:hAnsi="Times New Roman"/>
                </w:rPr>
                <w:delText>&lt;&lt;Analysis vist&gt;&gt;</w:delText>
              </w:r>
            </w:del>
          </w:p>
        </w:tc>
      </w:tr>
      <w:tr w:rsidR="00142204" w:rsidRPr="00FD35A8" w:rsidDel="006758BF" w14:paraId="7C2C5CBB" w14:textId="439F3052" w:rsidTr="003C2B61">
        <w:trPr>
          <w:trHeight w:val="242"/>
          <w:del w:id="2970" w:author="Yali Chen" w:date="2025-12-18T09:30:00Z"/>
        </w:trPr>
        <w:tc>
          <w:tcPr>
            <w:tcW w:w="2413" w:type="dxa"/>
            <w:tcBorders>
              <w:top w:val="nil"/>
              <w:left w:val="nil"/>
              <w:bottom w:val="nil"/>
              <w:right w:val="nil"/>
            </w:tcBorders>
            <w:vAlign w:val="center"/>
          </w:tcPr>
          <w:p w14:paraId="4C6A9185" w14:textId="28849924" w:rsidR="00142204" w:rsidRPr="00FD35A8" w:rsidDel="006758BF" w:rsidRDefault="00142204" w:rsidP="006921A2">
            <w:pPr>
              <w:widowControl/>
              <w:jc w:val="center"/>
              <w:rPr>
                <w:del w:id="2971" w:author="Yali Chen" w:date="2025-12-18T09:30:00Z" w16du:dateUtc="2025-12-18T01:30:00Z"/>
                <w:rFonts w:ascii="Times New Roman" w:hAnsi="Times New Roman"/>
                <w:color w:val="auto"/>
                <w:lang w:eastAsia="ja-JP"/>
              </w:rPr>
            </w:pPr>
            <w:del w:id="2972" w:author="Yali Chen" w:date="2025-12-18T09:30:00Z" w16du:dateUtc="2025-12-18T01:30:00Z">
              <w:r w:rsidRPr="00FD35A8" w:rsidDel="006758BF">
                <w:rPr>
                  <w:rFonts w:ascii="Times New Roman" w:eastAsia="等线" w:hAnsi="Times New Roman"/>
                  <w:color w:val="auto"/>
                </w:rPr>
                <w:delText>E0001001</w:delText>
              </w:r>
            </w:del>
          </w:p>
        </w:tc>
        <w:tc>
          <w:tcPr>
            <w:tcW w:w="1194" w:type="dxa"/>
            <w:tcBorders>
              <w:top w:val="nil"/>
              <w:left w:val="nil"/>
              <w:bottom w:val="nil"/>
              <w:right w:val="nil"/>
            </w:tcBorders>
            <w:vAlign w:val="center"/>
          </w:tcPr>
          <w:p w14:paraId="2F5D6FE9" w14:textId="7ECB75EF" w:rsidR="00142204" w:rsidRPr="00FD35A8" w:rsidDel="006758BF" w:rsidRDefault="00142204" w:rsidP="006921A2">
            <w:pPr>
              <w:widowControl/>
              <w:jc w:val="center"/>
              <w:rPr>
                <w:del w:id="2973" w:author="Yali Chen" w:date="2025-12-18T09:30:00Z" w16du:dateUtc="2025-12-18T01:30:00Z"/>
                <w:rFonts w:ascii="Times New Roman" w:hAnsi="Times New Roman"/>
                <w:color w:val="auto"/>
                <w:lang w:eastAsia="ja-JP"/>
              </w:rPr>
            </w:pPr>
            <w:del w:id="2974"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2E9B1A42" w14:textId="3AE6B79B" w:rsidR="00142204" w:rsidRPr="00FD35A8" w:rsidDel="006758BF" w:rsidRDefault="00142204" w:rsidP="006921A2">
            <w:pPr>
              <w:widowControl/>
              <w:jc w:val="center"/>
              <w:rPr>
                <w:del w:id="2975" w:author="Yali Chen" w:date="2025-12-18T09:30:00Z" w16du:dateUtc="2025-12-18T01:30:00Z"/>
                <w:rFonts w:ascii="Times New Roman" w:hAnsi="Times New Roman"/>
                <w:color w:val="auto"/>
                <w:lang w:eastAsia="zh-CN"/>
              </w:rPr>
            </w:pPr>
            <w:del w:id="2976"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0EC92887" w14:textId="6EF93B63" w:rsidR="00142204" w:rsidRPr="00FD35A8" w:rsidDel="006758BF" w:rsidRDefault="00142204" w:rsidP="006921A2">
            <w:pPr>
              <w:widowControl/>
              <w:jc w:val="center"/>
              <w:rPr>
                <w:del w:id="2977" w:author="Yali Chen" w:date="2025-12-18T09:30:00Z" w16du:dateUtc="2025-12-18T01:30:00Z"/>
                <w:rFonts w:ascii="Times New Roman" w:hAnsi="Times New Roman"/>
                <w:color w:val="auto"/>
                <w:lang w:eastAsia="ja-JP"/>
              </w:rPr>
            </w:pPr>
            <w:del w:id="2978"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6247F96" w14:textId="3D99CFB6" w:rsidR="00142204" w:rsidRPr="00FD35A8" w:rsidDel="006758BF" w:rsidRDefault="00142204" w:rsidP="006921A2">
            <w:pPr>
              <w:widowControl/>
              <w:jc w:val="center"/>
              <w:rPr>
                <w:del w:id="2979" w:author="Yali Chen" w:date="2025-12-18T09:30:00Z" w16du:dateUtc="2025-12-18T01:30:00Z"/>
                <w:rFonts w:ascii="Times New Roman" w:hAnsi="Times New Roman"/>
                <w:color w:val="auto"/>
              </w:rPr>
            </w:pPr>
            <w:del w:id="2980"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13F6E57" w14:textId="2813AD4B" w:rsidR="00142204" w:rsidRPr="00FD35A8" w:rsidDel="006758BF" w:rsidRDefault="002B6570" w:rsidP="006921A2">
            <w:pPr>
              <w:widowControl/>
              <w:jc w:val="center"/>
              <w:rPr>
                <w:del w:id="2981" w:author="Yali Chen" w:date="2025-12-18T09:30:00Z" w16du:dateUtc="2025-12-18T01:30:00Z"/>
                <w:rFonts w:ascii="Times New Roman" w:hAnsi="Times New Roman"/>
                <w:color w:val="auto"/>
              </w:rPr>
            </w:pPr>
            <w:del w:id="2982" w:author="Yali Chen" w:date="2025-12-18T09:30:00Z" w16du:dateUtc="2025-12-18T01:30:00Z">
              <w:r w:rsidRPr="00FD35A8" w:rsidDel="006758BF">
                <w:rPr>
                  <w:rFonts w:ascii="Times New Roman" w:eastAsia="等线" w:hAnsi="Times New Roman"/>
                  <w:color w:val="auto"/>
                  <w:lang w:eastAsia="zh-CN"/>
                </w:rPr>
                <w:delText>x</w:delText>
              </w:r>
              <w:r w:rsidR="00142204" w:rsidRPr="00FD35A8" w:rsidDel="006758BF">
                <w:rPr>
                  <w:rFonts w:ascii="Times New Roman" w:eastAsia="等线" w:hAnsi="Times New Roman"/>
                  <w:color w:val="auto"/>
                  <w:lang w:eastAsia="zh-CN"/>
                </w:rPr>
                <w:delText>x</w:delText>
              </w:r>
            </w:del>
          </w:p>
        </w:tc>
        <w:tc>
          <w:tcPr>
            <w:tcW w:w="2584" w:type="dxa"/>
            <w:tcBorders>
              <w:top w:val="nil"/>
              <w:left w:val="nil"/>
              <w:bottom w:val="nil"/>
              <w:right w:val="nil"/>
            </w:tcBorders>
            <w:vAlign w:val="center"/>
          </w:tcPr>
          <w:p w14:paraId="0978D913" w14:textId="12DD01EA" w:rsidR="00142204" w:rsidRPr="00FD35A8" w:rsidDel="006758BF" w:rsidRDefault="00142204" w:rsidP="006921A2">
            <w:pPr>
              <w:widowControl/>
              <w:jc w:val="center"/>
              <w:rPr>
                <w:del w:id="2983" w:author="Yali Chen" w:date="2025-12-18T09:30:00Z" w16du:dateUtc="2025-12-18T01:30:00Z"/>
                <w:rFonts w:ascii="Times New Roman" w:hAnsi="Times New Roman"/>
                <w:color w:val="auto"/>
                <w:lang w:eastAsia="zh-CN"/>
              </w:rPr>
            </w:pPr>
            <w:del w:id="2984"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53FE8375" w14:textId="4D2A50E9" w:rsidTr="003C2B61">
        <w:trPr>
          <w:trHeight w:val="270"/>
          <w:del w:id="2985" w:author="Yali Chen" w:date="2025-12-18T09:30:00Z"/>
        </w:trPr>
        <w:tc>
          <w:tcPr>
            <w:tcW w:w="2413" w:type="dxa"/>
            <w:tcBorders>
              <w:top w:val="nil"/>
              <w:left w:val="nil"/>
              <w:bottom w:val="nil"/>
              <w:right w:val="nil"/>
            </w:tcBorders>
            <w:vAlign w:val="center"/>
          </w:tcPr>
          <w:p w14:paraId="4CEE5FEE" w14:textId="70ABCB2B" w:rsidR="00142204" w:rsidRPr="00FD35A8" w:rsidDel="006758BF" w:rsidRDefault="00142204" w:rsidP="006921A2">
            <w:pPr>
              <w:widowControl/>
              <w:jc w:val="center"/>
              <w:rPr>
                <w:del w:id="2986" w:author="Yali Chen" w:date="2025-12-18T09:30:00Z" w16du:dateUtc="2025-12-18T01:30:00Z"/>
                <w:rFonts w:ascii="Times New Roman" w:hAnsi="Times New Roman"/>
                <w:color w:val="auto"/>
                <w:lang w:eastAsia="zh-CN"/>
              </w:rPr>
            </w:pPr>
            <w:del w:id="2987"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2</w:delText>
              </w:r>
            </w:del>
          </w:p>
        </w:tc>
        <w:tc>
          <w:tcPr>
            <w:tcW w:w="1194" w:type="dxa"/>
            <w:tcBorders>
              <w:top w:val="nil"/>
              <w:left w:val="nil"/>
              <w:bottom w:val="nil"/>
              <w:right w:val="nil"/>
            </w:tcBorders>
            <w:vAlign w:val="center"/>
          </w:tcPr>
          <w:p w14:paraId="6FE2F9CF" w14:textId="11A4C45B" w:rsidR="00142204" w:rsidRPr="00FD35A8" w:rsidDel="006758BF" w:rsidRDefault="00142204" w:rsidP="006921A2">
            <w:pPr>
              <w:widowControl/>
              <w:jc w:val="center"/>
              <w:rPr>
                <w:del w:id="2988" w:author="Yali Chen" w:date="2025-12-18T09:30:00Z" w16du:dateUtc="2025-12-18T01:30:00Z"/>
                <w:rFonts w:ascii="Times New Roman" w:hAnsi="Times New Roman"/>
                <w:color w:val="auto"/>
                <w:lang w:eastAsia="ja-JP"/>
              </w:rPr>
            </w:pPr>
            <w:del w:id="2989"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71967DEC" w14:textId="3CA17FA8" w:rsidR="00142204" w:rsidRPr="00FD35A8" w:rsidDel="006758BF" w:rsidRDefault="00142204" w:rsidP="006921A2">
            <w:pPr>
              <w:widowControl/>
              <w:jc w:val="center"/>
              <w:rPr>
                <w:del w:id="2990" w:author="Yali Chen" w:date="2025-12-18T09:30:00Z" w16du:dateUtc="2025-12-18T01:30:00Z"/>
                <w:rFonts w:ascii="Times New Roman" w:hAnsi="Times New Roman"/>
                <w:color w:val="auto"/>
                <w:lang w:eastAsia="ja-JP"/>
              </w:rPr>
            </w:pPr>
            <w:del w:id="2991"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4C3584CB" w14:textId="33B43EB6" w:rsidR="00142204" w:rsidRPr="00FD35A8" w:rsidDel="006758BF" w:rsidRDefault="00142204" w:rsidP="006921A2">
            <w:pPr>
              <w:widowControl/>
              <w:jc w:val="center"/>
              <w:rPr>
                <w:del w:id="2992" w:author="Yali Chen" w:date="2025-12-18T09:30:00Z" w16du:dateUtc="2025-12-18T01:30:00Z"/>
                <w:rFonts w:ascii="Times New Roman" w:hAnsi="Times New Roman"/>
                <w:color w:val="auto"/>
                <w:lang w:eastAsia="zh-CN"/>
              </w:rPr>
            </w:pPr>
            <w:del w:id="2993"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3C34426D" w14:textId="56E3799E" w:rsidR="00142204" w:rsidRPr="00FD35A8" w:rsidDel="006758BF" w:rsidRDefault="00142204" w:rsidP="006921A2">
            <w:pPr>
              <w:widowControl/>
              <w:jc w:val="center"/>
              <w:rPr>
                <w:del w:id="2994" w:author="Yali Chen" w:date="2025-12-18T09:30:00Z" w16du:dateUtc="2025-12-18T01:30:00Z"/>
                <w:rFonts w:ascii="Times New Roman" w:hAnsi="Times New Roman"/>
                <w:color w:val="auto"/>
                <w:lang w:eastAsia="zh-CN"/>
              </w:rPr>
            </w:pPr>
            <w:del w:id="2995"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3BE531E7" w14:textId="56537F4D" w:rsidR="00142204" w:rsidRPr="00FD35A8" w:rsidDel="006758BF" w:rsidRDefault="00142204" w:rsidP="006921A2">
            <w:pPr>
              <w:widowControl/>
              <w:jc w:val="center"/>
              <w:rPr>
                <w:del w:id="2996" w:author="Yali Chen" w:date="2025-12-18T09:30:00Z" w16du:dateUtc="2025-12-18T01:30:00Z"/>
                <w:rFonts w:ascii="Times New Roman" w:hAnsi="Times New Roman"/>
                <w:color w:val="auto"/>
                <w:lang w:eastAsia="zh-CN"/>
              </w:rPr>
            </w:pPr>
            <w:del w:id="2997"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62B850BE" w14:textId="40D1D6CD" w:rsidR="00142204" w:rsidRPr="00FD35A8" w:rsidDel="006758BF" w:rsidRDefault="00142204" w:rsidP="006921A2">
            <w:pPr>
              <w:widowControl/>
              <w:jc w:val="center"/>
              <w:rPr>
                <w:del w:id="2998" w:author="Yali Chen" w:date="2025-12-18T09:30:00Z" w16du:dateUtc="2025-12-18T01:30:00Z"/>
                <w:rFonts w:ascii="Times New Roman" w:hAnsi="Times New Roman"/>
                <w:color w:val="auto"/>
                <w:lang w:eastAsia="zh-CN"/>
              </w:rPr>
            </w:pPr>
            <w:del w:id="2999"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1249DC3B" w14:textId="0437FE54" w:rsidTr="003C2B61">
        <w:trPr>
          <w:trHeight w:val="288"/>
          <w:del w:id="3000" w:author="Yali Chen" w:date="2025-12-18T09:30:00Z"/>
        </w:trPr>
        <w:tc>
          <w:tcPr>
            <w:tcW w:w="2413" w:type="dxa"/>
            <w:tcBorders>
              <w:top w:val="nil"/>
              <w:left w:val="nil"/>
              <w:bottom w:val="nil"/>
              <w:right w:val="nil"/>
            </w:tcBorders>
            <w:vAlign w:val="center"/>
          </w:tcPr>
          <w:p w14:paraId="6605F1B3" w14:textId="7311CEDB" w:rsidR="00142204" w:rsidRPr="00FD35A8" w:rsidDel="006758BF" w:rsidRDefault="00142204" w:rsidP="006921A2">
            <w:pPr>
              <w:widowControl/>
              <w:jc w:val="center"/>
              <w:rPr>
                <w:del w:id="3001" w:author="Yali Chen" w:date="2025-12-18T09:30:00Z" w16du:dateUtc="2025-12-18T01:30:00Z"/>
                <w:rFonts w:ascii="Times New Roman" w:hAnsi="Times New Roman"/>
                <w:color w:val="auto"/>
                <w:lang w:eastAsia="zh-CN"/>
              </w:rPr>
            </w:pPr>
            <w:del w:id="3002"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3</w:delText>
              </w:r>
            </w:del>
          </w:p>
        </w:tc>
        <w:tc>
          <w:tcPr>
            <w:tcW w:w="1194" w:type="dxa"/>
            <w:tcBorders>
              <w:top w:val="nil"/>
              <w:left w:val="nil"/>
              <w:bottom w:val="nil"/>
              <w:right w:val="nil"/>
            </w:tcBorders>
            <w:vAlign w:val="center"/>
          </w:tcPr>
          <w:p w14:paraId="0D1643D6" w14:textId="785B9035" w:rsidR="00142204" w:rsidRPr="00FD35A8" w:rsidDel="006758BF" w:rsidRDefault="00142204" w:rsidP="006921A2">
            <w:pPr>
              <w:widowControl/>
              <w:jc w:val="center"/>
              <w:rPr>
                <w:del w:id="3003" w:author="Yali Chen" w:date="2025-12-18T09:30:00Z" w16du:dateUtc="2025-12-18T01:30:00Z"/>
                <w:rFonts w:ascii="Times New Roman" w:hAnsi="Times New Roman"/>
                <w:color w:val="auto"/>
                <w:lang w:eastAsia="ja-JP"/>
              </w:rPr>
            </w:pPr>
            <w:del w:id="3004" w:author="Yali Chen" w:date="2025-12-18T09:30:00Z" w16du:dateUtc="2025-12-18T01:30:00Z">
              <w:r w:rsidRPr="00FD35A8" w:rsidDel="006758BF">
                <w:rPr>
                  <w:rFonts w:ascii="Times New Roman" w:eastAsia="等线" w:hAnsi="Times New Roman"/>
                  <w:color w:val="auto"/>
                </w:rPr>
                <w:delText>IIM</w:delText>
              </w:r>
            </w:del>
          </w:p>
        </w:tc>
        <w:tc>
          <w:tcPr>
            <w:tcW w:w="1590" w:type="dxa"/>
            <w:tcBorders>
              <w:top w:val="nil"/>
              <w:left w:val="nil"/>
              <w:bottom w:val="nil"/>
              <w:right w:val="nil"/>
            </w:tcBorders>
            <w:vAlign w:val="center"/>
          </w:tcPr>
          <w:p w14:paraId="2A351A1F" w14:textId="508DF7D7" w:rsidR="00142204" w:rsidRPr="00FD35A8" w:rsidDel="006758BF" w:rsidRDefault="00142204" w:rsidP="006921A2">
            <w:pPr>
              <w:widowControl/>
              <w:jc w:val="center"/>
              <w:rPr>
                <w:del w:id="3005" w:author="Yali Chen" w:date="2025-12-18T09:30:00Z" w16du:dateUtc="2025-12-18T01:30:00Z"/>
                <w:rFonts w:ascii="Times New Roman" w:hAnsi="Times New Roman"/>
                <w:color w:val="auto"/>
                <w:lang w:eastAsia="ja-JP"/>
              </w:rPr>
            </w:pPr>
            <w:del w:id="3006"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2D11C305" w14:textId="0643AAEC" w:rsidR="00142204" w:rsidRPr="00FD35A8" w:rsidDel="006758BF" w:rsidRDefault="00142204" w:rsidP="006921A2">
            <w:pPr>
              <w:widowControl/>
              <w:jc w:val="center"/>
              <w:rPr>
                <w:del w:id="3007" w:author="Yali Chen" w:date="2025-12-18T09:30:00Z" w16du:dateUtc="2025-12-18T01:30:00Z"/>
                <w:rFonts w:ascii="Times New Roman" w:hAnsi="Times New Roman"/>
                <w:color w:val="auto"/>
                <w:lang w:eastAsia="zh-CN"/>
              </w:rPr>
            </w:pPr>
            <w:del w:id="3008"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1D735216" w14:textId="52F5D8D3" w:rsidR="00142204" w:rsidRPr="00FD35A8" w:rsidDel="006758BF" w:rsidRDefault="00142204" w:rsidP="006921A2">
            <w:pPr>
              <w:widowControl/>
              <w:jc w:val="center"/>
              <w:rPr>
                <w:del w:id="3009" w:author="Yali Chen" w:date="2025-12-18T09:30:00Z" w16du:dateUtc="2025-12-18T01:30:00Z"/>
                <w:rFonts w:ascii="Times New Roman" w:hAnsi="Times New Roman"/>
                <w:color w:val="auto"/>
              </w:rPr>
            </w:pPr>
            <w:del w:id="3010"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6C20E377" w14:textId="6008DE45" w:rsidR="00142204" w:rsidRPr="00FD35A8" w:rsidDel="006758BF" w:rsidRDefault="00142204" w:rsidP="006921A2">
            <w:pPr>
              <w:widowControl/>
              <w:jc w:val="center"/>
              <w:rPr>
                <w:del w:id="3011" w:author="Yali Chen" w:date="2025-12-18T09:30:00Z" w16du:dateUtc="2025-12-18T01:30:00Z"/>
                <w:rFonts w:ascii="Times New Roman" w:hAnsi="Times New Roman"/>
                <w:color w:val="auto"/>
              </w:rPr>
            </w:pPr>
            <w:del w:id="3012"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44C34564" w14:textId="7C91E62B" w:rsidR="00142204" w:rsidRPr="00FD35A8" w:rsidDel="006758BF" w:rsidRDefault="00142204" w:rsidP="006921A2">
            <w:pPr>
              <w:widowControl/>
              <w:jc w:val="center"/>
              <w:rPr>
                <w:del w:id="3013" w:author="Yali Chen" w:date="2025-12-18T09:30:00Z" w16du:dateUtc="2025-12-18T01:30:00Z"/>
                <w:rFonts w:ascii="Times New Roman" w:hAnsi="Times New Roman"/>
                <w:color w:val="auto"/>
                <w:lang w:eastAsia="zh-CN"/>
              </w:rPr>
            </w:pPr>
            <w:del w:id="3014"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26A02994" w14:textId="524E6878" w:rsidTr="003C2B61">
        <w:trPr>
          <w:trHeight w:val="277"/>
          <w:del w:id="3015" w:author="Yali Chen" w:date="2025-12-18T09:30:00Z"/>
        </w:trPr>
        <w:tc>
          <w:tcPr>
            <w:tcW w:w="2413" w:type="dxa"/>
            <w:tcBorders>
              <w:top w:val="nil"/>
              <w:left w:val="nil"/>
              <w:bottom w:val="nil"/>
              <w:right w:val="nil"/>
            </w:tcBorders>
            <w:vAlign w:val="center"/>
          </w:tcPr>
          <w:p w14:paraId="3692812D" w14:textId="165B38B6" w:rsidR="00142204" w:rsidRPr="00FD35A8" w:rsidDel="006758BF" w:rsidRDefault="00142204" w:rsidP="006921A2">
            <w:pPr>
              <w:widowControl/>
              <w:jc w:val="center"/>
              <w:rPr>
                <w:del w:id="3016" w:author="Yali Chen" w:date="2025-12-18T09:30:00Z" w16du:dateUtc="2025-12-18T01:30:00Z"/>
                <w:rFonts w:ascii="Times New Roman" w:hAnsi="Times New Roman"/>
                <w:color w:val="auto"/>
                <w:lang w:eastAsia="zh-CN"/>
              </w:rPr>
            </w:pPr>
            <w:del w:id="3017" w:author="Yali Chen" w:date="2025-12-18T09:30:00Z" w16du:dateUtc="2025-12-18T01:30:00Z">
              <w:r w:rsidRPr="00FD35A8" w:rsidDel="006758BF">
                <w:rPr>
                  <w:rFonts w:ascii="Times New Roman" w:eastAsia="等线" w:hAnsi="Times New Roman"/>
                  <w:color w:val="auto"/>
                </w:rPr>
                <w:delText>E000100</w:delText>
              </w:r>
              <w:r w:rsidRPr="00FD35A8" w:rsidDel="006758BF">
                <w:rPr>
                  <w:rFonts w:ascii="Times New Roman" w:eastAsia="等线" w:hAnsi="Times New Roman"/>
                  <w:color w:val="auto"/>
                  <w:lang w:eastAsia="zh-CN"/>
                </w:rPr>
                <w:delText>4</w:delText>
              </w:r>
            </w:del>
          </w:p>
        </w:tc>
        <w:tc>
          <w:tcPr>
            <w:tcW w:w="1194" w:type="dxa"/>
            <w:tcBorders>
              <w:top w:val="nil"/>
              <w:left w:val="nil"/>
              <w:bottom w:val="nil"/>
              <w:right w:val="nil"/>
            </w:tcBorders>
            <w:vAlign w:val="center"/>
          </w:tcPr>
          <w:p w14:paraId="2D72689A" w14:textId="14AD305E" w:rsidR="00142204" w:rsidRPr="00FD35A8" w:rsidDel="006758BF" w:rsidRDefault="00142204" w:rsidP="006921A2">
            <w:pPr>
              <w:widowControl/>
              <w:jc w:val="center"/>
              <w:rPr>
                <w:del w:id="3018" w:author="Yali Chen" w:date="2025-12-18T09:30:00Z" w16du:dateUtc="2025-12-18T01:30:00Z"/>
                <w:rFonts w:ascii="Times New Roman" w:hAnsi="Times New Roman"/>
                <w:color w:val="auto"/>
                <w:lang w:eastAsia="zh-CN"/>
              </w:rPr>
            </w:pPr>
            <w:del w:id="3019" w:author="Yali Chen" w:date="2025-12-18T09:30:00Z" w16du:dateUtc="2025-12-18T01:30:00Z">
              <w:r w:rsidRPr="00FD35A8" w:rsidDel="006758BF">
                <w:rPr>
                  <w:rFonts w:ascii="Times New Roman" w:eastAsia="等线" w:hAnsi="Times New Roman"/>
                  <w:color w:val="auto"/>
                  <w:lang w:eastAsia="zh-CN"/>
                </w:rPr>
                <w:delText>SSc</w:delText>
              </w:r>
            </w:del>
          </w:p>
        </w:tc>
        <w:tc>
          <w:tcPr>
            <w:tcW w:w="1590" w:type="dxa"/>
            <w:tcBorders>
              <w:top w:val="nil"/>
              <w:left w:val="nil"/>
              <w:bottom w:val="nil"/>
              <w:right w:val="nil"/>
            </w:tcBorders>
            <w:vAlign w:val="center"/>
          </w:tcPr>
          <w:p w14:paraId="192399D7" w14:textId="4711EEE7" w:rsidR="00142204" w:rsidRPr="00FD35A8" w:rsidDel="006758BF" w:rsidRDefault="00142204" w:rsidP="006921A2">
            <w:pPr>
              <w:widowControl/>
              <w:jc w:val="center"/>
              <w:rPr>
                <w:del w:id="3020" w:author="Yali Chen" w:date="2025-12-18T09:30:00Z" w16du:dateUtc="2025-12-18T01:30:00Z"/>
                <w:rFonts w:ascii="Times New Roman" w:hAnsi="Times New Roman"/>
                <w:color w:val="auto"/>
                <w:lang w:eastAsia="ja-JP"/>
              </w:rPr>
            </w:pPr>
            <w:del w:id="3021" w:author="Yali Chen" w:date="2025-12-18T09:30:00Z" w16du:dateUtc="2025-12-18T01:30:00Z">
              <w:r w:rsidRPr="00FD35A8" w:rsidDel="006758BF">
                <w:rPr>
                  <w:rFonts w:ascii="Times New Roman" w:eastAsia="等线" w:hAnsi="Times New Roman"/>
                  <w:color w:val="auto"/>
                </w:rPr>
                <w:delText>xx</w:delText>
              </w:r>
              <w:r w:rsidRPr="00FD35A8" w:rsidDel="006758BF">
                <w:rPr>
                  <w:rFonts w:ascii="Times New Roman" w:eastAsia="等线" w:hAnsi="Times New Roman"/>
                  <w:color w:val="auto"/>
                  <w:lang w:eastAsia="zh-CN"/>
                </w:rPr>
                <w:delText xml:space="preserve"> (unit)</w:delText>
              </w:r>
            </w:del>
          </w:p>
        </w:tc>
        <w:tc>
          <w:tcPr>
            <w:tcW w:w="1401" w:type="dxa"/>
            <w:tcBorders>
              <w:top w:val="nil"/>
              <w:left w:val="nil"/>
              <w:bottom w:val="nil"/>
              <w:right w:val="nil"/>
            </w:tcBorders>
            <w:vAlign w:val="center"/>
          </w:tcPr>
          <w:p w14:paraId="2C5EF4E5" w14:textId="23B0B395" w:rsidR="00142204" w:rsidRPr="00FD35A8" w:rsidDel="006758BF" w:rsidRDefault="00142204" w:rsidP="006921A2">
            <w:pPr>
              <w:widowControl/>
              <w:jc w:val="center"/>
              <w:rPr>
                <w:del w:id="3022" w:author="Yali Chen" w:date="2025-12-18T09:30:00Z" w16du:dateUtc="2025-12-18T01:30:00Z"/>
                <w:rFonts w:ascii="Times New Roman" w:hAnsi="Times New Roman"/>
                <w:color w:val="auto"/>
                <w:lang w:eastAsia="zh-CN"/>
              </w:rPr>
            </w:pPr>
            <w:del w:id="3023"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51E5CA29" w14:textId="31049F65" w:rsidR="00142204" w:rsidRPr="00FD35A8" w:rsidDel="006758BF" w:rsidRDefault="00142204" w:rsidP="006921A2">
            <w:pPr>
              <w:widowControl/>
              <w:jc w:val="center"/>
              <w:rPr>
                <w:del w:id="3024" w:author="Yali Chen" w:date="2025-12-18T09:30:00Z" w16du:dateUtc="2025-12-18T01:30:00Z"/>
                <w:rFonts w:ascii="Times New Roman" w:hAnsi="Times New Roman"/>
                <w:color w:val="auto"/>
              </w:rPr>
            </w:pPr>
            <w:del w:id="3025" w:author="Yali Chen" w:date="2025-12-18T09:30:00Z" w16du:dateUtc="2025-12-18T01:30:00Z">
              <w:r w:rsidRPr="00FD35A8" w:rsidDel="006758BF">
                <w:rPr>
                  <w:rFonts w:ascii="Times New Roman" w:eastAsia="等线" w:hAnsi="Times New Roman"/>
                  <w:color w:val="auto"/>
                  <w:lang w:eastAsia="zh-CN"/>
                </w:rPr>
                <w:delText>xx</w:delText>
              </w:r>
            </w:del>
          </w:p>
        </w:tc>
        <w:tc>
          <w:tcPr>
            <w:tcW w:w="714" w:type="dxa"/>
            <w:tcBorders>
              <w:top w:val="nil"/>
              <w:left w:val="nil"/>
              <w:bottom w:val="nil"/>
              <w:right w:val="nil"/>
            </w:tcBorders>
            <w:vAlign w:val="center"/>
          </w:tcPr>
          <w:p w14:paraId="77895FFB" w14:textId="21CBE0AF" w:rsidR="00142204" w:rsidRPr="00FD35A8" w:rsidDel="006758BF" w:rsidRDefault="00142204" w:rsidP="006921A2">
            <w:pPr>
              <w:widowControl/>
              <w:jc w:val="center"/>
              <w:rPr>
                <w:del w:id="3026" w:author="Yali Chen" w:date="2025-12-18T09:30:00Z" w16du:dateUtc="2025-12-18T01:30:00Z"/>
                <w:rFonts w:ascii="Times New Roman" w:hAnsi="Times New Roman"/>
                <w:color w:val="auto"/>
              </w:rPr>
            </w:pPr>
            <w:del w:id="3027" w:author="Yali Chen" w:date="2025-12-18T09:30:00Z" w16du:dateUtc="2025-12-18T01:30:00Z">
              <w:r w:rsidRPr="00FD35A8" w:rsidDel="006758BF">
                <w:rPr>
                  <w:rFonts w:ascii="Times New Roman" w:eastAsia="等线" w:hAnsi="Times New Roman"/>
                  <w:color w:val="auto"/>
                  <w:lang w:eastAsia="zh-CN"/>
                </w:rPr>
                <w:delText>xx</w:delText>
              </w:r>
            </w:del>
          </w:p>
        </w:tc>
        <w:tc>
          <w:tcPr>
            <w:tcW w:w="2584" w:type="dxa"/>
            <w:tcBorders>
              <w:top w:val="nil"/>
              <w:left w:val="nil"/>
              <w:bottom w:val="nil"/>
              <w:right w:val="nil"/>
            </w:tcBorders>
            <w:vAlign w:val="center"/>
          </w:tcPr>
          <w:p w14:paraId="6C341F42" w14:textId="716888A0" w:rsidR="00142204" w:rsidRPr="00FD35A8" w:rsidDel="006758BF" w:rsidRDefault="00142204" w:rsidP="006921A2">
            <w:pPr>
              <w:widowControl/>
              <w:jc w:val="center"/>
              <w:rPr>
                <w:del w:id="3028" w:author="Yali Chen" w:date="2025-12-18T09:30:00Z" w16du:dateUtc="2025-12-18T01:30:00Z"/>
                <w:rFonts w:ascii="Times New Roman" w:hAnsi="Times New Roman"/>
                <w:color w:val="auto"/>
                <w:lang w:eastAsia="zh-CN"/>
              </w:rPr>
            </w:pPr>
            <w:del w:id="3029" w:author="Yali Chen" w:date="2025-12-18T09:30:00Z" w16du:dateUtc="2025-12-18T01:30:00Z">
              <w:r w:rsidRPr="00FD35A8" w:rsidDel="006758BF">
                <w:rPr>
                  <w:rFonts w:ascii="Times New Roman" w:eastAsia="等线" w:hAnsi="Times New Roman"/>
                  <w:color w:val="auto"/>
                  <w:lang w:eastAsia="zh-CN"/>
                </w:rPr>
                <w:delText>xx</w:delText>
              </w:r>
            </w:del>
          </w:p>
        </w:tc>
      </w:tr>
      <w:tr w:rsidR="00142204" w:rsidRPr="00FD35A8" w:rsidDel="006758BF" w14:paraId="5F3BAAD5" w14:textId="4852CF19" w:rsidTr="003C2B61">
        <w:trPr>
          <w:trHeight w:val="295"/>
          <w:del w:id="3030" w:author="Yali Chen" w:date="2025-12-18T09:30:00Z"/>
        </w:trPr>
        <w:tc>
          <w:tcPr>
            <w:tcW w:w="2413" w:type="dxa"/>
            <w:tcBorders>
              <w:top w:val="nil"/>
              <w:left w:val="nil"/>
              <w:bottom w:val="single" w:sz="4" w:space="0" w:color="auto"/>
              <w:right w:val="nil"/>
            </w:tcBorders>
            <w:vAlign w:val="center"/>
          </w:tcPr>
          <w:p w14:paraId="6967DD51" w14:textId="250AB7A9" w:rsidR="00142204" w:rsidRPr="00FD35A8" w:rsidDel="006758BF" w:rsidRDefault="00142204" w:rsidP="006921A2">
            <w:pPr>
              <w:widowControl/>
              <w:spacing w:line="276" w:lineRule="auto"/>
              <w:jc w:val="center"/>
              <w:rPr>
                <w:del w:id="3031" w:author="Yali Chen" w:date="2025-12-18T09:30:00Z" w16du:dateUtc="2025-12-18T01:30:00Z"/>
                <w:rFonts w:ascii="Times New Roman" w:eastAsia="Times New Roman" w:hAnsi="Times New Roman"/>
                <w:lang w:eastAsia="ja-JP"/>
              </w:rPr>
            </w:pPr>
          </w:p>
        </w:tc>
        <w:tc>
          <w:tcPr>
            <w:tcW w:w="1194" w:type="dxa"/>
            <w:tcBorders>
              <w:top w:val="nil"/>
              <w:left w:val="nil"/>
              <w:bottom w:val="single" w:sz="4" w:space="0" w:color="auto"/>
              <w:right w:val="nil"/>
            </w:tcBorders>
            <w:vAlign w:val="center"/>
          </w:tcPr>
          <w:p w14:paraId="50A2625D" w14:textId="27348FBC" w:rsidR="00142204" w:rsidRPr="00FD35A8" w:rsidDel="006758BF" w:rsidRDefault="00142204" w:rsidP="006921A2">
            <w:pPr>
              <w:widowControl/>
              <w:spacing w:line="276" w:lineRule="auto"/>
              <w:jc w:val="center"/>
              <w:rPr>
                <w:del w:id="3032" w:author="Yali Chen" w:date="2025-12-18T09:30:00Z" w16du:dateUtc="2025-12-18T01:30:00Z"/>
                <w:rFonts w:ascii="Times New Roman" w:eastAsia="Times New Roman" w:hAnsi="Times New Roman"/>
                <w:lang w:eastAsia="ja-JP"/>
              </w:rPr>
            </w:pPr>
          </w:p>
        </w:tc>
        <w:tc>
          <w:tcPr>
            <w:tcW w:w="1590" w:type="dxa"/>
            <w:tcBorders>
              <w:top w:val="nil"/>
              <w:left w:val="nil"/>
              <w:bottom w:val="single" w:sz="4" w:space="0" w:color="auto"/>
              <w:right w:val="nil"/>
            </w:tcBorders>
            <w:vAlign w:val="center"/>
          </w:tcPr>
          <w:p w14:paraId="00A45FE2" w14:textId="267AE1C3" w:rsidR="00142204" w:rsidRPr="00FD35A8" w:rsidDel="006758BF" w:rsidRDefault="00142204" w:rsidP="006921A2">
            <w:pPr>
              <w:widowControl/>
              <w:spacing w:line="276" w:lineRule="auto"/>
              <w:jc w:val="center"/>
              <w:rPr>
                <w:del w:id="3033" w:author="Yali Chen" w:date="2025-12-18T09:30:00Z" w16du:dateUtc="2025-12-18T01:30:00Z"/>
                <w:rFonts w:ascii="Times New Roman" w:eastAsia="Times New Roman" w:hAnsi="Times New Roman"/>
                <w:lang w:eastAsia="ja-JP"/>
              </w:rPr>
            </w:pPr>
          </w:p>
        </w:tc>
        <w:tc>
          <w:tcPr>
            <w:tcW w:w="1401" w:type="dxa"/>
            <w:tcBorders>
              <w:top w:val="nil"/>
              <w:left w:val="nil"/>
              <w:bottom w:val="single" w:sz="4" w:space="0" w:color="auto"/>
              <w:right w:val="nil"/>
            </w:tcBorders>
            <w:vAlign w:val="center"/>
          </w:tcPr>
          <w:p w14:paraId="3F308F0D" w14:textId="5333ADBC" w:rsidR="00142204" w:rsidRPr="00FD35A8" w:rsidDel="006758BF" w:rsidRDefault="00142204" w:rsidP="006921A2">
            <w:pPr>
              <w:widowControl/>
              <w:spacing w:line="276" w:lineRule="auto"/>
              <w:jc w:val="center"/>
              <w:rPr>
                <w:del w:id="3034" w:author="Yali Chen" w:date="2025-12-18T09:30:00Z" w16du:dateUtc="2025-12-18T01:30:00Z"/>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4ECC016" w14:textId="009CF279" w:rsidR="00142204" w:rsidRPr="00FD35A8" w:rsidDel="006758BF" w:rsidRDefault="00142204" w:rsidP="006921A2">
            <w:pPr>
              <w:widowControl/>
              <w:spacing w:line="276" w:lineRule="auto"/>
              <w:jc w:val="center"/>
              <w:rPr>
                <w:del w:id="3035" w:author="Yali Chen" w:date="2025-12-18T09:30:00Z" w16du:dateUtc="2025-12-18T01:30:00Z"/>
                <w:rFonts w:ascii="Times New Roman" w:eastAsia="Times New Roman" w:hAnsi="Times New Roman"/>
                <w:lang w:eastAsia="ja-JP"/>
              </w:rPr>
            </w:pPr>
          </w:p>
        </w:tc>
        <w:tc>
          <w:tcPr>
            <w:tcW w:w="714" w:type="dxa"/>
            <w:tcBorders>
              <w:top w:val="nil"/>
              <w:left w:val="nil"/>
              <w:bottom w:val="single" w:sz="4" w:space="0" w:color="auto"/>
              <w:right w:val="nil"/>
            </w:tcBorders>
            <w:vAlign w:val="center"/>
          </w:tcPr>
          <w:p w14:paraId="4991E814" w14:textId="200EB206" w:rsidR="00142204" w:rsidRPr="00FD35A8" w:rsidDel="006758BF" w:rsidRDefault="00142204" w:rsidP="006921A2">
            <w:pPr>
              <w:widowControl/>
              <w:spacing w:line="276" w:lineRule="auto"/>
              <w:jc w:val="center"/>
              <w:rPr>
                <w:del w:id="3036" w:author="Yali Chen" w:date="2025-12-18T09:30:00Z" w16du:dateUtc="2025-12-18T01:30:00Z"/>
                <w:rFonts w:ascii="Times New Roman" w:eastAsia="Times New Roman" w:hAnsi="Times New Roman"/>
                <w:lang w:eastAsia="ja-JP"/>
              </w:rPr>
            </w:pPr>
          </w:p>
        </w:tc>
        <w:tc>
          <w:tcPr>
            <w:tcW w:w="2584" w:type="dxa"/>
            <w:tcBorders>
              <w:top w:val="nil"/>
              <w:left w:val="nil"/>
              <w:bottom w:val="single" w:sz="4" w:space="0" w:color="auto"/>
              <w:right w:val="nil"/>
            </w:tcBorders>
            <w:vAlign w:val="center"/>
          </w:tcPr>
          <w:p w14:paraId="7D812A2B" w14:textId="6ED04E25" w:rsidR="00142204" w:rsidRPr="00FD35A8" w:rsidDel="006758BF" w:rsidRDefault="00142204" w:rsidP="006921A2">
            <w:pPr>
              <w:widowControl/>
              <w:spacing w:line="276" w:lineRule="auto"/>
              <w:jc w:val="center"/>
              <w:rPr>
                <w:del w:id="3037" w:author="Yali Chen" w:date="2025-12-18T09:30:00Z" w16du:dateUtc="2025-12-18T01:30:00Z"/>
                <w:rFonts w:ascii="Times New Roman" w:eastAsia="Times New Roman" w:hAnsi="Times New Roman"/>
                <w:lang w:eastAsia="ja-JP"/>
              </w:rPr>
            </w:pPr>
          </w:p>
        </w:tc>
      </w:tr>
    </w:tbl>
    <w:p w14:paraId="289F2C8A" w14:textId="4587986C" w:rsidR="009326E5" w:rsidRPr="00FD35A8" w:rsidDel="006758BF" w:rsidRDefault="009326E5" w:rsidP="00146CB3">
      <w:pPr>
        <w:rPr>
          <w:del w:id="3038" w:author="Yali Chen" w:date="2025-12-18T09:30:00Z" w16du:dateUtc="2025-12-18T01:30:00Z"/>
          <w:rFonts w:ascii="Times New Roman" w:hAnsi="Times New Roman" w:cs="Times New Roman"/>
          <w:szCs w:val="20"/>
        </w:rPr>
      </w:pPr>
      <w:del w:id="3039" w:author="Yali Chen" w:date="2025-12-18T09:30:00Z" w16du:dateUtc="2025-12-18T01:30:00Z">
        <w:r w:rsidRPr="00FD35A8" w:rsidDel="006758BF">
          <w:rPr>
            <w:rFonts w:ascii="Times New Roman" w:hAnsi="Times New Roman" w:cs="Times New Roman"/>
            <w:szCs w:val="20"/>
          </w:rPr>
          <w:delText xml:space="preserve">Immunogenicity set: all subjects who have received cell infusion and have at least one immunogenicity assessment data point. This analysis set will be used for the analysis of immunogenicity endpoints </w:delText>
        </w:r>
      </w:del>
    </w:p>
    <w:p w14:paraId="543E6847" w14:textId="5D0DD9AE" w:rsidR="00146CB3" w:rsidRPr="00FD35A8" w:rsidDel="006758BF" w:rsidRDefault="00146CB3" w:rsidP="00146CB3">
      <w:pPr>
        <w:rPr>
          <w:del w:id="3040" w:author="Yali Chen" w:date="2025-12-18T09:30:00Z" w16du:dateUtc="2025-12-18T01:30:00Z"/>
          <w:rFonts w:ascii="Times New Roman" w:hAnsi="Times New Roman" w:cs="Times New Roman"/>
          <w:szCs w:val="20"/>
        </w:rPr>
      </w:pPr>
      <w:del w:id="3041" w:author="Yali Chen" w:date="2025-12-18T09:30:00Z" w16du:dateUtc="2025-12-18T01:30:00Z">
        <w:r w:rsidRPr="00FD35A8" w:rsidDel="006758BF">
          <w:rPr>
            <w:rFonts w:ascii="Times New Roman" w:hAnsi="Times New Roman" w:cs="Times New Roman"/>
            <w:szCs w:val="20"/>
          </w:rPr>
          <w:delText>IIM: Idiopathic Inflammatory Myopathies, SSc: Systemic Sclerosis</w:delText>
        </w:r>
      </w:del>
    </w:p>
    <w:p w14:paraId="79335EE1" w14:textId="6FA33C53" w:rsidR="00146CB3" w:rsidRPr="00FD35A8" w:rsidDel="006758BF" w:rsidRDefault="00167A52" w:rsidP="00167A52">
      <w:pPr>
        <w:tabs>
          <w:tab w:val="left" w:pos="800"/>
        </w:tabs>
        <w:rPr>
          <w:ins w:id="3042" w:author="Pan, Zhemin" w:date="2025-12-13T13:24:00Z" w16du:dateUtc="2025-12-13T05:24:00Z"/>
          <w:del w:id="3043" w:author="Yali Chen" w:date="2025-12-18T09:30:00Z" w16du:dateUtc="2025-12-18T01:30:00Z"/>
          <w:rFonts w:ascii="Times New Roman" w:hAnsi="Times New Roman" w:cs="Times New Roman"/>
          <w:szCs w:val="20"/>
        </w:rPr>
      </w:pPr>
      <w:ins w:id="3044" w:author="Pan, Zhemin" w:date="2025-12-13T13:24:00Z" w16du:dateUtc="2025-12-13T05:24:00Z">
        <w:del w:id="3045" w:author="Yali Chen" w:date="2025-12-18T09:30:00Z" w16du:dateUtc="2025-12-18T01:30:00Z">
          <w:r w:rsidRPr="00FD35A8" w:rsidDel="006758BF">
            <w:rPr>
              <w:rFonts w:ascii="Times New Roman" w:hAnsi="Times New Roman" w:cs="Times New Roman"/>
              <w:szCs w:val="20"/>
            </w:rPr>
            <w:tab/>
          </w:r>
        </w:del>
      </w:ins>
    </w:p>
    <w:p w14:paraId="3A013FE2" w14:textId="2440F0EB" w:rsidR="00167A52" w:rsidRPr="00FD35A8" w:rsidDel="006758BF" w:rsidRDefault="00167A52">
      <w:pPr>
        <w:widowControl/>
        <w:jc w:val="left"/>
        <w:rPr>
          <w:ins w:id="3046" w:author="Pan, Zhemin" w:date="2025-12-13T13:24:00Z" w16du:dateUtc="2025-12-13T05:24:00Z"/>
          <w:del w:id="3047" w:author="Yali Chen" w:date="2025-12-18T09:30:00Z" w16du:dateUtc="2025-12-18T01:30:00Z"/>
          <w:rFonts w:ascii="Times New Roman" w:hAnsi="Times New Roman" w:cs="Times New Roman"/>
          <w:szCs w:val="20"/>
        </w:rPr>
      </w:pPr>
      <w:ins w:id="3048" w:author="Pan, Zhemin" w:date="2025-12-13T13:24:00Z" w16du:dateUtc="2025-12-13T05:24:00Z">
        <w:del w:id="3049" w:author="Yali Chen" w:date="2025-12-18T09:30:00Z" w16du:dateUtc="2025-12-18T01:30:00Z">
          <w:r w:rsidRPr="00FD35A8" w:rsidDel="006758BF">
            <w:rPr>
              <w:rFonts w:ascii="Times New Roman" w:hAnsi="Times New Roman" w:cs="Times New Roman"/>
              <w:szCs w:val="20"/>
            </w:rPr>
            <w:br w:type="page"/>
          </w:r>
        </w:del>
      </w:ins>
    </w:p>
    <w:p w14:paraId="2E2E69E9" w14:textId="462CB34C" w:rsidR="00167A52" w:rsidRPr="00FD35A8" w:rsidRDefault="00167A52">
      <w:pPr>
        <w:tabs>
          <w:tab w:val="left" w:pos="800"/>
        </w:tabs>
        <w:jc w:val="center"/>
        <w:rPr>
          <w:ins w:id="3050" w:author="Pan, Zhemin" w:date="2025-12-13T13:24:00Z" w16du:dateUtc="2025-12-13T05:24:00Z"/>
          <w:rFonts w:ascii="Times New Roman" w:hAnsi="Times New Roman" w:cs="Times New Roman"/>
          <w:szCs w:val="20"/>
        </w:rPr>
        <w:pPrChange w:id="3051" w:author="Pan, Zhemin" w:date="2025-12-13T13:28:00Z" w16du:dateUtc="2025-12-13T05:28:00Z">
          <w:pPr>
            <w:tabs>
              <w:tab w:val="left" w:pos="800"/>
            </w:tabs>
          </w:pPr>
        </w:pPrChange>
      </w:pPr>
      <w:ins w:id="3052" w:author="Pan, Zhemin" w:date="2025-12-13T13:24:00Z" w16du:dateUtc="2025-12-13T05:24:00Z">
        <w:r w:rsidRPr="00FD35A8">
          <w:rPr>
            <w:rFonts w:ascii="Times New Roman" w:hAnsi="Times New Roman" w:cs="Times New Roman"/>
            <w:szCs w:val="20"/>
            <w:highlight w:val="yellow"/>
            <w:rPrChange w:id="3053" w:author="Pan, Zhemin" w:date="2025-12-13T13:35:00Z" w16du:dateUtc="2025-12-13T05:35:00Z">
              <w:rPr>
                <w:rFonts w:ascii="Times New Roman" w:hAnsi="Times New Roman" w:cs="Times New Roman"/>
                <w:szCs w:val="20"/>
              </w:rPr>
            </w:rPrChange>
          </w:rPr>
          <w:lastRenderedPageBreak/>
          <w:t>Note to study team:</w:t>
        </w:r>
      </w:ins>
      <w:ins w:id="3054" w:author="Pan, Zhemin" w:date="2025-12-13T13:27:00Z" w16du:dateUtc="2025-12-13T05:27:00Z">
        <w:r w:rsidR="00FA65C8" w:rsidRPr="00FD35A8">
          <w:rPr>
            <w:rFonts w:ascii="Times New Roman" w:hAnsi="Times New Roman" w:cs="Times New Roman"/>
            <w:szCs w:val="20"/>
            <w:highlight w:val="yellow"/>
          </w:rPr>
          <w:t xml:space="preserve"> </w:t>
        </w:r>
      </w:ins>
      <w:ins w:id="3055" w:author="Pan, Zhemin" w:date="2025-12-13T13:35:00Z" w16du:dateUtc="2025-12-13T05:35:00Z">
        <w:r w:rsidR="00916A7A" w:rsidRPr="00FD35A8">
          <w:rPr>
            <w:rFonts w:ascii="Times New Roman" w:hAnsi="Times New Roman" w:cs="Times New Roman"/>
            <w:szCs w:val="20"/>
            <w:highlight w:val="yellow"/>
            <w:rPrChange w:id="3056" w:author="Pan, Zhemin" w:date="2025-12-13T13:35:00Z" w16du:dateUtc="2025-12-13T05:35:00Z">
              <w:rPr>
                <w:rFonts w:ascii="Times New Roman" w:hAnsi="Times New Roman" w:cs="Times New Roman"/>
                <w:szCs w:val="20"/>
              </w:rPr>
            </w:rPrChange>
          </w:rPr>
          <w:t>The following outputs will be provided by Gracell Central Lab and are not included in CC deliverables.</w:t>
        </w:r>
      </w:ins>
    </w:p>
    <w:p w14:paraId="5505A86C" w14:textId="26CFA25D" w:rsidR="00C91768" w:rsidRPr="00FD35A8" w:rsidRDefault="00A8293F">
      <w:pPr>
        <w:keepNext/>
        <w:widowControl/>
        <w:spacing w:before="120" w:after="120"/>
        <w:jc w:val="left"/>
        <w:outlineLvl w:val="1"/>
        <w:rPr>
          <w:ins w:id="3057" w:author="Pan, Zhemin" w:date="2025-12-13T13:24:00Z" w16du:dateUtc="2025-12-13T05:24:00Z"/>
          <w:rFonts w:ascii="Times New Roman" w:hAnsi="Times New Roman" w:cs="Times New Roman"/>
          <w:b/>
          <w:bCs/>
          <w:smallCaps/>
          <w:color w:val="auto"/>
          <w:sz w:val="22"/>
          <w:rPrChange w:id="3058" w:author="Pan, Zhemin" w:date="2025-12-13T13:27:00Z" w16du:dateUtc="2025-12-13T05:27:00Z">
            <w:rPr>
              <w:ins w:id="3059" w:author="Pan, Zhemin" w:date="2025-12-13T13:24:00Z" w16du:dateUtc="2025-12-13T05:24:00Z"/>
              <w:rFonts w:ascii="Times New Roman" w:hAnsi="Times New Roman" w:cs="Times New Roman"/>
              <w:szCs w:val="20"/>
            </w:rPr>
          </w:rPrChange>
        </w:rPr>
        <w:pPrChange w:id="3060" w:author="Yali Chen" w:date="2025-12-18T09:32:00Z" w16du:dateUtc="2025-12-18T01:32:00Z">
          <w:pPr>
            <w:tabs>
              <w:tab w:val="left" w:pos="800"/>
            </w:tabs>
          </w:pPr>
        </w:pPrChange>
      </w:pPr>
      <w:bookmarkStart w:id="3061" w:name="_Toc217918943"/>
      <w:ins w:id="3062" w:author="Yali Chen" w:date="2025-12-18T09:32:00Z" w16du:dateUtc="2025-12-18T01:32:00Z">
        <w:r w:rsidRPr="00FD35A8">
          <w:rPr>
            <w:rFonts w:ascii="Times New Roman" w:hAnsi="Times New Roman" w:cs="Times New Roman"/>
            <w:b/>
            <w:bCs/>
            <w:smallCaps/>
            <w:color w:val="auto"/>
            <w:sz w:val="22"/>
          </w:rPr>
          <w:t>1</w:t>
        </w:r>
      </w:ins>
      <w:ins w:id="3063" w:author="Yali Chen" w:date="2025-12-18T09:33:00Z" w16du:dateUtc="2025-12-18T01:33:00Z">
        <w:r w:rsidRPr="00FD35A8">
          <w:rPr>
            <w:rFonts w:ascii="Times New Roman" w:hAnsi="Times New Roman" w:cs="Times New Roman"/>
            <w:b/>
            <w:bCs/>
            <w:smallCaps/>
            <w:color w:val="auto"/>
            <w:sz w:val="22"/>
          </w:rPr>
          <w:t xml:space="preserve">4.4 </w:t>
        </w:r>
      </w:ins>
      <w:ins w:id="3064" w:author="Pan, Zhemin" w:date="2025-12-13T13:37:00Z" w16du:dateUtc="2025-12-13T05:37:00Z">
        <w:r w:rsidR="0042517E" w:rsidRPr="00FD35A8">
          <w:rPr>
            <w:rFonts w:ascii="Times New Roman" w:hAnsi="Times New Roman" w:cs="Times New Roman"/>
            <w:b/>
            <w:bCs/>
            <w:smallCaps/>
            <w:color w:val="auto"/>
            <w:sz w:val="22"/>
          </w:rPr>
          <w:t>Pharmacokinetics Part</w:t>
        </w:r>
      </w:ins>
      <w:bookmarkEnd w:id="3061"/>
    </w:p>
    <w:p w14:paraId="02E7B9A7" w14:textId="29C639A0" w:rsidR="00C91768" w:rsidRPr="00FD35A8" w:rsidRDefault="00FB4F73" w:rsidP="00167A52">
      <w:pPr>
        <w:tabs>
          <w:tab w:val="left" w:pos="800"/>
        </w:tabs>
        <w:rPr>
          <w:ins w:id="3065" w:author="Pan, Zhemin" w:date="2025-12-13T13:28:00Z" w16du:dateUtc="2025-12-13T05:28:00Z"/>
          <w:rFonts w:ascii="Times New Roman" w:hAnsi="Times New Roman" w:cs="Times New Roman"/>
          <w:szCs w:val="20"/>
        </w:rPr>
      </w:pPr>
      <w:ins w:id="3066" w:author="Pan, Zhemin" w:date="2025-12-13T13:29:00Z" w16du:dateUtc="2025-12-13T05:29:00Z">
        <w:r w:rsidRPr="00FD35A8">
          <w:rPr>
            <w:rFonts w:ascii="Times New Roman" w:hAnsi="Times New Roman" w:cs="Times New Roman"/>
            <w:szCs w:val="20"/>
          </w:rPr>
          <w:t>1) PK figures (</w:t>
        </w:r>
        <w:r w:rsidR="000E0178" w:rsidRPr="00FD35A8">
          <w:rPr>
            <w:rFonts w:ascii="Times New Roman" w:hAnsi="Times New Roman" w:cs="Times New Roman"/>
            <w:szCs w:val="20"/>
          </w:rPr>
          <w:t>Copy number of CAR-T, CD19+ CAR-T c</w:t>
        </w:r>
      </w:ins>
      <w:ins w:id="3067" w:author="Pan, Zhemin" w:date="2025-12-13T13:30:00Z" w16du:dateUtc="2025-12-13T05:30:00Z">
        <w:r w:rsidR="000E0178" w:rsidRPr="00FD35A8">
          <w:rPr>
            <w:rFonts w:ascii="Times New Roman" w:hAnsi="Times New Roman" w:cs="Times New Roman"/>
            <w:szCs w:val="20"/>
          </w:rPr>
          <w:t>ell number), Format: line-plot figure for each subject</w:t>
        </w:r>
      </w:ins>
    </w:p>
    <w:p w14:paraId="4AD933B8" w14:textId="6CC69067" w:rsidR="00FB4F73" w:rsidRPr="00FD35A8" w:rsidRDefault="00FB4F73" w:rsidP="00167A52">
      <w:pPr>
        <w:tabs>
          <w:tab w:val="left" w:pos="800"/>
        </w:tabs>
        <w:rPr>
          <w:ins w:id="3068" w:author="Pan, Zhemin" w:date="2025-12-13T13:28:00Z" w16du:dateUtc="2025-12-13T05:28:00Z"/>
          <w:rFonts w:ascii="Times New Roman" w:hAnsi="Times New Roman" w:cs="Times New Roman"/>
          <w:szCs w:val="20"/>
        </w:rPr>
      </w:pPr>
      <w:commentRangeStart w:id="3069"/>
      <w:commentRangeStart w:id="3070"/>
      <w:ins w:id="3071" w:author="Pan, Zhemin" w:date="2025-12-13T13:28:00Z" w16du:dateUtc="2025-12-13T05:28:00Z">
        <w:r w:rsidRPr="00FD35A8">
          <w:rPr>
            <w:rFonts w:ascii="Times New Roman" w:hAnsi="Times New Roman" w:cs="Times New Roman"/>
            <w:noProof/>
            <w:szCs w:val="20"/>
          </w:rPr>
          <w:drawing>
            <wp:inline distT="0" distB="0" distL="0" distR="0" wp14:anchorId="189EA613" wp14:editId="4AC30C3C">
              <wp:extent cx="2885440" cy="2381250"/>
              <wp:effectExtent l="0" t="0" r="0" b="0"/>
              <wp:docPr id="1887176197" name="Picture 2"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6197" name="Picture 2" descr="A screen shot of a graph&#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85440" cy="2381250"/>
                      </a:xfrm>
                      <a:prstGeom prst="rect">
                        <a:avLst/>
                      </a:prstGeom>
                      <a:noFill/>
                    </pic:spPr>
                  </pic:pic>
                </a:graphicData>
              </a:graphic>
            </wp:inline>
          </w:drawing>
        </w:r>
      </w:ins>
      <w:commentRangeEnd w:id="3069"/>
      <w:ins w:id="3072" w:author="Pan, Zhemin" w:date="2025-12-16T13:42:00Z" w16du:dateUtc="2025-12-16T05:42:00Z">
        <w:r w:rsidR="00B2603A" w:rsidRPr="00FD35A8">
          <w:rPr>
            <w:rStyle w:val="CommentReference"/>
            <w:rFonts w:ascii="Times New Roman" w:hAnsi="Times New Roman" w:cs="Times New Roman"/>
            <w:sz w:val="20"/>
            <w:szCs w:val="20"/>
          </w:rPr>
          <w:commentReference w:id="3069"/>
        </w:r>
      </w:ins>
      <w:commentRangeEnd w:id="3070"/>
      <w:ins w:id="3073" w:author="Pan, Zhemin" w:date="2025-12-16T14:45:00Z" w16du:dateUtc="2025-12-16T06:45:00Z">
        <w:r w:rsidR="007F7A0B" w:rsidRPr="00FD35A8">
          <w:rPr>
            <w:rStyle w:val="CommentReference"/>
            <w:rFonts w:ascii="Times New Roman" w:hAnsi="Times New Roman" w:cs="Times New Roman"/>
            <w:sz w:val="20"/>
            <w:szCs w:val="20"/>
          </w:rPr>
          <w:commentReference w:id="3070"/>
        </w:r>
      </w:ins>
    </w:p>
    <w:p w14:paraId="65021704" w14:textId="70B67B7F" w:rsidR="00FB4F73" w:rsidRPr="00FD35A8" w:rsidRDefault="000E0178" w:rsidP="00167A52">
      <w:pPr>
        <w:tabs>
          <w:tab w:val="left" w:pos="800"/>
        </w:tabs>
        <w:rPr>
          <w:ins w:id="3074" w:author="Pan, Zhemin" w:date="2025-12-13T13:28:00Z" w16du:dateUtc="2025-12-13T05:28:00Z"/>
          <w:rFonts w:ascii="Times New Roman" w:hAnsi="Times New Roman" w:cs="Times New Roman"/>
          <w:szCs w:val="20"/>
        </w:rPr>
      </w:pPr>
      <w:ins w:id="3075" w:author="Pan, Zhemin" w:date="2025-12-13T13:30:00Z" w16du:dateUtc="2025-12-13T05:30:00Z">
        <w:r w:rsidRPr="00FD35A8">
          <w:rPr>
            <w:rFonts w:ascii="Times New Roman" w:hAnsi="Times New Roman" w:cs="Times New Roman"/>
            <w:szCs w:val="20"/>
          </w:rPr>
          <w:t xml:space="preserve">2) PK individual parameters: </w:t>
        </w:r>
      </w:ins>
    </w:p>
    <w:p w14:paraId="390466CE" w14:textId="77777777" w:rsidR="00A746E4" w:rsidRPr="00FD35A8" w:rsidRDefault="00A746E4" w:rsidP="00A746E4">
      <w:pPr>
        <w:tabs>
          <w:tab w:val="left" w:pos="800"/>
        </w:tabs>
        <w:rPr>
          <w:ins w:id="3076" w:author="Pan, Zhemin" w:date="2025-12-13T13:35:00Z" w16du:dateUtc="2025-12-13T05:35:00Z"/>
          <w:rFonts w:ascii="Times New Roman" w:hAnsi="Times New Roman" w:cs="Times New Roman"/>
          <w:szCs w:val="20"/>
        </w:rPr>
      </w:pPr>
      <w:ins w:id="3077" w:author="Pan, Zhemin" w:date="2025-12-13T13:35:00Z" w16du:dateUtc="2025-12-13T05:35:00Z">
        <w:r w:rsidRPr="00FD35A8">
          <w:rPr>
            <w:rFonts w:ascii="Times New Roman" w:hAnsi="Times New Roman" w:cs="Times New Roman"/>
            <w:szCs w:val="20"/>
          </w:rPr>
          <w:t>AUC(0~28days) (&lt;&lt;unit&gt;&gt;)</w:t>
        </w:r>
      </w:ins>
    </w:p>
    <w:p w14:paraId="78E8B5AA" w14:textId="77777777" w:rsidR="00A746E4" w:rsidRPr="00FD35A8" w:rsidRDefault="00A746E4" w:rsidP="00A746E4">
      <w:pPr>
        <w:tabs>
          <w:tab w:val="left" w:pos="800"/>
        </w:tabs>
        <w:rPr>
          <w:ins w:id="3078" w:author="Pan, Zhemin" w:date="2025-12-13T13:35:00Z" w16du:dateUtc="2025-12-13T05:35:00Z"/>
          <w:rFonts w:ascii="Times New Roman" w:hAnsi="Times New Roman" w:cs="Times New Roman"/>
          <w:szCs w:val="20"/>
        </w:rPr>
      </w:pPr>
      <w:ins w:id="3079" w:author="Pan, Zhemin" w:date="2025-12-13T13:35:00Z" w16du:dateUtc="2025-12-13T05:35:00Z">
        <w:r w:rsidRPr="00FD35A8">
          <w:rPr>
            <w:rFonts w:ascii="Times New Roman" w:hAnsi="Times New Roman" w:cs="Times New Roman"/>
            <w:szCs w:val="20"/>
          </w:rPr>
          <w:t>Cmax (&lt;&lt;unit&gt;&gt;)</w:t>
        </w:r>
      </w:ins>
    </w:p>
    <w:p w14:paraId="128E29E1" w14:textId="77777777" w:rsidR="00A746E4" w:rsidRPr="00FD35A8" w:rsidRDefault="00A746E4" w:rsidP="00A746E4">
      <w:pPr>
        <w:tabs>
          <w:tab w:val="left" w:pos="800"/>
        </w:tabs>
        <w:rPr>
          <w:ins w:id="3080" w:author="Pan, Zhemin" w:date="2025-12-13T13:35:00Z" w16du:dateUtc="2025-12-13T05:35:00Z"/>
          <w:rFonts w:ascii="Times New Roman" w:hAnsi="Times New Roman" w:cs="Times New Roman"/>
          <w:szCs w:val="20"/>
        </w:rPr>
      </w:pPr>
      <w:ins w:id="3081" w:author="Pan, Zhemin" w:date="2025-12-13T13:35:00Z" w16du:dateUtc="2025-12-13T05:35:00Z">
        <w:r w:rsidRPr="00FD35A8">
          <w:rPr>
            <w:rFonts w:ascii="Times New Roman" w:hAnsi="Times New Roman" w:cs="Times New Roman"/>
            <w:szCs w:val="20"/>
          </w:rPr>
          <w:t>Clast (&lt;&lt;unit&gt;&gt;)</w:t>
        </w:r>
      </w:ins>
    </w:p>
    <w:p w14:paraId="72E95E99" w14:textId="77777777" w:rsidR="00A746E4" w:rsidRPr="00FD35A8" w:rsidRDefault="00A746E4" w:rsidP="00A746E4">
      <w:pPr>
        <w:tabs>
          <w:tab w:val="left" w:pos="800"/>
        </w:tabs>
        <w:rPr>
          <w:ins w:id="3082" w:author="Pan, Zhemin" w:date="2025-12-13T13:35:00Z" w16du:dateUtc="2025-12-13T05:35:00Z"/>
          <w:rFonts w:ascii="Times New Roman" w:hAnsi="Times New Roman" w:cs="Times New Roman"/>
          <w:szCs w:val="20"/>
        </w:rPr>
      </w:pPr>
      <w:ins w:id="3083" w:author="Pan, Zhemin" w:date="2025-12-13T13:35:00Z" w16du:dateUtc="2025-12-13T05:35:00Z">
        <w:r w:rsidRPr="00FD35A8">
          <w:rPr>
            <w:rFonts w:ascii="Times New Roman" w:hAnsi="Times New Roman" w:cs="Times New Roman"/>
            <w:szCs w:val="20"/>
          </w:rPr>
          <w:t>Tmax (&lt;&lt;unit&gt;&gt;)</w:t>
        </w:r>
      </w:ins>
    </w:p>
    <w:p w14:paraId="7DDF06D1" w14:textId="77777777" w:rsidR="00A746E4" w:rsidRPr="00FD35A8" w:rsidRDefault="00A746E4" w:rsidP="00A746E4">
      <w:pPr>
        <w:tabs>
          <w:tab w:val="left" w:pos="800"/>
        </w:tabs>
        <w:rPr>
          <w:ins w:id="3084" w:author="Pan, Zhemin" w:date="2025-12-13T13:35:00Z" w16du:dateUtc="2025-12-13T05:35:00Z"/>
          <w:rFonts w:ascii="Times New Roman" w:hAnsi="Times New Roman" w:cs="Times New Roman"/>
          <w:szCs w:val="20"/>
        </w:rPr>
      </w:pPr>
      <w:ins w:id="3085" w:author="Pan, Zhemin" w:date="2025-12-13T13:35:00Z" w16du:dateUtc="2025-12-13T05:35:00Z">
        <w:r w:rsidRPr="00FD35A8">
          <w:rPr>
            <w:rFonts w:ascii="Times New Roman" w:hAnsi="Times New Roman" w:cs="Times New Roman"/>
            <w:szCs w:val="20"/>
          </w:rPr>
          <w:t>Tlast (&lt;&lt;unit&gt;&gt;)</w:t>
        </w:r>
      </w:ins>
    </w:p>
    <w:p w14:paraId="1B4515EF" w14:textId="026743A2" w:rsidR="00E42B1E" w:rsidRPr="00FD35A8" w:rsidRDefault="00A746E4" w:rsidP="00A746E4">
      <w:pPr>
        <w:tabs>
          <w:tab w:val="left" w:pos="800"/>
        </w:tabs>
        <w:rPr>
          <w:ins w:id="3086" w:author="Pan, Zhemin" w:date="2025-12-13T13:37:00Z" w16du:dateUtc="2025-12-13T05:37:00Z"/>
          <w:rFonts w:ascii="Times New Roman" w:hAnsi="Times New Roman" w:cs="Times New Roman"/>
          <w:szCs w:val="20"/>
        </w:rPr>
      </w:pPr>
      <w:ins w:id="3087" w:author="Pan, Zhemin" w:date="2025-12-13T13:35:00Z" w16du:dateUtc="2025-12-13T05:35:00Z">
        <w:r w:rsidRPr="00FD35A8">
          <w:rPr>
            <w:rFonts w:ascii="Times New Roman" w:hAnsi="Times New Roman" w:cs="Times New Roman"/>
            <w:szCs w:val="20"/>
          </w:rPr>
          <w:t>AUClast (&lt;&lt;unit&gt;&gt;)</w:t>
        </w:r>
      </w:ins>
      <w:ins w:id="3088" w:author="Pan, Zhemin" w:date="2025-12-13T13:37:00Z" w16du:dateUtc="2025-12-13T05:37:00Z">
        <w:r w:rsidR="00E42B1E" w:rsidRPr="00FD35A8">
          <w:rPr>
            <w:rFonts w:ascii="Times New Roman" w:hAnsi="Times New Roman" w:cs="Times New Roman"/>
            <w:szCs w:val="20"/>
          </w:rPr>
          <w:br w:type="page"/>
        </w:r>
      </w:ins>
    </w:p>
    <w:p w14:paraId="487A09E8" w14:textId="41C2AFBF" w:rsidR="00C91768" w:rsidRPr="00FD35A8" w:rsidRDefault="00A8293F">
      <w:pPr>
        <w:keepNext/>
        <w:widowControl/>
        <w:spacing w:before="120" w:after="120"/>
        <w:jc w:val="left"/>
        <w:outlineLvl w:val="1"/>
        <w:rPr>
          <w:ins w:id="3089" w:author="Pan, Zhemin" w:date="2025-12-13T13:24:00Z" w16du:dateUtc="2025-12-13T05:24:00Z"/>
          <w:rFonts w:ascii="Times New Roman" w:hAnsi="Times New Roman" w:cs="Times New Roman"/>
          <w:b/>
          <w:bCs/>
          <w:smallCaps/>
          <w:color w:val="auto"/>
          <w:sz w:val="22"/>
          <w:rPrChange w:id="3090" w:author="Pan, Zhemin" w:date="2025-12-13T13:37:00Z" w16du:dateUtc="2025-12-13T05:37:00Z">
            <w:rPr>
              <w:ins w:id="3091" w:author="Pan, Zhemin" w:date="2025-12-13T13:24:00Z" w16du:dateUtc="2025-12-13T05:24:00Z"/>
              <w:rFonts w:ascii="Times New Roman" w:hAnsi="Times New Roman" w:cs="Times New Roman"/>
              <w:szCs w:val="20"/>
            </w:rPr>
          </w:rPrChange>
        </w:rPr>
        <w:pPrChange w:id="3092" w:author="Pan, Zhemin" w:date="2025-12-13T13:37:00Z" w16du:dateUtc="2025-12-13T05:37:00Z">
          <w:pPr>
            <w:tabs>
              <w:tab w:val="left" w:pos="800"/>
            </w:tabs>
          </w:pPr>
        </w:pPrChange>
      </w:pPr>
      <w:bookmarkStart w:id="3093" w:name="_Toc217918944"/>
      <w:ins w:id="3094" w:author="Yali Chen" w:date="2025-12-18T09:33:00Z" w16du:dateUtc="2025-12-18T01:33:00Z">
        <w:r w:rsidRPr="00FD35A8">
          <w:rPr>
            <w:rFonts w:ascii="Times New Roman" w:hAnsi="Times New Roman" w:cs="Times New Roman"/>
            <w:b/>
            <w:bCs/>
            <w:smallCaps/>
            <w:color w:val="auto"/>
            <w:sz w:val="22"/>
          </w:rPr>
          <w:lastRenderedPageBreak/>
          <w:t xml:space="preserve">14.5 </w:t>
        </w:r>
      </w:ins>
      <w:ins w:id="3095" w:author="Pan, Zhemin" w:date="2025-12-13T13:37:00Z" w16du:dateUtc="2025-12-13T05:37:00Z">
        <w:r w:rsidR="00E42B1E" w:rsidRPr="00FD35A8">
          <w:rPr>
            <w:rFonts w:ascii="Times New Roman" w:hAnsi="Times New Roman" w:cs="Times New Roman"/>
            <w:b/>
            <w:bCs/>
            <w:smallCaps/>
            <w:color w:val="auto"/>
            <w:sz w:val="22"/>
            <w:rPrChange w:id="3096" w:author="Pan, Zhemin" w:date="2025-12-13T13:37:00Z" w16du:dateUtc="2025-12-13T05:37:00Z">
              <w:rPr>
                <w:rFonts w:ascii="Times New Roman" w:hAnsi="Times New Roman" w:cs="Times New Roman"/>
                <w:szCs w:val="20"/>
              </w:rPr>
            </w:rPrChange>
          </w:rPr>
          <w:t>Pharmaco</w:t>
        </w:r>
        <w:r w:rsidR="0042517E" w:rsidRPr="00FD35A8">
          <w:rPr>
            <w:rFonts w:ascii="Times New Roman" w:hAnsi="Times New Roman" w:cs="Times New Roman"/>
            <w:b/>
            <w:bCs/>
            <w:smallCaps/>
            <w:color w:val="auto"/>
            <w:sz w:val="22"/>
            <w:rPrChange w:id="3097" w:author="Pan, Zhemin" w:date="2025-12-13T13:37:00Z" w16du:dateUtc="2025-12-13T05:37:00Z">
              <w:rPr>
                <w:rFonts w:ascii="Times New Roman" w:hAnsi="Times New Roman" w:cs="Times New Roman"/>
                <w:szCs w:val="20"/>
              </w:rPr>
            </w:rPrChange>
          </w:rPr>
          <w:t>dynamics Part</w:t>
        </w:r>
      </w:ins>
      <w:bookmarkEnd w:id="3093"/>
    </w:p>
    <w:p w14:paraId="0B4E1090" w14:textId="062524B9" w:rsidR="00C91768" w:rsidRPr="00FD35A8" w:rsidRDefault="00FB3CB0" w:rsidP="00167A52">
      <w:pPr>
        <w:tabs>
          <w:tab w:val="left" w:pos="800"/>
        </w:tabs>
        <w:rPr>
          <w:ins w:id="3098" w:author="Pan, Zhemin" w:date="2025-12-13T13:39:00Z" w16du:dateUtc="2025-12-13T05:39:00Z"/>
          <w:rFonts w:ascii="Times New Roman" w:hAnsi="Times New Roman" w:cs="Times New Roman"/>
          <w:szCs w:val="20"/>
        </w:rPr>
      </w:pPr>
      <w:ins w:id="3099" w:author="Pan, Zhemin" w:date="2025-12-13T13:38:00Z" w16du:dateUtc="2025-12-13T05:38:00Z">
        <w:r w:rsidRPr="00FD35A8">
          <w:rPr>
            <w:rFonts w:ascii="Times New Roman" w:hAnsi="Times New Roman" w:cs="Times New Roman"/>
            <w:szCs w:val="20"/>
          </w:rPr>
          <w:t>PD figures</w:t>
        </w:r>
      </w:ins>
      <w:ins w:id="3100" w:author="Pan, Zhemin" w:date="2025-12-13T13:39:00Z" w16du:dateUtc="2025-12-13T05:39:00Z">
        <w:r w:rsidR="00106FB3" w:rsidRPr="00FD35A8">
          <w:rPr>
            <w:rFonts w:ascii="Times New Roman" w:hAnsi="Times New Roman" w:cs="Times New Roman"/>
            <w:szCs w:val="20"/>
          </w:rPr>
          <w:t>:</w:t>
        </w:r>
        <w:r w:rsidR="00106FB3" w:rsidRPr="00FD35A8">
          <w:rPr>
            <w:rFonts w:ascii="Times New Roman" w:hAnsi="Times New Roman" w:cs="Times New Roman"/>
          </w:rPr>
          <w:t xml:space="preserve"> </w:t>
        </w:r>
        <w:commentRangeStart w:id="3101"/>
        <w:commentRangeStart w:id="3102"/>
        <w:r w:rsidR="00106FB3" w:rsidRPr="00FD35A8">
          <w:rPr>
            <w:rFonts w:ascii="Times New Roman" w:hAnsi="Times New Roman" w:cs="Times New Roman"/>
            <w:szCs w:val="20"/>
          </w:rPr>
          <w:t>B cell, Naïve B cell, Memory B cell, CD20-CD38+</w:t>
        </w:r>
        <w:commentRangeEnd w:id="3101"/>
        <w:r w:rsidR="00F20F4E" w:rsidRPr="00FD35A8">
          <w:rPr>
            <w:rStyle w:val="CommentReference"/>
            <w:rFonts w:ascii="Times New Roman" w:hAnsi="Times New Roman" w:cs="Times New Roman"/>
            <w:sz w:val="20"/>
            <w:szCs w:val="20"/>
          </w:rPr>
          <w:commentReference w:id="3101"/>
        </w:r>
      </w:ins>
      <w:commentRangeEnd w:id="3102"/>
      <w:ins w:id="3103" w:author="Pan, Zhemin" w:date="2025-12-16T14:45:00Z" w16du:dateUtc="2025-12-16T06:45:00Z">
        <w:r w:rsidR="009976D9" w:rsidRPr="00FD35A8">
          <w:rPr>
            <w:rStyle w:val="CommentReference"/>
            <w:rFonts w:ascii="Times New Roman" w:hAnsi="Times New Roman" w:cs="Times New Roman"/>
            <w:sz w:val="20"/>
            <w:szCs w:val="20"/>
          </w:rPr>
          <w:commentReference w:id="3102"/>
        </w:r>
      </w:ins>
    </w:p>
    <w:p w14:paraId="53C338F1" w14:textId="26EA2AC3" w:rsidR="00F20F4E" w:rsidRPr="00FD35A8" w:rsidRDefault="00F20F4E" w:rsidP="00167A52">
      <w:pPr>
        <w:tabs>
          <w:tab w:val="left" w:pos="800"/>
        </w:tabs>
        <w:rPr>
          <w:ins w:id="3104" w:author="Pan, Zhemin" w:date="2025-12-13T13:38:00Z" w16du:dateUtc="2025-12-13T05:38:00Z"/>
          <w:rFonts w:ascii="Times New Roman" w:hAnsi="Times New Roman" w:cs="Times New Roman"/>
          <w:szCs w:val="20"/>
        </w:rPr>
      </w:pPr>
      <w:ins w:id="3105" w:author="Pan, Zhemin" w:date="2025-12-13T13:39:00Z" w16du:dateUtc="2025-12-13T05:39:00Z">
        <w:r w:rsidRPr="00FD35A8">
          <w:rPr>
            <w:rFonts w:ascii="Times New Roman" w:hAnsi="Times New Roman" w:cs="Times New Roman"/>
            <w:szCs w:val="20"/>
          </w:rPr>
          <w:t>&lt;Note</w:t>
        </w:r>
      </w:ins>
      <w:ins w:id="3106" w:author="Pan, Zhemin" w:date="2025-12-13T13:40:00Z" w16du:dateUtc="2025-12-13T05:40:00Z">
        <w:r w:rsidRPr="00FD35A8">
          <w:rPr>
            <w:rFonts w:ascii="Times New Roman" w:hAnsi="Times New Roman" w:cs="Times New Roman"/>
            <w:szCs w:val="20"/>
          </w:rPr>
          <w:t xml:space="preserve">: B cell related </w:t>
        </w:r>
      </w:ins>
      <w:ins w:id="3107" w:author="Pan, Zhemin" w:date="2025-12-13T13:43:00Z" w16du:dateUtc="2025-12-13T05:43:00Z">
        <w:r w:rsidR="00374816" w:rsidRPr="00FD35A8">
          <w:rPr>
            <w:rFonts w:ascii="Times New Roman" w:hAnsi="Times New Roman" w:cs="Times New Roman"/>
            <w:szCs w:val="20"/>
          </w:rPr>
          <w:t>analysis will not be offered in 1</w:t>
        </w:r>
        <w:r w:rsidR="00374816" w:rsidRPr="00FD35A8">
          <w:rPr>
            <w:rFonts w:ascii="Times New Roman" w:hAnsi="Times New Roman" w:cs="Times New Roman"/>
            <w:szCs w:val="20"/>
            <w:vertAlign w:val="superscript"/>
            <w:rPrChange w:id="3108" w:author="Pan, Zhemin" w:date="2025-12-13T13:43:00Z" w16du:dateUtc="2025-12-13T05:43:00Z">
              <w:rPr>
                <w:rFonts w:ascii="Times New Roman" w:hAnsi="Times New Roman" w:cs="Times New Roman"/>
                <w:szCs w:val="20"/>
              </w:rPr>
            </w:rPrChange>
          </w:rPr>
          <w:t>st</w:t>
        </w:r>
        <w:r w:rsidR="00374816" w:rsidRPr="00FD35A8">
          <w:rPr>
            <w:rFonts w:ascii="Times New Roman" w:hAnsi="Times New Roman" w:cs="Times New Roman"/>
            <w:szCs w:val="20"/>
          </w:rPr>
          <w:t xml:space="preserve"> data sharing</w:t>
        </w:r>
      </w:ins>
      <w:ins w:id="3109" w:author="Pan, Zhemin" w:date="2025-12-13T13:39:00Z" w16du:dateUtc="2025-12-13T05:39:00Z">
        <w:r w:rsidRPr="00FD35A8">
          <w:rPr>
            <w:rFonts w:ascii="Times New Roman" w:hAnsi="Times New Roman" w:cs="Times New Roman"/>
            <w:szCs w:val="20"/>
          </w:rPr>
          <w:t>&gt;</w:t>
        </w:r>
      </w:ins>
    </w:p>
    <w:p w14:paraId="2BFEB6BA" w14:textId="589D2896" w:rsidR="00FB3CB0" w:rsidRPr="00FD35A8" w:rsidRDefault="00FB3CB0" w:rsidP="00167A52">
      <w:pPr>
        <w:tabs>
          <w:tab w:val="left" w:pos="800"/>
        </w:tabs>
        <w:rPr>
          <w:ins w:id="3110" w:author="Pan, Zhemin" w:date="2025-12-13T13:24:00Z" w16du:dateUtc="2025-12-13T05:24:00Z"/>
          <w:rFonts w:ascii="Times New Roman" w:hAnsi="Times New Roman" w:cs="Times New Roman"/>
          <w:szCs w:val="20"/>
        </w:rPr>
      </w:pPr>
      <w:ins w:id="3111" w:author="Pan, Zhemin" w:date="2025-12-13T13:38:00Z" w16du:dateUtc="2025-12-13T05:38:00Z">
        <w:r w:rsidRPr="00FD35A8">
          <w:rPr>
            <w:rFonts w:ascii="Times New Roman" w:hAnsi="Times New Roman" w:cs="Times New Roman"/>
            <w:noProof/>
            <w:szCs w:val="20"/>
          </w:rPr>
          <w:drawing>
            <wp:inline distT="0" distB="0" distL="0" distR="0" wp14:anchorId="202AEEFE" wp14:editId="596534F4">
              <wp:extent cx="2637790" cy="2114550"/>
              <wp:effectExtent l="0" t="0" r="0" b="0"/>
              <wp:docPr id="1286102233" name="Picture 3"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02233" name="Picture 3" descr="A screen shot of a graph&#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37790" cy="2114550"/>
                      </a:xfrm>
                      <a:prstGeom prst="rect">
                        <a:avLst/>
                      </a:prstGeom>
                      <a:noFill/>
                    </pic:spPr>
                  </pic:pic>
                </a:graphicData>
              </a:graphic>
            </wp:inline>
          </w:drawing>
        </w:r>
      </w:ins>
    </w:p>
    <w:p w14:paraId="55FF34B1" w14:textId="77777777" w:rsidR="0002137F" w:rsidRPr="00FD35A8" w:rsidRDefault="0002137F" w:rsidP="00167A52">
      <w:pPr>
        <w:tabs>
          <w:tab w:val="left" w:pos="800"/>
        </w:tabs>
        <w:rPr>
          <w:ins w:id="3112" w:author="Pan, Zhemin" w:date="2025-12-13T13:38:00Z" w16du:dateUtc="2025-12-13T05:38:00Z"/>
          <w:rFonts w:ascii="Times New Roman" w:hAnsi="Times New Roman" w:cs="Times New Roman"/>
          <w:szCs w:val="20"/>
        </w:rPr>
      </w:pPr>
      <w:ins w:id="3113" w:author="Pan, Zhemin" w:date="2025-12-13T13:38:00Z" w16du:dateUtc="2025-12-13T05:38:00Z">
        <w:r w:rsidRPr="00FD35A8">
          <w:rPr>
            <w:rFonts w:ascii="Times New Roman" w:hAnsi="Times New Roman" w:cs="Times New Roman"/>
            <w:szCs w:val="20"/>
          </w:rPr>
          <w:br w:type="page"/>
        </w:r>
      </w:ins>
    </w:p>
    <w:p w14:paraId="7ED558BE" w14:textId="65577AE1" w:rsidR="00C91768" w:rsidRPr="00FD35A8" w:rsidRDefault="00A8293F">
      <w:pPr>
        <w:keepNext/>
        <w:widowControl/>
        <w:spacing w:before="120" w:after="120"/>
        <w:jc w:val="left"/>
        <w:outlineLvl w:val="1"/>
        <w:rPr>
          <w:rFonts w:ascii="Times New Roman" w:hAnsi="Times New Roman" w:cs="Times New Roman"/>
          <w:b/>
          <w:bCs/>
          <w:smallCaps/>
          <w:color w:val="auto"/>
          <w:sz w:val="22"/>
          <w:rPrChange w:id="3114" w:author="Pan, Zhemin" w:date="2025-12-13T13:38:00Z" w16du:dateUtc="2025-12-13T05:38:00Z">
            <w:rPr>
              <w:rFonts w:ascii="Times New Roman" w:hAnsi="Times New Roman" w:cs="Times New Roman"/>
              <w:szCs w:val="20"/>
            </w:rPr>
          </w:rPrChange>
        </w:rPr>
        <w:pPrChange w:id="3115" w:author="Pan, Zhemin" w:date="2025-12-13T13:38:00Z" w16du:dateUtc="2025-12-13T05:38:00Z">
          <w:pPr/>
        </w:pPrChange>
      </w:pPr>
      <w:bookmarkStart w:id="3116" w:name="_Toc217918945"/>
      <w:ins w:id="3117" w:author="Yali Chen" w:date="2025-12-18T09:33:00Z" w16du:dateUtc="2025-12-18T01:33:00Z">
        <w:r w:rsidRPr="00FD35A8">
          <w:rPr>
            <w:rFonts w:ascii="Times New Roman" w:hAnsi="Times New Roman" w:cs="Times New Roman"/>
            <w:b/>
            <w:bCs/>
            <w:smallCaps/>
            <w:color w:val="auto"/>
            <w:sz w:val="22"/>
          </w:rPr>
          <w:lastRenderedPageBreak/>
          <w:t xml:space="preserve">14.6 </w:t>
        </w:r>
      </w:ins>
      <w:ins w:id="3118" w:author="Pan, Zhemin" w:date="2025-12-13T13:24:00Z" w16du:dateUtc="2025-12-13T05:24:00Z">
        <w:r w:rsidR="00C91768" w:rsidRPr="00FD35A8">
          <w:rPr>
            <w:rFonts w:ascii="Times New Roman" w:hAnsi="Times New Roman" w:cs="Times New Roman"/>
            <w:b/>
            <w:bCs/>
            <w:smallCaps/>
            <w:color w:val="auto"/>
            <w:sz w:val="22"/>
            <w:rPrChange w:id="3119" w:author="Pan, Zhemin" w:date="2025-12-13T13:38:00Z" w16du:dateUtc="2025-12-13T05:38:00Z">
              <w:rPr>
                <w:rFonts w:ascii="Times New Roman" w:hAnsi="Times New Roman" w:cs="Times New Roman"/>
                <w:szCs w:val="20"/>
              </w:rPr>
            </w:rPrChange>
          </w:rPr>
          <w:t>AD</w:t>
        </w:r>
      </w:ins>
      <w:ins w:id="3120" w:author="Pan, Zhemin" w:date="2025-12-13T13:25:00Z" w16du:dateUtc="2025-12-13T05:25:00Z">
        <w:r w:rsidR="00C91768" w:rsidRPr="00FD35A8">
          <w:rPr>
            <w:rFonts w:ascii="Times New Roman" w:hAnsi="Times New Roman" w:cs="Times New Roman"/>
            <w:b/>
            <w:bCs/>
            <w:smallCaps/>
            <w:color w:val="auto"/>
            <w:sz w:val="22"/>
            <w:rPrChange w:id="3121" w:author="Pan, Zhemin" w:date="2025-12-13T13:38:00Z" w16du:dateUtc="2025-12-13T05:38:00Z">
              <w:rPr>
                <w:rFonts w:ascii="Times New Roman" w:hAnsi="Times New Roman" w:cs="Times New Roman"/>
                <w:szCs w:val="20"/>
              </w:rPr>
            </w:rPrChange>
          </w:rPr>
          <w:t>A</w:t>
        </w:r>
      </w:ins>
      <w:bookmarkEnd w:id="3116"/>
    </w:p>
    <w:p w14:paraId="5A32928C" w14:textId="13BEB4B5" w:rsidR="00B03F3F" w:rsidRPr="00FD35A8" w:rsidRDefault="0079678F" w:rsidP="00BB6A08">
      <w:pPr>
        <w:widowControl/>
        <w:jc w:val="left"/>
        <w:rPr>
          <w:rFonts w:ascii="Times New Roman" w:hAnsi="Times New Roman" w:cs="Times New Roman"/>
          <w:i/>
          <w:iCs/>
          <w:szCs w:val="20"/>
        </w:rPr>
      </w:pPr>
      <w:ins w:id="3122" w:author="Pan, Zhemin" w:date="2025-12-13T13:21:00Z" w16du:dateUtc="2025-12-13T05:21:00Z">
        <w:r w:rsidRPr="00FD35A8">
          <w:rPr>
            <w:rFonts w:ascii="Times New Roman" w:hAnsi="Times New Roman" w:cs="Times New Roman"/>
            <w:i/>
            <w:iCs/>
            <w:noProof/>
            <w:szCs w:val="20"/>
          </w:rPr>
          <w:drawing>
            <wp:anchor distT="0" distB="0" distL="114300" distR="114300" simplePos="0" relativeHeight="251658240" behindDoc="0" locked="0" layoutInCell="1" allowOverlap="1" wp14:anchorId="06126728" wp14:editId="099AD3DE">
              <wp:simplePos x="546265" y="1436914"/>
              <wp:positionH relativeFrom="column">
                <wp:align>left</wp:align>
              </wp:positionH>
              <wp:positionV relativeFrom="paragraph">
                <wp:align>top</wp:align>
              </wp:positionV>
              <wp:extent cx="5454930" cy="3854648"/>
              <wp:effectExtent l="0" t="0" r="0" b="0"/>
              <wp:wrapSquare wrapText="bothSides"/>
              <wp:docPr id="138921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15968" name=""/>
                      <pic:cNvPicPr/>
                    </pic:nvPicPr>
                    <pic:blipFill>
                      <a:blip r:embed="rId33">
                        <a:extLst>
                          <a:ext uri="{28A0092B-C50C-407E-A947-70E740481C1C}">
                            <a14:useLocalDpi xmlns:a14="http://schemas.microsoft.com/office/drawing/2010/main" val="0"/>
                          </a:ext>
                        </a:extLst>
                      </a:blip>
                      <a:stretch>
                        <a:fillRect/>
                      </a:stretch>
                    </pic:blipFill>
                    <pic:spPr>
                      <a:xfrm>
                        <a:off x="0" y="0"/>
                        <a:ext cx="5454930" cy="3854648"/>
                      </a:xfrm>
                      <a:prstGeom prst="rect">
                        <a:avLst/>
                      </a:prstGeom>
                    </pic:spPr>
                  </pic:pic>
                </a:graphicData>
              </a:graphic>
            </wp:anchor>
          </w:drawing>
        </w:r>
      </w:ins>
      <w:ins w:id="3123" w:author="Yali Chen" w:date="2025-12-18T09:33:00Z" w16du:dateUtc="2025-12-18T01:33:00Z">
        <w:r w:rsidR="00A8293F" w:rsidRPr="00FD35A8">
          <w:rPr>
            <w:rFonts w:ascii="Times New Roman" w:hAnsi="Times New Roman" w:cs="Times New Roman"/>
            <w:i/>
            <w:iCs/>
            <w:szCs w:val="20"/>
          </w:rPr>
          <w:br w:type="textWrapping" w:clear="all"/>
        </w:r>
      </w:ins>
    </w:p>
    <w:sectPr w:rsidR="00B03F3F" w:rsidRPr="00FD35A8" w:rsidSect="00486AB0">
      <w:headerReference w:type="default" r:id="rId34"/>
      <w:footerReference w:type="default" r:id="rId35"/>
      <w:pgSz w:w="16839" w:h="11907" w:orient="landscape"/>
      <w:pgMar w:top="1418" w:right="1418" w:bottom="1418" w:left="851" w:header="624" w:footer="992" w:gutter="0"/>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n, Zhemin" w:date="2025-12-13T11:20:00Z" w:initials="ZP">
    <w:p w14:paraId="4E41CB99" w14:textId="77777777" w:rsidR="00307CF0" w:rsidRDefault="00307CF0" w:rsidP="00307CF0">
      <w:pPr>
        <w:pStyle w:val="CommentText"/>
      </w:pPr>
      <w:r>
        <w:rPr>
          <w:rStyle w:val="CommentReference"/>
        </w:rPr>
        <w:annotationRef/>
      </w:r>
      <w:r>
        <w:t>这个shell似乎是总的data sharing的shell？第一次data sharing在这个shell的基础上挑选？</w:t>
      </w:r>
    </w:p>
  </w:comment>
  <w:comment w:id="2" w:author="Yali Chen" w:date="2025-12-17T09:22:00Z" w:initials="YC">
    <w:p w14:paraId="0E495115" w14:textId="77777777" w:rsidR="005E4D27" w:rsidRDefault="005E4D27" w:rsidP="005E4D27">
      <w:pPr>
        <w:pStyle w:val="CommentText"/>
      </w:pPr>
      <w:r>
        <w:rPr>
          <w:rStyle w:val="CommentReference"/>
          <w:rFonts w:hint="eastAsia"/>
        </w:rPr>
        <w:annotationRef/>
      </w:r>
      <w:r>
        <w:rPr>
          <w:rFonts w:hint="eastAsia"/>
        </w:rPr>
        <w:t>初衷是只为这一次的data sharing，但考虑到现在的内容已经超过了1st data sharing的范畴，更新为适用于每一次</w:t>
      </w:r>
    </w:p>
  </w:comment>
  <w:comment w:id="22" w:author="LI, Bo" w:date="2025-12-10T18:41:00Z" w:initials="BL">
    <w:p w14:paraId="2416EC67" w14:textId="5FC21F7A" w:rsidR="00AB3483" w:rsidRDefault="00002888" w:rsidP="00AB3483">
      <w:pPr>
        <w:pStyle w:val="CommentText"/>
      </w:pPr>
      <w:r>
        <w:rPr>
          <w:rStyle w:val="CommentReference"/>
        </w:rPr>
        <w:annotationRef/>
      </w:r>
      <w:r w:rsidR="00AB3483">
        <w:t>对于所有的output， 请增加programming notes 去列举具体每个column是从哪抓的信息， 这样也好确保理解一致, 我看有的已经加了但不是全部</w:t>
      </w:r>
    </w:p>
  </w:comment>
  <w:comment w:id="23" w:author="Yali Chen" w:date="2025-12-18T10:05:00Z" w:initials="YC">
    <w:p w14:paraId="1AA3D846" w14:textId="77777777" w:rsidR="00C377C0" w:rsidRDefault="006D07CB" w:rsidP="00C377C0">
      <w:pPr>
        <w:pStyle w:val="CommentText"/>
      </w:pPr>
      <w:r>
        <w:rPr>
          <w:rStyle w:val="CommentReference"/>
          <w:rFonts w:hint="eastAsia"/>
        </w:rPr>
        <w:annotationRef/>
      </w:r>
      <w:r w:rsidR="00C377C0">
        <w:rPr>
          <w:rFonts w:hint="eastAsia"/>
        </w:rPr>
        <w:t>V0.1 的programming note是出于某些变量和CRF之间的对应并非显而易见。</w:t>
      </w:r>
    </w:p>
    <w:p w14:paraId="1AACBC2A" w14:textId="77777777" w:rsidR="00C377C0" w:rsidRDefault="00C377C0" w:rsidP="00C377C0">
      <w:pPr>
        <w:pStyle w:val="CommentText"/>
      </w:pPr>
    </w:p>
    <w:p w14:paraId="6FBB5CB7" w14:textId="77777777" w:rsidR="00C377C0" w:rsidRDefault="00C377C0" w:rsidP="00C377C0">
      <w:pPr>
        <w:pStyle w:val="CommentText"/>
      </w:pPr>
      <w:r>
        <w:rPr>
          <w:rFonts w:hint="eastAsia"/>
        </w:rPr>
        <w:t>本次V0.2 根据此条comments更加谨慎地考虑了可能让编程感到迷惑的变量，增加了这些变量的programming note。</w:t>
      </w:r>
    </w:p>
    <w:p w14:paraId="01E0C0EF" w14:textId="77777777" w:rsidR="00C377C0" w:rsidRDefault="00C377C0" w:rsidP="00C377C0">
      <w:pPr>
        <w:pStyle w:val="CommentText"/>
      </w:pPr>
    </w:p>
    <w:p w14:paraId="3066863E" w14:textId="77777777" w:rsidR="00C377C0" w:rsidRDefault="00C377C0" w:rsidP="00C377C0">
      <w:pPr>
        <w:pStyle w:val="CommentText"/>
      </w:pPr>
      <w:r>
        <w:rPr>
          <w:rFonts w:hint="eastAsia"/>
        </w:rPr>
        <w:t>没有将programming note当成spec，去介绍每一个表的每一列抓取自CRF或raw的哪一页，省略了一些显而易见的变量的对应关系介绍 比如受试者号 性别 组别...。</w:t>
      </w:r>
    </w:p>
  </w:comment>
  <w:comment w:id="52" w:author="LI, Bo" w:date="2025-12-23T16:31:00Z" w:initials="BL">
    <w:p w14:paraId="2D1BF8DF" w14:textId="77777777" w:rsidR="00B305DA" w:rsidRDefault="00B305DA" w:rsidP="00B305DA">
      <w:pPr>
        <w:pStyle w:val="CommentText"/>
      </w:pPr>
      <w:r>
        <w:rPr>
          <w:rStyle w:val="CommentReference"/>
        </w:rPr>
        <w:annotationRef/>
      </w:r>
      <w:r>
        <w:t>Please help clarify about how to derive/get this information</w:t>
      </w:r>
    </w:p>
  </w:comment>
  <w:comment w:id="53" w:author="Yali Chen" w:date="2025-12-29T13:08:00Z" w:initials="YC">
    <w:p w14:paraId="350A7C94" w14:textId="77777777" w:rsidR="00F34C10" w:rsidRDefault="00F34C10" w:rsidP="00F34C10">
      <w:pPr>
        <w:pStyle w:val="CommentText"/>
      </w:pPr>
      <w:r>
        <w:rPr>
          <w:rStyle w:val="CommentReference"/>
          <w:rFonts w:hint="eastAsia"/>
        </w:rPr>
        <w:annotationRef/>
      </w:r>
      <w:r>
        <w:rPr>
          <w:rFonts w:hint="eastAsia"/>
        </w:rPr>
        <w:t>added</w:t>
      </w:r>
    </w:p>
  </w:comment>
  <w:comment w:id="87" w:author="Pan, Zhemin" w:date="2025-12-13T11:23:00Z" w:initials="ZP">
    <w:p w14:paraId="71B49DDE" w14:textId="3321CC92" w:rsidR="00D9724D" w:rsidRDefault="00EA2B6B" w:rsidP="00D9724D">
      <w:pPr>
        <w:pStyle w:val="CommentText"/>
      </w:pPr>
      <w:r>
        <w:rPr>
          <w:rStyle w:val="CommentReference"/>
        </w:rPr>
        <w:annotationRef/>
      </w:r>
      <w:r w:rsidR="00D9724D">
        <w:rPr>
          <w:highlight w:val="yellow"/>
        </w:rPr>
        <w:t>确定scope的时候physician没有选weight，需要team 确认是否需要weight</w:t>
      </w:r>
    </w:p>
  </w:comment>
  <w:comment w:id="88" w:author="Pan, Zhemin" w:date="2025-12-16T13:03:00Z" w:initials="ZP">
    <w:p w14:paraId="5FC9F15E" w14:textId="77777777" w:rsidR="00320889" w:rsidRDefault="00320889" w:rsidP="00320889">
      <w:pPr>
        <w:pStyle w:val="CommentText"/>
      </w:pPr>
      <w:r>
        <w:rPr>
          <w:rStyle w:val="CommentReference"/>
        </w:rPr>
        <w:annotationRef/>
      </w:r>
      <w:r>
        <w:t>不要</w:t>
      </w:r>
    </w:p>
  </w:comment>
  <w:comment w:id="114" w:author="Pan, Zhemin" w:date="2025-12-13T11:26:00Z" w:initials="ZP">
    <w:p w14:paraId="233F493C" w14:textId="5CE96D9A" w:rsidR="00EE1089" w:rsidRDefault="00286D44" w:rsidP="00EE1089">
      <w:pPr>
        <w:pStyle w:val="CommentText"/>
      </w:pPr>
      <w:r>
        <w:rPr>
          <w:rStyle w:val="CommentReference"/>
        </w:rPr>
        <w:annotationRef/>
      </w:r>
      <w:r w:rsidR="00EE1089">
        <w:rPr>
          <w:highlight w:val="yellow"/>
        </w:rPr>
        <w:t>Disease subtype和Disease duration目前在edc里暂时没有收集，for team discussion是否需要抓紧在first patient dose前加到edc里。SSc病程同理</w:t>
      </w:r>
    </w:p>
  </w:comment>
  <w:comment w:id="115" w:author="Pan, Zhemin" w:date="2025-12-16T13:05:00Z" w:initials="ZP">
    <w:p w14:paraId="0DA83EB2" w14:textId="77777777" w:rsidR="008A20C6" w:rsidRDefault="008A20C6" w:rsidP="008A20C6">
      <w:pPr>
        <w:pStyle w:val="CommentText"/>
      </w:pPr>
      <w:r>
        <w:rPr>
          <w:rStyle w:val="CommentReference"/>
        </w:rPr>
        <w:annotationRef/>
      </w:r>
      <w:r>
        <w:t>excel记录一下</w:t>
      </w:r>
    </w:p>
  </w:comment>
  <w:comment w:id="116" w:author="Pan, Zhemin" w:date="2025-12-16T13:06:00Z" w:initials="ZP">
    <w:p w14:paraId="75190EE7" w14:textId="77777777" w:rsidR="00E35FC9" w:rsidRDefault="00E35FC9" w:rsidP="00E35FC9">
      <w:pPr>
        <w:pStyle w:val="CommentText"/>
      </w:pPr>
      <w:r>
        <w:rPr>
          <w:rStyle w:val="CommentReference"/>
        </w:rPr>
        <w:annotationRef/>
      </w:r>
      <w:r>
        <w:t>Shell 保留，output没有</w:t>
      </w:r>
    </w:p>
  </w:comment>
  <w:comment w:id="117" w:author="Pan, Zhemin" w:date="2025-12-13T12:10:00Z" w:initials="ZP">
    <w:p w14:paraId="6CA5BF39" w14:textId="3225D459" w:rsidR="00EE1089" w:rsidRDefault="00D61FDB" w:rsidP="00EE1089">
      <w:pPr>
        <w:pStyle w:val="CommentText"/>
      </w:pPr>
      <w:r>
        <w:rPr>
          <w:rStyle w:val="CommentReference"/>
        </w:rPr>
        <w:annotationRef/>
      </w:r>
      <w:r w:rsidR="00EE1089">
        <w:t>To Yali，目前这条需要去基线HRCT页面抓取了。SSc基线同理。</w:t>
      </w:r>
    </w:p>
  </w:comment>
  <w:comment w:id="118" w:author="Yali Chen" w:date="2025-12-17T10:02:00Z" w:initials="YC">
    <w:p w14:paraId="73E36BE6" w14:textId="77777777" w:rsidR="007C5768" w:rsidRDefault="007C5768" w:rsidP="007C5768">
      <w:pPr>
        <w:pStyle w:val="CommentText"/>
      </w:pPr>
      <w:r>
        <w:rPr>
          <w:rStyle w:val="CommentReference"/>
          <w:rFonts w:hint="eastAsia"/>
        </w:rPr>
        <w:annotationRef/>
      </w:r>
      <w:r>
        <w:rPr>
          <w:rFonts w:hint="eastAsia"/>
        </w:rPr>
        <w:t>添加了programmmig notes</w:t>
      </w:r>
    </w:p>
  </w:comment>
  <w:comment w:id="123" w:author="Pan, Zhemin" w:date="2025-12-10T14:05:00Z" w:initials="ZP">
    <w:p w14:paraId="0D2BF3A6" w14:textId="5034961E" w:rsidR="00427EBB" w:rsidRDefault="00F940C1" w:rsidP="00427EBB">
      <w:pPr>
        <w:pStyle w:val="CommentText"/>
      </w:pPr>
      <w:r>
        <w:rPr>
          <w:rStyle w:val="CommentReference"/>
        </w:rPr>
        <w:annotationRef/>
      </w:r>
      <w:r w:rsidR="00427EBB">
        <w:rPr>
          <w:highlight w:val="yellow"/>
        </w:rPr>
        <w:t>To team, 该指标是IIM study physician加的，请team评估Basket是否需要？</w:t>
      </w:r>
    </w:p>
    <w:p w14:paraId="46267F34" w14:textId="77777777" w:rsidR="00427EBB" w:rsidRDefault="00427EBB" w:rsidP="00427EBB">
      <w:pPr>
        <w:pStyle w:val="CommentText"/>
      </w:pPr>
      <w:r>
        <w:rPr>
          <w:highlight w:val="yellow"/>
        </w:rPr>
        <w:t>注意，myositis antibody是central lab检测的，如果需要纳入的话可能影响data sharing的timeline</w:t>
      </w:r>
    </w:p>
  </w:comment>
  <w:comment w:id="124" w:author="Pan, Zhemin" w:date="2025-12-16T13:07:00Z" w:initials="ZP">
    <w:p w14:paraId="0E615D6A" w14:textId="77777777" w:rsidR="00AA4AEC" w:rsidRDefault="00AA4AEC" w:rsidP="00AA4AEC">
      <w:pPr>
        <w:pStyle w:val="CommentText"/>
      </w:pPr>
      <w:r>
        <w:rPr>
          <w:rStyle w:val="CommentReference"/>
        </w:rPr>
        <w:annotationRef/>
      </w:r>
      <w:r>
        <w:t>先不要</w:t>
      </w:r>
    </w:p>
  </w:comment>
  <w:comment w:id="154" w:author="Pan, Zhemin" w:date="2025-12-13T12:17:00Z" w:initials="ZP">
    <w:p w14:paraId="2A4A1C86" w14:textId="41DFBFD3" w:rsidR="001C118B" w:rsidRDefault="009F3FD3" w:rsidP="001C118B">
      <w:pPr>
        <w:pStyle w:val="CommentText"/>
      </w:pPr>
      <w:r>
        <w:rPr>
          <w:rStyle w:val="CommentReference"/>
        </w:rPr>
        <w:annotationRef/>
      </w:r>
      <w:r w:rsidR="001C118B">
        <w:rPr>
          <w:highlight w:val="yellow"/>
        </w:rPr>
        <w:t>To team</w:t>
      </w:r>
    </w:p>
    <w:p w14:paraId="78350A68" w14:textId="77777777" w:rsidR="001C118B" w:rsidRDefault="001C118B" w:rsidP="001C118B">
      <w:pPr>
        <w:pStyle w:val="CommentText"/>
      </w:pPr>
      <w:r>
        <w:rPr>
          <w:highlight w:val="yellow"/>
        </w:rPr>
        <w:t>IIM疗效部分选择的是：PhGA,PtGA,MMT-8,</w:t>
      </w:r>
      <w:r>
        <w:rPr>
          <w:b/>
          <w:bCs/>
          <w:highlight w:val="yellow"/>
        </w:rPr>
        <w:t xml:space="preserve">MDAAT-EM, MDAAT-total, </w:t>
      </w:r>
      <w:r>
        <w:rPr>
          <w:highlight w:val="yellow"/>
        </w:rPr>
        <w:t xml:space="preserve">CDDASI, </w:t>
      </w:r>
      <w:r>
        <w:rPr>
          <w:b/>
          <w:bCs/>
          <w:highlight w:val="yellow"/>
        </w:rPr>
        <w:t>MDI</w:t>
      </w:r>
      <w:r>
        <w:rPr>
          <w:highlight w:val="yellow"/>
        </w:rPr>
        <w:t>, CK, FVC, ppFVC。 （其中加粗的几项前期沟通中没有选到基线表里）</w:t>
      </w:r>
    </w:p>
    <w:p w14:paraId="3FB65D8A" w14:textId="77777777" w:rsidR="001C118B" w:rsidRDefault="001C118B" w:rsidP="001C118B">
      <w:pPr>
        <w:pStyle w:val="CommentText"/>
      </w:pPr>
      <w:r>
        <w:rPr>
          <w:highlight w:val="yellow"/>
        </w:rPr>
        <w:t>考虑到前几次data sharing并不会生成疗效相关的图表，我们要不要把这些疗效指标都列在基线这里？</w:t>
      </w:r>
    </w:p>
  </w:comment>
  <w:comment w:id="155" w:author="Pan, Zhemin" w:date="2025-12-13T12:23:00Z" w:initials="ZP">
    <w:p w14:paraId="327B9BB2" w14:textId="577FBA03" w:rsidR="00AF108F" w:rsidRDefault="00AF108F" w:rsidP="00AF108F">
      <w:pPr>
        <w:pStyle w:val="CommentText"/>
      </w:pPr>
      <w:r>
        <w:rPr>
          <w:rStyle w:val="CommentReference"/>
        </w:rPr>
        <w:annotationRef/>
      </w:r>
      <w:r>
        <w:rPr>
          <w:noProof/>
        </w:rPr>
        <w:drawing>
          <wp:inline distT="0" distB="0" distL="0" distR="0" wp14:anchorId="5A0FDC88" wp14:editId="74A50F3D">
            <wp:extent cx="1549480" cy="3168813"/>
            <wp:effectExtent l="0" t="0" r="0" b="0"/>
            <wp:docPr id="1945561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614" name="Picture 19455614" descr="Image"/>
                    <pic:cNvPicPr/>
                  </pic:nvPicPr>
                  <pic:blipFill>
                    <a:blip r:embed="rId1">
                      <a:extLst>
                        <a:ext uri="{28A0092B-C50C-407E-A947-70E740481C1C}">
                          <a14:useLocalDpi xmlns:a14="http://schemas.microsoft.com/office/drawing/2010/main" val="0"/>
                        </a:ext>
                      </a:extLst>
                    </a:blip>
                    <a:stretch>
                      <a:fillRect/>
                    </a:stretch>
                  </pic:blipFill>
                  <pic:spPr>
                    <a:xfrm>
                      <a:off x="0" y="0"/>
                      <a:ext cx="1549480" cy="3168813"/>
                    </a:xfrm>
                    <a:prstGeom prst="rect">
                      <a:avLst/>
                    </a:prstGeom>
                  </pic:spPr>
                </pic:pic>
              </a:graphicData>
            </a:graphic>
          </wp:inline>
        </w:drawing>
      </w:r>
    </w:p>
  </w:comment>
  <w:comment w:id="156" w:author="Pan, Zhemin" w:date="2025-12-16T14:39:00Z" w:initials="ZP">
    <w:p w14:paraId="4F537C26" w14:textId="77777777" w:rsidR="00696053" w:rsidRDefault="00696053" w:rsidP="00696053">
      <w:pPr>
        <w:pStyle w:val="CommentText"/>
      </w:pPr>
      <w:r>
        <w:rPr>
          <w:rStyle w:val="CommentReference"/>
        </w:rPr>
        <w:annotationRef/>
      </w:r>
      <w:r>
        <w:t>已加在表里，相应修改。</w:t>
      </w:r>
    </w:p>
  </w:comment>
  <w:comment w:id="157" w:author="Yali Chen" w:date="2025-12-17T11:13:00Z" w:initials="YC">
    <w:p w14:paraId="7C7AE978" w14:textId="77777777" w:rsidR="005447D3" w:rsidRDefault="005447D3" w:rsidP="005447D3">
      <w:pPr>
        <w:pStyle w:val="CommentText"/>
      </w:pPr>
      <w:r>
        <w:rPr>
          <w:rStyle w:val="CommentReference"/>
          <w:rFonts w:hint="eastAsia"/>
        </w:rPr>
        <w:annotationRef/>
      </w:r>
      <w:r>
        <w:rPr>
          <w:rFonts w:hint="eastAsia"/>
        </w:rPr>
        <w:t>updated</w:t>
      </w:r>
    </w:p>
  </w:comment>
  <w:comment w:id="185" w:author="Pan, Zhemin" w:date="2025-12-13T12:23:00Z" w:initials="ZP">
    <w:p w14:paraId="212734F0" w14:textId="65A9F3F8" w:rsidR="00B841F1" w:rsidRDefault="00B841F1" w:rsidP="00B841F1">
      <w:pPr>
        <w:pStyle w:val="CommentText"/>
      </w:pPr>
      <w:r>
        <w:rPr>
          <w:rStyle w:val="CommentReference"/>
        </w:rPr>
        <w:annotationRef/>
      </w:r>
      <w:r>
        <w:t>To team</w:t>
      </w:r>
    </w:p>
    <w:p w14:paraId="468EDDE2" w14:textId="77777777" w:rsidR="00B841F1" w:rsidRDefault="00B841F1" w:rsidP="00B841F1">
      <w:pPr>
        <w:pStyle w:val="CommentText"/>
      </w:pPr>
      <w:r>
        <w:t>template中只选了CDASI，请确认是否2个score都需要加到基线表？</w:t>
      </w:r>
    </w:p>
  </w:comment>
  <w:comment w:id="186" w:author="Pan, Zhemin" w:date="2025-12-16T14:40:00Z" w:initials="ZP">
    <w:p w14:paraId="02CC20D0" w14:textId="77777777" w:rsidR="00DA5F6E" w:rsidRDefault="00DA5F6E" w:rsidP="00DA5F6E">
      <w:pPr>
        <w:pStyle w:val="CommentText"/>
      </w:pPr>
      <w:r>
        <w:rPr>
          <w:rStyle w:val="CommentReference"/>
        </w:rPr>
        <w:annotationRef/>
      </w:r>
      <w:r>
        <w:t>2个都要</w:t>
      </w:r>
    </w:p>
  </w:comment>
  <w:comment w:id="187" w:author="Yali Chen" w:date="2025-12-17T11:13:00Z" w:initials="YC">
    <w:p w14:paraId="79599A1E" w14:textId="77777777" w:rsidR="005447D3" w:rsidRDefault="005447D3" w:rsidP="005447D3">
      <w:pPr>
        <w:pStyle w:val="CommentText"/>
      </w:pPr>
      <w:r>
        <w:rPr>
          <w:rStyle w:val="CommentReference"/>
          <w:rFonts w:hint="eastAsia"/>
        </w:rPr>
        <w:annotationRef/>
      </w:r>
      <w:r>
        <w:rPr>
          <w:rFonts w:hint="eastAsia"/>
        </w:rPr>
        <w:t>updated</w:t>
      </w:r>
    </w:p>
  </w:comment>
  <w:comment w:id="204" w:author="Pan, Zhemin" w:date="2025-12-16T13:45:00Z" w:initials="ZP">
    <w:p w14:paraId="36DD6209" w14:textId="77777777" w:rsidR="00CB09F1" w:rsidRDefault="006D5A47" w:rsidP="00CB09F1">
      <w:pPr>
        <w:pStyle w:val="CommentText"/>
      </w:pPr>
      <w:r>
        <w:rPr>
          <w:rStyle w:val="CommentReference"/>
        </w:rPr>
        <w:annotationRef/>
      </w:r>
      <w:r w:rsidR="00CB09F1">
        <w:t>拉list,按WHO DD coding。Data sharing output generate前请medical double confirm</w:t>
      </w:r>
    </w:p>
  </w:comment>
  <w:comment w:id="205" w:author="Yali Chen" w:date="2025-12-29T13:29:00Z" w:initials="YC">
    <w:p w14:paraId="75DE941F" w14:textId="77777777" w:rsidR="0040109B" w:rsidRDefault="0040109B" w:rsidP="0040109B">
      <w:pPr>
        <w:pStyle w:val="CommentText"/>
      </w:pPr>
      <w:r>
        <w:rPr>
          <w:rStyle w:val="CommentReference"/>
          <w:rFonts w:hint="eastAsia"/>
        </w:rPr>
        <w:annotationRef/>
      </w:r>
      <w:r>
        <w:rPr>
          <w:rFonts w:hint="eastAsia"/>
        </w:rPr>
        <w:t>Same as below</w:t>
      </w:r>
    </w:p>
  </w:comment>
  <w:comment w:id="316" w:author="Yali Chen" w:date="2025-12-17T09:54:00Z" w:initials="YC">
    <w:p w14:paraId="05F78C2D" w14:textId="57EE1BC1" w:rsidR="003D148D" w:rsidRDefault="006F28A3" w:rsidP="003D148D">
      <w:pPr>
        <w:pStyle w:val="CommentText"/>
      </w:pPr>
      <w:r>
        <w:rPr>
          <w:rStyle w:val="CommentReference"/>
          <w:rFonts w:hint="eastAsia"/>
        </w:rPr>
        <w:annotationRef/>
      </w:r>
      <w:r w:rsidR="003D148D">
        <w:rPr>
          <w:rFonts w:hint="eastAsia"/>
        </w:rPr>
        <w:t>To physician：请核对是否包括了准确齐全的Glucocorticoia，使用whodrug coding 的ATC 4 查询 (考虑到Glucocorticoids包括太多的PN药品名称，CC医学提供了Glucocorticoids的ATC药名名称)？</w:t>
      </w:r>
    </w:p>
    <w:p w14:paraId="04C95C37" w14:textId="77777777" w:rsidR="003D148D" w:rsidRDefault="003D148D" w:rsidP="003D148D">
      <w:pPr>
        <w:pStyle w:val="CommentText"/>
      </w:pPr>
    </w:p>
    <w:p w14:paraId="66BBA143" w14:textId="77777777" w:rsidR="003D148D" w:rsidRDefault="003D148D" w:rsidP="003D148D">
      <w:pPr>
        <w:pStyle w:val="CommentText"/>
      </w:pPr>
      <w:r>
        <w:rPr>
          <w:rFonts w:hint="eastAsia"/>
        </w:rPr>
        <w:t>原列出药物</w:t>
      </w:r>
      <w:r>
        <w:rPr>
          <w:rFonts w:hint="eastAsia"/>
          <w:i/>
          <w:iCs/>
        </w:rPr>
        <w:t>Prednisone, Prednisolone, Triamcinolone, Methylprednisolone, Dexamethasone, and Betamethasone</w:t>
      </w:r>
      <w:r>
        <w:rPr>
          <w:rFonts w:hint="eastAsia"/>
        </w:rPr>
        <w:t>摘抄自Basket data sharing scope &amp; draft mock v0.1，不一定包括所有的Glucocorticoia。</w:t>
      </w:r>
    </w:p>
  </w:comment>
  <w:comment w:id="317" w:author="Pan, Zhemin" w:date="2025-12-23T10:45:00Z" w:initials="ZP">
    <w:p w14:paraId="3E5CE60D" w14:textId="76DD1BDC" w:rsidR="00314937" w:rsidRDefault="00314937" w:rsidP="00314937">
      <w:pPr>
        <w:pStyle w:val="CommentText"/>
      </w:pPr>
      <w:r>
        <w:rPr>
          <w:rStyle w:val="CommentReference"/>
        </w:rPr>
        <w:annotationRef/>
      </w:r>
      <w:r>
        <w:fldChar w:fldCharType="begin"/>
      </w:r>
      <w:r>
        <w:instrText>HYPERLINK "mailto:krqs382@astrazeneca.net"</w:instrText>
      </w:r>
      <w:bookmarkStart w:id="323" w:name="_@_523E9D65034D4A2F82EAA9C27B1A1C9DZ"/>
      <w:r>
        <w:fldChar w:fldCharType="separate"/>
      </w:r>
      <w:bookmarkEnd w:id="323"/>
      <w:r w:rsidRPr="00314937">
        <w:rPr>
          <w:rStyle w:val="Mention"/>
          <w:noProof/>
        </w:rPr>
        <w:t>@Zhu, Li</w:t>
      </w:r>
      <w:r>
        <w:fldChar w:fldCharType="end"/>
      </w:r>
      <w:r>
        <w:t xml:space="preserve"> 麻烦帮忙看下哦~</w:t>
      </w:r>
    </w:p>
  </w:comment>
  <w:comment w:id="318" w:author="Zhu, Li" w:date="2025-12-23T11:19:00Z" w:initials="ZL">
    <w:p w14:paraId="0100F4AE" w14:textId="3DE3F3CD" w:rsidR="00EA7385" w:rsidRDefault="00EA7385">
      <w:pPr>
        <w:pStyle w:val="CommentText"/>
      </w:pPr>
      <w:r>
        <w:rPr>
          <w:rStyle w:val="CommentReference"/>
        </w:rPr>
        <w:annotationRef/>
      </w:r>
      <w:r w:rsidRPr="5E8EADBC">
        <w:rPr>
          <w:b/>
          <w:bCs/>
        </w:rPr>
        <w:t>无异议</w:t>
      </w:r>
    </w:p>
  </w:comment>
  <w:comment w:id="319" w:author="LI, Bo" w:date="2025-12-23T18:45:00Z" w:initials="BL">
    <w:p w14:paraId="7AB00EBA" w14:textId="77777777" w:rsidR="009C2691" w:rsidRDefault="009C2691" w:rsidP="009C2691">
      <w:pPr>
        <w:pStyle w:val="CommentText"/>
      </w:pPr>
      <w:r>
        <w:rPr>
          <w:rStyle w:val="CommentReference"/>
        </w:rPr>
        <w:annotationRef/>
      </w:r>
      <w:r>
        <w:t>这块之前Anifrolumab项目会有一个非常长的project level maintain的list会根据whodd 更新而更新，如果我们不需要这么formal的话，当时还有一个list 专门for oral convert 计算的“</w:t>
      </w:r>
    </w:p>
    <w:p w14:paraId="4F3201E9" w14:textId="77777777" w:rsidR="009C2691" w:rsidRDefault="009C2691" w:rsidP="009C2691">
      <w:pPr>
        <w:pStyle w:val="CommentText"/>
      </w:pPr>
      <w:r>
        <w:rPr>
          <w:color w:val="000000"/>
        </w:rPr>
        <w:t>Betamethasone</w:t>
      </w:r>
    </w:p>
    <w:p w14:paraId="4C8029BA" w14:textId="77777777" w:rsidR="009C2691" w:rsidRDefault="009C2691" w:rsidP="009C2691">
      <w:pPr>
        <w:pStyle w:val="CommentText"/>
      </w:pPr>
      <w:r>
        <w:rPr>
          <w:color w:val="000000"/>
        </w:rPr>
        <w:t>Betamethasone dipropionate</w:t>
      </w:r>
    </w:p>
    <w:p w14:paraId="6BCD957E" w14:textId="77777777" w:rsidR="009C2691" w:rsidRDefault="009C2691" w:rsidP="009C2691">
      <w:pPr>
        <w:pStyle w:val="CommentText"/>
      </w:pPr>
      <w:r>
        <w:rPr>
          <w:color w:val="000000"/>
        </w:rPr>
        <w:t>Betamethasone sodium phosphate</w:t>
      </w:r>
    </w:p>
    <w:p w14:paraId="48ECE335" w14:textId="77777777" w:rsidR="009C2691" w:rsidRDefault="009C2691" w:rsidP="009C2691">
      <w:pPr>
        <w:pStyle w:val="CommentText"/>
      </w:pPr>
      <w:r>
        <w:rPr>
          <w:color w:val="000000"/>
        </w:rPr>
        <w:t>Betamethasone valerate</w:t>
      </w:r>
    </w:p>
    <w:p w14:paraId="42D53967" w14:textId="77777777" w:rsidR="009C2691" w:rsidRDefault="009C2691" w:rsidP="009C2691">
      <w:pPr>
        <w:pStyle w:val="CommentText"/>
      </w:pPr>
      <w:r>
        <w:rPr>
          <w:color w:val="000000"/>
        </w:rPr>
        <w:t>Betrospam</w:t>
      </w:r>
    </w:p>
    <w:p w14:paraId="0907F365" w14:textId="77777777" w:rsidR="009C2691" w:rsidRDefault="009C2691" w:rsidP="009C2691">
      <w:pPr>
        <w:pStyle w:val="CommentText"/>
      </w:pPr>
      <w:r>
        <w:rPr>
          <w:color w:val="000000"/>
        </w:rPr>
        <w:t>Budesonide</w:t>
      </w:r>
    </w:p>
    <w:p w14:paraId="11112E67" w14:textId="77777777" w:rsidR="009C2691" w:rsidRDefault="009C2691" w:rsidP="009C2691">
      <w:pPr>
        <w:pStyle w:val="CommentText"/>
      </w:pPr>
      <w:r>
        <w:rPr>
          <w:color w:val="000000"/>
        </w:rPr>
        <w:t>Celestona bifas</w:t>
      </w:r>
    </w:p>
    <w:p w14:paraId="5B2DEE8C" w14:textId="77777777" w:rsidR="009C2691" w:rsidRDefault="009C2691" w:rsidP="009C2691">
      <w:pPr>
        <w:pStyle w:val="CommentText"/>
      </w:pPr>
      <w:r>
        <w:rPr>
          <w:color w:val="000000"/>
        </w:rPr>
        <w:t>Cortisone</w:t>
      </w:r>
    </w:p>
    <w:p w14:paraId="0C25557E" w14:textId="77777777" w:rsidR="009C2691" w:rsidRDefault="009C2691" w:rsidP="009C2691">
      <w:pPr>
        <w:pStyle w:val="CommentText"/>
      </w:pPr>
      <w:r>
        <w:rPr>
          <w:color w:val="000000"/>
        </w:rPr>
        <w:t>Cortisone acetate</w:t>
      </w:r>
    </w:p>
    <w:p w14:paraId="0F4D7414" w14:textId="77777777" w:rsidR="009C2691" w:rsidRDefault="009C2691" w:rsidP="009C2691">
      <w:pPr>
        <w:pStyle w:val="CommentText"/>
      </w:pPr>
      <w:r>
        <w:rPr>
          <w:color w:val="000000"/>
        </w:rPr>
        <w:t>Cronolevel</w:t>
      </w:r>
    </w:p>
    <w:p w14:paraId="296AEAAD" w14:textId="77777777" w:rsidR="009C2691" w:rsidRDefault="009C2691" w:rsidP="009C2691">
      <w:pPr>
        <w:pStyle w:val="CommentText"/>
      </w:pPr>
      <w:r>
        <w:rPr>
          <w:color w:val="000000"/>
        </w:rPr>
        <w:t>Decadron (nos)</w:t>
      </w:r>
    </w:p>
    <w:p w14:paraId="05B9A64C" w14:textId="77777777" w:rsidR="009C2691" w:rsidRDefault="009C2691" w:rsidP="009C2691">
      <w:pPr>
        <w:pStyle w:val="CommentText"/>
      </w:pPr>
      <w:r>
        <w:rPr>
          <w:color w:val="000000"/>
        </w:rPr>
        <w:t>Deflazacort</w:t>
      </w:r>
    </w:p>
    <w:p w14:paraId="3E2D74F8" w14:textId="77777777" w:rsidR="009C2691" w:rsidRDefault="009C2691" w:rsidP="009C2691">
      <w:pPr>
        <w:pStyle w:val="CommentText"/>
      </w:pPr>
      <w:r>
        <w:rPr>
          <w:color w:val="000000"/>
        </w:rPr>
        <w:t>Dexamethasone</w:t>
      </w:r>
    </w:p>
    <w:p w14:paraId="70ED333F" w14:textId="77777777" w:rsidR="009C2691" w:rsidRDefault="009C2691" w:rsidP="009C2691">
      <w:pPr>
        <w:pStyle w:val="CommentText"/>
      </w:pPr>
      <w:r>
        <w:rPr>
          <w:color w:val="000000"/>
        </w:rPr>
        <w:t>Dexamethasone acetate</w:t>
      </w:r>
    </w:p>
    <w:p w14:paraId="56D3D9F7" w14:textId="77777777" w:rsidR="009C2691" w:rsidRDefault="009C2691" w:rsidP="009C2691">
      <w:pPr>
        <w:pStyle w:val="CommentText"/>
      </w:pPr>
      <w:r>
        <w:rPr>
          <w:color w:val="000000"/>
        </w:rPr>
        <w:t>Dexamethasone sodium phosphate</w:t>
      </w:r>
    </w:p>
    <w:p w14:paraId="185DD018" w14:textId="77777777" w:rsidR="009C2691" w:rsidRDefault="009C2691" w:rsidP="009C2691">
      <w:pPr>
        <w:pStyle w:val="CommentText"/>
      </w:pPr>
      <w:r>
        <w:rPr>
          <w:color w:val="000000"/>
        </w:rPr>
        <w:t>Fludrocortisone</w:t>
      </w:r>
    </w:p>
    <w:p w14:paraId="6204E9C1" w14:textId="77777777" w:rsidR="009C2691" w:rsidRDefault="009C2691" w:rsidP="009C2691">
      <w:pPr>
        <w:pStyle w:val="CommentText"/>
      </w:pPr>
      <w:r>
        <w:rPr>
          <w:color w:val="000000"/>
        </w:rPr>
        <w:t>Fluocortolone</w:t>
      </w:r>
    </w:p>
    <w:p w14:paraId="7188846D" w14:textId="77777777" w:rsidR="009C2691" w:rsidRDefault="009C2691" w:rsidP="009C2691">
      <w:pPr>
        <w:pStyle w:val="CommentText"/>
      </w:pPr>
      <w:r>
        <w:rPr>
          <w:color w:val="000000"/>
        </w:rPr>
        <w:t>Hydrocortisone</w:t>
      </w:r>
    </w:p>
    <w:p w14:paraId="1D4D3858" w14:textId="77777777" w:rsidR="009C2691" w:rsidRDefault="009C2691" w:rsidP="009C2691">
      <w:pPr>
        <w:pStyle w:val="CommentText"/>
      </w:pPr>
      <w:r>
        <w:rPr>
          <w:color w:val="000000"/>
        </w:rPr>
        <w:t>Hydrocortisone acetate</w:t>
      </w:r>
    </w:p>
    <w:p w14:paraId="36774D6E" w14:textId="77777777" w:rsidR="009C2691" w:rsidRDefault="009C2691" w:rsidP="009C2691">
      <w:pPr>
        <w:pStyle w:val="CommentText"/>
      </w:pPr>
      <w:r>
        <w:rPr>
          <w:color w:val="000000"/>
        </w:rPr>
        <w:t>Hydrocortisone sodium succinate</w:t>
      </w:r>
    </w:p>
    <w:p w14:paraId="19E2370D" w14:textId="77777777" w:rsidR="009C2691" w:rsidRDefault="009C2691" w:rsidP="009C2691">
      <w:pPr>
        <w:pStyle w:val="CommentText"/>
      </w:pPr>
      <w:r>
        <w:rPr>
          <w:color w:val="000000"/>
        </w:rPr>
        <w:t>Meprednisone</w:t>
      </w:r>
    </w:p>
    <w:p w14:paraId="1666A925" w14:textId="77777777" w:rsidR="009C2691" w:rsidRDefault="009C2691" w:rsidP="009C2691">
      <w:pPr>
        <w:pStyle w:val="CommentText"/>
      </w:pPr>
      <w:r>
        <w:rPr>
          <w:color w:val="000000"/>
        </w:rPr>
        <w:t>Methylprednisolone</w:t>
      </w:r>
    </w:p>
    <w:p w14:paraId="7B73A57D" w14:textId="77777777" w:rsidR="009C2691" w:rsidRDefault="009C2691" w:rsidP="009C2691">
      <w:pPr>
        <w:pStyle w:val="CommentText"/>
      </w:pPr>
      <w:r>
        <w:rPr>
          <w:color w:val="000000"/>
        </w:rPr>
        <w:t>Methylprednisolone acetate</w:t>
      </w:r>
    </w:p>
    <w:p w14:paraId="1EA09D54" w14:textId="77777777" w:rsidR="009C2691" w:rsidRDefault="009C2691" w:rsidP="009C2691">
      <w:pPr>
        <w:pStyle w:val="CommentText"/>
      </w:pPr>
      <w:r>
        <w:rPr>
          <w:color w:val="000000"/>
        </w:rPr>
        <w:t>Methylprednisolone sodium succinate</w:t>
      </w:r>
    </w:p>
    <w:p w14:paraId="12C06F2B" w14:textId="77777777" w:rsidR="009C2691" w:rsidRDefault="009C2691" w:rsidP="009C2691">
      <w:pPr>
        <w:pStyle w:val="CommentText"/>
      </w:pPr>
      <w:r>
        <w:rPr>
          <w:color w:val="000000"/>
        </w:rPr>
        <w:t>Paramethasone</w:t>
      </w:r>
    </w:p>
    <w:p w14:paraId="7B757B51" w14:textId="77777777" w:rsidR="009C2691" w:rsidRDefault="009C2691" w:rsidP="009C2691">
      <w:pPr>
        <w:pStyle w:val="CommentText"/>
      </w:pPr>
      <w:r>
        <w:rPr>
          <w:color w:val="000000"/>
        </w:rPr>
        <w:t>Prednisolone</w:t>
      </w:r>
    </w:p>
    <w:p w14:paraId="6508C331" w14:textId="77777777" w:rsidR="009C2691" w:rsidRDefault="009C2691" w:rsidP="009C2691">
      <w:pPr>
        <w:pStyle w:val="CommentText"/>
      </w:pPr>
      <w:r>
        <w:rPr>
          <w:color w:val="000000"/>
        </w:rPr>
        <w:t>Prednisolone acetate</w:t>
      </w:r>
    </w:p>
    <w:p w14:paraId="1C3516E1" w14:textId="77777777" w:rsidR="009C2691" w:rsidRDefault="009C2691" w:rsidP="009C2691">
      <w:pPr>
        <w:pStyle w:val="CommentText"/>
      </w:pPr>
      <w:r>
        <w:rPr>
          <w:color w:val="000000"/>
        </w:rPr>
        <w:t>Prednisolone sodium phosphate</w:t>
      </w:r>
    </w:p>
    <w:p w14:paraId="3BBB74AE" w14:textId="77777777" w:rsidR="009C2691" w:rsidRDefault="009C2691" w:rsidP="009C2691">
      <w:pPr>
        <w:pStyle w:val="CommentText"/>
      </w:pPr>
      <w:r>
        <w:rPr>
          <w:color w:val="000000"/>
        </w:rPr>
        <w:t>Prednisolone sodium succinate</w:t>
      </w:r>
    </w:p>
    <w:p w14:paraId="217800DE" w14:textId="77777777" w:rsidR="009C2691" w:rsidRDefault="009C2691" w:rsidP="009C2691">
      <w:pPr>
        <w:pStyle w:val="CommentText"/>
      </w:pPr>
      <w:r>
        <w:rPr>
          <w:color w:val="000000"/>
        </w:rPr>
        <w:t>Prednisone</w:t>
      </w:r>
    </w:p>
    <w:p w14:paraId="13C60D55" w14:textId="77777777" w:rsidR="009C2691" w:rsidRDefault="009C2691" w:rsidP="009C2691">
      <w:pPr>
        <w:pStyle w:val="CommentText"/>
      </w:pPr>
      <w:r>
        <w:rPr>
          <w:color w:val="000000"/>
        </w:rPr>
        <w:t>Prednisone acetate</w:t>
      </w:r>
    </w:p>
    <w:p w14:paraId="2FFA30B3" w14:textId="77777777" w:rsidR="009C2691" w:rsidRDefault="009C2691" w:rsidP="009C2691">
      <w:pPr>
        <w:pStyle w:val="CommentText"/>
      </w:pPr>
      <w:r>
        <w:rPr>
          <w:color w:val="000000"/>
        </w:rPr>
        <w:t>Triamcinolone</w:t>
      </w:r>
    </w:p>
    <w:p w14:paraId="2C2B0D0F" w14:textId="77777777" w:rsidR="009C2691" w:rsidRDefault="009C2691" w:rsidP="009C2691">
      <w:pPr>
        <w:pStyle w:val="CommentText"/>
      </w:pPr>
      <w:r>
        <w:rPr>
          <w:color w:val="000000"/>
        </w:rPr>
        <w:t>Triamcinolone acetate</w:t>
      </w:r>
    </w:p>
    <w:p w14:paraId="0AA0BD9D" w14:textId="77777777" w:rsidR="009C2691" w:rsidRDefault="009C2691" w:rsidP="009C2691">
      <w:pPr>
        <w:pStyle w:val="CommentText"/>
      </w:pPr>
      <w:r>
        <w:rPr>
          <w:color w:val="000000"/>
        </w:rPr>
        <w:t>Triamcinolone acetonide</w:t>
      </w:r>
    </w:p>
    <w:p w14:paraId="66C4C192" w14:textId="77777777" w:rsidR="009C2691" w:rsidRDefault="009C2691" w:rsidP="009C2691">
      <w:pPr>
        <w:pStyle w:val="CommentText"/>
      </w:pPr>
      <w:r>
        <w:t>”不太确定这个是否可以满足我们的search 需求，另外如果需要medical review再来判断的话，建议把这个流程梳理一下并记录操作</w:t>
      </w:r>
    </w:p>
  </w:comment>
  <w:comment w:id="320" w:author="Yali Chen" w:date="2025-12-29T13:27:00Z" w:initials="YC">
    <w:p w14:paraId="1DD81250" w14:textId="77777777" w:rsidR="00AD1FDE" w:rsidRDefault="008A4BA3" w:rsidP="00AD1FDE">
      <w:pPr>
        <w:pStyle w:val="CommentText"/>
      </w:pPr>
      <w:r>
        <w:rPr>
          <w:rStyle w:val="CommentReference"/>
          <w:rFonts w:hint="eastAsia"/>
        </w:rPr>
        <w:annotationRef/>
      </w:r>
      <w:r w:rsidR="00AD1FDE">
        <w:rPr>
          <w:rFonts w:hint="eastAsia"/>
        </w:rPr>
        <w:t>这里不计算daily dose，因为只需回答Y/N，list for oral convert 的系数就不会用到，其次我请教CC医学得到的答案是，ATC4比PN更高一级的类，已经包括上述list的PN药品名（甚至更多），就判断糖皮质激素Y/N而言ATC 4=H02AB更完整。</w:t>
      </w:r>
    </w:p>
  </w:comment>
  <w:comment w:id="311" w:author="LI, Bo" w:date="2025-12-23T16:39:00Z" w:initials="BL">
    <w:p w14:paraId="28437822" w14:textId="16DF3ADF" w:rsidR="004C5611" w:rsidRDefault="004C5611" w:rsidP="004C5611">
      <w:pPr>
        <w:pStyle w:val="CommentText"/>
      </w:pPr>
      <w:r>
        <w:rPr>
          <w:rStyle w:val="CommentReference"/>
        </w:rPr>
        <w:annotationRef/>
      </w:r>
      <w:r>
        <w:t>If this is enough? Or need to use medication list provided before need to confirm with physician</w:t>
      </w:r>
    </w:p>
  </w:comment>
  <w:comment w:id="312" w:author="Yali Chen" w:date="2025-12-29T13:21:00Z" w:initials="YC">
    <w:p w14:paraId="193F13E7" w14:textId="77777777" w:rsidR="00A14C9A" w:rsidRDefault="00A14C9A" w:rsidP="00A14C9A">
      <w:pPr>
        <w:pStyle w:val="CommentText"/>
      </w:pPr>
      <w:r>
        <w:rPr>
          <w:rStyle w:val="CommentReference"/>
          <w:rFonts w:hint="eastAsia"/>
        </w:rPr>
        <w:annotationRef/>
      </w:r>
      <w:r>
        <w:rPr>
          <w:rFonts w:hint="eastAsia"/>
        </w:rPr>
        <w:t>Same as below</w:t>
      </w:r>
    </w:p>
  </w:comment>
  <w:comment w:id="400" w:author="Pan, Zhemin" w:date="2025-12-12T13:53:00Z" w:initials="ZP">
    <w:p w14:paraId="70279B37" w14:textId="5AF4E6C4" w:rsidR="00D44B3A" w:rsidRDefault="00697DE9" w:rsidP="00D44B3A">
      <w:pPr>
        <w:pStyle w:val="CommentText"/>
      </w:pPr>
      <w:r>
        <w:rPr>
          <w:rStyle w:val="CommentReference"/>
        </w:rPr>
        <w:annotationRef/>
      </w:r>
      <w:r w:rsidR="00D44B3A">
        <w:rPr>
          <w:highlight w:val="yellow"/>
        </w:rPr>
        <w:t>To team,</w:t>
      </w:r>
    </w:p>
    <w:p w14:paraId="5F0CF3C1" w14:textId="77777777" w:rsidR="00D44B3A" w:rsidRDefault="00D44B3A" w:rsidP="00D44B3A">
      <w:pPr>
        <w:pStyle w:val="CommentText"/>
      </w:pPr>
      <w:r>
        <w:rPr>
          <w:highlight w:val="yellow"/>
        </w:rPr>
        <w:t>For SSc 前期team没有选Concomitant Glucocorticoid，是否需要添加？</w:t>
      </w:r>
    </w:p>
  </w:comment>
  <w:comment w:id="401" w:author="Pan, Zhemin" w:date="2025-12-16T13:10:00Z" w:initials="ZP">
    <w:p w14:paraId="17EEC072" w14:textId="77777777" w:rsidR="004A184D" w:rsidRDefault="004A184D" w:rsidP="004A184D">
      <w:pPr>
        <w:pStyle w:val="CommentText"/>
      </w:pPr>
      <w:r>
        <w:rPr>
          <w:rStyle w:val="CommentReference"/>
        </w:rPr>
        <w:annotationRef/>
      </w:r>
      <w:r>
        <w:t>不用</w:t>
      </w:r>
    </w:p>
  </w:comment>
  <w:comment w:id="402" w:author="Yali Chen" w:date="2025-12-17T11:13:00Z" w:initials="YC">
    <w:p w14:paraId="6EF24D18" w14:textId="77777777" w:rsidR="0088663F" w:rsidRDefault="0088663F" w:rsidP="0088663F">
      <w:pPr>
        <w:pStyle w:val="CommentText"/>
      </w:pPr>
      <w:r>
        <w:rPr>
          <w:rStyle w:val="CommentReference"/>
          <w:rFonts w:hint="eastAsia"/>
        </w:rPr>
        <w:annotationRef/>
      </w:r>
      <w:r>
        <w:rPr>
          <w:rFonts w:hint="eastAsia"/>
        </w:rPr>
        <w:t>updated</w:t>
      </w:r>
    </w:p>
  </w:comment>
  <w:comment w:id="416" w:author="Pan, Zhemin" w:date="2025-12-23T10:45:00Z" w:initials="ZP">
    <w:p w14:paraId="2E56AF5B" w14:textId="77777777" w:rsidR="00314937" w:rsidRDefault="00314937" w:rsidP="00314937">
      <w:pPr>
        <w:pStyle w:val="CommentText"/>
      </w:pPr>
      <w:r>
        <w:rPr>
          <w:rStyle w:val="CommentReference"/>
        </w:rPr>
        <w:annotationRef/>
      </w:r>
      <w:r>
        <w:t>DCO？</w:t>
      </w:r>
    </w:p>
  </w:comment>
  <w:comment w:id="417" w:author="Yali Chen" w:date="2025-12-29T13:29:00Z" w:initials="YC">
    <w:p w14:paraId="01145868" w14:textId="77777777" w:rsidR="0061003B" w:rsidRDefault="0061003B" w:rsidP="0061003B">
      <w:pPr>
        <w:pStyle w:val="CommentText"/>
      </w:pPr>
      <w:r>
        <w:rPr>
          <w:rStyle w:val="CommentReference"/>
          <w:rFonts w:hint="eastAsia"/>
        </w:rPr>
        <w:annotationRef/>
      </w:r>
      <w:r>
        <w:rPr>
          <w:rFonts w:hint="eastAsia"/>
        </w:rPr>
        <w:t>yes</w:t>
      </w:r>
    </w:p>
  </w:comment>
  <w:comment w:id="444" w:author="Pan, Zhemin" w:date="2025-12-23T10:46:00Z" w:initials="ZP">
    <w:p w14:paraId="4C27142D" w14:textId="536F1D3C" w:rsidR="00CC2F22" w:rsidRDefault="00755C3E" w:rsidP="00CC2F22">
      <w:pPr>
        <w:pStyle w:val="CommentText"/>
      </w:pPr>
      <w:r>
        <w:rPr>
          <w:rStyle w:val="CommentReference"/>
        </w:rPr>
        <w:annotationRef/>
      </w:r>
      <w:r w:rsidR="00CC2F22">
        <w:t>Double check the CRF page name~seems to be Chest CT page.</w:t>
      </w:r>
    </w:p>
  </w:comment>
  <w:comment w:id="445" w:author="LI, Bo" w:date="2025-12-23T16:44:00Z" w:initials="BL">
    <w:p w14:paraId="7FBD83FB" w14:textId="77777777" w:rsidR="001B45BA" w:rsidRDefault="001B45BA" w:rsidP="001B45BA">
      <w:pPr>
        <w:pStyle w:val="CommentText"/>
      </w:pPr>
      <w:r>
        <w:rPr>
          <w:rStyle w:val="CommentReference"/>
        </w:rPr>
        <w:annotationRef/>
      </w:r>
      <w:r>
        <w:t>Echo to check usage of CRF form Chest CT and Chest HRCT</w:t>
      </w:r>
    </w:p>
  </w:comment>
  <w:comment w:id="446" w:author="Yali Chen" w:date="2025-12-29T14:11:00Z" w:initials="YC">
    <w:p w14:paraId="6446F823" w14:textId="77777777" w:rsidR="00722B9F" w:rsidRDefault="008B41AA" w:rsidP="00722B9F">
      <w:pPr>
        <w:pStyle w:val="CommentText"/>
      </w:pPr>
      <w:r>
        <w:rPr>
          <w:rStyle w:val="CommentReference"/>
          <w:rFonts w:hint="eastAsia"/>
        </w:rPr>
        <w:annotationRef/>
      </w:r>
      <w:r w:rsidR="00722B9F">
        <w:rPr>
          <w:rFonts w:hint="eastAsia"/>
        </w:rPr>
        <w:t xml:space="preserve">请教了CC医学，回复是，CT有些内容可能看的不清楚或者看不到，而HRCT会更准确一些看得清，这种最终的结果可以以HRCT为准。Programming note 逻辑更新。 </w:t>
      </w:r>
    </w:p>
  </w:comment>
  <w:comment w:id="463" w:author="LI, Bo" w:date="2025-12-10T18:49:00Z" w:initials="BL">
    <w:p w14:paraId="766349E0" w14:textId="03CE553C" w:rsidR="00CD756B" w:rsidRDefault="00CD756B" w:rsidP="00CD756B">
      <w:pPr>
        <w:pStyle w:val="CommentText"/>
      </w:pPr>
      <w:r>
        <w:rPr>
          <w:rStyle w:val="CommentReference"/>
        </w:rPr>
        <w:annotationRef/>
      </w:r>
      <w:r>
        <w:t>这个转换列表列全了么？ 按照第二列也不太理解如何转换的</w:t>
      </w:r>
    </w:p>
  </w:comment>
  <w:comment w:id="464" w:author="Yali Chen" w:date="2025-12-17T09:54:00Z" w:initials="YC">
    <w:p w14:paraId="6AC83144" w14:textId="77777777" w:rsidR="0008563E" w:rsidRDefault="00283C7A" w:rsidP="0008563E">
      <w:pPr>
        <w:pStyle w:val="CommentText"/>
      </w:pPr>
      <w:r>
        <w:rPr>
          <w:rStyle w:val="CommentReference"/>
          <w:rFonts w:hint="eastAsia"/>
        </w:rPr>
        <w:annotationRef/>
      </w:r>
      <w:r w:rsidR="0008563E">
        <w:rPr>
          <w:rFonts w:hint="eastAsia"/>
        </w:rPr>
        <w:t>To physician：请核对是否包括了准确齐全的Glucocorticoia，使用whodrug coding 的ATC 4 查询 (考虑到Glucocorticoids包括太多的PN药品名称，CC医学提供了Glucocorticoids的ATC药名名称)？</w:t>
      </w:r>
    </w:p>
    <w:p w14:paraId="1D16F06C" w14:textId="77777777" w:rsidR="0008563E" w:rsidRDefault="0008563E" w:rsidP="0008563E">
      <w:pPr>
        <w:pStyle w:val="CommentText"/>
      </w:pPr>
    </w:p>
    <w:p w14:paraId="1412164F" w14:textId="77777777" w:rsidR="0008563E" w:rsidRDefault="0008563E" w:rsidP="0008563E">
      <w:pPr>
        <w:pStyle w:val="CommentText"/>
      </w:pPr>
      <w:r>
        <w:rPr>
          <w:rFonts w:hint="eastAsia"/>
        </w:rPr>
        <w:t>原列出药物Prednisone, Prednisolone, Triamcinolone, Methylprednisolone, Dexamethasone, and Betamethasone摘抄自Basket data sharing scope &amp; draft mock v0.1，不一定包括所有的Glucocorticoia。</w:t>
      </w:r>
    </w:p>
    <w:p w14:paraId="14EE9B96" w14:textId="77777777" w:rsidR="0008563E" w:rsidRDefault="0008563E" w:rsidP="0008563E">
      <w:pPr>
        <w:pStyle w:val="CommentText"/>
      </w:pPr>
    </w:p>
    <w:p w14:paraId="20D37687" w14:textId="77777777" w:rsidR="0008563E" w:rsidRDefault="0008563E" w:rsidP="0008563E">
      <w:pPr>
        <w:pStyle w:val="CommentText"/>
      </w:pPr>
      <w:r>
        <w:rPr>
          <w:rFonts w:hint="eastAsia"/>
        </w:rPr>
        <w:t>现在只对IIM做 Concomitant Glucocorticoi = Y, N</w:t>
      </w:r>
    </w:p>
    <w:p w14:paraId="61342B82" w14:textId="77777777" w:rsidR="0008563E" w:rsidRDefault="0008563E" w:rsidP="0008563E">
      <w:pPr>
        <w:pStyle w:val="CommentText"/>
      </w:pPr>
      <w:r>
        <w:rPr>
          <w:rFonts w:hint="eastAsia"/>
        </w:rPr>
        <w:t>不再需要转换系数。</w:t>
      </w:r>
    </w:p>
  </w:comment>
  <w:comment w:id="935" w:author="Pan, Zhemin" w:date="2025-12-23T10:42:00Z" w:initials="ZP">
    <w:p w14:paraId="4727A6C3" w14:textId="77777777" w:rsidR="005F4F7D" w:rsidRDefault="005F4F7D" w:rsidP="005F4F7D">
      <w:pPr>
        <w:pStyle w:val="CommentText"/>
      </w:pPr>
      <w:r>
        <w:rPr>
          <w:rStyle w:val="CommentReference"/>
        </w:rPr>
        <w:annotationRef/>
      </w:r>
      <w:r>
        <w:t xml:space="preserve">We can remove this listing as CK is presented in </w:t>
      </w:r>
      <w:r>
        <w:rPr>
          <w:color w:val="000000"/>
        </w:rPr>
        <w:t xml:space="preserve">Listing 14.1.2.1 </w:t>
      </w:r>
    </w:p>
  </w:comment>
  <w:comment w:id="936" w:author="Yali Chen" w:date="2025-12-29T14:15:00Z" w:initials="YC">
    <w:p w14:paraId="349FE5B2" w14:textId="77777777" w:rsidR="001B4BE2" w:rsidRDefault="001B4BE2" w:rsidP="001B4BE2">
      <w:pPr>
        <w:pStyle w:val="CommentText"/>
      </w:pPr>
      <w:r>
        <w:rPr>
          <w:rStyle w:val="CommentReference"/>
          <w:rFonts w:hint="eastAsia"/>
        </w:rPr>
        <w:annotationRef/>
      </w:r>
      <w:r>
        <w:rPr>
          <w:rFonts w:hint="eastAsia"/>
        </w:rPr>
        <w:t>Agreed</w:t>
      </w:r>
    </w:p>
  </w:comment>
  <w:comment w:id="965" w:author="Yali Chen" w:date="2025-12-09T16:59:00Z" w:initials="YC">
    <w:p w14:paraId="1C49E2A3" w14:textId="6D33A4EF" w:rsidR="00547CFC" w:rsidRDefault="00547CFC" w:rsidP="00547CFC">
      <w:pPr>
        <w:pStyle w:val="CommentText"/>
      </w:pPr>
      <w:r>
        <w:rPr>
          <w:rStyle w:val="CommentReference"/>
          <w:rFonts w:hint="eastAsia"/>
        </w:rPr>
        <w:annotationRef/>
      </w:r>
      <w:r>
        <w:rPr>
          <w:rFonts w:hint="eastAsia"/>
        </w:rPr>
        <w:t>来自site</w:t>
      </w:r>
    </w:p>
  </w:comment>
  <w:comment w:id="1068" w:author="Yali Chen" w:date="2025-12-09T17:12:00Z" w:initials="YC">
    <w:p w14:paraId="435CB90F" w14:textId="77777777" w:rsidR="0000168B" w:rsidRDefault="001B7BE9" w:rsidP="0000168B">
      <w:pPr>
        <w:pStyle w:val="CommentText"/>
      </w:pPr>
      <w:r>
        <w:rPr>
          <w:rStyle w:val="CommentReference"/>
          <w:rFonts w:hint="eastAsia"/>
        </w:rPr>
        <w:annotationRef/>
      </w:r>
      <w:r w:rsidR="0000168B">
        <w:rPr>
          <w:rFonts w:hint="eastAsia"/>
        </w:rPr>
        <w:t>hs-CRP，ESR来自site</w:t>
      </w:r>
    </w:p>
    <w:p w14:paraId="065AE858" w14:textId="77777777" w:rsidR="0000168B" w:rsidRDefault="0000168B" w:rsidP="0000168B">
      <w:pPr>
        <w:pStyle w:val="CommentText"/>
        <w:ind w:leftChars="270" w:left="540"/>
      </w:pPr>
      <w:r>
        <w:rPr>
          <w:rFonts w:hint="eastAsia"/>
        </w:rPr>
        <w:t>另外三个来自中心实验室</w:t>
      </w:r>
    </w:p>
  </w:comment>
  <w:comment w:id="1069" w:author="Pan, Zhemin" w:date="2025-12-13T12:31:00Z" w:initials="ZP">
    <w:p w14:paraId="661908FA" w14:textId="77777777" w:rsidR="0084680C" w:rsidRDefault="0084680C" w:rsidP="0084680C">
      <w:pPr>
        <w:pStyle w:val="CommentText"/>
      </w:pPr>
      <w:r>
        <w:rPr>
          <w:rStyle w:val="CommentReference"/>
        </w:rPr>
        <w:annotationRef/>
      </w:r>
      <w:r>
        <w:t>To yali，请帮忙和DM确认下来自中心实验室的基线数据以什么样的频率transfer到CC？是否会影响data sharing的timeline？</w:t>
      </w:r>
    </w:p>
  </w:comment>
  <w:comment w:id="1070" w:author="Pan, Zhemin" w:date="2025-12-16T13:14:00Z" w:initials="ZP">
    <w:p w14:paraId="6C0F597A" w14:textId="77777777" w:rsidR="00DC44C6" w:rsidRDefault="00DC44C6" w:rsidP="00DC44C6">
      <w:pPr>
        <w:pStyle w:val="CommentText"/>
      </w:pPr>
      <w:r>
        <w:rPr>
          <w:rStyle w:val="CommentReference"/>
        </w:rPr>
        <w:annotationRef/>
      </w:r>
      <w:r>
        <w:t>最好要。Zhemin confrim with GC lab</w:t>
      </w:r>
    </w:p>
  </w:comment>
  <w:comment w:id="1071" w:author="Yali Chen" w:date="2025-12-18T11:52:00Z" w:initials="YC">
    <w:p w14:paraId="7A478D6E" w14:textId="77777777" w:rsidR="002268EB" w:rsidRDefault="002268EB" w:rsidP="002268EB">
      <w:pPr>
        <w:pStyle w:val="CommentText"/>
      </w:pPr>
      <w:r>
        <w:rPr>
          <w:rStyle w:val="CommentReference"/>
          <w:rFonts w:hint="eastAsia"/>
        </w:rPr>
        <w:annotationRef/>
      </w:r>
      <w:r>
        <w:rPr>
          <w:rFonts w:hint="eastAsia"/>
        </w:rPr>
        <w:t>DM计划频率是3个月一次, 也可以根据项目组需要进行频率调整. 总核查次数为16次 ,检测方的频率也是按需求调整</w:t>
      </w:r>
    </w:p>
  </w:comment>
  <w:comment w:id="1072" w:author="Pan, Zhemin" w:date="2025-12-23T10:48:00Z" w:initials="ZP">
    <w:p w14:paraId="5E52BFD5" w14:textId="77777777" w:rsidR="00DD28F5" w:rsidRDefault="00DD28F5" w:rsidP="00DD28F5">
      <w:pPr>
        <w:pStyle w:val="CommentText"/>
      </w:pPr>
      <w:r>
        <w:rPr>
          <w:rStyle w:val="CommentReference"/>
        </w:rPr>
        <w:annotationRef/>
      </w:r>
      <w:r>
        <w:t>下午的会上讨论</w:t>
      </w:r>
    </w:p>
  </w:comment>
  <w:comment w:id="1129" w:author="LI, Bo" w:date="2025-12-10T18:59:00Z" w:initials="BL">
    <w:p w14:paraId="5AC43CBC" w14:textId="28683D91" w:rsidR="000E62C1" w:rsidRDefault="00217F2F" w:rsidP="000E62C1">
      <w:pPr>
        <w:pStyle w:val="CommentText"/>
      </w:pPr>
      <w:r>
        <w:rPr>
          <w:rStyle w:val="CommentReference"/>
        </w:rPr>
        <w:annotationRef/>
      </w:r>
      <w:r w:rsidR="000E62C1">
        <w:t>Which raw variable you plan for this information, and following drug list based on logic or from medical team request? Same question for 14.1.4.1-14.1.5.2</w:t>
      </w:r>
    </w:p>
  </w:comment>
  <w:comment w:id="1130" w:author="Yali Chen" w:date="2025-12-17T10:34:00Z" w:initials="YC">
    <w:p w14:paraId="564380A0" w14:textId="77777777" w:rsidR="000E5888" w:rsidRDefault="00906EB0" w:rsidP="000E5888">
      <w:pPr>
        <w:pStyle w:val="CommentText"/>
      </w:pPr>
      <w:r>
        <w:rPr>
          <w:rStyle w:val="CommentReference"/>
          <w:rFonts w:hint="eastAsia"/>
        </w:rPr>
        <w:annotationRef/>
      </w:r>
      <w:r w:rsidR="000E5888">
        <w:rPr>
          <w:rFonts w:hint="eastAsia"/>
        </w:rPr>
        <w:t>Generic drug name的表述以及需要列出的药物</w:t>
      </w:r>
      <w:r w:rsidR="000E5888">
        <w:rPr>
          <w:rFonts w:hint="eastAsia"/>
          <w:i/>
          <w:iCs/>
        </w:rPr>
        <w:t>MSC, Tocilizumab, CTX, PLEX, IVIg, CsA, MTX, RTX, MMF, FK506, Steroid</w:t>
      </w:r>
      <w:r w:rsidR="000E5888">
        <w:rPr>
          <w:rFonts w:hint="eastAsia"/>
        </w:rPr>
        <w:t>摘抄自Basket data sharing scope &amp; draft mock v0.1。</w:t>
      </w:r>
    </w:p>
    <w:p w14:paraId="76AA681E" w14:textId="77777777" w:rsidR="000E5888" w:rsidRDefault="000E5888" w:rsidP="000E5888">
      <w:pPr>
        <w:pStyle w:val="CommentText"/>
      </w:pPr>
    </w:p>
    <w:p w14:paraId="0269399E" w14:textId="77777777" w:rsidR="000E5888" w:rsidRDefault="000E5888" w:rsidP="000E5888">
      <w:pPr>
        <w:pStyle w:val="CommentText"/>
      </w:pPr>
      <w:r>
        <w:rPr>
          <w:rFonts w:hint="eastAsia"/>
        </w:rPr>
        <w:t>To physician：请核对需要列出的drug name是否准确，使用whodrug coding 的ATC/PN查询（当前列出的ATC PN，由CC的DM及医学提供）？是否只需要列出这些药物？</w:t>
      </w:r>
    </w:p>
    <w:p w14:paraId="19D41979" w14:textId="77777777" w:rsidR="000E5888" w:rsidRDefault="000E5888" w:rsidP="000E5888">
      <w:pPr>
        <w:pStyle w:val="CommentText"/>
      </w:pPr>
    </w:p>
    <w:p w14:paraId="3F32BCC5" w14:textId="77777777" w:rsidR="000E5888" w:rsidRDefault="000E5888" w:rsidP="000E5888">
      <w:pPr>
        <w:pStyle w:val="CommentText"/>
      </w:pPr>
      <w:r>
        <w:rPr>
          <w:rFonts w:hint="eastAsia"/>
        </w:rPr>
        <w:t>Generic drug name即</w:t>
      </w:r>
      <w:r>
        <w:rPr>
          <w:rFonts w:hint="eastAsia"/>
          <w:i/>
          <w:iCs/>
        </w:rPr>
        <w:t>WHO Drug  coding后的PN？</w:t>
      </w:r>
    </w:p>
  </w:comment>
  <w:comment w:id="1131" w:author="LI, Bo" w:date="2025-12-23T17:05:00Z" w:initials="BL">
    <w:p w14:paraId="6F4F051F" w14:textId="77777777" w:rsidR="00F758FF" w:rsidRDefault="00F758FF" w:rsidP="00F758FF">
      <w:pPr>
        <w:pStyle w:val="CommentText"/>
      </w:pPr>
      <w:r>
        <w:rPr>
          <w:rStyle w:val="CommentReference"/>
        </w:rPr>
        <w:annotationRef/>
      </w:r>
      <w:r>
        <w:t>我理解我们可以列举出具体想看的药物但是首先我得问题是我们这个PN是从具体哪个变量来的，这边暂时没有注明</w:t>
      </w:r>
    </w:p>
  </w:comment>
  <w:comment w:id="1132" w:author="Yali Chen" w:date="2025-12-29T14:36:00Z" w:initials="YC">
    <w:p w14:paraId="2743B9A5" w14:textId="77777777" w:rsidR="00AE5576" w:rsidRDefault="00501DE9" w:rsidP="00AE5576">
      <w:pPr>
        <w:pStyle w:val="CommentText"/>
      </w:pPr>
      <w:r>
        <w:rPr>
          <w:rStyle w:val="CommentReference"/>
          <w:rFonts w:hint="eastAsia"/>
        </w:rPr>
        <w:annotationRef/>
      </w:r>
      <w:r w:rsidR="00AE5576">
        <w:rPr>
          <w:rFonts w:hint="eastAsia"/>
        </w:rPr>
        <w:t>Update programing note。</w:t>
      </w:r>
    </w:p>
    <w:p w14:paraId="420D15B5" w14:textId="77777777" w:rsidR="00AE5576" w:rsidRDefault="00AE5576" w:rsidP="00AE5576">
      <w:pPr>
        <w:pStyle w:val="CommentText"/>
      </w:pPr>
      <w:r>
        <w:rPr>
          <w:rFonts w:hint="eastAsia"/>
        </w:rPr>
        <w:t>ATC/PN is from WHO Drug Dictionary (March 1, 2025, or higher) coding,根据medication name， CC 的DM提供外部数据</w:t>
      </w:r>
    </w:p>
  </w:comment>
  <w:comment w:id="1113" w:author="Yali Chen" w:date="2025-12-17T10:34:00Z" w:initials="YC">
    <w:p w14:paraId="3036BE74" w14:textId="6298DE0A" w:rsidR="000E5888" w:rsidRDefault="00906EB0" w:rsidP="000E5888">
      <w:pPr>
        <w:pStyle w:val="CommentText"/>
      </w:pPr>
      <w:r>
        <w:rPr>
          <w:rStyle w:val="CommentReference"/>
          <w:rFonts w:hint="eastAsia"/>
        </w:rPr>
        <w:annotationRef/>
      </w:r>
      <w:r w:rsidR="000E5888">
        <w:rPr>
          <w:rFonts w:hint="eastAsia"/>
        </w:rPr>
        <w:t>To physician：请核对需要列出的drug name是否准确，可使用whodrug coding 的ATC/PN查询（当前列出的ATC PN，由CC的DM及医学提供）？是否只需要列出这些药物？</w:t>
      </w:r>
    </w:p>
    <w:p w14:paraId="3F352FB3" w14:textId="77777777" w:rsidR="000E5888" w:rsidRDefault="000E5888" w:rsidP="000E5888">
      <w:pPr>
        <w:pStyle w:val="CommentText"/>
      </w:pPr>
    </w:p>
    <w:p w14:paraId="7673AB68" w14:textId="77777777" w:rsidR="000E5888" w:rsidRDefault="000E5888" w:rsidP="000E5888">
      <w:pPr>
        <w:pStyle w:val="CommentText"/>
      </w:pPr>
      <w:r>
        <w:rPr>
          <w:rFonts w:hint="eastAsia"/>
        </w:rPr>
        <w:t>Generic drug name的表述以及需要列出的药物</w:t>
      </w:r>
      <w:r>
        <w:rPr>
          <w:rFonts w:hint="eastAsia"/>
          <w:i/>
          <w:iCs/>
        </w:rPr>
        <w:t>MSC, Tocilizumab, CTX, PLEX, IVIg, CsA, MTX, RTX, MMF, FK506, Steroid</w:t>
      </w:r>
      <w:r>
        <w:rPr>
          <w:rFonts w:hint="eastAsia"/>
        </w:rPr>
        <w:t>摘抄自Basket data sharing scope &amp; draft mock v0.1。</w:t>
      </w:r>
    </w:p>
    <w:p w14:paraId="4E83BCA0" w14:textId="77777777" w:rsidR="000E5888" w:rsidRDefault="000E5888" w:rsidP="000E5888">
      <w:pPr>
        <w:pStyle w:val="CommentText"/>
      </w:pPr>
    </w:p>
    <w:p w14:paraId="4DFEA015" w14:textId="77777777" w:rsidR="000E5888" w:rsidRDefault="000E5888" w:rsidP="000E5888">
      <w:pPr>
        <w:pStyle w:val="CommentText"/>
      </w:pPr>
      <w:r>
        <w:rPr>
          <w:rFonts w:hint="eastAsia"/>
        </w:rPr>
        <w:t>Generic drug name即</w:t>
      </w:r>
      <w:r>
        <w:rPr>
          <w:rFonts w:hint="eastAsia"/>
          <w:i/>
          <w:iCs/>
        </w:rPr>
        <w:t>WHO Drug  coding后的PN？</w:t>
      </w:r>
    </w:p>
  </w:comment>
  <w:comment w:id="1114" w:author="Pan, Zhemin" w:date="2025-12-23T10:59:00Z" w:initials="ZP">
    <w:p w14:paraId="095278A5" w14:textId="0798E97F" w:rsidR="00A4229C" w:rsidRDefault="00A4229C" w:rsidP="00A4229C">
      <w:pPr>
        <w:pStyle w:val="CommentText"/>
      </w:pPr>
      <w:r>
        <w:rPr>
          <w:rStyle w:val="CommentReference"/>
        </w:rPr>
        <w:annotationRef/>
      </w:r>
      <w:r>
        <w:fldChar w:fldCharType="begin"/>
      </w:r>
      <w:r>
        <w:instrText>HYPERLINK "mailto:krqs382@astrazeneca.net"</w:instrText>
      </w:r>
      <w:bookmarkStart w:id="1150" w:name="_@_36CCA4BE4AC747CA979592FF6ECE3BD7Z"/>
      <w:r>
        <w:fldChar w:fldCharType="separate"/>
      </w:r>
      <w:bookmarkEnd w:id="1150"/>
      <w:r w:rsidRPr="00A4229C">
        <w:rPr>
          <w:rStyle w:val="Mention"/>
          <w:noProof/>
        </w:rPr>
        <w:t>@Zhu, Li</w:t>
      </w:r>
      <w:r>
        <w:fldChar w:fldCharType="end"/>
      </w:r>
      <w:r>
        <w:t xml:space="preserve"> 麻烦帮忙看下哦</w:t>
      </w:r>
    </w:p>
  </w:comment>
  <w:comment w:id="1115" w:author="Zhu, Li" w:date="2025-12-23T11:13:00Z" w:initials="ZL">
    <w:p w14:paraId="1BB291A7" w14:textId="5C4E938C" w:rsidR="00721073" w:rsidRDefault="00721073">
      <w:pPr>
        <w:pStyle w:val="CommentText"/>
      </w:pPr>
      <w:r>
        <w:rPr>
          <w:rStyle w:val="CommentReference"/>
        </w:rPr>
        <w:annotationRef/>
      </w:r>
      <w:r w:rsidRPr="5C3E02CD">
        <w:t>对目前列出的drug name无疑问。Generic drug name即PT。</w:t>
      </w:r>
    </w:p>
  </w:comment>
  <w:comment w:id="1116" w:author="LI, Bo" w:date="2025-12-23T18:39:00Z" w:initials="BL">
    <w:p w14:paraId="0CF7EB44" w14:textId="77777777" w:rsidR="00F302DB" w:rsidRDefault="008110DC" w:rsidP="00F302DB">
      <w:pPr>
        <w:pStyle w:val="CommentText"/>
      </w:pPr>
      <w:r>
        <w:rPr>
          <w:rStyle w:val="CommentReference"/>
        </w:rPr>
        <w:annotationRef/>
      </w:r>
      <w:r w:rsidR="00F302DB">
        <w:t>我确认下就是按照&lt;Disease Related Treatment Prior to Apheresis is from CRF page “IIM/SSc Medications Assessment”when “Whether the medication started before collection of mononuclear 5 cells?” = yes and “indication Type”= Related to the study disease&gt;这个列出所有符合的PT和ATC对吧，还需要做额外的操作么？</w:t>
      </w:r>
    </w:p>
  </w:comment>
  <w:comment w:id="1117" w:author="Yali Chen" w:date="2025-12-29T14:24:00Z" w:initials="YC">
    <w:p w14:paraId="758BFE09" w14:textId="77777777" w:rsidR="00186180" w:rsidRDefault="00186180" w:rsidP="00186180">
      <w:pPr>
        <w:pStyle w:val="CommentText"/>
      </w:pPr>
      <w:r>
        <w:rPr>
          <w:rStyle w:val="CommentReference"/>
          <w:rFonts w:hint="eastAsia"/>
        </w:rPr>
        <w:annotationRef/>
      </w:r>
      <w:r>
        <w:rPr>
          <w:rFonts w:hint="eastAsia"/>
        </w:rPr>
        <w:t>正确</w:t>
      </w:r>
    </w:p>
  </w:comment>
  <w:comment w:id="1497" w:author="LI, Bo" w:date="2025-12-10T19:03:00Z" w:initials="BL">
    <w:p w14:paraId="4388C00E" w14:textId="0C77992A" w:rsidR="00192AF6" w:rsidRDefault="00192AF6" w:rsidP="00192AF6">
      <w:pPr>
        <w:pStyle w:val="CommentText"/>
      </w:pPr>
      <w:r>
        <w:rPr>
          <w:rStyle w:val="CommentReference"/>
        </w:rPr>
        <w:annotationRef/>
      </w:r>
      <w:r>
        <w:t>Header incorrect</w:t>
      </w:r>
    </w:p>
  </w:comment>
  <w:comment w:id="1498" w:author="Yali Chen" w:date="2025-12-17T10:49:00Z" w:initials="YC">
    <w:p w14:paraId="182BA76A" w14:textId="77777777" w:rsidR="003625E1" w:rsidRDefault="003625E1" w:rsidP="003625E1">
      <w:pPr>
        <w:pStyle w:val="CommentText"/>
      </w:pPr>
      <w:r>
        <w:rPr>
          <w:rStyle w:val="CommentReference"/>
          <w:rFonts w:hint="eastAsia"/>
        </w:rPr>
        <w:annotationRef/>
      </w:r>
      <w:r>
        <w:rPr>
          <w:rFonts w:hint="eastAsia"/>
        </w:rPr>
        <w:t>update</w:t>
      </w:r>
    </w:p>
  </w:comment>
  <w:comment w:id="1530" w:author="Pan, Zhemin" w:date="2025-12-23T11:00:00Z" w:initials="ZP">
    <w:p w14:paraId="1B5A71BC" w14:textId="77777777" w:rsidR="006174F5" w:rsidRDefault="005F371A" w:rsidP="006174F5">
      <w:pPr>
        <w:pStyle w:val="CommentText"/>
      </w:pPr>
      <w:r>
        <w:rPr>
          <w:rStyle w:val="CommentReference"/>
        </w:rPr>
        <w:annotationRef/>
      </w:r>
      <w:r w:rsidR="006174F5">
        <w:t>Also need to double check the date, briding therapy date should after apheresis and before LD therapy. Same for bridging therapy for SSc</w:t>
      </w:r>
    </w:p>
  </w:comment>
  <w:comment w:id="1547" w:author="Pan, Zhemin" w:date="2025-12-13T13:45:00Z" w:initials="ZP">
    <w:p w14:paraId="17276750" w14:textId="7A4271E4" w:rsidR="00E440E1" w:rsidRDefault="00E440E1" w:rsidP="00E440E1">
      <w:pPr>
        <w:pStyle w:val="CommentText"/>
      </w:pPr>
      <w:r>
        <w:rPr>
          <w:rStyle w:val="CommentReference"/>
        </w:rPr>
        <w:annotationRef/>
      </w:r>
      <w:r>
        <w:rPr>
          <w:highlight w:val="yellow"/>
        </w:rPr>
        <w:t>To team</w:t>
      </w:r>
    </w:p>
    <w:p w14:paraId="5DB333BD" w14:textId="77777777" w:rsidR="00E440E1" w:rsidRDefault="00E440E1" w:rsidP="00E440E1">
      <w:pPr>
        <w:pStyle w:val="CommentText"/>
      </w:pPr>
      <w:r>
        <w:rPr>
          <w:highlight w:val="yellow"/>
        </w:rPr>
        <w:t>第1-2次data sharing不包括以下疗效部分</w:t>
      </w:r>
    </w:p>
    <w:p w14:paraId="29ADCA41" w14:textId="77777777" w:rsidR="00E440E1" w:rsidRDefault="00E440E1" w:rsidP="00E440E1">
      <w:pPr>
        <w:pStyle w:val="CommentText"/>
      </w:pPr>
      <w:r>
        <w:rPr>
          <w:highlight w:val="yellow"/>
        </w:rPr>
        <w:t>第3次data sharing 是否包括以下疗效部分取决于患者随访时间</w:t>
      </w:r>
    </w:p>
  </w:comment>
  <w:comment w:id="1548" w:author="Pan, Zhemin" w:date="2025-12-16T14:42:00Z" w:initials="ZP">
    <w:p w14:paraId="1DD33474" w14:textId="77777777" w:rsidR="007F7A0B" w:rsidRDefault="007F7A0B" w:rsidP="007F7A0B">
      <w:pPr>
        <w:pStyle w:val="CommentText"/>
      </w:pPr>
      <w:r>
        <w:rPr>
          <w:rStyle w:val="CommentReference"/>
        </w:rPr>
        <w:annotationRef/>
      </w:r>
      <w:r>
        <w:t>Confirmed: 1-2次data sharing只要最后的2张listing</w:t>
      </w:r>
    </w:p>
  </w:comment>
  <w:comment w:id="1550" w:author="Pan, Zhemin" w:date="2025-12-24T17:30:00Z" w:initials="ZP">
    <w:p w14:paraId="4AA551FD" w14:textId="77777777" w:rsidR="005213C4" w:rsidRDefault="005213C4" w:rsidP="005213C4">
      <w:pPr>
        <w:pStyle w:val="CommentText"/>
      </w:pPr>
      <w:r>
        <w:rPr>
          <w:rStyle w:val="CommentReference"/>
        </w:rPr>
        <w:annotationRef/>
      </w:r>
      <w:r>
        <w:t>One more comment, all figure should start from screening period. Thanks</w:t>
      </w:r>
    </w:p>
  </w:comment>
  <w:comment w:id="1551" w:author="Yali Chen" w:date="2025-12-29T14:46:00Z" w:initials="YC">
    <w:p w14:paraId="048907E1" w14:textId="77777777" w:rsidR="001061B0" w:rsidRDefault="0040526C" w:rsidP="001061B0">
      <w:pPr>
        <w:pStyle w:val="CommentText"/>
      </w:pPr>
      <w:r>
        <w:rPr>
          <w:rStyle w:val="CommentReference"/>
          <w:rFonts w:hint="eastAsia"/>
        </w:rPr>
        <w:annotationRef/>
      </w:r>
      <w:r w:rsidR="001061B0">
        <w:rPr>
          <w:rFonts w:hint="eastAsia"/>
        </w:rPr>
        <w:t>图片仅示意，已有的note说明了X轴需要列出的visit。</w:t>
      </w:r>
    </w:p>
    <w:p w14:paraId="4C24BAD6" w14:textId="77777777" w:rsidR="001061B0" w:rsidRDefault="001061B0" w:rsidP="001061B0">
      <w:pPr>
        <w:pStyle w:val="CommentText"/>
      </w:pPr>
      <w:r>
        <w:rPr>
          <w:rFonts w:hint="eastAsia"/>
        </w:rPr>
        <w:t>note末尾将·再次强调，Update note</w:t>
      </w:r>
    </w:p>
  </w:comment>
  <w:comment w:id="1570" w:author="Pan, Zhemin" w:date="2025-12-13T12:43:00Z" w:initials="ZP">
    <w:p w14:paraId="3ABE1F2C" w14:textId="51AC6C9E" w:rsidR="00453268" w:rsidRDefault="00453268" w:rsidP="00453268">
      <w:pPr>
        <w:pStyle w:val="CommentText"/>
      </w:pPr>
      <w:r>
        <w:rPr>
          <w:rStyle w:val="CommentReference"/>
        </w:rPr>
        <w:annotationRef/>
      </w:r>
      <w:r>
        <w:rPr>
          <w:highlight w:val="yellow"/>
        </w:rPr>
        <w:t>To Team</w:t>
      </w:r>
    </w:p>
    <w:p w14:paraId="4BB3442D" w14:textId="77777777" w:rsidR="00453268" w:rsidRDefault="00453268" w:rsidP="00453268">
      <w:pPr>
        <w:pStyle w:val="CommentText"/>
      </w:pPr>
      <w:r>
        <w:rPr>
          <w:highlight w:val="yellow"/>
        </w:rPr>
        <w:t>请确认是需要MDAAT-EM还是MDAAT-Global Disease Activity? 看publication中似乎EM报道得多一些</w:t>
      </w:r>
    </w:p>
  </w:comment>
  <w:comment w:id="1571" w:author="Pan, Zhemin" w:date="2025-12-16T13:16:00Z" w:initials="ZP">
    <w:p w14:paraId="3A94DBFB" w14:textId="77777777" w:rsidR="00733EA0" w:rsidRDefault="00733EA0" w:rsidP="00733EA0">
      <w:pPr>
        <w:pStyle w:val="CommentText"/>
      </w:pPr>
      <w:r>
        <w:rPr>
          <w:rStyle w:val="CommentReference"/>
        </w:rPr>
        <w:annotationRef/>
      </w:r>
      <w:r>
        <w:t>EM</w:t>
      </w:r>
    </w:p>
  </w:comment>
  <w:comment w:id="1572" w:author="Yali Chen" w:date="2025-12-17T11:12:00Z" w:initials="YC">
    <w:p w14:paraId="7608AB47" w14:textId="77777777" w:rsidR="0088663F" w:rsidRDefault="0088663F" w:rsidP="0088663F">
      <w:pPr>
        <w:pStyle w:val="CommentText"/>
      </w:pPr>
      <w:r>
        <w:rPr>
          <w:rStyle w:val="CommentReference"/>
          <w:rFonts w:hint="eastAsia"/>
        </w:rPr>
        <w:annotationRef/>
      </w:r>
      <w:r>
        <w:rPr>
          <w:rFonts w:hint="eastAsia"/>
        </w:rPr>
        <w:t>updated</w:t>
      </w:r>
    </w:p>
  </w:comment>
  <w:comment w:id="1580" w:author="Pan, Zhemin" w:date="2025-12-13T12:34:00Z" w:initials="ZP">
    <w:p w14:paraId="300C61E7" w14:textId="5A058DB2" w:rsidR="00921AFC" w:rsidRDefault="00921AFC" w:rsidP="00921AFC">
      <w:pPr>
        <w:pStyle w:val="CommentText"/>
      </w:pPr>
      <w:r>
        <w:rPr>
          <w:rStyle w:val="CommentReference"/>
        </w:rPr>
        <w:annotationRef/>
      </w:r>
      <w:r>
        <w:rPr>
          <w:highlight w:val="yellow"/>
        </w:rPr>
        <w:t>To Team: CDASI total activity score or CDASI total damage score here?</w:t>
      </w:r>
    </w:p>
  </w:comment>
  <w:comment w:id="1581" w:author="Pan, Zhemin" w:date="2025-12-16T13:17:00Z" w:initials="ZP">
    <w:p w14:paraId="6F46DAB0" w14:textId="77777777" w:rsidR="00733EA0" w:rsidRDefault="00733EA0" w:rsidP="00733EA0">
      <w:pPr>
        <w:pStyle w:val="CommentText"/>
      </w:pPr>
      <w:r>
        <w:rPr>
          <w:rStyle w:val="CommentReference"/>
        </w:rPr>
        <w:annotationRef/>
      </w:r>
      <w:r>
        <w:t>both</w:t>
      </w:r>
    </w:p>
  </w:comment>
  <w:comment w:id="1582" w:author="Yali Chen" w:date="2025-12-29T14:55:00Z" w:initials="YC">
    <w:p w14:paraId="558D4742" w14:textId="77777777" w:rsidR="00FE7846" w:rsidRDefault="00FE7846" w:rsidP="00FE7846">
      <w:pPr>
        <w:pStyle w:val="CommentText"/>
      </w:pPr>
      <w:r>
        <w:rPr>
          <w:rStyle w:val="CommentReference"/>
          <w:rFonts w:hint="eastAsia"/>
        </w:rPr>
        <w:annotationRef/>
      </w:r>
      <w:r>
        <w:rPr>
          <w:rFonts w:hint="eastAsia"/>
        </w:rPr>
        <w:t>Already</w:t>
      </w:r>
    </w:p>
  </w:comment>
  <w:comment w:id="1592" w:author="Yali Chen" w:date="2025-12-17T11:35:00Z" w:initials="YC">
    <w:p w14:paraId="29178551" w14:textId="3EC2786A" w:rsidR="00B148F7" w:rsidRDefault="00481981" w:rsidP="00B148F7">
      <w:pPr>
        <w:pStyle w:val="CommentText"/>
      </w:pPr>
      <w:r>
        <w:rPr>
          <w:rStyle w:val="CommentReference"/>
          <w:rFonts w:hint="eastAsia"/>
        </w:rPr>
        <w:annotationRef/>
      </w:r>
      <w:r w:rsidR="00B148F7">
        <w:rPr>
          <w:rFonts w:hint="eastAsia"/>
        </w:rPr>
        <w:t>To team：此条件来自方案，但当前Unique CRF没有收集判别是否dermatomyositis的选项</w:t>
      </w:r>
    </w:p>
  </w:comment>
  <w:comment w:id="1583" w:author="Pan, Zhemin" w:date="2025-12-13T12:36:00Z" w:initials="ZP">
    <w:p w14:paraId="2928F3EB" w14:textId="3554D417" w:rsidR="00ED2F4C" w:rsidRDefault="00ED2F4C" w:rsidP="00ED2F4C">
      <w:pPr>
        <w:pStyle w:val="CommentText"/>
      </w:pPr>
      <w:r>
        <w:rPr>
          <w:rStyle w:val="CommentReference"/>
        </w:rPr>
        <w:annotationRef/>
      </w:r>
      <w:r>
        <w:t>To Yali</w:t>
      </w:r>
    </w:p>
    <w:p w14:paraId="23AC3618" w14:textId="77777777" w:rsidR="00ED2F4C" w:rsidRDefault="00ED2F4C" w:rsidP="00ED2F4C">
      <w:pPr>
        <w:pStyle w:val="CommentText"/>
      </w:pPr>
      <w:r>
        <w:t>Please add note here only subjects with dermatomyositis will be included in the analysis.所以这里的N可能也需要相应修改。</w:t>
      </w:r>
    </w:p>
  </w:comment>
  <w:comment w:id="1584" w:author="Yali Chen" w:date="2025-12-17T13:03:00Z" w:initials="YC">
    <w:p w14:paraId="688487E3" w14:textId="77777777" w:rsidR="00817BFA" w:rsidRDefault="00817BFA" w:rsidP="00817BFA">
      <w:pPr>
        <w:pStyle w:val="CommentText"/>
      </w:pPr>
      <w:r>
        <w:rPr>
          <w:rStyle w:val="CommentReference"/>
          <w:rFonts w:hint="eastAsia"/>
        </w:rPr>
        <w:annotationRef/>
      </w:r>
      <w:r>
        <w:rPr>
          <w:rFonts w:hint="eastAsia"/>
        </w:rPr>
        <w:t>To team：此条件来自方案，但当前Unique CRF没有收集判别是否dermatomyositis的选项</w:t>
      </w:r>
    </w:p>
  </w:comment>
  <w:comment w:id="1585" w:author="Pan, Zhemin" w:date="2025-12-24T16:52:00Z" w:initials="ZP">
    <w:p w14:paraId="0C2B06CA" w14:textId="35500240" w:rsidR="003449A4" w:rsidRDefault="003449A4" w:rsidP="003449A4">
      <w:pPr>
        <w:pStyle w:val="CommentText"/>
      </w:pPr>
      <w:r>
        <w:rPr>
          <w:rStyle w:val="CommentReference"/>
        </w:rPr>
        <w:annotationRef/>
      </w:r>
      <w:r>
        <w:fldChar w:fldCharType="begin"/>
      </w:r>
      <w:r>
        <w:instrText>HYPERLINK "mailto:kgwv597@astrazeneca.net"</w:instrText>
      </w:r>
      <w:bookmarkStart w:id="1596" w:name="_@_634FFB2F655B4901AF3FEC7909941C27Z"/>
      <w:r>
        <w:fldChar w:fldCharType="separate"/>
      </w:r>
      <w:bookmarkEnd w:id="1596"/>
      <w:r w:rsidRPr="003449A4">
        <w:rPr>
          <w:rStyle w:val="Mention"/>
          <w:noProof/>
        </w:rPr>
        <w:t>@LI, Bo</w:t>
      </w:r>
      <w:r>
        <w:fldChar w:fldCharType="end"/>
      </w:r>
      <w:r>
        <w:t xml:space="preserve"> 目前没有收disease subtype,考虑到第一个患者是SSc的，是不是wording先改成patients with DM？</w:t>
      </w:r>
    </w:p>
  </w:comment>
  <w:comment w:id="1586" w:author="LI, Bo" w:date="2025-12-24T17:40:00Z" w:initials="LB">
    <w:p w14:paraId="6FA08956" w14:textId="6576E39E" w:rsidR="00174735" w:rsidRDefault="00174735">
      <w:pPr>
        <w:pStyle w:val="CommentText"/>
      </w:pPr>
      <w:r>
        <w:rPr>
          <w:rStyle w:val="CommentReference"/>
        </w:rPr>
        <w:annotationRef/>
      </w:r>
      <w:r w:rsidRPr="6511FDD5">
        <w:t>改不改是不是也没影响？</w:t>
      </w:r>
    </w:p>
  </w:comment>
  <w:comment w:id="1587" w:author="Pan, Zhemin" w:date="2025-12-24T17:47:00Z" w:initials="PZ">
    <w:p w14:paraId="15F7E479" w14:textId="5AC5D7D2" w:rsidR="00174735" w:rsidRDefault="00174735">
      <w:pPr>
        <w:pStyle w:val="CommentText"/>
      </w:pPr>
      <w:r>
        <w:rPr>
          <w:rStyle w:val="CommentReference"/>
        </w:rPr>
        <w:annotationRef/>
      </w:r>
      <w:r w:rsidRPr="30A3E78B">
        <w:t>现在是patients with IIM, DM 是IIM的subtype欸。我想着可以先按更新后的edc（就是包括subtype的版本）先改掉</w:t>
      </w:r>
    </w:p>
  </w:comment>
  <w:comment w:id="1588" w:author="LI, Bo" w:date="2025-12-24T18:39:00Z" w:initials="BL">
    <w:p w14:paraId="42CC0E23" w14:textId="77777777" w:rsidR="004A3BCF" w:rsidRDefault="004A3BCF" w:rsidP="004A3BCF">
      <w:pPr>
        <w:pStyle w:val="CommentText"/>
      </w:pPr>
      <w:r>
        <w:rPr>
          <w:rStyle w:val="CommentReference"/>
        </w:rPr>
        <w:annotationRef/>
      </w:r>
      <w:r>
        <w:t>我误会了，按照最终想要的样子呈现, 赞同的.</w:t>
      </w:r>
    </w:p>
  </w:comment>
  <w:comment w:id="1603" w:author="Pan, Zhemin" w:date="2025-12-13T12:37:00Z" w:initials="ZP">
    <w:p w14:paraId="16B43CC3" w14:textId="2FF3E75D" w:rsidR="00F40EAB" w:rsidRDefault="00F40EAB" w:rsidP="00F40EAB">
      <w:pPr>
        <w:pStyle w:val="CommentText"/>
      </w:pPr>
      <w:r>
        <w:rPr>
          <w:rStyle w:val="CommentReference"/>
        </w:rPr>
        <w:annotationRef/>
      </w:r>
      <w:r>
        <w:rPr>
          <w:highlight w:val="yellow"/>
        </w:rPr>
        <w:t>To team</w:t>
      </w:r>
    </w:p>
    <w:p w14:paraId="14ADEF81" w14:textId="77777777" w:rsidR="00F40EAB" w:rsidRDefault="00F40EAB" w:rsidP="00F40EAB">
      <w:pPr>
        <w:pStyle w:val="CommentText"/>
      </w:pPr>
      <w:r>
        <w:rPr>
          <w:highlight w:val="yellow"/>
        </w:rPr>
        <w:t>MDI有三个维度的分数（extent of damage score, severity of damage score, extended damage score），请确认是否都需要？</w:t>
      </w:r>
    </w:p>
  </w:comment>
  <w:comment w:id="1604" w:author="Pan, Zhemin" w:date="2025-12-16T13:18:00Z" w:initials="ZP">
    <w:p w14:paraId="141A26DB" w14:textId="77777777" w:rsidR="0063046B" w:rsidRDefault="00733EA0" w:rsidP="0063046B">
      <w:pPr>
        <w:pStyle w:val="CommentText"/>
      </w:pPr>
      <w:r>
        <w:rPr>
          <w:rStyle w:val="CommentReference"/>
        </w:rPr>
        <w:annotationRef/>
      </w:r>
      <w:r w:rsidR="0063046B">
        <w:rPr>
          <w:highlight w:val="yellow"/>
        </w:rPr>
        <w:t>extended damage score,基线同</w:t>
      </w:r>
    </w:p>
  </w:comment>
  <w:comment w:id="1605" w:author="Yali Chen" w:date="2025-12-17T11:37:00Z" w:initials="YC">
    <w:p w14:paraId="56ADD48A" w14:textId="77777777" w:rsidR="00C45FAC" w:rsidRDefault="00C45FAC" w:rsidP="00C45FAC">
      <w:pPr>
        <w:pStyle w:val="CommentText"/>
      </w:pPr>
      <w:r>
        <w:rPr>
          <w:rStyle w:val="CommentReference"/>
          <w:rFonts w:hint="eastAsia"/>
        </w:rPr>
        <w:annotationRef/>
      </w:r>
      <w:r>
        <w:rPr>
          <w:rFonts w:hint="eastAsia"/>
        </w:rPr>
        <w:t>updated</w:t>
      </w:r>
    </w:p>
  </w:comment>
  <w:comment w:id="1623" w:author="Pan, Zhemin" w:date="2025-12-13T12:47:00Z" w:initials="ZP">
    <w:p w14:paraId="7375D26B" w14:textId="113D00F3" w:rsidR="00434FFA" w:rsidRDefault="000D1818" w:rsidP="00434FFA">
      <w:pPr>
        <w:pStyle w:val="CommentText"/>
      </w:pPr>
      <w:r>
        <w:rPr>
          <w:rStyle w:val="CommentReference"/>
        </w:rPr>
        <w:annotationRef/>
      </w:r>
      <w:r w:rsidR="00434FFA">
        <w:t>To Yali 麻烦标清楚是要Creatine Kinase</w:t>
      </w:r>
    </w:p>
  </w:comment>
  <w:comment w:id="1624" w:author="Yali Chen" w:date="2025-12-17T13:21:00Z" w:initials="YC">
    <w:p w14:paraId="135CD7DD" w14:textId="77777777" w:rsidR="00AB3844" w:rsidRDefault="00AB3844" w:rsidP="00AB3844">
      <w:pPr>
        <w:pStyle w:val="CommentText"/>
      </w:pPr>
      <w:r>
        <w:rPr>
          <w:rStyle w:val="CommentReference"/>
          <w:rFonts w:hint="eastAsia"/>
        </w:rPr>
        <w:annotationRef/>
      </w:r>
      <w:r>
        <w:rPr>
          <w:rFonts w:hint="eastAsia"/>
        </w:rPr>
        <w:t>updated</w:t>
      </w:r>
    </w:p>
  </w:comment>
  <w:comment w:id="1650" w:author="Pan, Zhemin" w:date="2025-12-13T12:45:00Z" w:initials="ZP">
    <w:p w14:paraId="3E11880D" w14:textId="3E4601C2" w:rsidR="00CF4F71" w:rsidRDefault="00CF4F71" w:rsidP="00CF4F71">
      <w:pPr>
        <w:pStyle w:val="CommentText"/>
      </w:pPr>
      <w:r>
        <w:rPr>
          <w:rStyle w:val="CommentReference"/>
        </w:rPr>
        <w:annotationRef/>
      </w:r>
      <w:r>
        <w:t>To Yali, 备注下TIS的计算规则参看SAP？</w:t>
      </w:r>
    </w:p>
  </w:comment>
  <w:comment w:id="1651" w:author="Pan, Zhemin" w:date="2025-12-16T14:42:00Z" w:initials="ZP">
    <w:p w14:paraId="1BEFEF47" w14:textId="77777777" w:rsidR="007F7A0B" w:rsidRDefault="007F7A0B" w:rsidP="007F7A0B">
      <w:pPr>
        <w:pStyle w:val="CommentText"/>
      </w:pPr>
      <w:r>
        <w:rPr>
          <w:rStyle w:val="CommentReference"/>
        </w:rPr>
        <w:annotationRef/>
      </w:r>
      <w:r>
        <w:t>Follow up action: 后续review code</w:t>
      </w:r>
    </w:p>
  </w:comment>
  <w:comment w:id="1652" w:author="Yali Chen" w:date="2025-12-17T13:48:00Z" w:initials="YC">
    <w:p w14:paraId="23B186B7" w14:textId="77777777" w:rsidR="007E5D8C" w:rsidRDefault="007E5D8C" w:rsidP="007E5D8C">
      <w:pPr>
        <w:pStyle w:val="CommentText"/>
      </w:pPr>
      <w:r>
        <w:rPr>
          <w:rStyle w:val="CommentReference"/>
          <w:rFonts w:hint="eastAsia"/>
        </w:rPr>
        <w:annotationRef/>
      </w:r>
      <w:r>
        <w:rPr>
          <w:rFonts w:hint="eastAsia"/>
        </w:rPr>
        <w:t xml:space="preserve">Update. </w:t>
      </w:r>
    </w:p>
    <w:p w14:paraId="6C89CE8E" w14:textId="77777777" w:rsidR="007E5D8C" w:rsidRDefault="007E5D8C" w:rsidP="007E5D8C">
      <w:pPr>
        <w:pStyle w:val="CommentText"/>
      </w:pPr>
    </w:p>
    <w:p w14:paraId="1B166CAD" w14:textId="77777777" w:rsidR="007E5D8C" w:rsidRDefault="007E5D8C" w:rsidP="007E5D8C">
      <w:pPr>
        <w:pStyle w:val="CommentText"/>
      </w:pPr>
      <w:r>
        <w:rPr>
          <w:rFonts w:hint="eastAsia"/>
        </w:rPr>
        <w:t>TIS 第一二次data sharing暂不计算。</w:t>
      </w:r>
    </w:p>
  </w:comment>
  <w:comment w:id="1698" w:author="Pan, Zhemin" w:date="2025-12-13T12:49:00Z" w:initials="ZP">
    <w:p w14:paraId="0334CB0A" w14:textId="30137283" w:rsidR="002C2736" w:rsidRDefault="00922610" w:rsidP="002C2736">
      <w:pPr>
        <w:pStyle w:val="CommentText"/>
      </w:pPr>
      <w:r>
        <w:rPr>
          <w:rStyle w:val="CommentReference"/>
        </w:rPr>
        <w:annotationRef/>
      </w:r>
      <w:r w:rsidR="002C2736">
        <w:t>TO yali</w:t>
      </w:r>
    </w:p>
    <w:p w14:paraId="325620D2" w14:textId="77777777" w:rsidR="002C2736" w:rsidRDefault="002C2736" w:rsidP="002C2736">
      <w:pPr>
        <w:pStyle w:val="CommentText"/>
      </w:pPr>
      <w:r>
        <w:t>最后根据前面confirm的图片相应修改。SSc同理</w:t>
      </w:r>
    </w:p>
  </w:comment>
  <w:comment w:id="1699" w:author="Pan, Zhemin" w:date="2025-12-16T13:21:00Z" w:initials="ZP">
    <w:p w14:paraId="6C171BF8" w14:textId="77777777" w:rsidR="0063046B" w:rsidRDefault="0063046B" w:rsidP="0063046B">
      <w:pPr>
        <w:pStyle w:val="CommentText"/>
      </w:pPr>
      <w:r>
        <w:rPr>
          <w:rStyle w:val="CommentReference"/>
        </w:rPr>
        <w:annotationRef/>
      </w:r>
      <w:r>
        <w:t>加上这张表for 1</w:t>
      </w:r>
      <w:r>
        <w:rPr>
          <w:vertAlign w:val="superscript"/>
        </w:rPr>
        <w:t>st</w:t>
      </w:r>
      <w:r>
        <w:t xml:space="preserve"> data sharing</w:t>
      </w:r>
    </w:p>
  </w:comment>
  <w:comment w:id="1700" w:author="Yali Chen" w:date="2025-12-17T14:11:00Z" w:initials="YC">
    <w:p w14:paraId="19D21B47" w14:textId="77777777" w:rsidR="0060755E" w:rsidRDefault="0060755E" w:rsidP="0060755E">
      <w:pPr>
        <w:pStyle w:val="CommentText"/>
      </w:pPr>
      <w:r>
        <w:rPr>
          <w:rStyle w:val="CommentReference"/>
          <w:rFonts w:hint="eastAsia"/>
        </w:rPr>
        <w:annotationRef/>
      </w:r>
      <w:r>
        <w:rPr>
          <w:rFonts w:hint="eastAsia"/>
        </w:rPr>
        <w:t>UPDATED</w:t>
      </w:r>
    </w:p>
  </w:comment>
  <w:comment w:id="1701" w:author="Pan, Zhemin" w:date="2025-12-23T10:38:00Z" w:initials="ZP">
    <w:p w14:paraId="2C94FC31" w14:textId="77777777" w:rsidR="000A0E08" w:rsidRDefault="000A0E08" w:rsidP="000A0E08">
      <w:pPr>
        <w:pStyle w:val="CommentText"/>
      </w:pPr>
      <w:r>
        <w:rPr>
          <w:rStyle w:val="CommentReference"/>
        </w:rPr>
        <w:annotationRef/>
      </w:r>
      <w:r>
        <w:t>Just for reminder: further confirmation with physician needed to check if it is need to add the CSM change from baseline category (used to derive TIS.)</w:t>
      </w:r>
    </w:p>
  </w:comment>
  <w:comment w:id="1706" w:author="LI, Bo" w:date="2025-12-23T17:27:00Z" w:initials="BL">
    <w:p w14:paraId="50C81338" w14:textId="77777777" w:rsidR="001E7715" w:rsidRDefault="001E7715" w:rsidP="001E7715">
      <w:pPr>
        <w:pStyle w:val="CommentText"/>
      </w:pPr>
      <w:r>
        <w:rPr>
          <w:rStyle w:val="CommentReference"/>
        </w:rPr>
        <w:annotationRef/>
      </w:r>
      <w:r>
        <w:t xml:space="preserve">Do we still need this one? </w:t>
      </w:r>
    </w:p>
  </w:comment>
  <w:comment w:id="1707" w:author="Yali Chen" w:date="2025-12-29T15:02:00Z" w:initials="YC">
    <w:p w14:paraId="0AE221DF" w14:textId="77777777" w:rsidR="003B6A27" w:rsidRDefault="003B6A27" w:rsidP="003B6A27">
      <w:pPr>
        <w:pStyle w:val="CommentText"/>
      </w:pPr>
      <w:r>
        <w:rPr>
          <w:rStyle w:val="CommentReference"/>
          <w:rFonts w:hint="eastAsia"/>
        </w:rPr>
        <w:annotationRef/>
      </w:r>
      <w:r>
        <w:rPr>
          <w:rFonts w:hint="eastAsia"/>
        </w:rPr>
        <w:t>delete</w:t>
      </w:r>
    </w:p>
  </w:comment>
  <w:comment w:id="1721" w:author="LI, Bo" w:date="2025-12-10T19:42:00Z" w:initials="BL">
    <w:p w14:paraId="431582F5" w14:textId="6171C3E5" w:rsidR="00A51B88" w:rsidRDefault="00A51B88" w:rsidP="00A51B88">
      <w:pPr>
        <w:pStyle w:val="CommentText"/>
      </w:pPr>
      <w:r>
        <w:rPr>
          <w:rStyle w:val="CommentReference"/>
        </w:rPr>
        <w:annotationRef/>
      </w:r>
      <w:r>
        <w:t>Easy to confuse can we add some other description?</w:t>
      </w:r>
    </w:p>
  </w:comment>
  <w:comment w:id="1722" w:author="Yali Chen" w:date="2025-12-17T14:12:00Z" w:initials="YC">
    <w:p w14:paraId="00824CB3" w14:textId="77777777" w:rsidR="0010172E" w:rsidRDefault="0010172E" w:rsidP="0010172E">
      <w:pPr>
        <w:pStyle w:val="CommentText"/>
      </w:pPr>
      <w:r>
        <w:rPr>
          <w:rStyle w:val="CommentReference"/>
          <w:rFonts w:hint="eastAsia"/>
        </w:rPr>
        <w:annotationRef/>
      </w:r>
      <w:r>
        <w:rPr>
          <w:rFonts w:hint="eastAsia"/>
        </w:rPr>
        <w:t>Same as Figure programming note</w:t>
      </w:r>
    </w:p>
  </w:comment>
  <w:comment w:id="1748" w:author="Yali Chen" w:date="2025-12-17T13:49:00Z" w:initials="YC">
    <w:p w14:paraId="47C94B76" w14:textId="124E6DD3" w:rsidR="001B3BB4" w:rsidRDefault="001B3BB4" w:rsidP="001B3BB4">
      <w:pPr>
        <w:pStyle w:val="CommentText"/>
      </w:pPr>
      <w:r>
        <w:rPr>
          <w:rStyle w:val="CommentReference"/>
          <w:rFonts w:hint="eastAsia"/>
        </w:rPr>
        <w:annotationRef/>
      </w:r>
      <w:r>
        <w:rPr>
          <w:rFonts w:hint="eastAsia"/>
        </w:rPr>
        <w:t>第1-2 次data sharing暂不计算</w:t>
      </w:r>
    </w:p>
  </w:comment>
  <w:comment w:id="1772" w:author="Pan, Zhemin" w:date="2025-12-16T13:21:00Z" w:initials="ZP">
    <w:p w14:paraId="6BDF4996" w14:textId="34C0B145" w:rsidR="0063046B" w:rsidRDefault="0063046B" w:rsidP="0063046B">
      <w:pPr>
        <w:pStyle w:val="CommentText"/>
      </w:pPr>
      <w:r>
        <w:rPr>
          <w:rStyle w:val="CommentReference"/>
        </w:rPr>
        <w:annotationRef/>
      </w:r>
      <w:r>
        <w:t>1</w:t>
      </w:r>
      <w:r>
        <w:rPr>
          <w:vertAlign w:val="superscript"/>
        </w:rPr>
        <w:t>st</w:t>
      </w:r>
      <w:r>
        <w:t xml:space="preserve"> data sharing</w:t>
      </w:r>
    </w:p>
  </w:comment>
  <w:comment w:id="1869" w:author="Pan, Zhemin" w:date="2025-12-13T12:54:00Z" w:initials="ZP">
    <w:p w14:paraId="3962EDB5" w14:textId="4A61D0F9" w:rsidR="009C47D4" w:rsidRDefault="00776CD3" w:rsidP="009C47D4">
      <w:pPr>
        <w:pStyle w:val="CommentText"/>
      </w:pPr>
      <w:r>
        <w:rPr>
          <w:rStyle w:val="CommentReference"/>
        </w:rPr>
        <w:annotationRef/>
      </w:r>
      <w:r w:rsidR="009C47D4">
        <w:fldChar w:fldCharType="begin"/>
      </w:r>
      <w:r w:rsidR="009C47D4">
        <w:instrText>HYPERLINK "mailto:kmhf173@astrazeneca.net"</w:instrText>
      </w:r>
      <w:bookmarkStart w:id="1874" w:name="_@_084FEDAE65E84D7EBB94482EFF40F3CFZ"/>
      <w:r w:rsidR="009C47D4">
        <w:fldChar w:fldCharType="separate"/>
      </w:r>
      <w:bookmarkEnd w:id="1874"/>
      <w:r w:rsidR="009C47D4" w:rsidRPr="009C47D4">
        <w:rPr>
          <w:rStyle w:val="Mention"/>
          <w:noProof/>
        </w:rPr>
        <w:t>@Zhang, Sherry</w:t>
      </w:r>
      <w:r w:rsidR="009C47D4">
        <w:fldChar w:fldCharType="end"/>
      </w:r>
      <w:r w:rsidR="009C47D4">
        <w:t xml:space="preserve"> </w:t>
      </w:r>
      <w:r w:rsidR="009C47D4">
        <w:rPr>
          <w:highlight w:val="yellow"/>
        </w:rPr>
        <w:fldChar w:fldCharType="begin"/>
      </w:r>
      <w:r w:rsidR="009C47D4">
        <w:rPr>
          <w:highlight w:val="yellow"/>
        </w:rPr>
        <w:instrText>HYPERLINK "mailto:kqxs973@astrazeneca.net"</w:instrText>
      </w:r>
      <w:r w:rsidR="009C47D4">
        <w:rPr>
          <w:highlight w:val="yellow"/>
        </w:rPr>
      </w:r>
      <w:bookmarkStart w:id="1875" w:name="_@_85A04D55C30B465F9EDCF7F4A50E0557Z"/>
      <w:r w:rsidR="009C47D4">
        <w:rPr>
          <w:highlight w:val="yellow"/>
        </w:rPr>
        <w:fldChar w:fldCharType="separate"/>
      </w:r>
      <w:bookmarkEnd w:id="1875"/>
      <w:r w:rsidR="009C47D4" w:rsidRPr="009C47D4">
        <w:rPr>
          <w:rStyle w:val="Mention"/>
          <w:noProof/>
          <w:highlight w:val="yellow"/>
        </w:rPr>
        <w:t>@Luo, Shuang (Gracell Bioscience (Shanghai) Co., Ltd.)</w:t>
      </w:r>
      <w:r w:rsidR="009C47D4">
        <w:rPr>
          <w:highlight w:val="yellow"/>
        </w:rPr>
        <w:fldChar w:fldCharType="end"/>
      </w:r>
      <w:r w:rsidR="009C47D4">
        <w:rPr>
          <w:highlight w:val="yellow"/>
        </w:rPr>
        <w:t xml:space="preserve"> 我理解CRS和ICANS是不是包括在AESI里？那这里的Any CRS, Any ICAN行可以删掉吗？还是Any AESI下面可以不用展开？</w:t>
      </w:r>
    </w:p>
  </w:comment>
  <w:comment w:id="1870" w:author="Luo, Shuang (Gracell Bioscience (Shanghai) Co., Ltd.)" w:date="2025-12-15T09:13:00Z" w:initials="SL">
    <w:p w14:paraId="7AEC1322" w14:textId="77777777" w:rsidR="006921A2" w:rsidRDefault="006921A2" w:rsidP="006921A2">
      <w:pPr>
        <w:pStyle w:val="CommentText"/>
      </w:pPr>
      <w:r>
        <w:rPr>
          <w:rStyle w:val="CommentReference"/>
          <w:rFonts w:hint="eastAsia"/>
        </w:rPr>
        <w:annotationRef/>
      </w:r>
      <w:r>
        <w:rPr>
          <w:rFonts w:hint="eastAsia"/>
        </w:rPr>
        <w:t>1 CRS和ICANS包括在AESI里面。2 不建议删掉，ICANS和neurotoxicity是两个范围的概念，ICANS包括在neurotoxicity里面。</w:t>
      </w:r>
    </w:p>
  </w:comment>
  <w:comment w:id="1889" w:author="Yali Chen" w:date="2025-12-09T19:25:00Z" w:initials="YC">
    <w:p w14:paraId="2270E10B" w14:textId="6A96C090" w:rsidR="00AE43CB" w:rsidRDefault="00E440E1">
      <w:r>
        <w:annotationRef/>
      </w:r>
      <w:r w:rsidRPr="5C33468C">
        <w:t>与当前CRF不相符</w:t>
      </w:r>
    </w:p>
  </w:comment>
  <w:comment w:id="1890" w:author="Pan, Zhemin" w:date="2025-12-13T12:59:00Z" w:initials="ZP">
    <w:p w14:paraId="1173DCC5" w14:textId="77777777" w:rsidR="00FD0882" w:rsidRDefault="00FD0882" w:rsidP="00FD0882">
      <w:pPr>
        <w:pStyle w:val="CommentText"/>
      </w:pPr>
      <w:r>
        <w:rPr>
          <w:rStyle w:val="CommentReference"/>
        </w:rPr>
        <w:annotationRef/>
      </w:r>
      <w:r>
        <w:t>已通知site按实际的0120AESI进行填写，请帮忙和operation team double confirm</w:t>
      </w:r>
    </w:p>
  </w:comment>
  <w:comment w:id="1976" w:author="Pan, Zhemin" w:date="2025-12-24T15:58:00Z" w:initials="ZP">
    <w:p w14:paraId="06463B07" w14:textId="77777777" w:rsidR="00B31818" w:rsidRDefault="00DC3E85" w:rsidP="00B31818">
      <w:pPr>
        <w:pStyle w:val="CommentText"/>
      </w:pPr>
      <w:r>
        <w:rPr>
          <w:rStyle w:val="CommentReference"/>
        </w:rPr>
        <w:annotationRef/>
      </w:r>
      <w:r w:rsidR="00B31818">
        <w:rPr>
          <w:highlight w:val="yellow"/>
        </w:rPr>
        <w:t>To Yali</w:t>
      </w:r>
    </w:p>
    <w:p w14:paraId="293FE769" w14:textId="77777777" w:rsidR="00B31818" w:rsidRDefault="00B31818" w:rsidP="00B31818">
      <w:pPr>
        <w:pStyle w:val="CommentText"/>
      </w:pPr>
      <w:r>
        <w:rPr>
          <w:highlight w:val="yellow"/>
        </w:rPr>
        <w:t>帮忙确认如果发生了发烧，是CRS AE Term 怎么填？</w:t>
      </w:r>
    </w:p>
  </w:comment>
  <w:comment w:id="1977" w:author="Yali Chen" w:date="2025-12-29T15:15:00Z" w:initials="YC">
    <w:p w14:paraId="77BA1057" w14:textId="77777777" w:rsidR="00F33CA5" w:rsidRDefault="00F33CA5" w:rsidP="00F33CA5">
      <w:pPr>
        <w:pStyle w:val="CommentText"/>
      </w:pPr>
      <w:r>
        <w:rPr>
          <w:rStyle w:val="CommentReference"/>
          <w:rFonts w:hint="eastAsia"/>
        </w:rPr>
        <w:annotationRef/>
      </w:r>
      <w:r>
        <w:rPr>
          <w:rFonts w:hint="eastAsia"/>
        </w:rPr>
        <w:t>已和DM确认，AE term是是具体的AE名称，不填成CRS</w:t>
      </w:r>
    </w:p>
  </w:comment>
  <w:comment w:id="2037" w:author="LI, Bo" w:date="2025-12-10T19:48:00Z" w:initials="BL">
    <w:p w14:paraId="1F55CE74" w14:textId="5C178A20" w:rsidR="00400300" w:rsidRDefault="00400300" w:rsidP="00400300">
      <w:pPr>
        <w:pStyle w:val="CommentText"/>
      </w:pPr>
      <w:r>
        <w:rPr>
          <w:rStyle w:val="CommentReference"/>
        </w:rPr>
        <w:annotationRef/>
      </w:r>
      <w:r>
        <w:t>请写明衍生的逻辑</w:t>
      </w:r>
    </w:p>
  </w:comment>
  <w:comment w:id="2038" w:author="Yali Chen" w:date="2025-12-17T14:56:00Z" w:initials="YC">
    <w:p w14:paraId="1D40931E" w14:textId="77777777" w:rsidR="00337D47" w:rsidRDefault="00337D47" w:rsidP="00337D47">
      <w:pPr>
        <w:pStyle w:val="CommentText"/>
      </w:pPr>
      <w:r>
        <w:rPr>
          <w:rStyle w:val="CommentReference"/>
          <w:rFonts w:hint="eastAsia"/>
        </w:rPr>
        <w:annotationRef/>
      </w:r>
      <w:r>
        <w:rPr>
          <w:rFonts w:hint="eastAsia"/>
        </w:rPr>
        <w:t>updated</w:t>
      </w:r>
    </w:p>
  </w:comment>
  <w:comment w:id="2068" w:author="Yali Chen" w:date="2025-12-17T15:26:00Z" w:initials="YC">
    <w:p w14:paraId="20E69E27" w14:textId="77777777" w:rsidR="00BB6830" w:rsidRDefault="00DA5901" w:rsidP="00BB6830">
      <w:pPr>
        <w:pStyle w:val="CommentText"/>
      </w:pPr>
      <w:r>
        <w:rPr>
          <w:rStyle w:val="CommentReference"/>
          <w:rFonts w:hint="eastAsia"/>
        </w:rPr>
        <w:annotationRef/>
      </w:r>
      <w:r w:rsidR="00BB6830">
        <w:rPr>
          <w:rFonts w:hint="eastAsia"/>
        </w:rPr>
        <w:t>To physician：</w:t>
      </w:r>
    </w:p>
    <w:p w14:paraId="4A4E0619" w14:textId="77777777" w:rsidR="00BB6830" w:rsidRDefault="00BB6830" w:rsidP="00BB6830">
      <w:pPr>
        <w:pStyle w:val="CommentText"/>
      </w:pPr>
      <w:r>
        <w:rPr>
          <w:rFonts w:hint="eastAsia"/>
        </w:rPr>
        <w:t>这三种治疗在ICANs和AE页面不收集，在既往/合并用药/治疗,</w:t>
      </w:r>
      <w:r>
        <w:rPr>
          <w:rFonts w:hint="eastAsia"/>
          <w:strike/>
        </w:rPr>
        <w:t>IIM/SSC用药/治疗收集</w:t>
      </w:r>
      <w:r>
        <w:rPr>
          <w:rFonts w:hint="eastAsia"/>
        </w:rPr>
        <w:t>。</w:t>
      </w:r>
    </w:p>
    <w:p w14:paraId="2E4CD54F" w14:textId="77777777" w:rsidR="00BB6830" w:rsidRDefault="00BB6830" w:rsidP="00BB6830">
      <w:pPr>
        <w:pStyle w:val="CommentText"/>
      </w:pPr>
      <w:r>
        <w:rPr>
          <w:rFonts w:hint="eastAsia"/>
        </w:rPr>
        <w:t>请核对药物名称是否完整准确，</w:t>
      </w:r>
    </w:p>
    <w:p w14:paraId="54A00493" w14:textId="77777777" w:rsidR="00BB6830" w:rsidRDefault="00BB6830" w:rsidP="00BB6830">
      <w:pPr>
        <w:pStyle w:val="CommentText"/>
      </w:pPr>
      <w:r>
        <w:rPr>
          <w:rFonts w:hint="eastAsia"/>
        </w:rPr>
        <w:t>prophylaxis作为用药indication而非药品名被收集，Tocilizumab</w:t>
      </w:r>
    </w:p>
    <w:p w14:paraId="19DC632E" w14:textId="77777777" w:rsidR="00BB6830" w:rsidRDefault="00BB6830" w:rsidP="00BB6830">
      <w:pPr>
        <w:pStyle w:val="CommentText"/>
      </w:pPr>
      <w:r>
        <w:rPr>
          <w:rFonts w:hint="eastAsia"/>
        </w:rPr>
        <w:t>Glucocorticoids的</w:t>
      </w:r>
    </w:p>
    <w:p w14:paraId="36D5A524" w14:textId="77777777" w:rsidR="00BB6830" w:rsidRDefault="00BB6830" w:rsidP="00BB6830">
      <w:pPr>
        <w:pStyle w:val="CommentText"/>
      </w:pPr>
      <w:r>
        <w:rPr>
          <w:rFonts w:hint="eastAsia"/>
        </w:rPr>
        <w:t>药物名称，通过who drug 编码后的PN或ATC4抓取（CC医学提供了Tocilizumab</w:t>
      </w:r>
    </w:p>
    <w:p w14:paraId="3D2D3038" w14:textId="77777777" w:rsidR="00BB6830" w:rsidRDefault="00BB6830" w:rsidP="00BB6830">
      <w:pPr>
        <w:pStyle w:val="CommentText"/>
      </w:pPr>
      <w:r>
        <w:rPr>
          <w:rFonts w:hint="eastAsia"/>
        </w:rPr>
        <w:t>Glucocorticoids的药名名称）。</w:t>
      </w:r>
    </w:p>
    <w:p w14:paraId="1A591CD7" w14:textId="77777777" w:rsidR="00BB6830" w:rsidRDefault="00BB6830" w:rsidP="00BB6830">
      <w:pPr>
        <w:pStyle w:val="CommentText"/>
      </w:pPr>
      <w:r>
        <w:rPr>
          <w:rFonts w:hint="eastAsia"/>
          <w:strike/>
        </w:rPr>
        <w:t>逻辑是只要使用该治疗过就=Yes</w:t>
      </w:r>
      <w:r>
        <w:rPr>
          <w:rFonts w:hint="eastAsia"/>
        </w:rPr>
        <w:t>。</w:t>
      </w:r>
    </w:p>
  </w:comment>
  <w:comment w:id="2069" w:author="LI, Bo" w:date="2025-12-23T18:32:00Z" w:initials="BL">
    <w:p w14:paraId="2C1DD9B1" w14:textId="4B1E52F3" w:rsidR="00C778CF" w:rsidRDefault="00C778CF" w:rsidP="00C778CF">
      <w:pPr>
        <w:pStyle w:val="CommentText"/>
      </w:pPr>
      <w:r>
        <w:rPr>
          <w:rStyle w:val="CommentReference"/>
        </w:rPr>
        <w:annotationRef/>
      </w:r>
      <w:r>
        <w:t>除了和physician确认收集的信息来源无误以外， 也请在programming note里加上需要aeno 和cmaeno 能link上的描述</w:t>
      </w:r>
    </w:p>
  </w:comment>
  <w:comment w:id="2070" w:author="Yali Chen" w:date="2025-12-29T15:27:00Z" w:initials="YC">
    <w:p w14:paraId="4DD1A4EC" w14:textId="77777777" w:rsidR="00260583" w:rsidRDefault="00C3798C" w:rsidP="00260583">
      <w:pPr>
        <w:pStyle w:val="CommentText"/>
      </w:pPr>
      <w:r>
        <w:rPr>
          <w:rStyle w:val="CommentReference"/>
          <w:rFonts w:hint="eastAsia"/>
        </w:rPr>
        <w:annotationRef/>
      </w:r>
      <w:r w:rsidR="00260583">
        <w:rPr>
          <w:rFonts w:hint="eastAsia"/>
        </w:rPr>
        <w:t>与zhemin确认需将逻辑更改为，针对该条AE的使用该治疗=Yes。</w:t>
      </w:r>
    </w:p>
    <w:p w14:paraId="471D7E27" w14:textId="77777777" w:rsidR="00260583" w:rsidRDefault="00260583" w:rsidP="00260583">
      <w:pPr>
        <w:pStyle w:val="CommentText"/>
      </w:pPr>
      <w:r>
        <w:rPr>
          <w:rFonts w:hint="eastAsia"/>
        </w:rPr>
        <w:t>通过</w:t>
      </w:r>
      <w:r>
        <w:rPr>
          <w:rFonts w:hint="eastAsia"/>
          <w:i/>
          <w:iCs/>
        </w:rPr>
        <w:t xml:space="preserve">Previous and Concomitant </w:t>
      </w:r>
      <w:r>
        <w:rPr>
          <w:rFonts w:hint="eastAsia"/>
        </w:rPr>
        <w:t>medication/prededure (IIM/SSC medication/prededure不关联AE，不再包括) 的indication = 不良事件#编号，和AE页面做link。</w:t>
      </w:r>
    </w:p>
  </w:comment>
  <w:comment w:id="2216" w:author="Pan, Zhemin" w:date="2025-12-13T13:09:00Z" w:initials="ZP">
    <w:p w14:paraId="7337F52B" w14:textId="5EA9E1A5" w:rsidR="00172899" w:rsidRDefault="00172899" w:rsidP="00172899">
      <w:pPr>
        <w:pStyle w:val="CommentText"/>
      </w:pPr>
      <w:r>
        <w:rPr>
          <w:rStyle w:val="CommentReference"/>
        </w:rPr>
        <w:annotationRef/>
      </w:r>
      <w:r>
        <w:t>To Yali</w:t>
      </w:r>
    </w:p>
    <w:p w14:paraId="6E80FF21" w14:textId="77777777" w:rsidR="00172899" w:rsidRDefault="00172899" w:rsidP="00172899">
      <w:pPr>
        <w:pStyle w:val="CommentText"/>
      </w:pPr>
      <w:r>
        <w:t>帮忙double confirm 这里linked到的AE PT是CRS或者ICANS吗？</w:t>
      </w:r>
    </w:p>
  </w:comment>
  <w:comment w:id="2217" w:author="Pan, Zhemin" w:date="2025-12-16T14:44:00Z" w:initials="ZP">
    <w:p w14:paraId="5EEDAEC7" w14:textId="77777777" w:rsidR="007F7A0B" w:rsidRDefault="007F7A0B" w:rsidP="007F7A0B">
      <w:pPr>
        <w:pStyle w:val="CommentText"/>
      </w:pPr>
      <w:r>
        <w:rPr>
          <w:rStyle w:val="CommentReference"/>
        </w:rPr>
        <w:annotationRef/>
      </w:r>
      <w:r>
        <w:t>Workaround模式下，AE PT 可能是恶心，衍生规则要修改，要是有CRS/ICANS criteria 的，linked到AE term，再link到合并用药page</w:t>
      </w:r>
    </w:p>
  </w:comment>
  <w:comment w:id="2218" w:author="Yali Chen" w:date="2025-12-17T17:24:00Z" w:initials="YC">
    <w:p w14:paraId="24A839BC" w14:textId="77777777" w:rsidR="003F03DF" w:rsidRDefault="003F03DF" w:rsidP="003F03DF">
      <w:pPr>
        <w:pStyle w:val="CommentText"/>
      </w:pPr>
      <w:r>
        <w:rPr>
          <w:rStyle w:val="CommentReference"/>
          <w:rFonts w:hint="eastAsia"/>
        </w:rPr>
        <w:annotationRef/>
      </w:r>
      <w:r>
        <w:rPr>
          <w:rFonts w:hint="eastAsia"/>
        </w:rPr>
        <w:t>AE是ICANS CRS，AE的PT是MedDRA coding来的，不是ICANS CRS。</w:t>
      </w:r>
    </w:p>
    <w:p w14:paraId="0F1C0845" w14:textId="77777777" w:rsidR="003F03DF" w:rsidRDefault="003F03DF" w:rsidP="003F03DF">
      <w:pPr>
        <w:pStyle w:val="CommentText"/>
      </w:pPr>
      <w:r>
        <w:rPr>
          <w:rFonts w:hint="eastAsia"/>
        </w:rPr>
        <w:t>Previous and Concomitant Medications 页面通过不良事件编号和AE页面链接，获取是否ICANS CRS的信息。</w:t>
      </w:r>
    </w:p>
  </w:comment>
  <w:comment w:id="2296" w:author="Pan, Zhemin" w:date="2025-12-13T13:20:00Z" w:initials="ZP">
    <w:p w14:paraId="42F9D7EC" w14:textId="0BA61D56" w:rsidR="00AB3A57" w:rsidRDefault="00AB3A57" w:rsidP="00AB3A57">
      <w:pPr>
        <w:pStyle w:val="CommentText"/>
      </w:pPr>
      <w:r>
        <w:rPr>
          <w:rStyle w:val="CommentReference"/>
        </w:rPr>
        <w:annotationRef/>
      </w:r>
      <w:r>
        <w:t>To yali</w:t>
      </w:r>
    </w:p>
    <w:p w14:paraId="0C9AB233" w14:textId="77777777" w:rsidR="00AB3A57" w:rsidRDefault="00AB3A57" w:rsidP="00AB3A57">
      <w:pPr>
        <w:pStyle w:val="CommentText"/>
      </w:pPr>
      <w:r>
        <w:t>好像漏了N%？帮忙double check下</w:t>
      </w:r>
    </w:p>
  </w:comment>
  <w:comment w:id="2297" w:author="Pan, Zhemin" w:date="2025-12-16T13:36:00Z" w:initials="ZP">
    <w:p w14:paraId="68B495D3" w14:textId="77777777" w:rsidR="00885036" w:rsidRDefault="00885036" w:rsidP="00885036">
      <w:pPr>
        <w:pStyle w:val="CommentText"/>
      </w:pPr>
      <w:r>
        <w:rPr>
          <w:rStyle w:val="CommentReference"/>
        </w:rPr>
        <w:annotationRef/>
      </w:r>
      <w:r>
        <w:t>不要</w:t>
      </w:r>
    </w:p>
  </w:comment>
  <w:comment w:id="2291" w:author="Yali Chen" w:date="2025-12-09T17:19:00Z" w:initials="YC">
    <w:p w14:paraId="53D95346" w14:textId="55506C23" w:rsidR="00D647C1" w:rsidRDefault="00D647C1" w:rsidP="00D647C1">
      <w:pPr>
        <w:pStyle w:val="CommentText"/>
      </w:pPr>
      <w:r>
        <w:rPr>
          <w:rStyle w:val="CommentReference"/>
          <w:rFonts w:hint="eastAsia"/>
        </w:rPr>
        <w:annotationRef/>
      </w:r>
      <w:r>
        <w:rPr>
          <w:rFonts w:hint="eastAsia"/>
        </w:rPr>
        <w:t>来自site</w:t>
      </w:r>
    </w:p>
  </w:comment>
  <w:comment w:id="2292" w:author="LI, Bo" w:date="2025-12-10T19:44:00Z" w:initials="BL">
    <w:p w14:paraId="00607F3D" w14:textId="77777777" w:rsidR="00E641F8" w:rsidRDefault="00E641F8" w:rsidP="00E641F8">
      <w:pPr>
        <w:pStyle w:val="CommentText"/>
      </w:pPr>
      <w:r>
        <w:rPr>
          <w:rStyle w:val="CommentReference"/>
        </w:rPr>
        <w:annotationRef/>
      </w:r>
      <w:r>
        <w:t>请加上test code</w:t>
      </w:r>
    </w:p>
  </w:comment>
  <w:comment w:id="2293" w:author="Yali Chen" w:date="2025-12-18T09:28:00Z" w:initials="YC">
    <w:p w14:paraId="442DD50A" w14:textId="77777777" w:rsidR="006810F7" w:rsidRDefault="006810F7" w:rsidP="006810F7">
      <w:pPr>
        <w:pStyle w:val="CommentText"/>
      </w:pPr>
      <w:r>
        <w:rPr>
          <w:rStyle w:val="CommentReference"/>
          <w:rFonts w:hint="eastAsia"/>
        </w:rPr>
        <w:annotationRef/>
      </w:r>
      <w:r>
        <w:rPr>
          <w:rFonts w:hint="eastAsia"/>
        </w:rPr>
        <w:t>见对应位置的unique aCRF的SAS label。</w:t>
      </w:r>
    </w:p>
    <w:p w14:paraId="2D52A92A" w14:textId="77777777" w:rsidR="006810F7" w:rsidRDefault="006810F7" w:rsidP="006810F7">
      <w:pPr>
        <w:pStyle w:val="CommentText"/>
      </w:pPr>
    </w:p>
    <w:p w14:paraId="3CF428F2" w14:textId="77777777" w:rsidR="006810F7" w:rsidRDefault="006810F7" w:rsidP="006810F7">
      <w:pPr>
        <w:pStyle w:val="CommentText"/>
      </w:pPr>
      <w:r>
        <w:rPr>
          <w:rFonts w:hint="eastAsia"/>
        </w:rPr>
        <w:t>待分析的paramater，摘抄自Basket data sharing scope &amp; draft mock v0.1，当前表达与EDC的收集完全一致。</w:t>
      </w:r>
    </w:p>
  </w:comment>
  <w:comment w:id="2294" w:author="LI, Bo" w:date="2025-12-23T17:38:00Z" w:initials="BL">
    <w:p w14:paraId="703FFA11" w14:textId="77777777" w:rsidR="00C64EFB" w:rsidRDefault="00C64EFB" w:rsidP="00C64EFB">
      <w:pPr>
        <w:pStyle w:val="CommentText"/>
      </w:pPr>
      <w:r>
        <w:rPr>
          <w:rStyle w:val="CommentReference"/>
        </w:rPr>
        <w:annotationRef/>
      </w:r>
      <w:r>
        <w:t>还是请直接加到这边确保信息一致</w:t>
      </w:r>
    </w:p>
  </w:comment>
  <w:comment w:id="2295" w:author="Yali Chen" w:date="2025-12-29T16:14:00Z" w:initials="YC">
    <w:p w14:paraId="256A0685" w14:textId="77777777" w:rsidR="00E61291" w:rsidRDefault="00E61291" w:rsidP="00E61291">
      <w:pPr>
        <w:pStyle w:val="CommentText"/>
      </w:pPr>
      <w:r>
        <w:rPr>
          <w:rStyle w:val="CommentReference"/>
          <w:rFonts w:hint="eastAsia"/>
        </w:rPr>
        <w:annotationRef/>
      </w:r>
      <w:r>
        <w:rPr>
          <w:rFonts w:hint="eastAsia"/>
        </w:rPr>
        <w:t>Added</w:t>
      </w:r>
    </w:p>
  </w:comment>
  <w:comment w:id="2331" w:author="Pan, Zhemin" w:date="2025-12-13T13:44:00Z" w:initials="ZP">
    <w:p w14:paraId="50EF3202" w14:textId="0DB050EC" w:rsidR="00AE0309" w:rsidRDefault="00AE0309" w:rsidP="00AE0309">
      <w:pPr>
        <w:pStyle w:val="CommentText"/>
      </w:pPr>
      <w:r>
        <w:rPr>
          <w:rStyle w:val="CommentReference"/>
        </w:rPr>
        <w:annotationRef/>
      </w:r>
      <w:r>
        <w:rPr>
          <w:highlight w:val="yellow"/>
        </w:rPr>
        <w:t>PKPDADA 部分将有Gracell lab提供，请看56-58页</w:t>
      </w:r>
    </w:p>
  </w:comment>
  <w:comment w:id="2632" w:author="Yali Chen" w:date="2025-12-09T17:20:00Z" w:initials="YC">
    <w:p w14:paraId="13451A99" w14:textId="3806CC4D" w:rsidR="0000168B" w:rsidRDefault="00D15FB0" w:rsidP="0000168B">
      <w:pPr>
        <w:pStyle w:val="CommentText"/>
      </w:pPr>
      <w:r>
        <w:rPr>
          <w:rStyle w:val="CommentReference"/>
          <w:rFonts w:hint="eastAsia"/>
        </w:rPr>
        <w:annotationRef/>
      </w:r>
      <w:r w:rsidR="0000168B">
        <w:rPr>
          <w:rFonts w:hint="eastAsia"/>
        </w:rPr>
        <w:t>来自site</w:t>
      </w:r>
    </w:p>
  </w:comment>
  <w:comment w:id="2633" w:author="LI, Bo" w:date="2025-12-10T19:44:00Z" w:initials="BL">
    <w:p w14:paraId="2C603EE7" w14:textId="77777777" w:rsidR="009441C7" w:rsidRDefault="009441C7" w:rsidP="009441C7">
      <w:pPr>
        <w:pStyle w:val="CommentText"/>
      </w:pPr>
      <w:r>
        <w:rPr>
          <w:rStyle w:val="CommentReference"/>
        </w:rPr>
        <w:annotationRef/>
      </w:r>
      <w:r>
        <w:t>请加上test code</w:t>
      </w:r>
    </w:p>
  </w:comment>
  <w:comment w:id="2932" w:author="Yali Chen" w:date="2025-12-09T17:20:00Z" w:initials="YC">
    <w:p w14:paraId="66DCF047" w14:textId="3247EDEF" w:rsidR="0048435D" w:rsidRDefault="00EF06EF" w:rsidP="0048435D">
      <w:pPr>
        <w:pStyle w:val="CommentText"/>
      </w:pPr>
      <w:r>
        <w:rPr>
          <w:rStyle w:val="CommentReference"/>
          <w:rFonts w:hint="eastAsia"/>
        </w:rPr>
        <w:annotationRef/>
      </w:r>
      <w:r w:rsidR="0048435D">
        <w:rPr>
          <w:rFonts w:hint="eastAsia"/>
        </w:rPr>
        <w:t>来自中心实验室，来自site</w:t>
      </w:r>
    </w:p>
  </w:comment>
  <w:comment w:id="2933" w:author="LI, Bo" w:date="2025-12-10T19:52:00Z" w:initials="BL">
    <w:p w14:paraId="4D9FF240" w14:textId="77777777" w:rsidR="00887068" w:rsidRDefault="00887068" w:rsidP="00887068">
      <w:pPr>
        <w:pStyle w:val="CommentText"/>
      </w:pPr>
      <w:r>
        <w:rPr>
          <w:rStyle w:val="CommentReference"/>
        </w:rPr>
        <w:annotationRef/>
      </w:r>
      <w:r>
        <w:t>Double check from cc but not from gc lab then need to specify test code</w:t>
      </w:r>
    </w:p>
  </w:comment>
  <w:comment w:id="2952" w:author="LI, Bo" w:date="2025-12-10T19:50:00Z" w:initials="BL">
    <w:p w14:paraId="1D63DD3D" w14:textId="6E0A687C" w:rsidR="00091392" w:rsidRDefault="00091392" w:rsidP="00091392">
      <w:pPr>
        <w:pStyle w:val="CommentText"/>
      </w:pPr>
      <w:r>
        <w:rPr>
          <w:rStyle w:val="CommentReference"/>
        </w:rPr>
        <w:annotationRef/>
      </w:r>
      <w:r>
        <w:t>From cc or gc lab？</w:t>
      </w:r>
    </w:p>
  </w:comment>
  <w:comment w:id="2954" w:author="Yali Chen" w:date="2025-12-09T17:22:00Z" w:initials="YC">
    <w:p w14:paraId="3B4608BF" w14:textId="5EF2735B" w:rsidR="006300DF" w:rsidRDefault="006300DF" w:rsidP="006300DF">
      <w:pPr>
        <w:pStyle w:val="CommentText"/>
      </w:pPr>
      <w:r>
        <w:rPr>
          <w:rStyle w:val="CommentReference"/>
          <w:rFonts w:hint="eastAsia"/>
        </w:rPr>
        <w:annotationRef/>
      </w:r>
      <w:r>
        <w:rPr>
          <w:rFonts w:hint="eastAsia"/>
        </w:rPr>
        <w:t>来自中心实验室</w:t>
      </w:r>
    </w:p>
  </w:comment>
  <w:comment w:id="3069" w:author="Pan, Zhemin" w:date="2025-12-16T13:42:00Z" w:initials="ZP">
    <w:p w14:paraId="07099E24" w14:textId="77777777" w:rsidR="00B2603A" w:rsidRDefault="00B2603A" w:rsidP="00B2603A">
      <w:pPr>
        <w:pStyle w:val="CommentText"/>
      </w:pPr>
      <w:r>
        <w:rPr>
          <w:rStyle w:val="CommentReference"/>
        </w:rPr>
        <w:annotationRef/>
      </w:r>
      <w:r>
        <w:t>分IIM、SSc、total，3张，满3个人就overlay在一张图。</w:t>
      </w:r>
    </w:p>
  </w:comment>
  <w:comment w:id="3070" w:author="Pan, Zhemin" w:date="2025-12-16T14:45:00Z" w:initials="ZP">
    <w:p w14:paraId="127F27D7" w14:textId="77777777" w:rsidR="007F7A0B" w:rsidRDefault="007F7A0B" w:rsidP="007F7A0B">
      <w:pPr>
        <w:pStyle w:val="CommentText"/>
      </w:pPr>
      <w:r>
        <w:rPr>
          <w:rStyle w:val="CommentReference"/>
        </w:rPr>
        <w:annotationRef/>
      </w:r>
      <w:r>
        <w:t>Zhemin to confirm with GC lab</w:t>
      </w:r>
    </w:p>
  </w:comment>
  <w:comment w:id="3101" w:author="Pan, Zhemin" w:date="2025-12-13T13:39:00Z" w:initials="ZP">
    <w:p w14:paraId="5BB417C7" w14:textId="1C81E59D" w:rsidR="00F20F4E" w:rsidRDefault="00F20F4E" w:rsidP="00F20F4E">
      <w:pPr>
        <w:pStyle w:val="CommentText"/>
      </w:pPr>
      <w:r>
        <w:rPr>
          <w:rStyle w:val="CommentReference"/>
        </w:rPr>
        <w:annotationRef/>
      </w:r>
      <w:r>
        <w:rPr>
          <w:highlight w:val="yellow"/>
        </w:rPr>
        <w:t>To study team</w:t>
      </w:r>
    </w:p>
    <w:p w14:paraId="65645AAE" w14:textId="77777777" w:rsidR="00F20F4E" w:rsidRDefault="00F20F4E" w:rsidP="00F20F4E">
      <w:pPr>
        <w:pStyle w:val="CommentText"/>
      </w:pPr>
      <w:r>
        <w:rPr>
          <w:highlight w:val="yellow"/>
        </w:rPr>
        <w:t>Please double confirm</w:t>
      </w:r>
    </w:p>
  </w:comment>
  <w:comment w:id="3102" w:author="Pan, Zhemin" w:date="2025-12-16T14:45:00Z" w:initials="ZP">
    <w:p w14:paraId="6E2CCD61" w14:textId="77777777" w:rsidR="009976D9" w:rsidRDefault="009976D9" w:rsidP="009976D9">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41CB99" w15:done="1"/>
  <w15:commentEx w15:paraId="0E495115" w15:paraIdParent="4E41CB99" w15:done="1"/>
  <w15:commentEx w15:paraId="2416EC67" w15:done="0"/>
  <w15:commentEx w15:paraId="3066863E" w15:paraIdParent="2416EC67" w15:done="0"/>
  <w15:commentEx w15:paraId="2D1BF8DF" w15:done="0"/>
  <w15:commentEx w15:paraId="350A7C94" w15:paraIdParent="2D1BF8DF" w15:done="0"/>
  <w15:commentEx w15:paraId="71B49DDE" w15:done="1"/>
  <w15:commentEx w15:paraId="5FC9F15E" w15:paraIdParent="71B49DDE" w15:done="1"/>
  <w15:commentEx w15:paraId="233F493C" w15:done="1"/>
  <w15:commentEx w15:paraId="0DA83EB2" w15:paraIdParent="233F493C" w15:done="1"/>
  <w15:commentEx w15:paraId="75190EE7" w15:paraIdParent="233F493C" w15:done="1"/>
  <w15:commentEx w15:paraId="6CA5BF39" w15:done="0"/>
  <w15:commentEx w15:paraId="73E36BE6" w15:paraIdParent="6CA5BF39" w15:done="0"/>
  <w15:commentEx w15:paraId="46267F34" w15:done="1"/>
  <w15:commentEx w15:paraId="0E615D6A" w15:paraIdParent="46267F34" w15:done="1"/>
  <w15:commentEx w15:paraId="3FB65D8A" w15:done="1"/>
  <w15:commentEx w15:paraId="327B9BB2" w15:paraIdParent="3FB65D8A" w15:done="1"/>
  <w15:commentEx w15:paraId="4F537C26" w15:paraIdParent="3FB65D8A" w15:done="1"/>
  <w15:commentEx w15:paraId="7C7AE978" w15:paraIdParent="3FB65D8A" w15:done="1"/>
  <w15:commentEx w15:paraId="468EDDE2" w15:done="1"/>
  <w15:commentEx w15:paraId="02CC20D0" w15:paraIdParent="468EDDE2" w15:done="1"/>
  <w15:commentEx w15:paraId="79599A1E" w15:paraIdParent="468EDDE2" w15:done="1"/>
  <w15:commentEx w15:paraId="36DD6209" w15:done="0"/>
  <w15:commentEx w15:paraId="75DE941F" w15:paraIdParent="36DD6209" w15:done="0"/>
  <w15:commentEx w15:paraId="66BBA143" w15:done="0"/>
  <w15:commentEx w15:paraId="3E5CE60D" w15:paraIdParent="66BBA143" w15:done="0"/>
  <w15:commentEx w15:paraId="0100F4AE" w15:paraIdParent="66BBA143" w15:done="0"/>
  <w15:commentEx w15:paraId="66C4C192" w15:paraIdParent="66BBA143" w15:done="0"/>
  <w15:commentEx w15:paraId="1DD81250" w15:paraIdParent="66BBA143" w15:done="0"/>
  <w15:commentEx w15:paraId="28437822" w15:done="0"/>
  <w15:commentEx w15:paraId="193F13E7" w15:paraIdParent="28437822" w15:done="0"/>
  <w15:commentEx w15:paraId="5F0CF3C1" w15:done="1"/>
  <w15:commentEx w15:paraId="17EEC072" w15:paraIdParent="5F0CF3C1" w15:done="1"/>
  <w15:commentEx w15:paraId="6EF24D18" w15:paraIdParent="5F0CF3C1" w15:done="1"/>
  <w15:commentEx w15:paraId="2E56AF5B" w15:done="0"/>
  <w15:commentEx w15:paraId="01145868" w15:paraIdParent="2E56AF5B" w15:done="0"/>
  <w15:commentEx w15:paraId="4C27142D" w15:done="0"/>
  <w15:commentEx w15:paraId="7FBD83FB" w15:paraIdParent="4C27142D" w15:done="0"/>
  <w15:commentEx w15:paraId="6446F823" w15:paraIdParent="4C27142D" w15:done="0"/>
  <w15:commentEx w15:paraId="766349E0" w15:done="0"/>
  <w15:commentEx w15:paraId="61342B82" w15:paraIdParent="766349E0" w15:done="0"/>
  <w15:commentEx w15:paraId="4727A6C3" w15:done="0"/>
  <w15:commentEx w15:paraId="349FE5B2" w15:paraIdParent="4727A6C3" w15:done="0"/>
  <w15:commentEx w15:paraId="1C49E2A3" w15:done="1"/>
  <w15:commentEx w15:paraId="065AE858" w15:done="0"/>
  <w15:commentEx w15:paraId="661908FA" w15:paraIdParent="065AE858" w15:done="0"/>
  <w15:commentEx w15:paraId="6C0F597A" w15:paraIdParent="065AE858" w15:done="0"/>
  <w15:commentEx w15:paraId="7A478D6E" w15:paraIdParent="065AE858" w15:done="0"/>
  <w15:commentEx w15:paraId="5E52BFD5" w15:paraIdParent="065AE858" w15:done="0"/>
  <w15:commentEx w15:paraId="5AC43CBC" w15:done="0"/>
  <w15:commentEx w15:paraId="3F32BCC5" w15:paraIdParent="5AC43CBC" w15:done="0"/>
  <w15:commentEx w15:paraId="6F4F051F" w15:paraIdParent="5AC43CBC" w15:done="0"/>
  <w15:commentEx w15:paraId="420D15B5" w15:paraIdParent="5AC43CBC" w15:done="0"/>
  <w15:commentEx w15:paraId="4DFEA015" w15:done="0"/>
  <w15:commentEx w15:paraId="095278A5" w15:paraIdParent="4DFEA015" w15:done="0"/>
  <w15:commentEx w15:paraId="1BB291A7" w15:paraIdParent="4DFEA015" w15:done="0"/>
  <w15:commentEx w15:paraId="0CF7EB44" w15:paraIdParent="4DFEA015" w15:done="0"/>
  <w15:commentEx w15:paraId="758BFE09" w15:paraIdParent="4DFEA015" w15:done="0"/>
  <w15:commentEx w15:paraId="4388C00E" w15:done="1"/>
  <w15:commentEx w15:paraId="182BA76A" w15:paraIdParent="4388C00E" w15:done="1"/>
  <w15:commentEx w15:paraId="1B5A71BC" w15:done="0"/>
  <w15:commentEx w15:paraId="29ADCA41" w15:done="0"/>
  <w15:commentEx w15:paraId="1DD33474" w15:paraIdParent="29ADCA41" w15:done="0"/>
  <w15:commentEx w15:paraId="4AA551FD" w15:done="0"/>
  <w15:commentEx w15:paraId="4C24BAD6" w15:paraIdParent="4AA551FD" w15:done="0"/>
  <w15:commentEx w15:paraId="4BB3442D" w15:done="0"/>
  <w15:commentEx w15:paraId="3A94DBFB" w15:paraIdParent="4BB3442D" w15:done="0"/>
  <w15:commentEx w15:paraId="7608AB47" w15:paraIdParent="4BB3442D" w15:done="0"/>
  <w15:commentEx w15:paraId="300C61E7" w15:done="0"/>
  <w15:commentEx w15:paraId="6F46DAB0" w15:paraIdParent="300C61E7" w15:done="0"/>
  <w15:commentEx w15:paraId="558D4742" w15:paraIdParent="300C61E7" w15:done="0"/>
  <w15:commentEx w15:paraId="29178551" w15:done="0"/>
  <w15:commentEx w15:paraId="23AC3618" w15:done="0"/>
  <w15:commentEx w15:paraId="688487E3" w15:paraIdParent="23AC3618" w15:done="0"/>
  <w15:commentEx w15:paraId="0C2B06CA" w15:paraIdParent="23AC3618" w15:done="0"/>
  <w15:commentEx w15:paraId="6FA08956" w15:paraIdParent="23AC3618" w15:done="0"/>
  <w15:commentEx w15:paraId="15F7E479" w15:paraIdParent="23AC3618" w15:done="0"/>
  <w15:commentEx w15:paraId="42CC0E23" w15:paraIdParent="23AC3618" w15:done="0"/>
  <w15:commentEx w15:paraId="14ADEF81" w15:done="0"/>
  <w15:commentEx w15:paraId="141A26DB" w15:paraIdParent="14ADEF81" w15:done="0"/>
  <w15:commentEx w15:paraId="56ADD48A" w15:paraIdParent="14ADEF81" w15:done="0"/>
  <w15:commentEx w15:paraId="7375D26B" w15:done="0"/>
  <w15:commentEx w15:paraId="135CD7DD" w15:paraIdParent="7375D26B" w15:done="0"/>
  <w15:commentEx w15:paraId="3E11880D" w15:done="0"/>
  <w15:commentEx w15:paraId="1BEFEF47" w15:paraIdParent="3E11880D" w15:done="0"/>
  <w15:commentEx w15:paraId="1B166CAD" w15:paraIdParent="3E11880D" w15:done="0"/>
  <w15:commentEx w15:paraId="325620D2" w15:done="0"/>
  <w15:commentEx w15:paraId="6C171BF8" w15:paraIdParent="325620D2" w15:done="0"/>
  <w15:commentEx w15:paraId="19D21B47" w15:paraIdParent="325620D2" w15:done="0"/>
  <w15:commentEx w15:paraId="2C94FC31" w15:done="0"/>
  <w15:commentEx w15:paraId="50C81338" w15:done="0"/>
  <w15:commentEx w15:paraId="0AE221DF" w15:paraIdParent="50C81338" w15:done="0"/>
  <w15:commentEx w15:paraId="431582F5" w15:done="0"/>
  <w15:commentEx w15:paraId="00824CB3" w15:paraIdParent="431582F5" w15:done="0"/>
  <w15:commentEx w15:paraId="47C94B76" w15:done="0"/>
  <w15:commentEx w15:paraId="6BDF4996" w15:done="0"/>
  <w15:commentEx w15:paraId="3962EDB5" w15:done="0"/>
  <w15:commentEx w15:paraId="7AEC1322" w15:paraIdParent="3962EDB5" w15:done="0"/>
  <w15:commentEx w15:paraId="2270E10B" w15:done="0"/>
  <w15:commentEx w15:paraId="1173DCC5" w15:paraIdParent="2270E10B" w15:done="0"/>
  <w15:commentEx w15:paraId="293FE769" w15:done="0"/>
  <w15:commentEx w15:paraId="77BA1057" w15:paraIdParent="293FE769" w15:done="0"/>
  <w15:commentEx w15:paraId="1F55CE74" w15:done="0"/>
  <w15:commentEx w15:paraId="1D40931E" w15:paraIdParent="1F55CE74" w15:done="0"/>
  <w15:commentEx w15:paraId="1A591CD7" w15:done="0"/>
  <w15:commentEx w15:paraId="2C1DD9B1" w15:paraIdParent="1A591CD7" w15:done="0"/>
  <w15:commentEx w15:paraId="471D7E27" w15:paraIdParent="1A591CD7" w15:done="0"/>
  <w15:commentEx w15:paraId="6E80FF21" w15:done="0"/>
  <w15:commentEx w15:paraId="5EEDAEC7" w15:paraIdParent="6E80FF21" w15:done="0"/>
  <w15:commentEx w15:paraId="0F1C0845" w15:paraIdParent="6E80FF21" w15:done="0"/>
  <w15:commentEx w15:paraId="0C9AB233" w15:done="0"/>
  <w15:commentEx w15:paraId="68B495D3" w15:paraIdParent="0C9AB233" w15:done="0"/>
  <w15:commentEx w15:paraId="53D95346" w15:done="0"/>
  <w15:commentEx w15:paraId="00607F3D" w15:paraIdParent="53D95346" w15:done="0"/>
  <w15:commentEx w15:paraId="3CF428F2" w15:paraIdParent="53D95346" w15:done="0"/>
  <w15:commentEx w15:paraId="703FFA11" w15:paraIdParent="53D95346" w15:done="0"/>
  <w15:commentEx w15:paraId="256A0685" w15:paraIdParent="53D95346" w15:done="0"/>
  <w15:commentEx w15:paraId="50EF3202" w15:done="0"/>
  <w15:commentEx w15:paraId="13451A99" w15:done="0"/>
  <w15:commentEx w15:paraId="2C603EE7" w15:paraIdParent="13451A99" w15:done="0"/>
  <w15:commentEx w15:paraId="66DCF047" w15:done="0"/>
  <w15:commentEx w15:paraId="4D9FF240" w15:paraIdParent="66DCF047" w15:done="0"/>
  <w15:commentEx w15:paraId="1D63DD3D" w15:done="0"/>
  <w15:commentEx w15:paraId="3B4608BF" w15:done="0"/>
  <w15:commentEx w15:paraId="07099E24" w15:done="0"/>
  <w15:commentEx w15:paraId="127F27D7" w15:paraIdParent="07099E24" w15:done="0"/>
  <w15:commentEx w15:paraId="65645AAE" w15:done="0"/>
  <w15:commentEx w15:paraId="6E2CCD61" w15:paraIdParent="65645A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EA12CA" w16cex:dateUtc="2025-12-13T03:20:00Z"/>
  <w16cex:commentExtensible w16cex:durableId="03A968CD" w16cex:dateUtc="2025-12-17T01:22:00Z"/>
  <w16cex:commentExtensible w16cex:durableId="5624A992" w16cex:dateUtc="2025-12-10T10:41:00Z"/>
  <w16cex:commentExtensible w16cex:durableId="3C002F0C" w16cex:dateUtc="2025-12-18T02:05:00Z"/>
  <w16cex:commentExtensible w16cex:durableId="02320AE9" w16cex:dateUtc="2025-12-23T08:31:00Z"/>
  <w16cex:commentExtensible w16cex:durableId="57322D1D" w16cex:dateUtc="2025-12-29T05:08:00Z"/>
  <w16cex:commentExtensible w16cex:durableId="4106640E" w16cex:dateUtc="2025-12-13T03:23:00Z"/>
  <w16cex:commentExtensible w16cex:durableId="7367DAE9" w16cex:dateUtc="2025-12-16T05:03:00Z"/>
  <w16cex:commentExtensible w16cex:durableId="2C7BB5DC" w16cex:dateUtc="2025-12-13T03:26:00Z"/>
  <w16cex:commentExtensible w16cex:durableId="3B4C9160" w16cex:dateUtc="2025-12-16T05:05:00Z"/>
  <w16cex:commentExtensible w16cex:durableId="7B54B9E0" w16cex:dateUtc="2025-12-16T05:06:00Z"/>
  <w16cex:commentExtensible w16cex:durableId="746B65E5" w16cex:dateUtc="2025-12-13T04:10:00Z"/>
  <w16cex:commentExtensible w16cex:durableId="0C53181F" w16cex:dateUtc="2025-12-17T02:02:00Z"/>
  <w16cex:commentExtensible w16cex:durableId="08FE9FCE" w16cex:dateUtc="2025-12-10T06:05:00Z"/>
  <w16cex:commentExtensible w16cex:durableId="45B45337" w16cex:dateUtc="2025-12-16T05:07:00Z"/>
  <w16cex:commentExtensible w16cex:durableId="7BFD7C0D" w16cex:dateUtc="2025-12-13T04:17:00Z"/>
  <w16cex:commentExtensible w16cex:durableId="29541BCD" w16cex:dateUtc="2025-12-13T04:23:00Z"/>
  <w16cex:commentExtensible w16cex:durableId="6282F3FE" w16cex:dateUtc="2025-12-16T06:39:00Z"/>
  <w16cex:commentExtensible w16cex:durableId="15EC0B38" w16cex:dateUtc="2025-12-17T03:13:00Z"/>
  <w16cex:commentExtensible w16cex:durableId="07BA10D7" w16cex:dateUtc="2025-12-13T04:23:00Z"/>
  <w16cex:commentExtensible w16cex:durableId="0FE4763E" w16cex:dateUtc="2025-12-16T06:40:00Z"/>
  <w16cex:commentExtensible w16cex:durableId="7815E78C" w16cex:dateUtc="2025-12-17T03:13:00Z"/>
  <w16cex:commentExtensible w16cex:durableId="640A54ED" w16cex:dateUtc="2025-12-16T05:45:00Z"/>
  <w16cex:commentExtensible w16cex:durableId="0F7F7D1F" w16cex:dateUtc="2025-12-29T05:29:00Z"/>
  <w16cex:commentExtensible w16cex:durableId="7D62A0EB" w16cex:dateUtc="2025-12-17T01:54:00Z"/>
  <w16cex:commentExtensible w16cex:durableId="4767EAB3" w16cex:dateUtc="2025-12-23T02:45:00Z"/>
  <w16cex:commentExtensible w16cex:durableId="01AC7270" w16cex:dateUtc="2025-12-23T03:19:00Z"/>
  <w16cex:commentExtensible w16cex:durableId="12B0E00A" w16cex:dateUtc="2025-12-23T10:45:00Z"/>
  <w16cex:commentExtensible w16cex:durableId="7DE77887" w16cex:dateUtc="2025-12-29T05:27:00Z"/>
  <w16cex:commentExtensible w16cex:durableId="35FC92B3" w16cex:dateUtc="2025-12-23T08:39:00Z">
    <w16cex:extLst>
      <w16:ext w16:uri="{CE6994B0-6A32-4C9F-8C6B-6E91EDA988CE}">
        <cr:reactions xmlns:cr="http://schemas.microsoft.com/office/comments/2020/reactions">
          <cr:reaction reactionType="1">
            <cr:reactionInfo dateUtc="2025-12-24T08:35:51Z">
              <cr:user userId="S::kqnf215@astrazeneca.net::1b1fd279-dc95-4760-9546-2f57f6ec1637" userProvider="AD" userName="Pan, Zhemin"/>
            </cr:reactionInfo>
          </cr:reaction>
        </cr:reactions>
      </w16:ext>
    </w16cex:extLst>
  </w16cex:commentExtensible>
  <w16cex:commentExtensible w16cex:durableId="1C6BF064" w16cex:dateUtc="2025-12-29T05:21:00Z"/>
  <w16cex:commentExtensible w16cex:durableId="289542DB" w16cex:dateUtc="2025-12-12T05:53:00Z"/>
  <w16cex:commentExtensible w16cex:durableId="7650CFA8" w16cex:dateUtc="2025-12-16T05:10:00Z"/>
  <w16cex:commentExtensible w16cex:durableId="49D58B20" w16cex:dateUtc="2025-12-17T03:13:00Z"/>
  <w16cex:commentExtensible w16cex:durableId="5E80E7C9" w16cex:dateUtc="2025-12-23T02:45:00Z"/>
  <w16cex:commentExtensible w16cex:durableId="28C9873C" w16cex:dateUtc="2025-12-29T05:29:00Z"/>
  <w16cex:commentExtensible w16cex:durableId="480E567E" w16cex:dateUtc="2025-12-23T02:46:00Z"/>
  <w16cex:commentExtensible w16cex:durableId="76D3624D" w16cex:dateUtc="2025-12-23T08:44:00Z"/>
  <w16cex:commentExtensible w16cex:durableId="2F67DAEA" w16cex:dateUtc="2025-12-29T06:11:00Z"/>
  <w16cex:commentExtensible w16cex:durableId="3D6485BF" w16cex:dateUtc="2025-12-10T10:49:00Z"/>
  <w16cex:commentExtensible w16cex:durableId="7B0ABAB5" w16cex:dateUtc="2025-12-17T01:54:00Z"/>
  <w16cex:commentExtensible w16cex:durableId="3E7B8A30" w16cex:dateUtc="2025-12-23T02:42:00Z"/>
  <w16cex:commentExtensible w16cex:durableId="678EB06A" w16cex:dateUtc="2025-12-29T06:15:00Z"/>
  <w16cex:commentExtensible w16cex:durableId="4286F668" w16cex:dateUtc="2025-12-09T08:59:00Z"/>
  <w16cex:commentExtensible w16cex:durableId="318419BA" w16cex:dateUtc="2025-12-09T09:12:00Z"/>
  <w16cex:commentExtensible w16cex:durableId="5113B333" w16cex:dateUtc="2025-12-13T04:31:00Z"/>
  <w16cex:commentExtensible w16cex:durableId="2CF2AEB2" w16cex:dateUtc="2025-12-16T05:14:00Z"/>
  <w16cex:commentExtensible w16cex:durableId="14547A2E" w16cex:dateUtc="2025-12-18T03:52:00Z"/>
  <w16cex:commentExtensible w16cex:durableId="4A8181F7" w16cex:dateUtc="2025-12-23T02:48:00Z"/>
  <w16cex:commentExtensible w16cex:durableId="22DEF075" w16cex:dateUtc="2025-12-10T10:59:00Z"/>
  <w16cex:commentExtensible w16cex:durableId="40B47D03" w16cex:dateUtc="2025-12-17T02:34:00Z"/>
  <w16cex:commentExtensible w16cex:durableId="113A11CA" w16cex:dateUtc="2025-12-23T09:05:00Z"/>
  <w16cex:commentExtensible w16cex:durableId="492DC77E" w16cex:dateUtc="2025-12-29T06:36:00Z"/>
  <w16cex:commentExtensible w16cex:durableId="1013A672" w16cex:dateUtc="2025-12-17T02:34:00Z"/>
  <w16cex:commentExtensible w16cex:durableId="2BB5E17A" w16cex:dateUtc="2025-12-23T02:59:00Z"/>
  <w16cex:commentExtensible w16cex:durableId="21FF22FE" w16cex:dateUtc="2025-12-23T03:13:00Z"/>
  <w16cex:commentExtensible w16cex:durableId="7E988DD5" w16cex:dateUtc="2025-12-23T10:39:00Z"/>
  <w16cex:commentExtensible w16cex:durableId="45DCC47E" w16cex:dateUtc="2025-12-29T06:24:00Z"/>
  <w16cex:commentExtensible w16cex:durableId="05600E9B" w16cex:dateUtc="2025-12-10T11:03:00Z"/>
  <w16cex:commentExtensible w16cex:durableId="5B3D81ED" w16cex:dateUtc="2025-12-17T02:49:00Z"/>
  <w16cex:commentExtensible w16cex:durableId="0AE1A1E1" w16cex:dateUtc="2025-12-23T03:00:00Z"/>
  <w16cex:commentExtensible w16cex:durableId="5F6560D7" w16cex:dateUtc="2025-12-13T05:45:00Z"/>
  <w16cex:commentExtensible w16cex:durableId="6F9DCFB3" w16cex:dateUtc="2025-12-16T06:42:00Z"/>
  <w16cex:commentExtensible w16cex:durableId="6D386B80" w16cex:dateUtc="2025-12-24T09:30:00Z"/>
  <w16cex:commentExtensible w16cex:durableId="12BD1E83" w16cex:dateUtc="2025-12-29T06:46:00Z"/>
  <w16cex:commentExtensible w16cex:durableId="6786DDEB" w16cex:dateUtc="2025-12-13T04:43:00Z"/>
  <w16cex:commentExtensible w16cex:durableId="65B4A166" w16cex:dateUtc="2025-12-16T05:16:00Z"/>
  <w16cex:commentExtensible w16cex:durableId="13289ACE" w16cex:dateUtc="2025-12-17T03:12:00Z"/>
  <w16cex:commentExtensible w16cex:durableId="7BC3BFF1" w16cex:dateUtc="2025-12-13T04:34:00Z"/>
  <w16cex:commentExtensible w16cex:durableId="28D5D532" w16cex:dateUtc="2025-12-16T05:17:00Z"/>
  <w16cex:commentExtensible w16cex:durableId="7089D214" w16cex:dateUtc="2025-12-29T06:55:00Z"/>
  <w16cex:commentExtensible w16cex:durableId="44E40973" w16cex:dateUtc="2025-12-17T03:35:00Z"/>
  <w16cex:commentExtensible w16cex:durableId="2C6D82AA" w16cex:dateUtc="2025-12-13T04:36:00Z"/>
  <w16cex:commentExtensible w16cex:durableId="0AD08FB0" w16cex:dateUtc="2025-12-17T05:03:00Z"/>
  <w16cex:commentExtensible w16cex:durableId="790036C8" w16cex:dateUtc="2025-12-24T08:52:00Z"/>
  <w16cex:commentExtensible w16cex:durableId="60D772BD" w16cex:dateUtc="2025-12-24T09:40:00Z"/>
  <w16cex:commentExtensible w16cex:durableId="60104436" w16cex:dateUtc="2025-12-24T09:47:00Z"/>
  <w16cex:commentExtensible w16cex:durableId="628C0B45" w16cex:dateUtc="2025-12-24T10:39:00Z"/>
  <w16cex:commentExtensible w16cex:durableId="61C20546" w16cex:dateUtc="2025-12-13T04:37:00Z"/>
  <w16cex:commentExtensible w16cex:durableId="110819A4" w16cex:dateUtc="2025-12-16T05:18:00Z"/>
  <w16cex:commentExtensible w16cex:durableId="53B6CFCE" w16cex:dateUtc="2025-12-17T03:37:00Z"/>
  <w16cex:commentExtensible w16cex:durableId="78FDDE13" w16cex:dateUtc="2025-12-13T04:47:00Z"/>
  <w16cex:commentExtensible w16cex:durableId="773B9D53" w16cex:dateUtc="2025-12-17T05:21:00Z"/>
  <w16cex:commentExtensible w16cex:durableId="26D2D691" w16cex:dateUtc="2025-12-13T04:45:00Z"/>
  <w16cex:commentExtensible w16cex:durableId="580EFAC2" w16cex:dateUtc="2025-12-16T06:42:00Z"/>
  <w16cex:commentExtensible w16cex:durableId="1AA8CA49" w16cex:dateUtc="2025-12-17T05:48:00Z"/>
  <w16cex:commentExtensible w16cex:durableId="3A7A60B5" w16cex:dateUtc="2025-12-13T04:49:00Z"/>
  <w16cex:commentExtensible w16cex:durableId="00ED1BA8" w16cex:dateUtc="2025-12-16T05:21:00Z"/>
  <w16cex:commentExtensible w16cex:durableId="17F3E914" w16cex:dateUtc="2025-12-17T06:11:00Z"/>
  <w16cex:commentExtensible w16cex:durableId="76A58FA4" w16cex:dateUtc="2025-12-23T02:38:00Z"/>
  <w16cex:commentExtensible w16cex:durableId="765AABC2" w16cex:dateUtc="2025-12-23T09:27:00Z"/>
  <w16cex:commentExtensible w16cex:durableId="6AA1F985" w16cex:dateUtc="2025-12-29T07:02:00Z"/>
  <w16cex:commentExtensible w16cex:durableId="0D139201" w16cex:dateUtc="2025-12-10T11:42:00Z">
    <w16cex:extLst>
      <w16:ext w16:uri="{CE6994B0-6A32-4C9F-8C6B-6E91EDA988CE}">
        <cr:reactions xmlns:cr="http://schemas.microsoft.com/office/comments/2020/reactions">
          <cr:reaction reactionType="1">
            <cr:reactionInfo dateUtc="2025-12-10T13:55:22Z">
              <cr:user userId="S::kqnf215@astrazeneca.net::1b1fd279-dc95-4760-9546-2f57f6ec1637" userProvider="AD" userName="Pan, Zhemin"/>
            </cr:reactionInfo>
          </cr:reaction>
        </cr:reactions>
      </w16:ext>
    </w16cex:extLst>
  </w16cex:commentExtensible>
  <w16cex:commentExtensible w16cex:durableId="269B9206" w16cex:dateUtc="2025-12-17T06:12:00Z"/>
  <w16cex:commentExtensible w16cex:durableId="33AE287D" w16cex:dateUtc="2025-12-17T05:49:00Z"/>
  <w16cex:commentExtensible w16cex:durableId="0813AF28" w16cex:dateUtc="2025-12-16T05:21:00Z"/>
  <w16cex:commentExtensible w16cex:durableId="48F17F51" w16cex:dateUtc="2025-12-13T04:54:00Z"/>
  <w16cex:commentExtensible w16cex:durableId="546D96F9" w16cex:dateUtc="2025-12-15T01:13:00Z"/>
  <w16cex:commentExtensible w16cex:durableId="3BAE5E1F" w16cex:dateUtc="2025-12-09T11:25:00Z"/>
  <w16cex:commentExtensible w16cex:durableId="6164D4BB" w16cex:dateUtc="2025-12-13T04:59:00Z"/>
  <w16cex:commentExtensible w16cex:durableId="55A0FADA" w16cex:dateUtc="2025-12-24T07:58:00Z"/>
  <w16cex:commentExtensible w16cex:durableId="40193A8E" w16cex:dateUtc="2025-12-29T07:15:00Z"/>
  <w16cex:commentExtensible w16cex:durableId="563B5FE8" w16cex:dateUtc="2025-12-10T11:48:00Z"/>
  <w16cex:commentExtensible w16cex:durableId="64979A25" w16cex:dateUtc="2025-12-17T06:56:00Z"/>
  <w16cex:commentExtensible w16cex:durableId="4C55AC24" w16cex:dateUtc="2025-12-17T07:26:00Z"/>
  <w16cex:commentExtensible w16cex:durableId="1B973F1D" w16cex:dateUtc="2025-12-23T10:32:00Z"/>
  <w16cex:commentExtensible w16cex:durableId="0D5F286A" w16cex:dateUtc="2025-12-29T07:27:00Z"/>
  <w16cex:commentExtensible w16cex:durableId="61C64C5B" w16cex:dateUtc="2025-12-13T05:09:00Z"/>
  <w16cex:commentExtensible w16cex:durableId="0CC75889" w16cex:dateUtc="2025-12-16T06:44:00Z"/>
  <w16cex:commentExtensible w16cex:durableId="0BE44866" w16cex:dateUtc="2025-12-17T09:24:00Z"/>
  <w16cex:commentExtensible w16cex:durableId="40504066" w16cex:dateUtc="2025-12-13T05:20:00Z"/>
  <w16cex:commentExtensible w16cex:durableId="5944BE6C" w16cex:dateUtc="2025-12-16T05:36:00Z"/>
  <w16cex:commentExtensible w16cex:durableId="0AB7A3DA" w16cex:dateUtc="2025-12-09T09:19:00Z"/>
  <w16cex:commentExtensible w16cex:durableId="7EA5D15A" w16cex:dateUtc="2025-12-10T11:44:00Z"/>
  <w16cex:commentExtensible w16cex:durableId="57C48ABD" w16cex:dateUtc="2025-12-18T01:28:00Z"/>
  <w16cex:commentExtensible w16cex:durableId="7D9C8647" w16cex:dateUtc="2025-12-23T09:38:00Z"/>
  <w16cex:commentExtensible w16cex:durableId="72A60A41" w16cex:dateUtc="2025-12-29T08:14:00Z"/>
  <w16cex:commentExtensible w16cex:durableId="0676600D" w16cex:dateUtc="2025-12-13T05:44:00Z"/>
  <w16cex:commentExtensible w16cex:durableId="65043837" w16cex:dateUtc="2025-12-09T09:20:00Z"/>
  <w16cex:commentExtensible w16cex:durableId="45E1C7B2" w16cex:dateUtc="2025-12-10T11:44:00Z"/>
  <w16cex:commentExtensible w16cex:durableId="093E62DF" w16cex:dateUtc="2025-12-09T09:20:00Z"/>
  <w16cex:commentExtensible w16cex:durableId="05C70AE3" w16cex:dateUtc="2025-12-10T11:52:00Z"/>
  <w16cex:commentExtensible w16cex:durableId="22CCBA53" w16cex:dateUtc="2025-12-10T11:50:00Z"/>
  <w16cex:commentExtensible w16cex:durableId="05728C99" w16cex:dateUtc="2025-12-09T09:22:00Z"/>
  <w16cex:commentExtensible w16cex:durableId="6FE9BEB1" w16cex:dateUtc="2025-12-16T05:42:00Z"/>
  <w16cex:commentExtensible w16cex:durableId="555E8580" w16cex:dateUtc="2025-12-16T06:45:00Z"/>
  <w16cex:commentExtensible w16cex:durableId="18C1F6EF" w16cex:dateUtc="2025-12-13T05:39:00Z"/>
  <w16cex:commentExtensible w16cex:durableId="2B3124EE" w16cex:dateUtc="2025-12-16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41CB99" w16cid:durableId="18EA12CA"/>
  <w16cid:commentId w16cid:paraId="0E495115" w16cid:durableId="03A968CD"/>
  <w16cid:commentId w16cid:paraId="2416EC67" w16cid:durableId="5624A992"/>
  <w16cid:commentId w16cid:paraId="3066863E" w16cid:durableId="3C002F0C"/>
  <w16cid:commentId w16cid:paraId="2D1BF8DF" w16cid:durableId="02320AE9"/>
  <w16cid:commentId w16cid:paraId="350A7C94" w16cid:durableId="57322D1D"/>
  <w16cid:commentId w16cid:paraId="71B49DDE" w16cid:durableId="4106640E"/>
  <w16cid:commentId w16cid:paraId="5FC9F15E" w16cid:durableId="7367DAE9"/>
  <w16cid:commentId w16cid:paraId="233F493C" w16cid:durableId="2C7BB5DC"/>
  <w16cid:commentId w16cid:paraId="0DA83EB2" w16cid:durableId="3B4C9160"/>
  <w16cid:commentId w16cid:paraId="75190EE7" w16cid:durableId="7B54B9E0"/>
  <w16cid:commentId w16cid:paraId="6CA5BF39" w16cid:durableId="746B65E5"/>
  <w16cid:commentId w16cid:paraId="73E36BE6" w16cid:durableId="0C53181F"/>
  <w16cid:commentId w16cid:paraId="46267F34" w16cid:durableId="08FE9FCE"/>
  <w16cid:commentId w16cid:paraId="0E615D6A" w16cid:durableId="45B45337"/>
  <w16cid:commentId w16cid:paraId="3FB65D8A" w16cid:durableId="7BFD7C0D"/>
  <w16cid:commentId w16cid:paraId="327B9BB2" w16cid:durableId="29541BCD"/>
  <w16cid:commentId w16cid:paraId="4F537C26" w16cid:durableId="6282F3FE"/>
  <w16cid:commentId w16cid:paraId="7C7AE978" w16cid:durableId="15EC0B38"/>
  <w16cid:commentId w16cid:paraId="468EDDE2" w16cid:durableId="07BA10D7"/>
  <w16cid:commentId w16cid:paraId="02CC20D0" w16cid:durableId="0FE4763E"/>
  <w16cid:commentId w16cid:paraId="79599A1E" w16cid:durableId="7815E78C"/>
  <w16cid:commentId w16cid:paraId="36DD6209" w16cid:durableId="640A54ED"/>
  <w16cid:commentId w16cid:paraId="75DE941F" w16cid:durableId="0F7F7D1F"/>
  <w16cid:commentId w16cid:paraId="66BBA143" w16cid:durableId="7D62A0EB"/>
  <w16cid:commentId w16cid:paraId="3E5CE60D" w16cid:durableId="4767EAB3"/>
  <w16cid:commentId w16cid:paraId="0100F4AE" w16cid:durableId="01AC7270"/>
  <w16cid:commentId w16cid:paraId="66C4C192" w16cid:durableId="12B0E00A"/>
  <w16cid:commentId w16cid:paraId="1DD81250" w16cid:durableId="7DE77887"/>
  <w16cid:commentId w16cid:paraId="28437822" w16cid:durableId="35FC92B3"/>
  <w16cid:commentId w16cid:paraId="193F13E7" w16cid:durableId="1C6BF064"/>
  <w16cid:commentId w16cid:paraId="5F0CF3C1" w16cid:durableId="289542DB"/>
  <w16cid:commentId w16cid:paraId="17EEC072" w16cid:durableId="7650CFA8"/>
  <w16cid:commentId w16cid:paraId="6EF24D18" w16cid:durableId="49D58B20"/>
  <w16cid:commentId w16cid:paraId="2E56AF5B" w16cid:durableId="5E80E7C9"/>
  <w16cid:commentId w16cid:paraId="01145868" w16cid:durableId="28C9873C"/>
  <w16cid:commentId w16cid:paraId="4C27142D" w16cid:durableId="480E567E"/>
  <w16cid:commentId w16cid:paraId="7FBD83FB" w16cid:durableId="76D3624D"/>
  <w16cid:commentId w16cid:paraId="6446F823" w16cid:durableId="2F67DAEA"/>
  <w16cid:commentId w16cid:paraId="766349E0" w16cid:durableId="3D6485BF"/>
  <w16cid:commentId w16cid:paraId="61342B82" w16cid:durableId="7B0ABAB5"/>
  <w16cid:commentId w16cid:paraId="4727A6C3" w16cid:durableId="3E7B8A30"/>
  <w16cid:commentId w16cid:paraId="349FE5B2" w16cid:durableId="678EB06A"/>
  <w16cid:commentId w16cid:paraId="1C49E2A3" w16cid:durableId="4286F668"/>
  <w16cid:commentId w16cid:paraId="065AE858" w16cid:durableId="318419BA"/>
  <w16cid:commentId w16cid:paraId="661908FA" w16cid:durableId="5113B333"/>
  <w16cid:commentId w16cid:paraId="6C0F597A" w16cid:durableId="2CF2AEB2"/>
  <w16cid:commentId w16cid:paraId="7A478D6E" w16cid:durableId="14547A2E"/>
  <w16cid:commentId w16cid:paraId="5E52BFD5" w16cid:durableId="4A8181F7"/>
  <w16cid:commentId w16cid:paraId="5AC43CBC" w16cid:durableId="22DEF075"/>
  <w16cid:commentId w16cid:paraId="3F32BCC5" w16cid:durableId="40B47D03"/>
  <w16cid:commentId w16cid:paraId="6F4F051F" w16cid:durableId="113A11CA"/>
  <w16cid:commentId w16cid:paraId="420D15B5" w16cid:durableId="492DC77E"/>
  <w16cid:commentId w16cid:paraId="4DFEA015" w16cid:durableId="1013A672"/>
  <w16cid:commentId w16cid:paraId="095278A5" w16cid:durableId="2BB5E17A"/>
  <w16cid:commentId w16cid:paraId="1BB291A7" w16cid:durableId="21FF22FE"/>
  <w16cid:commentId w16cid:paraId="0CF7EB44" w16cid:durableId="7E988DD5"/>
  <w16cid:commentId w16cid:paraId="758BFE09" w16cid:durableId="45DCC47E"/>
  <w16cid:commentId w16cid:paraId="4388C00E" w16cid:durableId="05600E9B"/>
  <w16cid:commentId w16cid:paraId="182BA76A" w16cid:durableId="5B3D81ED"/>
  <w16cid:commentId w16cid:paraId="1B5A71BC" w16cid:durableId="0AE1A1E1"/>
  <w16cid:commentId w16cid:paraId="29ADCA41" w16cid:durableId="5F6560D7"/>
  <w16cid:commentId w16cid:paraId="1DD33474" w16cid:durableId="6F9DCFB3"/>
  <w16cid:commentId w16cid:paraId="4AA551FD" w16cid:durableId="6D386B80"/>
  <w16cid:commentId w16cid:paraId="4C24BAD6" w16cid:durableId="12BD1E83"/>
  <w16cid:commentId w16cid:paraId="4BB3442D" w16cid:durableId="6786DDEB"/>
  <w16cid:commentId w16cid:paraId="3A94DBFB" w16cid:durableId="65B4A166"/>
  <w16cid:commentId w16cid:paraId="7608AB47" w16cid:durableId="13289ACE"/>
  <w16cid:commentId w16cid:paraId="300C61E7" w16cid:durableId="7BC3BFF1"/>
  <w16cid:commentId w16cid:paraId="6F46DAB0" w16cid:durableId="28D5D532"/>
  <w16cid:commentId w16cid:paraId="558D4742" w16cid:durableId="7089D214"/>
  <w16cid:commentId w16cid:paraId="29178551" w16cid:durableId="44E40973"/>
  <w16cid:commentId w16cid:paraId="23AC3618" w16cid:durableId="2C6D82AA"/>
  <w16cid:commentId w16cid:paraId="688487E3" w16cid:durableId="0AD08FB0"/>
  <w16cid:commentId w16cid:paraId="0C2B06CA" w16cid:durableId="790036C8"/>
  <w16cid:commentId w16cid:paraId="6FA08956" w16cid:durableId="60D772BD"/>
  <w16cid:commentId w16cid:paraId="15F7E479" w16cid:durableId="60104436"/>
  <w16cid:commentId w16cid:paraId="42CC0E23" w16cid:durableId="628C0B45"/>
  <w16cid:commentId w16cid:paraId="14ADEF81" w16cid:durableId="61C20546"/>
  <w16cid:commentId w16cid:paraId="141A26DB" w16cid:durableId="110819A4"/>
  <w16cid:commentId w16cid:paraId="56ADD48A" w16cid:durableId="53B6CFCE"/>
  <w16cid:commentId w16cid:paraId="7375D26B" w16cid:durableId="78FDDE13"/>
  <w16cid:commentId w16cid:paraId="135CD7DD" w16cid:durableId="773B9D53"/>
  <w16cid:commentId w16cid:paraId="3E11880D" w16cid:durableId="26D2D691"/>
  <w16cid:commentId w16cid:paraId="1BEFEF47" w16cid:durableId="580EFAC2"/>
  <w16cid:commentId w16cid:paraId="1B166CAD" w16cid:durableId="1AA8CA49"/>
  <w16cid:commentId w16cid:paraId="325620D2" w16cid:durableId="3A7A60B5"/>
  <w16cid:commentId w16cid:paraId="6C171BF8" w16cid:durableId="00ED1BA8"/>
  <w16cid:commentId w16cid:paraId="19D21B47" w16cid:durableId="17F3E914"/>
  <w16cid:commentId w16cid:paraId="2C94FC31" w16cid:durableId="76A58FA4"/>
  <w16cid:commentId w16cid:paraId="50C81338" w16cid:durableId="765AABC2"/>
  <w16cid:commentId w16cid:paraId="0AE221DF" w16cid:durableId="6AA1F985"/>
  <w16cid:commentId w16cid:paraId="431582F5" w16cid:durableId="0D139201"/>
  <w16cid:commentId w16cid:paraId="00824CB3" w16cid:durableId="269B9206"/>
  <w16cid:commentId w16cid:paraId="47C94B76" w16cid:durableId="33AE287D"/>
  <w16cid:commentId w16cid:paraId="6BDF4996" w16cid:durableId="0813AF28"/>
  <w16cid:commentId w16cid:paraId="3962EDB5" w16cid:durableId="48F17F51"/>
  <w16cid:commentId w16cid:paraId="7AEC1322" w16cid:durableId="546D96F9"/>
  <w16cid:commentId w16cid:paraId="2270E10B" w16cid:durableId="3BAE5E1F"/>
  <w16cid:commentId w16cid:paraId="1173DCC5" w16cid:durableId="6164D4BB"/>
  <w16cid:commentId w16cid:paraId="293FE769" w16cid:durableId="55A0FADA"/>
  <w16cid:commentId w16cid:paraId="77BA1057" w16cid:durableId="40193A8E"/>
  <w16cid:commentId w16cid:paraId="1F55CE74" w16cid:durableId="563B5FE8"/>
  <w16cid:commentId w16cid:paraId="1D40931E" w16cid:durableId="64979A25"/>
  <w16cid:commentId w16cid:paraId="1A591CD7" w16cid:durableId="4C55AC24"/>
  <w16cid:commentId w16cid:paraId="2C1DD9B1" w16cid:durableId="1B973F1D"/>
  <w16cid:commentId w16cid:paraId="471D7E27" w16cid:durableId="0D5F286A"/>
  <w16cid:commentId w16cid:paraId="6E80FF21" w16cid:durableId="61C64C5B"/>
  <w16cid:commentId w16cid:paraId="5EEDAEC7" w16cid:durableId="0CC75889"/>
  <w16cid:commentId w16cid:paraId="0F1C0845" w16cid:durableId="0BE44866"/>
  <w16cid:commentId w16cid:paraId="0C9AB233" w16cid:durableId="40504066"/>
  <w16cid:commentId w16cid:paraId="68B495D3" w16cid:durableId="5944BE6C"/>
  <w16cid:commentId w16cid:paraId="53D95346" w16cid:durableId="0AB7A3DA"/>
  <w16cid:commentId w16cid:paraId="00607F3D" w16cid:durableId="7EA5D15A"/>
  <w16cid:commentId w16cid:paraId="3CF428F2" w16cid:durableId="57C48ABD"/>
  <w16cid:commentId w16cid:paraId="703FFA11" w16cid:durableId="7D9C8647"/>
  <w16cid:commentId w16cid:paraId="256A0685" w16cid:durableId="72A60A41"/>
  <w16cid:commentId w16cid:paraId="50EF3202" w16cid:durableId="0676600D"/>
  <w16cid:commentId w16cid:paraId="13451A99" w16cid:durableId="65043837"/>
  <w16cid:commentId w16cid:paraId="2C603EE7" w16cid:durableId="45E1C7B2"/>
  <w16cid:commentId w16cid:paraId="66DCF047" w16cid:durableId="093E62DF"/>
  <w16cid:commentId w16cid:paraId="4D9FF240" w16cid:durableId="05C70AE3"/>
  <w16cid:commentId w16cid:paraId="1D63DD3D" w16cid:durableId="22CCBA53"/>
  <w16cid:commentId w16cid:paraId="3B4608BF" w16cid:durableId="05728C99"/>
  <w16cid:commentId w16cid:paraId="07099E24" w16cid:durableId="6FE9BEB1"/>
  <w16cid:commentId w16cid:paraId="127F27D7" w16cid:durableId="555E8580"/>
  <w16cid:commentId w16cid:paraId="65645AAE" w16cid:durableId="18C1F6EF"/>
  <w16cid:commentId w16cid:paraId="6E2CCD61" w16cid:durableId="2B3124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20ACD" w14:textId="77777777" w:rsidR="00AD12F9" w:rsidRDefault="00AD12F9" w:rsidP="00DC23B0">
      <w:r>
        <w:separator/>
      </w:r>
    </w:p>
  </w:endnote>
  <w:endnote w:type="continuationSeparator" w:id="0">
    <w:p w14:paraId="09A3A96D" w14:textId="77777777" w:rsidR="00AD12F9" w:rsidRDefault="00AD12F9" w:rsidP="00DC23B0">
      <w:r>
        <w:continuationSeparator/>
      </w:r>
    </w:p>
  </w:endnote>
  <w:endnote w:type="continuationNotice" w:id="1">
    <w:p w14:paraId="41AC4FC3" w14:textId="77777777" w:rsidR="00AD12F9" w:rsidRDefault="00AD12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MJAKM+Arial">
    <w:altName w:val="Arial"/>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fixed"/>
    <w:sig w:usb0="00000007" w:usb1="00000000" w:usb2="00000000" w:usb3="00000000" w:csb0="00000093"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AdobeSongStd-Light">
    <w:altName w:val="微软雅黑"/>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9BC2A" w14:textId="5B0DA98A" w:rsidR="0024161D" w:rsidRDefault="00000000" w:rsidP="007561EB">
    <w:pPr>
      <w:pStyle w:val="Footer"/>
      <w:wordWrap w:val="0"/>
      <w:jc w:val="right"/>
    </w:pPr>
    <w:sdt>
      <w:sdtPr>
        <w:rPr>
          <w:rFonts w:ascii="Times New Roman" w:hAnsi="Times New Roman" w:cs="Times New Roman"/>
          <w:sz w:val="20"/>
          <w:szCs w:val="20"/>
        </w:rPr>
        <w:id w:val="114888039"/>
        <w:docPartObj>
          <w:docPartGallery w:val="Page Numbers (Bottom of Page)"/>
          <w:docPartUnique/>
        </w:docPartObj>
      </w:sdtPr>
      <w:sdtEndPr>
        <w:rPr>
          <w:rFonts w:ascii="宋体" w:hAnsi="宋体" w:cstheme="minorBidi"/>
          <w:sz w:val="18"/>
          <w:szCs w:val="18"/>
        </w:rPr>
      </w:sdtEndPr>
      <w:sdtContent>
        <w:sdt>
          <w:sdtPr>
            <w:rPr>
              <w:rFonts w:ascii="Times New Roman" w:hAnsi="Times New Roman" w:cs="Times New Roman"/>
              <w:sz w:val="20"/>
              <w:szCs w:val="20"/>
            </w:rPr>
            <w:id w:val="1640074439"/>
            <w:docPartObj>
              <w:docPartGallery w:val="Page Numbers (Top of Page)"/>
              <w:docPartUnique/>
            </w:docPartObj>
          </w:sdtPr>
          <w:sdtEndPr>
            <w:rPr>
              <w:rFonts w:ascii="宋体" w:hAnsi="宋体" w:cstheme="minorBidi"/>
              <w:sz w:val="18"/>
              <w:szCs w:val="18"/>
            </w:rPr>
          </w:sdtEndPr>
          <w:sdtContent>
            <w:r w:rsidR="0024161D">
              <w:rPr>
                <w:rFonts w:ascii="Times New Roman" w:hAnsi="Times New Roman" w:cs="Times New Roman"/>
                <w:sz w:val="20"/>
                <w:szCs w:val="20"/>
              </w:rPr>
              <w:t xml:space="preserve">                                                                         </w:t>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16D84" w14:textId="241B3B95" w:rsidR="0024161D" w:rsidRDefault="00000000" w:rsidP="007561EB">
    <w:pPr>
      <w:pStyle w:val="Footer"/>
    </w:pPr>
    <w:sdt>
      <w:sdtPr>
        <w:id w:val="-2051064134"/>
        <w:docPartObj>
          <w:docPartGallery w:val="Page Numbers (Bottom of Page)"/>
          <w:docPartUnique/>
        </w:docPartObj>
      </w:sdtPr>
      <w:sdtContent>
        <w:r w:rsidR="0024161D">
          <w:rPr>
            <w:rFonts w:ascii="Times New Roman" w:hAnsi="Times New Roman" w:cs="Times New Roman"/>
            <w:sz w:val="20"/>
            <w:szCs w:val="20"/>
          </w:rPr>
          <w:t xml:space="preserve">                                                                                        </w:t>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r>
        <w:r w:rsidR="0024161D">
          <w:rPr>
            <w:rFonts w:ascii="Times New Roman" w:hAnsi="Times New Roman" w:cs="Times New Roman"/>
            <w:sz w:val="20"/>
            <w:szCs w:val="20"/>
          </w:rPr>
          <w:tab/>
          <w:t xml:space="preserve">    </w:t>
        </w:r>
        <w:r w:rsidR="0024161D" w:rsidRPr="007561EB">
          <w:rPr>
            <w:rFonts w:ascii="Times New Roman" w:hAnsi="Times New Roman" w:cs="Times New Roman"/>
            <w:sz w:val="20"/>
            <w:szCs w:val="20"/>
          </w:rPr>
          <w:t xml:space="preserve"> </w:t>
        </w:r>
      </w:sdtContent>
    </w:sdt>
  </w:p>
  <w:p w14:paraId="15B3504D" w14:textId="77777777" w:rsidR="0024161D" w:rsidRPr="00DC23B0" w:rsidRDefault="0024161D" w:rsidP="005C5A5A">
    <w:pPr>
      <w:pStyle w:val="Footer"/>
      <w:rPr>
        <w:rFonts w:ascii="Times New Roman" w:hAnsi="Times New Roman" w:cs="Times New Roman"/>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9A5E4" w14:textId="77777777" w:rsidR="00AD12F9" w:rsidRDefault="00AD12F9" w:rsidP="00DC23B0">
      <w:r>
        <w:separator/>
      </w:r>
    </w:p>
  </w:footnote>
  <w:footnote w:type="continuationSeparator" w:id="0">
    <w:p w14:paraId="5C55653B" w14:textId="77777777" w:rsidR="00AD12F9" w:rsidRDefault="00AD12F9" w:rsidP="00DC23B0">
      <w:r>
        <w:continuationSeparator/>
      </w:r>
    </w:p>
  </w:footnote>
  <w:footnote w:type="continuationNotice" w:id="1">
    <w:p w14:paraId="0F2F70DD" w14:textId="77777777" w:rsidR="00AD12F9" w:rsidRDefault="00AD12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BC3F" w14:textId="77777777" w:rsidR="0024161D" w:rsidRPr="00DC23B0" w:rsidRDefault="0024161D" w:rsidP="00DC23B0">
    <w:pPr>
      <w:pStyle w:val="Header"/>
      <w:pBdr>
        <w:bottom w:val="none" w:sz="0" w:space="0" w:color="auto"/>
      </w:pBdr>
      <w:rPr>
        <w:rFonts w:ascii="Times New Roman" w:hAnsi="Times New Roman" w:cs="Times New Roman"/>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678"/>
      <w:gridCol w:w="1370"/>
      <w:gridCol w:w="3025"/>
    </w:tblGrid>
    <w:tr w:rsidR="0024161D" w14:paraId="46F10208" w14:textId="77777777" w:rsidTr="0005147D">
      <w:tc>
        <w:tcPr>
          <w:tcW w:w="4678" w:type="dxa"/>
        </w:tcPr>
        <w:p w14:paraId="02241AB8" w14:textId="77777777" w:rsidR="0061695E" w:rsidRDefault="0061695E" w:rsidP="00DC23B0">
          <w:pPr>
            <w:pStyle w:val="Header"/>
            <w:pBdr>
              <w:bottom w:val="none" w:sz="0" w:space="0" w:color="auto"/>
            </w:pBdr>
            <w:jc w:val="left"/>
            <w:rPr>
              <w:rFonts w:ascii="Times New Roman" w:hAnsi="Times New Roman" w:cs="Times New Roman"/>
              <w:sz w:val="20"/>
            </w:rPr>
          </w:pPr>
          <w:r w:rsidRPr="0061695E">
            <w:rPr>
              <w:rFonts w:ascii="Times New Roman" w:hAnsi="Times New Roman" w:cs="Times New Roman" w:hint="eastAsia"/>
              <w:sz w:val="20"/>
            </w:rPr>
            <w:t>Partner: Gracell Biotechnologies (Shanghai) Co., Ltd.</w:t>
          </w:r>
        </w:p>
        <w:p w14:paraId="175C341B" w14:textId="77777777" w:rsidR="0061695E" w:rsidRDefault="0061695E" w:rsidP="00DC23B0">
          <w:pPr>
            <w:pStyle w:val="Header"/>
            <w:pBdr>
              <w:bottom w:val="none" w:sz="0" w:space="0" w:color="auto"/>
            </w:pBdr>
            <w:jc w:val="left"/>
            <w:rPr>
              <w:rFonts w:ascii="Times New Roman" w:hAnsi="Times New Roman" w:cs="Times New Roman"/>
              <w:sz w:val="20"/>
            </w:rPr>
          </w:pPr>
          <w:r w:rsidRPr="0061695E">
            <w:rPr>
              <w:rFonts w:ascii="Times New Roman" w:hAnsi="Times New Roman" w:cs="Times New Roman" w:hint="eastAsia"/>
              <w:sz w:val="20"/>
            </w:rPr>
            <w:t>Suzhou Gracell Biotechnologies Co., Ltd.</w:t>
          </w:r>
        </w:p>
        <w:p w14:paraId="1FD99FEE" w14:textId="7444ABB3" w:rsidR="0024161D" w:rsidRDefault="00ED15BB" w:rsidP="00DC23B0">
          <w:pPr>
            <w:pStyle w:val="Header"/>
            <w:pBdr>
              <w:bottom w:val="none" w:sz="0" w:space="0" w:color="auto"/>
            </w:pBdr>
            <w:jc w:val="left"/>
            <w:rPr>
              <w:rFonts w:ascii="Times New Roman" w:hAnsi="Times New Roman" w:cs="Times New Roman"/>
              <w:sz w:val="20"/>
            </w:rPr>
          </w:pPr>
          <w:r w:rsidRPr="00ED15BB">
            <w:rPr>
              <w:rFonts w:ascii="Times New Roman" w:hAnsi="Times New Roman" w:cs="Times New Roman" w:hint="eastAsia"/>
              <w:sz w:val="20"/>
            </w:rPr>
            <w:t>AstraZeneca Global R&amp;D (China) Co., Ltd.</w:t>
          </w:r>
        </w:p>
      </w:tc>
      <w:tc>
        <w:tcPr>
          <w:tcW w:w="1370" w:type="dxa"/>
        </w:tcPr>
        <w:p w14:paraId="7AD9232E" w14:textId="77777777" w:rsidR="0024161D" w:rsidRDefault="0024161D" w:rsidP="00DC23B0">
          <w:pPr>
            <w:pStyle w:val="Header"/>
            <w:pBdr>
              <w:bottom w:val="none" w:sz="0" w:space="0" w:color="auto"/>
            </w:pBdr>
            <w:rPr>
              <w:rFonts w:ascii="Times New Roman" w:hAnsi="Times New Roman" w:cs="Times New Roman"/>
              <w:sz w:val="20"/>
            </w:rPr>
          </w:pPr>
        </w:p>
      </w:tc>
      <w:tc>
        <w:tcPr>
          <w:tcW w:w="3025" w:type="dxa"/>
        </w:tcPr>
        <w:p w14:paraId="7727A4FA" w14:textId="2C392B62" w:rsidR="0024161D" w:rsidRDefault="0024161D" w:rsidP="00DC23B0">
          <w:pPr>
            <w:pStyle w:val="Header"/>
            <w:pBdr>
              <w:bottom w:val="none" w:sz="0" w:space="0" w:color="auto"/>
            </w:pBdr>
            <w:jc w:val="right"/>
            <w:rPr>
              <w:rFonts w:ascii="Times New Roman" w:hAnsi="Times New Roman" w:cs="Times New Roman"/>
              <w:sz w:val="20"/>
            </w:rPr>
          </w:pPr>
          <w:r w:rsidRPr="007561EB">
            <w:rPr>
              <w:rFonts w:ascii="Times New Roman" w:hAnsi="Times New Roman" w:cs="Times New Roman"/>
              <w:bCs/>
              <w:sz w:val="20"/>
              <w:szCs w:val="20"/>
            </w:rPr>
            <w:fldChar w:fldCharType="begin"/>
          </w:r>
          <w:r w:rsidRPr="007561EB">
            <w:rPr>
              <w:rFonts w:ascii="Times New Roman" w:hAnsi="Times New Roman" w:cs="Times New Roman"/>
              <w:bCs/>
              <w:sz w:val="20"/>
              <w:szCs w:val="20"/>
            </w:rPr>
            <w:instrText>PAGE</w:instrText>
          </w:r>
          <w:r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w:t>
          </w:r>
          <w:r w:rsidRPr="007561EB">
            <w:rPr>
              <w:rFonts w:ascii="Times New Roman" w:hAnsi="Times New Roman" w:cs="Times New Roman"/>
              <w:bCs/>
              <w:sz w:val="20"/>
              <w:szCs w:val="20"/>
            </w:rPr>
            <w:fldChar w:fldCharType="end"/>
          </w:r>
          <w:r w:rsidRPr="007561EB">
            <w:rPr>
              <w:rFonts w:ascii="Times New Roman" w:hAnsi="Times New Roman" w:cs="Times New Roman"/>
              <w:sz w:val="20"/>
              <w:szCs w:val="20"/>
              <w:lang w:val="zh-CN"/>
            </w:rPr>
            <w:t xml:space="preserve"> /</w:t>
          </w:r>
          <w:r w:rsidRPr="007561EB">
            <w:rPr>
              <w:rFonts w:ascii="Times New Roman" w:hAnsi="Times New Roman" w:cs="Times New Roman"/>
              <w:bCs/>
              <w:sz w:val="20"/>
              <w:szCs w:val="20"/>
            </w:rPr>
            <w:t xml:space="preserve"> </w:t>
          </w:r>
          <w:r w:rsidRPr="007561EB">
            <w:rPr>
              <w:rFonts w:ascii="Times New Roman" w:hAnsi="Times New Roman" w:cs="Times New Roman"/>
              <w:bCs/>
              <w:sz w:val="20"/>
              <w:szCs w:val="20"/>
            </w:rPr>
            <w:fldChar w:fldCharType="begin"/>
          </w:r>
          <w:r w:rsidRPr="007561EB">
            <w:rPr>
              <w:rFonts w:ascii="Times New Roman" w:hAnsi="Times New Roman" w:cs="Times New Roman"/>
              <w:bCs/>
              <w:sz w:val="20"/>
              <w:szCs w:val="20"/>
            </w:rPr>
            <w:instrText>NUMPAGES</w:instrText>
          </w:r>
          <w:r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34</w:t>
          </w:r>
          <w:r w:rsidRPr="007561EB">
            <w:rPr>
              <w:rFonts w:ascii="Times New Roman" w:hAnsi="Times New Roman" w:cs="Times New Roman"/>
              <w:bCs/>
              <w:sz w:val="20"/>
              <w:szCs w:val="20"/>
            </w:rPr>
            <w:fldChar w:fldCharType="end"/>
          </w:r>
          <w:r>
            <w:rPr>
              <w:rFonts w:ascii="Times New Roman" w:hAnsi="Times New Roman" w:cs="Times New Roman"/>
              <w:sz w:val="20"/>
            </w:rPr>
            <w:t xml:space="preserve"> </w:t>
          </w:r>
        </w:p>
      </w:tc>
    </w:tr>
    <w:tr w:rsidR="0024161D" w14:paraId="62351485" w14:textId="77777777" w:rsidTr="0005147D">
      <w:tc>
        <w:tcPr>
          <w:tcW w:w="4678" w:type="dxa"/>
        </w:tcPr>
        <w:p w14:paraId="26E7C673" w14:textId="69372A80" w:rsidR="0024161D" w:rsidRDefault="0024161D" w:rsidP="00DC23B0">
          <w:pPr>
            <w:pStyle w:val="Header"/>
            <w:pBdr>
              <w:bottom w:val="none" w:sz="0" w:space="0" w:color="auto"/>
            </w:pBdr>
            <w:jc w:val="left"/>
            <w:rPr>
              <w:rFonts w:ascii="Times New Roman" w:hAnsi="Times New Roman" w:cs="Times New Roman"/>
              <w:sz w:val="20"/>
            </w:rPr>
          </w:pPr>
          <w:r w:rsidRPr="0005147D">
            <w:rPr>
              <w:rFonts w:ascii="Times New Roman" w:hAnsi="Times New Roman" w:cs="Times New Roman" w:hint="eastAsia"/>
              <w:sz w:val="20"/>
            </w:rPr>
            <w:t xml:space="preserve">Protocol No.: </w:t>
          </w:r>
          <w:r w:rsidR="00ED15BB" w:rsidRPr="00ED15BB">
            <w:rPr>
              <w:rFonts w:ascii="Times New Roman" w:hAnsi="Times New Roman" w:cs="Times New Roman" w:hint="eastAsia"/>
              <w:sz w:val="20"/>
            </w:rPr>
            <w:t>D8317C00001</w:t>
          </w:r>
        </w:p>
      </w:tc>
      <w:tc>
        <w:tcPr>
          <w:tcW w:w="1370" w:type="dxa"/>
        </w:tcPr>
        <w:p w14:paraId="24B4DF94" w14:textId="77777777" w:rsidR="0024161D" w:rsidRDefault="0024161D" w:rsidP="00DC23B0">
          <w:pPr>
            <w:pStyle w:val="Header"/>
            <w:pBdr>
              <w:bottom w:val="none" w:sz="0" w:space="0" w:color="auto"/>
            </w:pBdr>
            <w:rPr>
              <w:rFonts w:ascii="Times New Roman" w:hAnsi="Times New Roman" w:cs="Times New Roman"/>
              <w:sz w:val="20"/>
            </w:rPr>
          </w:pPr>
        </w:p>
      </w:tc>
      <w:tc>
        <w:tcPr>
          <w:tcW w:w="3025" w:type="dxa"/>
        </w:tcPr>
        <w:p w14:paraId="49F1F447" w14:textId="1E69E7EC" w:rsidR="0024161D" w:rsidRDefault="0024161D" w:rsidP="009525A8">
          <w:pPr>
            <w:pStyle w:val="Header"/>
            <w:pBdr>
              <w:bottom w:val="none" w:sz="0" w:space="0" w:color="auto"/>
            </w:pBdr>
            <w:ind w:right="200"/>
            <w:jc w:val="right"/>
            <w:rPr>
              <w:rFonts w:ascii="Times New Roman" w:hAnsi="Times New Roman" w:cs="Times New Roman"/>
              <w:sz w:val="20"/>
            </w:rPr>
          </w:pPr>
        </w:p>
      </w:tc>
    </w:tr>
  </w:tbl>
  <w:p w14:paraId="29610C28" w14:textId="77777777" w:rsidR="0024161D" w:rsidRPr="00DC23B0" w:rsidRDefault="0024161D" w:rsidP="00DC23B0">
    <w:pPr>
      <w:pStyle w:val="Header"/>
      <w:pBdr>
        <w:bottom w:val="none" w:sz="0" w:space="0" w:color="auto"/>
      </w:pBdr>
      <w:rPr>
        <w:rFonts w:ascii="Times New Roman" w:hAnsi="Times New Roman" w:cs="Times New Roman"/>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3591"/>
      <w:gridCol w:w="240"/>
      <w:gridCol w:w="5242"/>
    </w:tblGrid>
    <w:tr w:rsidR="0024161D" w14:paraId="3DAA38F1" w14:textId="77777777" w:rsidTr="00C91C76">
      <w:tc>
        <w:tcPr>
          <w:tcW w:w="1979" w:type="pct"/>
        </w:tcPr>
        <w:p w14:paraId="2E75E784" w14:textId="77777777" w:rsidR="0024161D" w:rsidRPr="00366DF9" w:rsidRDefault="0024161D" w:rsidP="00366DF9">
          <w:pPr>
            <w:pStyle w:val="Header"/>
            <w:pBdr>
              <w:bottom w:val="none" w:sz="0" w:space="0" w:color="auto"/>
            </w:pBdr>
            <w:jc w:val="left"/>
            <w:rPr>
              <w:rFonts w:ascii="Times New Roman" w:hAnsi="Times New Roman" w:cs="Times New Roman"/>
              <w:sz w:val="20"/>
            </w:rPr>
          </w:pPr>
          <w:r>
            <w:rPr>
              <w:rFonts w:ascii="Times New Roman" w:hAnsi="Times New Roman" w:cs="Times New Roman" w:hint="eastAsia"/>
              <w:sz w:val="20"/>
            </w:rPr>
            <w:t xml:space="preserve">Sponsor: </w:t>
          </w:r>
          <w:r w:rsidRPr="00366DF9">
            <w:rPr>
              <w:rFonts w:ascii="Times New Roman" w:hAnsi="Times New Roman" w:cs="Times New Roman" w:hint="eastAsia"/>
              <w:sz w:val="20"/>
            </w:rPr>
            <w:t>Gracell Biotechnologies (Shanghai) Co., Ltd.,Suzhou Gracell Biotechnologies Co.,</w:t>
          </w:r>
        </w:p>
        <w:p w14:paraId="1371C384" w14:textId="7C3F9149" w:rsidR="0024161D" w:rsidRDefault="0024161D" w:rsidP="00366DF9">
          <w:pPr>
            <w:pStyle w:val="Header"/>
            <w:pBdr>
              <w:bottom w:val="none" w:sz="0" w:space="0" w:color="auto"/>
            </w:pBdr>
            <w:jc w:val="left"/>
            <w:rPr>
              <w:rFonts w:ascii="Times New Roman" w:hAnsi="Times New Roman" w:cs="Times New Roman"/>
              <w:sz w:val="20"/>
            </w:rPr>
          </w:pPr>
          <w:r w:rsidRPr="00366DF9">
            <w:rPr>
              <w:rFonts w:ascii="Times New Roman" w:hAnsi="Times New Roman" w:cs="Times New Roman" w:hint="eastAsia"/>
              <w:sz w:val="20"/>
            </w:rPr>
            <w:t>Ltd.,AstraZeneca Global R&amp;D (China) Co., Ltd.</w:t>
          </w:r>
        </w:p>
      </w:tc>
      <w:tc>
        <w:tcPr>
          <w:tcW w:w="132" w:type="pct"/>
        </w:tcPr>
        <w:p w14:paraId="0E664A6A" w14:textId="77777777" w:rsidR="0024161D" w:rsidRDefault="0024161D" w:rsidP="00DC23B0">
          <w:pPr>
            <w:pStyle w:val="Header"/>
            <w:pBdr>
              <w:bottom w:val="none" w:sz="0" w:space="0" w:color="auto"/>
            </w:pBdr>
            <w:rPr>
              <w:rFonts w:ascii="Times New Roman" w:hAnsi="Times New Roman" w:cs="Times New Roman"/>
              <w:sz w:val="20"/>
            </w:rPr>
          </w:pPr>
        </w:p>
      </w:tc>
      <w:tc>
        <w:tcPr>
          <w:tcW w:w="2888" w:type="pct"/>
        </w:tcPr>
        <w:p w14:paraId="05418579" w14:textId="362A175A" w:rsidR="0024161D" w:rsidRDefault="0024161D" w:rsidP="00DC23B0">
          <w:pPr>
            <w:pStyle w:val="Header"/>
            <w:pBdr>
              <w:bottom w:val="none" w:sz="0" w:space="0" w:color="auto"/>
            </w:pBdr>
            <w:jc w:val="right"/>
            <w:rPr>
              <w:rFonts w:ascii="Times New Roman" w:hAnsi="Times New Roman" w:cs="Times New Roman"/>
              <w:sz w:val="20"/>
            </w:rPr>
          </w:pPr>
        </w:p>
      </w:tc>
    </w:tr>
    <w:tr w:rsidR="0024161D" w14:paraId="40442476" w14:textId="77777777" w:rsidTr="00C91C76">
      <w:tc>
        <w:tcPr>
          <w:tcW w:w="1979" w:type="pct"/>
        </w:tcPr>
        <w:p w14:paraId="4657420D" w14:textId="0384E949" w:rsidR="0024161D" w:rsidRDefault="0024161D" w:rsidP="00DC23B0">
          <w:pPr>
            <w:pStyle w:val="Header"/>
            <w:pBdr>
              <w:bottom w:val="none" w:sz="0" w:space="0" w:color="auto"/>
            </w:pBdr>
            <w:jc w:val="left"/>
            <w:rPr>
              <w:rFonts w:ascii="Times New Roman" w:hAnsi="Times New Roman" w:cs="Times New Roman"/>
              <w:sz w:val="20"/>
            </w:rPr>
          </w:pPr>
          <w:r w:rsidRPr="00705969">
            <w:rPr>
              <w:rFonts w:ascii="Times New Roman" w:hAnsi="Times New Roman" w:cs="Times New Roman" w:hint="eastAsia"/>
              <w:sz w:val="20"/>
            </w:rPr>
            <w:t>Protocol No.</w:t>
          </w:r>
          <w:r>
            <w:rPr>
              <w:rFonts w:ascii="Times New Roman" w:hAnsi="Times New Roman" w:cs="Times New Roman" w:hint="eastAsia"/>
              <w:sz w:val="20"/>
            </w:rPr>
            <w:t xml:space="preserve">: </w:t>
          </w:r>
          <w:r w:rsidR="00AB7479" w:rsidRPr="00AB7479">
            <w:rPr>
              <w:rFonts w:ascii="Times New Roman" w:hAnsi="Times New Roman" w:cs="Times New Roman" w:hint="eastAsia"/>
              <w:sz w:val="20"/>
            </w:rPr>
            <w:t>D8317C00001</w:t>
          </w:r>
        </w:p>
      </w:tc>
      <w:tc>
        <w:tcPr>
          <w:tcW w:w="132" w:type="pct"/>
        </w:tcPr>
        <w:p w14:paraId="1C8DD806" w14:textId="77777777" w:rsidR="0024161D" w:rsidRDefault="0024161D" w:rsidP="00DC23B0">
          <w:pPr>
            <w:pStyle w:val="Header"/>
            <w:pBdr>
              <w:bottom w:val="none" w:sz="0" w:space="0" w:color="auto"/>
            </w:pBdr>
            <w:rPr>
              <w:rFonts w:ascii="Times New Roman" w:hAnsi="Times New Roman" w:cs="Times New Roman"/>
              <w:sz w:val="20"/>
            </w:rPr>
          </w:pPr>
        </w:p>
      </w:tc>
      <w:tc>
        <w:tcPr>
          <w:tcW w:w="2888" w:type="pct"/>
        </w:tcPr>
        <w:p w14:paraId="08A515DB" w14:textId="319259C2" w:rsidR="0024161D" w:rsidRDefault="00000000" w:rsidP="00DC23B0">
          <w:pPr>
            <w:pStyle w:val="Header"/>
            <w:pBdr>
              <w:bottom w:val="none" w:sz="0" w:space="0" w:color="auto"/>
            </w:pBdr>
            <w:jc w:val="right"/>
            <w:rPr>
              <w:rFonts w:ascii="Times New Roman" w:hAnsi="Times New Roman" w:cs="Times New Roman"/>
              <w:sz w:val="20"/>
            </w:rPr>
          </w:pPr>
          <w:sdt>
            <w:sdtPr>
              <w:rPr>
                <w:rFonts w:ascii="Times New Roman" w:hAnsi="Times New Roman" w:cs="Times New Roman"/>
                <w:sz w:val="20"/>
                <w:szCs w:val="20"/>
              </w:rPr>
              <w:id w:val="-1705238520"/>
              <w:docPartObj>
                <w:docPartGallery w:val="Page Numbers (Top of Page)"/>
                <w:docPartUnique/>
              </w:docPartObj>
            </w:sdtPr>
            <w:sdtEndPr>
              <w:rPr>
                <w:rFonts w:ascii="宋体" w:hAnsi="宋体" w:cstheme="minorBidi"/>
                <w:sz w:val="18"/>
                <w:szCs w:val="18"/>
              </w:rPr>
            </w:sdtEndPr>
            <w:sdtContent>
              <w:r w:rsidR="0024161D" w:rsidRPr="007561EB">
                <w:rPr>
                  <w:rFonts w:ascii="Times New Roman" w:hAnsi="Times New Roman" w:cs="Times New Roman"/>
                  <w:bCs/>
                  <w:sz w:val="20"/>
                  <w:szCs w:val="20"/>
                </w:rPr>
                <w:fldChar w:fldCharType="begin"/>
              </w:r>
              <w:r w:rsidR="0024161D" w:rsidRPr="007561EB">
                <w:rPr>
                  <w:rFonts w:ascii="Times New Roman" w:hAnsi="Times New Roman" w:cs="Times New Roman"/>
                  <w:bCs/>
                  <w:sz w:val="20"/>
                  <w:szCs w:val="20"/>
                </w:rPr>
                <w:instrText>PAGE</w:instrText>
              </w:r>
              <w:r w:rsidR="0024161D"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31</w:t>
              </w:r>
              <w:r w:rsidR="0024161D" w:rsidRPr="007561EB">
                <w:rPr>
                  <w:rFonts w:ascii="Times New Roman" w:hAnsi="Times New Roman" w:cs="Times New Roman"/>
                  <w:bCs/>
                  <w:sz w:val="20"/>
                  <w:szCs w:val="20"/>
                </w:rPr>
                <w:fldChar w:fldCharType="end"/>
              </w:r>
              <w:r w:rsidR="0024161D" w:rsidRPr="007561EB">
                <w:rPr>
                  <w:rFonts w:ascii="Times New Roman" w:hAnsi="Times New Roman" w:cs="Times New Roman"/>
                  <w:sz w:val="20"/>
                  <w:szCs w:val="20"/>
                  <w:lang w:val="zh-CN"/>
                </w:rPr>
                <w:t xml:space="preserve"> /</w:t>
              </w:r>
              <w:r w:rsidR="0024161D" w:rsidRPr="007561EB">
                <w:rPr>
                  <w:rFonts w:ascii="Times New Roman" w:hAnsi="Times New Roman" w:cs="Times New Roman"/>
                  <w:bCs/>
                  <w:sz w:val="20"/>
                  <w:szCs w:val="20"/>
                </w:rPr>
                <w:t xml:space="preserve"> </w:t>
              </w:r>
              <w:r w:rsidR="0024161D" w:rsidRPr="007561EB">
                <w:rPr>
                  <w:rFonts w:ascii="Times New Roman" w:hAnsi="Times New Roman" w:cs="Times New Roman"/>
                  <w:bCs/>
                  <w:sz w:val="20"/>
                  <w:szCs w:val="20"/>
                </w:rPr>
                <w:fldChar w:fldCharType="begin"/>
              </w:r>
              <w:r w:rsidR="0024161D" w:rsidRPr="007561EB">
                <w:rPr>
                  <w:rFonts w:ascii="Times New Roman" w:hAnsi="Times New Roman" w:cs="Times New Roman"/>
                  <w:bCs/>
                  <w:sz w:val="20"/>
                  <w:szCs w:val="20"/>
                </w:rPr>
                <w:instrText>NUMPAGES</w:instrText>
              </w:r>
              <w:r w:rsidR="0024161D" w:rsidRPr="007561EB">
                <w:rPr>
                  <w:rFonts w:ascii="Times New Roman" w:hAnsi="Times New Roman" w:cs="Times New Roman"/>
                  <w:bCs/>
                  <w:sz w:val="20"/>
                  <w:szCs w:val="20"/>
                </w:rPr>
                <w:fldChar w:fldCharType="separate"/>
              </w:r>
              <w:r w:rsidR="00F8642D">
                <w:rPr>
                  <w:rFonts w:ascii="Times New Roman" w:hAnsi="Times New Roman" w:cs="Times New Roman"/>
                  <w:bCs/>
                  <w:noProof/>
                  <w:sz w:val="20"/>
                  <w:szCs w:val="20"/>
                </w:rPr>
                <w:t>31</w:t>
              </w:r>
              <w:r w:rsidR="0024161D" w:rsidRPr="007561EB">
                <w:rPr>
                  <w:rFonts w:ascii="Times New Roman" w:hAnsi="Times New Roman" w:cs="Times New Roman"/>
                  <w:bCs/>
                  <w:sz w:val="20"/>
                  <w:szCs w:val="20"/>
                </w:rPr>
                <w:fldChar w:fldCharType="end"/>
              </w:r>
              <w:r w:rsidR="0024161D">
                <w:t xml:space="preserve"> </w:t>
              </w:r>
            </w:sdtContent>
          </w:sdt>
        </w:p>
      </w:tc>
    </w:tr>
  </w:tbl>
  <w:p w14:paraId="11379BA9" w14:textId="77777777" w:rsidR="0024161D" w:rsidRPr="00DC23B0" w:rsidRDefault="0024161D" w:rsidP="005C5A5A">
    <w:pPr>
      <w:pStyle w:val="Header"/>
      <w:pBdr>
        <w:bottom w:val="none" w:sz="0" w:space="0" w:color="auto"/>
      </w:pBdr>
      <w:jc w:val="both"/>
      <w:rPr>
        <w:rFonts w:ascii="Times New Roman" w:hAnsi="Times New Roman" w:cs="Times New Roman"/>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E66802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9A0B68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026C95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8B0B9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CF0C1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7438E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B0C2B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486B5A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C8D60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F4CFE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82C63"/>
    <w:multiLevelType w:val="singleLevel"/>
    <w:tmpl w:val="12DCE992"/>
    <w:lvl w:ilvl="0">
      <w:start w:val="1"/>
      <w:numFmt w:val="decimal"/>
      <w:pStyle w:val="AppendixListing"/>
      <w:lvlText w:val="%1."/>
      <w:lvlJc w:val="left"/>
      <w:pPr>
        <w:tabs>
          <w:tab w:val="num" w:pos="720"/>
        </w:tabs>
        <w:ind w:left="720" w:hanging="720"/>
      </w:pPr>
      <w:rPr>
        <w:rFonts w:hint="default"/>
      </w:rPr>
    </w:lvl>
  </w:abstractNum>
  <w:abstractNum w:abstractNumId="11" w15:restartNumberingAfterBreak="0">
    <w:nsid w:val="08957F71"/>
    <w:multiLevelType w:val="hybridMultilevel"/>
    <w:tmpl w:val="E55698EA"/>
    <w:lvl w:ilvl="0" w:tplc="9330FAE6">
      <w:start w:val="1"/>
      <w:numFmt w:val="bullet"/>
      <w:lvlText w:val=""/>
      <w:lvlJc w:val="left"/>
      <w:pPr>
        <w:tabs>
          <w:tab w:val="num" w:pos="360"/>
        </w:tabs>
        <w:ind w:left="36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A55A2C"/>
    <w:multiLevelType w:val="hybridMultilevel"/>
    <w:tmpl w:val="FFFFFFFF"/>
    <w:lvl w:ilvl="0" w:tplc="CA7438E0">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04A17BE"/>
    <w:multiLevelType w:val="hybridMultilevel"/>
    <w:tmpl w:val="FD1A85C8"/>
    <w:lvl w:ilvl="0" w:tplc="9330FAE6">
      <w:start w:val="1"/>
      <w:numFmt w:val="bullet"/>
      <w:lvlText w:val=""/>
      <w:lvlJc w:val="left"/>
      <w:pPr>
        <w:tabs>
          <w:tab w:val="num" w:pos="360"/>
        </w:tabs>
        <w:ind w:left="360" w:hanging="360"/>
      </w:pPr>
      <w:rPr>
        <w:rFonts w:ascii="Symbol" w:hAnsi="Symbol"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516634"/>
    <w:multiLevelType w:val="singleLevel"/>
    <w:tmpl w:val="5252736C"/>
    <w:lvl w:ilvl="0">
      <w:start w:val="1"/>
      <w:numFmt w:val="decimal"/>
      <w:pStyle w:val="BulletNumber"/>
      <w:lvlText w:val="%1)"/>
      <w:lvlJc w:val="left"/>
      <w:pPr>
        <w:tabs>
          <w:tab w:val="num" w:pos="360"/>
        </w:tabs>
        <w:ind w:left="360" w:hanging="360"/>
      </w:pPr>
      <w:rPr>
        <w:rFonts w:ascii="Arial" w:hAnsi="Arial" w:hint="default"/>
        <w:b w:val="0"/>
        <w:i w:val="0"/>
        <w:sz w:val="22"/>
        <w:u w:val="none"/>
      </w:rPr>
    </w:lvl>
  </w:abstractNum>
  <w:abstractNum w:abstractNumId="15" w15:restartNumberingAfterBreak="0">
    <w:nsid w:val="147A4F72"/>
    <w:multiLevelType w:val="hybridMultilevel"/>
    <w:tmpl w:val="336E6DB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8C97DA3"/>
    <w:multiLevelType w:val="hybridMultilevel"/>
    <w:tmpl w:val="830609BA"/>
    <w:lvl w:ilvl="0" w:tplc="9330FAE6">
      <w:start w:val="1"/>
      <w:numFmt w:val="bullet"/>
      <w:lvlText w:val=""/>
      <w:lvlJc w:val="left"/>
      <w:pPr>
        <w:tabs>
          <w:tab w:val="num" w:pos="360"/>
        </w:tabs>
        <w:ind w:left="360" w:hanging="360"/>
      </w:pPr>
      <w:rPr>
        <w:rFonts w:ascii="Symbol" w:hAnsi="Symbol" w:hint="default"/>
        <w:color w:val="008000"/>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1DC36C9B"/>
    <w:multiLevelType w:val="multilevel"/>
    <w:tmpl w:val="0CFA200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Table %1.%2.1"/>
      <w:lvlJc w:val="left"/>
      <w:pPr>
        <w:ind w:left="0" w:firstLine="0"/>
      </w:pPr>
      <w:rPr>
        <w:rFonts w:hint="default"/>
      </w:rPr>
    </w:lvl>
    <w:lvl w:ilvl="3">
      <w:numFmt w:val="none"/>
      <w:lvlText w:val=""/>
      <w:lvlJc w:val="left"/>
      <w:pPr>
        <w:tabs>
          <w:tab w:val="num" w:pos="360"/>
        </w:tabs>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1881CB7"/>
    <w:multiLevelType w:val="hybridMultilevel"/>
    <w:tmpl w:val="0D0273A6"/>
    <w:lvl w:ilvl="0" w:tplc="6F8CC440">
      <w:numFmt w:val="decimal"/>
      <w:pStyle w:val="LastBullet"/>
      <w:lvlText w:val=""/>
      <w:lvlJc w:val="left"/>
    </w:lvl>
    <w:lvl w:ilvl="1" w:tplc="CE24DB6E">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9" w15:restartNumberingAfterBreak="0">
    <w:nsid w:val="23761E94"/>
    <w:multiLevelType w:val="hybridMultilevel"/>
    <w:tmpl w:val="9AFC2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4D02FC"/>
    <w:multiLevelType w:val="hybridMultilevel"/>
    <w:tmpl w:val="6CCE88F0"/>
    <w:lvl w:ilvl="0" w:tplc="E2AC955A">
      <w:start w:val="1"/>
      <w:numFmt w:val="bullet"/>
      <w:lvlText w:val="•"/>
      <w:lvlJc w:val="left"/>
      <w:pPr>
        <w:tabs>
          <w:tab w:val="num" w:pos="720"/>
        </w:tabs>
        <w:ind w:left="720" w:hanging="360"/>
      </w:pPr>
      <w:rPr>
        <w:rFonts w:ascii="Arial" w:hAnsi="Arial" w:hint="default"/>
      </w:rPr>
    </w:lvl>
    <w:lvl w:ilvl="1" w:tplc="2C369FF4" w:tentative="1">
      <w:start w:val="1"/>
      <w:numFmt w:val="bullet"/>
      <w:lvlText w:val="•"/>
      <w:lvlJc w:val="left"/>
      <w:pPr>
        <w:tabs>
          <w:tab w:val="num" w:pos="1440"/>
        </w:tabs>
        <w:ind w:left="1440" w:hanging="360"/>
      </w:pPr>
      <w:rPr>
        <w:rFonts w:ascii="Arial" w:hAnsi="Arial" w:hint="default"/>
      </w:rPr>
    </w:lvl>
    <w:lvl w:ilvl="2" w:tplc="03402EA0" w:tentative="1">
      <w:start w:val="1"/>
      <w:numFmt w:val="bullet"/>
      <w:lvlText w:val="•"/>
      <w:lvlJc w:val="left"/>
      <w:pPr>
        <w:tabs>
          <w:tab w:val="num" w:pos="2160"/>
        </w:tabs>
        <w:ind w:left="2160" w:hanging="360"/>
      </w:pPr>
      <w:rPr>
        <w:rFonts w:ascii="Arial" w:hAnsi="Arial" w:hint="default"/>
      </w:rPr>
    </w:lvl>
    <w:lvl w:ilvl="3" w:tplc="FC3AE2D2" w:tentative="1">
      <w:start w:val="1"/>
      <w:numFmt w:val="bullet"/>
      <w:lvlText w:val="•"/>
      <w:lvlJc w:val="left"/>
      <w:pPr>
        <w:tabs>
          <w:tab w:val="num" w:pos="2880"/>
        </w:tabs>
        <w:ind w:left="2880" w:hanging="360"/>
      </w:pPr>
      <w:rPr>
        <w:rFonts w:ascii="Arial" w:hAnsi="Arial" w:hint="default"/>
      </w:rPr>
    </w:lvl>
    <w:lvl w:ilvl="4" w:tplc="27C6432C" w:tentative="1">
      <w:start w:val="1"/>
      <w:numFmt w:val="bullet"/>
      <w:lvlText w:val="•"/>
      <w:lvlJc w:val="left"/>
      <w:pPr>
        <w:tabs>
          <w:tab w:val="num" w:pos="3600"/>
        </w:tabs>
        <w:ind w:left="3600" w:hanging="360"/>
      </w:pPr>
      <w:rPr>
        <w:rFonts w:ascii="Arial" w:hAnsi="Arial" w:hint="default"/>
      </w:rPr>
    </w:lvl>
    <w:lvl w:ilvl="5" w:tplc="49049A22" w:tentative="1">
      <w:start w:val="1"/>
      <w:numFmt w:val="bullet"/>
      <w:lvlText w:val="•"/>
      <w:lvlJc w:val="left"/>
      <w:pPr>
        <w:tabs>
          <w:tab w:val="num" w:pos="4320"/>
        </w:tabs>
        <w:ind w:left="4320" w:hanging="360"/>
      </w:pPr>
      <w:rPr>
        <w:rFonts w:ascii="Arial" w:hAnsi="Arial" w:hint="default"/>
      </w:rPr>
    </w:lvl>
    <w:lvl w:ilvl="6" w:tplc="928C8BA6" w:tentative="1">
      <w:start w:val="1"/>
      <w:numFmt w:val="bullet"/>
      <w:lvlText w:val="•"/>
      <w:lvlJc w:val="left"/>
      <w:pPr>
        <w:tabs>
          <w:tab w:val="num" w:pos="5040"/>
        </w:tabs>
        <w:ind w:left="5040" w:hanging="360"/>
      </w:pPr>
      <w:rPr>
        <w:rFonts w:ascii="Arial" w:hAnsi="Arial" w:hint="default"/>
      </w:rPr>
    </w:lvl>
    <w:lvl w:ilvl="7" w:tplc="C856189C" w:tentative="1">
      <w:start w:val="1"/>
      <w:numFmt w:val="bullet"/>
      <w:lvlText w:val="•"/>
      <w:lvlJc w:val="left"/>
      <w:pPr>
        <w:tabs>
          <w:tab w:val="num" w:pos="5760"/>
        </w:tabs>
        <w:ind w:left="5760" w:hanging="360"/>
      </w:pPr>
      <w:rPr>
        <w:rFonts w:ascii="Arial" w:hAnsi="Arial" w:hint="default"/>
      </w:rPr>
    </w:lvl>
    <w:lvl w:ilvl="8" w:tplc="62D05EF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28C4229D"/>
    <w:multiLevelType w:val="hybridMultilevel"/>
    <w:tmpl w:val="17F4484E"/>
    <w:lvl w:ilvl="0" w:tplc="FFFFFFFF">
      <w:start w:val="1"/>
      <w:numFmt w:val="bullet"/>
      <w:lvlText w:val=""/>
      <w:lvlJc w:val="left"/>
      <w:pPr>
        <w:ind w:left="1320" w:hanging="420"/>
      </w:pPr>
      <w:rPr>
        <w:rFonts w:ascii="Symbol" w:hAnsi="Symbol" w:hint="default"/>
        <w:color w:val="auto"/>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22" w15:restartNumberingAfterBreak="0">
    <w:nsid w:val="2B3E29CF"/>
    <w:multiLevelType w:val="multilevel"/>
    <w:tmpl w:val="46A82CF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2546E58"/>
    <w:multiLevelType w:val="hybridMultilevel"/>
    <w:tmpl w:val="91F02DF6"/>
    <w:lvl w:ilvl="0" w:tplc="9036EC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45FAF"/>
    <w:multiLevelType w:val="singleLevel"/>
    <w:tmpl w:val="6828589C"/>
    <w:lvl w:ilvl="0">
      <w:start w:val="1"/>
      <w:numFmt w:val="bullet"/>
      <w:pStyle w:val="A-ListBullet"/>
      <w:lvlText w:val=""/>
      <w:lvlJc w:val="left"/>
      <w:pPr>
        <w:tabs>
          <w:tab w:val="num" w:pos="994"/>
        </w:tabs>
        <w:ind w:left="994" w:hanging="994"/>
      </w:pPr>
      <w:rPr>
        <w:rFonts w:ascii="Symbol" w:hAnsi="Symbol" w:hint="default"/>
      </w:rPr>
    </w:lvl>
  </w:abstractNum>
  <w:abstractNum w:abstractNumId="25" w15:restartNumberingAfterBreak="0">
    <w:nsid w:val="43F41F85"/>
    <w:multiLevelType w:val="singleLevel"/>
    <w:tmpl w:val="AC608440"/>
    <w:lvl w:ilvl="0">
      <w:numFmt w:val="decimal"/>
      <w:pStyle w:val="Bullet"/>
      <w:lvlText w:val=""/>
      <w:lvlJc w:val="left"/>
    </w:lvl>
  </w:abstractNum>
  <w:abstractNum w:abstractNumId="26" w15:restartNumberingAfterBreak="0">
    <w:nsid w:val="4CC27C5C"/>
    <w:multiLevelType w:val="singleLevel"/>
    <w:tmpl w:val="98D0E276"/>
    <w:lvl w:ilvl="0">
      <w:numFmt w:val="decimal"/>
      <w:pStyle w:val="BulletedListLevel3"/>
      <w:lvlText w:val=""/>
      <w:lvlJc w:val="left"/>
    </w:lvl>
  </w:abstractNum>
  <w:abstractNum w:abstractNumId="27" w15:restartNumberingAfterBreak="0">
    <w:nsid w:val="4E473BB3"/>
    <w:multiLevelType w:val="hybridMultilevel"/>
    <w:tmpl w:val="18FCFEAE"/>
    <w:lvl w:ilvl="0" w:tplc="0409000B">
      <w:start w:val="1"/>
      <w:numFmt w:val="bullet"/>
      <w:lvlText w:val=""/>
      <w:lvlJc w:val="left"/>
      <w:pPr>
        <w:tabs>
          <w:tab w:val="num" w:pos="360"/>
        </w:tabs>
        <w:ind w:left="360" w:hanging="360"/>
      </w:pPr>
      <w:rPr>
        <w:rFonts w:ascii="Wingdings" w:hAnsi="Wingdings" w:hint="default"/>
        <w:color w:val="008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B3517E"/>
    <w:multiLevelType w:val="hybridMultilevel"/>
    <w:tmpl w:val="4CC0CD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678245E3"/>
    <w:multiLevelType w:val="hybridMultilevel"/>
    <w:tmpl w:val="C69E5398"/>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0" w15:restartNumberingAfterBreak="0">
    <w:nsid w:val="6C610BE7"/>
    <w:multiLevelType w:val="hybridMultilevel"/>
    <w:tmpl w:val="416421EE"/>
    <w:lvl w:ilvl="0" w:tplc="837A4374">
      <w:start w:val="1"/>
      <w:numFmt w:val="decimal"/>
      <w:lvlText w:val="%1."/>
      <w:lvlJc w:val="left"/>
      <w:pPr>
        <w:ind w:left="659" w:hanging="360"/>
      </w:pPr>
      <w:rPr>
        <w:rFonts w:hint="default"/>
      </w:rPr>
    </w:lvl>
    <w:lvl w:ilvl="1" w:tplc="04090019" w:tentative="1">
      <w:start w:val="1"/>
      <w:numFmt w:val="lowerLetter"/>
      <w:lvlText w:val="%2)"/>
      <w:lvlJc w:val="left"/>
      <w:pPr>
        <w:ind w:left="1139" w:hanging="420"/>
      </w:pPr>
    </w:lvl>
    <w:lvl w:ilvl="2" w:tplc="0409001B" w:tentative="1">
      <w:start w:val="1"/>
      <w:numFmt w:val="lowerRoman"/>
      <w:lvlText w:val="%3."/>
      <w:lvlJc w:val="right"/>
      <w:pPr>
        <w:ind w:left="1559" w:hanging="420"/>
      </w:pPr>
    </w:lvl>
    <w:lvl w:ilvl="3" w:tplc="0409000F" w:tentative="1">
      <w:start w:val="1"/>
      <w:numFmt w:val="decimal"/>
      <w:lvlText w:val="%4."/>
      <w:lvlJc w:val="left"/>
      <w:pPr>
        <w:ind w:left="1979" w:hanging="420"/>
      </w:pPr>
    </w:lvl>
    <w:lvl w:ilvl="4" w:tplc="04090019" w:tentative="1">
      <w:start w:val="1"/>
      <w:numFmt w:val="lowerLetter"/>
      <w:lvlText w:val="%5)"/>
      <w:lvlJc w:val="left"/>
      <w:pPr>
        <w:ind w:left="2399" w:hanging="420"/>
      </w:pPr>
    </w:lvl>
    <w:lvl w:ilvl="5" w:tplc="0409001B" w:tentative="1">
      <w:start w:val="1"/>
      <w:numFmt w:val="lowerRoman"/>
      <w:lvlText w:val="%6."/>
      <w:lvlJc w:val="right"/>
      <w:pPr>
        <w:ind w:left="2819" w:hanging="420"/>
      </w:pPr>
    </w:lvl>
    <w:lvl w:ilvl="6" w:tplc="0409000F" w:tentative="1">
      <w:start w:val="1"/>
      <w:numFmt w:val="decimal"/>
      <w:lvlText w:val="%7."/>
      <w:lvlJc w:val="left"/>
      <w:pPr>
        <w:ind w:left="3239" w:hanging="420"/>
      </w:pPr>
    </w:lvl>
    <w:lvl w:ilvl="7" w:tplc="04090019" w:tentative="1">
      <w:start w:val="1"/>
      <w:numFmt w:val="lowerLetter"/>
      <w:lvlText w:val="%8)"/>
      <w:lvlJc w:val="left"/>
      <w:pPr>
        <w:ind w:left="3659" w:hanging="420"/>
      </w:pPr>
    </w:lvl>
    <w:lvl w:ilvl="8" w:tplc="0409001B" w:tentative="1">
      <w:start w:val="1"/>
      <w:numFmt w:val="lowerRoman"/>
      <w:lvlText w:val="%9."/>
      <w:lvlJc w:val="right"/>
      <w:pPr>
        <w:ind w:left="4079" w:hanging="420"/>
      </w:pPr>
    </w:lvl>
  </w:abstractNum>
  <w:abstractNum w:abstractNumId="31" w15:restartNumberingAfterBreak="0">
    <w:nsid w:val="708610F5"/>
    <w:multiLevelType w:val="hybridMultilevel"/>
    <w:tmpl w:val="C8D65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F081E"/>
    <w:multiLevelType w:val="multilevel"/>
    <w:tmpl w:val="5EC63E2E"/>
    <w:lvl w:ilvl="0">
      <w:start w:val="1"/>
      <w:numFmt w:val="decimal"/>
      <w:pStyle w:val="Level1HeadingSAPStyle"/>
      <w:lvlText w:val="%1."/>
      <w:lvlJc w:val="left"/>
      <w:pPr>
        <w:tabs>
          <w:tab w:val="num" w:pos="720"/>
        </w:tabs>
        <w:ind w:left="720" w:hanging="720"/>
      </w:pPr>
      <w:rPr>
        <w:rFonts w:hint="default"/>
      </w:rPr>
    </w:lvl>
    <w:lvl w:ilvl="1">
      <w:start w:val="1"/>
      <w:numFmt w:val="decimal"/>
      <w:pStyle w:val="Level2HeadingSAPStyle"/>
      <w:lvlText w:val="%1.%2"/>
      <w:lvlJc w:val="left"/>
      <w:pPr>
        <w:tabs>
          <w:tab w:val="num" w:pos="720"/>
        </w:tabs>
        <w:ind w:left="720" w:hanging="720"/>
      </w:pPr>
      <w:rPr>
        <w:rFonts w:hint="default"/>
      </w:rPr>
    </w:lvl>
    <w:lvl w:ilvl="2">
      <w:start w:val="1"/>
      <w:numFmt w:val="decimal"/>
      <w:pStyle w:val="Level3HeadingSAPStyle"/>
      <w:lvlText w:val="%1.%2.%3"/>
      <w:lvlJc w:val="left"/>
      <w:pPr>
        <w:tabs>
          <w:tab w:val="num" w:pos="720"/>
        </w:tabs>
        <w:ind w:left="720" w:hanging="720"/>
      </w:pPr>
      <w:rPr>
        <w:rFonts w:hint="default"/>
      </w:rPr>
    </w:lvl>
    <w:lvl w:ilvl="3">
      <w:start w:val="1"/>
      <w:numFmt w:val="decimal"/>
      <w:pStyle w:val="Level4HeadingSAPStyle"/>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1FA423D"/>
    <w:multiLevelType w:val="hybridMultilevel"/>
    <w:tmpl w:val="403A5E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221CA1"/>
    <w:multiLevelType w:val="singleLevel"/>
    <w:tmpl w:val="E0EAFE88"/>
    <w:lvl w:ilvl="0">
      <w:numFmt w:val="decimal"/>
      <w:pStyle w:val="TableListing"/>
      <w:lvlText w:val=""/>
      <w:lvlJc w:val="left"/>
    </w:lvl>
  </w:abstractNum>
  <w:abstractNum w:abstractNumId="35" w15:restartNumberingAfterBreak="0">
    <w:nsid w:val="796F6B6E"/>
    <w:multiLevelType w:val="hybridMultilevel"/>
    <w:tmpl w:val="DA800A1C"/>
    <w:lvl w:ilvl="0" w:tplc="95EC13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9C12A1A"/>
    <w:multiLevelType w:val="singleLevel"/>
    <w:tmpl w:val="D258FA98"/>
    <w:lvl w:ilvl="0">
      <w:numFmt w:val="decimal"/>
      <w:pStyle w:val="BulletedListLevel1"/>
      <w:lvlText w:val=""/>
      <w:lvlJc w:val="left"/>
    </w:lvl>
  </w:abstractNum>
  <w:num w:numId="1" w16cid:durableId="887843361">
    <w:abstractNumId w:val="12"/>
  </w:num>
  <w:num w:numId="2" w16cid:durableId="503671359">
    <w:abstractNumId w:val="10"/>
  </w:num>
  <w:num w:numId="3" w16cid:durableId="1417483932">
    <w:abstractNumId w:val="34"/>
  </w:num>
  <w:num w:numId="4" w16cid:durableId="1180924227">
    <w:abstractNumId w:val="26"/>
  </w:num>
  <w:num w:numId="5" w16cid:durableId="1405495478">
    <w:abstractNumId w:val="9"/>
  </w:num>
  <w:num w:numId="6" w16cid:durableId="1079525048">
    <w:abstractNumId w:val="1"/>
  </w:num>
  <w:num w:numId="7" w16cid:durableId="292642200">
    <w:abstractNumId w:val="36"/>
  </w:num>
  <w:num w:numId="8" w16cid:durableId="345255825">
    <w:abstractNumId w:val="7"/>
  </w:num>
  <w:num w:numId="9" w16cid:durableId="1031761373">
    <w:abstractNumId w:val="6"/>
  </w:num>
  <w:num w:numId="10" w16cid:durableId="1228302717">
    <w:abstractNumId w:val="5"/>
  </w:num>
  <w:num w:numId="11" w16cid:durableId="176189667">
    <w:abstractNumId w:val="4"/>
  </w:num>
  <w:num w:numId="12" w16cid:durableId="1428034963">
    <w:abstractNumId w:val="8"/>
  </w:num>
  <w:num w:numId="13" w16cid:durableId="2134521775">
    <w:abstractNumId w:val="3"/>
  </w:num>
  <w:num w:numId="14" w16cid:durableId="1099133052">
    <w:abstractNumId w:val="2"/>
  </w:num>
  <w:num w:numId="15" w16cid:durableId="891695051">
    <w:abstractNumId w:val="0"/>
  </w:num>
  <w:num w:numId="16" w16cid:durableId="1195776522">
    <w:abstractNumId w:val="25"/>
  </w:num>
  <w:num w:numId="17" w16cid:durableId="5446704">
    <w:abstractNumId w:val="14"/>
  </w:num>
  <w:num w:numId="18" w16cid:durableId="2091733324">
    <w:abstractNumId w:val="18"/>
  </w:num>
  <w:num w:numId="19" w16cid:durableId="1060833067">
    <w:abstractNumId w:val="17"/>
  </w:num>
  <w:num w:numId="20" w16cid:durableId="1010107616">
    <w:abstractNumId w:val="1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0170140">
    <w:abstractNumId w:val="22"/>
  </w:num>
  <w:num w:numId="22" w16cid:durableId="90054776">
    <w:abstractNumId w:val="31"/>
  </w:num>
  <w:num w:numId="23" w16cid:durableId="1472677700">
    <w:abstractNumId w:val="16"/>
  </w:num>
  <w:num w:numId="24" w16cid:durableId="572467271">
    <w:abstractNumId w:val="11"/>
  </w:num>
  <w:num w:numId="25" w16cid:durableId="548417944">
    <w:abstractNumId w:val="13"/>
  </w:num>
  <w:num w:numId="26" w16cid:durableId="1344669933">
    <w:abstractNumId w:val="23"/>
  </w:num>
  <w:num w:numId="27" w16cid:durableId="631205823">
    <w:abstractNumId w:val="24"/>
  </w:num>
  <w:num w:numId="28" w16cid:durableId="836651149">
    <w:abstractNumId w:val="33"/>
  </w:num>
  <w:num w:numId="29" w16cid:durableId="2127649582">
    <w:abstractNumId w:val="19"/>
  </w:num>
  <w:num w:numId="30" w16cid:durableId="1640650503">
    <w:abstractNumId w:val="15"/>
  </w:num>
  <w:num w:numId="31" w16cid:durableId="1265306629">
    <w:abstractNumId w:val="29"/>
  </w:num>
  <w:num w:numId="32" w16cid:durableId="1501627559">
    <w:abstractNumId w:val="27"/>
  </w:num>
  <w:num w:numId="33" w16cid:durableId="1947810746">
    <w:abstractNumId w:val="28"/>
  </w:num>
  <w:num w:numId="34" w16cid:durableId="2014800239">
    <w:abstractNumId w:val="30"/>
  </w:num>
  <w:num w:numId="35" w16cid:durableId="1646659534">
    <w:abstractNumId w:val="21"/>
  </w:num>
  <w:num w:numId="36" w16cid:durableId="1133520095">
    <w:abstractNumId w:val="32"/>
  </w:num>
  <w:num w:numId="37" w16cid:durableId="11417987">
    <w:abstractNumId w:val="20"/>
  </w:num>
  <w:num w:numId="38" w16cid:durableId="1938246268">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li Chen">
    <w15:presenceInfo w15:providerId="AD" w15:userId="S::yali.chen@clinchoice.com::bb23653d-8e65-4547-8a48-4f2be7a7c3a6"/>
  </w15:person>
  <w15:person w15:author="Pan, Zhemin">
    <w15:presenceInfo w15:providerId="AD" w15:userId="S::kqnf215@astrazeneca.net::1b1fd279-dc95-4760-9546-2f57f6ec1637"/>
  </w15:person>
  <w15:person w15:author="LI, Bo">
    <w15:presenceInfo w15:providerId="AD" w15:userId="S::kgwv597@astrazeneca.net::0bdb0faf-56fc-48fe-926d-38a1ae7d66b3"/>
  </w15:person>
  <w15:person w15:author="Zhu, Li">
    <w15:presenceInfo w15:providerId="AD" w15:userId="S::krqs382@astrazeneca.net::1cc9fc33-cdfb-4e85-915c-c3684085c1e7"/>
  </w15:person>
  <w15:person w15:author="Luo, Shuang (Gracell Bioscience (Shanghai) Co., Ltd.)">
    <w15:presenceInfo w15:providerId="AD" w15:userId="S::kqxs973@astrazeneca.net::33a6489d-46c7-4cc3-a828-f6d3fae41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doNotDisplayPageBoundaries/>
  <w:bordersDoNotSurroundHeader/>
  <w:bordersDoNotSurroundFooter/>
  <w:activeWritingStyle w:appName="MSWord" w:lang="en-US" w:vendorID="64" w:dllVersion="0" w:nlCheck="1" w:checkStyle="0"/>
  <w:activeWritingStyle w:appName="MSWord" w:lang="zh-CN" w:vendorID="64" w:dllVersion="0" w:nlCheck="1" w:checkStyle="1"/>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646"/>
    <w:rsid w:val="00000535"/>
    <w:rsid w:val="000008DF"/>
    <w:rsid w:val="0000168B"/>
    <w:rsid w:val="00002353"/>
    <w:rsid w:val="00002888"/>
    <w:rsid w:val="00002A28"/>
    <w:rsid w:val="00002A4F"/>
    <w:rsid w:val="00002D97"/>
    <w:rsid w:val="00003361"/>
    <w:rsid w:val="000037AD"/>
    <w:rsid w:val="00003C5A"/>
    <w:rsid w:val="000040A9"/>
    <w:rsid w:val="0000470E"/>
    <w:rsid w:val="00004DC2"/>
    <w:rsid w:val="000057A5"/>
    <w:rsid w:val="00005C83"/>
    <w:rsid w:val="00006390"/>
    <w:rsid w:val="000063BE"/>
    <w:rsid w:val="0000668D"/>
    <w:rsid w:val="000067D4"/>
    <w:rsid w:val="00007639"/>
    <w:rsid w:val="00007CFD"/>
    <w:rsid w:val="00010A54"/>
    <w:rsid w:val="00010B40"/>
    <w:rsid w:val="00010DC6"/>
    <w:rsid w:val="000120C2"/>
    <w:rsid w:val="000129F0"/>
    <w:rsid w:val="00012DF0"/>
    <w:rsid w:val="000134FB"/>
    <w:rsid w:val="000138A6"/>
    <w:rsid w:val="00013E35"/>
    <w:rsid w:val="000143A1"/>
    <w:rsid w:val="00014B1E"/>
    <w:rsid w:val="00014DEB"/>
    <w:rsid w:val="00014FCE"/>
    <w:rsid w:val="00015532"/>
    <w:rsid w:val="00015C8C"/>
    <w:rsid w:val="00016050"/>
    <w:rsid w:val="00016849"/>
    <w:rsid w:val="00016FF5"/>
    <w:rsid w:val="00017033"/>
    <w:rsid w:val="00017366"/>
    <w:rsid w:val="000173B0"/>
    <w:rsid w:val="00017575"/>
    <w:rsid w:val="00017765"/>
    <w:rsid w:val="00017DBE"/>
    <w:rsid w:val="00020A23"/>
    <w:rsid w:val="0002137F"/>
    <w:rsid w:val="000219E2"/>
    <w:rsid w:val="00021FB2"/>
    <w:rsid w:val="00022095"/>
    <w:rsid w:val="00022559"/>
    <w:rsid w:val="0002289F"/>
    <w:rsid w:val="00022935"/>
    <w:rsid w:val="00022A02"/>
    <w:rsid w:val="00022CEA"/>
    <w:rsid w:val="00023124"/>
    <w:rsid w:val="00023AA8"/>
    <w:rsid w:val="0002448E"/>
    <w:rsid w:val="00024B72"/>
    <w:rsid w:val="000254D3"/>
    <w:rsid w:val="000264EB"/>
    <w:rsid w:val="00026933"/>
    <w:rsid w:val="00027234"/>
    <w:rsid w:val="00027502"/>
    <w:rsid w:val="00027A04"/>
    <w:rsid w:val="00027AF9"/>
    <w:rsid w:val="00027EDC"/>
    <w:rsid w:val="00030658"/>
    <w:rsid w:val="00030787"/>
    <w:rsid w:val="0003244D"/>
    <w:rsid w:val="00032790"/>
    <w:rsid w:val="000328FA"/>
    <w:rsid w:val="00032A1A"/>
    <w:rsid w:val="00032E2E"/>
    <w:rsid w:val="00034247"/>
    <w:rsid w:val="0003458F"/>
    <w:rsid w:val="000350FD"/>
    <w:rsid w:val="000360EF"/>
    <w:rsid w:val="000363FB"/>
    <w:rsid w:val="000365D2"/>
    <w:rsid w:val="000369CB"/>
    <w:rsid w:val="00036AF9"/>
    <w:rsid w:val="00036C99"/>
    <w:rsid w:val="00037854"/>
    <w:rsid w:val="00037C2A"/>
    <w:rsid w:val="00037FEF"/>
    <w:rsid w:val="000406FA"/>
    <w:rsid w:val="00040749"/>
    <w:rsid w:val="00041292"/>
    <w:rsid w:val="00041B9A"/>
    <w:rsid w:val="0004212C"/>
    <w:rsid w:val="00042754"/>
    <w:rsid w:val="00042D45"/>
    <w:rsid w:val="00042EA7"/>
    <w:rsid w:val="00042FF0"/>
    <w:rsid w:val="000430B0"/>
    <w:rsid w:val="00043A15"/>
    <w:rsid w:val="00044B59"/>
    <w:rsid w:val="00044C45"/>
    <w:rsid w:val="000467B8"/>
    <w:rsid w:val="00046805"/>
    <w:rsid w:val="000468FA"/>
    <w:rsid w:val="00046954"/>
    <w:rsid w:val="00046A0D"/>
    <w:rsid w:val="00047A81"/>
    <w:rsid w:val="0005055D"/>
    <w:rsid w:val="0005057D"/>
    <w:rsid w:val="00050663"/>
    <w:rsid w:val="00050A36"/>
    <w:rsid w:val="00050C5D"/>
    <w:rsid w:val="000510EC"/>
    <w:rsid w:val="0005147D"/>
    <w:rsid w:val="00052225"/>
    <w:rsid w:val="000531FD"/>
    <w:rsid w:val="0005431B"/>
    <w:rsid w:val="00054753"/>
    <w:rsid w:val="000548A6"/>
    <w:rsid w:val="000550E6"/>
    <w:rsid w:val="00055EBE"/>
    <w:rsid w:val="00055EF0"/>
    <w:rsid w:val="0005655F"/>
    <w:rsid w:val="000568F9"/>
    <w:rsid w:val="00056E56"/>
    <w:rsid w:val="000575F0"/>
    <w:rsid w:val="00057645"/>
    <w:rsid w:val="0005795B"/>
    <w:rsid w:val="0006029E"/>
    <w:rsid w:val="0006078E"/>
    <w:rsid w:val="00061D0C"/>
    <w:rsid w:val="000620F1"/>
    <w:rsid w:val="00062A67"/>
    <w:rsid w:val="00063007"/>
    <w:rsid w:val="00063A5C"/>
    <w:rsid w:val="00063D67"/>
    <w:rsid w:val="00063DA3"/>
    <w:rsid w:val="00064193"/>
    <w:rsid w:val="000649CC"/>
    <w:rsid w:val="00064B71"/>
    <w:rsid w:val="00065175"/>
    <w:rsid w:val="00065519"/>
    <w:rsid w:val="0006559A"/>
    <w:rsid w:val="00065C7A"/>
    <w:rsid w:val="00065F7B"/>
    <w:rsid w:val="00066254"/>
    <w:rsid w:val="000671BE"/>
    <w:rsid w:val="000673DA"/>
    <w:rsid w:val="0006748C"/>
    <w:rsid w:val="00067DB9"/>
    <w:rsid w:val="00067EAD"/>
    <w:rsid w:val="000702A3"/>
    <w:rsid w:val="000707F7"/>
    <w:rsid w:val="000728D9"/>
    <w:rsid w:val="00072BE9"/>
    <w:rsid w:val="000735C4"/>
    <w:rsid w:val="00073989"/>
    <w:rsid w:val="00073AF7"/>
    <w:rsid w:val="00073B0F"/>
    <w:rsid w:val="00073B15"/>
    <w:rsid w:val="00073E3C"/>
    <w:rsid w:val="00074AC8"/>
    <w:rsid w:val="00074C0B"/>
    <w:rsid w:val="000750A6"/>
    <w:rsid w:val="00075493"/>
    <w:rsid w:val="00075BFF"/>
    <w:rsid w:val="00075EA5"/>
    <w:rsid w:val="00076080"/>
    <w:rsid w:val="000765C4"/>
    <w:rsid w:val="0007683D"/>
    <w:rsid w:val="00077068"/>
    <w:rsid w:val="00077672"/>
    <w:rsid w:val="0007777A"/>
    <w:rsid w:val="000777A8"/>
    <w:rsid w:val="00077857"/>
    <w:rsid w:val="000814F8"/>
    <w:rsid w:val="000815FF"/>
    <w:rsid w:val="000823D8"/>
    <w:rsid w:val="00082454"/>
    <w:rsid w:val="00082591"/>
    <w:rsid w:val="000828B9"/>
    <w:rsid w:val="0008306F"/>
    <w:rsid w:val="000830B8"/>
    <w:rsid w:val="00083165"/>
    <w:rsid w:val="0008321C"/>
    <w:rsid w:val="0008349E"/>
    <w:rsid w:val="000839D1"/>
    <w:rsid w:val="000844BB"/>
    <w:rsid w:val="00084A85"/>
    <w:rsid w:val="00085029"/>
    <w:rsid w:val="00085490"/>
    <w:rsid w:val="0008563E"/>
    <w:rsid w:val="00085743"/>
    <w:rsid w:val="00085F31"/>
    <w:rsid w:val="00086189"/>
    <w:rsid w:val="00086FF8"/>
    <w:rsid w:val="00087EFF"/>
    <w:rsid w:val="0009078E"/>
    <w:rsid w:val="00090FD1"/>
    <w:rsid w:val="00091392"/>
    <w:rsid w:val="000918A2"/>
    <w:rsid w:val="00091C59"/>
    <w:rsid w:val="00091E13"/>
    <w:rsid w:val="00092C9D"/>
    <w:rsid w:val="000930DD"/>
    <w:rsid w:val="00093176"/>
    <w:rsid w:val="0009332A"/>
    <w:rsid w:val="00093341"/>
    <w:rsid w:val="00093E82"/>
    <w:rsid w:val="00093F49"/>
    <w:rsid w:val="00094111"/>
    <w:rsid w:val="0009490E"/>
    <w:rsid w:val="00094A09"/>
    <w:rsid w:val="000954FA"/>
    <w:rsid w:val="00096446"/>
    <w:rsid w:val="00096626"/>
    <w:rsid w:val="00096D25"/>
    <w:rsid w:val="00096D83"/>
    <w:rsid w:val="000977E8"/>
    <w:rsid w:val="00097E73"/>
    <w:rsid w:val="000A039E"/>
    <w:rsid w:val="000A0E08"/>
    <w:rsid w:val="000A15B5"/>
    <w:rsid w:val="000A1A62"/>
    <w:rsid w:val="000A2ACA"/>
    <w:rsid w:val="000A2F3B"/>
    <w:rsid w:val="000A315C"/>
    <w:rsid w:val="000A3CC4"/>
    <w:rsid w:val="000A407B"/>
    <w:rsid w:val="000A4221"/>
    <w:rsid w:val="000A42CC"/>
    <w:rsid w:val="000A4421"/>
    <w:rsid w:val="000A4543"/>
    <w:rsid w:val="000A47D4"/>
    <w:rsid w:val="000A56D2"/>
    <w:rsid w:val="000A58AF"/>
    <w:rsid w:val="000A5A92"/>
    <w:rsid w:val="000A5EBA"/>
    <w:rsid w:val="000A64BE"/>
    <w:rsid w:val="000A6ED2"/>
    <w:rsid w:val="000B04B2"/>
    <w:rsid w:val="000B0953"/>
    <w:rsid w:val="000B0B51"/>
    <w:rsid w:val="000B0CE6"/>
    <w:rsid w:val="000B29DC"/>
    <w:rsid w:val="000B2B82"/>
    <w:rsid w:val="000B3339"/>
    <w:rsid w:val="000B384B"/>
    <w:rsid w:val="000B39FF"/>
    <w:rsid w:val="000B49AD"/>
    <w:rsid w:val="000B4DD1"/>
    <w:rsid w:val="000B53AE"/>
    <w:rsid w:val="000B5658"/>
    <w:rsid w:val="000B5788"/>
    <w:rsid w:val="000B5D7D"/>
    <w:rsid w:val="000B6164"/>
    <w:rsid w:val="000B64C1"/>
    <w:rsid w:val="000B6521"/>
    <w:rsid w:val="000B6FE1"/>
    <w:rsid w:val="000B71C3"/>
    <w:rsid w:val="000B7452"/>
    <w:rsid w:val="000B759F"/>
    <w:rsid w:val="000B766C"/>
    <w:rsid w:val="000B7C9A"/>
    <w:rsid w:val="000B7D5A"/>
    <w:rsid w:val="000C02B4"/>
    <w:rsid w:val="000C1218"/>
    <w:rsid w:val="000C12D2"/>
    <w:rsid w:val="000C2077"/>
    <w:rsid w:val="000C2403"/>
    <w:rsid w:val="000C2AFD"/>
    <w:rsid w:val="000C2B45"/>
    <w:rsid w:val="000C2BB5"/>
    <w:rsid w:val="000C2D83"/>
    <w:rsid w:val="000C2DA5"/>
    <w:rsid w:val="000C3804"/>
    <w:rsid w:val="000C3EAB"/>
    <w:rsid w:val="000C3EF9"/>
    <w:rsid w:val="000C40D5"/>
    <w:rsid w:val="000C428F"/>
    <w:rsid w:val="000C42D3"/>
    <w:rsid w:val="000C4DC3"/>
    <w:rsid w:val="000C4E0E"/>
    <w:rsid w:val="000C4F9B"/>
    <w:rsid w:val="000C4FED"/>
    <w:rsid w:val="000C5EA8"/>
    <w:rsid w:val="000C7422"/>
    <w:rsid w:val="000C7608"/>
    <w:rsid w:val="000D0315"/>
    <w:rsid w:val="000D0558"/>
    <w:rsid w:val="000D14C3"/>
    <w:rsid w:val="000D15C9"/>
    <w:rsid w:val="000D1818"/>
    <w:rsid w:val="000D1F96"/>
    <w:rsid w:val="000D23CA"/>
    <w:rsid w:val="000D29B3"/>
    <w:rsid w:val="000D2F5A"/>
    <w:rsid w:val="000D342A"/>
    <w:rsid w:val="000D34D9"/>
    <w:rsid w:val="000D3693"/>
    <w:rsid w:val="000D3BB9"/>
    <w:rsid w:val="000D3DD0"/>
    <w:rsid w:val="000D429C"/>
    <w:rsid w:val="000D4334"/>
    <w:rsid w:val="000D5DB7"/>
    <w:rsid w:val="000D61D6"/>
    <w:rsid w:val="000D686E"/>
    <w:rsid w:val="000D6DB7"/>
    <w:rsid w:val="000D6E25"/>
    <w:rsid w:val="000D6FC2"/>
    <w:rsid w:val="000D71DE"/>
    <w:rsid w:val="000D737B"/>
    <w:rsid w:val="000D773E"/>
    <w:rsid w:val="000E007A"/>
    <w:rsid w:val="000E010B"/>
    <w:rsid w:val="000E0178"/>
    <w:rsid w:val="000E03DF"/>
    <w:rsid w:val="000E056A"/>
    <w:rsid w:val="000E0930"/>
    <w:rsid w:val="000E21E9"/>
    <w:rsid w:val="000E2939"/>
    <w:rsid w:val="000E2E3D"/>
    <w:rsid w:val="000E3107"/>
    <w:rsid w:val="000E3722"/>
    <w:rsid w:val="000E388A"/>
    <w:rsid w:val="000E3996"/>
    <w:rsid w:val="000E3C2F"/>
    <w:rsid w:val="000E3C87"/>
    <w:rsid w:val="000E3CEB"/>
    <w:rsid w:val="000E4B7A"/>
    <w:rsid w:val="000E5496"/>
    <w:rsid w:val="000E5888"/>
    <w:rsid w:val="000E62C1"/>
    <w:rsid w:val="000E701B"/>
    <w:rsid w:val="000E71E3"/>
    <w:rsid w:val="000E7286"/>
    <w:rsid w:val="000F06EF"/>
    <w:rsid w:val="000F0C27"/>
    <w:rsid w:val="000F0D71"/>
    <w:rsid w:val="000F152A"/>
    <w:rsid w:val="000F177C"/>
    <w:rsid w:val="000F19FD"/>
    <w:rsid w:val="000F23EB"/>
    <w:rsid w:val="000F241F"/>
    <w:rsid w:val="000F2493"/>
    <w:rsid w:val="000F258D"/>
    <w:rsid w:val="000F2595"/>
    <w:rsid w:val="000F2CC0"/>
    <w:rsid w:val="000F2DA3"/>
    <w:rsid w:val="000F38B8"/>
    <w:rsid w:val="000F39AF"/>
    <w:rsid w:val="000F3B14"/>
    <w:rsid w:val="000F3B61"/>
    <w:rsid w:val="000F3BCF"/>
    <w:rsid w:val="000F3C69"/>
    <w:rsid w:val="000F3D2D"/>
    <w:rsid w:val="000F45D7"/>
    <w:rsid w:val="000F49C2"/>
    <w:rsid w:val="000F4B92"/>
    <w:rsid w:val="000F4DC6"/>
    <w:rsid w:val="000F4EEB"/>
    <w:rsid w:val="000F694F"/>
    <w:rsid w:val="000F6DC4"/>
    <w:rsid w:val="00100676"/>
    <w:rsid w:val="0010093E"/>
    <w:rsid w:val="00100BCC"/>
    <w:rsid w:val="00100DB1"/>
    <w:rsid w:val="00100DDA"/>
    <w:rsid w:val="0010172E"/>
    <w:rsid w:val="00101F36"/>
    <w:rsid w:val="00102027"/>
    <w:rsid w:val="0010213F"/>
    <w:rsid w:val="001025A9"/>
    <w:rsid w:val="00102737"/>
    <w:rsid w:val="00102B6A"/>
    <w:rsid w:val="00102C0B"/>
    <w:rsid w:val="00103197"/>
    <w:rsid w:val="00105132"/>
    <w:rsid w:val="0010592E"/>
    <w:rsid w:val="001061B0"/>
    <w:rsid w:val="001063CD"/>
    <w:rsid w:val="00106574"/>
    <w:rsid w:val="00106763"/>
    <w:rsid w:val="00106B21"/>
    <w:rsid w:val="00106E1E"/>
    <w:rsid w:val="00106FB3"/>
    <w:rsid w:val="001077EF"/>
    <w:rsid w:val="001079C5"/>
    <w:rsid w:val="00107EF4"/>
    <w:rsid w:val="0011032C"/>
    <w:rsid w:val="001107E5"/>
    <w:rsid w:val="00110BF0"/>
    <w:rsid w:val="00111317"/>
    <w:rsid w:val="00111AB7"/>
    <w:rsid w:val="00112B28"/>
    <w:rsid w:val="00112BD0"/>
    <w:rsid w:val="00112C57"/>
    <w:rsid w:val="00113C4D"/>
    <w:rsid w:val="00113E76"/>
    <w:rsid w:val="001141D8"/>
    <w:rsid w:val="00114506"/>
    <w:rsid w:val="00114783"/>
    <w:rsid w:val="00114A9C"/>
    <w:rsid w:val="00115654"/>
    <w:rsid w:val="00115DF5"/>
    <w:rsid w:val="00116956"/>
    <w:rsid w:val="00116DB5"/>
    <w:rsid w:val="00116E82"/>
    <w:rsid w:val="00116F17"/>
    <w:rsid w:val="00117258"/>
    <w:rsid w:val="001178E5"/>
    <w:rsid w:val="00117FB5"/>
    <w:rsid w:val="0012012E"/>
    <w:rsid w:val="00120415"/>
    <w:rsid w:val="0012060F"/>
    <w:rsid w:val="00120648"/>
    <w:rsid w:val="0012069D"/>
    <w:rsid w:val="00120D40"/>
    <w:rsid w:val="00120E83"/>
    <w:rsid w:val="00121C9F"/>
    <w:rsid w:val="00121CA1"/>
    <w:rsid w:val="00121E75"/>
    <w:rsid w:val="00121F91"/>
    <w:rsid w:val="0012273E"/>
    <w:rsid w:val="00122962"/>
    <w:rsid w:val="00123053"/>
    <w:rsid w:val="001232AC"/>
    <w:rsid w:val="001233E7"/>
    <w:rsid w:val="0012351D"/>
    <w:rsid w:val="0012366C"/>
    <w:rsid w:val="00123DCE"/>
    <w:rsid w:val="00124046"/>
    <w:rsid w:val="001242F9"/>
    <w:rsid w:val="0012489D"/>
    <w:rsid w:val="001248AA"/>
    <w:rsid w:val="00124BB8"/>
    <w:rsid w:val="001254C6"/>
    <w:rsid w:val="00125631"/>
    <w:rsid w:val="00125C3A"/>
    <w:rsid w:val="00125CA1"/>
    <w:rsid w:val="00125ED2"/>
    <w:rsid w:val="00126212"/>
    <w:rsid w:val="00126303"/>
    <w:rsid w:val="0012693A"/>
    <w:rsid w:val="00126B32"/>
    <w:rsid w:val="001270E6"/>
    <w:rsid w:val="00127857"/>
    <w:rsid w:val="00127DD2"/>
    <w:rsid w:val="00127E00"/>
    <w:rsid w:val="00130336"/>
    <w:rsid w:val="00130FEF"/>
    <w:rsid w:val="00131148"/>
    <w:rsid w:val="00132FED"/>
    <w:rsid w:val="00133240"/>
    <w:rsid w:val="00133C58"/>
    <w:rsid w:val="00133EE0"/>
    <w:rsid w:val="00134291"/>
    <w:rsid w:val="00134B1A"/>
    <w:rsid w:val="00134D81"/>
    <w:rsid w:val="00134E6C"/>
    <w:rsid w:val="00134F3C"/>
    <w:rsid w:val="00134F7D"/>
    <w:rsid w:val="00135169"/>
    <w:rsid w:val="0013526F"/>
    <w:rsid w:val="0013530D"/>
    <w:rsid w:val="00135638"/>
    <w:rsid w:val="0013602F"/>
    <w:rsid w:val="00136545"/>
    <w:rsid w:val="0013680A"/>
    <w:rsid w:val="00136B03"/>
    <w:rsid w:val="001370C6"/>
    <w:rsid w:val="00137201"/>
    <w:rsid w:val="0013753B"/>
    <w:rsid w:val="00137676"/>
    <w:rsid w:val="0014031C"/>
    <w:rsid w:val="001405AF"/>
    <w:rsid w:val="00140867"/>
    <w:rsid w:val="00141932"/>
    <w:rsid w:val="00141B8B"/>
    <w:rsid w:val="00141D33"/>
    <w:rsid w:val="00142204"/>
    <w:rsid w:val="0014282C"/>
    <w:rsid w:val="001429C7"/>
    <w:rsid w:val="00142C13"/>
    <w:rsid w:val="00142CAD"/>
    <w:rsid w:val="00143270"/>
    <w:rsid w:val="00144659"/>
    <w:rsid w:val="00144F26"/>
    <w:rsid w:val="0014638B"/>
    <w:rsid w:val="00146474"/>
    <w:rsid w:val="00146CB3"/>
    <w:rsid w:val="0014775C"/>
    <w:rsid w:val="00147DA5"/>
    <w:rsid w:val="00150E50"/>
    <w:rsid w:val="001512AA"/>
    <w:rsid w:val="00151947"/>
    <w:rsid w:val="00151E25"/>
    <w:rsid w:val="0015214E"/>
    <w:rsid w:val="0015298A"/>
    <w:rsid w:val="0015331D"/>
    <w:rsid w:val="0015358F"/>
    <w:rsid w:val="00153FDB"/>
    <w:rsid w:val="001554D2"/>
    <w:rsid w:val="00155D38"/>
    <w:rsid w:val="0015642E"/>
    <w:rsid w:val="0015728E"/>
    <w:rsid w:val="001573A5"/>
    <w:rsid w:val="00157494"/>
    <w:rsid w:val="0015754D"/>
    <w:rsid w:val="001576D2"/>
    <w:rsid w:val="001600DC"/>
    <w:rsid w:val="00160485"/>
    <w:rsid w:val="001610F3"/>
    <w:rsid w:val="00161211"/>
    <w:rsid w:val="001620BC"/>
    <w:rsid w:val="001621BC"/>
    <w:rsid w:val="001627D3"/>
    <w:rsid w:val="001627F9"/>
    <w:rsid w:val="00162BE8"/>
    <w:rsid w:val="0016393C"/>
    <w:rsid w:val="00164370"/>
    <w:rsid w:val="001656CB"/>
    <w:rsid w:val="00165DC3"/>
    <w:rsid w:val="00165FBF"/>
    <w:rsid w:val="00166523"/>
    <w:rsid w:val="00167A52"/>
    <w:rsid w:val="00170055"/>
    <w:rsid w:val="00170CC1"/>
    <w:rsid w:val="00170DFF"/>
    <w:rsid w:val="00171100"/>
    <w:rsid w:val="00171824"/>
    <w:rsid w:val="00172531"/>
    <w:rsid w:val="00172899"/>
    <w:rsid w:val="00172B44"/>
    <w:rsid w:val="00172C62"/>
    <w:rsid w:val="001733D6"/>
    <w:rsid w:val="0017346A"/>
    <w:rsid w:val="001735B9"/>
    <w:rsid w:val="0017406D"/>
    <w:rsid w:val="00174096"/>
    <w:rsid w:val="00174525"/>
    <w:rsid w:val="001745B1"/>
    <w:rsid w:val="00174735"/>
    <w:rsid w:val="001748C2"/>
    <w:rsid w:val="00174DBA"/>
    <w:rsid w:val="00174F28"/>
    <w:rsid w:val="00176271"/>
    <w:rsid w:val="00176C19"/>
    <w:rsid w:val="00177A61"/>
    <w:rsid w:val="00177B32"/>
    <w:rsid w:val="00180BD3"/>
    <w:rsid w:val="00181151"/>
    <w:rsid w:val="00181163"/>
    <w:rsid w:val="001812B1"/>
    <w:rsid w:val="0018135C"/>
    <w:rsid w:val="0018189E"/>
    <w:rsid w:val="00181922"/>
    <w:rsid w:val="00181AB0"/>
    <w:rsid w:val="00182354"/>
    <w:rsid w:val="001829B9"/>
    <w:rsid w:val="001830CB"/>
    <w:rsid w:val="0018331D"/>
    <w:rsid w:val="0018462B"/>
    <w:rsid w:val="00185D0A"/>
    <w:rsid w:val="00186180"/>
    <w:rsid w:val="0018650F"/>
    <w:rsid w:val="00186C69"/>
    <w:rsid w:val="00186FB3"/>
    <w:rsid w:val="00186FC8"/>
    <w:rsid w:val="0018785A"/>
    <w:rsid w:val="00187933"/>
    <w:rsid w:val="00187A8F"/>
    <w:rsid w:val="00187C75"/>
    <w:rsid w:val="0019053C"/>
    <w:rsid w:val="0019098D"/>
    <w:rsid w:val="00190CD5"/>
    <w:rsid w:val="00190F5E"/>
    <w:rsid w:val="00191A22"/>
    <w:rsid w:val="00192AF6"/>
    <w:rsid w:val="00192D4E"/>
    <w:rsid w:val="0019355E"/>
    <w:rsid w:val="00194287"/>
    <w:rsid w:val="00194462"/>
    <w:rsid w:val="0019468F"/>
    <w:rsid w:val="00194A5D"/>
    <w:rsid w:val="0019561E"/>
    <w:rsid w:val="00195D75"/>
    <w:rsid w:val="00196F1B"/>
    <w:rsid w:val="001970B9"/>
    <w:rsid w:val="001973D0"/>
    <w:rsid w:val="001A04CE"/>
    <w:rsid w:val="001A0C86"/>
    <w:rsid w:val="001A1463"/>
    <w:rsid w:val="001A2725"/>
    <w:rsid w:val="001A2B5D"/>
    <w:rsid w:val="001A2F84"/>
    <w:rsid w:val="001A3598"/>
    <w:rsid w:val="001A361F"/>
    <w:rsid w:val="001A3821"/>
    <w:rsid w:val="001A3857"/>
    <w:rsid w:val="001A3B1C"/>
    <w:rsid w:val="001A3B62"/>
    <w:rsid w:val="001A42C1"/>
    <w:rsid w:val="001A443B"/>
    <w:rsid w:val="001A505F"/>
    <w:rsid w:val="001A5206"/>
    <w:rsid w:val="001A57A6"/>
    <w:rsid w:val="001A6243"/>
    <w:rsid w:val="001A648E"/>
    <w:rsid w:val="001A70F0"/>
    <w:rsid w:val="001A7305"/>
    <w:rsid w:val="001A7A01"/>
    <w:rsid w:val="001A7A5F"/>
    <w:rsid w:val="001A7E11"/>
    <w:rsid w:val="001B0B62"/>
    <w:rsid w:val="001B1172"/>
    <w:rsid w:val="001B146E"/>
    <w:rsid w:val="001B1971"/>
    <w:rsid w:val="001B1B19"/>
    <w:rsid w:val="001B2148"/>
    <w:rsid w:val="001B21FF"/>
    <w:rsid w:val="001B2336"/>
    <w:rsid w:val="001B2953"/>
    <w:rsid w:val="001B29AC"/>
    <w:rsid w:val="001B34B0"/>
    <w:rsid w:val="001B3BB4"/>
    <w:rsid w:val="001B414A"/>
    <w:rsid w:val="001B4276"/>
    <w:rsid w:val="001B45BA"/>
    <w:rsid w:val="001B4AEB"/>
    <w:rsid w:val="001B4BE2"/>
    <w:rsid w:val="001B4C4C"/>
    <w:rsid w:val="001B5095"/>
    <w:rsid w:val="001B52FF"/>
    <w:rsid w:val="001B5DC9"/>
    <w:rsid w:val="001B61FB"/>
    <w:rsid w:val="001B6298"/>
    <w:rsid w:val="001B6CCE"/>
    <w:rsid w:val="001B73FA"/>
    <w:rsid w:val="001B7BE9"/>
    <w:rsid w:val="001B7C53"/>
    <w:rsid w:val="001C03D1"/>
    <w:rsid w:val="001C0AD2"/>
    <w:rsid w:val="001C118B"/>
    <w:rsid w:val="001C1C5E"/>
    <w:rsid w:val="001C20A4"/>
    <w:rsid w:val="001C2365"/>
    <w:rsid w:val="001C257B"/>
    <w:rsid w:val="001C2FB7"/>
    <w:rsid w:val="001C2FC3"/>
    <w:rsid w:val="001C30C0"/>
    <w:rsid w:val="001C355A"/>
    <w:rsid w:val="001C43CE"/>
    <w:rsid w:val="001C4BD7"/>
    <w:rsid w:val="001C4CBB"/>
    <w:rsid w:val="001C4DA1"/>
    <w:rsid w:val="001C523F"/>
    <w:rsid w:val="001C583F"/>
    <w:rsid w:val="001C6245"/>
    <w:rsid w:val="001C6BB6"/>
    <w:rsid w:val="001C6F51"/>
    <w:rsid w:val="001C748B"/>
    <w:rsid w:val="001C75B8"/>
    <w:rsid w:val="001C79E4"/>
    <w:rsid w:val="001C7FDC"/>
    <w:rsid w:val="001D064F"/>
    <w:rsid w:val="001D0794"/>
    <w:rsid w:val="001D0873"/>
    <w:rsid w:val="001D0FD7"/>
    <w:rsid w:val="001D1F9E"/>
    <w:rsid w:val="001D1FF1"/>
    <w:rsid w:val="001D2A47"/>
    <w:rsid w:val="001D3077"/>
    <w:rsid w:val="001D3899"/>
    <w:rsid w:val="001D44F5"/>
    <w:rsid w:val="001D4754"/>
    <w:rsid w:val="001D4951"/>
    <w:rsid w:val="001D5268"/>
    <w:rsid w:val="001D56CD"/>
    <w:rsid w:val="001D6929"/>
    <w:rsid w:val="001D702E"/>
    <w:rsid w:val="001D762D"/>
    <w:rsid w:val="001D76A9"/>
    <w:rsid w:val="001D770D"/>
    <w:rsid w:val="001D78AD"/>
    <w:rsid w:val="001E005E"/>
    <w:rsid w:val="001E050E"/>
    <w:rsid w:val="001E0796"/>
    <w:rsid w:val="001E0F71"/>
    <w:rsid w:val="001E0F95"/>
    <w:rsid w:val="001E1733"/>
    <w:rsid w:val="001E267E"/>
    <w:rsid w:val="001E2E53"/>
    <w:rsid w:val="001E37CC"/>
    <w:rsid w:val="001E3C7F"/>
    <w:rsid w:val="001E4CBC"/>
    <w:rsid w:val="001E4D50"/>
    <w:rsid w:val="001E536C"/>
    <w:rsid w:val="001E5879"/>
    <w:rsid w:val="001E6C3A"/>
    <w:rsid w:val="001E742E"/>
    <w:rsid w:val="001E7715"/>
    <w:rsid w:val="001E7AB5"/>
    <w:rsid w:val="001F0455"/>
    <w:rsid w:val="001F06A4"/>
    <w:rsid w:val="001F0B7A"/>
    <w:rsid w:val="001F0F49"/>
    <w:rsid w:val="001F11FC"/>
    <w:rsid w:val="001F1232"/>
    <w:rsid w:val="001F18EE"/>
    <w:rsid w:val="001F1A60"/>
    <w:rsid w:val="001F2456"/>
    <w:rsid w:val="001F260B"/>
    <w:rsid w:val="001F27FE"/>
    <w:rsid w:val="001F28CC"/>
    <w:rsid w:val="001F2ED8"/>
    <w:rsid w:val="001F337D"/>
    <w:rsid w:val="001F34E4"/>
    <w:rsid w:val="001F388C"/>
    <w:rsid w:val="001F4462"/>
    <w:rsid w:val="001F4D44"/>
    <w:rsid w:val="001F4F66"/>
    <w:rsid w:val="001F5247"/>
    <w:rsid w:val="001F5628"/>
    <w:rsid w:val="001F56E5"/>
    <w:rsid w:val="001F587B"/>
    <w:rsid w:val="001F5A67"/>
    <w:rsid w:val="001F5F3B"/>
    <w:rsid w:val="001F6354"/>
    <w:rsid w:val="001F6E2F"/>
    <w:rsid w:val="001F7864"/>
    <w:rsid w:val="001F78C0"/>
    <w:rsid w:val="001F7AE4"/>
    <w:rsid w:val="00200334"/>
    <w:rsid w:val="00200DFE"/>
    <w:rsid w:val="00201494"/>
    <w:rsid w:val="00201A9A"/>
    <w:rsid w:val="00201EE4"/>
    <w:rsid w:val="0020250C"/>
    <w:rsid w:val="002026A2"/>
    <w:rsid w:val="00202B2A"/>
    <w:rsid w:val="002035B2"/>
    <w:rsid w:val="0020427E"/>
    <w:rsid w:val="00204673"/>
    <w:rsid w:val="00204DD4"/>
    <w:rsid w:val="00204FF8"/>
    <w:rsid w:val="00205773"/>
    <w:rsid w:val="002058EA"/>
    <w:rsid w:val="00205D8F"/>
    <w:rsid w:val="0020659E"/>
    <w:rsid w:val="00206640"/>
    <w:rsid w:val="00206B39"/>
    <w:rsid w:val="002076A8"/>
    <w:rsid w:val="00210209"/>
    <w:rsid w:val="0021033B"/>
    <w:rsid w:val="002107AD"/>
    <w:rsid w:val="00210812"/>
    <w:rsid w:val="0021092F"/>
    <w:rsid w:val="0021196F"/>
    <w:rsid w:val="00211A21"/>
    <w:rsid w:val="00211A35"/>
    <w:rsid w:val="002124B1"/>
    <w:rsid w:val="00212924"/>
    <w:rsid w:val="00212AB3"/>
    <w:rsid w:val="00212D0F"/>
    <w:rsid w:val="00213778"/>
    <w:rsid w:val="00213CFB"/>
    <w:rsid w:val="00213DED"/>
    <w:rsid w:val="0021402C"/>
    <w:rsid w:val="002143AC"/>
    <w:rsid w:val="002146DF"/>
    <w:rsid w:val="002149A6"/>
    <w:rsid w:val="00215142"/>
    <w:rsid w:val="002168A4"/>
    <w:rsid w:val="00216E69"/>
    <w:rsid w:val="00217726"/>
    <w:rsid w:val="00217AAF"/>
    <w:rsid w:val="00217AF8"/>
    <w:rsid w:val="00217F2F"/>
    <w:rsid w:val="00217F8F"/>
    <w:rsid w:val="00220352"/>
    <w:rsid w:val="00220382"/>
    <w:rsid w:val="0022050A"/>
    <w:rsid w:val="002205BF"/>
    <w:rsid w:val="00220AB9"/>
    <w:rsid w:val="00220B5D"/>
    <w:rsid w:val="00220D0E"/>
    <w:rsid w:val="00220DA2"/>
    <w:rsid w:val="002216B0"/>
    <w:rsid w:val="002216F2"/>
    <w:rsid w:val="002224CD"/>
    <w:rsid w:val="002230FB"/>
    <w:rsid w:val="00223338"/>
    <w:rsid w:val="00223590"/>
    <w:rsid w:val="0022386B"/>
    <w:rsid w:val="00223A35"/>
    <w:rsid w:val="00223B76"/>
    <w:rsid w:val="00223FEB"/>
    <w:rsid w:val="0022414E"/>
    <w:rsid w:val="002243F2"/>
    <w:rsid w:val="002251F7"/>
    <w:rsid w:val="002255B9"/>
    <w:rsid w:val="00225A58"/>
    <w:rsid w:val="00225D56"/>
    <w:rsid w:val="00226298"/>
    <w:rsid w:val="002268EB"/>
    <w:rsid w:val="00226AA9"/>
    <w:rsid w:val="002270EA"/>
    <w:rsid w:val="00227980"/>
    <w:rsid w:val="00227CF0"/>
    <w:rsid w:val="00230CFC"/>
    <w:rsid w:val="00230DF7"/>
    <w:rsid w:val="00231FCF"/>
    <w:rsid w:val="002326AD"/>
    <w:rsid w:val="0023282B"/>
    <w:rsid w:val="00233526"/>
    <w:rsid w:val="002338D6"/>
    <w:rsid w:val="00233D61"/>
    <w:rsid w:val="00233E0A"/>
    <w:rsid w:val="00234280"/>
    <w:rsid w:val="00234585"/>
    <w:rsid w:val="002351C0"/>
    <w:rsid w:val="00235593"/>
    <w:rsid w:val="0023567A"/>
    <w:rsid w:val="00235C10"/>
    <w:rsid w:val="00235EE9"/>
    <w:rsid w:val="002363FA"/>
    <w:rsid w:val="002364F2"/>
    <w:rsid w:val="0023697C"/>
    <w:rsid w:val="00236F44"/>
    <w:rsid w:val="00237524"/>
    <w:rsid w:val="00237685"/>
    <w:rsid w:val="002378CF"/>
    <w:rsid w:val="002379FB"/>
    <w:rsid w:val="00237EE9"/>
    <w:rsid w:val="00237FAF"/>
    <w:rsid w:val="002405F3"/>
    <w:rsid w:val="00240E7F"/>
    <w:rsid w:val="0024160E"/>
    <w:rsid w:val="0024161D"/>
    <w:rsid w:val="0024200F"/>
    <w:rsid w:val="00242DDC"/>
    <w:rsid w:val="00243542"/>
    <w:rsid w:val="0024401E"/>
    <w:rsid w:val="00244D43"/>
    <w:rsid w:val="00244DDD"/>
    <w:rsid w:val="002451E4"/>
    <w:rsid w:val="00245838"/>
    <w:rsid w:val="00245C93"/>
    <w:rsid w:val="00245FBE"/>
    <w:rsid w:val="002461EC"/>
    <w:rsid w:val="0024693F"/>
    <w:rsid w:val="00246B30"/>
    <w:rsid w:val="00247631"/>
    <w:rsid w:val="002476D0"/>
    <w:rsid w:val="00250185"/>
    <w:rsid w:val="00250387"/>
    <w:rsid w:val="002515D4"/>
    <w:rsid w:val="00251665"/>
    <w:rsid w:val="0025199F"/>
    <w:rsid w:val="00251EE8"/>
    <w:rsid w:val="002520A0"/>
    <w:rsid w:val="00252901"/>
    <w:rsid w:val="00252E9F"/>
    <w:rsid w:val="002530B2"/>
    <w:rsid w:val="002533B9"/>
    <w:rsid w:val="002538FC"/>
    <w:rsid w:val="00253971"/>
    <w:rsid w:val="00253ADE"/>
    <w:rsid w:val="00253B82"/>
    <w:rsid w:val="00253CE8"/>
    <w:rsid w:val="0025498E"/>
    <w:rsid w:val="002549CE"/>
    <w:rsid w:val="00254D28"/>
    <w:rsid w:val="00255269"/>
    <w:rsid w:val="0025527D"/>
    <w:rsid w:val="002552BD"/>
    <w:rsid w:val="0025611E"/>
    <w:rsid w:val="002568DD"/>
    <w:rsid w:val="002570D3"/>
    <w:rsid w:val="0025795B"/>
    <w:rsid w:val="00257FA0"/>
    <w:rsid w:val="00260004"/>
    <w:rsid w:val="00260583"/>
    <w:rsid w:val="00261392"/>
    <w:rsid w:val="0026177C"/>
    <w:rsid w:val="00261A63"/>
    <w:rsid w:val="002620D8"/>
    <w:rsid w:val="00262868"/>
    <w:rsid w:val="00262A71"/>
    <w:rsid w:val="00262DD4"/>
    <w:rsid w:val="0026408B"/>
    <w:rsid w:val="00264809"/>
    <w:rsid w:val="00264A4C"/>
    <w:rsid w:val="00264BB9"/>
    <w:rsid w:val="00264DD3"/>
    <w:rsid w:val="0026523B"/>
    <w:rsid w:val="00265245"/>
    <w:rsid w:val="002654C7"/>
    <w:rsid w:val="00265C64"/>
    <w:rsid w:val="0026654E"/>
    <w:rsid w:val="00266612"/>
    <w:rsid w:val="00266665"/>
    <w:rsid w:val="002666C1"/>
    <w:rsid w:val="00266EE1"/>
    <w:rsid w:val="002670AE"/>
    <w:rsid w:val="00267207"/>
    <w:rsid w:val="002672DC"/>
    <w:rsid w:val="00267C93"/>
    <w:rsid w:val="00267D35"/>
    <w:rsid w:val="002701AA"/>
    <w:rsid w:val="002707FD"/>
    <w:rsid w:val="00270B2E"/>
    <w:rsid w:val="002712DA"/>
    <w:rsid w:val="00271808"/>
    <w:rsid w:val="0027237E"/>
    <w:rsid w:val="0027267E"/>
    <w:rsid w:val="0027287A"/>
    <w:rsid w:val="00272971"/>
    <w:rsid w:val="00273036"/>
    <w:rsid w:val="00273216"/>
    <w:rsid w:val="0027323B"/>
    <w:rsid w:val="00273580"/>
    <w:rsid w:val="00273626"/>
    <w:rsid w:val="00274273"/>
    <w:rsid w:val="002743FD"/>
    <w:rsid w:val="00274E1F"/>
    <w:rsid w:val="0027507C"/>
    <w:rsid w:val="002755EF"/>
    <w:rsid w:val="0027672D"/>
    <w:rsid w:val="00276C43"/>
    <w:rsid w:val="00276E5C"/>
    <w:rsid w:val="002770DF"/>
    <w:rsid w:val="0027728E"/>
    <w:rsid w:val="002800CF"/>
    <w:rsid w:val="00280859"/>
    <w:rsid w:val="0028195B"/>
    <w:rsid w:val="002819BE"/>
    <w:rsid w:val="00281CB3"/>
    <w:rsid w:val="0028202B"/>
    <w:rsid w:val="00282123"/>
    <w:rsid w:val="002825FF"/>
    <w:rsid w:val="00282695"/>
    <w:rsid w:val="00282942"/>
    <w:rsid w:val="00282DD3"/>
    <w:rsid w:val="00283890"/>
    <w:rsid w:val="00283942"/>
    <w:rsid w:val="00283A8D"/>
    <w:rsid w:val="00283AD4"/>
    <w:rsid w:val="00283C7A"/>
    <w:rsid w:val="00283C9C"/>
    <w:rsid w:val="002855D8"/>
    <w:rsid w:val="00285905"/>
    <w:rsid w:val="00285D3B"/>
    <w:rsid w:val="002867D5"/>
    <w:rsid w:val="00286B10"/>
    <w:rsid w:val="00286D44"/>
    <w:rsid w:val="00286E62"/>
    <w:rsid w:val="00287808"/>
    <w:rsid w:val="0029073C"/>
    <w:rsid w:val="002907C9"/>
    <w:rsid w:val="00290886"/>
    <w:rsid w:val="00290D33"/>
    <w:rsid w:val="002913BB"/>
    <w:rsid w:val="0029142B"/>
    <w:rsid w:val="00291465"/>
    <w:rsid w:val="00292314"/>
    <w:rsid w:val="00292606"/>
    <w:rsid w:val="00292EA0"/>
    <w:rsid w:val="00293F85"/>
    <w:rsid w:val="002945E7"/>
    <w:rsid w:val="00294809"/>
    <w:rsid w:val="002949E2"/>
    <w:rsid w:val="00294EAC"/>
    <w:rsid w:val="0029508A"/>
    <w:rsid w:val="00295139"/>
    <w:rsid w:val="00295204"/>
    <w:rsid w:val="002958ED"/>
    <w:rsid w:val="0029618E"/>
    <w:rsid w:val="00296442"/>
    <w:rsid w:val="00297280"/>
    <w:rsid w:val="00297738"/>
    <w:rsid w:val="00297BD7"/>
    <w:rsid w:val="002A11A7"/>
    <w:rsid w:val="002A1528"/>
    <w:rsid w:val="002A219C"/>
    <w:rsid w:val="002A21A5"/>
    <w:rsid w:val="002A2EE1"/>
    <w:rsid w:val="002A4564"/>
    <w:rsid w:val="002A49FE"/>
    <w:rsid w:val="002A4E34"/>
    <w:rsid w:val="002A4E4E"/>
    <w:rsid w:val="002A54C9"/>
    <w:rsid w:val="002A57AB"/>
    <w:rsid w:val="002A5941"/>
    <w:rsid w:val="002A6291"/>
    <w:rsid w:val="002A642F"/>
    <w:rsid w:val="002A6B0D"/>
    <w:rsid w:val="002A72EB"/>
    <w:rsid w:val="002A750C"/>
    <w:rsid w:val="002A7F9F"/>
    <w:rsid w:val="002A7FD9"/>
    <w:rsid w:val="002B05D4"/>
    <w:rsid w:val="002B0BE1"/>
    <w:rsid w:val="002B127D"/>
    <w:rsid w:val="002B1442"/>
    <w:rsid w:val="002B1EC9"/>
    <w:rsid w:val="002B232C"/>
    <w:rsid w:val="002B305C"/>
    <w:rsid w:val="002B3529"/>
    <w:rsid w:val="002B39C4"/>
    <w:rsid w:val="002B3AC2"/>
    <w:rsid w:val="002B43BD"/>
    <w:rsid w:val="002B48AC"/>
    <w:rsid w:val="002B4DA0"/>
    <w:rsid w:val="002B4E87"/>
    <w:rsid w:val="002B5C30"/>
    <w:rsid w:val="002B618C"/>
    <w:rsid w:val="002B645D"/>
    <w:rsid w:val="002B64D4"/>
    <w:rsid w:val="002B6570"/>
    <w:rsid w:val="002B6AB2"/>
    <w:rsid w:val="002B6C92"/>
    <w:rsid w:val="002C0D47"/>
    <w:rsid w:val="002C1173"/>
    <w:rsid w:val="002C16C6"/>
    <w:rsid w:val="002C1881"/>
    <w:rsid w:val="002C1B0D"/>
    <w:rsid w:val="002C1E8C"/>
    <w:rsid w:val="002C2462"/>
    <w:rsid w:val="002C2642"/>
    <w:rsid w:val="002C26B0"/>
    <w:rsid w:val="002C2736"/>
    <w:rsid w:val="002C29A5"/>
    <w:rsid w:val="002C2A4F"/>
    <w:rsid w:val="002C2ACE"/>
    <w:rsid w:val="002C375B"/>
    <w:rsid w:val="002C3ABC"/>
    <w:rsid w:val="002C3C53"/>
    <w:rsid w:val="002C3DC6"/>
    <w:rsid w:val="002C409F"/>
    <w:rsid w:val="002C40E9"/>
    <w:rsid w:val="002C4C56"/>
    <w:rsid w:val="002C5211"/>
    <w:rsid w:val="002C57ED"/>
    <w:rsid w:val="002C5810"/>
    <w:rsid w:val="002C5F90"/>
    <w:rsid w:val="002C5FCC"/>
    <w:rsid w:val="002C5FE7"/>
    <w:rsid w:val="002C608F"/>
    <w:rsid w:val="002C6545"/>
    <w:rsid w:val="002C6B11"/>
    <w:rsid w:val="002C779C"/>
    <w:rsid w:val="002D04F5"/>
    <w:rsid w:val="002D06EC"/>
    <w:rsid w:val="002D0947"/>
    <w:rsid w:val="002D1204"/>
    <w:rsid w:val="002D17D4"/>
    <w:rsid w:val="002D24C3"/>
    <w:rsid w:val="002D2A84"/>
    <w:rsid w:val="002D2E2C"/>
    <w:rsid w:val="002D3544"/>
    <w:rsid w:val="002D38EF"/>
    <w:rsid w:val="002D4266"/>
    <w:rsid w:val="002D4C1A"/>
    <w:rsid w:val="002D5573"/>
    <w:rsid w:val="002D5DA8"/>
    <w:rsid w:val="002D5F84"/>
    <w:rsid w:val="002D60C3"/>
    <w:rsid w:val="002D6C84"/>
    <w:rsid w:val="002D6E2B"/>
    <w:rsid w:val="002D73D2"/>
    <w:rsid w:val="002D7837"/>
    <w:rsid w:val="002D7890"/>
    <w:rsid w:val="002D7F61"/>
    <w:rsid w:val="002E0298"/>
    <w:rsid w:val="002E02DF"/>
    <w:rsid w:val="002E042E"/>
    <w:rsid w:val="002E082C"/>
    <w:rsid w:val="002E1077"/>
    <w:rsid w:val="002E12D2"/>
    <w:rsid w:val="002E12DF"/>
    <w:rsid w:val="002E2331"/>
    <w:rsid w:val="002E2948"/>
    <w:rsid w:val="002E2ACC"/>
    <w:rsid w:val="002E330B"/>
    <w:rsid w:val="002E34B6"/>
    <w:rsid w:val="002E3D23"/>
    <w:rsid w:val="002E44E2"/>
    <w:rsid w:val="002E468B"/>
    <w:rsid w:val="002E53AE"/>
    <w:rsid w:val="002E5EA2"/>
    <w:rsid w:val="002E5ED4"/>
    <w:rsid w:val="002E6155"/>
    <w:rsid w:val="002E61D8"/>
    <w:rsid w:val="002E75FB"/>
    <w:rsid w:val="002E76CB"/>
    <w:rsid w:val="002E7A33"/>
    <w:rsid w:val="002E7C0D"/>
    <w:rsid w:val="002E7F1D"/>
    <w:rsid w:val="002F0CCB"/>
    <w:rsid w:val="002F0E3A"/>
    <w:rsid w:val="002F1718"/>
    <w:rsid w:val="002F178C"/>
    <w:rsid w:val="002F1DD8"/>
    <w:rsid w:val="002F1FA9"/>
    <w:rsid w:val="002F1FB1"/>
    <w:rsid w:val="002F209E"/>
    <w:rsid w:val="002F25C6"/>
    <w:rsid w:val="002F276C"/>
    <w:rsid w:val="002F2E5A"/>
    <w:rsid w:val="002F320A"/>
    <w:rsid w:val="002F3E29"/>
    <w:rsid w:val="002F3FF6"/>
    <w:rsid w:val="002F4837"/>
    <w:rsid w:val="002F4CA7"/>
    <w:rsid w:val="002F4E20"/>
    <w:rsid w:val="002F4EE5"/>
    <w:rsid w:val="002F529A"/>
    <w:rsid w:val="002F5A9A"/>
    <w:rsid w:val="002F6028"/>
    <w:rsid w:val="002F6589"/>
    <w:rsid w:val="002F6A47"/>
    <w:rsid w:val="002F6DAD"/>
    <w:rsid w:val="002F7721"/>
    <w:rsid w:val="002F7AE8"/>
    <w:rsid w:val="00300283"/>
    <w:rsid w:val="00300B48"/>
    <w:rsid w:val="0030171C"/>
    <w:rsid w:val="00301C73"/>
    <w:rsid w:val="00302284"/>
    <w:rsid w:val="00302E48"/>
    <w:rsid w:val="00303821"/>
    <w:rsid w:val="00303A7A"/>
    <w:rsid w:val="00304A2A"/>
    <w:rsid w:val="00304C66"/>
    <w:rsid w:val="00304E3F"/>
    <w:rsid w:val="00305930"/>
    <w:rsid w:val="00306322"/>
    <w:rsid w:val="003065C9"/>
    <w:rsid w:val="003068D9"/>
    <w:rsid w:val="0030734F"/>
    <w:rsid w:val="003076C9"/>
    <w:rsid w:val="00307CF0"/>
    <w:rsid w:val="00310646"/>
    <w:rsid w:val="00311000"/>
    <w:rsid w:val="00311032"/>
    <w:rsid w:val="00311102"/>
    <w:rsid w:val="00312311"/>
    <w:rsid w:val="003129B2"/>
    <w:rsid w:val="00312A93"/>
    <w:rsid w:val="00312B66"/>
    <w:rsid w:val="00312F63"/>
    <w:rsid w:val="00313665"/>
    <w:rsid w:val="00313ED8"/>
    <w:rsid w:val="00314340"/>
    <w:rsid w:val="00314937"/>
    <w:rsid w:val="00315021"/>
    <w:rsid w:val="00315226"/>
    <w:rsid w:val="00315774"/>
    <w:rsid w:val="003158FA"/>
    <w:rsid w:val="00315C54"/>
    <w:rsid w:val="00316474"/>
    <w:rsid w:val="003177F7"/>
    <w:rsid w:val="003179F4"/>
    <w:rsid w:val="00320418"/>
    <w:rsid w:val="00320431"/>
    <w:rsid w:val="00320889"/>
    <w:rsid w:val="003209CE"/>
    <w:rsid w:val="00320B32"/>
    <w:rsid w:val="00320BED"/>
    <w:rsid w:val="00320C3A"/>
    <w:rsid w:val="003211D9"/>
    <w:rsid w:val="003212E9"/>
    <w:rsid w:val="00321990"/>
    <w:rsid w:val="00321F32"/>
    <w:rsid w:val="00321FFA"/>
    <w:rsid w:val="00322C1D"/>
    <w:rsid w:val="00323B50"/>
    <w:rsid w:val="0032465A"/>
    <w:rsid w:val="00324C70"/>
    <w:rsid w:val="00324FB0"/>
    <w:rsid w:val="00325442"/>
    <w:rsid w:val="003258CE"/>
    <w:rsid w:val="00325975"/>
    <w:rsid w:val="00326218"/>
    <w:rsid w:val="003266AB"/>
    <w:rsid w:val="00326D32"/>
    <w:rsid w:val="0033037E"/>
    <w:rsid w:val="00330D89"/>
    <w:rsid w:val="00331BD0"/>
    <w:rsid w:val="00331C3E"/>
    <w:rsid w:val="00331F0C"/>
    <w:rsid w:val="003325BD"/>
    <w:rsid w:val="003325E9"/>
    <w:rsid w:val="00332850"/>
    <w:rsid w:val="00332A41"/>
    <w:rsid w:val="00332E8A"/>
    <w:rsid w:val="00334D3F"/>
    <w:rsid w:val="0033575E"/>
    <w:rsid w:val="00335A10"/>
    <w:rsid w:val="003367A1"/>
    <w:rsid w:val="00336D12"/>
    <w:rsid w:val="0033737B"/>
    <w:rsid w:val="00337A9B"/>
    <w:rsid w:val="00337D47"/>
    <w:rsid w:val="003402C1"/>
    <w:rsid w:val="003405FB"/>
    <w:rsid w:val="003412F7"/>
    <w:rsid w:val="00341BF8"/>
    <w:rsid w:val="003422C5"/>
    <w:rsid w:val="00342E28"/>
    <w:rsid w:val="003449A4"/>
    <w:rsid w:val="00344A0F"/>
    <w:rsid w:val="00344C28"/>
    <w:rsid w:val="003458EF"/>
    <w:rsid w:val="00345E1D"/>
    <w:rsid w:val="00345E4E"/>
    <w:rsid w:val="00346621"/>
    <w:rsid w:val="00346904"/>
    <w:rsid w:val="00346A50"/>
    <w:rsid w:val="00346C92"/>
    <w:rsid w:val="00347156"/>
    <w:rsid w:val="00347226"/>
    <w:rsid w:val="00347331"/>
    <w:rsid w:val="0034751A"/>
    <w:rsid w:val="00347AB4"/>
    <w:rsid w:val="003501EB"/>
    <w:rsid w:val="00350738"/>
    <w:rsid w:val="00350A37"/>
    <w:rsid w:val="003511F9"/>
    <w:rsid w:val="00351A2A"/>
    <w:rsid w:val="00352123"/>
    <w:rsid w:val="003526B0"/>
    <w:rsid w:val="00352B57"/>
    <w:rsid w:val="00352EA6"/>
    <w:rsid w:val="00352EED"/>
    <w:rsid w:val="00353611"/>
    <w:rsid w:val="0035380B"/>
    <w:rsid w:val="003546DB"/>
    <w:rsid w:val="003553F8"/>
    <w:rsid w:val="00356A32"/>
    <w:rsid w:val="00356E84"/>
    <w:rsid w:val="00356F71"/>
    <w:rsid w:val="00357D53"/>
    <w:rsid w:val="00360826"/>
    <w:rsid w:val="00360831"/>
    <w:rsid w:val="00360971"/>
    <w:rsid w:val="00360DAC"/>
    <w:rsid w:val="00360E16"/>
    <w:rsid w:val="00361EBD"/>
    <w:rsid w:val="003625E1"/>
    <w:rsid w:val="003644BA"/>
    <w:rsid w:val="0036497C"/>
    <w:rsid w:val="00365496"/>
    <w:rsid w:val="00365C95"/>
    <w:rsid w:val="003662CA"/>
    <w:rsid w:val="003665A2"/>
    <w:rsid w:val="00366CD0"/>
    <w:rsid w:val="00366DF9"/>
    <w:rsid w:val="0036743A"/>
    <w:rsid w:val="003674E4"/>
    <w:rsid w:val="003675F8"/>
    <w:rsid w:val="0036769E"/>
    <w:rsid w:val="00367843"/>
    <w:rsid w:val="00367C68"/>
    <w:rsid w:val="003707A1"/>
    <w:rsid w:val="0037136D"/>
    <w:rsid w:val="00371929"/>
    <w:rsid w:val="00371D82"/>
    <w:rsid w:val="00371E17"/>
    <w:rsid w:val="00371F28"/>
    <w:rsid w:val="00372405"/>
    <w:rsid w:val="00372719"/>
    <w:rsid w:val="00372AA1"/>
    <w:rsid w:val="00372BB4"/>
    <w:rsid w:val="00372EB1"/>
    <w:rsid w:val="00373061"/>
    <w:rsid w:val="00373105"/>
    <w:rsid w:val="00373E1F"/>
    <w:rsid w:val="00374816"/>
    <w:rsid w:val="00374818"/>
    <w:rsid w:val="003748EF"/>
    <w:rsid w:val="00374A6E"/>
    <w:rsid w:val="00374D6D"/>
    <w:rsid w:val="003755BC"/>
    <w:rsid w:val="00375D36"/>
    <w:rsid w:val="003770A2"/>
    <w:rsid w:val="00377106"/>
    <w:rsid w:val="003772CD"/>
    <w:rsid w:val="0037765A"/>
    <w:rsid w:val="003779F2"/>
    <w:rsid w:val="00377ED2"/>
    <w:rsid w:val="003803C5"/>
    <w:rsid w:val="003809E9"/>
    <w:rsid w:val="00381510"/>
    <w:rsid w:val="00382244"/>
    <w:rsid w:val="00382409"/>
    <w:rsid w:val="003828D5"/>
    <w:rsid w:val="00382F79"/>
    <w:rsid w:val="00383141"/>
    <w:rsid w:val="00383789"/>
    <w:rsid w:val="00383965"/>
    <w:rsid w:val="00383E29"/>
    <w:rsid w:val="0038542C"/>
    <w:rsid w:val="00385CA9"/>
    <w:rsid w:val="00386263"/>
    <w:rsid w:val="00386CFD"/>
    <w:rsid w:val="00386DF5"/>
    <w:rsid w:val="00386EF2"/>
    <w:rsid w:val="00386F7D"/>
    <w:rsid w:val="00387573"/>
    <w:rsid w:val="003908B2"/>
    <w:rsid w:val="00391088"/>
    <w:rsid w:val="00391717"/>
    <w:rsid w:val="00391D18"/>
    <w:rsid w:val="00391D6F"/>
    <w:rsid w:val="0039207F"/>
    <w:rsid w:val="0039208B"/>
    <w:rsid w:val="003922F7"/>
    <w:rsid w:val="003923C3"/>
    <w:rsid w:val="003926FC"/>
    <w:rsid w:val="00392750"/>
    <w:rsid w:val="003937E5"/>
    <w:rsid w:val="00394E53"/>
    <w:rsid w:val="003954DC"/>
    <w:rsid w:val="003964FC"/>
    <w:rsid w:val="0039741E"/>
    <w:rsid w:val="003A1003"/>
    <w:rsid w:val="003A1046"/>
    <w:rsid w:val="003A1EC8"/>
    <w:rsid w:val="003A1F51"/>
    <w:rsid w:val="003A209B"/>
    <w:rsid w:val="003A2E19"/>
    <w:rsid w:val="003A3519"/>
    <w:rsid w:val="003A3685"/>
    <w:rsid w:val="003A3E33"/>
    <w:rsid w:val="003A418A"/>
    <w:rsid w:val="003A43A4"/>
    <w:rsid w:val="003A4C0A"/>
    <w:rsid w:val="003A4F93"/>
    <w:rsid w:val="003A50C6"/>
    <w:rsid w:val="003A5C01"/>
    <w:rsid w:val="003A5C48"/>
    <w:rsid w:val="003A5D9F"/>
    <w:rsid w:val="003A67FA"/>
    <w:rsid w:val="003A7048"/>
    <w:rsid w:val="003A7677"/>
    <w:rsid w:val="003A774E"/>
    <w:rsid w:val="003A7ADD"/>
    <w:rsid w:val="003B038C"/>
    <w:rsid w:val="003B0B89"/>
    <w:rsid w:val="003B0C5D"/>
    <w:rsid w:val="003B1359"/>
    <w:rsid w:val="003B17B4"/>
    <w:rsid w:val="003B315B"/>
    <w:rsid w:val="003B35FD"/>
    <w:rsid w:val="003B3713"/>
    <w:rsid w:val="003B3925"/>
    <w:rsid w:val="003B3A8C"/>
    <w:rsid w:val="003B44DC"/>
    <w:rsid w:val="003B5C86"/>
    <w:rsid w:val="003B6A27"/>
    <w:rsid w:val="003B6BC6"/>
    <w:rsid w:val="003B6D38"/>
    <w:rsid w:val="003B71B5"/>
    <w:rsid w:val="003B721A"/>
    <w:rsid w:val="003B7480"/>
    <w:rsid w:val="003C0346"/>
    <w:rsid w:val="003C03EB"/>
    <w:rsid w:val="003C0E12"/>
    <w:rsid w:val="003C1384"/>
    <w:rsid w:val="003C192A"/>
    <w:rsid w:val="003C1AB1"/>
    <w:rsid w:val="003C1FBC"/>
    <w:rsid w:val="003C206A"/>
    <w:rsid w:val="003C22C0"/>
    <w:rsid w:val="003C2B50"/>
    <w:rsid w:val="003C2B61"/>
    <w:rsid w:val="003C37EB"/>
    <w:rsid w:val="003C5FA4"/>
    <w:rsid w:val="003C6139"/>
    <w:rsid w:val="003C6447"/>
    <w:rsid w:val="003C660F"/>
    <w:rsid w:val="003C6FB3"/>
    <w:rsid w:val="003C72C9"/>
    <w:rsid w:val="003C7510"/>
    <w:rsid w:val="003C7AF2"/>
    <w:rsid w:val="003C7E87"/>
    <w:rsid w:val="003D099E"/>
    <w:rsid w:val="003D0A0C"/>
    <w:rsid w:val="003D0C8C"/>
    <w:rsid w:val="003D148D"/>
    <w:rsid w:val="003D16F9"/>
    <w:rsid w:val="003D32BF"/>
    <w:rsid w:val="003D35C0"/>
    <w:rsid w:val="003D3B0F"/>
    <w:rsid w:val="003D491A"/>
    <w:rsid w:val="003D543E"/>
    <w:rsid w:val="003D54F3"/>
    <w:rsid w:val="003D5A4A"/>
    <w:rsid w:val="003D5ABA"/>
    <w:rsid w:val="003D5E1C"/>
    <w:rsid w:val="003D69D6"/>
    <w:rsid w:val="003D73C8"/>
    <w:rsid w:val="003D7631"/>
    <w:rsid w:val="003D7752"/>
    <w:rsid w:val="003D78D0"/>
    <w:rsid w:val="003D7BEE"/>
    <w:rsid w:val="003D7D91"/>
    <w:rsid w:val="003E095C"/>
    <w:rsid w:val="003E0F77"/>
    <w:rsid w:val="003E18D2"/>
    <w:rsid w:val="003E1AF8"/>
    <w:rsid w:val="003E1CDA"/>
    <w:rsid w:val="003E1D22"/>
    <w:rsid w:val="003E1ED1"/>
    <w:rsid w:val="003E272D"/>
    <w:rsid w:val="003E30A4"/>
    <w:rsid w:val="003E43B6"/>
    <w:rsid w:val="003E441F"/>
    <w:rsid w:val="003E494F"/>
    <w:rsid w:val="003E4E61"/>
    <w:rsid w:val="003E5032"/>
    <w:rsid w:val="003E512B"/>
    <w:rsid w:val="003E5A7E"/>
    <w:rsid w:val="003E5B17"/>
    <w:rsid w:val="003E6586"/>
    <w:rsid w:val="003E6748"/>
    <w:rsid w:val="003E6BE5"/>
    <w:rsid w:val="003E70CF"/>
    <w:rsid w:val="003E766C"/>
    <w:rsid w:val="003E78A6"/>
    <w:rsid w:val="003F03DF"/>
    <w:rsid w:val="003F08A4"/>
    <w:rsid w:val="003F0C67"/>
    <w:rsid w:val="003F0F7E"/>
    <w:rsid w:val="003F10B3"/>
    <w:rsid w:val="003F12CE"/>
    <w:rsid w:val="003F14D6"/>
    <w:rsid w:val="003F1D74"/>
    <w:rsid w:val="003F23A1"/>
    <w:rsid w:val="003F2418"/>
    <w:rsid w:val="003F29CA"/>
    <w:rsid w:val="003F2AD5"/>
    <w:rsid w:val="003F2D6E"/>
    <w:rsid w:val="003F2DAB"/>
    <w:rsid w:val="003F429A"/>
    <w:rsid w:val="003F503F"/>
    <w:rsid w:val="003F6518"/>
    <w:rsid w:val="003F6533"/>
    <w:rsid w:val="003F6F30"/>
    <w:rsid w:val="003F79CF"/>
    <w:rsid w:val="00400300"/>
    <w:rsid w:val="004007AF"/>
    <w:rsid w:val="00400C2A"/>
    <w:rsid w:val="00400EDC"/>
    <w:rsid w:val="00400F52"/>
    <w:rsid w:val="0040109B"/>
    <w:rsid w:val="0040146A"/>
    <w:rsid w:val="00402EEA"/>
    <w:rsid w:val="00402EF0"/>
    <w:rsid w:val="00402F18"/>
    <w:rsid w:val="00403131"/>
    <w:rsid w:val="004035E7"/>
    <w:rsid w:val="004036D0"/>
    <w:rsid w:val="00403856"/>
    <w:rsid w:val="00403BF0"/>
    <w:rsid w:val="004051A8"/>
    <w:rsid w:val="004051B0"/>
    <w:rsid w:val="0040526C"/>
    <w:rsid w:val="004054BD"/>
    <w:rsid w:val="004055C1"/>
    <w:rsid w:val="004063F4"/>
    <w:rsid w:val="00406872"/>
    <w:rsid w:val="004069A4"/>
    <w:rsid w:val="00406AE6"/>
    <w:rsid w:val="00406E55"/>
    <w:rsid w:val="00407B07"/>
    <w:rsid w:val="00407B15"/>
    <w:rsid w:val="00410306"/>
    <w:rsid w:val="00410FA9"/>
    <w:rsid w:val="00412340"/>
    <w:rsid w:val="004124C6"/>
    <w:rsid w:val="00412985"/>
    <w:rsid w:val="004129E0"/>
    <w:rsid w:val="0041305A"/>
    <w:rsid w:val="00413478"/>
    <w:rsid w:val="00413558"/>
    <w:rsid w:val="00414234"/>
    <w:rsid w:val="00414828"/>
    <w:rsid w:val="00414B9A"/>
    <w:rsid w:val="00414BBD"/>
    <w:rsid w:val="004157B1"/>
    <w:rsid w:val="00415C2C"/>
    <w:rsid w:val="00415E51"/>
    <w:rsid w:val="00416261"/>
    <w:rsid w:val="0041683F"/>
    <w:rsid w:val="00416B64"/>
    <w:rsid w:val="00416EF4"/>
    <w:rsid w:val="004177F4"/>
    <w:rsid w:val="00420273"/>
    <w:rsid w:val="0042027E"/>
    <w:rsid w:val="00420370"/>
    <w:rsid w:val="00420A1A"/>
    <w:rsid w:val="0042157E"/>
    <w:rsid w:val="00421868"/>
    <w:rsid w:val="00421B76"/>
    <w:rsid w:val="004224EA"/>
    <w:rsid w:val="0042289D"/>
    <w:rsid w:val="004232C7"/>
    <w:rsid w:val="004237DB"/>
    <w:rsid w:val="00423947"/>
    <w:rsid w:val="00423B77"/>
    <w:rsid w:val="00423DF3"/>
    <w:rsid w:val="00423DFE"/>
    <w:rsid w:val="004243CC"/>
    <w:rsid w:val="0042445A"/>
    <w:rsid w:val="004248C9"/>
    <w:rsid w:val="0042517E"/>
    <w:rsid w:val="004257D4"/>
    <w:rsid w:val="00425D06"/>
    <w:rsid w:val="004265C3"/>
    <w:rsid w:val="00426DE0"/>
    <w:rsid w:val="00427028"/>
    <w:rsid w:val="004276DB"/>
    <w:rsid w:val="00427997"/>
    <w:rsid w:val="00427DB0"/>
    <w:rsid w:val="00427EBB"/>
    <w:rsid w:val="00431587"/>
    <w:rsid w:val="00431D3C"/>
    <w:rsid w:val="00431E09"/>
    <w:rsid w:val="00431F30"/>
    <w:rsid w:val="00432ACF"/>
    <w:rsid w:val="00432DC5"/>
    <w:rsid w:val="00432E55"/>
    <w:rsid w:val="004333B3"/>
    <w:rsid w:val="00433E91"/>
    <w:rsid w:val="00434331"/>
    <w:rsid w:val="00434486"/>
    <w:rsid w:val="00434546"/>
    <w:rsid w:val="00434738"/>
    <w:rsid w:val="00434ABD"/>
    <w:rsid w:val="00434F98"/>
    <w:rsid w:val="00434FFA"/>
    <w:rsid w:val="004361A1"/>
    <w:rsid w:val="00436316"/>
    <w:rsid w:val="00437101"/>
    <w:rsid w:val="004375BD"/>
    <w:rsid w:val="0043770F"/>
    <w:rsid w:val="0043785A"/>
    <w:rsid w:val="00440141"/>
    <w:rsid w:val="00440B3E"/>
    <w:rsid w:val="00440D49"/>
    <w:rsid w:val="00441BAD"/>
    <w:rsid w:val="00441C1F"/>
    <w:rsid w:val="00441EC6"/>
    <w:rsid w:val="00442896"/>
    <w:rsid w:val="00442977"/>
    <w:rsid w:val="00442F09"/>
    <w:rsid w:val="00443896"/>
    <w:rsid w:val="004439B0"/>
    <w:rsid w:val="00443D14"/>
    <w:rsid w:val="00443D6F"/>
    <w:rsid w:val="00444493"/>
    <w:rsid w:val="004446F8"/>
    <w:rsid w:val="00444A95"/>
    <w:rsid w:val="00445575"/>
    <w:rsid w:val="0044583E"/>
    <w:rsid w:val="004459D0"/>
    <w:rsid w:val="00445D0F"/>
    <w:rsid w:val="004471BC"/>
    <w:rsid w:val="004476D3"/>
    <w:rsid w:val="00447913"/>
    <w:rsid w:val="004502A1"/>
    <w:rsid w:val="0045198A"/>
    <w:rsid w:val="00451C2E"/>
    <w:rsid w:val="004521B6"/>
    <w:rsid w:val="00452891"/>
    <w:rsid w:val="00452A55"/>
    <w:rsid w:val="00453268"/>
    <w:rsid w:val="00453374"/>
    <w:rsid w:val="0045361E"/>
    <w:rsid w:val="004536E6"/>
    <w:rsid w:val="004537C7"/>
    <w:rsid w:val="0045561B"/>
    <w:rsid w:val="0045675B"/>
    <w:rsid w:val="00457769"/>
    <w:rsid w:val="0046059B"/>
    <w:rsid w:val="00460637"/>
    <w:rsid w:val="0046129F"/>
    <w:rsid w:val="00461859"/>
    <w:rsid w:val="00461997"/>
    <w:rsid w:val="0046231C"/>
    <w:rsid w:val="004624A5"/>
    <w:rsid w:val="00462600"/>
    <w:rsid w:val="00462BE8"/>
    <w:rsid w:val="00463161"/>
    <w:rsid w:val="00463A40"/>
    <w:rsid w:val="00463F50"/>
    <w:rsid w:val="00463FF2"/>
    <w:rsid w:val="004651EA"/>
    <w:rsid w:val="00465E5F"/>
    <w:rsid w:val="00465F06"/>
    <w:rsid w:val="00466745"/>
    <w:rsid w:val="004671EF"/>
    <w:rsid w:val="00467600"/>
    <w:rsid w:val="00467CD1"/>
    <w:rsid w:val="00467E10"/>
    <w:rsid w:val="004702EE"/>
    <w:rsid w:val="00470BB2"/>
    <w:rsid w:val="00470BE9"/>
    <w:rsid w:val="0047173B"/>
    <w:rsid w:val="00471E59"/>
    <w:rsid w:val="00472074"/>
    <w:rsid w:val="004723C5"/>
    <w:rsid w:val="00472592"/>
    <w:rsid w:val="004725EB"/>
    <w:rsid w:val="00472696"/>
    <w:rsid w:val="004737CF"/>
    <w:rsid w:val="00473CF4"/>
    <w:rsid w:val="00474317"/>
    <w:rsid w:val="00475B13"/>
    <w:rsid w:val="0047615C"/>
    <w:rsid w:val="004762C8"/>
    <w:rsid w:val="00476ECE"/>
    <w:rsid w:val="00477541"/>
    <w:rsid w:val="00477E6F"/>
    <w:rsid w:val="00480239"/>
    <w:rsid w:val="00480D9A"/>
    <w:rsid w:val="004810B2"/>
    <w:rsid w:val="004816BB"/>
    <w:rsid w:val="004816D7"/>
    <w:rsid w:val="00481981"/>
    <w:rsid w:val="00481F5A"/>
    <w:rsid w:val="0048257C"/>
    <w:rsid w:val="00482741"/>
    <w:rsid w:val="00483366"/>
    <w:rsid w:val="0048346F"/>
    <w:rsid w:val="004839DB"/>
    <w:rsid w:val="00483C77"/>
    <w:rsid w:val="00483ED1"/>
    <w:rsid w:val="0048435D"/>
    <w:rsid w:val="004848CB"/>
    <w:rsid w:val="00484933"/>
    <w:rsid w:val="00484CF1"/>
    <w:rsid w:val="00485062"/>
    <w:rsid w:val="00485962"/>
    <w:rsid w:val="00485E7F"/>
    <w:rsid w:val="00486AB0"/>
    <w:rsid w:val="00490586"/>
    <w:rsid w:val="00491686"/>
    <w:rsid w:val="00491AA6"/>
    <w:rsid w:val="00491D52"/>
    <w:rsid w:val="00492223"/>
    <w:rsid w:val="00492DC8"/>
    <w:rsid w:val="004930F7"/>
    <w:rsid w:val="004931C0"/>
    <w:rsid w:val="00493F96"/>
    <w:rsid w:val="004946D8"/>
    <w:rsid w:val="00494E37"/>
    <w:rsid w:val="00494E76"/>
    <w:rsid w:val="004951C4"/>
    <w:rsid w:val="00495405"/>
    <w:rsid w:val="0049548C"/>
    <w:rsid w:val="0049676C"/>
    <w:rsid w:val="00496B7C"/>
    <w:rsid w:val="00497463"/>
    <w:rsid w:val="0049761E"/>
    <w:rsid w:val="00497633"/>
    <w:rsid w:val="004976CB"/>
    <w:rsid w:val="004977BB"/>
    <w:rsid w:val="00497868"/>
    <w:rsid w:val="004A00AD"/>
    <w:rsid w:val="004A0913"/>
    <w:rsid w:val="004A096E"/>
    <w:rsid w:val="004A0EBF"/>
    <w:rsid w:val="004A14FA"/>
    <w:rsid w:val="004A184D"/>
    <w:rsid w:val="004A22A6"/>
    <w:rsid w:val="004A2807"/>
    <w:rsid w:val="004A2B22"/>
    <w:rsid w:val="004A2C3F"/>
    <w:rsid w:val="004A2EB5"/>
    <w:rsid w:val="004A2F2B"/>
    <w:rsid w:val="004A31AD"/>
    <w:rsid w:val="004A346B"/>
    <w:rsid w:val="004A3BCF"/>
    <w:rsid w:val="004A404C"/>
    <w:rsid w:val="004A46F3"/>
    <w:rsid w:val="004A4725"/>
    <w:rsid w:val="004A489B"/>
    <w:rsid w:val="004A4C8D"/>
    <w:rsid w:val="004A67FC"/>
    <w:rsid w:val="004A69CF"/>
    <w:rsid w:val="004A7077"/>
    <w:rsid w:val="004A7897"/>
    <w:rsid w:val="004A7B24"/>
    <w:rsid w:val="004A7D5C"/>
    <w:rsid w:val="004B0C7D"/>
    <w:rsid w:val="004B1268"/>
    <w:rsid w:val="004B1E0D"/>
    <w:rsid w:val="004B21D2"/>
    <w:rsid w:val="004B24D7"/>
    <w:rsid w:val="004B2592"/>
    <w:rsid w:val="004B2663"/>
    <w:rsid w:val="004B29AC"/>
    <w:rsid w:val="004B317D"/>
    <w:rsid w:val="004B4A62"/>
    <w:rsid w:val="004B4BBA"/>
    <w:rsid w:val="004B4F8C"/>
    <w:rsid w:val="004B5039"/>
    <w:rsid w:val="004B5B2C"/>
    <w:rsid w:val="004B5DCF"/>
    <w:rsid w:val="004B5F8C"/>
    <w:rsid w:val="004B6179"/>
    <w:rsid w:val="004B650D"/>
    <w:rsid w:val="004B66A9"/>
    <w:rsid w:val="004B6806"/>
    <w:rsid w:val="004B6B0B"/>
    <w:rsid w:val="004B721E"/>
    <w:rsid w:val="004B723B"/>
    <w:rsid w:val="004B74B6"/>
    <w:rsid w:val="004B7502"/>
    <w:rsid w:val="004B766B"/>
    <w:rsid w:val="004B7977"/>
    <w:rsid w:val="004C0241"/>
    <w:rsid w:val="004C0646"/>
    <w:rsid w:val="004C09FD"/>
    <w:rsid w:val="004C0AB0"/>
    <w:rsid w:val="004C0D62"/>
    <w:rsid w:val="004C0F3B"/>
    <w:rsid w:val="004C151C"/>
    <w:rsid w:val="004C1C40"/>
    <w:rsid w:val="004C1D2C"/>
    <w:rsid w:val="004C276D"/>
    <w:rsid w:val="004C2B48"/>
    <w:rsid w:val="004C2DB8"/>
    <w:rsid w:val="004C3B97"/>
    <w:rsid w:val="004C3C39"/>
    <w:rsid w:val="004C4541"/>
    <w:rsid w:val="004C4713"/>
    <w:rsid w:val="004C4C8D"/>
    <w:rsid w:val="004C5611"/>
    <w:rsid w:val="004C5E1D"/>
    <w:rsid w:val="004C6466"/>
    <w:rsid w:val="004C6ABF"/>
    <w:rsid w:val="004C6B76"/>
    <w:rsid w:val="004C70E4"/>
    <w:rsid w:val="004C7B62"/>
    <w:rsid w:val="004C7CF3"/>
    <w:rsid w:val="004C7E34"/>
    <w:rsid w:val="004D112A"/>
    <w:rsid w:val="004D151A"/>
    <w:rsid w:val="004D1794"/>
    <w:rsid w:val="004D17E6"/>
    <w:rsid w:val="004D19F7"/>
    <w:rsid w:val="004D209E"/>
    <w:rsid w:val="004D2714"/>
    <w:rsid w:val="004D2CC0"/>
    <w:rsid w:val="004D34BE"/>
    <w:rsid w:val="004D352E"/>
    <w:rsid w:val="004D36D0"/>
    <w:rsid w:val="004D42DE"/>
    <w:rsid w:val="004D49CB"/>
    <w:rsid w:val="004D5707"/>
    <w:rsid w:val="004D655C"/>
    <w:rsid w:val="004D6BF2"/>
    <w:rsid w:val="004D719C"/>
    <w:rsid w:val="004D7787"/>
    <w:rsid w:val="004D7C03"/>
    <w:rsid w:val="004D7F1A"/>
    <w:rsid w:val="004D7FFC"/>
    <w:rsid w:val="004E09CB"/>
    <w:rsid w:val="004E0D7E"/>
    <w:rsid w:val="004E16CA"/>
    <w:rsid w:val="004E25D4"/>
    <w:rsid w:val="004E2B5B"/>
    <w:rsid w:val="004E31E9"/>
    <w:rsid w:val="004E41E7"/>
    <w:rsid w:val="004E470E"/>
    <w:rsid w:val="004E49F0"/>
    <w:rsid w:val="004E4A67"/>
    <w:rsid w:val="004E4B39"/>
    <w:rsid w:val="004E514A"/>
    <w:rsid w:val="004E59BD"/>
    <w:rsid w:val="004E5D5B"/>
    <w:rsid w:val="004E5D68"/>
    <w:rsid w:val="004E5DEF"/>
    <w:rsid w:val="004E69CB"/>
    <w:rsid w:val="004E6A85"/>
    <w:rsid w:val="004E6D77"/>
    <w:rsid w:val="004E6F64"/>
    <w:rsid w:val="004E70BB"/>
    <w:rsid w:val="004E70BD"/>
    <w:rsid w:val="004E7298"/>
    <w:rsid w:val="004E732A"/>
    <w:rsid w:val="004E75BA"/>
    <w:rsid w:val="004E775A"/>
    <w:rsid w:val="004E7F6F"/>
    <w:rsid w:val="004F00C4"/>
    <w:rsid w:val="004F02DF"/>
    <w:rsid w:val="004F052D"/>
    <w:rsid w:val="004F06E4"/>
    <w:rsid w:val="004F1266"/>
    <w:rsid w:val="004F1470"/>
    <w:rsid w:val="004F1652"/>
    <w:rsid w:val="004F16C9"/>
    <w:rsid w:val="004F251F"/>
    <w:rsid w:val="004F25B4"/>
    <w:rsid w:val="004F2D64"/>
    <w:rsid w:val="004F30B3"/>
    <w:rsid w:val="004F3B9D"/>
    <w:rsid w:val="004F4252"/>
    <w:rsid w:val="004F45CD"/>
    <w:rsid w:val="004F497E"/>
    <w:rsid w:val="004F584C"/>
    <w:rsid w:val="004F66A5"/>
    <w:rsid w:val="004F6BF5"/>
    <w:rsid w:val="004F7840"/>
    <w:rsid w:val="004F7849"/>
    <w:rsid w:val="004F78D8"/>
    <w:rsid w:val="004F795A"/>
    <w:rsid w:val="004F7B23"/>
    <w:rsid w:val="0050008A"/>
    <w:rsid w:val="00500843"/>
    <w:rsid w:val="00501DE9"/>
    <w:rsid w:val="00502302"/>
    <w:rsid w:val="00502650"/>
    <w:rsid w:val="00502666"/>
    <w:rsid w:val="00502A47"/>
    <w:rsid w:val="005030C0"/>
    <w:rsid w:val="0050366A"/>
    <w:rsid w:val="00503E67"/>
    <w:rsid w:val="00504841"/>
    <w:rsid w:val="00504E38"/>
    <w:rsid w:val="00504F20"/>
    <w:rsid w:val="00504FB0"/>
    <w:rsid w:val="00505069"/>
    <w:rsid w:val="00505562"/>
    <w:rsid w:val="00505649"/>
    <w:rsid w:val="005057FB"/>
    <w:rsid w:val="00505D9F"/>
    <w:rsid w:val="00505DFD"/>
    <w:rsid w:val="00507921"/>
    <w:rsid w:val="00507FE3"/>
    <w:rsid w:val="00510168"/>
    <w:rsid w:val="00510244"/>
    <w:rsid w:val="00510717"/>
    <w:rsid w:val="0051072E"/>
    <w:rsid w:val="005109D3"/>
    <w:rsid w:val="00510C4B"/>
    <w:rsid w:val="00510C51"/>
    <w:rsid w:val="00512F83"/>
    <w:rsid w:val="0051351E"/>
    <w:rsid w:val="0051358A"/>
    <w:rsid w:val="00513BBB"/>
    <w:rsid w:val="00513EBB"/>
    <w:rsid w:val="0051405F"/>
    <w:rsid w:val="0051412F"/>
    <w:rsid w:val="005141A1"/>
    <w:rsid w:val="005144A9"/>
    <w:rsid w:val="0051529F"/>
    <w:rsid w:val="00516C9E"/>
    <w:rsid w:val="0051738E"/>
    <w:rsid w:val="00517483"/>
    <w:rsid w:val="005174CF"/>
    <w:rsid w:val="00517628"/>
    <w:rsid w:val="00521255"/>
    <w:rsid w:val="005212BE"/>
    <w:rsid w:val="005213C4"/>
    <w:rsid w:val="005214FD"/>
    <w:rsid w:val="005215DC"/>
    <w:rsid w:val="00521D00"/>
    <w:rsid w:val="00522485"/>
    <w:rsid w:val="0052249D"/>
    <w:rsid w:val="0052272F"/>
    <w:rsid w:val="005228C7"/>
    <w:rsid w:val="00522915"/>
    <w:rsid w:val="00522E93"/>
    <w:rsid w:val="00523CB8"/>
    <w:rsid w:val="00523E21"/>
    <w:rsid w:val="0052510E"/>
    <w:rsid w:val="00526130"/>
    <w:rsid w:val="0052632C"/>
    <w:rsid w:val="00526BC1"/>
    <w:rsid w:val="00527ABC"/>
    <w:rsid w:val="00530102"/>
    <w:rsid w:val="005303F7"/>
    <w:rsid w:val="00530508"/>
    <w:rsid w:val="0053072F"/>
    <w:rsid w:val="00530756"/>
    <w:rsid w:val="00530E0A"/>
    <w:rsid w:val="00531D08"/>
    <w:rsid w:val="00531D76"/>
    <w:rsid w:val="00531D83"/>
    <w:rsid w:val="005322E9"/>
    <w:rsid w:val="005326E7"/>
    <w:rsid w:val="00532A08"/>
    <w:rsid w:val="00532A14"/>
    <w:rsid w:val="00532C4B"/>
    <w:rsid w:val="00533092"/>
    <w:rsid w:val="005331D0"/>
    <w:rsid w:val="0053362A"/>
    <w:rsid w:val="00533B9C"/>
    <w:rsid w:val="00533F70"/>
    <w:rsid w:val="00534092"/>
    <w:rsid w:val="005340D5"/>
    <w:rsid w:val="00534AB7"/>
    <w:rsid w:val="00534B2E"/>
    <w:rsid w:val="00534EBF"/>
    <w:rsid w:val="00534FF0"/>
    <w:rsid w:val="005352AB"/>
    <w:rsid w:val="00535A45"/>
    <w:rsid w:val="00535EB7"/>
    <w:rsid w:val="0053638F"/>
    <w:rsid w:val="0053689A"/>
    <w:rsid w:val="00536FBB"/>
    <w:rsid w:val="00537350"/>
    <w:rsid w:val="00537543"/>
    <w:rsid w:val="0053755E"/>
    <w:rsid w:val="005376F4"/>
    <w:rsid w:val="005401D6"/>
    <w:rsid w:val="00540517"/>
    <w:rsid w:val="005409BE"/>
    <w:rsid w:val="00540B65"/>
    <w:rsid w:val="0054189F"/>
    <w:rsid w:val="005425D0"/>
    <w:rsid w:val="00542ABB"/>
    <w:rsid w:val="00542D0A"/>
    <w:rsid w:val="005434A4"/>
    <w:rsid w:val="0054373A"/>
    <w:rsid w:val="00544027"/>
    <w:rsid w:val="005445E0"/>
    <w:rsid w:val="005447D3"/>
    <w:rsid w:val="00545463"/>
    <w:rsid w:val="00545EA7"/>
    <w:rsid w:val="005461BA"/>
    <w:rsid w:val="005464EE"/>
    <w:rsid w:val="0054651F"/>
    <w:rsid w:val="00546BF6"/>
    <w:rsid w:val="00547578"/>
    <w:rsid w:val="00547ACA"/>
    <w:rsid w:val="00547CFC"/>
    <w:rsid w:val="00547E36"/>
    <w:rsid w:val="00547EE4"/>
    <w:rsid w:val="005508A4"/>
    <w:rsid w:val="005513F6"/>
    <w:rsid w:val="005514A2"/>
    <w:rsid w:val="0055191C"/>
    <w:rsid w:val="00551F41"/>
    <w:rsid w:val="00551F55"/>
    <w:rsid w:val="005524C3"/>
    <w:rsid w:val="00552D41"/>
    <w:rsid w:val="00552D59"/>
    <w:rsid w:val="00553B13"/>
    <w:rsid w:val="00553C92"/>
    <w:rsid w:val="005542B4"/>
    <w:rsid w:val="00554508"/>
    <w:rsid w:val="00554947"/>
    <w:rsid w:val="00554988"/>
    <w:rsid w:val="005549AE"/>
    <w:rsid w:val="0055535D"/>
    <w:rsid w:val="00555FC1"/>
    <w:rsid w:val="0055642B"/>
    <w:rsid w:val="0055672A"/>
    <w:rsid w:val="005569EC"/>
    <w:rsid w:val="00557087"/>
    <w:rsid w:val="00557875"/>
    <w:rsid w:val="00560C7A"/>
    <w:rsid w:val="00560D77"/>
    <w:rsid w:val="00560E24"/>
    <w:rsid w:val="00560ED6"/>
    <w:rsid w:val="0056157B"/>
    <w:rsid w:val="005618EF"/>
    <w:rsid w:val="005619A9"/>
    <w:rsid w:val="00561BC5"/>
    <w:rsid w:val="005626FA"/>
    <w:rsid w:val="005628A1"/>
    <w:rsid w:val="00564F4A"/>
    <w:rsid w:val="0056512E"/>
    <w:rsid w:val="005651FE"/>
    <w:rsid w:val="00565E1B"/>
    <w:rsid w:val="00566BB0"/>
    <w:rsid w:val="00567F5E"/>
    <w:rsid w:val="005700DC"/>
    <w:rsid w:val="005707A8"/>
    <w:rsid w:val="00570D39"/>
    <w:rsid w:val="00570D87"/>
    <w:rsid w:val="00570E44"/>
    <w:rsid w:val="00571A21"/>
    <w:rsid w:val="00571AC2"/>
    <w:rsid w:val="00571AFB"/>
    <w:rsid w:val="00572E6C"/>
    <w:rsid w:val="005730DC"/>
    <w:rsid w:val="0057388A"/>
    <w:rsid w:val="005738BA"/>
    <w:rsid w:val="00574097"/>
    <w:rsid w:val="0057416F"/>
    <w:rsid w:val="005742ED"/>
    <w:rsid w:val="0057492A"/>
    <w:rsid w:val="00574C87"/>
    <w:rsid w:val="00574F6F"/>
    <w:rsid w:val="00575EE1"/>
    <w:rsid w:val="00576301"/>
    <w:rsid w:val="0057658C"/>
    <w:rsid w:val="0057676D"/>
    <w:rsid w:val="005767E2"/>
    <w:rsid w:val="005768C7"/>
    <w:rsid w:val="00577078"/>
    <w:rsid w:val="00577AA6"/>
    <w:rsid w:val="00577D1A"/>
    <w:rsid w:val="00577DBF"/>
    <w:rsid w:val="00577DF8"/>
    <w:rsid w:val="00580A71"/>
    <w:rsid w:val="00580E42"/>
    <w:rsid w:val="00580E87"/>
    <w:rsid w:val="00581574"/>
    <w:rsid w:val="00581876"/>
    <w:rsid w:val="005819D3"/>
    <w:rsid w:val="00581EDD"/>
    <w:rsid w:val="00582035"/>
    <w:rsid w:val="0058271A"/>
    <w:rsid w:val="00582B15"/>
    <w:rsid w:val="005832AC"/>
    <w:rsid w:val="005837C9"/>
    <w:rsid w:val="00584467"/>
    <w:rsid w:val="0058505F"/>
    <w:rsid w:val="00585094"/>
    <w:rsid w:val="00585375"/>
    <w:rsid w:val="00585838"/>
    <w:rsid w:val="00585DAD"/>
    <w:rsid w:val="00586724"/>
    <w:rsid w:val="0058682C"/>
    <w:rsid w:val="00586D32"/>
    <w:rsid w:val="00587062"/>
    <w:rsid w:val="00587727"/>
    <w:rsid w:val="00590B2D"/>
    <w:rsid w:val="00591052"/>
    <w:rsid w:val="0059183C"/>
    <w:rsid w:val="00591F82"/>
    <w:rsid w:val="00592185"/>
    <w:rsid w:val="005921EE"/>
    <w:rsid w:val="005928A4"/>
    <w:rsid w:val="00593697"/>
    <w:rsid w:val="00595084"/>
    <w:rsid w:val="00595318"/>
    <w:rsid w:val="00595631"/>
    <w:rsid w:val="005956E1"/>
    <w:rsid w:val="00595C16"/>
    <w:rsid w:val="005962B4"/>
    <w:rsid w:val="005962BD"/>
    <w:rsid w:val="0059660C"/>
    <w:rsid w:val="005968BF"/>
    <w:rsid w:val="00596A81"/>
    <w:rsid w:val="00596A87"/>
    <w:rsid w:val="00597172"/>
    <w:rsid w:val="005971C3"/>
    <w:rsid w:val="0059738A"/>
    <w:rsid w:val="005974DC"/>
    <w:rsid w:val="005A05D1"/>
    <w:rsid w:val="005A05D2"/>
    <w:rsid w:val="005A0EFB"/>
    <w:rsid w:val="005A16E7"/>
    <w:rsid w:val="005A1E33"/>
    <w:rsid w:val="005A208F"/>
    <w:rsid w:val="005A23FC"/>
    <w:rsid w:val="005A2879"/>
    <w:rsid w:val="005A3A25"/>
    <w:rsid w:val="005A3A53"/>
    <w:rsid w:val="005A403E"/>
    <w:rsid w:val="005A4332"/>
    <w:rsid w:val="005A4A56"/>
    <w:rsid w:val="005A4E33"/>
    <w:rsid w:val="005A560E"/>
    <w:rsid w:val="005A564C"/>
    <w:rsid w:val="005A6038"/>
    <w:rsid w:val="005A652E"/>
    <w:rsid w:val="005A6DA2"/>
    <w:rsid w:val="005B049F"/>
    <w:rsid w:val="005B05E7"/>
    <w:rsid w:val="005B0677"/>
    <w:rsid w:val="005B0844"/>
    <w:rsid w:val="005B0B25"/>
    <w:rsid w:val="005B177F"/>
    <w:rsid w:val="005B1B8F"/>
    <w:rsid w:val="005B1CA5"/>
    <w:rsid w:val="005B1E54"/>
    <w:rsid w:val="005B21A3"/>
    <w:rsid w:val="005B21F7"/>
    <w:rsid w:val="005B3DFB"/>
    <w:rsid w:val="005B4610"/>
    <w:rsid w:val="005B5523"/>
    <w:rsid w:val="005B5ECE"/>
    <w:rsid w:val="005B6997"/>
    <w:rsid w:val="005B6BBE"/>
    <w:rsid w:val="005B710F"/>
    <w:rsid w:val="005B7424"/>
    <w:rsid w:val="005B7C77"/>
    <w:rsid w:val="005C0204"/>
    <w:rsid w:val="005C11FD"/>
    <w:rsid w:val="005C1CF4"/>
    <w:rsid w:val="005C1D86"/>
    <w:rsid w:val="005C2705"/>
    <w:rsid w:val="005C2838"/>
    <w:rsid w:val="005C30E8"/>
    <w:rsid w:val="005C3154"/>
    <w:rsid w:val="005C34B5"/>
    <w:rsid w:val="005C363A"/>
    <w:rsid w:val="005C4D34"/>
    <w:rsid w:val="005C4FEE"/>
    <w:rsid w:val="005C50F2"/>
    <w:rsid w:val="005C53B8"/>
    <w:rsid w:val="005C5A5A"/>
    <w:rsid w:val="005C5DD5"/>
    <w:rsid w:val="005C66B0"/>
    <w:rsid w:val="005C6773"/>
    <w:rsid w:val="005C67DC"/>
    <w:rsid w:val="005C6C22"/>
    <w:rsid w:val="005C7595"/>
    <w:rsid w:val="005C773F"/>
    <w:rsid w:val="005C7AC4"/>
    <w:rsid w:val="005C7C01"/>
    <w:rsid w:val="005C7CBA"/>
    <w:rsid w:val="005D0494"/>
    <w:rsid w:val="005D061A"/>
    <w:rsid w:val="005D069F"/>
    <w:rsid w:val="005D18E9"/>
    <w:rsid w:val="005D1C2A"/>
    <w:rsid w:val="005D243D"/>
    <w:rsid w:val="005D24C3"/>
    <w:rsid w:val="005D2EE8"/>
    <w:rsid w:val="005D34A2"/>
    <w:rsid w:val="005D364D"/>
    <w:rsid w:val="005D3D0C"/>
    <w:rsid w:val="005D4496"/>
    <w:rsid w:val="005D4DF3"/>
    <w:rsid w:val="005D4F84"/>
    <w:rsid w:val="005D5A64"/>
    <w:rsid w:val="005D684D"/>
    <w:rsid w:val="005D6B99"/>
    <w:rsid w:val="005D6FDE"/>
    <w:rsid w:val="005D785F"/>
    <w:rsid w:val="005D7D78"/>
    <w:rsid w:val="005E0903"/>
    <w:rsid w:val="005E0BD4"/>
    <w:rsid w:val="005E0CBB"/>
    <w:rsid w:val="005E0FB9"/>
    <w:rsid w:val="005E1912"/>
    <w:rsid w:val="005E1A0B"/>
    <w:rsid w:val="005E1A42"/>
    <w:rsid w:val="005E1D1D"/>
    <w:rsid w:val="005E1E31"/>
    <w:rsid w:val="005E26C4"/>
    <w:rsid w:val="005E4D27"/>
    <w:rsid w:val="005E5006"/>
    <w:rsid w:val="005E5089"/>
    <w:rsid w:val="005E5297"/>
    <w:rsid w:val="005E580D"/>
    <w:rsid w:val="005E5F14"/>
    <w:rsid w:val="005E6809"/>
    <w:rsid w:val="005E6F02"/>
    <w:rsid w:val="005E6F4A"/>
    <w:rsid w:val="005E7ACE"/>
    <w:rsid w:val="005E7EE8"/>
    <w:rsid w:val="005F027C"/>
    <w:rsid w:val="005F04DE"/>
    <w:rsid w:val="005F07A0"/>
    <w:rsid w:val="005F0E7A"/>
    <w:rsid w:val="005F137F"/>
    <w:rsid w:val="005F1816"/>
    <w:rsid w:val="005F1821"/>
    <w:rsid w:val="005F247F"/>
    <w:rsid w:val="005F2A1E"/>
    <w:rsid w:val="005F2A24"/>
    <w:rsid w:val="005F2A3A"/>
    <w:rsid w:val="005F2C18"/>
    <w:rsid w:val="005F2D58"/>
    <w:rsid w:val="005F2F86"/>
    <w:rsid w:val="005F31AD"/>
    <w:rsid w:val="005F31E6"/>
    <w:rsid w:val="005F359E"/>
    <w:rsid w:val="005F371A"/>
    <w:rsid w:val="005F3E9A"/>
    <w:rsid w:val="005F3F8D"/>
    <w:rsid w:val="005F4028"/>
    <w:rsid w:val="005F484A"/>
    <w:rsid w:val="005F49C8"/>
    <w:rsid w:val="005F4D26"/>
    <w:rsid w:val="005F4F7D"/>
    <w:rsid w:val="005F536F"/>
    <w:rsid w:val="005F5B4B"/>
    <w:rsid w:val="005F6B30"/>
    <w:rsid w:val="005F6C7C"/>
    <w:rsid w:val="005F6D9E"/>
    <w:rsid w:val="005F76D2"/>
    <w:rsid w:val="005F7D35"/>
    <w:rsid w:val="005F7D6C"/>
    <w:rsid w:val="006002FB"/>
    <w:rsid w:val="00600581"/>
    <w:rsid w:val="006014F5"/>
    <w:rsid w:val="00601C14"/>
    <w:rsid w:val="0060248F"/>
    <w:rsid w:val="006025F2"/>
    <w:rsid w:val="00602F47"/>
    <w:rsid w:val="00603710"/>
    <w:rsid w:val="0060497A"/>
    <w:rsid w:val="00604EBC"/>
    <w:rsid w:val="00605B07"/>
    <w:rsid w:val="00606161"/>
    <w:rsid w:val="00606239"/>
    <w:rsid w:val="00606D2B"/>
    <w:rsid w:val="00607297"/>
    <w:rsid w:val="006073FE"/>
    <w:rsid w:val="0060755E"/>
    <w:rsid w:val="006077F5"/>
    <w:rsid w:val="00607B30"/>
    <w:rsid w:val="00607CA7"/>
    <w:rsid w:val="0061001D"/>
    <w:rsid w:val="0061003B"/>
    <w:rsid w:val="006115DD"/>
    <w:rsid w:val="006116CB"/>
    <w:rsid w:val="00612451"/>
    <w:rsid w:val="00612A10"/>
    <w:rsid w:val="006136C8"/>
    <w:rsid w:val="00613901"/>
    <w:rsid w:val="00613BDF"/>
    <w:rsid w:val="00613FA8"/>
    <w:rsid w:val="00614DFE"/>
    <w:rsid w:val="006156BF"/>
    <w:rsid w:val="00615A0F"/>
    <w:rsid w:val="006168D4"/>
    <w:rsid w:val="0061695E"/>
    <w:rsid w:val="0061715F"/>
    <w:rsid w:val="006174F5"/>
    <w:rsid w:val="00617599"/>
    <w:rsid w:val="0061770D"/>
    <w:rsid w:val="00617E1A"/>
    <w:rsid w:val="006203A2"/>
    <w:rsid w:val="00620AB0"/>
    <w:rsid w:val="00620DD9"/>
    <w:rsid w:val="00621534"/>
    <w:rsid w:val="006217DB"/>
    <w:rsid w:val="00621E13"/>
    <w:rsid w:val="006223F0"/>
    <w:rsid w:val="006224D9"/>
    <w:rsid w:val="00622B77"/>
    <w:rsid w:val="00622D04"/>
    <w:rsid w:val="00622EA2"/>
    <w:rsid w:val="00623205"/>
    <w:rsid w:val="00623802"/>
    <w:rsid w:val="00623A97"/>
    <w:rsid w:val="0062400E"/>
    <w:rsid w:val="00624403"/>
    <w:rsid w:val="00624D26"/>
    <w:rsid w:val="0062557E"/>
    <w:rsid w:val="00625BB3"/>
    <w:rsid w:val="00626973"/>
    <w:rsid w:val="00626B00"/>
    <w:rsid w:val="00627525"/>
    <w:rsid w:val="00627ADC"/>
    <w:rsid w:val="00627B03"/>
    <w:rsid w:val="00627E1A"/>
    <w:rsid w:val="006300DF"/>
    <w:rsid w:val="0063046B"/>
    <w:rsid w:val="00630B41"/>
    <w:rsid w:val="00630D31"/>
    <w:rsid w:val="0063147D"/>
    <w:rsid w:val="0063227F"/>
    <w:rsid w:val="00632334"/>
    <w:rsid w:val="00632BC8"/>
    <w:rsid w:val="00632BE8"/>
    <w:rsid w:val="00633878"/>
    <w:rsid w:val="0063462B"/>
    <w:rsid w:val="00634C7D"/>
    <w:rsid w:val="00634CD8"/>
    <w:rsid w:val="006351B1"/>
    <w:rsid w:val="00635647"/>
    <w:rsid w:val="006361C8"/>
    <w:rsid w:val="00636768"/>
    <w:rsid w:val="00637721"/>
    <w:rsid w:val="00637AD9"/>
    <w:rsid w:val="00637DA1"/>
    <w:rsid w:val="00640904"/>
    <w:rsid w:val="00640946"/>
    <w:rsid w:val="006419CE"/>
    <w:rsid w:val="00641B3A"/>
    <w:rsid w:val="0064373E"/>
    <w:rsid w:val="0064381C"/>
    <w:rsid w:val="006455BB"/>
    <w:rsid w:val="00645668"/>
    <w:rsid w:val="00645F09"/>
    <w:rsid w:val="00645FBE"/>
    <w:rsid w:val="0064734C"/>
    <w:rsid w:val="00647FC7"/>
    <w:rsid w:val="0065054D"/>
    <w:rsid w:val="00650772"/>
    <w:rsid w:val="006512B9"/>
    <w:rsid w:val="00651431"/>
    <w:rsid w:val="00651916"/>
    <w:rsid w:val="006520B5"/>
    <w:rsid w:val="006520D5"/>
    <w:rsid w:val="0065239B"/>
    <w:rsid w:val="00652756"/>
    <w:rsid w:val="006528EC"/>
    <w:rsid w:val="00652AD4"/>
    <w:rsid w:val="00652C53"/>
    <w:rsid w:val="0065313C"/>
    <w:rsid w:val="0065320E"/>
    <w:rsid w:val="00653289"/>
    <w:rsid w:val="0065331D"/>
    <w:rsid w:val="00653528"/>
    <w:rsid w:val="00653F78"/>
    <w:rsid w:val="00653FD0"/>
    <w:rsid w:val="00654280"/>
    <w:rsid w:val="0065458D"/>
    <w:rsid w:val="00654B53"/>
    <w:rsid w:val="00654DDE"/>
    <w:rsid w:val="00654EC7"/>
    <w:rsid w:val="00655298"/>
    <w:rsid w:val="00656349"/>
    <w:rsid w:val="006570F8"/>
    <w:rsid w:val="0065733E"/>
    <w:rsid w:val="00657711"/>
    <w:rsid w:val="00657F29"/>
    <w:rsid w:val="00660347"/>
    <w:rsid w:val="006603E6"/>
    <w:rsid w:val="00660683"/>
    <w:rsid w:val="0066098E"/>
    <w:rsid w:val="00660BAB"/>
    <w:rsid w:val="00661153"/>
    <w:rsid w:val="0066118E"/>
    <w:rsid w:val="006613B8"/>
    <w:rsid w:val="006616E9"/>
    <w:rsid w:val="00661FA9"/>
    <w:rsid w:val="00662D13"/>
    <w:rsid w:val="00663635"/>
    <w:rsid w:val="00664278"/>
    <w:rsid w:val="006644E2"/>
    <w:rsid w:val="006648D1"/>
    <w:rsid w:val="006651DA"/>
    <w:rsid w:val="006652C6"/>
    <w:rsid w:val="00665620"/>
    <w:rsid w:val="0066584C"/>
    <w:rsid w:val="00665AA9"/>
    <w:rsid w:val="00666BDD"/>
    <w:rsid w:val="00666E93"/>
    <w:rsid w:val="00667013"/>
    <w:rsid w:val="0066706D"/>
    <w:rsid w:val="006670F0"/>
    <w:rsid w:val="00667286"/>
    <w:rsid w:val="00667FE4"/>
    <w:rsid w:val="006701EA"/>
    <w:rsid w:val="0067061F"/>
    <w:rsid w:val="0067066A"/>
    <w:rsid w:val="00670A00"/>
    <w:rsid w:val="00670E47"/>
    <w:rsid w:val="00671399"/>
    <w:rsid w:val="00671CF4"/>
    <w:rsid w:val="0067219D"/>
    <w:rsid w:val="00672A96"/>
    <w:rsid w:val="00672ECA"/>
    <w:rsid w:val="00672F00"/>
    <w:rsid w:val="00673493"/>
    <w:rsid w:val="00673A61"/>
    <w:rsid w:val="0067425A"/>
    <w:rsid w:val="00674EC7"/>
    <w:rsid w:val="00674FB7"/>
    <w:rsid w:val="0067549D"/>
    <w:rsid w:val="006756BC"/>
    <w:rsid w:val="006756C3"/>
    <w:rsid w:val="006758BF"/>
    <w:rsid w:val="006762E8"/>
    <w:rsid w:val="006762F9"/>
    <w:rsid w:val="006765E1"/>
    <w:rsid w:val="00676A5D"/>
    <w:rsid w:val="00676E51"/>
    <w:rsid w:val="00677939"/>
    <w:rsid w:val="0068045E"/>
    <w:rsid w:val="00680C5F"/>
    <w:rsid w:val="00680DA6"/>
    <w:rsid w:val="00680E3B"/>
    <w:rsid w:val="006810F7"/>
    <w:rsid w:val="006811D6"/>
    <w:rsid w:val="006818A5"/>
    <w:rsid w:val="00681E63"/>
    <w:rsid w:val="00682A46"/>
    <w:rsid w:val="00682F56"/>
    <w:rsid w:val="00683521"/>
    <w:rsid w:val="0068356C"/>
    <w:rsid w:val="00683731"/>
    <w:rsid w:val="006837B0"/>
    <w:rsid w:val="006840A3"/>
    <w:rsid w:val="0068489F"/>
    <w:rsid w:val="006852CC"/>
    <w:rsid w:val="006856DD"/>
    <w:rsid w:val="00685F42"/>
    <w:rsid w:val="006867BC"/>
    <w:rsid w:val="00686D18"/>
    <w:rsid w:val="00686F2B"/>
    <w:rsid w:val="00687FBE"/>
    <w:rsid w:val="00690377"/>
    <w:rsid w:val="00690B2D"/>
    <w:rsid w:val="00691078"/>
    <w:rsid w:val="0069141D"/>
    <w:rsid w:val="00691A3B"/>
    <w:rsid w:val="006921A2"/>
    <w:rsid w:val="006925CF"/>
    <w:rsid w:val="006933D4"/>
    <w:rsid w:val="006934AA"/>
    <w:rsid w:val="00693D52"/>
    <w:rsid w:val="00693EA2"/>
    <w:rsid w:val="006956A1"/>
    <w:rsid w:val="00696053"/>
    <w:rsid w:val="006969F7"/>
    <w:rsid w:val="00697046"/>
    <w:rsid w:val="00697B0C"/>
    <w:rsid w:val="00697DCC"/>
    <w:rsid w:val="00697DE9"/>
    <w:rsid w:val="006A0FC0"/>
    <w:rsid w:val="006A10B6"/>
    <w:rsid w:val="006A16F1"/>
    <w:rsid w:val="006A187C"/>
    <w:rsid w:val="006A18E4"/>
    <w:rsid w:val="006A1CB5"/>
    <w:rsid w:val="006A2AB6"/>
    <w:rsid w:val="006A3104"/>
    <w:rsid w:val="006A32E6"/>
    <w:rsid w:val="006A3CA4"/>
    <w:rsid w:val="006A478F"/>
    <w:rsid w:val="006A52C1"/>
    <w:rsid w:val="006A55D2"/>
    <w:rsid w:val="006A5A14"/>
    <w:rsid w:val="006A5A69"/>
    <w:rsid w:val="006A5B57"/>
    <w:rsid w:val="006A6FCE"/>
    <w:rsid w:val="006A7613"/>
    <w:rsid w:val="006B00F2"/>
    <w:rsid w:val="006B029E"/>
    <w:rsid w:val="006B0426"/>
    <w:rsid w:val="006B04E3"/>
    <w:rsid w:val="006B0918"/>
    <w:rsid w:val="006B0C67"/>
    <w:rsid w:val="006B0F7C"/>
    <w:rsid w:val="006B1103"/>
    <w:rsid w:val="006B1345"/>
    <w:rsid w:val="006B1526"/>
    <w:rsid w:val="006B193D"/>
    <w:rsid w:val="006B210D"/>
    <w:rsid w:val="006B2AE4"/>
    <w:rsid w:val="006B3A9B"/>
    <w:rsid w:val="006B4573"/>
    <w:rsid w:val="006B4A3D"/>
    <w:rsid w:val="006B4AA2"/>
    <w:rsid w:val="006B5BC1"/>
    <w:rsid w:val="006B5DA4"/>
    <w:rsid w:val="006B5E6E"/>
    <w:rsid w:val="006B61CE"/>
    <w:rsid w:val="006B622A"/>
    <w:rsid w:val="006B6C24"/>
    <w:rsid w:val="006B6F00"/>
    <w:rsid w:val="006B71A3"/>
    <w:rsid w:val="006C03D8"/>
    <w:rsid w:val="006C0460"/>
    <w:rsid w:val="006C05DA"/>
    <w:rsid w:val="006C0640"/>
    <w:rsid w:val="006C133F"/>
    <w:rsid w:val="006C14DB"/>
    <w:rsid w:val="006C1D25"/>
    <w:rsid w:val="006C2053"/>
    <w:rsid w:val="006C21F5"/>
    <w:rsid w:val="006C2573"/>
    <w:rsid w:val="006C272E"/>
    <w:rsid w:val="006C2788"/>
    <w:rsid w:val="006C2D41"/>
    <w:rsid w:val="006C3894"/>
    <w:rsid w:val="006C38B9"/>
    <w:rsid w:val="006C3B85"/>
    <w:rsid w:val="006C3E8D"/>
    <w:rsid w:val="006C43A8"/>
    <w:rsid w:val="006C48C8"/>
    <w:rsid w:val="006C4A9B"/>
    <w:rsid w:val="006C4C61"/>
    <w:rsid w:val="006C4C65"/>
    <w:rsid w:val="006C5380"/>
    <w:rsid w:val="006C5F4E"/>
    <w:rsid w:val="006C6968"/>
    <w:rsid w:val="006C7248"/>
    <w:rsid w:val="006C7531"/>
    <w:rsid w:val="006D0569"/>
    <w:rsid w:val="006D068D"/>
    <w:rsid w:val="006D07CB"/>
    <w:rsid w:val="006D0A54"/>
    <w:rsid w:val="006D0E6F"/>
    <w:rsid w:val="006D1392"/>
    <w:rsid w:val="006D1716"/>
    <w:rsid w:val="006D1C1F"/>
    <w:rsid w:val="006D1D3E"/>
    <w:rsid w:val="006D20A2"/>
    <w:rsid w:val="006D2C3A"/>
    <w:rsid w:val="006D3145"/>
    <w:rsid w:val="006D38D1"/>
    <w:rsid w:val="006D3A6C"/>
    <w:rsid w:val="006D3BB6"/>
    <w:rsid w:val="006D3E3F"/>
    <w:rsid w:val="006D4087"/>
    <w:rsid w:val="006D408C"/>
    <w:rsid w:val="006D4EDB"/>
    <w:rsid w:val="006D5154"/>
    <w:rsid w:val="006D5A47"/>
    <w:rsid w:val="006D7AA7"/>
    <w:rsid w:val="006D7ADA"/>
    <w:rsid w:val="006D7B68"/>
    <w:rsid w:val="006D7C90"/>
    <w:rsid w:val="006D7FA6"/>
    <w:rsid w:val="006E05D1"/>
    <w:rsid w:val="006E063F"/>
    <w:rsid w:val="006E0773"/>
    <w:rsid w:val="006E1277"/>
    <w:rsid w:val="006E1374"/>
    <w:rsid w:val="006E1CBE"/>
    <w:rsid w:val="006E2E8D"/>
    <w:rsid w:val="006E3450"/>
    <w:rsid w:val="006E3A88"/>
    <w:rsid w:val="006E3B81"/>
    <w:rsid w:val="006E4100"/>
    <w:rsid w:val="006E428F"/>
    <w:rsid w:val="006E4837"/>
    <w:rsid w:val="006E4885"/>
    <w:rsid w:val="006E5126"/>
    <w:rsid w:val="006E5165"/>
    <w:rsid w:val="006E5685"/>
    <w:rsid w:val="006E59E8"/>
    <w:rsid w:val="006E5F1B"/>
    <w:rsid w:val="006E6557"/>
    <w:rsid w:val="006E6E84"/>
    <w:rsid w:val="006E75C0"/>
    <w:rsid w:val="006F0099"/>
    <w:rsid w:val="006F0C90"/>
    <w:rsid w:val="006F185C"/>
    <w:rsid w:val="006F189D"/>
    <w:rsid w:val="006F21D1"/>
    <w:rsid w:val="006F23B3"/>
    <w:rsid w:val="006F28A3"/>
    <w:rsid w:val="006F2C80"/>
    <w:rsid w:val="006F2FB6"/>
    <w:rsid w:val="006F375B"/>
    <w:rsid w:val="006F37E6"/>
    <w:rsid w:val="006F3909"/>
    <w:rsid w:val="006F3B1F"/>
    <w:rsid w:val="006F4005"/>
    <w:rsid w:val="006F471A"/>
    <w:rsid w:val="006F518F"/>
    <w:rsid w:val="006F53A3"/>
    <w:rsid w:val="006F5493"/>
    <w:rsid w:val="006F5930"/>
    <w:rsid w:val="006F5C43"/>
    <w:rsid w:val="006F5F4E"/>
    <w:rsid w:val="006F63DC"/>
    <w:rsid w:val="006F6968"/>
    <w:rsid w:val="006F6EA2"/>
    <w:rsid w:val="00701229"/>
    <w:rsid w:val="00702F0F"/>
    <w:rsid w:val="00702F61"/>
    <w:rsid w:val="00703669"/>
    <w:rsid w:val="00704B3B"/>
    <w:rsid w:val="007054E2"/>
    <w:rsid w:val="0070577D"/>
    <w:rsid w:val="00705969"/>
    <w:rsid w:val="00706858"/>
    <w:rsid w:val="00706ECB"/>
    <w:rsid w:val="00707783"/>
    <w:rsid w:val="0071050F"/>
    <w:rsid w:val="00710746"/>
    <w:rsid w:val="00711C29"/>
    <w:rsid w:val="00711DAA"/>
    <w:rsid w:val="007123E5"/>
    <w:rsid w:val="00712ECF"/>
    <w:rsid w:val="00713837"/>
    <w:rsid w:val="00714ABF"/>
    <w:rsid w:val="00714D1E"/>
    <w:rsid w:val="00715274"/>
    <w:rsid w:val="0071570F"/>
    <w:rsid w:val="00715A0F"/>
    <w:rsid w:val="00715EE7"/>
    <w:rsid w:val="00715F90"/>
    <w:rsid w:val="0071618F"/>
    <w:rsid w:val="007167F7"/>
    <w:rsid w:val="007168CD"/>
    <w:rsid w:val="007169A7"/>
    <w:rsid w:val="00716A51"/>
    <w:rsid w:val="007179D6"/>
    <w:rsid w:val="00720081"/>
    <w:rsid w:val="0072015C"/>
    <w:rsid w:val="007202A5"/>
    <w:rsid w:val="00720F87"/>
    <w:rsid w:val="00721073"/>
    <w:rsid w:val="00722074"/>
    <w:rsid w:val="007228F9"/>
    <w:rsid w:val="00722B9F"/>
    <w:rsid w:val="00722DE1"/>
    <w:rsid w:val="00723394"/>
    <w:rsid w:val="00724267"/>
    <w:rsid w:val="0072441A"/>
    <w:rsid w:val="00724B40"/>
    <w:rsid w:val="007251D6"/>
    <w:rsid w:val="00725211"/>
    <w:rsid w:val="00725C14"/>
    <w:rsid w:val="00726632"/>
    <w:rsid w:val="00726812"/>
    <w:rsid w:val="00726839"/>
    <w:rsid w:val="00727339"/>
    <w:rsid w:val="00727688"/>
    <w:rsid w:val="00727892"/>
    <w:rsid w:val="00727ED8"/>
    <w:rsid w:val="0073042D"/>
    <w:rsid w:val="00731168"/>
    <w:rsid w:val="0073136F"/>
    <w:rsid w:val="007320B3"/>
    <w:rsid w:val="007320C5"/>
    <w:rsid w:val="0073298A"/>
    <w:rsid w:val="00732B62"/>
    <w:rsid w:val="00732D1A"/>
    <w:rsid w:val="00733316"/>
    <w:rsid w:val="00733E92"/>
    <w:rsid w:val="00733EA0"/>
    <w:rsid w:val="00734B65"/>
    <w:rsid w:val="00734D14"/>
    <w:rsid w:val="00734D81"/>
    <w:rsid w:val="0073637B"/>
    <w:rsid w:val="007363C4"/>
    <w:rsid w:val="007364B6"/>
    <w:rsid w:val="007368DE"/>
    <w:rsid w:val="00736CEC"/>
    <w:rsid w:val="007371BE"/>
    <w:rsid w:val="007372A5"/>
    <w:rsid w:val="00737386"/>
    <w:rsid w:val="007373B8"/>
    <w:rsid w:val="00737934"/>
    <w:rsid w:val="00740E2B"/>
    <w:rsid w:val="00741DEE"/>
    <w:rsid w:val="00741E9C"/>
    <w:rsid w:val="007439F0"/>
    <w:rsid w:val="00743A0B"/>
    <w:rsid w:val="00744A17"/>
    <w:rsid w:val="00744C47"/>
    <w:rsid w:val="007453CB"/>
    <w:rsid w:val="00745C6D"/>
    <w:rsid w:val="00746108"/>
    <w:rsid w:val="00746452"/>
    <w:rsid w:val="00746773"/>
    <w:rsid w:val="00746843"/>
    <w:rsid w:val="00746A4B"/>
    <w:rsid w:val="00747ADA"/>
    <w:rsid w:val="00747B4E"/>
    <w:rsid w:val="00750170"/>
    <w:rsid w:val="00750ACC"/>
    <w:rsid w:val="00752BD0"/>
    <w:rsid w:val="007530CA"/>
    <w:rsid w:val="00753702"/>
    <w:rsid w:val="0075397F"/>
    <w:rsid w:val="007540C2"/>
    <w:rsid w:val="007540F3"/>
    <w:rsid w:val="0075493B"/>
    <w:rsid w:val="007552FB"/>
    <w:rsid w:val="0075593D"/>
    <w:rsid w:val="00755945"/>
    <w:rsid w:val="00755AC6"/>
    <w:rsid w:val="00755BEB"/>
    <w:rsid w:val="00755C3E"/>
    <w:rsid w:val="00755DAC"/>
    <w:rsid w:val="007561EB"/>
    <w:rsid w:val="0075628B"/>
    <w:rsid w:val="007567B7"/>
    <w:rsid w:val="00756DB6"/>
    <w:rsid w:val="00757588"/>
    <w:rsid w:val="00757663"/>
    <w:rsid w:val="00757B95"/>
    <w:rsid w:val="0076035C"/>
    <w:rsid w:val="007608C0"/>
    <w:rsid w:val="00760B13"/>
    <w:rsid w:val="00760B49"/>
    <w:rsid w:val="00760C16"/>
    <w:rsid w:val="00761B00"/>
    <w:rsid w:val="007623B3"/>
    <w:rsid w:val="0076252F"/>
    <w:rsid w:val="007625CD"/>
    <w:rsid w:val="00762E40"/>
    <w:rsid w:val="0076338C"/>
    <w:rsid w:val="007633B8"/>
    <w:rsid w:val="007636D5"/>
    <w:rsid w:val="00763900"/>
    <w:rsid w:val="00763AB6"/>
    <w:rsid w:val="00765917"/>
    <w:rsid w:val="00765AC3"/>
    <w:rsid w:val="00766030"/>
    <w:rsid w:val="00766052"/>
    <w:rsid w:val="007662C0"/>
    <w:rsid w:val="00766B4E"/>
    <w:rsid w:val="00767182"/>
    <w:rsid w:val="0076761B"/>
    <w:rsid w:val="007677F3"/>
    <w:rsid w:val="00767E5D"/>
    <w:rsid w:val="00770934"/>
    <w:rsid w:val="00770A8A"/>
    <w:rsid w:val="00770AE4"/>
    <w:rsid w:val="00771504"/>
    <w:rsid w:val="0077168E"/>
    <w:rsid w:val="0077214D"/>
    <w:rsid w:val="00772ABC"/>
    <w:rsid w:val="00773626"/>
    <w:rsid w:val="00773FB7"/>
    <w:rsid w:val="00773FFD"/>
    <w:rsid w:val="00774116"/>
    <w:rsid w:val="0077416D"/>
    <w:rsid w:val="007743B9"/>
    <w:rsid w:val="00774BE1"/>
    <w:rsid w:val="00774F74"/>
    <w:rsid w:val="007754B0"/>
    <w:rsid w:val="0077602C"/>
    <w:rsid w:val="00776312"/>
    <w:rsid w:val="007763A5"/>
    <w:rsid w:val="007763E4"/>
    <w:rsid w:val="007765B9"/>
    <w:rsid w:val="00776CD3"/>
    <w:rsid w:val="00776EC6"/>
    <w:rsid w:val="0077704F"/>
    <w:rsid w:val="00777BE1"/>
    <w:rsid w:val="00777E33"/>
    <w:rsid w:val="00780120"/>
    <w:rsid w:val="0078082E"/>
    <w:rsid w:val="007824ED"/>
    <w:rsid w:val="00782510"/>
    <w:rsid w:val="00782AF3"/>
    <w:rsid w:val="00782D3E"/>
    <w:rsid w:val="0078465C"/>
    <w:rsid w:val="00784F6F"/>
    <w:rsid w:val="00784FE2"/>
    <w:rsid w:val="00785169"/>
    <w:rsid w:val="007852A5"/>
    <w:rsid w:val="007852F6"/>
    <w:rsid w:val="007857F4"/>
    <w:rsid w:val="00785C84"/>
    <w:rsid w:val="00785D8A"/>
    <w:rsid w:val="00786F6A"/>
    <w:rsid w:val="00787A0D"/>
    <w:rsid w:val="00790253"/>
    <w:rsid w:val="00791A95"/>
    <w:rsid w:val="00791D20"/>
    <w:rsid w:val="0079225D"/>
    <w:rsid w:val="0079251A"/>
    <w:rsid w:val="00792816"/>
    <w:rsid w:val="00792969"/>
    <w:rsid w:val="0079304E"/>
    <w:rsid w:val="0079304F"/>
    <w:rsid w:val="00793C90"/>
    <w:rsid w:val="00793F34"/>
    <w:rsid w:val="00794801"/>
    <w:rsid w:val="00794F43"/>
    <w:rsid w:val="00795201"/>
    <w:rsid w:val="00795766"/>
    <w:rsid w:val="00795832"/>
    <w:rsid w:val="007958EC"/>
    <w:rsid w:val="00795E2E"/>
    <w:rsid w:val="007963C7"/>
    <w:rsid w:val="0079678F"/>
    <w:rsid w:val="007969E8"/>
    <w:rsid w:val="00796B2D"/>
    <w:rsid w:val="00796E74"/>
    <w:rsid w:val="007A027F"/>
    <w:rsid w:val="007A0602"/>
    <w:rsid w:val="007A085A"/>
    <w:rsid w:val="007A08C2"/>
    <w:rsid w:val="007A1515"/>
    <w:rsid w:val="007A19D8"/>
    <w:rsid w:val="007A1EDE"/>
    <w:rsid w:val="007A2167"/>
    <w:rsid w:val="007A22E6"/>
    <w:rsid w:val="007A2DFE"/>
    <w:rsid w:val="007A2E5F"/>
    <w:rsid w:val="007A347C"/>
    <w:rsid w:val="007A382F"/>
    <w:rsid w:val="007A3ECE"/>
    <w:rsid w:val="007A445C"/>
    <w:rsid w:val="007A4550"/>
    <w:rsid w:val="007A4E48"/>
    <w:rsid w:val="007A5D8B"/>
    <w:rsid w:val="007A6143"/>
    <w:rsid w:val="007A6DA5"/>
    <w:rsid w:val="007A6DF4"/>
    <w:rsid w:val="007A725E"/>
    <w:rsid w:val="007A7A50"/>
    <w:rsid w:val="007A7A8B"/>
    <w:rsid w:val="007B065F"/>
    <w:rsid w:val="007B067B"/>
    <w:rsid w:val="007B0B5D"/>
    <w:rsid w:val="007B0C43"/>
    <w:rsid w:val="007B1734"/>
    <w:rsid w:val="007B2263"/>
    <w:rsid w:val="007B35DA"/>
    <w:rsid w:val="007B3925"/>
    <w:rsid w:val="007B3980"/>
    <w:rsid w:val="007B4ADA"/>
    <w:rsid w:val="007B55D1"/>
    <w:rsid w:val="007B59AF"/>
    <w:rsid w:val="007B691E"/>
    <w:rsid w:val="007B708B"/>
    <w:rsid w:val="007B7A71"/>
    <w:rsid w:val="007B7E10"/>
    <w:rsid w:val="007B7F99"/>
    <w:rsid w:val="007C00C0"/>
    <w:rsid w:val="007C04D7"/>
    <w:rsid w:val="007C0E31"/>
    <w:rsid w:val="007C0E4D"/>
    <w:rsid w:val="007C1709"/>
    <w:rsid w:val="007C1E64"/>
    <w:rsid w:val="007C1EFB"/>
    <w:rsid w:val="007C2403"/>
    <w:rsid w:val="007C25F3"/>
    <w:rsid w:val="007C2B9E"/>
    <w:rsid w:val="007C3D4C"/>
    <w:rsid w:val="007C3EDA"/>
    <w:rsid w:val="007C41C2"/>
    <w:rsid w:val="007C46AF"/>
    <w:rsid w:val="007C4A7D"/>
    <w:rsid w:val="007C5768"/>
    <w:rsid w:val="007C5802"/>
    <w:rsid w:val="007C5F6B"/>
    <w:rsid w:val="007C6476"/>
    <w:rsid w:val="007C74D2"/>
    <w:rsid w:val="007C7C04"/>
    <w:rsid w:val="007C7CC2"/>
    <w:rsid w:val="007D04DE"/>
    <w:rsid w:val="007D0E39"/>
    <w:rsid w:val="007D1BF9"/>
    <w:rsid w:val="007D1DEB"/>
    <w:rsid w:val="007D2372"/>
    <w:rsid w:val="007D276E"/>
    <w:rsid w:val="007D3382"/>
    <w:rsid w:val="007D359D"/>
    <w:rsid w:val="007D3C83"/>
    <w:rsid w:val="007D3EAE"/>
    <w:rsid w:val="007D41FD"/>
    <w:rsid w:val="007D4CC9"/>
    <w:rsid w:val="007D50DA"/>
    <w:rsid w:val="007D50FC"/>
    <w:rsid w:val="007D548D"/>
    <w:rsid w:val="007D569F"/>
    <w:rsid w:val="007D5C71"/>
    <w:rsid w:val="007D6B72"/>
    <w:rsid w:val="007D711F"/>
    <w:rsid w:val="007D7174"/>
    <w:rsid w:val="007D72C8"/>
    <w:rsid w:val="007E0098"/>
    <w:rsid w:val="007E0D0B"/>
    <w:rsid w:val="007E10BA"/>
    <w:rsid w:val="007E1A0E"/>
    <w:rsid w:val="007E301C"/>
    <w:rsid w:val="007E3020"/>
    <w:rsid w:val="007E3F9D"/>
    <w:rsid w:val="007E414C"/>
    <w:rsid w:val="007E430D"/>
    <w:rsid w:val="007E4656"/>
    <w:rsid w:val="007E4964"/>
    <w:rsid w:val="007E4ED9"/>
    <w:rsid w:val="007E5D8C"/>
    <w:rsid w:val="007E5F85"/>
    <w:rsid w:val="007E6EAB"/>
    <w:rsid w:val="007E7BD7"/>
    <w:rsid w:val="007E7DF3"/>
    <w:rsid w:val="007F0A9D"/>
    <w:rsid w:val="007F0AB2"/>
    <w:rsid w:val="007F0BA1"/>
    <w:rsid w:val="007F1382"/>
    <w:rsid w:val="007F18DD"/>
    <w:rsid w:val="007F1A20"/>
    <w:rsid w:val="007F2AE4"/>
    <w:rsid w:val="007F2FB2"/>
    <w:rsid w:val="007F31CD"/>
    <w:rsid w:val="007F3A99"/>
    <w:rsid w:val="007F3BE2"/>
    <w:rsid w:val="007F46CD"/>
    <w:rsid w:val="007F4E83"/>
    <w:rsid w:val="007F529A"/>
    <w:rsid w:val="007F53C3"/>
    <w:rsid w:val="007F570B"/>
    <w:rsid w:val="007F6028"/>
    <w:rsid w:val="007F60A8"/>
    <w:rsid w:val="007F6FF0"/>
    <w:rsid w:val="007F7058"/>
    <w:rsid w:val="007F7A0B"/>
    <w:rsid w:val="007F7B3E"/>
    <w:rsid w:val="00800126"/>
    <w:rsid w:val="00800432"/>
    <w:rsid w:val="0080091F"/>
    <w:rsid w:val="00801202"/>
    <w:rsid w:val="008012C5"/>
    <w:rsid w:val="0080149A"/>
    <w:rsid w:val="0080153A"/>
    <w:rsid w:val="00801FD6"/>
    <w:rsid w:val="0080207D"/>
    <w:rsid w:val="00802096"/>
    <w:rsid w:val="00802A15"/>
    <w:rsid w:val="00802A51"/>
    <w:rsid w:val="00804129"/>
    <w:rsid w:val="00804394"/>
    <w:rsid w:val="008047D9"/>
    <w:rsid w:val="00804C83"/>
    <w:rsid w:val="0080503E"/>
    <w:rsid w:val="00805625"/>
    <w:rsid w:val="00805F64"/>
    <w:rsid w:val="00806231"/>
    <w:rsid w:val="00806BA6"/>
    <w:rsid w:val="00806F1B"/>
    <w:rsid w:val="008071C3"/>
    <w:rsid w:val="00807390"/>
    <w:rsid w:val="00807D9C"/>
    <w:rsid w:val="008102BD"/>
    <w:rsid w:val="00810808"/>
    <w:rsid w:val="00810C0E"/>
    <w:rsid w:val="00810C15"/>
    <w:rsid w:val="008110DC"/>
    <w:rsid w:val="0081111F"/>
    <w:rsid w:val="00811124"/>
    <w:rsid w:val="00812008"/>
    <w:rsid w:val="00812B10"/>
    <w:rsid w:val="00812D2D"/>
    <w:rsid w:val="00813907"/>
    <w:rsid w:val="00814A5E"/>
    <w:rsid w:val="00815126"/>
    <w:rsid w:val="008153F3"/>
    <w:rsid w:val="0081561D"/>
    <w:rsid w:val="00815CC2"/>
    <w:rsid w:val="00815E17"/>
    <w:rsid w:val="00815EAC"/>
    <w:rsid w:val="0081688D"/>
    <w:rsid w:val="00817393"/>
    <w:rsid w:val="00817BFA"/>
    <w:rsid w:val="00817CEC"/>
    <w:rsid w:val="00817DA6"/>
    <w:rsid w:val="00817E13"/>
    <w:rsid w:val="0082071B"/>
    <w:rsid w:val="00820C9F"/>
    <w:rsid w:val="00820EB8"/>
    <w:rsid w:val="008211B7"/>
    <w:rsid w:val="008213BF"/>
    <w:rsid w:val="008216A1"/>
    <w:rsid w:val="008218E6"/>
    <w:rsid w:val="008224BD"/>
    <w:rsid w:val="0082267E"/>
    <w:rsid w:val="00822DD4"/>
    <w:rsid w:val="0082316E"/>
    <w:rsid w:val="00823264"/>
    <w:rsid w:val="008232E7"/>
    <w:rsid w:val="008238E6"/>
    <w:rsid w:val="00823A11"/>
    <w:rsid w:val="00824C24"/>
    <w:rsid w:val="00825C00"/>
    <w:rsid w:val="00826A66"/>
    <w:rsid w:val="008271AD"/>
    <w:rsid w:val="0082722E"/>
    <w:rsid w:val="00827B0C"/>
    <w:rsid w:val="00830158"/>
    <w:rsid w:val="00830B8F"/>
    <w:rsid w:val="00830F17"/>
    <w:rsid w:val="00830F19"/>
    <w:rsid w:val="00831313"/>
    <w:rsid w:val="00831958"/>
    <w:rsid w:val="00831C70"/>
    <w:rsid w:val="00831F5C"/>
    <w:rsid w:val="00832C74"/>
    <w:rsid w:val="00832CBE"/>
    <w:rsid w:val="008334E4"/>
    <w:rsid w:val="0083422A"/>
    <w:rsid w:val="00834806"/>
    <w:rsid w:val="00835489"/>
    <w:rsid w:val="008363C8"/>
    <w:rsid w:val="008364C1"/>
    <w:rsid w:val="008364F9"/>
    <w:rsid w:val="00836545"/>
    <w:rsid w:val="008365A0"/>
    <w:rsid w:val="008378F0"/>
    <w:rsid w:val="008405DA"/>
    <w:rsid w:val="008407BD"/>
    <w:rsid w:val="00840BD8"/>
    <w:rsid w:val="00841581"/>
    <w:rsid w:val="00841BA2"/>
    <w:rsid w:val="00841BF7"/>
    <w:rsid w:val="0084265B"/>
    <w:rsid w:val="008427B5"/>
    <w:rsid w:val="00842BE5"/>
    <w:rsid w:val="008434AB"/>
    <w:rsid w:val="00843572"/>
    <w:rsid w:val="00843899"/>
    <w:rsid w:val="00843E40"/>
    <w:rsid w:val="00843E63"/>
    <w:rsid w:val="00843F7A"/>
    <w:rsid w:val="0084415F"/>
    <w:rsid w:val="00844895"/>
    <w:rsid w:val="0084491F"/>
    <w:rsid w:val="00844C79"/>
    <w:rsid w:val="0084598B"/>
    <w:rsid w:val="00845B21"/>
    <w:rsid w:val="00845B56"/>
    <w:rsid w:val="00845B5F"/>
    <w:rsid w:val="00846304"/>
    <w:rsid w:val="0084680C"/>
    <w:rsid w:val="0084693A"/>
    <w:rsid w:val="00846D0B"/>
    <w:rsid w:val="0084700F"/>
    <w:rsid w:val="00847572"/>
    <w:rsid w:val="0084778A"/>
    <w:rsid w:val="00847C27"/>
    <w:rsid w:val="00847F61"/>
    <w:rsid w:val="00850616"/>
    <w:rsid w:val="00850969"/>
    <w:rsid w:val="00850D31"/>
    <w:rsid w:val="00850DF5"/>
    <w:rsid w:val="00851037"/>
    <w:rsid w:val="00851735"/>
    <w:rsid w:val="00852138"/>
    <w:rsid w:val="0085336C"/>
    <w:rsid w:val="00853BB0"/>
    <w:rsid w:val="00853C3A"/>
    <w:rsid w:val="008544C9"/>
    <w:rsid w:val="008555AA"/>
    <w:rsid w:val="0085571F"/>
    <w:rsid w:val="00855954"/>
    <w:rsid w:val="00856447"/>
    <w:rsid w:val="00856BA0"/>
    <w:rsid w:val="00857B1A"/>
    <w:rsid w:val="00860015"/>
    <w:rsid w:val="008602F8"/>
    <w:rsid w:val="0086165B"/>
    <w:rsid w:val="008617CF"/>
    <w:rsid w:val="00861C6D"/>
    <w:rsid w:val="00861C9D"/>
    <w:rsid w:val="00862650"/>
    <w:rsid w:val="008630A4"/>
    <w:rsid w:val="00863700"/>
    <w:rsid w:val="0086372D"/>
    <w:rsid w:val="00863AC5"/>
    <w:rsid w:val="00863C11"/>
    <w:rsid w:val="008648D0"/>
    <w:rsid w:val="008648D2"/>
    <w:rsid w:val="00864A8C"/>
    <w:rsid w:val="00866068"/>
    <w:rsid w:val="00866709"/>
    <w:rsid w:val="00866ACA"/>
    <w:rsid w:val="00866DB9"/>
    <w:rsid w:val="0086740B"/>
    <w:rsid w:val="00867532"/>
    <w:rsid w:val="0086776F"/>
    <w:rsid w:val="00867790"/>
    <w:rsid w:val="00867E33"/>
    <w:rsid w:val="00867E9B"/>
    <w:rsid w:val="00870397"/>
    <w:rsid w:val="008713C0"/>
    <w:rsid w:val="0087174D"/>
    <w:rsid w:val="0087211D"/>
    <w:rsid w:val="00872318"/>
    <w:rsid w:val="00872D03"/>
    <w:rsid w:val="008730F1"/>
    <w:rsid w:val="0087340B"/>
    <w:rsid w:val="0087504A"/>
    <w:rsid w:val="008750A2"/>
    <w:rsid w:val="00875801"/>
    <w:rsid w:val="008764EC"/>
    <w:rsid w:val="00876C22"/>
    <w:rsid w:val="00876EF4"/>
    <w:rsid w:val="008777D6"/>
    <w:rsid w:val="00877AF7"/>
    <w:rsid w:val="00877B55"/>
    <w:rsid w:val="00877D8D"/>
    <w:rsid w:val="00877F7A"/>
    <w:rsid w:val="00877F9D"/>
    <w:rsid w:val="008806BD"/>
    <w:rsid w:val="008806D1"/>
    <w:rsid w:val="008814B5"/>
    <w:rsid w:val="0088172E"/>
    <w:rsid w:val="00882143"/>
    <w:rsid w:val="008842FB"/>
    <w:rsid w:val="0088451C"/>
    <w:rsid w:val="00884C86"/>
    <w:rsid w:val="00884DE5"/>
    <w:rsid w:val="00885036"/>
    <w:rsid w:val="00885537"/>
    <w:rsid w:val="00885635"/>
    <w:rsid w:val="008858F4"/>
    <w:rsid w:val="0088598C"/>
    <w:rsid w:val="00885BF4"/>
    <w:rsid w:val="00885DF6"/>
    <w:rsid w:val="00886591"/>
    <w:rsid w:val="0088663F"/>
    <w:rsid w:val="0088669F"/>
    <w:rsid w:val="00887068"/>
    <w:rsid w:val="0088720E"/>
    <w:rsid w:val="0088728B"/>
    <w:rsid w:val="00887814"/>
    <w:rsid w:val="00887B34"/>
    <w:rsid w:val="00887C38"/>
    <w:rsid w:val="0089019A"/>
    <w:rsid w:val="00890847"/>
    <w:rsid w:val="00891F17"/>
    <w:rsid w:val="00891FAF"/>
    <w:rsid w:val="0089222A"/>
    <w:rsid w:val="00893002"/>
    <w:rsid w:val="00893112"/>
    <w:rsid w:val="00893465"/>
    <w:rsid w:val="00893C07"/>
    <w:rsid w:val="00894040"/>
    <w:rsid w:val="00894043"/>
    <w:rsid w:val="008949E3"/>
    <w:rsid w:val="00894FB3"/>
    <w:rsid w:val="008955A5"/>
    <w:rsid w:val="008957A5"/>
    <w:rsid w:val="00895E77"/>
    <w:rsid w:val="00896FA2"/>
    <w:rsid w:val="00897541"/>
    <w:rsid w:val="008A0101"/>
    <w:rsid w:val="008A02CE"/>
    <w:rsid w:val="008A05B9"/>
    <w:rsid w:val="008A0A40"/>
    <w:rsid w:val="008A1701"/>
    <w:rsid w:val="008A1E5C"/>
    <w:rsid w:val="008A20C6"/>
    <w:rsid w:val="008A26CA"/>
    <w:rsid w:val="008A2F24"/>
    <w:rsid w:val="008A2FAB"/>
    <w:rsid w:val="008A32BE"/>
    <w:rsid w:val="008A3547"/>
    <w:rsid w:val="008A450D"/>
    <w:rsid w:val="008A4BA3"/>
    <w:rsid w:val="008A4F8B"/>
    <w:rsid w:val="008A539D"/>
    <w:rsid w:val="008A5C01"/>
    <w:rsid w:val="008A5DC8"/>
    <w:rsid w:val="008A6861"/>
    <w:rsid w:val="008A686D"/>
    <w:rsid w:val="008A6983"/>
    <w:rsid w:val="008A702B"/>
    <w:rsid w:val="008A76BD"/>
    <w:rsid w:val="008A7E96"/>
    <w:rsid w:val="008B01DA"/>
    <w:rsid w:val="008B06D3"/>
    <w:rsid w:val="008B0793"/>
    <w:rsid w:val="008B12ED"/>
    <w:rsid w:val="008B153C"/>
    <w:rsid w:val="008B1E0A"/>
    <w:rsid w:val="008B2785"/>
    <w:rsid w:val="008B29FC"/>
    <w:rsid w:val="008B2F15"/>
    <w:rsid w:val="008B3398"/>
    <w:rsid w:val="008B3F6E"/>
    <w:rsid w:val="008B41AA"/>
    <w:rsid w:val="008B423E"/>
    <w:rsid w:val="008B4FDE"/>
    <w:rsid w:val="008B56B8"/>
    <w:rsid w:val="008B5A44"/>
    <w:rsid w:val="008B5B89"/>
    <w:rsid w:val="008B66C2"/>
    <w:rsid w:val="008B6DA5"/>
    <w:rsid w:val="008B6EC6"/>
    <w:rsid w:val="008B75AE"/>
    <w:rsid w:val="008C0DFB"/>
    <w:rsid w:val="008C0F98"/>
    <w:rsid w:val="008C1595"/>
    <w:rsid w:val="008C1932"/>
    <w:rsid w:val="008C24B8"/>
    <w:rsid w:val="008C268F"/>
    <w:rsid w:val="008C274C"/>
    <w:rsid w:val="008C2D06"/>
    <w:rsid w:val="008C2D59"/>
    <w:rsid w:val="008C2E46"/>
    <w:rsid w:val="008C35AB"/>
    <w:rsid w:val="008C3EAA"/>
    <w:rsid w:val="008C4136"/>
    <w:rsid w:val="008C4AF2"/>
    <w:rsid w:val="008C4ECF"/>
    <w:rsid w:val="008C5095"/>
    <w:rsid w:val="008C5096"/>
    <w:rsid w:val="008C513D"/>
    <w:rsid w:val="008C61CF"/>
    <w:rsid w:val="008C6445"/>
    <w:rsid w:val="008C6B28"/>
    <w:rsid w:val="008C6C5B"/>
    <w:rsid w:val="008C729D"/>
    <w:rsid w:val="008C72BE"/>
    <w:rsid w:val="008C780F"/>
    <w:rsid w:val="008D00F2"/>
    <w:rsid w:val="008D0DE2"/>
    <w:rsid w:val="008D1234"/>
    <w:rsid w:val="008D1E70"/>
    <w:rsid w:val="008D1FA2"/>
    <w:rsid w:val="008D2162"/>
    <w:rsid w:val="008D2E01"/>
    <w:rsid w:val="008D2E2F"/>
    <w:rsid w:val="008D3086"/>
    <w:rsid w:val="008D320D"/>
    <w:rsid w:val="008D3345"/>
    <w:rsid w:val="008D4421"/>
    <w:rsid w:val="008D44D6"/>
    <w:rsid w:val="008D506F"/>
    <w:rsid w:val="008D53CA"/>
    <w:rsid w:val="008D5448"/>
    <w:rsid w:val="008D566A"/>
    <w:rsid w:val="008D57CD"/>
    <w:rsid w:val="008D5F21"/>
    <w:rsid w:val="008D72B4"/>
    <w:rsid w:val="008D763C"/>
    <w:rsid w:val="008D7DF7"/>
    <w:rsid w:val="008E03BB"/>
    <w:rsid w:val="008E042F"/>
    <w:rsid w:val="008E04D1"/>
    <w:rsid w:val="008E0C5C"/>
    <w:rsid w:val="008E0DD3"/>
    <w:rsid w:val="008E0E02"/>
    <w:rsid w:val="008E16F7"/>
    <w:rsid w:val="008E1C25"/>
    <w:rsid w:val="008E2054"/>
    <w:rsid w:val="008E26BD"/>
    <w:rsid w:val="008E2AA5"/>
    <w:rsid w:val="008E2B6D"/>
    <w:rsid w:val="008E2BBE"/>
    <w:rsid w:val="008E3260"/>
    <w:rsid w:val="008E3701"/>
    <w:rsid w:val="008E39BF"/>
    <w:rsid w:val="008E3AD1"/>
    <w:rsid w:val="008E3C93"/>
    <w:rsid w:val="008E41E4"/>
    <w:rsid w:val="008E4645"/>
    <w:rsid w:val="008E5042"/>
    <w:rsid w:val="008E50B8"/>
    <w:rsid w:val="008E5781"/>
    <w:rsid w:val="008E5B3A"/>
    <w:rsid w:val="008E5CD6"/>
    <w:rsid w:val="008E685D"/>
    <w:rsid w:val="008E6B01"/>
    <w:rsid w:val="008E72E2"/>
    <w:rsid w:val="008E746E"/>
    <w:rsid w:val="008E7CCC"/>
    <w:rsid w:val="008E7E40"/>
    <w:rsid w:val="008E7FAF"/>
    <w:rsid w:val="008F014D"/>
    <w:rsid w:val="008F05EC"/>
    <w:rsid w:val="008F0B2A"/>
    <w:rsid w:val="008F1068"/>
    <w:rsid w:val="008F1167"/>
    <w:rsid w:val="008F1356"/>
    <w:rsid w:val="008F18AA"/>
    <w:rsid w:val="008F18D5"/>
    <w:rsid w:val="008F1DC7"/>
    <w:rsid w:val="008F2343"/>
    <w:rsid w:val="008F345F"/>
    <w:rsid w:val="008F34A3"/>
    <w:rsid w:val="008F3A8F"/>
    <w:rsid w:val="008F480C"/>
    <w:rsid w:val="008F4B19"/>
    <w:rsid w:val="008F5496"/>
    <w:rsid w:val="008F56D8"/>
    <w:rsid w:val="008F56DC"/>
    <w:rsid w:val="008F60E9"/>
    <w:rsid w:val="008F642B"/>
    <w:rsid w:val="008F6A70"/>
    <w:rsid w:val="008F7A34"/>
    <w:rsid w:val="00900504"/>
    <w:rsid w:val="009009B2"/>
    <w:rsid w:val="00900CEC"/>
    <w:rsid w:val="00901074"/>
    <w:rsid w:val="009015A5"/>
    <w:rsid w:val="0090173D"/>
    <w:rsid w:val="00901DB7"/>
    <w:rsid w:val="00901E9C"/>
    <w:rsid w:val="00902567"/>
    <w:rsid w:val="00902EF0"/>
    <w:rsid w:val="00902F40"/>
    <w:rsid w:val="009031E8"/>
    <w:rsid w:val="00903B1A"/>
    <w:rsid w:val="00903F5C"/>
    <w:rsid w:val="009046AE"/>
    <w:rsid w:val="00904C7A"/>
    <w:rsid w:val="00905614"/>
    <w:rsid w:val="009056F0"/>
    <w:rsid w:val="00905B33"/>
    <w:rsid w:val="00905E09"/>
    <w:rsid w:val="009064C5"/>
    <w:rsid w:val="00906A98"/>
    <w:rsid w:val="00906D7D"/>
    <w:rsid w:val="00906EB0"/>
    <w:rsid w:val="00907089"/>
    <w:rsid w:val="00907817"/>
    <w:rsid w:val="009103AD"/>
    <w:rsid w:val="00911529"/>
    <w:rsid w:val="009119CC"/>
    <w:rsid w:val="00911A25"/>
    <w:rsid w:val="00911D9A"/>
    <w:rsid w:val="00911E7F"/>
    <w:rsid w:val="00912116"/>
    <w:rsid w:val="00912A61"/>
    <w:rsid w:val="00912C33"/>
    <w:rsid w:val="00912DA1"/>
    <w:rsid w:val="009149E1"/>
    <w:rsid w:val="00914D14"/>
    <w:rsid w:val="00915299"/>
    <w:rsid w:val="00916765"/>
    <w:rsid w:val="00916A7A"/>
    <w:rsid w:val="00916BC7"/>
    <w:rsid w:val="00916DD5"/>
    <w:rsid w:val="00916FEC"/>
    <w:rsid w:val="009170F1"/>
    <w:rsid w:val="009171C4"/>
    <w:rsid w:val="00917490"/>
    <w:rsid w:val="00920167"/>
    <w:rsid w:val="00920178"/>
    <w:rsid w:val="009201DA"/>
    <w:rsid w:val="0092021B"/>
    <w:rsid w:val="00920227"/>
    <w:rsid w:val="00921074"/>
    <w:rsid w:val="00921346"/>
    <w:rsid w:val="00921AFC"/>
    <w:rsid w:val="0092227D"/>
    <w:rsid w:val="00922610"/>
    <w:rsid w:val="00922C1B"/>
    <w:rsid w:val="00922CB6"/>
    <w:rsid w:val="00923E5F"/>
    <w:rsid w:val="0092419B"/>
    <w:rsid w:val="00925AC0"/>
    <w:rsid w:val="00925D18"/>
    <w:rsid w:val="0092605B"/>
    <w:rsid w:val="009261E5"/>
    <w:rsid w:val="00926C79"/>
    <w:rsid w:val="00927074"/>
    <w:rsid w:val="00927725"/>
    <w:rsid w:val="00927920"/>
    <w:rsid w:val="00927BA6"/>
    <w:rsid w:val="00927F0E"/>
    <w:rsid w:val="00930732"/>
    <w:rsid w:val="00930D67"/>
    <w:rsid w:val="00931982"/>
    <w:rsid w:val="0093239F"/>
    <w:rsid w:val="009326E5"/>
    <w:rsid w:val="00932980"/>
    <w:rsid w:val="00932A4C"/>
    <w:rsid w:val="00933016"/>
    <w:rsid w:val="009339A8"/>
    <w:rsid w:val="00933AEB"/>
    <w:rsid w:val="00933BD5"/>
    <w:rsid w:val="00933F19"/>
    <w:rsid w:val="00934949"/>
    <w:rsid w:val="00935780"/>
    <w:rsid w:val="0093666E"/>
    <w:rsid w:val="00936ABE"/>
    <w:rsid w:val="009373EE"/>
    <w:rsid w:val="00940266"/>
    <w:rsid w:val="009405C3"/>
    <w:rsid w:val="00940752"/>
    <w:rsid w:val="009407CB"/>
    <w:rsid w:val="0094250F"/>
    <w:rsid w:val="00942898"/>
    <w:rsid w:val="00942D3D"/>
    <w:rsid w:val="00943586"/>
    <w:rsid w:val="0094363C"/>
    <w:rsid w:val="009441C7"/>
    <w:rsid w:val="00944A8E"/>
    <w:rsid w:val="00944DA3"/>
    <w:rsid w:val="00945409"/>
    <w:rsid w:val="0094576F"/>
    <w:rsid w:val="00945807"/>
    <w:rsid w:val="009458AF"/>
    <w:rsid w:val="009459B3"/>
    <w:rsid w:val="00945EC5"/>
    <w:rsid w:val="0094615C"/>
    <w:rsid w:val="0094649B"/>
    <w:rsid w:val="00946564"/>
    <w:rsid w:val="00946911"/>
    <w:rsid w:val="00946A6B"/>
    <w:rsid w:val="00946B6D"/>
    <w:rsid w:val="0094770A"/>
    <w:rsid w:val="00950469"/>
    <w:rsid w:val="00950E3B"/>
    <w:rsid w:val="00950F70"/>
    <w:rsid w:val="0095120C"/>
    <w:rsid w:val="009522F4"/>
    <w:rsid w:val="009525A8"/>
    <w:rsid w:val="009530D5"/>
    <w:rsid w:val="009535E2"/>
    <w:rsid w:val="0095362C"/>
    <w:rsid w:val="009539D1"/>
    <w:rsid w:val="00954194"/>
    <w:rsid w:val="009541BF"/>
    <w:rsid w:val="00954531"/>
    <w:rsid w:val="00954624"/>
    <w:rsid w:val="00954785"/>
    <w:rsid w:val="00954B11"/>
    <w:rsid w:val="00954EE8"/>
    <w:rsid w:val="009551B3"/>
    <w:rsid w:val="00955630"/>
    <w:rsid w:val="00956C49"/>
    <w:rsid w:val="00956E6B"/>
    <w:rsid w:val="00956FBB"/>
    <w:rsid w:val="00957190"/>
    <w:rsid w:val="00957412"/>
    <w:rsid w:val="00957833"/>
    <w:rsid w:val="00957E2E"/>
    <w:rsid w:val="009600A4"/>
    <w:rsid w:val="00960266"/>
    <w:rsid w:val="00960350"/>
    <w:rsid w:val="00960E9A"/>
    <w:rsid w:val="00961113"/>
    <w:rsid w:val="00961267"/>
    <w:rsid w:val="00961616"/>
    <w:rsid w:val="0096174D"/>
    <w:rsid w:val="00961BB4"/>
    <w:rsid w:val="00961C0B"/>
    <w:rsid w:val="00961D3B"/>
    <w:rsid w:val="00962A0D"/>
    <w:rsid w:val="00962EBD"/>
    <w:rsid w:val="00963304"/>
    <w:rsid w:val="009635A6"/>
    <w:rsid w:val="00963672"/>
    <w:rsid w:val="00963D89"/>
    <w:rsid w:val="00963EC5"/>
    <w:rsid w:val="00963FC0"/>
    <w:rsid w:val="009645DB"/>
    <w:rsid w:val="00964D74"/>
    <w:rsid w:val="00964FF2"/>
    <w:rsid w:val="009654F4"/>
    <w:rsid w:val="00965E71"/>
    <w:rsid w:val="009662E8"/>
    <w:rsid w:val="00967349"/>
    <w:rsid w:val="009675C8"/>
    <w:rsid w:val="0096764C"/>
    <w:rsid w:val="00967A16"/>
    <w:rsid w:val="00967FD4"/>
    <w:rsid w:val="00970B49"/>
    <w:rsid w:val="00970CAF"/>
    <w:rsid w:val="00971331"/>
    <w:rsid w:val="0097134C"/>
    <w:rsid w:val="00971692"/>
    <w:rsid w:val="009722EF"/>
    <w:rsid w:val="009738C2"/>
    <w:rsid w:val="00973C22"/>
    <w:rsid w:val="0097410A"/>
    <w:rsid w:val="00975C0F"/>
    <w:rsid w:val="00976525"/>
    <w:rsid w:val="0097670E"/>
    <w:rsid w:val="00976901"/>
    <w:rsid w:val="00976E52"/>
    <w:rsid w:val="00977F3D"/>
    <w:rsid w:val="009800A6"/>
    <w:rsid w:val="009812AC"/>
    <w:rsid w:val="00981B78"/>
    <w:rsid w:val="009827FC"/>
    <w:rsid w:val="00982E72"/>
    <w:rsid w:val="0098336D"/>
    <w:rsid w:val="00983960"/>
    <w:rsid w:val="00984999"/>
    <w:rsid w:val="009849D8"/>
    <w:rsid w:val="00984E37"/>
    <w:rsid w:val="00984F07"/>
    <w:rsid w:val="00984FB2"/>
    <w:rsid w:val="00985C27"/>
    <w:rsid w:val="009865F9"/>
    <w:rsid w:val="00986696"/>
    <w:rsid w:val="009867C0"/>
    <w:rsid w:val="00986A14"/>
    <w:rsid w:val="00986AF6"/>
    <w:rsid w:val="00986F56"/>
    <w:rsid w:val="00987006"/>
    <w:rsid w:val="009877F2"/>
    <w:rsid w:val="00987D8A"/>
    <w:rsid w:val="00990051"/>
    <w:rsid w:val="00990A1B"/>
    <w:rsid w:val="0099139A"/>
    <w:rsid w:val="009915AC"/>
    <w:rsid w:val="0099162E"/>
    <w:rsid w:val="00991BEE"/>
    <w:rsid w:val="009921FC"/>
    <w:rsid w:val="0099220A"/>
    <w:rsid w:val="0099233F"/>
    <w:rsid w:val="0099235E"/>
    <w:rsid w:val="00993012"/>
    <w:rsid w:val="00993372"/>
    <w:rsid w:val="0099339A"/>
    <w:rsid w:val="00993AC6"/>
    <w:rsid w:val="0099491F"/>
    <w:rsid w:val="00994C23"/>
    <w:rsid w:val="00994F32"/>
    <w:rsid w:val="00997131"/>
    <w:rsid w:val="00997557"/>
    <w:rsid w:val="009976D9"/>
    <w:rsid w:val="00997954"/>
    <w:rsid w:val="00997AED"/>
    <w:rsid w:val="009A0665"/>
    <w:rsid w:val="009A08A0"/>
    <w:rsid w:val="009A156A"/>
    <w:rsid w:val="009A15E6"/>
    <w:rsid w:val="009A19A7"/>
    <w:rsid w:val="009A1BA1"/>
    <w:rsid w:val="009A2525"/>
    <w:rsid w:val="009A336E"/>
    <w:rsid w:val="009A3461"/>
    <w:rsid w:val="009A3989"/>
    <w:rsid w:val="009A450C"/>
    <w:rsid w:val="009A5CCE"/>
    <w:rsid w:val="009A5DCD"/>
    <w:rsid w:val="009A60E8"/>
    <w:rsid w:val="009A71D8"/>
    <w:rsid w:val="009B0E41"/>
    <w:rsid w:val="009B139A"/>
    <w:rsid w:val="009B1866"/>
    <w:rsid w:val="009B27BE"/>
    <w:rsid w:val="009B28B7"/>
    <w:rsid w:val="009B29A3"/>
    <w:rsid w:val="009B3088"/>
    <w:rsid w:val="009B3238"/>
    <w:rsid w:val="009B3740"/>
    <w:rsid w:val="009B3D41"/>
    <w:rsid w:val="009B40A9"/>
    <w:rsid w:val="009B4880"/>
    <w:rsid w:val="009B4C2C"/>
    <w:rsid w:val="009B51A3"/>
    <w:rsid w:val="009B570E"/>
    <w:rsid w:val="009B6368"/>
    <w:rsid w:val="009B6665"/>
    <w:rsid w:val="009B6903"/>
    <w:rsid w:val="009B6AAF"/>
    <w:rsid w:val="009B73F8"/>
    <w:rsid w:val="009B7878"/>
    <w:rsid w:val="009B7B0C"/>
    <w:rsid w:val="009B7E17"/>
    <w:rsid w:val="009C019D"/>
    <w:rsid w:val="009C0DBF"/>
    <w:rsid w:val="009C1200"/>
    <w:rsid w:val="009C1959"/>
    <w:rsid w:val="009C199A"/>
    <w:rsid w:val="009C2691"/>
    <w:rsid w:val="009C277B"/>
    <w:rsid w:val="009C2880"/>
    <w:rsid w:val="009C2C4E"/>
    <w:rsid w:val="009C2EAA"/>
    <w:rsid w:val="009C2EF3"/>
    <w:rsid w:val="009C358C"/>
    <w:rsid w:val="009C3763"/>
    <w:rsid w:val="009C37C3"/>
    <w:rsid w:val="009C3A49"/>
    <w:rsid w:val="009C3D0E"/>
    <w:rsid w:val="009C3FA6"/>
    <w:rsid w:val="009C4464"/>
    <w:rsid w:val="009C463B"/>
    <w:rsid w:val="009C47D4"/>
    <w:rsid w:val="009C4E8A"/>
    <w:rsid w:val="009C51D8"/>
    <w:rsid w:val="009C5270"/>
    <w:rsid w:val="009C5443"/>
    <w:rsid w:val="009C5664"/>
    <w:rsid w:val="009C5720"/>
    <w:rsid w:val="009C5F94"/>
    <w:rsid w:val="009C621B"/>
    <w:rsid w:val="009C64A0"/>
    <w:rsid w:val="009C6712"/>
    <w:rsid w:val="009C6740"/>
    <w:rsid w:val="009C70EF"/>
    <w:rsid w:val="009C758B"/>
    <w:rsid w:val="009C7956"/>
    <w:rsid w:val="009C7C4D"/>
    <w:rsid w:val="009C7EF7"/>
    <w:rsid w:val="009D076F"/>
    <w:rsid w:val="009D0FEB"/>
    <w:rsid w:val="009D1891"/>
    <w:rsid w:val="009D1911"/>
    <w:rsid w:val="009D1C25"/>
    <w:rsid w:val="009D2BB8"/>
    <w:rsid w:val="009D2D7A"/>
    <w:rsid w:val="009D2DDB"/>
    <w:rsid w:val="009D2FBF"/>
    <w:rsid w:val="009D395A"/>
    <w:rsid w:val="009D3D65"/>
    <w:rsid w:val="009D3E5B"/>
    <w:rsid w:val="009D3EA0"/>
    <w:rsid w:val="009D4BD9"/>
    <w:rsid w:val="009D580D"/>
    <w:rsid w:val="009D6CE5"/>
    <w:rsid w:val="009D700B"/>
    <w:rsid w:val="009D7182"/>
    <w:rsid w:val="009D74F4"/>
    <w:rsid w:val="009E0D2C"/>
    <w:rsid w:val="009E0E07"/>
    <w:rsid w:val="009E120E"/>
    <w:rsid w:val="009E154E"/>
    <w:rsid w:val="009E1B6C"/>
    <w:rsid w:val="009E20C6"/>
    <w:rsid w:val="009E24EF"/>
    <w:rsid w:val="009E2D91"/>
    <w:rsid w:val="009E5041"/>
    <w:rsid w:val="009E5429"/>
    <w:rsid w:val="009E5C9D"/>
    <w:rsid w:val="009E5D58"/>
    <w:rsid w:val="009E6955"/>
    <w:rsid w:val="009E6DFC"/>
    <w:rsid w:val="009E6EAA"/>
    <w:rsid w:val="009E7059"/>
    <w:rsid w:val="009E7723"/>
    <w:rsid w:val="009E792F"/>
    <w:rsid w:val="009E7A9A"/>
    <w:rsid w:val="009E7BB2"/>
    <w:rsid w:val="009E7C61"/>
    <w:rsid w:val="009F0347"/>
    <w:rsid w:val="009F038B"/>
    <w:rsid w:val="009F06EB"/>
    <w:rsid w:val="009F0F5F"/>
    <w:rsid w:val="009F1222"/>
    <w:rsid w:val="009F19B0"/>
    <w:rsid w:val="009F1E13"/>
    <w:rsid w:val="009F2233"/>
    <w:rsid w:val="009F22B8"/>
    <w:rsid w:val="009F23AF"/>
    <w:rsid w:val="009F2A2D"/>
    <w:rsid w:val="009F2BC6"/>
    <w:rsid w:val="009F3177"/>
    <w:rsid w:val="009F3919"/>
    <w:rsid w:val="009F3FD3"/>
    <w:rsid w:val="009F4E01"/>
    <w:rsid w:val="009F5694"/>
    <w:rsid w:val="009F5AF1"/>
    <w:rsid w:val="009F6C89"/>
    <w:rsid w:val="009F6E37"/>
    <w:rsid w:val="009F6F37"/>
    <w:rsid w:val="009F6FA6"/>
    <w:rsid w:val="009F7211"/>
    <w:rsid w:val="009F7536"/>
    <w:rsid w:val="009F783B"/>
    <w:rsid w:val="009F7C26"/>
    <w:rsid w:val="009F7C72"/>
    <w:rsid w:val="00A003E5"/>
    <w:rsid w:val="00A0045F"/>
    <w:rsid w:val="00A009F9"/>
    <w:rsid w:val="00A00CA1"/>
    <w:rsid w:val="00A00CDC"/>
    <w:rsid w:val="00A01783"/>
    <w:rsid w:val="00A01BB7"/>
    <w:rsid w:val="00A01CB5"/>
    <w:rsid w:val="00A022A8"/>
    <w:rsid w:val="00A02BC3"/>
    <w:rsid w:val="00A0315E"/>
    <w:rsid w:val="00A03693"/>
    <w:rsid w:val="00A03F2B"/>
    <w:rsid w:val="00A03F30"/>
    <w:rsid w:val="00A04AED"/>
    <w:rsid w:val="00A055FB"/>
    <w:rsid w:val="00A06677"/>
    <w:rsid w:val="00A06D14"/>
    <w:rsid w:val="00A06E5D"/>
    <w:rsid w:val="00A07EC1"/>
    <w:rsid w:val="00A10137"/>
    <w:rsid w:val="00A10317"/>
    <w:rsid w:val="00A10984"/>
    <w:rsid w:val="00A10B19"/>
    <w:rsid w:val="00A10B73"/>
    <w:rsid w:val="00A10EC3"/>
    <w:rsid w:val="00A10EF8"/>
    <w:rsid w:val="00A1140E"/>
    <w:rsid w:val="00A11A4C"/>
    <w:rsid w:val="00A121CA"/>
    <w:rsid w:val="00A12548"/>
    <w:rsid w:val="00A126D7"/>
    <w:rsid w:val="00A12A19"/>
    <w:rsid w:val="00A143B7"/>
    <w:rsid w:val="00A14C9A"/>
    <w:rsid w:val="00A152CD"/>
    <w:rsid w:val="00A1619C"/>
    <w:rsid w:val="00A1736D"/>
    <w:rsid w:val="00A17D14"/>
    <w:rsid w:val="00A21632"/>
    <w:rsid w:val="00A22126"/>
    <w:rsid w:val="00A22238"/>
    <w:rsid w:val="00A22274"/>
    <w:rsid w:val="00A22424"/>
    <w:rsid w:val="00A22F25"/>
    <w:rsid w:val="00A22FE1"/>
    <w:rsid w:val="00A23CDE"/>
    <w:rsid w:val="00A23E32"/>
    <w:rsid w:val="00A243E1"/>
    <w:rsid w:val="00A249B6"/>
    <w:rsid w:val="00A24B2F"/>
    <w:rsid w:val="00A2573E"/>
    <w:rsid w:val="00A26697"/>
    <w:rsid w:val="00A27263"/>
    <w:rsid w:val="00A27608"/>
    <w:rsid w:val="00A2762E"/>
    <w:rsid w:val="00A27A81"/>
    <w:rsid w:val="00A300EE"/>
    <w:rsid w:val="00A30317"/>
    <w:rsid w:val="00A303D7"/>
    <w:rsid w:val="00A30BA6"/>
    <w:rsid w:val="00A30DDD"/>
    <w:rsid w:val="00A31462"/>
    <w:rsid w:val="00A3203C"/>
    <w:rsid w:val="00A3208E"/>
    <w:rsid w:val="00A3315E"/>
    <w:rsid w:val="00A3366F"/>
    <w:rsid w:val="00A33724"/>
    <w:rsid w:val="00A33DE7"/>
    <w:rsid w:val="00A33EA4"/>
    <w:rsid w:val="00A34930"/>
    <w:rsid w:val="00A34B11"/>
    <w:rsid w:val="00A35305"/>
    <w:rsid w:val="00A35C29"/>
    <w:rsid w:val="00A35FA3"/>
    <w:rsid w:val="00A35FEE"/>
    <w:rsid w:val="00A360E2"/>
    <w:rsid w:val="00A36975"/>
    <w:rsid w:val="00A37011"/>
    <w:rsid w:val="00A3707A"/>
    <w:rsid w:val="00A3769B"/>
    <w:rsid w:val="00A376E3"/>
    <w:rsid w:val="00A4041E"/>
    <w:rsid w:val="00A40A87"/>
    <w:rsid w:val="00A40C2A"/>
    <w:rsid w:val="00A415BA"/>
    <w:rsid w:val="00A420E0"/>
    <w:rsid w:val="00A4229C"/>
    <w:rsid w:val="00A4257F"/>
    <w:rsid w:val="00A428C8"/>
    <w:rsid w:val="00A429BF"/>
    <w:rsid w:val="00A4397B"/>
    <w:rsid w:val="00A43980"/>
    <w:rsid w:val="00A439AC"/>
    <w:rsid w:val="00A43ADD"/>
    <w:rsid w:val="00A43CE6"/>
    <w:rsid w:val="00A44519"/>
    <w:rsid w:val="00A44544"/>
    <w:rsid w:val="00A447B7"/>
    <w:rsid w:val="00A44E46"/>
    <w:rsid w:val="00A4516E"/>
    <w:rsid w:val="00A46983"/>
    <w:rsid w:val="00A4768A"/>
    <w:rsid w:val="00A479A2"/>
    <w:rsid w:val="00A47A57"/>
    <w:rsid w:val="00A47AD0"/>
    <w:rsid w:val="00A47CE2"/>
    <w:rsid w:val="00A50653"/>
    <w:rsid w:val="00A50879"/>
    <w:rsid w:val="00A50B14"/>
    <w:rsid w:val="00A50B38"/>
    <w:rsid w:val="00A51B88"/>
    <w:rsid w:val="00A52AC6"/>
    <w:rsid w:val="00A52FFC"/>
    <w:rsid w:val="00A5311F"/>
    <w:rsid w:val="00A5343F"/>
    <w:rsid w:val="00A53FAF"/>
    <w:rsid w:val="00A5435E"/>
    <w:rsid w:val="00A54918"/>
    <w:rsid w:val="00A55442"/>
    <w:rsid w:val="00A5595B"/>
    <w:rsid w:val="00A55F00"/>
    <w:rsid w:val="00A56C10"/>
    <w:rsid w:val="00A56DF6"/>
    <w:rsid w:val="00A57620"/>
    <w:rsid w:val="00A57F3E"/>
    <w:rsid w:val="00A57F43"/>
    <w:rsid w:val="00A60352"/>
    <w:rsid w:val="00A6090F"/>
    <w:rsid w:val="00A60EC7"/>
    <w:rsid w:val="00A61C56"/>
    <w:rsid w:val="00A6218A"/>
    <w:rsid w:val="00A62D8B"/>
    <w:rsid w:val="00A6301D"/>
    <w:rsid w:val="00A63B3C"/>
    <w:rsid w:val="00A63BF4"/>
    <w:rsid w:val="00A63E0C"/>
    <w:rsid w:val="00A64280"/>
    <w:rsid w:val="00A643C1"/>
    <w:rsid w:val="00A65205"/>
    <w:rsid w:val="00A652AF"/>
    <w:rsid w:val="00A6542E"/>
    <w:rsid w:val="00A65437"/>
    <w:rsid w:val="00A65903"/>
    <w:rsid w:val="00A65A61"/>
    <w:rsid w:val="00A65A7E"/>
    <w:rsid w:val="00A65ED6"/>
    <w:rsid w:val="00A66110"/>
    <w:rsid w:val="00A666C5"/>
    <w:rsid w:val="00A66E87"/>
    <w:rsid w:val="00A66F05"/>
    <w:rsid w:val="00A67464"/>
    <w:rsid w:val="00A676DB"/>
    <w:rsid w:val="00A67879"/>
    <w:rsid w:val="00A71D7B"/>
    <w:rsid w:val="00A726A0"/>
    <w:rsid w:val="00A7311F"/>
    <w:rsid w:val="00A7330F"/>
    <w:rsid w:val="00A733FD"/>
    <w:rsid w:val="00A7382F"/>
    <w:rsid w:val="00A73B5E"/>
    <w:rsid w:val="00A73FF7"/>
    <w:rsid w:val="00A74382"/>
    <w:rsid w:val="00A74452"/>
    <w:rsid w:val="00A746E4"/>
    <w:rsid w:val="00A74D9B"/>
    <w:rsid w:val="00A74DC0"/>
    <w:rsid w:val="00A74E73"/>
    <w:rsid w:val="00A752A2"/>
    <w:rsid w:val="00A765F5"/>
    <w:rsid w:val="00A76A32"/>
    <w:rsid w:val="00A77D29"/>
    <w:rsid w:val="00A77ED0"/>
    <w:rsid w:val="00A77F88"/>
    <w:rsid w:val="00A77F8C"/>
    <w:rsid w:val="00A801C3"/>
    <w:rsid w:val="00A80432"/>
    <w:rsid w:val="00A80D38"/>
    <w:rsid w:val="00A80E46"/>
    <w:rsid w:val="00A80F68"/>
    <w:rsid w:val="00A81453"/>
    <w:rsid w:val="00A81783"/>
    <w:rsid w:val="00A81867"/>
    <w:rsid w:val="00A8293F"/>
    <w:rsid w:val="00A82CB6"/>
    <w:rsid w:val="00A82E67"/>
    <w:rsid w:val="00A8371D"/>
    <w:rsid w:val="00A838FF"/>
    <w:rsid w:val="00A83B1D"/>
    <w:rsid w:val="00A85005"/>
    <w:rsid w:val="00A86367"/>
    <w:rsid w:val="00A865A7"/>
    <w:rsid w:val="00A86BE9"/>
    <w:rsid w:val="00A86C7C"/>
    <w:rsid w:val="00A86E1C"/>
    <w:rsid w:val="00A8780F"/>
    <w:rsid w:val="00A90020"/>
    <w:rsid w:val="00A901EF"/>
    <w:rsid w:val="00A905CC"/>
    <w:rsid w:val="00A9104C"/>
    <w:rsid w:val="00A9183B"/>
    <w:rsid w:val="00A91B3E"/>
    <w:rsid w:val="00A91BB7"/>
    <w:rsid w:val="00A9245C"/>
    <w:rsid w:val="00A928D9"/>
    <w:rsid w:val="00A92D33"/>
    <w:rsid w:val="00A93A15"/>
    <w:rsid w:val="00A94232"/>
    <w:rsid w:val="00A94C0C"/>
    <w:rsid w:val="00A94D66"/>
    <w:rsid w:val="00A95388"/>
    <w:rsid w:val="00A95419"/>
    <w:rsid w:val="00A9567B"/>
    <w:rsid w:val="00A95B26"/>
    <w:rsid w:val="00A95E08"/>
    <w:rsid w:val="00A96155"/>
    <w:rsid w:val="00A96444"/>
    <w:rsid w:val="00A978D4"/>
    <w:rsid w:val="00A97F96"/>
    <w:rsid w:val="00AA0385"/>
    <w:rsid w:val="00AA057F"/>
    <w:rsid w:val="00AA0E6C"/>
    <w:rsid w:val="00AA16A8"/>
    <w:rsid w:val="00AA181F"/>
    <w:rsid w:val="00AA1895"/>
    <w:rsid w:val="00AA1B56"/>
    <w:rsid w:val="00AA2AC8"/>
    <w:rsid w:val="00AA34DC"/>
    <w:rsid w:val="00AA37AF"/>
    <w:rsid w:val="00AA4749"/>
    <w:rsid w:val="00AA4904"/>
    <w:rsid w:val="00AA4AC4"/>
    <w:rsid w:val="00AA4AEC"/>
    <w:rsid w:val="00AA4CB2"/>
    <w:rsid w:val="00AA4DB5"/>
    <w:rsid w:val="00AA5225"/>
    <w:rsid w:val="00AA54AF"/>
    <w:rsid w:val="00AA59C6"/>
    <w:rsid w:val="00AA60C9"/>
    <w:rsid w:val="00AA622C"/>
    <w:rsid w:val="00AA6290"/>
    <w:rsid w:val="00AA6894"/>
    <w:rsid w:val="00AA6A33"/>
    <w:rsid w:val="00AA7D9D"/>
    <w:rsid w:val="00AB002C"/>
    <w:rsid w:val="00AB00BA"/>
    <w:rsid w:val="00AB0389"/>
    <w:rsid w:val="00AB1A34"/>
    <w:rsid w:val="00AB220F"/>
    <w:rsid w:val="00AB2318"/>
    <w:rsid w:val="00AB244A"/>
    <w:rsid w:val="00AB2BF4"/>
    <w:rsid w:val="00AB2C73"/>
    <w:rsid w:val="00AB31E1"/>
    <w:rsid w:val="00AB3483"/>
    <w:rsid w:val="00AB3844"/>
    <w:rsid w:val="00AB3862"/>
    <w:rsid w:val="00AB3963"/>
    <w:rsid w:val="00AB3A57"/>
    <w:rsid w:val="00AB3AC1"/>
    <w:rsid w:val="00AB4165"/>
    <w:rsid w:val="00AB4E4E"/>
    <w:rsid w:val="00AB52C7"/>
    <w:rsid w:val="00AB5429"/>
    <w:rsid w:val="00AB560B"/>
    <w:rsid w:val="00AB57FD"/>
    <w:rsid w:val="00AB5978"/>
    <w:rsid w:val="00AB5AC3"/>
    <w:rsid w:val="00AB7479"/>
    <w:rsid w:val="00AB768E"/>
    <w:rsid w:val="00AB76F7"/>
    <w:rsid w:val="00AC0199"/>
    <w:rsid w:val="00AC04CA"/>
    <w:rsid w:val="00AC097D"/>
    <w:rsid w:val="00AC1689"/>
    <w:rsid w:val="00AC1A64"/>
    <w:rsid w:val="00AC1E9A"/>
    <w:rsid w:val="00AC22C2"/>
    <w:rsid w:val="00AC2A18"/>
    <w:rsid w:val="00AC2BC0"/>
    <w:rsid w:val="00AC3FB1"/>
    <w:rsid w:val="00AC45D1"/>
    <w:rsid w:val="00AC4B3E"/>
    <w:rsid w:val="00AC4D61"/>
    <w:rsid w:val="00AC5036"/>
    <w:rsid w:val="00AC5E72"/>
    <w:rsid w:val="00AC5EC7"/>
    <w:rsid w:val="00AC6B02"/>
    <w:rsid w:val="00AC6B36"/>
    <w:rsid w:val="00AC717E"/>
    <w:rsid w:val="00AC72A2"/>
    <w:rsid w:val="00AC784C"/>
    <w:rsid w:val="00AC7DA2"/>
    <w:rsid w:val="00AD01DE"/>
    <w:rsid w:val="00AD0BC5"/>
    <w:rsid w:val="00AD0DBC"/>
    <w:rsid w:val="00AD100A"/>
    <w:rsid w:val="00AD12F9"/>
    <w:rsid w:val="00AD1350"/>
    <w:rsid w:val="00AD1FDE"/>
    <w:rsid w:val="00AD338A"/>
    <w:rsid w:val="00AD34D8"/>
    <w:rsid w:val="00AD3F28"/>
    <w:rsid w:val="00AD51EF"/>
    <w:rsid w:val="00AD5B69"/>
    <w:rsid w:val="00AD6034"/>
    <w:rsid w:val="00AD68E1"/>
    <w:rsid w:val="00AD75C7"/>
    <w:rsid w:val="00AD75DB"/>
    <w:rsid w:val="00AD7989"/>
    <w:rsid w:val="00AD7CFD"/>
    <w:rsid w:val="00AE0309"/>
    <w:rsid w:val="00AE0EE9"/>
    <w:rsid w:val="00AE0EF4"/>
    <w:rsid w:val="00AE1758"/>
    <w:rsid w:val="00AE2662"/>
    <w:rsid w:val="00AE2691"/>
    <w:rsid w:val="00AE2D4A"/>
    <w:rsid w:val="00AE2F40"/>
    <w:rsid w:val="00AE3D43"/>
    <w:rsid w:val="00AE3D46"/>
    <w:rsid w:val="00AE4197"/>
    <w:rsid w:val="00AE426C"/>
    <w:rsid w:val="00AE43CB"/>
    <w:rsid w:val="00AE471B"/>
    <w:rsid w:val="00AE4A85"/>
    <w:rsid w:val="00AE4E89"/>
    <w:rsid w:val="00AE5576"/>
    <w:rsid w:val="00AE5903"/>
    <w:rsid w:val="00AE5DC2"/>
    <w:rsid w:val="00AE5E52"/>
    <w:rsid w:val="00AE6814"/>
    <w:rsid w:val="00AE76AE"/>
    <w:rsid w:val="00AE77CA"/>
    <w:rsid w:val="00AE7855"/>
    <w:rsid w:val="00AE7F52"/>
    <w:rsid w:val="00AF108F"/>
    <w:rsid w:val="00AF13D2"/>
    <w:rsid w:val="00AF1C3A"/>
    <w:rsid w:val="00AF1DF7"/>
    <w:rsid w:val="00AF2191"/>
    <w:rsid w:val="00AF22C4"/>
    <w:rsid w:val="00AF22E7"/>
    <w:rsid w:val="00AF2F5A"/>
    <w:rsid w:val="00AF3391"/>
    <w:rsid w:val="00AF38B8"/>
    <w:rsid w:val="00AF4311"/>
    <w:rsid w:val="00AF4802"/>
    <w:rsid w:val="00AF4B9E"/>
    <w:rsid w:val="00AF4EDF"/>
    <w:rsid w:val="00AF5E79"/>
    <w:rsid w:val="00AF6664"/>
    <w:rsid w:val="00AF6C67"/>
    <w:rsid w:val="00AF6E76"/>
    <w:rsid w:val="00AF7386"/>
    <w:rsid w:val="00AF7964"/>
    <w:rsid w:val="00B0013C"/>
    <w:rsid w:val="00B010FB"/>
    <w:rsid w:val="00B022E9"/>
    <w:rsid w:val="00B02595"/>
    <w:rsid w:val="00B02D80"/>
    <w:rsid w:val="00B03138"/>
    <w:rsid w:val="00B0353E"/>
    <w:rsid w:val="00B0385D"/>
    <w:rsid w:val="00B03F3F"/>
    <w:rsid w:val="00B05394"/>
    <w:rsid w:val="00B05F74"/>
    <w:rsid w:val="00B0604F"/>
    <w:rsid w:val="00B0617A"/>
    <w:rsid w:val="00B064D2"/>
    <w:rsid w:val="00B06814"/>
    <w:rsid w:val="00B0688C"/>
    <w:rsid w:val="00B06A39"/>
    <w:rsid w:val="00B0715F"/>
    <w:rsid w:val="00B07547"/>
    <w:rsid w:val="00B07BB1"/>
    <w:rsid w:val="00B07C06"/>
    <w:rsid w:val="00B07D80"/>
    <w:rsid w:val="00B10019"/>
    <w:rsid w:val="00B1007E"/>
    <w:rsid w:val="00B1013C"/>
    <w:rsid w:val="00B105FA"/>
    <w:rsid w:val="00B1076B"/>
    <w:rsid w:val="00B113C1"/>
    <w:rsid w:val="00B11E43"/>
    <w:rsid w:val="00B12BF3"/>
    <w:rsid w:val="00B12C51"/>
    <w:rsid w:val="00B12F8D"/>
    <w:rsid w:val="00B1302F"/>
    <w:rsid w:val="00B13827"/>
    <w:rsid w:val="00B1409A"/>
    <w:rsid w:val="00B148F7"/>
    <w:rsid w:val="00B15249"/>
    <w:rsid w:val="00B15951"/>
    <w:rsid w:val="00B1602A"/>
    <w:rsid w:val="00B16668"/>
    <w:rsid w:val="00B16DBA"/>
    <w:rsid w:val="00B1747B"/>
    <w:rsid w:val="00B17719"/>
    <w:rsid w:val="00B17A03"/>
    <w:rsid w:val="00B2070F"/>
    <w:rsid w:val="00B20AF9"/>
    <w:rsid w:val="00B216AD"/>
    <w:rsid w:val="00B2189B"/>
    <w:rsid w:val="00B21DEA"/>
    <w:rsid w:val="00B21F60"/>
    <w:rsid w:val="00B2284D"/>
    <w:rsid w:val="00B2299D"/>
    <w:rsid w:val="00B22C9D"/>
    <w:rsid w:val="00B23F0E"/>
    <w:rsid w:val="00B258F4"/>
    <w:rsid w:val="00B2603A"/>
    <w:rsid w:val="00B26AFB"/>
    <w:rsid w:val="00B26CA0"/>
    <w:rsid w:val="00B2728B"/>
    <w:rsid w:val="00B279D6"/>
    <w:rsid w:val="00B27A07"/>
    <w:rsid w:val="00B27C77"/>
    <w:rsid w:val="00B30170"/>
    <w:rsid w:val="00B305DA"/>
    <w:rsid w:val="00B30830"/>
    <w:rsid w:val="00B309F9"/>
    <w:rsid w:val="00B30DEF"/>
    <w:rsid w:val="00B30EE8"/>
    <w:rsid w:val="00B313A3"/>
    <w:rsid w:val="00B31776"/>
    <w:rsid w:val="00B31818"/>
    <w:rsid w:val="00B31C36"/>
    <w:rsid w:val="00B31C3A"/>
    <w:rsid w:val="00B31F0F"/>
    <w:rsid w:val="00B32333"/>
    <w:rsid w:val="00B3273A"/>
    <w:rsid w:val="00B3291E"/>
    <w:rsid w:val="00B32AE0"/>
    <w:rsid w:val="00B32D1F"/>
    <w:rsid w:val="00B33280"/>
    <w:rsid w:val="00B33467"/>
    <w:rsid w:val="00B337AB"/>
    <w:rsid w:val="00B33C9F"/>
    <w:rsid w:val="00B33F84"/>
    <w:rsid w:val="00B34573"/>
    <w:rsid w:val="00B3497E"/>
    <w:rsid w:val="00B3599D"/>
    <w:rsid w:val="00B35DC5"/>
    <w:rsid w:val="00B35FB6"/>
    <w:rsid w:val="00B361B1"/>
    <w:rsid w:val="00B36E5F"/>
    <w:rsid w:val="00B36F48"/>
    <w:rsid w:val="00B3727D"/>
    <w:rsid w:val="00B40439"/>
    <w:rsid w:val="00B40D38"/>
    <w:rsid w:val="00B41537"/>
    <w:rsid w:val="00B4164C"/>
    <w:rsid w:val="00B41C0D"/>
    <w:rsid w:val="00B41D96"/>
    <w:rsid w:val="00B41E31"/>
    <w:rsid w:val="00B4270D"/>
    <w:rsid w:val="00B42887"/>
    <w:rsid w:val="00B42DD4"/>
    <w:rsid w:val="00B43992"/>
    <w:rsid w:val="00B448C6"/>
    <w:rsid w:val="00B44963"/>
    <w:rsid w:val="00B44D6C"/>
    <w:rsid w:val="00B50A5D"/>
    <w:rsid w:val="00B51C14"/>
    <w:rsid w:val="00B51DEA"/>
    <w:rsid w:val="00B51E66"/>
    <w:rsid w:val="00B52320"/>
    <w:rsid w:val="00B53256"/>
    <w:rsid w:val="00B533CE"/>
    <w:rsid w:val="00B5382D"/>
    <w:rsid w:val="00B547C4"/>
    <w:rsid w:val="00B5487B"/>
    <w:rsid w:val="00B54973"/>
    <w:rsid w:val="00B54D1E"/>
    <w:rsid w:val="00B5529F"/>
    <w:rsid w:val="00B56B56"/>
    <w:rsid w:val="00B56B73"/>
    <w:rsid w:val="00B57B4B"/>
    <w:rsid w:val="00B57C7D"/>
    <w:rsid w:val="00B57CA1"/>
    <w:rsid w:val="00B6014E"/>
    <w:rsid w:val="00B60201"/>
    <w:rsid w:val="00B6106C"/>
    <w:rsid w:val="00B610B7"/>
    <w:rsid w:val="00B61B35"/>
    <w:rsid w:val="00B6351E"/>
    <w:rsid w:val="00B636B8"/>
    <w:rsid w:val="00B63810"/>
    <w:rsid w:val="00B6387D"/>
    <w:rsid w:val="00B638C7"/>
    <w:rsid w:val="00B64122"/>
    <w:rsid w:val="00B641E3"/>
    <w:rsid w:val="00B642A2"/>
    <w:rsid w:val="00B64622"/>
    <w:rsid w:val="00B64C24"/>
    <w:rsid w:val="00B65118"/>
    <w:rsid w:val="00B655B6"/>
    <w:rsid w:val="00B6599D"/>
    <w:rsid w:val="00B6606B"/>
    <w:rsid w:val="00B66990"/>
    <w:rsid w:val="00B66A08"/>
    <w:rsid w:val="00B66CF3"/>
    <w:rsid w:val="00B66E40"/>
    <w:rsid w:val="00B67397"/>
    <w:rsid w:val="00B67581"/>
    <w:rsid w:val="00B67A1C"/>
    <w:rsid w:val="00B67F04"/>
    <w:rsid w:val="00B67F07"/>
    <w:rsid w:val="00B70111"/>
    <w:rsid w:val="00B7025F"/>
    <w:rsid w:val="00B710B1"/>
    <w:rsid w:val="00B71344"/>
    <w:rsid w:val="00B71BA2"/>
    <w:rsid w:val="00B71E8A"/>
    <w:rsid w:val="00B729E8"/>
    <w:rsid w:val="00B73B4F"/>
    <w:rsid w:val="00B743A0"/>
    <w:rsid w:val="00B74460"/>
    <w:rsid w:val="00B7468A"/>
    <w:rsid w:val="00B749D3"/>
    <w:rsid w:val="00B74E08"/>
    <w:rsid w:val="00B75037"/>
    <w:rsid w:val="00B75720"/>
    <w:rsid w:val="00B7575F"/>
    <w:rsid w:val="00B758DF"/>
    <w:rsid w:val="00B75E17"/>
    <w:rsid w:val="00B75FA3"/>
    <w:rsid w:val="00B76025"/>
    <w:rsid w:val="00B76448"/>
    <w:rsid w:val="00B764EE"/>
    <w:rsid w:val="00B767BC"/>
    <w:rsid w:val="00B76DB7"/>
    <w:rsid w:val="00B76EE3"/>
    <w:rsid w:val="00B77113"/>
    <w:rsid w:val="00B77A0E"/>
    <w:rsid w:val="00B77BDE"/>
    <w:rsid w:val="00B80EE2"/>
    <w:rsid w:val="00B816D6"/>
    <w:rsid w:val="00B818B7"/>
    <w:rsid w:val="00B81CB3"/>
    <w:rsid w:val="00B82936"/>
    <w:rsid w:val="00B82C1B"/>
    <w:rsid w:val="00B83793"/>
    <w:rsid w:val="00B838C8"/>
    <w:rsid w:val="00B83DF0"/>
    <w:rsid w:val="00B841F1"/>
    <w:rsid w:val="00B84485"/>
    <w:rsid w:val="00B84573"/>
    <w:rsid w:val="00B8464B"/>
    <w:rsid w:val="00B84884"/>
    <w:rsid w:val="00B853A9"/>
    <w:rsid w:val="00B864E8"/>
    <w:rsid w:val="00B87418"/>
    <w:rsid w:val="00B9005A"/>
    <w:rsid w:val="00B9089C"/>
    <w:rsid w:val="00B90A23"/>
    <w:rsid w:val="00B90DD1"/>
    <w:rsid w:val="00B90EFC"/>
    <w:rsid w:val="00B91C6F"/>
    <w:rsid w:val="00B91CF6"/>
    <w:rsid w:val="00B92498"/>
    <w:rsid w:val="00B92916"/>
    <w:rsid w:val="00B92B5D"/>
    <w:rsid w:val="00B93211"/>
    <w:rsid w:val="00B933F1"/>
    <w:rsid w:val="00B943C1"/>
    <w:rsid w:val="00B947D4"/>
    <w:rsid w:val="00B94873"/>
    <w:rsid w:val="00B95856"/>
    <w:rsid w:val="00B95D7E"/>
    <w:rsid w:val="00B9687B"/>
    <w:rsid w:val="00B9751F"/>
    <w:rsid w:val="00B97811"/>
    <w:rsid w:val="00B979DC"/>
    <w:rsid w:val="00BA0075"/>
    <w:rsid w:val="00BA03C1"/>
    <w:rsid w:val="00BA06DE"/>
    <w:rsid w:val="00BA0751"/>
    <w:rsid w:val="00BA0A71"/>
    <w:rsid w:val="00BA0A9F"/>
    <w:rsid w:val="00BA1275"/>
    <w:rsid w:val="00BA12BD"/>
    <w:rsid w:val="00BA2033"/>
    <w:rsid w:val="00BA2BAB"/>
    <w:rsid w:val="00BA3ABD"/>
    <w:rsid w:val="00BA4226"/>
    <w:rsid w:val="00BA4DEE"/>
    <w:rsid w:val="00BA5072"/>
    <w:rsid w:val="00BA59FC"/>
    <w:rsid w:val="00BA6153"/>
    <w:rsid w:val="00BA6FD7"/>
    <w:rsid w:val="00BA787E"/>
    <w:rsid w:val="00BA7E04"/>
    <w:rsid w:val="00BB0042"/>
    <w:rsid w:val="00BB0D74"/>
    <w:rsid w:val="00BB0E1C"/>
    <w:rsid w:val="00BB0F8F"/>
    <w:rsid w:val="00BB13DB"/>
    <w:rsid w:val="00BB1C15"/>
    <w:rsid w:val="00BB2BDA"/>
    <w:rsid w:val="00BB3376"/>
    <w:rsid w:val="00BB341D"/>
    <w:rsid w:val="00BB3C42"/>
    <w:rsid w:val="00BB4142"/>
    <w:rsid w:val="00BB4287"/>
    <w:rsid w:val="00BB4400"/>
    <w:rsid w:val="00BB442E"/>
    <w:rsid w:val="00BB48CA"/>
    <w:rsid w:val="00BB55AC"/>
    <w:rsid w:val="00BB57D8"/>
    <w:rsid w:val="00BB592A"/>
    <w:rsid w:val="00BB637C"/>
    <w:rsid w:val="00BB63C1"/>
    <w:rsid w:val="00BB6830"/>
    <w:rsid w:val="00BB6A08"/>
    <w:rsid w:val="00BB6AF8"/>
    <w:rsid w:val="00BB6EE0"/>
    <w:rsid w:val="00BB73E5"/>
    <w:rsid w:val="00BB7B3F"/>
    <w:rsid w:val="00BB7BFC"/>
    <w:rsid w:val="00BB7E74"/>
    <w:rsid w:val="00BC00A5"/>
    <w:rsid w:val="00BC04CC"/>
    <w:rsid w:val="00BC05DF"/>
    <w:rsid w:val="00BC0A8F"/>
    <w:rsid w:val="00BC0C50"/>
    <w:rsid w:val="00BC0E6C"/>
    <w:rsid w:val="00BC10B3"/>
    <w:rsid w:val="00BC15DC"/>
    <w:rsid w:val="00BC1BCA"/>
    <w:rsid w:val="00BC2959"/>
    <w:rsid w:val="00BC29AC"/>
    <w:rsid w:val="00BC2DE7"/>
    <w:rsid w:val="00BC36C4"/>
    <w:rsid w:val="00BC3F8C"/>
    <w:rsid w:val="00BC42BD"/>
    <w:rsid w:val="00BC4BE0"/>
    <w:rsid w:val="00BC4FE4"/>
    <w:rsid w:val="00BC51C3"/>
    <w:rsid w:val="00BC5C04"/>
    <w:rsid w:val="00BC61C2"/>
    <w:rsid w:val="00BC6492"/>
    <w:rsid w:val="00BC64BB"/>
    <w:rsid w:val="00BC6E98"/>
    <w:rsid w:val="00BC6F70"/>
    <w:rsid w:val="00BC715B"/>
    <w:rsid w:val="00BC7384"/>
    <w:rsid w:val="00BC7868"/>
    <w:rsid w:val="00BC7C5B"/>
    <w:rsid w:val="00BC7C88"/>
    <w:rsid w:val="00BD0942"/>
    <w:rsid w:val="00BD0B94"/>
    <w:rsid w:val="00BD1EB4"/>
    <w:rsid w:val="00BD2045"/>
    <w:rsid w:val="00BD2391"/>
    <w:rsid w:val="00BD27B0"/>
    <w:rsid w:val="00BD2E65"/>
    <w:rsid w:val="00BD2EDB"/>
    <w:rsid w:val="00BD309B"/>
    <w:rsid w:val="00BD3347"/>
    <w:rsid w:val="00BD3F5E"/>
    <w:rsid w:val="00BD476F"/>
    <w:rsid w:val="00BD488B"/>
    <w:rsid w:val="00BD4D2E"/>
    <w:rsid w:val="00BD501F"/>
    <w:rsid w:val="00BD5614"/>
    <w:rsid w:val="00BD5749"/>
    <w:rsid w:val="00BD5993"/>
    <w:rsid w:val="00BD5DCC"/>
    <w:rsid w:val="00BD6293"/>
    <w:rsid w:val="00BD7507"/>
    <w:rsid w:val="00BD78B5"/>
    <w:rsid w:val="00BD7EE4"/>
    <w:rsid w:val="00BD7EF9"/>
    <w:rsid w:val="00BE03D2"/>
    <w:rsid w:val="00BE03F4"/>
    <w:rsid w:val="00BE0E91"/>
    <w:rsid w:val="00BE10F4"/>
    <w:rsid w:val="00BE111B"/>
    <w:rsid w:val="00BE114B"/>
    <w:rsid w:val="00BE31C6"/>
    <w:rsid w:val="00BE323E"/>
    <w:rsid w:val="00BE35AF"/>
    <w:rsid w:val="00BE398B"/>
    <w:rsid w:val="00BE3CE5"/>
    <w:rsid w:val="00BE4A1D"/>
    <w:rsid w:val="00BE4D1F"/>
    <w:rsid w:val="00BE556D"/>
    <w:rsid w:val="00BE5759"/>
    <w:rsid w:val="00BE5B0A"/>
    <w:rsid w:val="00BE5F57"/>
    <w:rsid w:val="00BE694E"/>
    <w:rsid w:val="00BE701B"/>
    <w:rsid w:val="00BE77A2"/>
    <w:rsid w:val="00BE79F4"/>
    <w:rsid w:val="00BF023B"/>
    <w:rsid w:val="00BF0601"/>
    <w:rsid w:val="00BF091F"/>
    <w:rsid w:val="00BF0B69"/>
    <w:rsid w:val="00BF1F88"/>
    <w:rsid w:val="00BF20A1"/>
    <w:rsid w:val="00BF25D6"/>
    <w:rsid w:val="00BF2DE7"/>
    <w:rsid w:val="00BF2F1D"/>
    <w:rsid w:val="00BF3159"/>
    <w:rsid w:val="00BF329F"/>
    <w:rsid w:val="00BF3C27"/>
    <w:rsid w:val="00BF4692"/>
    <w:rsid w:val="00BF4AC0"/>
    <w:rsid w:val="00BF4EE1"/>
    <w:rsid w:val="00BF50C7"/>
    <w:rsid w:val="00BF585D"/>
    <w:rsid w:val="00BF5889"/>
    <w:rsid w:val="00BF61A7"/>
    <w:rsid w:val="00BF63B5"/>
    <w:rsid w:val="00BF7001"/>
    <w:rsid w:val="00BF76DD"/>
    <w:rsid w:val="00BF7AB4"/>
    <w:rsid w:val="00BF7D9A"/>
    <w:rsid w:val="00C003E0"/>
    <w:rsid w:val="00C0046F"/>
    <w:rsid w:val="00C00A29"/>
    <w:rsid w:val="00C00A98"/>
    <w:rsid w:val="00C00C75"/>
    <w:rsid w:val="00C00DB1"/>
    <w:rsid w:val="00C00F21"/>
    <w:rsid w:val="00C0156C"/>
    <w:rsid w:val="00C01827"/>
    <w:rsid w:val="00C01828"/>
    <w:rsid w:val="00C01956"/>
    <w:rsid w:val="00C01A5F"/>
    <w:rsid w:val="00C02233"/>
    <w:rsid w:val="00C02592"/>
    <w:rsid w:val="00C02F24"/>
    <w:rsid w:val="00C02FEF"/>
    <w:rsid w:val="00C03097"/>
    <w:rsid w:val="00C031CC"/>
    <w:rsid w:val="00C0340B"/>
    <w:rsid w:val="00C034C8"/>
    <w:rsid w:val="00C03AC1"/>
    <w:rsid w:val="00C03CDE"/>
    <w:rsid w:val="00C04BDE"/>
    <w:rsid w:val="00C054E1"/>
    <w:rsid w:val="00C05615"/>
    <w:rsid w:val="00C05726"/>
    <w:rsid w:val="00C05CBE"/>
    <w:rsid w:val="00C05E74"/>
    <w:rsid w:val="00C05FB6"/>
    <w:rsid w:val="00C06202"/>
    <w:rsid w:val="00C06B42"/>
    <w:rsid w:val="00C06E98"/>
    <w:rsid w:val="00C06EDB"/>
    <w:rsid w:val="00C11332"/>
    <w:rsid w:val="00C11A86"/>
    <w:rsid w:val="00C11BE3"/>
    <w:rsid w:val="00C11F21"/>
    <w:rsid w:val="00C120B2"/>
    <w:rsid w:val="00C12181"/>
    <w:rsid w:val="00C1260E"/>
    <w:rsid w:val="00C12B05"/>
    <w:rsid w:val="00C1325E"/>
    <w:rsid w:val="00C1353F"/>
    <w:rsid w:val="00C137CB"/>
    <w:rsid w:val="00C13AF4"/>
    <w:rsid w:val="00C1450C"/>
    <w:rsid w:val="00C147CB"/>
    <w:rsid w:val="00C150E5"/>
    <w:rsid w:val="00C15862"/>
    <w:rsid w:val="00C15A7A"/>
    <w:rsid w:val="00C15EA3"/>
    <w:rsid w:val="00C16CA5"/>
    <w:rsid w:val="00C16CB6"/>
    <w:rsid w:val="00C16CC6"/>
    <w:rsid w:val="00C17128"/>
    <w:rsid w:val="00C174F9"/>
    <w:rsid w:val="00C175A0"/>
    <w:rsid w:val="00C17AFF"/>
    <w:rsid w:val="00C17BAF"/>
    <w:rsid w:val="00C2069F"/>
    <w:rsid w:val="00C20B5A"/>
    <w:rsid w:val="00C20BD4"/>
    <w:rsid w:val="00C20FE2"/>
    <w:rsid w:val="00C2155B"/>
    <w:rsid w:val="00C21910"/>
    <w:rsid w:val="00C219C0"/>
    <w:rsid w:val="00C2204F"/>
    <w:rsid w:val="00C23F01"/>
    <w:rsid w:val="00C24CC8"/>
    <w:rsid w:val="00C252C3"/>
    <w:rsid w:val="00C253E4"/>
    <w:rsid w:val="00C25667"/>
    <w:rsid w:val="00C259B7"/>
    <w:rsid w:val="00C25EEA"/>
    <w:rsid w:val="00C2704D"/>
    <w:rsid w:val="00C27512"/>
    <w:rsid w:val="00C2777B"/>
    <w:rsid w:val="00C27B54"/>
    <w:rsid w:val="00C27DDA"/>
    <w:rsid w:val="00C30107"/>
    <w:rsid w:val="00C301AD"/>
    <w:rsid w:val="00C3031F"/>
    <w:rsid w:val="00C30432"/>
    <w:rsid w:val="00C307C1"/>
    <w:rsid w:val="00C3104B"/>
    <w:rsid w:val="00C313F1"/>
    <w:rsid w:val="00C314EB"/>
    <w:rsid w:val="00C316E3"/>
    <w:rsid w:val="00C31C1C"/>
    <w:rsid w:val="00C32793"/>
    <w:rsid w:val="00C329B9"/>
    <w:rsid w:val="00C3365C"/>
    <w:rsid w:val="00C3368C"/>
    <w:rsid w:val="00C33DAE"/>
    <w:rsid w:val="00C341A3"/>
    <w:rsid w:val="00C34366"/>
    <w:rsid w:val="00C34519"/>
    <w:rsid w:val="00C34608"/>
    <w:rsid w:val="00C34E43"/>
    <w:rsid w:val="00C34EB1"/>
    <w:rsid w:val="00C3522A"/>
    <w:rsid w:val="00C3564C"/>
    <w:rsid w:val="00C35741"/>
    <w:rsid w:val="00C358F9"/>
    <w:rsid w:val="00C359C9"/>
    <w:rsid w:val="00C35CE4"/>
    <w:rsid w:val="00C35D86"/>
    <w:rsid w:val="00C366B6"/>
    <w:rsid w:val="00C3684E"/>
    <w:rsid w:val="00C37370"/>
    <w:rsid w:val="00C37458"/>
    <w:rsid w:val="00C375D1"/>
    <w:rsid w:val="00C377C0"/>
    <w:rsid w:val="00C3798C"/>
    <w:rsid w:val="00C40872"/>
    <w:rsid w:val="00C40D1B"/>
    <w:rsid w:val="00C41356"/>
    <w:rsid w:val="00C41396"/>
    <w:rsid w:val="00C41682"/>
    <w:rsid w:val="00C418CA"/>
    <w:rsid w:val="00C41C1C"/>
    <w:rsid w:val="00C42932"/>
    <w:rsid w:val="00C4294E"/>
    <w:rsid w:val="00C42E4D"/>
    <w:rsid w:val="00C42EDF"/>
    <w:rsid w:val="00C42EFD"/>
    <w:rsid w:val="00C42FD4"/>
    <w:rsid w:val="00C430E6"/>
    <w:rsid w:val="00C43225"/>
    <w:rsid w:val="00C4348B"/>
    <w:rsid w:val="00C434FF"/>
    <w:rsid w:val="00C441FB"/>
    <w:rsid w:val="00C4464F"/>
    <w:rsid w:val="00C44F8B"/>
    <w:rsid w:val="00C45223"/>
    <w:rsid w:val="00C456A3"/>
    <w:rsid w:val="00C459A9"/>
    <w:rsid w:val="00C45B9F"/>
    <w:rsid w:val="00C45FAC"/>
    <w:rsid w:val="00C45FE1"/>
    <w:rsid w:val="00C4674D"/>
    <w:rsid w:val="00C46AD7"/>
    <w:rsid w:val="00C46C75"/>
    <w:rsid w:val="00C47CF0"/>
    <w:rsid w:val="00C47E59"/>
    <w:rsid w:val="00C50360"/>
    <w:rsid w:val="00C5067E"/>
    <w:rsid w:val="00C50BD7"/>
    <w:rsid w:val="00C50F32"/>
    <w:rsid w:val="00C51284"/>
    <w:rsid w:val="00C51E5C"/>
    <w:rsid w:val="00C528AD"/>
    <w:rsid w:val="00C52ADB"/>
    <w:rsid w:val="00C52BEC"/>
    <w:rsid w:val="00C52E95"/>
    <w:rsid w:val="00C5373C"/>
    <w:rsid w:val="00C53864"/>
    <w:rsid w:val="00C538CB"/>
    <w:rsid w:val="00C53C52"/>
    <w:rsid w:val="00C54041"/>
    <w:rsid w:val="00C5491C"/>
    <w:rsid w:val="00C550B7"/>
    <w:rsid w:val="00C5521A"/>
    <w:rsid w:val="00C55571"/>
    <w:rsid w:val="00C55B82"/>
    <w:rsid w:val="00C55C42"/>
    <w:rsid w:val="00C55D8B"/>
    <w:rsid w:val="00C55EF8"/>
    <w:rsid w:val="00C5600C"/>
    <w:rsid w:val="00C5600E"/>
    <w:rsid w:val="00C56117"/>
    <w:rsid w:val="00C5701B"/>
    <w:rsid w:val="00C5717C"/>
    <w:rsid w:val="00C5723E"/>
    <w:rsid w:val="00C57490"/>
    <w:rsid w:val="00C57B6E"/>
    <w:rsid w:val="00C57D6F"/>
    <w:rsid w:val="00C60EE5"/>
    <w:rsid w:val="00C60FAE"/>
    <w:rsid w:val="00C61046"/>
    <w:rsid w:val="00C61533"/>
    <w:rsid w:val="00C61651"/>
    <w:rsid w:val="00C6223C"/>
    <w:rsid w:val="00C62345"/>
    <w:rsid w:val="00C62824"/>
    <w:rsid w:val="00C63296"/>
    <w:rsid w:val="00C63C05"/>
    <w:rsid w:val="00C63CE6"/>
    <w:rsid w:val="00C63E02"/>
    <w:rsid w:val="00C6408D"/>
    <w:rsid w:val="00C641CB"/>
    <w:rsid w:val="00C641FD"/>
    <w:rsid w:val="00C644DD"/>
    <w:rsid w:val="00C64EFB"/>
    <w:rsid w:val="00C654C1"/>
    <w:rsid w:val="00C65E2D"/>
    <w:rsid w:val="00C65E6B"/>
    <w:rsid w:val="00C65FAA"/>
    <w:rsid w:val="00C66332"/>
    <w:rsid w:val="00C66DC3"/>
    <w:rsid w:val="00C66EB8"/>
    <w:rsid w:val="00C67306"/>
    <w:rsid w:val="00C676F7"/>
    <w:rsid w:val="00C700DA"/>
    <w:rsid w:val="00C702D0"/>
    <w:rsid w:val="00C705B2"/>
    <w:rsid w:val="00C7076D"/>
    <w:rsid w:val="00C70B81"/>
    <w:rsid w:val="00C70D22"/>
    <w:rsid w:val="00C70F6D"/>
    <w:rsid w:val="00C717B5"/>
    <w:rsid w:val="00C72BCE"/>
    <w:rsid w:val="00C72D38"/>
    <w:rsid w:val="00C73DB3"/>
    <w:rsid w:val="00C74A05"/>
    <w:rsid w:val="00C754E2"/>
    <w:rsid w:val="00C77880"/>
    <w:rsid w:val="00C778CF"/>
    <w:rsid w:val="00C779B6"/>
    <w:rsid w:val="00C77D85"/>
    <w:rsid w:val="00C77D98"/>
    <w:rsid w:val="00C802F4"/>
    <w:rsid w:val="00C80E70"/>
    <w:rsid w:val="00C816AC"/>
    <w:rsid w:val="00C81D2A"/>
    <w:rsid w:val="00C8261D"/>
    <w:rsid w:val="00C829A0"/>
    <w:rsid w:val="00C83273"/>
    <w:rsid w:val="00C83762"/>
    <w:rsid w:val="00C84E98"/>
    <w:rsid w:val="00C8528E"/>
    <w:rsid w:val="00C856B5"/>
    <w:rsid w:val="00C85968"/>
    <w:rsid w:val="00C85FDC"/>
    <w:rsid w:val="00C86557"/>
    <w:rsid w:val="00C87440"/>
    <w:rsid w:val="00C876A4"/>
    <w:rsid w:val="00C87E84"/>
    <w:rsid w:val="00C90406"/>
    <w:rsid w:val="00C904DA"/>
    <w:rsid w:val="00C907BA"/>
    <w:rsid w:val="00C909E1"/>
    <w:rsid w:val="00C9128A"/>
    <w:rsid w:val="00C9160D"/>
    <w:rsid w:val="00C9162F"/>
    <w:rsid w:val="00C9163C"/>
    <w:rsid w:val="00C91768"/>
    <w:rsid w:val="00C91C76"/>
    <w:rsid w:val="00C91CE1"/>
    <w:rsid w:val="00C91F6F"/>
    <w:rsid w:val="00C9214B"/>
    <w:rsid w:val="00C9394F"/>
    <w:rsid w:val="00C94631"/>
    <w:rsid w:val="00C9492A"/>
    <w:rsid w:val="00C94D7D"/>
    <w:rsid w:val="00C94E65"/>
    <w:rsid w:val="00C958A4"/>
    <w:rsid w:val="00C959E4"/>
    <w:rsid w:val="00C9616E"/>
    <w:rsid w:val="00C96849"/>
    <w:rsid w:val="00C96D5B"/>
    <w:rsid w:val="00C97505"/>
    <w:rsid w:val="00C97BD6"/>
    <w:rsid w:val="00C97CC5"/>
    <w:rsid w:val="00C97ED3"/>
    <w:rsid w:val="00CA0642"/>
    <w:rsid w:val="00CA0B19"/>
    <w:rsid w:val="00CA0B9F"/>
    <w:rsid w:val="00CA0C5F"/>
    <w:rsid w:val="00CA16E0"/>
    <w:rsid w:val="00CA19C2"/>
    <w:rsid w:val="00CA23ED"/>
    <w:rsid w:val="00CA24EE"/>
    <w:rsid w:val="00CA3073"/>
    <w:rsid w:val="00CA31D9"/>
    <w:rsid w:val="00CA3C23"/>
    <w:rsid w:val="00CA3E44"/>
    <w:rsid w:val="00CA3F17"/>
    <w:rsid w:val="00CA3F1A"/>
    <w:rsid w:val="00CA4062"/>
    <w:rsid w:val="00CA4EB2"/>
    <w:rsid w:val="00CA4F60"/>
    <w:rsid w:val="00CA50AD"/>
    <w:rsid w:val="00CA564D"/>
    <w:rsid w:val="00CA5C01"/>
    <w:rsid w:val="00CA60BF"/>
    <w:rsid w:val="00CA612C"/>
    <w:rsid w:val="00CA62ED"/>
    <w:rsid w:val="00CA65EF"/>
    <w:rsid w:val="00CA6E61"/>
    <w:rsid w:val="00CA7363"/>
    <w:rsid w:val="00CA7511"/>
    <w:rsid w:val="00CA7C49"/>
    <w:rsid w:val="00CA7F91"/>
    <w:rsid w:val="00CB08FF"/>
    <w:rsid w:val="00CB09F1"/>
    <w:rsid w:val="00CB13A7"/>
    <w:rsid w:val="00CB148D"/>
    <w:rsid w:val="00CB1798"/>
    <w:rsid w:val="00CB186A"/>
    <w:rsid w:val="00CB3258"/>
    <w:rsid w:val="00CB3968"/>
    <w:rsid w:val="00CB3A0D"/>
    <w:rsid w:val="00CB3D58"/>
    <w:rsid w:val="00CB412C"/>
    <w:rsid w:val="00CB5536"/>
    <w:rsid w:val="00CB5889"/>
    <w:rsid w:val="00CB5C03"/>
    <w:rsid w:val="00CB6595"/>
    <w:rsid w:val="00CB70D0"/>
    <w:rsid w:val="00CB730B"/>
    <w:rsid w:val="00CB7677"/>
    <w:rsid w:val="00CB774A"/>
    <w:rsid w:val="00CC02DB"/>
    <w:rsid w:val="00CC0A9F"/>
    <w:rsid w:val="00CC0BD1"/>
    <w:rsid w:val="00CC0CA7"/>
    <w:rsid w:val="00CC10F1"/>
    <w:rsid w:val="00CC197A"/>
    <w:rsid w:val="00CC1D53"/>
    <w:rsid w:val="00CC1FA4"/>
    <w:rsid w:val="00CC2C47"/>
    <w:rsid w:val="00CC2F22"/>
    <w:rsid w:val="00CC32C3"/>
    <w:rsid w:val="00CC3808"/>
    <w:rsid w:val="00CC426B"/>
    <w:rsid w:val="00CC432E"/>
    <w:rsid w:val="00CC4589"/>
    <w:rsid w:val="00CC487A"/>
    <w:rsid w:val="00CC4C34"/>
    <w:rsid w:val="00CC5838"/>
    <w:rsid w:val="00CC5960"/>
    <w:rsid w:val="00CC5E03"/>
    <w:rsid w:val="00CC5E99"/>
    <w:rsid w:val="00CC6163"/>
    <w:rsid w:val="00CC6A7F"/>
    <w:rsid w:val="00CC6EBA"/>
    <w:rsid w:val="00CC738C"/>
    <w:rsid w:val="00CC7427"/>
    <w:rsid w:val="00CC7846"/>
    <w:rsid w:val="00CC7B36"/>
    <w:rsid w:val="00CC7EB1"/>
    <w:rsid w:val="00CC7FE2"/>
    <w:rsid w:val="00CD0672"/>
    <w:rsid w:val="00CD1090"/>
    <w:rsid w:val="00CD13D3"/>
    <w:rsid w:val="00CD1B0B"/>
    <w:rsid w:val="00CD2428"/>
    <w:rsid w:val="00CD2444"/>
    <w:rsid w:val="00CD2551"/>
    <w:rsid w:val="00CD2D5C"/>
    <w:rsid w:val="00CD2DA8"/>
    <w:rsid w:val="00CD2F4B"/>
    <w:rsid w:val="00CD36E1"/>
    <w:rsid w:val="00CD3AF7"/>
    <w:rsid w:val="00CD3D57"/>
    <w:rsid w:val="00CD4D77"/>
    <w:rsid w:val="00CD4E1C"/>
    <w:rsid w:val="00CD5318"/>
    <w:rsid w:val="00CD5DCB"/>
    <w:rsid w:val="00CD5EA9"/>
    <w:rsid w:val="00CD5F4A"/>
    <w:rsid w:val="00CD72B6"/>
    <w:rsid w:val="00CD72CE"/>
    <w:rsid w:val="00CD756B"/>
    <w:rsid w:val="00CD783E"/>
    <w:rsid w:val="00CD7A98"/>
    <w:rsid w:val="00CE031C"/>
    <w:rsid w:val="00CE111D"/>
    <w:rsid w:val="00CE1D86"/>
    <w:rsid w:val="00CE1DEF"/>
    <w:rsid w:val="00CE43BA"/>
    <w:rsid w:val="00CE4E17"/>
    <w:rsid w:val="00CE4F3F"/>
    <w:rsid w:val="00CE4F95"/>
    <w:rsid w:val="00CE5B14"/>
    <w:rsid w:val="00CE6017"/>
    <w:rsid w:val="00CE627D"/>
    <w:rsid w:val="00CE6F05"/>
    <w:rsid w:val="00CE739E"/>
    <w:rsid w:val="00CE7C09"/>
    <w:rsid w:val="00CF0986"/>
    <w:rsid w:val="00CF104D"/>
    <w:rsid w:val="00CF1FEB"/>
    <w:rsid w:val="00CF2007"/>
    <w:rsid w:val="00CF2BAD"/>
    <w:rsid w:val="00CF2FAC"/>
    <w:rsid w:val="00CF3BFE"/>
    <w:rsid w:val="00CF40EC"/>
    <w:rsid w:val="00CF44FF"/>
    <w:rsid w:val="00CF49E3"/>
    <w:rsid w:val="00CF4A83"/>
    <w:rsid w:val="00CF4F71"/>
    <w:rsid w:val="00CF51ED"/>
    <w:rsid w:val="00CF529D"/>
    <w:rsid w:val="00CF5529"/>
    <w:rsid w:val="00CF5B7F"/>
    <w:rsid w:val="00CF6107"/>
    <w:rsid w:val="00CF65F2"/>
    <w:rsid w:val="00CF704B"/>
    <w:rsid w:val="00CF73B5"/>
    <w:rsid w:val="00CF75E7"/>
    <w:rsid w:val="00D00136"/>
    <w:rsid w:val="00D00838"/>
    <w:rsid w:val="00D0095B"/>
    <w:rsid w:val="00D00E6D"/>
    <w:rsid w:val="00D01010"/>
    <w:rsid w:val="00D010CF"/>
    <w:rsid w:val="00D01321"/>
    <w:rsid w:val="00D02AB8"/>
    <w:rsid w:val="00D02AE7"/>
    <w:rsid w:val="00D03004"/>
    <w:rsid w:val="00D039B6"/>
    <w:rsid w:val="00D042D6"/>
    <w:rsid w:val="00D04390"/>
    <w:rsid w:val="00D043F5"/>
    <w:rsid w:val="00D044EF"/>
    <w:rsid w:val="00D04C30"/>
    <w:rsid w:val="00D053CE"/>
    <w:rsid w:val="00D05C85"/>
    <w:rsid w:val="00D06190"/>
    <w:rsid w:val="00D0629F"/>
    <w:rsid w:val="00D06A7E"/>
    <w:rsid w:val="00D06B2E"/>
    <w:rsid w:val="00D10146"/>
    <w:rsid w:val="00D102F6"/>
    <w:rsid w:val="00D1083C"/>
    <w:rsid w:val="00D1087C"/>
    <w:rsid w:val="00D108D8"/>
    <w:rsid w:val="00D10A36"/>
    <w:rsid w:val="00D10AD1"/>
    <w:rsid w:val="00D110AF"/>
    <w:rsid w:val="00D122C6"/>
    <w:rsid w:val="00D13316"/>
    <w:rsid w:val="00D139A3"/>
    <w:rsid w:val="00D13E73"/>
    <w:rsid w:val="00D146DA"/>
    <w:rsid w:val="00D151E8"/>
    <w:rsid w:val="00D159A5"/>
    <w:rsid w:val="00D15FB0"/>
    <w:rsid w:val="00D16799"/>
    <w:rsid w:val="00D169E1"/>
    <w:rsid w:val="00D17179"/>
    <w:rsid w:val="00D175F7"/>
    <w:rsid w:val="00D17898"/>
    <w:rsid w:val="00D17DE7"/>
    <w:rsid w:val="00D202EA"/>
    <w:rsid w:val="00D2047E"/>
    <w:rsid w:val="00D204DA"/>
    <w:rsid w:val="00D20E52"/>
    <w:rsid w:val="00D21271"/>
    <w:rsid w:val="00D216D8"/>
    <w:rsid w:val="00D21AE4"/>
    <w:rsid w:val="00D21F16"/>
    <w:rsid w:val="00D22B91"/>
    <w:rsid w:val="00D23352"/>
    <w:rsid w:val="00D2354E"/>
    <w:rsid w:val="00D23A44"/>
    <w:rsid w:val="00D23CCA"/>
    <w:rsid w:val="00D23F4D"/>
    <w:rsid w:val="00D23FB4"/>
    <w:rsid w:val="00D23FC7"/>
    <w:rsid w:val="00D2510B"/>
    <w:rsid w:val="00D26000"/>
    <w:rsid w:val="00D263A5"/>
    <w:rsid w:val="00D303FE"/>
    <w:rsid w:val="00D30C35"/>
    <w:rsid w:val="00D31074"/>
    <w:rsid w:val="00D310B6"/>
    <w:rsid w:val="00D31459"/>
    <w:rsid w:val="00D320A5"/>
    <w:rsid w:val="00D3279D"/>
    <w:rsid w:val="00D32AB9"/>
    <w:rsid w:val="00D33A65"/>
    <w:rsid w:val="00D3435B"/>
    <w:rsid w:val="00D347A3"/>
    <w:rsid w:val="00D347AA"/>
    <w:rsid w:val="00D34B93"/>
    <w:rsid w:val="00D35687"/>
    <w:rsid w:val="00D359A3"/>
    <w:rsid w:val="00D35A7E"/>
    <w:rsid w:val="00D361E5"/>
    <w:rsid w:val="00D3686C"/>
    <w:rsid w:val="00D373E1"/>
    <w:rsid w:val="00D374A9"/>
    <w:rsid w:val="00D375F6"/>
    <w:rsid w:val="00D37992"/>
    <w:rsid w:val="00D400CF"/>
    <w:rsid w:val="00D40564"/>
    <w:rsid w:val="00D40AD1"/>
    <w:rsid w:val="00D41310"/>
    <w:rsid w:val="00D4177E"/>
    <w:rsid w:val="00D418A9"/>
    <w:rsid w:val="00D419D1"/>
    <w:rsid w:val="00D41EB6"/>
    <w:rsid w:val="00D42178"/>
    <w:rsid w:val="00D4225C"/>
    <w:rsid w:val="00D424CE"/>
    <w:rsid w:val="00D427BA"/>
    <w:rsid w:val="00D42ADB"/>
    <w:rsid w:val="00D436A2"/>
    <w:rsid w:val="00D44B3A"/>
    <w:rsid w:val="00D45CC7"/>
    <w:rsid w:val="00D45D7B"/>
    <w:rsid w:val="00D45F09"/>
    <w:rsid w:val="00D46279"/>
    <w:rsid w:val="00D46422"/>
    <w:rsid w:val="00D465F1"/>
    <w:rsid w:val="00D47618"/>
    <w:rsid w:val="00D4763C"/>
    <w:rsid w:val="00D50244"/>
    <w:rsid w:val="00D50A2E"/>
    <w:rsid w:val="00D51FA8"/>
    <w:rsid w:val="00D52488"/>
    <w:rsid w:val="00D524DB"/>
    <w:rsid w:val="00D52A7B"/>
    <w:rsid w:val="00D52CF4"/>
    <w:rsid w:val="00D52DF6"/>
    <w:rsid w:val="00D53B82"/>
    <w:rsid w:val="00D53C40"/>
    <w:rsid w:val="00D53E4D"/>
    <w:rsid w:val="00D54E8D"/>
    <w:rsid w:val="00D55271"/>
    <w:rsid w:val="00D5552E"/>
    <w:rsid w:val="00D5638A"/>
    <w:rsid w:val="00D578FC"/>
    <w:rsid w:val="00D57AA6"/>
    <w:rsid w:val="00D57B35"/>
    <w:rsid w:val="00D600B5"/>
    <w:rsid w:val="00D600D2"/>
    <w:rsid w:val="00D6043D"/>
    <w:rsid w:val="00D610B4"/>
    <w:rsid w:val="00D612CA"/>
    <w:rsid w:val="00D61A81"/>
    <w:rsid w:val="00D61D89"/>
    <w:rsid w:val="00D61E4F"/>
    <w:rsid w:val="00D61FDB"/>
    <w:rsid w:val="00D62266"/>
    <w:rsid w:val="00D62A04"/>
    <w:rsid w:val="00D6330B"/>
    <w:rsid w:val="00D633C0"/>
    <w:rsid w:val="00D633F9"/>
    <w:rsid w:val="00D63708"/>
    <w:rsid w:val="00D6396F"/>
    <w:rsid w:val="00D63AE1"/>
    <w:rsid w:val="00D63ECA"/>
    <w:rsid w:val="00D64063"/>
    <w:rsid w:val="00D6454D"/>
    <w:rsid w:val="00D647C1"/>
    <w:rsid w:val="00D65AF6"/>
    <w:rsid w:val="00D65B2C"/>
    <w:rsid w:val="00D65F6F"/>
    <w:rsid w:val="00D67509"/>
    <w:rsid w:val="00D67E87"/>
    <w:rsid w:val="00D67E9A"/>
    <w:rsid w:val="00D67ED4"/>
    <w:rsid w:val="00D67FC3"/>
    <w:rsid w:val="00D704C3"/>
    <w:rsid w:val="00D70BD4"/>
    <w:rsid w:val="00D71648"/>
    <w:rsid w:val="00D7238B"/>
    <w:rsid w:val="00D72470"/>
    <w:rsid w:val="00D7279C"/>
    <w:rsid w:val="00D72DD1"/>
    <w:rsid w:val="00D72E83"/>
    <w:rsid w:val="00D72FBA"/>
    <w:rsid w:val="00D73702"/>
    <w:rsid w:val="00D73A87"/>
    <w:rsid w:val="00D73AF8"/>
    <w:rsid w:val="00D740C2"/>
    <w:rsid w:val="00D74533"/>
    <w:rsid w:val="00D74A6F"/>
    <w:rsid w:val="00D7527B"/>
    <w:rsid w:val="00D758D0"/>
    <w:rsid w:val="00D75B83"/>
    <w:rsid w:val="00D7601E"/>
    <w:rsid w:val="00D763C1"/>
    <w:rsid w:val="00D76526"/>
    <w:rsid w:val="00D76869"/>
    <w:rsid w:val="00D768A3"/>
    <w:rsid w:val="00D7695D"/>
    <w:rsid w:val="00D76EE5"/>
    <w:rsid w:val="00D80746"/>
    <w:rsid w:val="00D81512"/>
    <w:rsid w:val="00D81676"/>
    <w:rsid w:val="00D81725"/>
    <w:rsid w:val="00D81872"/>
    <w:rsid w:val="00D818AA"/>
    <w:rsid w:val="00D82AF0"/>
    <w:rsid w:val="00D833B4"/>
    <w:rsid w:val="00D8344F"/>
    <w:rsid w:val="00D84120"/>
    <w:rsid w:val="00D84D8C"/>
    <w:rsid w:val="00D85ADF"/>
    <w:rsid w:val="00D85E56"/>
    <w:rsid w:val="00D86149"/>
    <w:rsid w:val="00D8676C"/>
    <w:rsid w:val="00D86F0E"/>
    <w:rsid w:val="00D90756"/>
    <w:rsid w:val="00D908FA"/>
    <w:rsid w:val="00D909EE"/>
    <w:rsid w:val="00D90BB9"/>
    <w:rsid w:val="00D90EBD"/>
    <w:rsid w:val="00D91C66"/>
    <w:rsid w:val="00D91DCE"/>
    <w:rsid w:val="00D92077"/>
    <w:rsid w:val="00D9268A"/>
    <w:rsid w:val="00D92A0B"/>
    <w:rsid w:val="00D92B44"/>
    <w:rsid w:val="00D94A64"/>
    <w:rsid w:val="00D94FAA"/>
    <w:rsid w:val="00D95376"/>
    <w:rsid w:val="00D95CC3"/>
    <w:rsid w:val="00D95CE8"/>
    <w:rsid w:val="00D95E20"/>
    <w:rsid w:val="00D9661C"/>
    <w:rsid w:val="00D9719D"/>
    <w:rsid w:val="00D971A2"/>
    <w:rsid w:val="00D971EF"/>
    <w:rsid w:val="00D9724D"/>
    <w:rsid w:val="00D976D0"/>
    <w:rsid w:val="00D97C32"/>
    <w:rsid w:val="00DA05D4"/>
    <w:rsid w:val="00DA0721"/>
    <w:rsid w:val="00DA0929"/>
    <w:rsid w:val="00DA118B"/>
    <w:rsid w:val="00DA1AB2"/>
    <w:rsid w:val="00DA378D"/>
    <w:rsid w:val="00DA39D0"/>
    <w:rsid w:val="00DA39D6"/>
    <w:rsid w:val="00DA4026"/>
    <w:rsid w:val="00DA44D6"/>
    <w:rsid w:val="00DA4769"/>
    <w:rsid w:val="00DA47C7"/>
    <w:rsid w:val="00DA4BFF"/>
    <w:rsid w:val="00DA4D8E"/>
    <w:rsid w:val="00DA5589"/>
    <w:rsid w:val="00DA5901"/>
    <w:rsid w:val="00DA5F6E"/>
    <w:rsid w:val="00DA60A3"/>
    <w:rsid w:val="00DA6225"/>
    <w:rsid w:val="00DA63D3"/>
    <w:rsid w:val="00DA6B7E"/>
    <w:rsid w:val="00DA702B"/>
    <w:rsid w:val="00DA7379"/>
    <w:rsid w:val="00DA76BD"/>
    <w:rsid w:val="00DA77A0"/>
    <w:rsid w:val="00DA7B25"/>
    <w:rsid w:val="00DB0D3D"/>
    <w:rsid w:val="00DB0F2B"/>
    <w:rsid w:val="00DB17B3"/>
    <w:rsid w:val="00DB3FC4"/>
    <w:rsid w:val="00DB49D1"/>
    <w:rsid w:val="00DB4ED1"/>
    <w:rsid w:val="00DB5390"/>
    <w:rsid w:val="00DB5DCD"/>
    <w:rsid w:val="00DB5EA7"/>
    <w:rsid w:val="00DB6F81"/>
    <w:rsid w:val="00DB71C7"/>
    <w:rsid w:val="00DB7655"/>
    <w:rsid w:val="00DC0225"/>
    <w:rsid w:val="00DC060C"/>
    <w:rsid w:val="00DC23B0"/>
    <w:rsid w:val="00DC2511"/>
    <w:rsid w:val="00DC25C4"/>
    <w:rsid w:val="00DC2AD2"/>
    <w:rsid w:val="00DC3723"/>
    <w:rsid w:val="00DC37E0"/>
    <w:rsid w:val="00DC3DE9"/>
    <w:rsid w:val="00DC3E85"/>
    <w:rsid w:val="00DC4374"/>
    <w:rsid w:val="00DC44C6"/>
    <w:rsid w:val="00DC47FA"/>
    <w:rsid w:val="00DC48FF"/>
    <w:rsid w:val="00DC4CA7"/>
    <w:rsid w:val="00DC4E28"/>
    <w:rsid w:val="00DC58FA"/>
    <w:rsid w:val="00DC596E"/>
    <w:rsid w:val="00DC5EA2"/>
    <w:rsid w:val="00DC6516"/>
    <w:rsid w:val="00DC69E8"/>
    <w:rsid w:val="00DC706F"/>
    <w:rsid w:val="00DC7320"/>
    <w:rsid w:val="00DC73E0"/>
    <w:rsid w:val="00DC7AEC"/>
    <w:rsid w:val="00DC7B7A"/>
    <w:rsid w:val="00DC7F8F"/>
    <w:rsid w:val="00DD085E"/>
    <w:rsid w:val="00DD087B"/>
    <w:rsid w:val="00DD08DF"/>
    <w:rsid w:val="00DD0B0D"/>
    <w:rsid w:val="00DD1366"/>
    <w:rsid w:val="00DD1DDB"/>
    <w:rsid w:val="00DD25DC"/>
    <w:rsid w:val="00DD261F"/>
    <w:rsid w:val="00DD28F5"/>
    <w:rsid w:val="00DD2F18"/>
    <w:rsid w:val="00DD34A4"/>
    <w:rsid w:val="00DD3D5F"/>
    <w:rsid w:val="00DD3F1F"/>
    <w:rsid w:val="00DD4E15"/>
    <w:rsid w:val="00DD4F50"/>
    <w:rsid w:val="00DD5503"/>
    <w:rsid w:val="00DD5A31"/>
    <w:rsid w:val="00DD5F8F"/>
    <w:rsid w:val="00DD74C0"/>
    <w:rsid w:val="00DD7567"/>
    <w:rsid w:val="00DD7BE7"/>
    <w:rsid w:val="00DD7CDA"/>
    <w:rsid w:val="00DE0869"/>
    <w:rsid w:val="00DE241F"/>
    <w:rsid w:val="00DE26DD"/>
    <w:rsid w:val="00DE2F7F"/>
    <w:rsid w:val="00DE31AA"/>
    <w:rsid w:val="00DE3A5E"/>
    <w:rsid w:val="00DE3B58"/>
    <w:rsid w:val="00DE3D35"/>
    <w:rsid w:val="00DE3E55"/>
    <w:rsid w:val="00DE3FF9"/>
    <w:rsid w:val="00DE408A"/>
    <w:rsid w:val="00DE420B"/>
    <w:rsid w:val="00DE43DE"/>
    <w:rsid w:val="00DE479F"/>
    <w:rsid w:val="00DE4B24"/>
    <w:rsid w:val="00DE4C77"/>
    <w:rsid w:val="00DE4FB3"/>
    <w:rsid w:val="00DE5E3A"/>
    <w:rsid w:val="00DE5E7D"/>
    <w:rsid w:val="00DE62EC"/>
    <w:rsid w:val="00DE66F1"/>
    <w:rsid w:val="00DE6C24"/>
    <w:rsid w:val="00DE7855"/>
    <w:rsid w:val="00DE7D21"/>
    <w:rsid w:val="00DF00F2"/>
    <w:rsid w:val="00DF0174"/>
    <w:rsid w:val="00DF07A1"/>
    <w:rsid w:val="00DF0AEA"/>
    <w:rsid w:val="00DF177C"/>
    <w:rsid w:val="00DF1B41"/>
    <w:rsid w:val="00DF1B5B"/>
    <w:rsid w:val="00DF23DA"/>
    <w:rsid w:val="00DF294A"/>
    <w:rsid w:val="00DF2C86"/>
    <w:rsid w:val="00DF2E83"/>
    <w:rsid w:val="00DF3789"/>
    <w:rsid w:val="00DF380C"/>
    <w:rsid w:val="00DF3F0E"/>
    <w:rsid w:val="00DF407E"/>
    <w:rsid w:val="00DF42D2"/>
    <w:rsid w:val="00DF48E4"/>
    <w:rsid w:val="00DF4E98"/>
    <w:rsid w:val="00DF4EBD"/>
    <w:rsid w:val="00DF4FE5"/>
    <w:rsid w:val="00DF54AE"/>
    <w:rsid w:val="00DF54CE"/>
    <w:rsid w:val="00DF556B"/>
    <w:rsid w:val="00DF5CB9"/>
    <w:rsid w:val="00DF5E1D"/>
    <w:rsid w:val="00DF6C28"/>
    <w:rsid w:val="00DF7449"/>
    <w:rsid w:val="00E00482"/>
    <w:rsid w:val="00E008AC"/>
    <w:rsid w:val="00E00CC4"/>
    <w:rsid w:val="00E00F06"/>
    <w:rsid w:val="00E01250"/>
    <w:rsid w:val="00E013C8"/>
    <w:rsid w:val="00E0153D"/>
    <w:rsid w:val="00E01652"/>
    <w:rsid w:val="00E0175C"/>
    <w:rsid w:val="00E022F0"/>
    <w:rsid w:val="00E02344"/>
    <w:rsid w:val="00E02C3E"/>
    <w:rsid w:val="00E0392C"/>
    <w:rsid w:val="00E04271"/>
    <w:rsid w:val="00E04313"/>
    <w:rsid w:val="00E04EE7"/>
    <w:rsid w:val="00E052F3"/>
    <w:rsid w:val="00E05450"/>
    <w:rsid w:val="00E0605D"/>
    <w:rsid w:val="00E0696C"/>
    <w:rsid w:val="00E06B00"/>
    <w:rsid w:val="00E06D00"/>
    <w:rsid w:val="00E06F00"/>
    <w:rsid w:val="00E07325"/>
    <w:rsid w:val="00E07B02"/>
    <w:rsid w:val="00E10121"/>
    <w:rsid w:val="00E10301"/>
    <w:rsid w:val="00E1036A"/>
    <w:rsid w:val="00E10695"/>
    <w:rsid w:val="00E1071B"/>
    <w:rsid w:val="00E10B16"/>
    <w:rsid w:val="00E1171F"/>
    <w:rsid w:val="00E11757"/>
    <w:rsid w:val="00E11B7C"/>
    <w:rsid w:val="00E11E02"/>
    <w:rsid w:val="00E126F5"/>
    <w:rsid w:val="00E12768"/>
    <w:rsid w:val="00E130D9"/>
    <w:rsid w:val="00E131DF"/>
    <w:rsid w:val="00E13208"/>
    <w:rsid w:val="00E134FC"/>
    <w:rsid w:val="00E13957"/>
    <w:rsid w:val="00E13E95"/>
    <w:rsid w:val="00E144F2"/>
    <w:rsid w:val="00E14731"/>
    <w:rsid w:val="00E14B52"/>
    <w:rsid w:val="00E14B91"/>
    <w:rsid w:val="00E151E8"/>
    <w:rsid w:val="00E157B8"/>
    <w:rsid w:val="00E15A74"/>
    <w:rsid w:val="00E15C6F"/>
    <w:rsid w:val="00E176F1"/>
    <w:rsid w:val="00E177CD"/>
    <w:rsid w:val="00E200AC"/>
    <w:rsid w:val="00E203BB"/>
    <w:rsid w:val="00E20428"/>
    <w:rsid w:val="00E205C3"/>
    <w:rsid w:val="00E208CA"/>
    <w:rsid w:val="00E20913"/>
    <w:rsid w:val="00E20D68"/>
    <w:rsid w:val="00E210A1"/>
    <w:rsid w:val="00E214B3"/>
    <w:rsid w:val="00E21863"/>
    <w:rsid w:val="00E21893"/>
    <w:rsid w:val="00E22EA1"/>
    <w:rsid w:val="00E23147"/>
    <w:rsid w:val="00E23696"/>
    <w:rsid w:val="00E23890"/>
    <w:rsid w:val="00E23B06"/>
    <w:rsid w:val="00E23D99"/>
    <w:rsid w:val="00E24722"/>
    <w:rsid w:val="00E2518D"/>
    <w:rsid w:val="00E2562D"/>
    <w:rsid w:val="00E2582A"/>
    <w:rsid w:val="00E265C7"/>
    <w:rsid w:val="00E26750"/>
    <w:rsid w:val="00E26885"/>
    <w:rsid w:val="00E274AB"/>
    <w:rsid w:val="00E274B3"/>
    <w:rsid w:val="00E27543"/>
    <w:rsid w:val="00E277FF"/>
    <w:rsid w:val="00E27D66"/>
    <w:rsid w:val="00E27E75"/>
    <w:rsid w:val="00E27F45"/>
    <w:rsid w:val="00E302D0"/>
    <w:rsid w:val="00E30582"/>
    <w:rsid w:val="00E307D7"/>
    <w:rsid w:val="00E312BE"/>
    <w:rsid w:val="00E3130D"/>
    <w:rsid w:val="00E314BB"/>
    <w:rsid w:val="00E3172B"/>
    <w:rsid w:val="00E31919"/>
    <w:rsid w:val="00E31B1F"/>
    <w:rsid w:val="00E32CB9"/>
    <w:rsid w:val="00E331CD"/>
    <w:rsid w:val="00E332DD"/>
    <w:rsid w:val="00E34263"/>
    <w:rsid w:val="00E34888"/>
    <w:rsid w:val="00E35298"/>
    <w:rsid w:val="00E3535E"/>
    <w:rsid w:val="00E3546C"/>
    <w:rsid w:val="00E35551"/>
    <w:rsid w:val="00E357EC"/>
    <w:rsid w:val="00E35881"/>
    <w:rsid w:val="00E35BA4"/>
    <w:rsid w:val="00E35CAE"/>
    <w:rsid w:val="00E35FC9"/>
    <w:rsid w:val="00E36085"/>
    <w:rsid w:val="00E3637D"/>
    <w:rsid w:val="00E3640B"/>
    <w:rsid w:val="00E36737"/>
    <w:rsid w:val="00E3692A"/>
    <w:rsid w:val="00E37044"/>
    <w:rsid w:val="00E3754F"/>
    <w:rsid w:val="00E37734"/>
    <w:rsid w:val="00E37D15"/>
    <w:rsid w:val="00E40BE5"/>
    <w:rsid w:val="00E40FDB"/>
    <w:rsid w:val="00E410D3"/>
    <w:rsid w:val="00E4200C"/>
    <w:rsid w:val="00E4228A"/>
    <w:rsid w:val="00E42B1E"/>
    <w:rsid w:val="00E42EEA"/>
    <w:rsid w:val="00E43118"/>
    <w:rsid w:val="00E439F7"/>
    <w:rsid w:val="00E43A95"/>
    <w:rsid w:val="00E43C46"/>
    <w:rsid w:val="00E43EE5"/>
    <w:rsid w:val="00E440E1"/>
    <w:rsid w:val="00E44ABA"/>
    <w:rsid w:val="00E44D85"/>
    <w:rsid w:val="00E45780"/>
    <w:rsid w:val="00E45928"/>
    <w:rsid w:val="00E45B49"/>
    <w:rsid w:val="00E461A2"/>
    <w:rsid w:val="00E4654A"/>
    <w:rsid w:val="00E465B9"/>
    <w:rsid w:val="00E466A8"/>
    <w:rsid w:val="00E46716"/>
    <w:rsid w:val="00E46E29"/>
    <w:rsid w:val="00E477DF"/>
    <w:rsid w:val="00E47890"/>
    <w:rsid w:val="00E47F96"/>
    <w:rsid w:val="00E503D6"/>
    <w:rsid w:val="00E51A86"/>
    <w:rsid w:val="00E52AC2"/>
    <w:rsid w:val="00E52DE5"/>
    <w:rsid w:val="00E53E13"/>
    <w:rsid w:val="00E54805"/>
    <w:rsid w:val="00E5495B"/>
    <w:rsid w:val="00E54D29"/>
    <w:rsid w:val="00E55471"/>
    <w:rsid w:val="00E554F1"/>
    <w:rsid w:val="00E557B1"/>
    <w:rsid w:val="00E55F60"/>
    <w:rsid w:val="00E56143"/>
    <w:rsid w:val="00E5614A"/>
    <w:rsid w:val="00E56420"/>
    <w:rsid w:val="00E56A71"/>
    <w:rsid w:val="00E56B46"/>
    <w:rsid w:val="00E56CA1"/>
    <w:rsid w:val="00E56F9E"/>
    <w:rsid w:val="00E572D2"/>
    <w:rsid w:val="00E57561"/>
    <w:rsid w:val="00E606C3"/>
    <w:rsid w:val="00E60CA1"/>
    <w:rsid w:val="00E6104C"/>
    <w:rsid w:val="00E61236"/>
    <w:rsid w:val="00E61291"/>
    <w:rsid w:val="00E616AB"/>
    <w:rsid w:val="00E61D86"/>
    <w:rsid w:val="00E6253C"/>
    <w:rsid w:val="00E62F6A"/>
    <w:rsid w:val="00E62F7F"/>
    <w:rsid w:val="00E6400E"/>
    <w:rsid w:val="00E64174"/>
    <w:rsid w:val="00E641F8"/>
    <w:rsid w:val="00E64496"/>
    <w:rsid w:val="00E64824"/>
    <w:rsid w:val="00E64E9D"/>
    <w:rsid w:val="00E64ECD"/>
    <w:rsid w:val="00E6503E"/>
    <w:rsid w:val="00E65116"/>
    <w:rsid w:val="00E65466"/>
    <w:rsid w:val="00E657ED"/>
    <w:rsid w:val="00E65E88"/>
    <w:rsid w:val="00E66694"/>
    <w:rsid w:val="00E667F6"/>
    <w:rsid w:val="00E66881"/>
    <w:rsid w:val="00E66FF5"/>
    <w:rsid w:val="00E672C5"/>
    <w:rsid w:val="00E67645"/>
    <w:rsid w:val="00E67A53"/>
    <w:rsid w:val="00E67D8A"/>
    <w:rsid w:val="00E71D62"/>
    <w:rsid w:val="00E7207C"/>
    <w:rsid w:val="00E725EE"/>
    <w:rsid w:val="00E72B3E"/>
    <w:rsid w:val="00E73772"/>
    <w:rsid w:val="00E73BCC"/>
    <w:rsid w:val="00E73F3A"/>
    <w:rsid w:val="00E74B66"/>
    <w:rsid w:val="00E74F19"/>
    <w:rsid w:val="00E75034"/>
    <w:rsid w:val="00E75993"/>
    <w:rsid w:val="00E75A93"/>
    <w:rsid w:val="00E766E3"/>
    <w:rsid w:val="00E76B10"/>
    <w:rsid w:val="00E76C34"/>
    <w:rsid w:val="00E76C5F"/>
    <w:rsid w:val="00E77777"/>
    <w:rsid w:val="00E77A44"/>
    <w:rsid w:val="00E77C4B"/>
    <w:rsid w:val="00E8164B"/>
    <w:rsid w:val="00E8190F"/>
    <w:rsid w:val="00E8214D"/>
    <w:rsid w:val="00E825CF"/>
    <w:rsid w:val="00E82709"/>
    <w:rsid w:val="00E83285"/>
    <w:rsid w:val="00E83373"/>
    <w:rsid w:val="00E8341D"/>
    <w:rsid w:val="00E84659"/>
    <w:rsid w:val="00E84ED4"/>
    <w:rsid w:val="00E8599D"/>
    <w:rsid w:val="00E859F8"/>
    <w:rsid w:val="00E86406"/>
    <w:rsid w:val="00E86685"/>
    <w:rsid w:val="00E86BF4"/>
    <w:rsid w:val="00E86F3A"/>
    <w:rsid w:val="00E87F91"/>
    <w:rsid w:val="00E90545"/>
    <w:rsid w:val="00E90905"/>
    <w:rsid w:val="00E909EC"/>
    <w:rsid w:val="00E91676"/>
    <w:rsid w:val="00E92804"/>
    <w:rsid w:val="00E929E2"/>
    <w:rsid w:val="00E93685"/>
    <w:rsid w:val="00E9402F"/>
    <w:rsid w:val="00E9426F"/>
    <w:rsid w:val="00E9443B"/>
    <w:rsid w:val="00E9448B"/>
    <w:rsid w:val="00E949E3"/>
    <w:rsid w:val="00E9545F"/>
    <w:rsid w:val="00E95559"/>
    <w:rsid w:val="00E95C89"/>
    <w:rsid w:val="00E95DCB"/>
    <w:rsid w:val="00E96471"/>
    <w:rsid w:val="00E9685C"/>
    <w:rsid w:val="00E97789"/>
    <w:rsid w:val="00E97BB2"/>
    <w:rsid w:val="00EA0082"/>
    <w:rsid w:val="00EA0A09"/>
    <w:rsid w:val="00EA205C"/>
    <w:rsid w:val="00EA2B6B"/>
    <w:rsid w:val="00EA4442"/>
    <w:rsid w:val="00EA4B84"/>
    <w:rsid w:val="00EA4D16"/>
    <w:rsid w:val="00EA4ED4"/>
    <w:rsid w:val="00EA56B2"/>
    <w:rsid w:val="00EA5FD1"/>
    <w:rsid w:val="00EA61E1"/>
    <w:rsid w:val="00EA68B3"/>
    <w:rsid w:val="00EA7385"/>
    <w:rsid w:val="00EB06EB"/>
    <w:rsid w:val="00EB0C0C"/>
    <w:rsid w:val="00EB13BF"/>
    <w:rsid w:val="00EB15BD"/>
    <w:rsid w:val="00EB1A88"/>
    <w:rsid w:val="00EB1CFA"/>
    <w:rsid w:val="00EB1F8E"/>
    <w:rsid w:val="00EB2321"/>
    <w:rsid w:val="00EB2C71"/>
    <w:rsid w:val="00EB2D70"/>
    <w:rsid w:val="00EB3B1E"/>
    <w:rsid w:val="00EB3E6B"/>
    <w:rsid w:val="00EB41B8"/>
    <w:rsid w:val="00EB4698"/>
    <w:rsid w:val="00EB4A83"/>
    <w:rsid w:val="00EB4C83"/>
    <w:rsid w:val="00EB53EC"/>
    <w:rsid w:val="00EB563A"/>
    <w:rsid w:val="00EB5B95"/>
    <w:rsid w:val="00EB5D01"/>
    <w:rsid w:val="00EB6348"/>
    <w:rsid w:val="00EB70C4"/>
    <w:rsid w:val="00EB7247"/>
    <w:rsid w:val="00EB77F0"/>
    <w:rsid w:val="00EB7ECF"/>
    <w:rsid w:val="00EB7FE8"/>
    <w:rsid w:val="00EC09D2"/>
    <w:rsid w:val="00EC1541"/>
    <w:rsid w:val="00EC1781"/>
    <w:rsid w:val="00EC19E8"/>
    <w:rsid w:val="00EC1A9A"/>
    <w:rsid w:val="00EC1B8D"/>
    <w:rsid w:val="00EC1C98"/>
    <w:rsid w:val="00EC20A2"/>
    <w:rsid w:val="00EC2CD5"/>
    <w:rsid w:val="00EC3D3A"/>
    <w:rsid w:val="00EC3F39"/>
    <w:rsid w:val="00EC44B5"/>
    <w:rsid w:val="00EC48DD"/>
    <w:rsid w:val="00EC4E42"/>
    <w:rsid w:val="00EC50B5"/>
    <w:rsid w:val="00EC5158"/>
    <w:rsid w:val="00EC51CC"/>
    <w:rsid w:val="00EC577E"/>
    <w:rsid w:val="00EC58BC"/>
    <w:rsid w:val="00EC5BEA"/>
    <w:rsid w:val="00EC6945"/>
    <w:rsid w:val="00EC69BA"/>
    <w:rsid w:val="00EC6FBE"/>
    <w:rsid w:val="00EC7031"/>
    <w:rsid w:val="00ED08A4"/>
    <w:rsid w:val="00ED08BB"/>
    <w:rsid w:val="00ED15BB"/>
    <w:rsid w:val="00ED1C7A"/>
    <w:rsid w:val="00ED25C2"/>
    <w:rsid w:val="00ED277C"/>
    <w:rsid w:val="00ED279C"/>
    <w:rsid w:val="00ED2F4C"/>
    <w:rsid w:val="00ED2FE2"/>
    <w:rsid w:val="00ED3B58"/>
    <w:rsid w:val="00ED3D4D"/>
    <w:rsid w:val="00ED4A1D"/>
    <w:rsid w:val="00ED4F0F"/>
    <w:rsid w:val="00ED55B6"/>
    <w:rsid w:val="00ED57B9"/>
    <w:rsid w:val="00ED58A9"/>
    <w:rsid w:val="00ED5A10"/>
    <w:rsid w:val="00ED5BE6"/>
    <w:rsid w:val="00ED5C17"/>
    <w:rsid w:val="00ED5E6A"/>
    <w:rsid w:val="00ED661B"/>
    <w:rsid w:val="00ED6664"/>
    <w:rsid w:val="00ED66B7"/>
    <w:rsid w:val="00EE022F"/>
    <w:rsid w:val="00EE048A"/>
    <w:rsid w:val="00EE1089"/>
    <w:rsid w:val="00EE1141"/>
    <w:rsid w:val="00EE1479"/>
    <w:rsid w:val="00EE1664"/>
    <w:rsid w:val="00EE20C0"/>
    <w:rsid w:val="00EE2508"/>
    <w:rsid w:val="00EE2977"/>
    <w:rsid w:val="00EE2ECD"/>
    <w:rsid w:val="00EE5265"/>
    <w:rsid w:val="00EE57B6"/>
    <w:rsid w:val="00EE6129"/>
    <w:rsid w:val="00EE61B2"/>
    <w:rsid w:val="00EE6682"/>
    <w:rsid w:val="00EE66A1"/>
    <w:rsid w:val="00EE6B68"/>
    <w:rsid w:val="00EE6BEC"/>
    <w:rsid w:val="00EE707A"/>
    <w:rsid w:val="00EE7768"/>
    <w:rsid w:val="00EE7ED2"/>
    <w:rsid w:val="00EF06EF"/>
    <w:rsid w:val="00EF0BDD"/>
    <w:rsid w:val="00EF0D25"/>
    <w:rsid w:val="00EF0F40"/>
    <w:rsid w:val="00EF0F9F"/>
    <w:rsid w:val="00EF10EB"/>
    <w:rsid w:val="00EF1882"/>
    <w:rsid w:val="00EF2931"/>
    <w:rsid w:val="00EF2D79"/>
    <w:rsid w:val="00EF3305"/>
    <w:rsid w:val="00EF3437"/>
    <w:rsid w:val="00EF3AA7"/>
    <w:rsid w:val="00EF3B06"/>
    <w:rsid w:val="00EF3E54"/>
    <w:rsid w:val="00EF4114"/>
    <w:rsid w:val="00EF42F3"/>
    <w:rsid w:val="00EF4562"/>
    <w:rsid w:val="00EF46DF"/>
    <w:rsid w:val="00EF497A"/>
    <w:rsid w:val="00EF57C3"/>
    <w:rsid w:val="00EF58EF"/>
    <w:rsid w:val="00EF5B40"/>
    <w:rsid w:val="00EF5BFB"/>
    <w:rsid w:val="00EF5E71"/>
    <w:rsid w:val="00EF5F48"/>
    <w:rsid w:val="00EF6157"/>
    <w:rsid w:val="00EF68C6"/>
    <w:rsid w:val="00EF7167"/>
    <w:rsid w:val="00F00C61"/>
    <w:rsid w:val="00F00D7E"/>
    <w:rsid w:val="00F00FB0"/>
    <w:rsid w:val="00F01982"/>
    <w:rsid w:val="00F01CA1"/>
    <w:rsid w:val="00F02108"/>
    <w:rsid w:val="00F0221A"/>
    <w:rsid w:val="00F02249"/>
    <w:rsid w:val="00F02CC9"/>
    <w:rsid w:val="00F03256"/>
    <w:rsid w:val="00F033AB"/>
    <w:rsid w:val="00F034FD"/>
    <w:rsid w:val="00F03C0A"/>
    <w:rsid w:val="00F04D0B"/>
    <w:rsid w:val="00F04F44"/>
    <w:rsid w:val="00F05E84"/>
    <w:rsid w:val="00F06D51"/>
    <w:rsid w:val="00F06E01"/>
    <w:rsid w:val="00F07089"/>
    <w:rsid w:val="00F0751C"/>
    <w:rsid w:val="00F07765"/>
    <w:rsid w:val="00F0779C"/>
    <w:rsid w:val="00F11AEE"/>
    <w:rsid w:val="00F12269"/>
    <w:rsid w:val="00F12648"/>
    <w:rsid w:val="00F128B7"/>
    <w:rsid w:val="00F13144"/>
    <w:rsid w:val="00F13311"/>
    <w:rsid w:val="00F1339F"/>
    <w:rsid w:val="00F13F49"/>
    <w:rsid w:val="00F14037"/>
    <w:rsid w:val="00F15651"/>
    <w:rsid w:val="00F15E7B"/>
    <w:rsid w:val="00F1672C"/>
    <w:rsid w:val="00F16D47"/>
    <w:rsid w:val="00F16F98"/>
    <w:rsid w:val="00F17459"/>
    <w:rsid w:val="00F17CA3"/>
    <w:rsid w:val="00F2021A"/>
    <w:rsid w:val="00F206F4"/>
    <w:rsid w:val="00F20F4E"/>
    <w:rsid w:val="00F21AF4"/>
    <w:rsid w:val="00F22326"/>
    <w:rsid w:val="00F2239D"/>
    <w:rsid w:val="00F22480"/>
    <w:rsid w:val="00F226B2"/>
    <w:rsid w:val="00F22DF9"/>
    <w:rsid w:val="00F23292"/>
    <w:rsid w:val="00F23418"/>
    <w:rsid w:val="00F23C6A"/>
    <w:rsid w:val="00F23DBA"/>
    <w:rsid w:val="00F23EBE"/>
    <w:rsid w:val="00F23F40"/>
    <w:rsid w:val="00F2408B"/>
    <w:rsid w:val="00F243FE"/>
    <w:rsid w:val="00F24725"/>
    <w:rsid w:val="00F24CCB"/>
    <w:rsid w:val="00F253C5"/>
    <w:rsid w:val="00F259F4"/>
    <w:rsid w:val="00F25A9B"/>
    <w:rsid w:val="00F26D34"/>
    <w:rsid w:val="00F26F2E"/>
    <w:rsid w:val="00F270BF"/>
    <w:rsid w:val="00F27436"/>
    <w:rsid w:val="00F274C2"/>
    <w:rsid w:val="00F27A7C"/>
    <w:rsid w:val="00F302DB"/>
    <w:rsid w:val="00F305CD"/>
    <w:rsid w:val="00F30656"/>
    <w:rsid w:val="00F3075F"/>
    <w:rsid w:val="00F30765"/>
    <w:rsid w:val="00F30BF4"/>
    <w:rsid w:val="00F31CB0"/>
    <w:rsid w:val="00F320C1"/>
    <w:rsid w:val="00F333B4"/>
    <w:rsid w:val="00F333E4"/>
    <w:rsid w:val="00F33998"/>
    <w:rsid w:val="00F33C6B"/>
    <w:rsid w:val="00F33CA5"/>
    <w:rsid w:val="00F33CD3"/>
    <w:rsid w:val="00F33F1C"/>
    <w:rsid w:val="00F33FB8"/>
    <w:rsid w:val="00F342AF"/>
    <w:rsid w:val="00F3468F"/>
    <w:rsid w:val="00F34C10"/>
    <w:rsid w:val="00F35999"/>
    <w:rsid w:val="00F35AD1"/>
    <w:rsid w:val="00F3610B"/>
    <w:rsid w:val="00F37D56"/>
    <w:rsid w:val="00F37F51"/>
    <w:rsid w:val="00F403B2"/>
    <w:rsid w:val="00F40BA1"/>
    <w:rsid w:val="00F40C09"/>
    <w:rsid w:val="00F40D6D"/>
    <w:rsid w:val="00F40D7D"/>
    <w:rsid w:val="00F40DB9"/>
    <w:rsid w:val="00F40DEB"/>
    <w:rsid w:val="00F40EAB"/>
    <w:rsid w:val="00F40FDB"/>
    <w:rsid w:val="00F413B4"/>
    <w:rsid w:val="00F41991"/>
    <w:rsid w:val="00F41A8C"/>
    <w:rsid w:val="00F41F60"/>
    <w:rsid w:val="00F4212C"/>
    <w:rsid w:val="00F42788"/>
    <w:rsid w:val="00F42831"/>
    <w:rsid w:val="00F42A73"/>
    <w:rsid w:val="00F4313B"/>
    <w:rsid w:val="00F43A61"/>
    <w:rsid w:val="00F43EE8"/>
    <w:rsid w:val="00F443E4"/>
    <w:rsid w:val="00F44748"/>
    <w:rsid w:val="00F453AA"/>
    <w:rsid w:val="00F45C2F"/>
    <w:rsid w:val="00F45DCE"/>
    <w:rsid w:val="00F45EAC"/>
    <w:rsid w:val="00F46B14"/>
    <w:rsid w:val="00F46B28"/>
    <w:rsid w:val="00F47095"/>
    <w:rsid w:val="00F47341"/>
    <w:rsid w:val="00F47883"/>
    <w:rsid w:val="00F50E2F"/>
    <w:rsid w:val="00F513AE"/>
    <w:rsid w:val="00F51A1C"/>
    <w:rsid w:val="00F529D5"/>
    <w:rsid w:val="00F52CC9"/>
    <w:rsid w:val="00F52D0C"/>
    <w:rsid w:val="00F532ED"/>
    <w:rsid w:val="00F53B87"/>
    <w:rsid w:val="00F54545"/>
    <w:rsid w:val="00F54551"/>
    <w:rsid w:val="00F546C8"/>
    <w:rsid w:val="00F54B21"/>
    <w:rsid w:val="00F5552C"/>
    <w:rsid w:val="00F55BE5"/>
    <w:rsid w:val="00F56246"/>
    <w:rsid w:val="00F56334"/>
    <w:rsid w:val="00F5641B"/>
    <w:rsid w:val="00F56F1D"/>
    <w:rsid w:val="00F57072"/>
    <w:rsid w:val="00F570FA"/>
    <w:rsid w:val="00F574CD"/>
    <w:rsid w:val="00F57A35"/>
    <w:rsid w:val="00F57DBF"/>
    <w:rsid w:val="00F609EE"/>
    <w:rsid w:val="00F610C2"/>
    <w:rsid w:val="00F611DD"/>
    <w:rsid w:val="00F620BF"/>
    <w:rsid w:val="00F62B23"/>
    <w:rsid w:val="00F62C63"/>
    <w:rsid w:val="00F633BD"/>
    <w:rsid w:val="00F637FB"/>
    <w:rsid w:val="00F63B19"/>
    <w:rsid w:val="00F6428B"/>
    <w:rsid w:val="00F64383"/>
    <w:rsid w:val="00F64651"/>
    <w:rsid w:val="00F646AE"/>
    <w:rsid w:val="00F64AD1"/>
    <w:rsid w:val="00F65372"/>
    <w:rsid w:val="00F65451"/>
    <w:rsid w:val="00F65B94"/>
    <w:rsid w:val="00F65E9C"/>
    <w:rsid w:val="00F65FBC"/>
    <w:rsid w:val="00F66C36"/>
    <w:rsid w:val="00F6745D"/>
    <w:rsid w:val="00F674BC"/>
    <w:rsid w:val="00F674DD"/>
    <w:rsid w:val="00F67545"/>
    <w:rsid w:val="00F71192"/>
    <w:rsid w:val="00F71355"/>
    <w:rsid w:val="00F71C0F"/>
    <w:rsid w:val="00F7219D"/>
    <w:rsid w:val="00F73B4B"/>
    <w:rsid w:val="00F73C69"/>
    <w:rsid w:val="00F741F2"/>
    <w:rsid w:val="00F74587"/>
    <w:rsid w:val="00F758FF"/>
    <w:rsid w:val="00F7598A"/>
    <w:rsid w:val="00F75B89"/>
    <w:rsid w:val="00F762A1"/>
    <w:rsid w:val="00F769CB"/>
    <w:rsid w:val="00F76E30"/>
    <w:rsid w:val="00F7737F"/>
    <w:rsid w:val="00F776C9"/>
    <w:rsid w:val="00F809F8"/>
    <w:rsid w:val="00F80A4C"/>
    <w:rsid w:val="00F80B7B"/>
    <w:rsid w:val="00F810B1"/>
    <w:rsid w:val="00F81233"/>
    <w:rsid w:val="00F81954"/>
    <w:rsid w:val="00F819DA"/>
    <w:rsid w:val="00F81C89"/>
    <w:rsid w:val="00F81E58"/>
    <w:rsid w:val="00F81E79"/>
    <w:rsid w:val="00F8261F"/>
    <w:rsid w:val="00F82E26"/>
    <w:rsid w:val="00F83098"/>
    <w:rsid w:val="00F835C9"/>
    <w:rsid w:val="00F83609"/>
    <w:rsid w:val="00F8362B"/>
    <w:rsid w:val="00F83880"/>
    <w:rsid w:val="00F83940"/>
    <w:rsid w:val="00F83B49"/>
    <w:rsid w:val="00F84374"/>
    <w:rsid w:val="00F844E2"/>
    <w:rsid w:val="00F851AC"/>
    <w:rsid w:val="00F852A3"/>
    <w:rsid w:val="00F8540A"/>
    <w:rsid w:val="00F854C2"/>
    <w:rsid w:val="00F856D5"/>
    <w:rsid w:val="00F85C6D"/>
    <w:rsid w:val="00F85CFC"/>
    <w:rsid w:val="00F8642D"/>
    <w:rsid w:val="00F86690"/>
    <w:rsid w:val="00F86C05"/>
    <w:rsid w:val="00F86EA9"/>
    <w:rsid w:val="00F8712B"/>
    <w:rsid w:val="00F87EEE"/>
    <w:rsid w:val="00F87FE4"/>
    <w:rsid w:val="00F9006E"/>
    <w:rsid w:val="00F901FD"/>
    <w:rsid w:val="00F902C0"/>
    <w:rsid w:val="00F903DD"/>
    <w:rsid w:val="00F904D5"/>
    <w:rsid w:val="00F9055C"/>
    <w:rsid w:val="00F90F70"/>
    <w:rsid w:val="00F92AB1"/>
    <w:rsid w:val="00F92BAC"/>
    <w:rsid w:val="00F92C20"/>
    <w:rsid w:val="00F93998"/>
    <w:rsid w:val="00F93D9D"/>
    <w:rsid w:val="00F940C1"/>
    <w:rsid w:val="00F94617"/>
    <w:rsid w:val="00F95090"/>
    <w:rsid w:val="00F952F2"/>
    <w:rsid w:val="00F95441"/>
    <w:rsid w:val="00F95CDD"/>
    <w:rsid w:val="00F95D03"/>
    <w:rsid w:val="00F95D0D"/>
    <w:rsid w:val="00F968D6"/>
    <w:rsid w:val="00F96B5D"/>
    <w:rsid w:val="00F9713F"/>
    <w:rsid w:val="00F971A9"/>
    <w:rsid w:val="00F971AC"/>
    <w:rsid w:val="00F974D4"/>
    <w:rsid w:val="00FA014B"/>
    <w:rsid w:val="00FA1322"/>
    <w:rsid w:val="00FA1AA2"/>
    <w:rsid w:val="00FA1DBA"/>
    <w:rsid w:val="00FA2054"/>
    <w:rsid w:val="00FA3E09"/>
    <w:rsid w:val="00FA40BD"/>
    <w:rsid w:val="00FA41E6"/>
    <w:rsid w:val="00FA43FA"/>
    <w:rsid w:val="00FA5006"/>
    <w:rsid w:val="00FA51DF"/>
    <w:rsid w:val="00FA55D0"/>
    <w:rsid w:val="00FA5617"/>
    <w:rsid w:val="00FA65C8"/>
    <w:rsid w:val="00FA666E"/>
    <w:rsid w:val="00FA716E"/>
    <w:rsid w:val="00FB0B66"/>
    <w:rsid w:val="00FB0C58"/>
    <w:rsid w:val="00FB10E4"/>
    <w:rsid w:val="00FB1235"/>
    <w:rsid w:val="00FB152A"/>
    <w:rsid w:val="00FB15AF"/>
    <w:rsid w:val="00FB17FA"/>
    <w:rsid w:val="00FB1AB7"/>
    <w:rsid w:val="00FB1C4D"/>
    <w:rsid w:val="00FB1E46"/>
    <w:rsid w:val="00FB1FFE"/>
    <w:rsid w:val="00FB20E6"/>
    <w:rsid w:val="00FB3425"/>
    <w:rsid w:val="00FB3940"/>
    <w:rsid w:val="00FB3C70"/>
    <w:rsid w:val="00FB3CB0"/>
    <w:rsid w:val="00FB3D15"/>
    <w:rsid w:val="00FB45CA"/>
    <w:rsid w:val="00FB4F73"/>
    <w:rsid w:val="00FB52D2"/>
    <w:rsid w:val="00FB58D2"/>
    <w:rsid w:val="00FB7170"/>
    <w:rsid w:val="00FC046F"/>
    <w:rsid w:val="00FC0BF3"/>
    <w:rsid w:val="00FC0D48"/>
    <w:rsid w:val="00FC1802"/>
    <w:rsid w:val="00FC219D"/>
    <w:rsid w:val="00FC2392"/>
    <w:rsid w:val="00FC24F2"/>
    <w:rsid w:val="00FC2706"/>
    <w:rsid w:val="00FC2812"/>
    <w:rsid w:val="00FC2F9D"/>
    <w:rsid w:val="00FC3457"/>
    <w:rsid w:val="00FC3518"/>
    <w:rsid w:val="00FC3829"/>
    <w:rsid w:val="00FC3B85"/>
    <w:rsid w:val="00FC3F71"/>
    <w:rsid w:val="00FC456B"/>
    <w:rsid w:val="00FC5997"/>
    <w:rsid w:val="00FC6081"/>
    <w:rsid w:val="00FC6C72"/>
    <w:rsid w:val="00FC6F80"/>
    <w:rsid w:val="00FC70DA"/>
    <w:rsid w:val="00FC7180"/>
    <w:rsid w:val="00FC783F"/>
    <w:rsid w:val="00FC78A5"/>
    <w:rsid w:val="00FC7920"/>
    <w:rsid w:val="00FC7E46"/>
    <w:rsid w:val="00FD01F1"/>
    <w:rsid w:val="00FD0882"/>
    <w:rsid w:val="00FD0B15"/>
    <w:rsid w:val="00FD0E1E"/>
    <w:rsid w:val="00FD0FFC"/>
    <w:rsid w:val="00FD1EFC"/>
    <w:rsid w:val="00FD2379"/>
    <w:rsid w:val="00FD3126"/>
    <w:rsid w:val="00FD32FA"/>
    <w:rsid w:val="00FD3349"/>
    <w:rsid w:val="00FD337E"/>
    <w:rsid w:val="00FD35A3"/>
    <w:rsid w:val="00FD35A8"/>
    <w:rsid w:val="00FD3AF4"/>
    <w:rsid w:val="00FD3C47"/>
    <w:rsid w:val="00FD3F96"/>
    <w:rsid w:val="00FD4417"/>
    <w:rsid w:val="00FD47AF"/>
    <w:rsid w:val="00FD4EE1"/>
    <w:rsid w:val="00FD523D"/>
    <w:rsid w:val="00FD551D"/>
    <w:rsid w:val="00FD56F8"/>
    <w:rsid w:val="00FD5A1F"/>
    <w:rsid w:val="00FD6889"/>
    <w:rsid w:val="00FD6E70"/>
    <w:rsid w:val="00FE002A"/>
    <w:rsid w:val="00FE0459"/>
    <w:rsid w:val="00FE0F38"/>
    <w:rsid w:val="00FE1384"/>
    <w:rsid w:val="00FE1396"/>
    <w:rsid w:val="00FE1820"/>
    <w:rsid w:val="00FE1A93"/>
    <w:rsid w:val="00FE2048"/>
    <w:rsid w:val="00FE20A4"/>
    <w:rsid w:val="00FE250C"/>
    <w:rsid w:val="00FE2D82"/>
    <w:rsid w:val="00FE35AC"/>
    <w:rsid w:val="00FE3B35"/>
    <w:rsid w:val="00FE3BB7"/>
    <w:rsid w:val="00FE3BDF"/>
    <w:rsid w:val="00FE445A"/>
    <w:rsid w:val="00FE50D4"/>
    <w:rsid w:val="00FE5D2C"/>
    <w:rsid w:val="00FE612E"/>
    <w:rsid w:val="00FE6C57"/>
    <w:rsid w:val="00FE72FF"/>
    <w:rsid w:val="00FE7846"/>
    <w:rsid w:val="00FE7D4F"/>
    <w:rsid w:val="00FE7F30"/>
    <w:rsid w:val="00FF0A7B"/>
    <w:rsid w:val="00FF1CC4"/>
    <w:rsid w:val="00FF1DB2"/>
    <w:rsid w:val="00FF2A41"/>
    <w:rsid w:val="00FF3611"/>
    <w:rsid w:val="00FF3775"/>
    <w:rsid w:val="00FF419A"/>
    <w:rsid w:val="00FF4312"/>
    <w:rsid w:val="00FF5200"/>
    <w:rsid w:val="00FF58AF"/>
    <w:rsid w:val="00FF602E"/>
    <w:rsid w:val="00FF6333"/>
    <w:rsid w:val="00FF767F"/>
    <w:rsid w:val="00FF7C67"/>
    <w:rsid w:val="00FF7FFB"/>
    <w:rsid w:val="02A1FE81"/>
    <w:rsid w:val="11CDE78F"/>
    <w:rsid w:val="254A55DD"/>
    <w:rsid w:val="2915795E"/>
    <w:rsid w:val="315D7B5E"/>
    <w:rsid w:val="3D0BD1F6"/>
    <w:rsid w:val="5192E148"/>
    <w:rsid w:val="5F1946B4"/>
    <w:rsid w:val="7507A170"/>
    <w:rsid w:val="77F990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D5100"/>
  <w15:chartTrackingRefBased/>
  <w15:docId w15:val="{81D73ECF-B395-4F5E-89BD-16C8A620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E36"/>
    <w:pPr>
      <w:widowControl w:val="0"/>
      <w:jc w:val="both"/>
    </w:pPr>
    <w:rPr>
      <w:rFonts w:ascii="宋体" w:eastAsia="宋体" w:hAnsi="宋体"/>
      <w:color w:val="050000"/>
      <w:sz w:val="20"/>
    </w:rPr>
  </w:style>
  <w:style w:type="paragraph" w:styleId="Heading1">
    <w:name w:val="heading 1"/>
    <w:aliases w:val="Title_1,TK見出し 1,TK,Section Heading,Section,chaptertext,PWCK 1,Heading1_Titre1,chaptertext + Arial + Arial"/>
    <w:basedOn w:val="Normal"/>
    <w:next w:val="Normal"/>
    <w:link w:val="Heading1Char"/>
    <w:uiPriority w:val="9"/>
    <w:qFormat/>
    <w:rsid w:val="00BA2BAB"/>
    <w:pPr>
      <w:keepNext/>
      <w:keepLines/>
      <w:spacing w:afterLines="50" w:after="50"/>
      <w:jc w:val="left"/>
      <w:outlineLvl w:val="0"/>
    </w:pPr>
    <w:rPr>
      <w:rFonts w:ascii="Times New Roman" w:hAnsi="Times New Roman"/>
      <w:b/>
      <w:bCs/>
      <w:kern w:val="44"/>
      <w:sz w:val="24"/>
      <w:szCs w:val="44"/>
    </w:rPr>
  </w:style>
  <w:style w:type="paragraph" w:styleId="Heading2">
    <w:name w:val="heading 2"/>
    <w:aliases w:val="Chapter Title,Abschnitt,Reset numbering,PWCK 2,Major,Heading2_Titre2,H2,h2,2,headi,heading2,h21,h22,21,Heading Two,Reset..."/>
    <w:basedOn w:val="Normal"/>
    <w:next w:val="Normal"/>
    <w:link w:val="Heading2Char"/>
    <w:uiPriority w:val="9"/>
    <w:unhideWhenUsed/>
    <w:qFormat/>
    <w:rsid w:val="00A9538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aliases w:val="Map,Level 1 - 1,Minor,h3,1.2.3.,PWCK 3,Heading3_Titre3"/>
    <w:basedOn w:val="Normal"/>
    <w:next w:val="Normal"/>
    <w:link w:val="Heading3Char2"/>
    <w:uiPriority w:val="9"/>
    <w:qFormat/>
    <w:rsid w:val="00723394"/>
    <w:pPr>
      <w:keepNext/>
      <w:widowControl/>
      <w:spacing w:before="120" w:after="120"/>
      <w:outlineLvl w:val="2"/>
    </w:pPr>
    <w:rPr>
      <w:rFonts w:ascii="Times New Roman" w:eastAsia="MS Mincho" w:hAnsi="Times New Roman" w:cs="Times New Roman"/>
      <w:b/>
      <w:color w:val="auto"/>
      <w:sz w:val="24"/>
      <w:szCs w:val="24"/>
      <w:lang w:val="x-none" w:eastAsia="ja-JP"/>
    </w:rPr>
  </w:style>
  <w:style w:type="paragraph" w:styleId="Heading4">
    <w:name w:val="heading 4"/>
    <w:aliases w:val="Block,Level 2 - a,PWCK 4,Sub-Minor,Heading4_Titre4"/>
    <w:basedOn w:val="Text"/>
    <w:next w:val="Text"/>
    <w:link w:val="Heading4Char"/>
    <w:uiPriority w:val="9"/>
    <w:qFormat/>
    <w:rsid w:val="00E31919"/>
    <w:pPr>
      <w:keepNext/>
      <w:widowControl/>
      <w:spacing w:before="120" w:after="120"/>
      <w:outlineLvl w:val="3"/>
    </w:pPr>
    <w:rPr>
      <w:rFonts w:eastAsia="宋体"/>
      <w:bCs/>
    </w:rPr>
  </w:style>
  <w:style w:type="paragraph" w:styleId="Heading5">
    <w:name w:val="heading 5"/>
    <w:basedOn w:val="Normal"/>
    <w:next w:val="Normal"/>
    <w:link w:val="Heading5Char"/>
    <w:uiPriority w:val="9"/>
    <w:qFormat/>
    <w:rsid w:val="00E31919"/>
    <w:pPr>
      <w:keepNext/>
      <w:tabs>
        <w:tab w:val="left" w:pos="1008"/>
      </w:tabs>
      <w:spacing w:before="180" w:after="120"/>
      <w:outlineLvl w:val="4"/>
    </w:pPr>
    <w:rPr>
      <w:rFonts w:ascii="Times New Roman" w:eastAsia="MS Mincho" w:hAnsi="Times New Roman" w:cs="Times New Roman"/>
      <w:color w:val="auto"/>
      <w:sz w:val="24"/>
      <w:szCs w:val="24"/>
      <w:lang w:eastAsia="ja-JP"/>
    </w:rPr>
  </w:style>
  <w:style w:type="paragraph" w:styleId="Heading6">
    <w:name w:val="heading 6"/>
    <w:basedOn w:val="Normal"/>
    <w:next w:val="Normal"/>
    <w:link w:val="Heading6Char"/>
    <w:uiPriority w:val="9"/>
    <w:qFormat/>
    <w:rsid w:val="00E31919"/>
    <w:pPr>
      <w:keepNext/>
      <w:spacing w:before="180" w:after="120"/>
      <w:outlineLvl w:val="5"/>
    </w:pPr>
    <w:rPr>
      <w:rFonts w:ascii="Times New Roman" w:eastAsia="MS Mincho" w:hAnsi="Times New Roman" w:cs="Times New Roman"/>
      <w:bCs/>
      <w:color w:val="auto"/>
      <w:sz w:val="24"/>
      <w:szCs w:val="24"/>
      <w:lang w:eastAsia="ja-JP"/>
    </w:rPr>
  </w:style>
  <w:style w:type="paragraph" w:styleId="Heading7">
    <w:name w:val="heading 7"/>
    <w:basedOn w:val="Normal"/>
    <w:next w:val="Normal"/>
    <w:link w:val="Heading7Char"/>
    <w:uiPriority w:val="9"/>
    <w:qFormat/>
    <w:rsid w:val="00E31919"/>
    <w:pPr>
      <w:spacing w:before="180" w:after="120"/>
      <w:outlineLvl w:val="6"/>
    </w:pPr>
    <w:rPr>
      <w:rFonts w:ascii="Times New Roman" w:eastAsia="MS Mincho" w:hAnsi="Times New Roman" w:cs="Times New Roman"/>
      <w:color w:val="auto"/>
      <w:sz w:val="24"/>
      <w:szCs w:val="24"/>
      <w:lang w:eastAsia="ja-JP"/>
    </w:rPr>
  </w:style>
  <w:style w:type="paragraph" w:styleId="Heading8">
    <w:name w:val="heading 8"/>
    <w:basedOn w:val="Normal"/>
    <w:next w:val="Normal"/>
    <w:link w:val="Heading8Char"/>
    <w:uiPriority w:val="9"/>
    <w:qFormat/>
    <w:rsid w:val="00E31919"/>
    <w:pPr>
      <w:spacing w:before="180" w:after="120"/>
      <w:outlineLvl w:val="7"/>
    </w:pPr>
    <w:rPr>
      <w:rFonts w:ascii="Times New Roman" w:eastAsia="MS Mincho" w:hAnsi="Times New Roman" w:cs="Times New Roman"/>
      <w:i/>
      <w:iCs/>
      <w:color w:val="auto"/>
      <w:sz w:val="24"/>
      <w:szCs w:val="24"/>
      <w:lang w:eastAsia="ja-JP"/>
    </w:rPr>
  </w:style>
  <w:style w:type="paragraph" w:styleId="Heading9">
    <w:name w:val="heading 9"/>
    <w:basedOn w:val="Normal"/>
    <w:next w:val="Normal"/>
    <w:link w:val="Heading9Char"/>
    <w:uiPriority w:val="9"/>
    <w:qFormat/>
    <w:rsid w:val="00E31919"/>
    <w:pPr>
      <w:spacing w:before="180" w:after="120"/>
      <w:outlineLvl w:val="8"/>
    </w:pPr>
    <w:rPr>
      <w:rFonts w:ascii="Arial" w:eastAsia="MS Mincho" w:hAnsi="Arial" w:cs="Arial"/>
      <w:color w:val="auto"/>
      <w:sz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0F23EB"/>
    <w:pPr>
      <w:tabs>
        <w:tab w:val="right" w:leader="dot" w:pos="9063"/>
      </w:tabs>
      <w:jc w:val="left"/>
    </w:pPr>
    <w:rPr>
      <w:b/>
      <w:bCs/>
    </w:rPr>
  </w:style>
  <w:style w:type="character" w:styleId="Hyperlink">
    <w:name w:val="Hyperlink"/>
    <w:basedOn w:val="DefaultParagraphFont"/>
    <w:uiPriority w:val="99"/>
    <w:unhideWhenUsed/>
    <w:rsid w:val="00DC23B0"/>
    <w:rPr>
      <w:color w:val="0563C1" w:themeColor="hyperlink"/>
      <w:u w:val="single"/>
    </w:rPr>
  </w:style>
  <w:style w:type="paragraph" w:styleId="TOC2">
    <w:name w:val="toc 2"/>
    <w:basedOn w:val="Normal"/>
    <w:next w:val="Normal"/>
    <w:autoRedefine/>
    <w:uiPriority w:val="39"/>
    <w:unhideWhenUsed/>
    <w:qFormat/>
    <w:rsid w:val="00383789"/>
    <w:pPr>
      <w:tabs>
        <w:tab w:val="right" w:leader="dot" w:pos="9063"/>
      </w:tabs>
      <w:ind w:leftChars="200" w:left="400"/>
    </w:pPr>
    <w:rPr>
      <w:rFonts w:ascii="Times New Roman" w:hAnsi="Times New Roman" w:cs="Times New Roman"/>
      <w:b/>
      <w:bCs/>
      <w:smallCaps/>
      <w:noProof/>
    </w:rPr>
  </w:style>
  <w:style w:type="paragraph" w:styleId="TOC3">
    <w:name w:val="toc 3"/>
    <w:basedOn w:val="Normal"/>
    <w:next w:val="Normal"/>
    <w:autoRedefine/>
    <w:uiPriority w:val="39"/>
    <w:unhideWhenUsed/>
    <w:qFormat/>
    <w:rsid w:val="00900CEC"/>
    <w:pPr>
      <w:tabs>
        <w:tab w:val="right" w:leader="dot" w:pos="9063"/>
      </w:tabs>
      <w:ind w:leftChars="400" w:left="800"/>
    </w:pPr>
    <w:rPr>
      <w:rFonts w:ascii="Times New Roman" w:hAnsi="Times New Roman" w:cs="Times New Roman"/>
      <w:noProof/>
    </w:rPr>
  </w:style>
  <w:style w:type="paragraph" w:styleId="TOC4">
    <w:name w:val="toc 4"/>
    <w:basedOn w:val="Normal"/>
    <w:next w:val="Normal"/>
    <w:autoRedefine/>
    <w:uiPriority w:val="39"/>
    <w:unhideWhenUsed/>
    <w:rsid w:val="00DC23B0"/>
    <w:pPr>
      <w:ind w:leftChars="600" w:left="1260"/>
    </w:pPr>
  </w:style>
  <w:style w:type="paragraph" w:styleId="TOC5">
    <w:name w:val="toc 5"/>
    <w:basedOn w:val="Normal"/>
    <w:next w:val="Normal"/>
    <w:autoRedefine/>
    <w:uiPriority w:val="39"/>
    <w:unhideWhenUsed/>
    <w:rsid w:val="00DC23B0"/>
    <w:pPr>
      <w:ind w:leftChars="800" w:left="1680"/>
    </w:pPr>
  </w:style>
  <w:style w:type="paragraph" w:styleId="TOC6">
    <w:name w:val="toc 6"/>
    <w:basedOn w:val="Normal"/>
    <w:next w:val="Normal"/>
    <w:autoRedefine/>
    <w:uiPriority w:val="39"/>
    <w:unhideWhenUsed/>
    <w:rsid w:val="00DC23B0"/>
    <w:pPr>
      <w:ind w:leftChars="1000" w:left="2100"/>
    </w:pPr>
  </w:style>
  <w:style w:type="paragraph" w:styleId="TOC7">
    <w:name w:val="toc 7"/>
    <w:basedOn w:val="Normal"/>
    <w:next w:val="Normal"/>
    <w:autoRedefine/>
    <w:uiPriority w:val="39"/>
    <w:unhideWhenUsed/>
    <w:rsid w:val="00DC23B0"/>
    <w:pPr>
      <w:ind w:leftChars="1200" w:left="2520"/>
    </w:pPr>
  </w:style>
  <w:style w:type="paragraph" w:styleId="TOC8">
    <w:name w:val="toc 8"/>
    <w:basedOn w:val="Normal"/>
    <w:next w:val="Normal"/>
    <w:autoRedefine/>
    <w:uiPriority w:val="39"/>
    <w:unhideWhenUsed/>
    <w:rsid w:val="00DC23B0"/>
    <w:pPr>
      <w:ind w:leftChars="1400" w:left="2940"/>
    </w:pPr>
  </w:style>
  <w:style w:type="paragraph" w:styleId="TOC9">
    <w:name w:val="toc 9"/>
    <w:basedOn w:val="Normal"/>
    <w:next w:val="Normal"/>
    <w:autoRedefine/>
    <w:uiPriority w:val="39"/>
    <w:unhideWhenUsed/>
    <w:rsid w:val="00DC23B0"/>
    <w:pPr>
      <w:ind w:leftChars="1600" w:left="3360"/>
    </w:pPr>
  </w:style>
  <w:style w:type="paragraph" w:styleId="Header">
    <w:name w:val="header"/>
    <w:aliases w:val="Header Char1,Document Header Char,CG Header Char,Header Char Char,Header Char3 Char Char,Header Char2 Char Char Char,Header Char1 Char1 Char Char Char,Header Char Char Char1 Char Char Char,Header Char1 Char Char Char Char Char"/>
    <w:basedOn w:val="Normal"/>
    <w:link w:val="HeaderChar"/>
    <w:uiPriority w:val="99"/>
    <w:unhideWhenUsed/>
    <w:rsid w:val="00DC23B0"/>
    <w:pPr>
      <w:pBdr>
        <w:bottom w:val="single" w:sz="6" w:space="1" w:color="auto"/>
      </w:pBdr>
      <w:tabs>
        <w:tab w:val="center" w:pos="4153"/>
        <w:tab w:val="right" w:pos="8306"/>
      </w:tabs>
      <w:snapToGrid w:val="0"/>
      <w:jc w:val="center"/>
    </w:pPr>
    <w:rPr>
      <w:sz w:val="18"/>
      <w:szCs w:val="18"/>
    </w:rPr>
  </w:style>
  <w:style w:type="character" w:customStyle="1" w:styleId="HeaderChar">
    <w:name w:val="Header Char"/>
    <w:aliases w:val="Header Char1 Char,Document Header Char Char,CG Header Char Char,Header Char Char Char,Header Char3 Char Char Char,Header Char2 Char Char Char Char,Header Char1 Char1 Char Char Char Char,Header Char Char Char1 Char Char Char Char"/>
    <w:basedOn w:val="DefaultParagraphFont"/>
    <w:link w:val="Header"/>
    <w:uiPriority w:val="99"/>
    <w:rsid w:val="00DC23B0"/>
    <w:rPr>
      <w:rFonts w:ascii="宋体" w:eastAsia="宋体" w:hAnsi="宋体"/>
      <w:color w:val="050000"/>
      <w:sz w:val="18"/>
      <w:szCs w:val="18"/>
    </w:rPr>
  </w:style>
  <w:style w:type="paragraph" w:styleId="Footer">
    <w:name w:val="footer"/>
    <w:aliases w:val="CG Footer"/>
    <w:basedOn w:val="Normal"/>
    <w:link w:val="FooterChar"/>
    <w:uiPriority w:val="99"/>
    <w:unhideWhenUsed/>
    <w:qFormat/>
    <w:rsid w:val="00DC23B0"/>
    <w:pPr>
      <w:tabs>
        <w:tab w:val="center" w:pos="4153"/>
        <w:tab w:val="right" w:pos="8306"/>
      </w:tabs>
      <w:snapToGrid w:val="0"/>
      <w:jc w:val="left"/>
    </w:pPr>
    <w:rPr>
      <w:sz w:val="18"/>
      <w:szCs w:val="18"/>
    </w:rPr>
  </w:style>
  <w:style w:type="character" w:customStyle="1" w:styleId="FooterChar">
    <w:name w:val="Footer Char"/>
    <w:aliases w:val="CG Footer Char"/>
    <w:basedOn w:val="DefaultParagraphFont"/>
    <w:link w:val="Footer"/>
    <w:uiPriority w:val="99"/>
    <w:qFormat/>
    <w:rsid w:val="00DC23B0"/>
    <w:rPr>
      <w:rFonts w:ascii="宋体" w:eastAsia="宋体" w:hAnsi="宋体"/>
      <w:color w:val="050000"/>
      <w:sz w:val="18"/>
      <w:szCs w:val="18"/>
    </w:rPr>
  </w:style>
  <w:style w:type="character" w:customStyle="1" w:styleId="Heading1Char">
    <w:name w:val="Heading 1 Char"/>
    <w:aliases w:val="Title_1 Char,TK見出し 1 Char,TK Char,Section Heading Char,Section Char,chaptertext Char,PWCK 1 Char,Heading1_Titre1 Char,chaptertext + Arial + Arial Char"/>
    <w:basedOn w:val="DefaultParagraphFont"/>
    <w:link w:val="Heading1"/>
    <w:uiPriority w:val="9"/>
    <w:rsid w:val="00BA2BAB"/>
    <w:rPr>
      <w:rFonts w:ascii="Times New Roman" w:eastAsia="宋体" w:hAnsi="Times New Roman"/>
      <w:b/>
      <w:bCs/>
      <w:color w:val="050000"/>
      <w:kern w:val="44"/>
      <w:sz w:val="24"/>
      <w:szCs w:val="44"/>
    </w:rPr>
  </w:style>
  <w:style w:type="character" w:styleId="CommentReference">
    <w:name w:val="annotation reference"/>
    <w:basedOn w:val="DefaultParagraphFont"/>
    <w:uiPriority w:val="99"/>
    <w:unhideWhenUsed/>
    <w:qFormat/>
    <w:rsid w:val="00716A51"/>
    <w:rPr>
      <w:sz w:val="21"/>
      <w:szCs w:val="21"/>
    </w:rPr>
  </w:style>
  <w:style w:type="paragraph" w:styleId="CommentText">
    <w:name w:val="annotation text"/>
    <w:basedOn w:val="Normal"/>
    <w:link w:val="CommentTextChar"/>
    <w:uiPriority w:val="99"/>
    <w:unhideWhenUsed/>
    <w:qFormat/>
    <w:rsid w:val="00716A51"/>
    <w:pPr>
      <w:jc w:val="left"/>
    </w:pPr>
  </w:style>
  <w:style w:type="character" w:customStyle="1" w:styleId="CommentTextChar">
    <w:name w:val="Comment Text Char"/>
    <w:basedOn w:val="DefaultParagraphFont"/>
    <w:link w:val="CommentText"/>
    <w:uiPriority w:val="99"/>
    <w:qFormat/>
    <w:rsid w:val="00716A51"/>
    <w:rPr>
      <w:rFonts w:ascii="宋体" w:eastAsia="宋体" w:hAnsi="宋体"/>
      <w:color w:val="050000"/>
      <w:sz w:val="20"/>
    </w:rPr>
  </w:style>
  <w:style w:type="paragraph" w:styleId="CommentSubject">
    <w:name w:val="annotation subject"/>
    <w:basedOn w:val="CommentText"/>
    <w:next w:val="CommentText"/>
    <w:link w:val="CommentSubjectChar"/>
    <w:uiPriority w:val="99"/>
    <w:semiHidden/>
    <w:unhideWhenUsed/>
    <w:rsid w:val="00716A51"/>
    <w:rPr>
      <w:b/>
      <w:bCs/>
    </w:rPr>
  </w:style>
  <w:style w:type="character" w:customStyle="1" w:styleId="CommentSubjectChar">
    <w:name w:val="Comment Subject Char"/>
    <w:basedOn w:val="CommentTextChar"/>
    <w:link w:val="CommentSubject"/>
    <w:uiPriority w:val="99"/>
    <w:semiHidden/>
    <w:rsid w:val="00716A51"/>
    <w:rPr>
      <w:rFonts w:ascii="宋体" w:eastAsia="宋体" w:hAnsi="宋体"/>
      <w:b/>
      <w:bCs/>
      <w:color w:val="050000"/>
      <w:sz w:val="20"/>
    </w:rPr>
  </w:style>
  <w:style w:type="paragraph" w:styleId="BalloonText">
    <w:name w:val="Balloon Text"/>
    <w:basedOn w:val="Normal"/>
    <w:link w:val="BalloonTextChar"/>
    <w:semiHidden/>
    <w:unhideWhenUsed/>
    <w:rsid w:val="00716A51"/>
    <w:rPr>
      <w:sz w:val="18"/>
      <w:szCs w:val="18"/>
    </w:rPr>
  </w:style>
  <w:style w:type="character" w:customStyle="1" w:styleId="BalloonTextChar">
    <w:name w:val="Balloon Text Char"/>
    <w:basedOn w:val="DefaultParagraphFont"/>
    <w:link w:val="BalloonText"/>
    <w:semiHidden/>
    <w:rsid w:val="00716A51"/>
    <w:rPr>
      <w:rFonts w:ascii="宋体" w:eastAsia="宋体" w:hAnsi="宋体"/>
      <w:color w:val="050000"/>
      <w:sz w:val="18"/>
      <w:szCs w:val="18"/>
    </w:rPr>
  </w:style>
  <w:style w:type="paragraph" w:customStyle="1" w:styleId="a">
    <w:name w:val="版本号"/>
    <w:basedOn w:val="Normal"/>
    <w:link w:val="Char"/>
    <w:rsid w:val="00E557B1"/>
    <w:pPr>
      <w:spacing w:line="400" w:lineRule="exact"/>
    </w:pPr>
    <w:rPr>
      <w:rFonts w:ascii="Times New Roman" w:hAnsi="Times New Roman" w:cs="Arial"/>
      <w:snapToGrid w:val="0"/>
      <w:color w:val="00B050"/>
      <w:sz w:val="24"/>
      <w:szCs w:val="24"/>
    </w:rPr>
  </w:style>
  <w:style w:type="paragraph" w:customStyle="1" w:styleId="a0">
    <w:name w:val="日期样式"/>
    <w:basedOn w:val="Normal"/>
    <w:link w:val="Char0"/>
    <w:rsid w:val="00E557B1"/>
    <w:pPr>
      <w:spacing w:line="400" w:lineRule="exact"/>
    </w:pPr>
    <w:rPr>
      <w:rFonts w:ascii="Times New Roman" w:hAnsi="Times New Roman" w:cs="Arial"/>
      <w:snapToGrid w:val="0"/>
      <w:color w:val="00B050"/>
      <w:sz w:val="24"/>
      <w:szCs w:val="24"/>
    </w:rPr>
  </w:style>
  <w:style w:type="character" w:customStyle="1" w:styleId="Char">
    <w:name w:val="版本号 Char"/>
    <w:link w:val="a"/>
    <w:rsid w:val="00E557B1"/>
    <w:rPr>
      <w:rFonts w:ascii="Times New Roman" w:eastAsia="宋体" w:hAnsi="Times New Roman" w:cs="Arial"/>
      <w:snapToGrid w:val="0"/>
      <w:color w:val="00B050"/>
      <w:sz w:val="24"/>
      <w:szCs w:val="24"/>
    </w:rPr>
  </w:style>
  <w:style w:type="character" w:customStyle="1" w:styleId="Char0">
    <w:name w:val="日期样式 Char"/>
    <w:link w:val="a0"/>
    <w:rsid w:val="00E557B1"/>
    <w:rPr>
      <w:rFonts w:ascii="Times New Roman" w:eastAsia="宋体" w:hAnsi="Times New Roman" w:cs="Arial"/>
      <w:snapToGrid w:val="0"/>
      <w:color w:val="00B050"/>
      <w:sz w:val="24"/>
      <w:szCs w:val="24"/>
    </w:rPr>
  </w:style>
  <w:style w:type="character" w:customStyle="1" w:styleId="1">
    <w:name w:val="未处理的提及1"/>
    <w:basedOn w:val="DefaultParagraphFont"/>
    <w:uiPriority w:val="99"/>
    <w:semiHidden/>
    <w:unhideWhenUsed/>
    <w:rsid w:val="00AD75DB"/>
    <w:rPr>
      <w:color w:val="605E5C"/>
      <w:shd w:val="clear" w:color="auto" w:fill="E1DFDD"/>
    </w:rPr>
  </w:style>
  <w:style w:type="paragraph" w:styleId="Revision">
    <w:name w:val="Revision"/>
    <w:hidden/>
    <w:uiPriority w:val="99"/>
    <w:semiHidden/>
    <w:rsid w:val="005F3F8D"/>
    <w:rPr>
      <w:rFonts w:ascii="宋体" w:eastAsia="宋体" w:hAnsi="宋体"/>
      <w:color w:val="050000"/>
      <w:sz w:val="20"/>
    </w:rPr>
  </w:style>
  <w:style w:type="character" w:customStyle="1" w:styleId="Heading2Char">
    <w:name w:val="Heading 2 Char"/>
    <w:aliases w:val="Chapter Title Char,Abschnitt Char,Reset numbering Char,PWCK 2 Char,Major Char,Heading2_Titre2 Char,H2 Char,h2 Char,2 Char,headi Char,heading2 Char,h21 Char,h22 Char,21 Char,Heading Two Char,Reset... Char"/>
    <w:basedOn w:val="DefaultParagraphFont"/>
    <w:link w:val="Heading2"/>
    <w:uiPriority w:val="9"/>
    <w:rsid w:val="00A95388"/>
    <w:rPr>
      <w:rFonts w:asciiTheme="majorHAnsi" w:eastAsiaTheme="majorEastAsia" w:hAnsiTheme="majorHAnsi" w:cstheme="majorBidi"/>
      <w:b/>
      <w:bCs/>
      <w:color w:val="050000"/>
      <w:sz w:val="32"/>
      <w:szCs w:val="32"/>
    </w:rPr>
  </w:style>
  <w:style w:type="character" w:customStyle="1" w:styleId="Heading3Char2">
    <w:name w:val="Heading 3 Char2"/>
    <w:aliases w:val="Map Char1,Level 1 - 1 Char1,Minor Char1,h3 Char1,1.2.3. Char1,PWCK 3 Char1,Heading3_Titre3 Char1"/>
    <w:basedOn w:val="DefaultParagraphFont"/>
    <w:link w:val="Heading3"/>
    <w:uiPriority w:val="9"/>
    <w:qFormat/>
    <w:rsid w:val="00723394"/>
    <w:rPr>
      <w:rFonts w:ascii="Times New Roman" w:eastAsia="MS Mincho" w:hAnsi="Times New Roman" w:cs="Times New Roman"/>
      <w:b/>
      <w:sz w:val="24"/>
      <w:szCs w:val="24"/>
      <w:lang w:val="x-none" w:eastAsia="ja-JP"/>
    </w:rPr>
  </w:style>
  <w:style w:type="character" w:customStyle="1" w:styleId="Heading3Char1">
    <w:name w:val="Heading 3 Char1"/>
    <w:aliases w:val="Map Char,Level 1 - 1 Char,Minor Char,h3 Char,1.2.3. Char,PWCK 3 Char,Heading3_Titre3 Char,Heading3_Titre3 Char Char"/>
    <w:rsid w:val="00723394"/>
    <w:rPr>
      <w:rFonts w:eastAsia="MS Mincho"/>
      <w:b/>
      <w:kern w:val="2"/>
      <w:sz w:val="24"/>
      <w:szCs w:val="24"/>
      <w:lang w:val="en-US" w:eastAsia="ja-JP" w:bidi="ar-SA"/>
    </w:rPr>
  </w:style>
  <w:style w:type="character" w:customStyle="1" w:styleId="Heading4Char">
    <w:name w:val="Heading 4 Char"/>
    <w:aliases w:val="Block Char,Level 2 - a Char,PWCK 4 Char,Sub-Minor Char,Heading4_Titre4 Char"/>
    <w:basedOn w:val="DefaultParagraphFont"/>
    <w:link w:val="Heading4"/>
    <w:uiPriority w:val="9"/>
    <w:rsid w:val="00E31919"/>
    <w:rPr>
      <w:rFonts w:ascii="Times New Roman" w:eastAsia="宋体" w:hAnsi="Times New Roman" w:cs="Times New Roman"/>
      <w:bCs/>
      <w:sz w:val="24"/>
      <w:szCs w:val="24"/>
      <w:lang w:eastAsia="ja-JP"/>
    </w:rPr>
  </w:style>
  <w:style w:type="character" w:customStyle="1" w:styleId="Heading5Char">
    <w:name w:val="Heading 5 Char"/>
    <w:basedOn w:val="DefaultParagraphFont"/>
    <w:link w:val="Heading5"/>
    <w:uiPriority w:val="9"/>
    <w:rsid w:val="00E31919"/>
    <w:rPr>
      <w:rFonts w:ascii="Times New Roman" w:eastAsia="MS Mincho" w:hAnsi="Times New Roman" w:cs="Times New Roman"/>
      <w:sz w:val="24"/>
      <w:szCs w:val="24"/>
      <w:lang w:eastAsia="ja-JP"/>
    </w:rPr>
  </w:style>
  <w:style w:type="character" w:customStyle="1" w:styleId="Heading6Char">
    <w:name w:val="Heading 6 Char"/>
    <w:basedOn w:val="DefaultParagraphFont"/>
    <w:link w:val="Heading6"/>
    <w:uiPriority w:val="9"/>
    <w:rsid w:val="00E31919"/>
    <w:rPr>
      <w:rFonts w:ascii="Times New Roman" w:eastAsia="MS Mincho" w:hAnsi="Times New Roman" w:cs="Times New Roman"/>
      <w:bCs/>
      <w:sz w:val="24"/>
      <w:szCs w:val="24"/>
      <w:lang w:eastAsia="ja-JP"/>
    </w:rPr>
  </w:style>
  <w:style w:type="character" w:customStyle="1" w:styleId="Heading7Char">
    <w:name w:val="Heading 7 Char"/>
    <w:basedOn w:val="DefaultParagraphFont"/>
    <w:link w:val="Heading7"/>
    <w:uiPriority w:val="9"/>
    <w:rsid w:val="00E31919"/>
    <w:rPr>
      <w:rFonts w:ascii="Times New Roman" w:eastAsia="MS Mincho" w:hAnsi="Times New Roman" w:cs="Times New Roman"/>
      <w:sz w:val="24"/>
      <w:szCs w:val="24"/>
      <w:lang w:eastAsia="ja-JP"/>
    </w:rPr>
  </w:style>
  <w:style w:type="character" w:customStyle="1" w:styleId="Heading8Char">
    <w:name w:val="Heading 8 Char"/>
    <w:basedOn w:val="DefaultParagraphFont"/>
    <w:link w:val="Heading8"/>
    <w:uiPriority w:val="9"/>
    <w:rsid w:val="00E31919"/>
    <w:rPr>
      <w:rFonts w:ascii="Times New Roman" w:eastAsia="MS Mincho" w:hAnsi="Times New Roman" w:cs="Times New Roman"/>
      <w:i/>
      <w:iCs/>
      <w:sz w:val="24"/>
      <w:szCs w:val="24"/>
      <w:lang w:eastAsia="ja-JP"/>
    </w:rPr>
  </w:style>
  <w:style w:type="character" w:customStyle="1" w:styleId="Heading9Char">
    <w:name w:val="Heading 9 Char"/>
    <w:basedOn w:val="DefaultParagraphFont"/>
    <w:link w:val="Heading9"/>
    <w:uiPriority w:val="9"/>
    <w:rsid w:val="00E31919"/>
    <w:rPr>
      <w:rFonts w:ascii="Arial" w:eastAsia="MS Mincho" w:hAnsi="Arial" w:cs="Arial"/>
      <w:sz w:val="22"/>
      <w:lang w:eastAsia="ja-JP"/>
    </w:rPr>
  </w:style>
  <w:style w:type="numbering" w:customStyle="1" w:styleId="10">
    <w:name w:val="无列表1"/>
    <w:next w:val="NoList"/>
    <w:uiPriority w:val="99"/>
    <w:semiHidden/>
    <w:unhideWhenUsed/>
    <w:rsid w:val="00E31919"/>
  </w:style>
  <w:style w:type="paragraph" w:styleId="BodyTextIndent">
    <w:name w:val="Body Text Indent"/>
    <w:basedOn w:val="Normal"/>
    <w:link w:val="BodyTextIndentChar"/>
    <w:rsid w:val="00E31919"/>
    <w:pPr>
      <w:jc w:val="center"/>
    </w:pPr>
    <w:rPr>
      <w:rFonts w:ascii="Times" w:eastAsia="MS Mincho" w:hAnsi="Times" w:cs="Times New Roman"/>
      <w:color w:val="auto"/>
      <w:sz w:val="24"/>
      <w:szCs w:val="24"/>
      <w:lang w:eastAsia="en-US"/>
    </w:rPr>
  </w:style>
  <w:style w:type="character" w:customStyle="1" w:styleId="BodyTextIndentChar">
    <w:name w:val="Body Text Indent Char"/>
    <w:basedOn w:val="DefaultParagraphFont"/>
    <w:link w:val="BodyTextIndent"/>
    <w:rsid w:val="00E31919"/>
    <w:rPr>
      <w:rFonts w:ascii="Times" w:eastAsia="MS Mincho" w:hAnsi="Times" w:cs="Times New Roman"/>
      <w:sz w:val="24"/>
      <w:szCs w:val="24"/>
      <w:lang w:eastAsia="en-US"/>
    </w:rPr>
  </w:style>
  <w:style w:type="paragraph" w:customStyle="1" w:styleId="Normal1">
    <w:name w:val="Normal 1"/>
    <w:basedOn w:val="Normal"/>
    <w:rsid w:val="00E31919"/>
    <w:pPr>
      <w:tabs>
        <w:tab w:val="left" w:pos="1"/>
        <w:tab w:val="left" w:pos="720"/>
        <w:tab w:val="left" w:pos="1440"/>
        <w:tab w:val="left" w:pos="2160"/>
        <w:tab w:val="left" w:pos="3600"/>
        <w:tab w:val="left" w:pos="4320"/>
        <w:tab w:val="left" w:pos="5040"/>
        <w:tab w:val="left" w:pos="5760"/>
        <w:tab w:val="left" w:pos="6480"/>
        <w:tab w:val="left" w:pos="7200"/>
        <w:tab w:val="left" w:pos="7920"/>
        <w:tab w:val="left" w:pos="8640"/>
      </w:tabs>
    </w:pPr>
    <w:rPr>
      <w:rFonts w:ascii="Times New Roman" w:eastAsia="MS Mincho" w:hAnsi="Times New Roman" w:cs="Times New Roman"/>
      <w:color w:val="auto"/>
      <w:sz w:val="24"/>
      <w:szCs w:val="24"/>
      <w:lang w:eastAsia="ja-JP"/>
    </w:rPr>
  </w:style>
  <w:style w:type="paragraph" w:styleId="BodyTextIndent2">
    <w:name w:val="Body Text Indent 2"/>
    <w:basedOn w:val="Normal"/>
    <w:link w:val="BodyTextIndent2Char"/>
    <w:rsid w:val="00E31919"/>
    <w:pPr>
      <w:tabs>
        <w:tab w:val="left" w:pos="270"/>
      </w:tabs>
      <w:ind w:left="270" w:firstLine="360"/>
    </w:pPr>
    <w:rPr>
      <w:rFonts w:ascii="Times" w:eastAsia="MS Mincho" w:hAnsi="Times" w:cs="Times New Roman"/>
      <w:color w:val="auto"/>
      <w:sz w:val="22"/>
      <w:szCs w:val="24"/>
      <w:lang w:eastAsia="en-US"/>
    </w:rPr>
  </w:style>
  <w:style w:type="character" w:customStyle="1" w:styleId="BodyTextIndent2Char">
    <w:name w:val="Body Text Indent 2 Char"/>
    <w:basedOn w:val="DefaultParagraphFont"/>
    <w:link w:val="BodyTextIndent2"/>
    <w:rsid w:val="00E31919"/>
    <w:rPr>
      <w:rFonts w:ascii="Times" w:eastAsia="MS Mincho" w:hAnsi="Times" w:cs="Times New Roman"/>
      <w:sz w:val="22"/>
      <w:szCs w:val="24"/>
      <w:lang w:eastAsia="en-US"/>
    </w:rPr>
  </w:style>
  <w:style w:type="paragraph" w:styleId="Title">
    <w:name w:val="Title"/>
    <w:basedOn w:val="Normal"/>
    <w:link w:val="TitleChar"/>
    <w:uiPriority w:val="10"/>
    <w:qFormat/>
    <w:rsid w:val="00E31919"/>
    <w:pPr>
      <w:spacing w:before="240" w:after="120"/>
      <w:jc w:val="center"/>
      <w:outlineLvl w:val="0"/>
    </w:pPr>
    <w:rPr>
      <w:rFonts w:ascii="Times New Roman" w:eastAsia="MS Mincho" w:hAnsi="Times New Roman" w:cs="Arial"/>
      <w:b/>
      <w:color w:val="auto"/>
      <w:sz w:val="40"/>
      <w:szCs w:val="32"/>
      <w:lang w:eastAsia="ja-JP"/>
    </w:rPr>
  </w:style>
  <w:style w:type="character" w:customStyle="1" w:styleId="TitleChar">
    <w:name w:val="Title Char"/>
    <w:basedOn w:val="DefaultParagraphFont"/>
    <w:link w:val="Title"/>
    <w:uiPriority w:val="10"/>
    <w:rsid w:val="00E31919"/>
    <w:rPr>
      <w:rFonts w:ascii="Times New Roman" w:eastAsia="MS Mincho" w:hAnsi="Times New Roman" w:cs="Arial"/>
      <w:b/>
      <w:sz w:val="40"/>
      <w:szCs w:val="32"/>
      <w:lang w:eastAsia="ja-JP"/>
    </w:rPr>
  </w:style>
  <w:style w:type="paragraph" w:styleId="DocumentMap">
    <w:name w:val="Document Map"/>
    <w:basedOn w:val="Normal"/>
    <w:link w:val="DocumentMapChar"/>
    <w:semiHidden/>
    <w:rsid w:val="00E31919"/>
    <w:pPr>
      <w:shd w:val="clear" w:color="auto" w:fill="000080"/>
    </w:pPr>
    <w:rPr>
      <w:rFonts w:ascii="Tahoma" w:eastAsia="MS Mincho" w:hAnsi="Tahoma" w:cs="Times New Roman"/>
      <w:color w:val="auto"/>
      <w:sz w:val="24"/>
      <w:szCs w:val="24"/>
      <w:lang w:eastAsia="ja-JP"/>
    </w:rPr>
  </w:style>
  <w:style w:type="character" w:customStyle="1" w:styleId="DocumentMapChar">
    <w:name w:val="Document Map Char"/>
    <w:basedOn w:val="DefaultParagraphFont"/>
    <w:link w:val="DocumentMap"/>
    <w:semiHidden/>
    <w:rsid w:val="00E31919"/>
    <w:rPr>
      <w:rFonts w:ascii="Tahoma" w:eastAsia="MS Mincho" w:hAnsi="Tahoma" w:cs="Times New Roman"/>
      <w:sz w:val="24"/>
      <w:szCs w:val="24"/>
      <w:shd w:val="clear" w:color="auto" w:fill="000080"/>
      <w:lang w:eastAsia="ja-JP"/>
    </w:rPr>
  </w:style>
  <w:style w:type="paragraph" w:styleId="TableofFigures">
    <w:name w:val="table of figures"/>
    <w:basedOn w:val="Text"/>
    <w:next w:val="Text"/>
    <w:semiHidden/>
    <w:rsid w:val="00E31919"/>
    <w:pPr>
      <w:tabs>
        <w:tab w:val="right" w:pos="8505"/>
      </w:tabs>
      <w:spacing w:before="120" w:after="0"/>
      <w:ind w:right="1440"/>
      <w:jc w:val="left"/>
    </w:pPr>
    <w:rPr>
      <w:b/>
    </w:rPr>
  </w:style>
  <w:style w:type="paragraph" w:styleId="Index1">
    <w:name w:val="index 1"/>
    <w:basedOn w:val="Normal"/>
    <w:next w:val="Normal"/>
    <w:autoRedefine/>
    <w:semiHidden/>
    <w:rsid w:val="00E31919"/>
    <w:pPr>
      <w:ind w:left="240" w:hanging="240"/>
    </w:pPr>
    <w:rPr>
      <w:rFonts w:ascii="Times New Roman" w:eastAsia="MS Mincho" w:hAnsi="Times New Roman" w:cs="Times New Roman"/>
      <w:color w:val="auto"/>
      <w:sz w:val="24"/>
      <w:szCs w:val="24"/>
      <w:lang w:eastAsia="ja-JP"/>
    </w:rPr>
  </w:style>
  <w:style w:type="paragraph" w:styleId="BodyTextIndent3">
    <w:name w:val="Body Text Indent 3"/>
    <w:basedOn w:val="Normal"/>
    <w:link w:val="BodyTextIndent3Char"/>
    <w:rsid w:val="00E31919"/>
    <w:pPr>
      <w:tabs>
        <w:tab w:val="left" w:pos="2880"/>
        <w:tab w:val="left" w:pos="3240"/>
      </w:tabs>
      <w:ind w:left="3240" w:hanging="3240"/>
    </w:pPr>
    <w:rPr>
      <w:rFonts w:ascii="Times New Roman" w:eastAsia="MS Mincho" w:hAnsi="Times New Roman" w:cs="Times New Roman"/>
      <w:color w:val="auto"/>
      <w:sz w:val="24"/>
      <w:szCs w:val="24"/>
      <w:lang w:eastAsia="ja-JP"/>
    </w:rPr>
  </w:style>
  <w:style w:type="character" w:customStyle="1" w:styleId="BodyTextIndent3Char">
    <w:name w:val="Body Text Indent 3 Char"/>
    <w:basedOn w:val="DefaultParagraphFont"/>
    <w:link w:val="BodyTextIndent3"/>
    <w:rsid w:val="00E31919"/>
    <w:rPr>
      <w:rFonts w:ascii="Times New Roman" w:eastAsia="MS Mincho" w:hAnsi="Times New Roman" w:cs="Times New Roman"/>
      <w:sz w:val="24"/>
      <w:szCs w:val="24"/>
      <w:lang w:eastAsia="ja-JP"/>
    </w:rPr>
  </w:style>
  <w:style w:type="paragraph" w:styleId="Caption">
    <w:name w:val="caption"/>
    <w:basedOn w:val="Normal"/>
    <w:next w:val="Normal"/>
    <w:link w:val="CaptionChar"/>
    <w:qFormat/>
    <w:rsid w:val="00E31919"/>
    <w:pPr>
      <w:spacing w:before="120" w:after="240"/>
    </w:pPr>
    <w:rPr>
      <w:rFonts w:ascii="Times New Roman" w:eastAsia="MS Mincho" w:hAnsi="Times New Roman" w:cs="Times New Roman"/>
      <w:b/>
      <w:bCs/>
      <w:color w:val="auto"/>
      <w:sz w:val="24"/>
      <w:szCs w:val="21"/>
      <w:lang w:eastAsia="ja-JP"/>
    </w:rPr>
  </w:style>
  <w:style w:type="paragraph" w:customStyle="1" w:styleId="ReferenceListing">
    <w:name w:val="Reference Listing"/>
    <w:basedOn w:val="Normal"/>
    <w:rsid w:val="00E31919"/>
    <w:pPr>
      <w:tabs>
        <w:tab w:val="left" w:pos="720"/>
      </w:tabs>
      <w:spacing w:after="60"/>
    </w:pPr>
    <w:rPr>
      <w:rFonts w:ascii="Times New Roman" w:eastAsia="MS Mincho" w:hAnsi="Times New Roman" w:cs="Times New Roman"/>
      <w:color w:val="auto"/>
      <w:sz w:val="24"/>
      <w:szCs w:val="24"/>
      <w:lang w:eastAsia="ja-JP"/>
    </w:rPr>
  </w:style>
  <w:style w:type="paragraph" w:customStyle="1" w:styleId="BulletListLevel1">
    <w:name w:val="Bullet List Level 1"/>
    <w:basedOn w:val="Normal"/>
    <w:rsid w:val="00E31919"/>
    <w:pPr>
      <w:tabs>
        <w:tab w:val="num" w:pos="360"/>
      </w:tabs>
      <w:ind w:left="360" w:hanging="360"/>
    </w:pPr>
    <w:rPr>
      <w:rFonts w:ascii="Times New Roman" w:eastAsia="MS Mincho" w:hAnsi="Times New Roman" w:cs="Times New Roman"/>
      <w:color w:val="auto"/>
      <w:sz w:val="24"/>
      <w:szCs w:val="24"/>
      <w:lang w:eastAsia="ja-JP"/>
    </w:rPr>
  </w:style>
  <w:style w:type="paragraph" w:styleId="List3">
    <w:name w:val="List 3"/>
    <w:basedOn w:val="Normal"/>
    <w:rsid w:val="00E31919"/>
    <w:pPr>
      <w:ind w:left="1080" w:hanging="360"/>
    </w:pPr>
    <w:rPr>
      <w:rFonts w:ascii="Times New Roman" w:eastAsia="MS Mincho" w:hAnsi="Times New Roman" w:cs="Times New Roman"/>
      <w:color w:val="auto"/>
      <w:sz w:val="24"/>
      <w:szCs w:val="24"/>
      <w:lang w:eastAsia="ja-JP"/>
    </w:rPr>
  </w:style>
  <w:style w:type="paragraph" w:customStyle="1" w:styleId="Level-2IndentText">
    <w:name w:val="Level-2 Indent Text"/>
    <w:basedOn w:val="Normal"/>
    <w:rsid w:val="00E31919"/>
    <w:pPr>
      <w:spacing w:before="120" w:after="120"/>
      <w:ind w:left="1008"/>
    </w:pPr>
    <w:rPr>
      <w:rFonts w:ascii="Times New Roman" w:eastAsia="MS Mincho" w:hAnsi="Times New Roman" w:cs="Times New Roman"/>
      <w:color w:val="auto"/>
      <w:sz w:val="24"/>
      <w:szCs w:val="24"/>
      <w:lang w:eastAsia="ja-JP"/>
    </w:rPr>
  </w:style>
  <w:style w:type="paragraph" w:customStyle="1" w:styleId="Level-3IndentText">
    <w:name w:val="Level-3 Indent Text"/>
    <w:basedOn w:val="Normal"/>
    <w:rsid w:val="00E31919"/>
    <w:pPr>
      <w:spacing w:before="120" w:after="120"/>
      <w:ind w:left="1800"/>
    </w:pPr>
    <w:rPr>
      <w:rFonts w:ascii="Times New Roman" w:eastAsia="MS Mincho" w:hAnsi="Times New Roman" w:cs="Times New Roman"/>
      <w:color w:val="auto"/>
      <w:sz w:val="24"/>
      <w:szCs w:val="24"/>
      <w:lang w:eastAsia="ja-JP"/>
    </w:rPr>
  </w:style>
  <w:style w:type="paragraph" w:customStyle="1" w:styleId="Level-4IndentText">
    <w:name w:val="Level-4 Indent Text"/>
    <w:basedOn w:val="Header"/>
    <w:rsid w:val="00E31919"/>
    <w:pPr>
      <w:pBdr>
        <w:bottom w:val="none" w:sz="0" w:space="0" w:color="auto"/>
      </w:pBdr>
      <w:tabs>
        <w:tab w:val="clear" w:pos="4153"/>
        <w:tab w:val="clear" w:pos="8306"/>
      </w:tabs>
      <w:snapToGrid/>
      <w:spacing w:before="120" w:after="120"/>
      <w:ind w:left="2880"/>
      <w:jc w:val="both"/>
    </w:pPr>
    <w:rPr>
      <w:rFonts w:ascii="Times New Roman" w:eastAsia="MS Mincho" w:hAnsi="Times New Roman" w:cs="Times New Roman"/>
      <w:color w:val="auto"/>
      <w:sz w:val="20"/>
      <w:szCs w:val="24"/>
      <w:lang w:eastAsia="ja-JP"/>
    </w:rPr>
  </w:style>
  <w:style w:type="paragraph" w:customStyle="1" w:styleId="Level-1IndentedText">
    <w:name w:val="Level-1 Indented Text"/>
    <w:basedOn w:val="Normal"/>
    <w:rsid w:val="00E31919"/>
    <w:rPr>
      <w:rFonts w:ascii="Times New Roman" w:eastAsia="MS Mincho" w:hAnsi="Times New Roman" w:cs="Times New Roman"/>
      <w:color w:val="auto"/>
      <w:sz w:val="24"/>
      <w:szCs w:val="24"/>
      <w:lang w:eastAsia="ja-JP"/>
    </w:rPr>
  </w:style>
  <w:style w:type="paragraph" w:styleId="List">
    <w:name w:val="List"/>
    <w:basedOn w:val="Normal"/>
    <w:rsid w:val="00E31919"/>
    <w:pPr>
      <w:ind w:left="360" w:hanging="360"/>
    </w:pPr>
    <w:rPr>
      <w:rFonts w:ascii="Times New Roman" w:eastAsia="MS Mincho" w:hAnsi="Times New Roman" w:cs="Times New Roman"/>
      <w:color w:val="auto"/>
      <w:sz w:val="24"/>
      <w:szCs w:val="24"/>
      <w:lang w:eastAsia="ja-JP"/>
    </w:rPr>
  </w:style>
  <w:style w:type="paragraph" w:customStyle="1" w:styleId="TableListing">
    <w:name w:val="Table Listing"/>
    <w:basedOn w:val="List"/>
    <w:rsid w:val="00E31919"/>
    <w:pPr>
      <w:numPr>
        <w:numId w:val="3"/>
      </w:numPr>
      <w:spacing w:after="60"/>
    </w:pPr>
  </w:style>
  <w:style w:type="paragraph" w:customStyle="1" w:styleId="Normal10">
    <w:name w:val="Normal1"/>
    <w:basedOn w:val="Normal"/>
    <w:rsid w:val="00E31919"/>
    <w:rPr>
      <w:rFonts w:ascii="Times New Roman" w:eastAsia="MS Mincho" w:hAnsi="Times New Roman" w:cs="Times New Roman"/>
      <w:color w:val="auto"/>
      <w:sz w:val="24"/>
      <w:szCs w:val="24"/>
      <w:lang w:eastAsia="ja-JP"/>
    </w:rPr>
  </w:style>
  <w:style w:type="paragraph" w:customStyle="1" w:styleId="SectionTitle">
    <w:name w:val="Section Title"/>
    <w:basedOn w:val="Heading1"/>
    <w:rsid w:val="00E31919"/>
    <w:pPr>
      <w:keepLines w:val="0"/>
      <w:widowControl/>
      <w:spacing w:before="120" w:afterLines="0" w:after="120"/>
      <w:jc w:val="center"/>
    </w:pPr>
    <w:rPr>
      <w:rFonts w:eastAsia="MS Mincho" w:cs="Times New Roman"/>
      <w:bCs w:val="0"/>
      <w:color w:val="auto"/>
      <w:kern w:val="2"/>
      <w:sz w:val="26"/>
      <w:szCs w:val="26"/>
      <w:lang w:eastAsia="ja-JP"/>
    </w:rPr>
  </w:style>
  <w:style w:type="paragraph" w:customStyle="1" w:styleId="AppendixListing">
    <w:name w:val="Appendix Listing"/>
    <w:basedOn w:val="Normal"/>
    <w:rsid w:val="00E31919"/>
    <w:pPr>
      <w:numPr>
        <w:numId w:val="2"/>
      </w:numPr>
      <w:spacing w:before="120" w:after="120"/>
    </w:pPr>
    <w:rPr>
      <w:rFonts w:ascii="Times New Roman" w:eastAsia="MS Mincho" w:hAnsi="Times New Roman" w:cs="Times New Roman"/>
      <w:color w:val="auto"/>
      <w:sz w:val="24"/>
      <w:szCs w:val="24"/>
      <w:lang w:eastAsia="ja-JP"/>
    </w:rPr>
  </w:style>
  <w:style w:type="paragraph" w:customStyle="1" w:styleId="AppendixTitle">
    <w:name w:val="Appendix Title"/>
    <w:basedOn w:val="SectionTitle"/>
    <w:rsid w:val="00E31919"/>
  </w:style>
  <w:style w:type="paragraph" w:customStyle="1" w:styleId="StudyTitle">
    <w:name w:val="Study Title"/>
    <w:basedOn w:val="Title"/>
    <w:rsid w:val="00E31919"/>
    <w:rPr>
      <w:caps/>
    </w:rPr>
  </w:style>
  <w:style w:type="paragraph" w:customStyle="1" w:styleId="ClinicalStudyNumber">
    <w:name w:val="Clinical Study Number"/>
    <w:basedOn w:val="Normal"/>
    <w:rsid w:val="00E31919"/>
    <w:pPr>
      <w:jc w:val="center"/>
    </w:pPr>
    <w:rPr>
      <w:rFonts w:ascii="Times New Roman" w:eastAsia="MS Mincho" w:hAnsi="Times New Roman" w:cs="Times New Roman"/>
      <w:b/>
      <w:color w:val="auto"/>
      <w:sz w:val="24"/>
      <w:szCs w:val="24"/>
      <w:lang w:eastAsia="ja-JP"/>
    </w:rPr>
  </w:style>
  <w:style w:type="paragraph" w:customStyle="1" w:styleId="ProtocolNumber">
    <w:name w:val="Protocol Number"/>
    <w:basedOn w:val="Normal"/>
    <w:rsid w:val="00E31919"/>
    <w:pPr>
      <w:jc w:val="center"/>
      <w:outlineLvl w:val="0"/>
    </w:pPr>
    <w:rPr>
      <w:rFonts w:ascii="Times New Roman" w:eastAsia="MS Mincho" w:hAnsi="Times New Roman" w:cs="Times New Roman"/>
      <w:b/>
      <w:color w:val="auto"/>
      <w:sz w:val="24"/>
      <w:szCs w:val="24"/>
      <w:lang w:eastAsia="ja-JP"/>
    </w:rPr>
  </w:style>
  <w:style w:type="paragraph" w:customStyle="1" w:styleId="Tabletext">
    <w:name w:val="Table text"/>
    <w:basedOn w:val="Normal10"/>
    <w:rsid w:val="00E31919"/>
    <w:rPr>
      <w:sz w:val="20"/>
    </w:rPr>
  </w:style>
  <w:style w:type="paragraph" w:styleId="ListNumber4">
    <w:name w:val="List Number 4"/>
    <w:basedOn w:val="Normal"/>
    <w:rsid w:val="00E31919"/>
    <w:pPr>
      <w:numPr>
        <w:numId w:val="6"/>
      </w:numPr>
      <w:tabs>
        <w:tab w:val="left" w:pos="810"/>
        <w:tab w:val="left" w:pos="1890"/>
        <w:tab w:val="left" w:pos="3510"/>
        <w:tab w:val="left" w:pos="4220"/>
        <w:tab w:val="left" w:pos="7560"/>
        <w:tab w:val="left" w:pos="8180"/>
      </w:tabs>
    </w:pPr>
    <w:rPr>
      <w:rFonts w:ascii="Times New Roman" w:eastAsia="MS Mincho" w:hAnsi="Times New Roman" w:cs="Times New Roman"/>
      <w:color w:val="auto"/>
      <w:sz w:val="24"/>
      <w:szCs w:val="24"/>
      <w:lang w:eastAsia="en-US"/>
    </w:rPr>
  </w:style>
  <w:style w:type="paragraph" w:customStyle="1" w:styleId="BulletedListLevel2">
    <w:name w:val="Bulleted List Level 2"/>
    <w:basedOn w:val="BulletListLevel1"/>
    <w:rsid w:val="00E31919"/>
    <w:pPr>
      <w:tabs>
        <w:tab w:val="clear" w:pos="360"/>
      </w:tabs>
      <w:ind w:left="1080"/>
    </w:pPr>
  </w:style>
  <w:style w:type="paragraph" w:customStyle="1" w:styleId="normal11">
    <w:name w:val="normal1"/>
    <w:basedOn w:val="Normal"/>
    <w:rsid w:val="00E31919"/>
    <w:rPr>
      <w:rFonts w:ascii="Times New Roman" w:eastAsia="MS Mincho" w:hAnsi="Times New Roman" w:cs="Times New Roman"/>
      <w:color w:val="auto"/>
      <w:sz w:val="24"/>
      <w:szCs w:val="24"/>
      <w:lang w:eastAsia="ja-JP"/>
    </w:rPr>
  </w:style>
  <w:style w:type="paragraph" w:styleId="BodyText">
    <w:name w:val="Body Text"/>
    <w:aliases w:val="Body Text Hang,BT Char Char,BT"/>
    <w:basedOn w:val="Normal"/>
    <w:link w:val="BodyTextChar"/>
    <w:rsid w:val="00E31919"/>
    <w:rPr>
      <w:rFonts w:ascii="Times New Roman" w:eastAsia="MS Mincho" w:hAnsi="Times New Roman" w:cs="Times New Roman"/>
      <w:color w:val="auto"/>
      <w:sz w:val="24"/>
      <w:szCs w:val="24"/>
      <w:lang w:eastAsia="ja-JP"/>
    </w:rPr>
  </w:style>
  <w:style w:type="character" w:customStyle="1" w:styleId="BodyTextChar">
    <w:name w:val="Body Text Char"/>
    <w:aliases w:val="Body Text Hang Char,BT Char Char Char,BT Char"/>
    <w:basedOn w:val="DefaultParagraphFont"/>
    <w:link w:val="BodyText"/>
    <w:rsid w:val="00E31919"/>
    <w:rPr>
      <w:rFonts w:ascii="Times New Roman" w:eastAsia="MS Mincho" w:hAnsi="Times New Roman" w:cs="Times New Roman"/>
      <w:sz w:val="24"/>
      <w:szCs w:val="24"/>
      <w:lang w:eastAsia="ja-JP"/>
    </w:rPr>
  </w:style>
  <w:style w:type="paragraph" w:customStyle="1" w:styleId="BulletedListLevel3">
    <w:name w:val="Bulleted List Level 3"/>
    <w:basedOn w:val="BulletedListLevel2"/>
    <w:rsid w:val="00E31919"/>
    <w:pPr>
      <w:numPr>
        <w:numId w:val="4"/>
      </w:numPr>
    </w:pPr>
  </w:style>
  <w:style w:type="paragraph" w:styleId="Subtitle">
    <w:name w:val="Subtitle"/>
    <w:basedOn w:val="Normal"/>
    <w:link w:val="SubtitleChar"/>
    <w:uiPriority w:val="11"/>
    <w:qFormat/>
    <w:rsid w:val="00E31919"/>
    <w:pPr>
      <w:tabs>
        <w:tab w:val="left" w:pos="540"/>
        <w:tab w:val="left" w:pos="1080"/>
        <w:tab w:val="left" w:pos="1800"/>
        <w:tab w:val="left" w:pos="3420"/>
      </w:tabs>
      <w:spacing w:line="240" w:lineRule="atLeast"/>
      <w:jc w:val="center"/>
    </w:pPr>
    <w:rPr>
      <w:rFonts w:ascii="Times New Roman" w:eastAsia="MS Mincho" w:hAnsi="Times New Roman" w:cs="Times New Roman"/>
      <w:b/>
      <w:color w:val="000000"/>
      <w:sz w:val="24"/>
      <w:szCs w:val="24"/>
      <w:lang w:eastAsia="ja-JP"/>
    </w:rPr>
  </w:style>
  <w:style w:type="character" w:customStyle="1" w:styleId="SubtitleChar">
    <w:name w:val="Subtitle Char"/>
    <w:basedOn w:val="DefaultParagraphFont"/>
    <w:link w:val="Subtitle"/>
    <w:uiPriority w:val="11"/>
    <w:rsid w:val="00E31919"/>
    <w:rPr>
      <w:rFonts w:ascii="Times New Roman" w:eastAsia="MS Mincho" w:hAnsi="Times New Roman" w:cs="Times New Roman"/>
      <w:b/>
      <w:color w:val="000000"/>
      <w:sz w:val="24"/>
      <w:szCs w:val="24"/>
      <w:lang w:eastAsia="ja-JP"/>
    </w:rPr>
  </w:style>
  <w:style w:type="paragraph" w:styleId="BodyText2">
    <w:name w:val="Body Text 2"/>
    <w:basedOn w:val="Normal"/>
    <w:link w:val="BodyText2Char"/>
    <w:rsid w:val="00E31919"/>
    <w:pPr>
      <w:spacing w:line="480" w:lineRule="auto"/>
    </w:pPr>
    <w:rPr>
      <w:rFonts w:ascii="Times New Roman" w:eastAsia="MS Mincho" w:hAnsi="Times New Roman" w:cs="Times New Roman"/>
      <w:color w:val="auto"/>
      <w:sz w:val="24"/>
      <w:szCs w:val="24"/>
      <w:lang w:eastAsia="ja-JP"/>
    </w:rPr>
  </w:style>
  <w:style w:type="character" w:customStyle="1" w:styleId="BodyText2Char">
    <w:name w:val="Body Text 2 Char"/>
    <w:basedOn w:val="DefaultParagraphFont"/>
    <w:link w:val="BodyText2"/>
    <w:rsid w:val="00E31919"/>
    <w:rPr>
      <w:rFonts w:ascii="Times New Roman" w:eastAsia="MS Mincho" w:hAnsi="Times New Roman" w:cs="Times New Roman"/>
      <w:sz w:val="24"/>
      <w:szCs w:val="24"/>
      <w:lang w:eastAsia="ja-JP"/>
    </w:rPr>
  </w:style>
  <w:style w:type="paragraph" w:styleId="BodyText3">
    <w:name w:val="Body Text 3"/>
    <w:basedOn w:val="Normal"/>
    <w:link w:val="BodyText3Char"/>
    <w:rsid w:val="00E31919"/>
    <w:pPr>
      <w:spacing w:after="120"/>
    </w:pPr>
    <w:rPr>
      <w:rFonts w:ascii="Times New Roman" w:eastAsia="MS Mincho" w:hAnsi="Times New Roman" w:cs="Times New Roman"/>
      <w:color w:val="auto"/>
      <w:sz w:val="16"/>
      <w:szCs w:val="16"/>
      <w:lang w:eastAsia="ja-JP"/>
    </w:rPr>
  </w:style>
  <w:style w:type="character" w:customStyle="1" w:styleId="BodyText3Char">
    <w:name w:val="Body Text 3 Char"/>
    <w:basedOn w:val="DefaultParagraphFont"/>
    <w:link w:val="BodyText3"/>
    <w:rsid w:val="00E31919"/>
    <w:rPr>
      <w:rFonts w:ascii="Times New Roman" w:eastAsia="MS Mincho" w:hAnsi="Times New Roman" w:cs="Times New Roman"/>
      <w:sz w:val="16"/>
      <w:szCs w:val="16"/>
      <w:lang w:eastAsia="ja-JP"/>
    </w:rPr>
  </w:style>
  <w:style w:type="character" w:styleId="Strong">
    <w:name w:val="Strong"/>
    <w:qFormat/>
    <w:rsid w:val="00E31919"/>
    <w:rPr>
      <w:b/>
    </w:rPr>
  </w:style>
  <w:style w:type="paragraph" w:customStyle="1" w:styleId="Text">
    <w:name w:val="Text"/>
    <w:aliases w:val="Graphic"/>
    <w:basedOn w:val="Normal"/>
    <w:link w:val="Text0"/>
    <w:qFormat/>
    <w:rsid w:val="00E31919"/>
    <w:pPr>
      <w:spacing w:after="240"/>
    </w:pPr>
    <w:rPr>
      <w:rFonts w:ascii="Times New Roman" w:eastAsia="MS Mincho" w:hAnsi="Times New Roman" w:cs="Times New Roman"/>
      <w:color w:val="auto"/>
      <w:sz w:val="24"/>
      <w:szCs w:val="24"/>
      <w:lang w:eastAsia="ja-JP"/>
    </w:rPr>
  </w:style>
  <w:style w:type="paragraph" w:customStyle="1" w:styleId="BulletedListLevel1">
    <w:name w:val="Bulleted List Level 1"/>
    <w:basedOn w:val="Normal"/>
    <w:rsid w:val="00E31919"/>
    <w:pPr>
      <w:numPr>
        <w:numId w:val="7"/>
      </w:numPr>
    </w:pPr>
    <w:rPr>
      <w:rFonts w:ascii="Times New Roman" w:eastAsia="MS Mincho" w:hAnsi="Times New Roman" w:cs="Times New Roman"/>
      <w:color w:val="auto"/>
      <w:sz w:val="24"/>
      <w:szCs w:val="24"/>
      <w:lang w:eastAsia="ja-JP"/>
    </w:rPr>
  </w:style>
  <w:style w:type="paragraph" w:customStyle="1" w:styleId="AppendixTitlenon-list">
    <w:name w:val="Appendix Title (non-list)"/>
    <w:basedOn w:val="SectionTitle"/>
    <w:rsid w:val="00E31919"/>
    <w:pPr>
      <w:keepNext w:val="0"/>
    </w:pPr>
  </w:style>
  <w:style w:type="paragraph" w:customStyle="1" w:styleId="a1">
    <w:name w:val="_"/>
    <w:basedOn w:val="Normal"/>
    <w:rsid w:val="00E31919"/>
    <w:pPr>
      <w:ind w:left="720" w:hanging="270"/>
    </w:pPr>
    <w:rPr>
      <w:rFonts w:ascii="Times New Roman" w:eastAsia="MS Mincho" w:hAnsi="Times New Roman" w:cs="Times New Roman"/>
      <w:snapToGrid w:val="0"/>
      <w:color w:val="auto"/>
      <w:sz w:val="24"/>
      <w:szCs w:val="24"/>
      <w:lang w:eastAsia="ja-JP"/>
    </w:rPr>
  </w:style>
  <w:style w:type="character" w:customStyle="1" w:styleId="endnoterefe">
    <w:name w:val="endnote refe"/>
    <w:rsid w:val="00E31919"/>
  </w:style>
  <w:style w:type="paragraph" w:customStyle="1" w:styleId="sop">
    <w:name w:val="sop"/>
    <w:basedOn w:val="Normal"/>
    <w:next w:val="Normal"/>
    <w:rsid w:val="00E31919"/>
    <w:rPr>
      <w:rFonts w:ascii="Times New Roman" w:eastAsia="MS Mincho" w:hAnsi="Times New Roman" w:cs="Times New Roman"/>
      <w:i/>
      <w:color w:val="auto"/>
      <w:sz w:val="24"/>
      <w:szCs w:val="24"/>
      <w:lang w:eastAsia="ja-JP"/>
    </w:rPr>
  </w:style>
  <w:style w:type="character" w:styleId="FollowedHyperlink">
    <w:name w:val="FollowedHyperlink"/>
    <w:rsid w:val="00E31919"/>
    <w:rPr>
      <w:color w:val="800080"/>
      <w:u w:val="single"/>
    </w:rPr>
  </w:style>
  <w:style w:type="paragraph" w:customStyle="1" w:styleId="Unassigned">
    <w:name w:val="Unassigned"/>
    <w:next w:val="Normal"/>
    <w:rsid w:val="00E31919"/>
    <w:pPr>
      <w:keepNext/>
      <w:spacing w:before="180" w:after="114"/>
    </w:pPr>
    <w:rPr>
      <w:rFonts w:ascii="Times New Roman" w:eastAsia="宋体" w:hAnsi="Times New Roman" w:cs="Times New Roman"/>
      <w:b/>
      <w:kern w:val="0"/>
      <w:sz w:val="24"/>
      <w:szCs w:val="20"/>
      <w:lang w:eastAsia="en-US"/>
    </w:rPr>
  </w:style>
  <w:style w:type="paragraph" w:styleId="FootnoteText">
    <w:name w:val="footnote text"/>
    <w:basedOn w:val="Normal"/>
    <w:link w:val="FootnoteTextChar"/>
    <w:semiHidden/>
    <w:rsid w:val="00E31919"/>
    <w:rPr>
      <w:rFonts w:ascii="Times New Roman" w:eastAsia="MS Mincho" w:hAnsi="Times New Roman" w:cs="Times New Roman"/>
      <w:color w:val="auto"/>
      <w:szCs w:val="24"/>
      <w:lang w:eastAsia="ja-JP"/>
    </w:rPr>
  </w:style>
  <w:style w:type="character" w:customStyle="1" w:styleId="FootnoteTextChar">
    <w:name w:val="Footnote Text Char"/>
    <w:basedOn w:val="DefaultParagraphFont"/>
    <w:link w:val="FootnoteText"/>
    <w:semiHidden/>
    <w:rsid w:val="00E31919"/>
    <w:rPr>
      <w:rFonts w:ascii="Times New Roman" w:eastAsia="MS Mincho" w:hAnsi="Times New Roman" w:cs="Times New Roman"/>
      <w:sz w:val="20"/>
      <w:szCs w:val="24"/>
      <w:lang w:eastAsia="ja-JP"/>
    </w:rPr>
  </w:style>
  <w:style w:type="character" w:styleId="FootnoteReference">
    <w:name w:val="footnote reference"/>
    <w:semiHidden/>
    <w:rsid w:val="00E31919"/>
    <w:rPr>
      <w:vertAlign w:val="superscript"/>
    </w:rPr>
  </w:style>
  <w:style w:type="paragraph" w:customStyle="1" w:styleId="Comment">
    <w:name w:val="Comment"/>
    <w:basedOn w:val="Normal"/>
    <w:rsid w:val="00E31919"/>
    <w:pPr>
      <w:keepLines/>
    </w:pPr>
    <w:rPr>
      <w:rFonts w:ascii="Times New Roman" w:eastAsia="MS Mincho" w:hAnsi="Times New Roman" w:cs="Times New Roman"/>
      <w:i/>
      <w:color w:val="0000FF"/>
      <w:sz w:val="24"/>
      <w:szCs w:val="24"/>
      <w:lang w:eastAsia="ja-JP"/>
    </w:rPr>
  </w:style>
  <w:style w:type="paragraph" w:styleId="ListBullet">
    <w:name w:val="List Bullet"/>
    <w:basedOn w:val="Normal"/>
    <w:autoRedefine/>
    <w:rsid w:val="00E31919"/>
    <w:pPr>
      <w:numPr>
        <w:numId w:val="5"/>
      </w:numPr>
      <w:spacing w:line="240" w:lineRule="atLeast"/>
    </w:pPr>
    <w:rPr>
      <w:rFonts w:ascii="Times New Roman" w:eastAsia="MS Mincho" w:hAnsi="Times New Roman" w:cs="Times New Roman"/>
      <w:color w:val="000000"/>
      <w:sz w:val="24"/>
      <w:szCs w:val="24"/>
      <w:lang w:eastAsia="ja-JP"/>
    </w:rPr>
  </w:style>
  <w:style w:type="paragraph" w:styleId="ListBullet2">
    <w:name w:val="List Bullet 2"/>
    <w:basedOn w:val="Normal"/>
    <w:autoRedefine/>
    <w:rsid w:val="00E31919"/>
    <w:pPr>
      <w:numPr>
        <w:numId w:val="8"/>
      </w:numPr>
      <w:spacing w:line="240" w:lineRule="atLeast"/>
    </w:pPr>
    <w:rPr>
      <w:rFonts w:ascii="Times New Roman" w:eastAsia="MS Mincho" w:hAnsi="Times New Roman" w:cs="Times New Roman"/>
      <w:color w:val="000000"/>
      <w:sz w:val="24"/>
      <w:szCs w:val="24"/>
      <w:lang w:eastAsia="ja-JP"/>
    </w:rPr>
  </w:style>
  <w:style w:type="paragraph" w:styleId="ListBullet3">
    <w:name w:val="List Bullet 3"/>
    <w:basedOn w:val="Normal"/>
    <w:autoRedefine/>
    <w:rsid w:val="00E31919"/>
    <w:pPr>
      <w:numPr>
        <w:numId w:val="9"/>
      </w:numPr>
      <w:spacing w:line="240" w:lineRule="atLeast"/>
    </w:pPr>
    <w:rPr>
      <w:rFonts w:ascii="Times New Roman" w:eastAsia="MS Mincho" w:hAnsi="Times New Roman" w:cs="Times New Roman"/>
      <w:color w:val="000000"/>
      <w:sz w:val="24"/>
      <w:szCs w:val="24"/>
      <w:lang w:eastAsia="ja-JP"/>
    </w:rPr>
  </w:style>
  <w:style w:type="paragraph" w:styleId="ListBullet4">
    <w:name w:val="List Bullet 4"/>
    <w:basedOn w:val="Normal"/>
    <w:autoRedefine/>
    <w:rsid w:val="00E31919"/>
    <w:pPr>
      <w:numPr>
        <w:numId w:val="10"/>
      </w:numPr>
      <w:spacing w:line="240" w:lineRule="atLeast"/>
    </w:pPr>
    <w:rPr>
      <w:rFonts w:ascii="Times New Roman" w:eastAsia="MS Mincho" w:hAnsi="Times New Roman" w:cs="Times New Roman"/>
      <w:color w:val="000000"/>
      <w:sz w:val="24"/>
      <w:szCs w:val="24"/>
      <w:lang w:eastAsia="ja-JP"/>
    </w:rPr>
  </w:style>
  <w:style w:type="paragraph" w:styleId="ListBullet5">
    <w:name w:val="List Bullet 5"/>
    <w:basedOn w:val="Normal"/>
    <w:autoRedefine/>
    <w:rsid w:val="00E31919"/>
    <w:pPr>
      <w:numPr>
        <w:numId w:val="11"/>
      </w:numPr>
      <w:spacing w:line="240" w:lineRule="atLeast"/>
    </w:pPr>
    <w:rPr>
      <w:rFonts w:ascii="Times New Roman" w:eastAsia="MS Mincho" w:hAnsi="Times New Roman" w:cs="Times New Roman"/>
      <w:color w:val="000000"/>
      <w:sz w:val="24"/>
      <w:szCs w:val="24"/>
      <w:lang w:eastAsia="ja-JP"/>
    </w:rPr>
  </w:style>
  <w:style w:type="paragraph" w:styleId="ListNumber">
    <w:name w:val="List Number"/>
    <w:basedOn w:val="Normal"/>
    <w:rsid w:val="00E31919"/>
    <w:pPr>
      <w:numPr>
        <w:numId w:val="12"/>
      </w:numPr>
      <w:spacing w:line="240" w:lineRule="atLeast"/>
    </w:pPr>
    <w:rPr>
      <w:rFonts w:ascii="Times New Roman" w:eastAsia="MS Mincho" w:hAnsi="Times New Roman" w:cs="Times New Roman"/>
      <w:color w:val="000000"/>
      <w:sz w:val="24"/>
      <w:szCs w:val="24"/>
      <w:lang w:eastAsia="ja-JP"/>
    </w:rPr>
  </w:style>
  <w:style w:type="paragraph" w:styleId="ListNumber2">
    <w:name w:val="List Number 2"/>
    <w:basedOn w:val="Normal"/>
    <w:rsid w:val="00E31919"/>
    <w:pPr>
      <w:numPr>
        <w:numId w:val="13"/>
      </w:numPr>
      <w:spacing w:line="240" w:lineRule="atLeast"/>
    </w:pPr>
    <w:rPr>
      <w:rFonts w:ascii="Times New Roman" w:eastAsia="MS Mincho" w:hAnsi="Times New Roman" w:cs="Times New Roman"/>
      <w:color w:val="000000"/>
      <w:sz w:val="24"/>
      <w:szCs w:val="24"/>
      <w:lang w:eastAsia="ja-JP"/>
    </w:rPr>
  </w:style>
  <w:style w:type="paragraph" w:styleId="ListNumber3">
    <w:name w:val="List Number 3"/>
    <w:basedOn w:val="Normal"/>
    <w:rsid w:val="00E31919"/>
    <w:pPr>
      <w:numPr>
        <w:numId w:val="14"/>
      </w:numPr>
      <w:spacing w:line="240" w:lineRule="atLeast"/>
    </w:pPr>
    <w:rPr>
      <w:rFonts w:ascii="Times New Roman" w:eastAsia="MS Mincho" w:hAnsi="Times New Roman" w:cs="Times New Roman"/>
      <w:color w:val="000000"/>
      <w:sz w:val="24"/>
      <w:szCs w:val="24"/>
      <w:lang w:eastAsia="ja-JP"/>
    </w:rPr>
  </w:style>
  <w:style w:type="paragraph" w:styleId="ListNumber5">
    <w:name w:val="List Number 5"/>
    <w:basedOn w:val="Normal"/>
    <w:rsid w:val="00E31919"/>
    <w:pPr>
      <w:numPr>
        <w:numId w:val="15"/>
      </w:numPr>
      <w:spacing w:line="240" w:lineRule="atLeast"/>
    </w:pPr>
    <w:rPr>
      <w:rFonts w:ascii="Times New Roman" w:eastAsia="MS Mincho" w:hAnsi="Times New Roman" w:cs="Times New Roman"/>
      <w:color w:val="000000"/>
      <w:sz w:val="24"/>
      <w:szCs w:val="24"/>
      <w:lang w:eastAsia="ja-JP"/>
    </w:rPr>
  </w:style>
  <w:style w:type="paragraph" w:customStyle="1" w:styleId="CTRTitleTable">
    <w:name w:val="CTR:Title:Table"/>
    <w:basedOn w:val="DeleteCrash"/>
    <w:next w:val="CTRText"/>
    <w:rsid w:val="00E31919"/>
    <w:pPr>
      <w:keepNext/>
      <w:spacing w:before="240" w:after="120"/>
      <w:ind w:left="2016" w:hanging="2016"/>
    </w:pPr>
    <w:rPr>
      <w:sz w:val="24"/>
    </w:rPr>
  </w:style>
  <w:style w:type="paragraph" w:customStyle="1" w:styleId="DeleteCrash">
    <w:name w:val="Delete &amp; Crash"/>
    <w:basedOn w:val="Abnormal"/>
    <w:rsid w:val="00E31919"/>
  </w:style>
  <w:style w:type="paragraph" w:customStyle="1" w:styleId="Abnormal">
    <w:name w:val="Abnormal"/>
    <w:basedOn w:val="Normal"/>
    <w:rsid w:val="00E31919"/>
    <w:pPr>
      <w:spacing w:line="240" w:lineRule="atLeast"/>
    </w:pPr>
    <w:rPr>
      <w:rFonts w:ascii="Times New Roman" w:eastAsia="MS Mincho" w:hAnsi="Times New Roman" w:cs="Times New Roman"/>
      <w:color w:val="auto"/>
      <w:szCs w:val="24"/>
      <w:lang w:eastAsia="ja-JP"/>
    </w:rPr>
  </w:style>
  <w:style w:type="paragraph" w:customStyle="1" w:styleId="CTRText">
    <w:name w:val="CTR:Text"/>
    <w:basedOn w:val="DeleteCrash"/>
    <w:rsid w:val="00E31919"/>
    <w:pPr>
      <w:spacing w:before="120" w:after="120" w:line="360" w:lineRule="atLeast"/>
    </w:pPr>
  </w:style>
  <w:style w:type="paragraph" w:customStyle="1" w:styleId="Listlevel2">
    <w:name w:val="List level 2"/>
    <w:basedOn w:val="Normal"/>
    <w:rsid w:val="00E31919"/>
    <w:pPr>
      <w:spacing w:before="40" w:after="20"/>
      <w:ind w:left="850" w:hanging="425"/>
    </w:pPr>
    <w:rPr>
      <w:rFonts w:ascii="Times New Roman" w:eastAsia="MS Mincho" w:hAnsi="Times New Roman" w:cs="Times New Roman"/>
      <w:color w:val="auto"/>
      <w:sz w:val="24"/>
      <w:szCs w:val="24"/>
      <w:lang w:eastAsia="ja-JP"/>
    </w:rPr>
  </w:style>
  <w:style w:type="paragraph" w:customStyle="1" w:styleId="Text12">
    <w:name w:val="Text:12"/>
    <w:basedOn w:val="Normal"/>
    <w:rsid w:val="00E31919"/>
    <w:pPr>
      <w:spacing w:after="170" w:line="260" w:lineRule="atLeast"/>
    </w:pPr>
    <w:rPr>
      <w:rFonts w:ascii="Times New Roman" w:eastAsia="MS Mincho" w:hAnsi="Times New Roman" w:cs="Times New Roman"/>
      <w:color w:val="auto"/>
      <w:sz w:val="24"/>
      <w:szCs w:val="24"/>
      <w:lang w:eastAsia="ja-JP"/>
    </w:rPr>
  </w:style>
  <w:style w:type="paragraph" w:customStyle="1" w:styleId="BulletNumber">
    <w:name w:val="Bullet Number"/>
    <w:basedOn w:val="Text12"/>
    <w:rsid w:val="00E31919"/>
    <w:pPr>
      <w:numPr>
        <w:numId w:val="17"/>
      </w:numPr>
      <w:spacing w:after="120" w:line="240" w:lineRule="auto"/>
    </w:pPr>
  </w:style>
  <w:style w:type="paragraph" w:customStyle="1" w:styleId="Bullet">
    <w:name w:val="Bullet"/>
    <w:basedOn w:val="Text12"/>
    <w:rsid w:val="00E31919"/>
    <w:pPr>
      <w:numPr>
        <w:numId w:val="16"/>
      </w:numPr>
      <w:spacing w:after="120" w:line="240" w:lineRule="auto"/>
    </w:pPr>
  </w:style>
  <w:style w:type="paragraph" w:customStyle="1" w:styleId="General">
    <w:name w:val="General"/>
    <w:basedOn w:val="Normal"/>
    <w:rsid w:val="00E31919"/>
    <w:pPr>
      <w:keepLines/>
    </w:pPr>
    <w:rPr>
      <w:rFonts w:ascii="Times New Roman" w:eastAsia="MS Mincho" w:hAnsi="Times New Roman" w:cs="Times New Roman"/>
      <w:color w:val="auto"/>
      <w:sz w:val="24"/>
      <w:szCs w:val="24"/>
      <w:lang w:eastAsia="ja-JP"/>
    </w:rPr>
  </w:style>
  <w:style w:type="paragraph" w:styleId="ListContinue2">
    <w:name w:val="List Continue 2"/>
    <w:basedOn w:val="Normal"/>
    <w:rsid w:val="00E31919"/>
    <w:pPr>
      <w:ind w:left="720"/>
    </w:pPr>
    <w:rPr>
      <w:rFonts w:ascii="Times New Roman" w:eastAsia="MS Mincho" w:hAnsi="Times New Roman" w:cs="Times New Roman"/>
      <w:color w:val="auto"/>
      <w:sz w:val="24"/>
      <w:szCs w:val="24"/>
      <w:lang w:eastAsia="ja-JP"/>
    </w:rPr>
  </w:style>
  <w:style w:type="paragraph" w:customStyle="1" w:styleId="Para">
    <w:name w:val="Para"/>
    <w:basedOn w:val="Normal"/>
    <w:rsid w:val="00E31919"/>
    <w:rPr>
      <w:rFonts w:ascii="Times New Roman" w:eastAsia="MS Mincho" w:hAnsi="Times New Roman" w:cs="Times New Roman"/>
      <w:color w:val="auto"/>
      <w:sz w:val="24"/>
      <w:szCs w:val="24"/>
      <w:lang w:eastAsia="ja-JP"/>
    </w:rPr>
  </w:style>
  <w:style w:type="paragraph" w:customStyle="1" w:styleId="palatino">
    <w:name w:val="palatino"/>
    <w:aliases w:val="12 point,flush left"/>
    <w:basedOn w:val="Normal"/>
    <w:rsid w:val="00E31919"/>
    <w:pPr>
      <w:overflowPunct w:val="0"/>
      <w:autoSpaceDE w:val="0"/>
      <w:autoSpaceDN w:val="0"/>
      <w:adjustRightInd w:val="0"/>
      <w:textAlignment w:val="baseline"/>
    </w:pPr>
    <w:rPr>
      <w:rFonts w:ascii="Times New Roman" w:eastAsia="MS Mincho" w:hAnsi="Times New Roman" w:cs="Times New Roman"/>
      <w:color w:val="auto"/>
      <w:sz w:val="22"/>
      <w:szCs w:val="24"/>
      <w:lang w:eastAsia="ja-JP"/>
    </w:rPr>
  </w:style>
  <w:style w:type="paragraph" w:customStyle="1" w:styleId="tabletitlecentred">
    <w:name w:val="table title centred"/>
    <w:basedOn w:val="Normal"/>
    <w:rsid w:val="00E31919"/>
    <w:pPr>
      <w:spacing w:before="48" w:after="48"/>
      <w:jc w:val="center"/>
    </w:pPr>
    <w:rPr>
      <w:rFonts w:ascii="Helvetica" w:eastAsia="MS Mincho" w:hAnsi="Helvetica" w:cs="Times New Roman"/>
      <w:b/>
      <w:smallCaps/>
      <w:color w:val="auto"/>
      <w:szCs w:val="24"/>
      <w:lang w:eastAsia="ja-JP"/>
    </w:rPr>
  </w:style>
  <w:style w:type="paragraph" w:customStyle="1" w:styleId="TextBold">
    <w:name w:val="Text Bold"/>
    <w:basedOn w:val="Normal"/>
    <w:next w:val="Text"/>
    <w:rsid w:val="00E31919"/>
    <w:pPr>
      <w:spacing w:after="240"/>
    </w:pPr>
    <w:rPr>
      <w:rFonts w:ascii="Times New Roman" w:eastAsia="MS Mincho" w:hAnsi="Times New Roman" w:cs="Times New Roman"/>
      <w:b/>
      <w:color w:val="auto"/>
      <w:sz w:val="24"/>
      <w:szCs w:val="24"/>
      <w:lang w:eastAsia="ja-JP"/>
    </w:rPr>
  </w:style>
  <w:style w:type="paragraph" w:customStyle="1" w:styleId="AppendixTitle10">
    <w:name w:val="Appendix Title 10"/>
    <w:basedOn w:val="Text"/>
    <w:next w:val="Text"/>
    <w:rsid w:val="00E31919"/>
    <w:pPr>
      <w:tabs>
        <w:tab w:val="left" w:pos="1332"/>
      </w:tabs>
      <w:spacing w:before="120" w:after="120"/>
      <w:jc w:val="left"/>
    </w:pPr>
    <w:rPr>
      <w:b/>
      <w:sz w:val="20"/>
    </w:rPr>
  </w:style>
  <w:style w:type="paragraph" w:customStyle="1" w:styleId="AppendixTitle12">
    <w:name w:val="Appendix Title 12"/>
    <w:basedOn w:val="Text"/>
    <w:next w:val="Text"/>
    <w:rsid w:val="00E31919"/>
    <w:pPr>
      <w:tabs>
        <w:tab w:val="left" w:pos="1514"/>
      </w:tabs>
      <w:spacing w:before="120" w:after="120"/>
      <w:jc w:val="left"/>
    </w:pPr>
    <w:rPr>
      <w:b/>
    </w:rPr>
  </w:style>
  <w:style w:type="paragraph" w:customStyle="1" w:styleId="FigureTitle10">
    <w:name w:val="Figure Title 10"/>
    <w:basedOn w:val="Text"/>
    <w:next w:val="Text"/>
    <w:rsid w:val="00E31919"/>
    <w:pPr>
      <w:tabs>
        <w:tab w:val="left" w:pos="975"/>
      </w:tabs>
      <w:spacing w:before="120" w:after="120"/>
      <w:jc w:val="left"/>
    </w:pPr>
    <w:rPr>
      <w:b/>
      <w:sz w:val="20"/>
    </w:rPr>
  </w:style>
  <w:style w:type="paragraph" w:customStyle="1" w:styleId="FigureTitle12">
    <w:name w:val="Figure Title 12"/>
    <w:basedOn w:val="Text"/>
    <w:next w:val="Text"/>
    <w:rsid w:val="00E31919"/>
    <w:pPr>
      <w:tabs>
        <w:tab w:val="left" w:pos="1151"/>
      </w:tabs>
      <w:spacing w:before="120" w:after="120"/>
      <w:jc w:val="left"/>
    </w:pPr>
    <w:rPr>
      <w:b/>
    </w:rPr>
  </w:style>
  <w:style w:type="paragraph" w:customStyle="1" w:styleId="Heading">
    <w:name w:val="Heading"/>
    <w:basedOn w:val="Text"/>
    <w:next w:val="Text"/>
    <w:rsid w:val="00E31919"/>
    <w:pPr>
      <w:spacing w:before="120" w:after="120"/>
      <w:outlineLvl w:val="0"/>
    </w:pPr>
    <w:rPr>
      <w:b/>
      <w:caps/>
      <w:sz w:val="26"/>
    </w:rPr>
  </w:style>
  <w:style w:type="paragraph" w:customStyle="1" w:styleId="TableTitle10">
    <w:name w:val="Table Title 10"/>
    <w:basedOn w:val="Text"/>
    <w:next w:val="Text"/>
    <w:rsid w:val="00E31919"/>
    <w:pPr>
      <w:tabs>
        <w:tab w:val="left" w:pos="953"/>
      </w:tabs>
      <w:spacing w:before="120" w:after="120"/>
      <w:jc w:val="left"/>
    </w:pPr>
    <w:rPr>
      <w:b/>
      <w:sz w:val="20"/>
    </w:rPr>
  </w:style>
  <w:style w:type="paragraph" w:customStyle="1" w:styleId="TableTitle12">
    <w:name w:val="Table Title 12"/>
    <w:basedOn w:val="Text"/>
    <w:next w:val="Text"/>
    <w:rsid w:val="00E31919"/>
    <w:pPr>
      <w:tabs>
        <w:tab w:val="left" w:pos="1151"/>
      </w:tabs>
      <w:spacing w:before="120" w:after="120"/>
      <w:jc w:val="left"/>
    </w:pPr>
    <w:rPr>
      <w:b/>
    </w:rPr>
  </w:style>
  <w:style w:type="paragraph" w:customStyle="1" w:styleId="TableFigureAppendixText1">
    <w:name w:val="Table/Figure/Appendix Text 1"/>
    <w:basedOn w:val="Text"/>
    <w:link w:val="TableFigureAppendixText1Char"/>
    <w:rsid w:val="00E31919"/>
    <w:pPr>
      <w:spacing w:after="0" w:line="0" w:lineRule="atLeast"/>
    </w:pPr>
  </w:style>
  <w:style w:type="paragraph" w:customStyle="1" w:styleId="TableFigureAppendixText2">
    <w:name w:val="Table/Figure/Appendix Text 2"/>
    <w:basedOn w:val="Text"/>
    <w:rsid w:val="00E31919"/>
    <w:pPr>
      <w:spacing w:after="0"/>
    </w:pPr>
    <w:rPr>
      <w:sz w:val="22"/>
    </w:rPr>
  </w:style>
  <w:style w:type="paragraph" w:customStyle="1" w:styleId="TableFigureAppendixText3">
    <w:name w:val="Table/Figure/Appendix Text 3"/>
    <w:basedOn w:val="Text"/>
    <w:link w:val="TableFigureAppendixText30"/>
    <w:rsid w:val="00E31919"/>
    <w:pPr>
      <w:spacing w:after="0"/>
    </w:pPr>
    <w:rPr>
      <w:sz w:val="20"/>
    </w:rPr>
  </w:style>
  <w:style w:type="paragraph" w:customStyle="1" w:styleId="TableFigureAppendixText4">
    <w:name w:val="Table/Figure/Appendix Text 4"/>
    <w:basedOn w:val="Text"/>
    <w:rsid w:val="00E31919"/>
    <w:pPr>
      <w:spacing w:after="0"/>
    </w:pPr>
    <w:rPr>
      <w:sz w:val="18"/>
    </w:rPr>
  </w:style>
  <w:style w:type="paragraph" w:customStyle="1" w:styleId="TableFigureAppendixText5">
    <w:name w:val="Table/Figure/Appendix Text 5"/>
    <w:basedOn w:val="Text"/>
    <w:rsid w:val="00E31919"/>
    <w:pPr>
      <w:spacing w:after="0"/>
    </w:pPr>
    <w:rPr>
      <w:sz w:val="16"/>
    </w:rPr>
  </w:style>
  <w:style w:type="paragraph" w:customStyle="1" w:styleId="Title1">
    <w:name w:val="Title 1"/>
    <w:basedOn w:val="Normal"/>
    <w:next w:val="Text"/>
    <w:rsid w:val="00E31919"/>
    <w:pPr>
      <w:spacing w:line="0" w:lineRule="atLeast"/>
      <w:jc w:val="center"/>
    </w:pPr>
    <w:rPr>
      <w:rFonts w:ascii="Times New Roman" w:eastAsia="MS Mincho" w:hAnsi="Times New Roman" w:cs="Times New Roman"/>
      <w:b/>
      <w:color w:val="auto"/>
      <w:sz w:val="40"/>
      <w:szCs w:val="24"/>
      <w:lang w:eastAsia="ja-JP"/>
    </w:rPr>
  </w:style>
  <w:style w:type="paragraph" w:customStyle="1" w:styleId="Title2">
    <w:name w:val="Title 2"/>
    <w:basedOn w:val="Normal"/>
    <w:next w:val="Text"/>
    <w:rsid w:val="00E31919"/>
    <w:pPr>
      <w:spacing w:line="0" w:lineRule="atLeast"/>
      <w:jc w:val="center"/>
    </w:pPr>
    <w:rPr>
      <w:rFonts w:ascii="Times New Roman" w:eastAsia="MS Mincho" w:hAnsi="Times New Roman" w:cs="Times New Roman"/>
      <w:b/>
      <w:caps/>
      <w:color w:val="auto"/>
      <w:sz w:val="32"/>
      <w:szCs w:val="32"/>
      <w:lang w:eastAsia="ja-JP"/>
    </w:rPr>
  </w:style>
  <w:style w:type="paragraph" w:customStyle="1" w:styleId="Title3">
    <w:name w:val="Title 3"/>
    <w:basedOn w:val="Normal"/>
    <w:next w:val="Text"/>
    <w:rsid w:val="00E31919"/>
    <w:pPr>
      <w:spacing w:line="0" w:lineRule="atLeast"/>
      <w:jc w:val="center"/>
    </w:pPr>
    <w:rPr>
      <w:rFonts w:ascii="Times New Roman" w:eastAsia="MS Mincho" w:hAnsi="Times New Roman" w:cs="Times New Roman"/>
      <w:b/>
      <w:color w:val="auto"/>
      <w:sz w:val="28"/>
      <w:szCs w:val="24"/>
      <w:lang w:eastAsia="ja-JP"/>
    </w:rPr>
  </w:style>
  <w:style w:type="character" w:customStyle="1" w:styleId="TextChar">
    <w:name w:val="Text Char"/>
    <w:rsid w:val="00E31919"/>
    <w:rPr>
      <w:rFonts w:eastAsia="MS Mincho"/>
      <w:kern w:val="2"/>
      <w:sz w:val="24"/>
      <w:szCs w:val="24"/>
      <w:lang w:val="en-US" w:eastAsia="ja-JP" w:bidi="ar-SA"/>
    </w:rPr>
  </w:style>
  <w:style w:type="character" w:customStyle="1" w:styleId="Heading3Char">
    <w:name w:val="Heading 3 Char"/>
    <w:rsid w:val="00E31919"/>
    <w:rPr>
      <w:rFonts w:eastAsia="MS Mincho"/>
      <w:b/>
      <w:kern w:val="2"/>
      <w:sz w:val="24"/>
      <w:szCs w:val="24"/>
      <w:lang w:val="en-US" w:eastAsia="ja-JP" w:bidi="ar-SA"/>
    </w:rPr>
  </w:style>
  <w:style w:type="paragraph" w:customStyle="1" w:styleId="LastBullet">
    <w:name w:val="Last Bullet"/>
    <w:basedOn w:val="Bullet"/>
    <w:next w:val="Normal"/>
    <w:rsid w:val="00E31919"/>
    <w:pPr>
      <w:widowControl/>
      <w:numPr>
        <w:numId w:val="18"/>
      </w:numPr>
      <w:tabs>
        <w:tab w:val="num" w:pos="720"/>
      </w:tabs>
      <w:spacing w:after="220"/>
      <w:ind w:left="720"/>
      <w:jc w:val="left"/>
    </w:pPr>
    <w:rPr>
      <w:rFonts w:ascii="Arial" w:eastAsia="Times New Roman" w:hAnsi="Arial"/>
      <w:kern w:val="0"/>
      <w:sz w:val="22"/>
      <w:szCs w:val="20"/>
      <w:lang w:eastAsia="en-US"/>
    </w:rPr>
  </w:style>
  <w:style w:type="character" w:customStyle="1" w:styleId="TableFigureAppendixText1Char">
    <w:name w:val="Table/Figure/Appendix Text 1 Char"/>
    <w:link w:val="TableFigureAppendixText1"/>
    <w:rsid w:val="00E31919"/>
    <w:rPr>
      <w:rFonts w:ascii="Times New Roman" w:eastAsia="MS Mincho" w:hAnsi="Times New Roman" w:cs="Times New Roman"/>
      <w:sz w:val="24"/>
      <w:szCs w:val="24"/>
      <w:lang w:eastAsia="ja-JP"/>
    </w:rPr>
  </w:style>
  <w:style w:type="character" w:customStyle="1" w:styleId="TableFigureAppendixText30">
    <w:name w:val="Table/Figure/Appendix Text 3 (文字)"/>
    <w:link w:val="TableFigureAppendixText3"/>
    <w:rsid w:val="00E31919"/>
    <w:rPr>
      <w:rFonts w:ascii="Times New Roman" w:eastAsia="MS Mincho" w:hAnsi="Times New Roman" w:cs="Times New Roman"/>
      <w:sz w:val="20"/>
      <w:szCs w:val="24"/>
      <w:lang w:eastAsia="ja-JP"/>
    </w:rPr>
  </w:style>
  <w:style w:type="character" w:customStyle="1" w:styleId="CaptionChar">
    <w:name w:val="Caption Char"/>
    <w:link w:val="Caption"/>
    <w:rsid w:val="00E31919"/>
    <w:rPr>
      <w:rFonts w:ascii="Times New Roman" w:eastAsia="MS Mincho" w:hAnsi="Times New Roman" w:cs="Times New Roman"/>
      <w:b/>
      <w:bCs/>
      <w:sz w:val="24"/>
      <w:szCs w:val="21"/>
      <w:lang w:eastAsia="ja-JP"/>
    </w:rPr>
  </w:style>
  <w:style w:type="character" w:customStyle="1" w:styleId="Text0">
    <w:name w:val="Text (文字)"/>
    <w:link w:val="Text"/>
    <w:qFormat/>
    <w:rsid w:val="00E31919"/>
    <w:rPr>
      <w:rFonts w:ascii="Times New Roman" w:eastAsia="MS Mincho" w:hAnsi="Times New Roman" w:cs="Times New Roman"/>
      <w:sz w:val="24"/>
      <w:szCs w:val="24"/>
      <w:lang w:eastAsia="ja-JP"/>
    </w:rPr>
  </w:style>
  <w:style w:type="character" w:customStyle="1" w:styleId="TextCharChar">
    <w:name w:val="Text Char Char"/>
    <w:rsid w:val="00E31919"/>
    <w:rPr>
      <w:rFonts w:eastAsia="MS Mincho"/>
      <w:kern w:val="2"/>
      <w:sz w:val="24"/>
      <w:szCs w:val="24"/>
      <w:lang w:val="en-US" w:eastAsia="ja-JP" w:bidi="ar-SA"/>
    </w:rPr>
  </w:style>
  <w:style w:type="paragraph" w:customStyle="1" w:styleId="MAPPText">
    <w:name w:val="MAPP Text"/>
    <w:basedOn w:val="Normal"/>
    <w:next w:val="Normal"/>
    <w:rsid w:val="00E31919"/>
    <w:pPr>
      <w:widowControl/>
      <w:autoSpaceDE w:val="0"/>
      <w:autoSpaceDN w:val="0"/>
      <w:adjustRightInd w:val="0"/>
      <w:jc w:val="left"/>
    </w:pPr>
    <w:rPr>
      <w:rFonts w:ascii="BMJAKM+Arial" w:eastAsia="MS Mincho" w:hAnsi="BMJAKM+Arial" w:cs="Times New Roman"/>
      <w:color w:val="auto"/>
      <w:kern w:val="0"/>
      <w:sz w:val="24"/>
      <w:szCs w:val="24"/>
      <w:lang w:eastAsia="ja-JP"/>
    </w:rPr>
  </w:style>
  <w:style w:type="paragraph" w:customStyle="1" w:styleId="heading2text">
    <w:name w:val="heading 2 text"/>
    <w:rsid w:val="00E31919"/>
    <w:pPr>
      <w:spacing w:after="240"/>
      <w:ind w:left="1080"/>
      <w:jc w:val="both"/>
    </w:pPr>
    <w:rPr>
      <w:rFonts w:ascii="Times New Roman" w:eastAsia="宋体" w:hAnsi="Times New Roman" w:cs="Times New Roman"/>
      <w:kern w:val="0"/>
      <w:sz w:val="24"/>
      <w:szCs w:val="20"/>
      <w:lang w:eastAsia="en-US"/>
    </w:rPr>
  </w:style>
  <w:style w:type="paragraph" w:customStyle="1" w:styleId="Default">
    <w:name w:val="Default"/>
    <w:rsid w:val="00E31919"/>
    <w:pPr>
      <w:autoSpaceDE w:val="0"/>
      <w:autoSpaceDN w:val="0"/>
      <w:adjustRightInd w:val="0"/>
    </w:pPr>
    <w:rPr>
      <w:rFonts w:ascii="BMJAKM+Arial" w:eastAsia="MS Mincho" w:hAnsi="BMJAKM+Arial" w:cs="BMJAKM+Arial"/>
      <w:color w:val="000000"/>
      <w:kern w:val="0"/>
      <w:sz w:val="24"/>
      <w:szCs w:val="24"/>
      <w:lang w:eastAsia="ja-JP"/>
    </w:rPr>
  </w:style>
  <w:style w:type="paragraph" w:customStyle="1" w:styleId="MRBodyText">
    <w:name w:val="MR Body Text"/>
    <w:link w:val="MRBodyTextChar"/>
    <w:rsid w:val="00E31919"/>
    <w:pPr>
      <w:spacing w:after="220"/>
    </w:pPr>
    <w:rPr>
      <w:rFonts w:ascii="Arial" w:eastAsia="宋体" w:hAnsi="Arial" w:cs="Times New Roman"/>
      <w:kern w:val="0"/>
      <w:sz w:val="22"/>
      <w:szCs w:val="20"/>
      <w:lang w:eastAsia="en-US"/>
    </w:rPr>
  </w:style>
  <w:style w:type="character" w:customStyle="1" w:styleId="MRBodyTextChar">
    <w:name w:val="MR Body Text Char"/>
    <w:link w:val="MRBodyText"/>
    <w:rsid w:val="00E31919"/>
    <w:rPr>
      <w:rFonts w:ascii="Arial" w:eastAsia="宋体" w:hAnsi="Arial" w:cs="Times New Roman"/>
      <w:kern w:val="0"/>
      <w:sz w:val="22"/>
      <w:szCs w:val="20"/>
      <w:lang w:eastAsia="en-US"/>
    </w:rPr>
  </w:style>
  <w:style w:type="paragraph" w:customStyle="1" w:styleId="TableText0">
    <w:name w:val="Table Text"/>
    <w:basedOn w:val="Normal"/>
    <w:link w:val="TableTextChar"/>
    <w:rsid w:val="00E31919"/>
    <w:pPr>
      <w:tabs>
        <w:tab w:val="left" w:pos="720"/>
        <w:tab w:val="left" w:pos="980"/>
        <w:tab w:val="right" w:leader="dot" w:pos="8360"/>
      </w:tabs>
    </w:pPr>
    <w:rPr>
      <w:rFonts w:ascii="Arial" w:eastAsia="MS Mincho" w:hAnsi="Arial" w:cs="Times New Roman"/>
      <w:color w:val="auto"/>
      <w:sz w:val="24"/>
      <w:szCs w:val="24"/>
      <w:lang w:eastAsia="en-US"/>
    </w:rPr>
  </w:style>
  <w:style w:type="character" w:customStyle="1" w:styleId="TableTextChar">
    <w:name w:val="Table Text Char"/>
    <w:link w:val="TableText0"/>
    <w:rsid w:val="00E31919"/>
    <w:rPr>
      <w:rFonts w:ascii="Arial" w:eastAsia="MS Mincho" w:hAnsi="Arial" w:cs="Times New Roman"/>
      <w:sz w:val="24"/>
      <w:szCs w:val="24"/>
      <w:lang w:eastAsia="en-US"/>
    </w:rPr>
  </w:style>
  <w:style w:type="paragraph" w:customStyle="1" w:styleId="Directions">
    <w:name w:val="Directions"/>
    <w:basedOn w:val="MRBodyText"/>
    <w:next w:val="MRBodyText"/>
    <w:rsid w:val="00E31919"/>
    <w:rPr>
      <w:i/>
      <w:color w:val="0000FF"/>
    </w:rPr>
  </w:style>
  <w:style w:type="character" w:styleId="PageNumber">
    <w:name w:val="page number"/>
    <w:basedOn w:val="DefaultParagraphFont"/>
    <w:rsid w:val="00E31919"/>
  </w:style>
  <w:style w:type="table" w:styleId="TableGrid">
    <w:name w:val="Table Grid"/>
    <w:basedOn w:val="TableNormal"/>
    <w:uiPriority w:val="59"/>
    <w:qFormat/>
    <w:rsid w:val="00E31919"/>
    <w:pPr>
      <w:widowControl w:val="0"/>
      <w:jc w:val="both"/>
    </w:pPr>
    <w:rPr>
      <w:rFonts w:ascii="Century" w:eastAsia="MS Mincho" w:hAnsi="Century"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Char1">
    <w:name w:val="Char Char1"/>
    <w:semiHidden/>
    <w:rsid w:val="00E31919"/>
    <w:rPr>
      <w:rFonts w:eastAsia="MS Mincho"/>
      <w:kern w:val="2"/>
      <w:szCs w:val="24"/>
      <w:lang w:val="en-US" w:eastAsia="ja-JP" w:bidi="ar-SA"/>
    </w:rPr>
  </w:style>
  <w:style w:type="paragraph" w:customStyle="1" w:styleId="listindent">
    <w:name w:val="list:indent"/>
    <w:basedOn w:val="Normal"/>
    <w:rsid w:val="00E31919"/>
    <w:pPr>
      <w:widowControl/>
      <w:spacing w:after="120"/>
      <w:ind w:left="432"/>
      <w:jc w:val="left"/>
    </w:pPr>
    <w:rPr>
      <w:rFonts w:ascii="Times New Roman" w:eastAsia="Times New Roman" w:hAnsi="Times New Roman" w:cs="Times New Roman"/>
      <w:color w:val="auto"/>
      <w:kern w:val="0"/>
      <w:sz w:val="24"/>
      <w:szCs w:val="20"/>
      <w:lang w:val="en-GB" w:eastAsia="en-US"/>
    </w:rPr>
  </w:style>
  <w:style w:type="character" w:customStyle="1" w:styleId="CharChar2">
    <w:name w:val="Char Char2"/>
    <w:semiHidden/>
    <w:rsid w:val="00E31919"/>
    <w:rPr>
      <w:rFonts w:eastAsia="MS Mincho"/>
      <w:kern w:val="2"/>
      <w:szCs w:val="24"/>
      <w:lang w:val="en-US" w:eastAsia="ja-JP" w:bidi="ar-SA"/>
    </w:rPr>
  </w:style>
  <w:style w:type="paragraph" w:customStyle="1" w:styleId="ColumnHeading">
    <w:name w:val="Column Heading"/>
    <w:basedOn w:val="BodyText"/>
    <w:rsid w:val="00E31919"/>
    <w:pPr>
      <w:widowControl/>
      <w:tabs>
        <w:tab w:val="center" w:pos="4680"/>
        <w:tab w:val="right" w:pos="9360"/>
      </w:tabs>
      <w:spacing w:before="120" w:after="120"/>
      <w:jc w:val="center"/>
    </w:pPr>
    <w:rPr>
      <w:rFonts w:ascii="Verdana" w:eastAsia="宋体" w:hAnsi="Verdana"/>
      <w:b/>
      <w:bCs/>
      <w:kern w:val="0"/>
      <w:sz w:val="22"/>
      <w:szCs w:val="22"/>
      <w:lang w:eastAsia="en-US"/>
    </w:rPr>
  </w:style>
  <w:style w:type="paragraph" w:customStyle="1" w:styleId="CoverPageLarge">
    <w:name w:val="Cover Page Large"/>
    <w:rsid w:val="00E31919"/>
    <w:pPr>
      <w:jc w:val="center"/>
    </w:pPr>
    <w:rPr>
      <w:rFonts w:ascii="Arial" w:eastAsia="宋体" w:hAnsi="Arial" w:cs="Tahoma"/>
      <w:b/>
      <w:kern w:val="0"/>
      <w:sz w:val="44"/>
      <w:szCs w:val="20"/>
      <w:lang w:eastAsia="en-US"/>
    </w:rPr>
  </w:style>
  <w:style w:type="paragraph" w:customStyle="1" w:styleId="Paragraph">
    <w:name w:val="Paragraph"/>
    <w:rsid w:val="00E31919"/>
    <w:pPr>
      <w:spacing w:after="240"/>
    </w:pPr>
    <w:rPr>
      <w:rFonts w:ascii="Times New Roman" w:eastAsia="Arial" w:hAnsi="Times New Roman" w:cs="Times New Roman"/>
      <w:kern w:val="0"/>
      <w:sz w:val="24"/>
      <w:szCs w:val="24"/>
      <w:lang w:eastAsia="en-US"/>
    </w:rPr>
  </w:style>
  <w:style w:type="character" w:customStyle="1" w:styleId="Instructions">
    <w:name w:val="Instructions"/>
    <w:rsid w:val="00E31919"/>
    <w:rPr>
      <w:i/>
      <w:vanish/>
      <w:color w:val="008080"/>
    </w:rPr>
  </w:style>
  <w:style w:type="paragraph" w:styleId="NoSpacing">
    <w:name w:val="No Spacing"/>
    <w:uiPriority w:val="1"/>
    <w:qFormat/>
    <w:rsid w:val="00E31919"/>
    <w:pPr>
      <w:widowControl w:val="0"/>
      <w:jc w:val="both"/>
    </w:pPr>
    <w:rPr>
      <w:rFonts w:ascii="Times New Roman" w:eastAsia="MS Mincho" w:hAnsi="Times New Roman" w:cs="Times New Roman"/>
      <w:sz w:val="24"/>
      <w:szCs w:val="24"/>
      <w:lang w:eastAsia="ja-JP"/>
    </w:rPr>
  </w:style>
  <w:style w:type="paragraph" w:styleId="TOCHeading">
    <w:name w:val="TOC Heading"/>
    <w:basedOn w:val="Heading1"/>
    <w:next w:val="Normal"/>
    <w:uiPriority w:val="39"/>
    <w:unhideWhenUsed/>
    <w:qFormat/>
    <w:rsid w:val="00E31919"/>
    <w:pPr>
      <w:widowControl/>
      <w:spacing w:before="480" w:afterLines="0" w:after="0" w:line="276" w:lineRule="auto"/>
      <w:outlineLvl w:val="9"/>
    </w:pPr>
    <w:rPr>
      <w:rFonts w:ascii="Cambria" w:hAnsi="Cambria" w:cs="Times New Roman"/>
      <w:color w:val="365F91"/>
      <w:kern w:val="0"/>
      <w:sz w:val="28"/>
      <w:szCs w:val="28"/>
      <w:lang w:eastAsia="en-US"/>
    </w:rPr>
  </w:style>
  <w:style w:type="character" w:styleId="HTMLAcronym">
    <w:name w:val="HTML Acronym"/>
    <w:rsid w:val="00E31919"/>
  </w:style>
  <w:style w:type="paragraph" w:customStyle="1" w:styleId="ProgrammingNotes">
    <w:name w:val="Programming Notes"/>
    <w:basedOn w:val="Text"/>
    <w:link w:val="ProgrammingNotesChar"/>
    <w:rsid w:val="00E31919"/>
    <w:pPr>
      <w:widowControl/>
      <w:spacing w:before="120" w:after="0"/>
    </w:pPr>
    <w:rPr>
      <w:rFonts w:eastAsia="Times New Roman"/>
      <w:b/>
      <w:i/>
      <w:snapToGrid w:val="0"/>
      <w:kern w:val="0"/>
      <w:sz w:val="20"/>
      <w:szCs w:val="20"/>
      <w:lang w:eastAsia="en-US"/>
    </w:rPr>
  </w:style>
  <w:style w:type="character" w:customStyle="1" w:styleId="ProgrammingNotesChar">
    <w:name w:val="Programming Notes Char"/>
    <w:link w:val="ProgrammingNotes"/>
    <w:rsid w:val="00E31919"/>
    <w:rPr>
      <w:rFonts w:ascii="Times New Roman" w:eastAsia="Times New Roman" w:hAnsi="Times New Roman" w:cs="Times New Roman"/>
      <w:b/>
      <w:i/>
      <w:snapToGrid w:val="0"/>
      <w:kern w:val="0"/>
      <w:sz w:val="20"/>
      <w:szCs w:val="20"/>
      <w:lang w:eastAsia="en-US"/>
    </w:rPr>
  </w:style>
  <w:style w:type="paragraph" w:styleId="ListParagraph">
    <w:name w:val="List Paragraph"/>
    <w:basedOn w:val="Normal"/>
    <w:uiPriority w:val="34"/>
    <w:qFormat/>
    <w:rsid w:val="00E31919"/>
    <w:pPr>
      <w:ind w:left="720"/>
    </w:pPr>
    <w:rPr>
      <w:rFonts w:ascii="Times New Roman" w:eastAsia="MS Mincho" w:hAnsi="Times New Roman" w:cs="Times New Roman"/>
      <w:color w:val="auto"/>
      <w:sz w:val="24"/>
      <w:szCs w:val="24"/>
      <w:lang w:eastAsia="ja-JP"/>
    </w:rPr>
  </w:style>
  <w:style w:type="character" w:styleId="HTMLTypewriter">
    <w:name w:val="HTML Typewriter"/>
    <w:uiPriority w:val="99"/>
    <w:unhideWhenUsed/>
    <w:rsid w:val="00E31919"/>
    <w:rPr>
      <w:rFonts w:ascii="Courier" w:eastAsia="Times New Roman" w:hAnsi="Courier" w:cs="Courier New" w:hint="default"/>
      <w:sz w:val="20"/>
      <w:szCs w:val="20"/>
    </w:rPr>
  </w:style>
  <w:style w:type="character" w:customStyle="1" w:styleId="body3">
    <w:name w:val="body3"/>
    <w:rsid w:val="00E31919"/>
  </w:style>
  <w:style w:type="character" w:styleId="Emphasis">
    <w:name w:val="Emphasis"/>
    <w:uiPriority w:val="20"/>
    <w:qFormat/>
    <w:rsid w:val="00E31919"/>
    <w:rPr>
      <w:b/>
      <w:bCs/>
      <w:i w:val="0"/>
      <w:iCs w:val="0"/>
    </w:rPr>
  </w:style>
  <w:style w:type="character" w:customStyle="1" w:styleId="st1">
    <w:name w:val="st1"/>
    <w:rsid w:val="00E31919"/>
  </w:style>
  <w:style w:type="character" w:styleId="HTMLCite">
    <w:name w:val="HTML Cite"/>
    <w:uiPriority w:val="99"/>
    <w:unhideWhenUsed/>
    <w:rsid w:val="00E31919"/>
    <w:rPr>
      <w:i w:val="0"/>
      <w:iCs w:val="0"/>
      <w:color w:val="009030"/>
    </w:rPr>
  </w:style>
  <w:style w:type="paragraph" w:customStyle="1" w:styleId="TOC">
    <w:name w:val="TOC"/>
    <w:basedOn w:val="Normal"/>
    <w:rsid w:val="00E31919"/>
    <w:pPr>
      <w:widowControl/>
      <w:jc w:val="left"/>
    </w:pPr>
    <w:rPr>
      <w:rFonts w:ascii="Times New Roman" w:eastAsia="Times New Roman" w:hAnsi="Times New Roman" w:cs="Times New Roman"/>
      <w:color w:val="auto"/>
      <w:kern w:val="0"/>
      <w:szCs w:val="20"/>
      <w:lang w:eastAsia="en-US"/>
    </w:rPr>
  </w:style>
  <w:style w:type="character" w:customStyle="1" w:styleId="GraphicChar">
    <w:name w:val="Graphic Char"/>
    <w:locked/>
    <w:rsid w:val="00E31919"/>
    <w:rPr>
      <w:rFonts w:eastAsia="MS Mincho"/>
      <w:kern w:val="2"/>
      <w:sz w:val="24"/>
      <w:szCs w:val="24"/>
      <w:lang w:eastAsia="ja-JP"/>
    </w:rPr>
  </w:style>
  <w:style w:type="character" w:customStyle="1" w:styleId="apple-converted-space">
    <w:name w:val="apple-converted-space"/>
    <w:rsid w:val="00E31919"/>
  </w:style>
  <w:style w:type="paragraph" w:customStyle="1" w:styleId="DocumentText">
    <w:name w:val="Document Text"/>
    <w:basedOn w:val="Normal"/>
    <w:link w:val="DocumentTextChar"/>
    <w:rsid w:val="00E31919"/>
    <w:pPr>
      <w:keepLines/>
      <w:widowControl/>
      <w:spacing w:before="120" w:after="120" w:line="300" w:lineRule="auto"/>
    </w:pPr>
    <w:rPr>
      <w:rFonts w:ascii="Arial" w:hAnsi="Arial" w:cs="Times New Roman"/>
      <w:color w:val="auto"/>
      <w:kern w:val="0"/>
      <w:sz w:val="22"/>
      <w:lang w:eastAsia="ja-JP"/>
    </w:rPr>
  </w:style>
  <w:style w:type="character" w:customStyle="1" w:styleId="DocumentTextChar">
    <w:name w:val="Document Text Char"/>
    <w:link w:val="DocumentText"/>
    <w:rsid w:val="00E31919"/>
    <w:rPr>
      <w:rFonts w:ascii="Arial" w:eastAsia="宋体" w:hAnsi="Arial" w:cs="Times New Roman"/>
      <w:kern w:val="0"/>
      <w:sz w:val="22"/>
      <w:lang w:eastAsia="ja-JP"/>
    </w:rPr>
  </w:style>
  <w:style w:type="paragraph" w:customStyle="1" w:styleId="A-FigureTitle">
    <w:name w:val="A-Figure Title"/>
    <w:next w:val="Normal"/>
    <w:link w:val="A-FigureTitleChar"/>
    <w:qFormat/>
    <w:rsid w:val="00E31919"/>
    <w:pPr>
      <w:keepNext/>
      <w:tabs>
        <w:tab w:val="left" w:pos="1800"/>
      </w:tabs>
      <w:spacing w:after="120" w:line="280" w:lineRule="atLeast"/>
      <w:ind w:left="1800" w:hanging="1800"/>
    </w:pPr>
    <w:rPr>
      <w:rFonts w:ascii="Courier New" w:eastAsia="宋体" w:hAnsi="Courier New" w:cs="Courier New"/>
      <w:kern w:val="0"/>
      <w:sz w:val="20"/>
      <w:szCs w:val="20"/>
      <w:lang w:val="en-GB" w:eastAsia="en-US"/>
    </w:rPr>
  </w:style>
  <w:style w:type="character" w:customStyle="1" w:styleId="A-FigureTitleChar">
    <w:name w:val="A-Figure Title Char"/>
    <w:link w:val="A-FigureTitle"/>
    <w:locked/>
    <w:rsid w:val="00E31919"/>
    <w:rPr>
      <w:rFonts w:ascii="Courier New" w:eastAsia="宋体" w:hAnsi="Courier New" w:cs="Courier New"/>
      <w:kern w:val="0"/>
      <w:sz w:val="20"/>
      <w:szCs w:val="20"/>
      <w:lang w:val="en-GB" w:eastAsia="en-US"/>
    </w:rPr>
  </w:style>
  <w:style w:type="paragraph" w:customStyle="1" w:styleId="A-AppendixTitle">
    <w:name w:val="A-Appendix Title"/>
    <w:next w:val="Normal"/>
    <w:link w:val="A-AppendixTitleChar"/>
    <w:qFormat/>
    <w:rsid w:val="00E31919"/>
    <w:pPr>
      <w:tabs>
        <w:tab w:val="left" w:pos="1800"/>
      </w:tabs>
      <w:spacing w:after="120"/>
      <w:ind w:left="1800" w:hanging="1800"/>
    </w:pPr>
    <w:rPr>
      <w:rFonts w:ascii="Courier New" w:eastAsia="宋体" w:hAnsi="Courier New" w:cs="Courier New"/>
      <w:kern w:val="0"/>
      <w:sz w:val="20"/>
      <w:szCs w:val="20"/>
      <w:lang w:val="en-GB" w:eastAsia="en-US"/>
    </w:rPr>
  </w:style>
  <w:style w:type="character" w:customStyle="1" w:styleId="A-AppendixTitleChar">
    <w:name w:val="A-Appendix Title Char"/>
    <w:link w:val="A-AppendixTitle"/>
    <w:locked/>
    <w:rsid w:val="00E31919"/>
    <w:rPr>
      <w:rFonts w:ascii="Courier New" w:eastAsia="宋体" w:hAnsi="Courier New" w:cs="Courier New"/>
      <w:kern w:val="0"/>
      <w:sz w:val="20"/>
      <w:szCs w:val="20"/>
      <w:lang w:val="en-GB" w:eastAsia="en-US"/>
    </w:rPr>
  </w:style>
  <w:style w:type="paragraph" w:customStyle="1" w:styleId="A-Single">
    <w:name w:val="A-Single"/>
    <w:link w:val="A-SingleChar"/>
    <w:rsid w:val="00E31919"/>
    <w:rPr>
      <w:rFonts w:ascii="Times New Roman" w:eastAsia="宋体" w:hAnsi="Times New Roman" w:cs="Times New Roman"/>
      <w:kern w:val="0"/>
      <w:sz w:val="24"/>
      <w:szCs w:val="20"/>
      <w:lang w:val="en-GB" w:eastAsia="en-US"/>
    </w:rPr>
  </w:style>
  <w:style w:type="paragraph" w:customStyle="1" w:styleId="A-ListBullet">
    <w:name w:val="A-List Bullet"/>
    <w:rsid w:val="00E31919"/>
    <w:pPr>
      <w:numPr>
        <w:numId w:val="27"/>
      </w:numPr>
      <w:spacing w:after="240" w:line="280" w:lineRule="atLeast"/>
    </w:pPr>
    <w:rPr>
      <w:rFonts w:ascii="Times New Roman" w:eastAsia="宋体" w:hAnsi="Times New Roman" w:cs="Times New Roman"/>
      <w:kern w:val="0"/>
      <w:sz w:val="24"/>
      <w:szCs w:val="20"/>
      <w:lang w:val="en-GB" w:eastAsia="en-US"/>
    </w:rPr>
  </w:style>
  <w:style w:type="paragraph" w:customStyle="1" w:styleId="A-TableFootnoteText">
    <w:name w:val="A-Table Footnote Text"/>
    <w:basedOn w:val="Normal"/>
    <w:next w:val="Normal"/>
    <w:qFormat/>
    <w:rsid w:val="00E31919"/>
    <w:pPr>
      <w:widowControl/>
      <w:spacing w:before="120" w:after="120"/>
      <w:ind w:left="1800" w:hanging="1800"/>
      <w:jc w:val="left"/>
    </w:pPr>
    <w:rPr>
      <w:rFonts w:ascii="Courier New" w:hAnsi="Courier New" w:cs="Times New Roman"/>
      <w:color w:val="auto"/>
      <w:kern w:val="0"/>
      <w:szCs w:val="20"/>
      <w:lang w:val="en-GB" w:eastAsia="en-US"/>
    </w:rPr>
  </w:style>
  <w:style w:type="character" w:customStyle="1" w:styleId="A-SingleChar">
    <w:name w:val="A-Single Char"/>
    <w:link w:val="A-Single"/>
    <w:locked/>
    <w:rsid w:val="00E31919"/>
    <w:rPr>
      <w:rFonts w:ascii="Times New Roman" w:eastAsia="宋体" w:hAnsi="Times New Roman" w:cs="Times New Roman"/>
      <w:kern w:val="0"/>
      <w:sz w:val="24"/>
      <w:szCs w:val="20"/>
      <w:lang w:val="en-GB" w:eastAsia="en-US"/>
    </w:rPr>
  </w:style>
  <w:style w:type="character" w:customStyle="1" w:styleId="2">
    <w:name w:val="未处理的提及2"/>
    <w:basedOn w:val="DefaultParagraphFont"/>
    <w:uiPriority w:val="99"/>
    <w:semiHidden/>
    <w:unhideWhenUsed/>
    <w:rsid w:val="00E31919"/>
    <w:rPr>
      <w:color w:val="605E5C"/>
      <w:shd w:val="clear" w:color="auto" w:fill="E1DFDD"/>
    </w:rPr>
  </w:style>
  <w:style w:type="character" w:customStyle="1" w:styleId="3">
    <w:name w:val="未处理的提及3"/>
    <w:basedOn w:val="DefaultParagraphFont"/>
    <w:uiPriority w:val="99"/>
    <w:semiHidden/>
    <w:unhideWhenUsed/>
    <w:rsid w:val="003908B2"/>
    <w:rPr>
      <w:color w:val="605E5C"/>
      <w:shd w:val="clear" w:color="auto" w:fill="E1DFDD"/>
    </w:rPr>
  </w:style>
  <w:style w:type="paragraph" w:customStyle="1" w:styleId="TFLshelltitle1">
    <w:name w:val="TFL shell title 1"/>
    <w:basedOn w:val="Normal"/>
    <w:link w:val="TFLshelltitle1Char"/>
    <w:qFormat/>
    <w:rsid w:val="00320B32"/>
    <w:pPr>
      <w:keepNext/>
      <w:widowControl/>
      <w:spacing w:after="240"/>
      <w:jc w:val="left"/>
      <w:outlineLvl w:val="2"/>
    </w:pPr>
    <w:rPr>
      <w:rFonts w:ascii="Times New Roman" w:eastAsiaTheme="majorEastAsia" w:hAnsi="Times New Roman" w:cs="Times New Roman"/>
      <w:b/>
      <w:snapToGrid w:val="0"/>
      <w:color w:val="auto"/>
      <w:kern w:val="0"/>
      <w:szCs w:val="24"/>
      <w:lang w:eastAsia="en-US"/>
    </w:rPr>
  </w:style>
  <w:style w:type="character" w:customStyle="1" w:styleId="TFLshelltitle1Char">
    <w:name w:val="TFL shell title 1 Char"/>
    <w:basedOn w:val="DefaultParagraphFont"/>
    <w:link w:val="TFLshelltitle1"/>
    <w:rsid w:val="00320B32"/>
    <w:rPr>
      <w:rFonts w:ascii="Times New Roman" w:eastAsiaTheme="majorEastAsia" w:hAnsi="Times New Roman" w:cs="Times New Roman"/>
      <w:b/>
      <w:snapToGrid w:val="0"/>
      <w:kern w:val="0"/>
      <w:sz w:val="20"/>
      <w:szCs w:val="24"/>
      <w:lang w:eastAsia="en-US"/>
    </w:rPr>
  </w:style>
  <w:style w:type="table" w:customStyle="1" w:styleId="11">
    <w:name w:val="网格型1"/>
    <w:basedOn w:val="TableNormal"/>
    <w:next w:val="TableGrid"/>
    <w:uiPriority w:val="59"/>
    <w:qFormat/>
    <w:rsid w:val="00126212"/>
    <w:rPr>
      <w:rFonts w:eastAsia="MS Mincho"/>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400EDC"/>
    <w:pPr>
      <w:spacing w:before="160" w:after="160" w:line="278" w:lineRule="auto"/>
      <w:jc w:val="center"/>
    </w:pPr>
    <w:rPr>
      <w:rFonts w:asciiTheme="minorHAnsi" w:eastAsiaTheme="minorEastAsia" w:hAnsiTheme="minorHAnsi"/>
      <w:i/>
      <w:iCs/>
      <w:color w:val="404040" w:themeColor="text1" w:themeTint="BF"/>
      <w:sz w:val="22"/>
      <w:szCs w:val="24"/>
      <w14:ligatures w14:val="standardContextual"/>
    </w:rPr>
  </w:style>
  <w:style w:type="character" w:customStyle="1" w:styleId="QuoteChar">
    <w:name w:val="Quote Char"/>
    <w:basedOn w:val="DefaultParagraphFont"/>
    <w:link w:val="Quote"/>
    <w:uiPriority w:val="29"/>
    <w:rsid w:val="00400EDC"/>
    <w:rPr>
      <w:i/>
      <w:iCs/>
      <w:color w:val="404040" w:themeColor="text1" w:themeTint="BF"/>
      <w:sz w:val="22"/>
      <w:szCs w:val="24"/>
      <w14:ligatures w14:val="standardContextual"/>
    </w:rPr>
  </w:style>
  <w:style w:type="character" w:styleId="IntenseEmphasis">
    <w:name w:val="Intense Emphasis"/>
    <w:basedOn w:val="DefaultParagraphFont"/>
    <w:uiPriority w:val="21"/>
    <w:qFormat/>
    <w:rsid w:val="00400EDC"/>
    <w:rPr>
      <w:i/>
      <w:iCs/>
      <w:color w:val="2E74B5" w:themeColor="accent1" w:themeShade="BF"/>
    </w:rPr>
  </w:style>
  <w:style w:type="paragraph" w:styleId="IntenseQuote">
    <w:name w:val="Intense Quote"/>
    <w:basedOn w:val="Normal"/>
    <w:next w:val="Normal"/>
    <w:link w:val="IntenseQuoteChar"/>
    <w:uiPriority w:val="30"/>
    <w:qFormat/>
    <w:rsid w:val="00400EDC"/>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i/>
      <w:iCs/>
      <w:color w:val="2E74B5" w:themeColor="accent1" w:themeShade="BF"/>
      <w:sz w:val="22"/>
      <w:szCs w:val="24"/>
      <w14:ligatures w14:val="standardContextual"/>
    </w:rPr>
  </w:style>
  <w:style w:type="character" w:customStyle="1" w:styleId="IntenseQuoteChar">
    <w:name w:val="Intense Quote Char"/>
    <w:basedOn w:val="DefaultParagraphFont"/>
    <w:link w:val="IntenseQuote"/>
    <w:uiPriority w:val="30"/>
    <w:rsid w:val="00400EDC"/>
    <w:rPr>
      <w:i/>
      <w:iCs/>
      <w:color w:val="2E74B5" w:themeColor="accent1" w:themeShade="BF"/>
      <w:sz w:val="22"/>
      <w:szCs w:val="24"/>
      <w14:ligatures w14:val="standardContextual"/>
    </w:rPr>
  </w:style>
  <w:style w:type="character" w:styleId="IntenseReference">
    <w:name w:val="Intense Reference"/>
    <w:basedOn w:val="DefaultParagraphFont"/>
    <w:uiPriority w:val="32"/>
    <w:qFormat/>
    <w:rsid w:val="00400EDC"/>
    <w:rPr>
      <w:b/>
      <w:bCs/>
      <w:smallCaps/>
      <w:color w:val="2E74B5" w:themeColor="accent1" w:themeShade="BF"/>
      <w:spacing w:val="5"/>
    </w:rPr>
  </w:style>
  <w:style w:type="paragraph" w:customStyle="1" w:styleId="Level1HeadingSAPStyle">
    <w:name w:val="Level 1 Heading (SAP Style)"/>
    <w:basedOn w:val="Normal"/>
    <w:next w:val="Normal"/>
    <w:qFormat/>
    <w:rsid w:val="00400EDC"/>
    <w:pPr>
      <w:keepNext/>
      <w:pageBreakBefore/>
      <w:widowControl/>
      <w:numPr>
        <w:numId w:val="36"/>
      </w:numPr>
      <w:spacing w:after="240"/>
      <w:jc w:val="left"/>
      <w:outlineLvl w:val="0"/>
    </w:pPr>
    <w:rPr>
      <w:rFonts w:ascii="Times New Roman Bold" w:eastAsiaTheme="majorEastAsia" w:hAnsi="Times New Roman Bold" w:cs="Times New Roman"/>
      <w:b/>
      <w:caps/>
      <w:snapToGrid w:val="0"/>
      <w:color w:val="auto"/>
      <w:kern w:val="0"/>
      <w:sz w:val="24"/>
      <w:szCs w:val="24"/>
      <w:lang w:eastAsia="en-US"/>
    </w:rPr>
  </w:style>
  <w:style w:type="paragraph" w:customStyle="1" w:styleId="Level2HeadingSAPStyle">
    <w:name w:val="Level 2 Heading (SAP Style)"/>
    <w:basedOn w:val="Normal"/>
    <w:next w:val="Normal"/>
    <w:qFormat/>
    <w:rsid w:val="00400EDC"/>
    <w:pPr>
      <w:keepNext/>
      <w:widowControl/>
      <w:numPr>
        <w:ilvl w:val="1"/>
        <w:numId w:val="36"/>
      </w:numPr>
      <w:spacing w:before="120" w:after="240"/>
      <w:jc w:val="left"/>
      <w:outlineLvl w:val="1"/>
    </w:pPr>
    <w:rPr>
      <w:rFonts w:ascii="Times New Roman Bold" w:eastAsiaTheme="majorEastAsia" w:hAnsi="Times New Roman Bold" w:cs="Times New Roman"/>
      <w:b/>
      <w:snapToGrid w:val="0"/>
      <w:color w:val="auto"/>
      <w:kern w:val="0"/>
      <w:sz w:val="24"/>
      <w:szCs w:val="24"/>
      <w:lang w:eastAsia="en-US"/>
    </w:rPr>
  </w:style>
  <w:style w:type="paragraph" w:customStyle="1" w:styleId="Level3HeadingSAPStyle">
    <w:name w:val="Level 3 Heading (SAP Style)"/>
    <w:basedOn w:val="Normal"/>
    <w:next w:val="Normal"/>
    <w:qFormat/>
    <w:rsid w:val="00400EDC"/>
    <w:pPr>
      <w:keepNext/>
      <w:widowControl/>
      <w:numPr>
        <w:ilvl w:val="2"/>
        <w:numId w:val="36"/>
      </w:numPr>
      <w:spacing w:after="240"/>
      <w:jc w:val="left"/>
      <w:outlineLvl w:val="2"/>
    </w:pPr>
    <w:rPr>
      <w:rFonts w:ascii="Times New Roman Bold" w:eastAsiaTheme="majorEastAsia" w:hAnsi="Times New Roman Bold" w:cs="Times New Roman"/>
      <w:b/>
      <w:snapToGrid w:val="0"/>
      <w:color w:val="auto"/>
      <w:kern w:val="0"/>
      <w:sz w:val="24"/>
      <w:szCs w:val="24"/>
      <w:lang w:eastAsia="en-US"/>
    </w:rPr>
  </w:style>
  <w:style w:type="paragraph" w:customStyle="1" w:styleId="Level4HeadingSAPStyle">
    <w:name w:val="Level 4 Heading (SAP Style)"/>
    <w:basedOn w:val="Normal"/>
    <w:next w:val="Normal"/>
    <w:qFormat/>
    <w:rsid w:val="00400EDC"/>
    <w:pPr>
      <w:keepNext/>
      <w:widowControl/>
      <w:numPr>
        <w:ilvl w:val="3"/>
        <w:numId w:val="36"/>
      </w:numPr>
      <w:spacing w:after="240"/>
      <w:jc w:val="left"/>
      <w:outlineLvl w:val="3"/>
    </w:pPr>
    <w:rPr>
      <w:rFonts w:ascii="Times New Roman Bold" w:eastAsia="Times New Roman" w:hAnsi="Times New Roman Bold" w:cs="Times New Roman"/>
      <w:b/>
      <w:snapToGrid w:val="0"/>
      <w:color w:val="auto"/>
      <w:kern w:val="0"/>
      <w:sz w:val="24"/>
      <w:szCs w:val="24"/>
      <w:lang w:eastAsia="en-US"/>
    </w:rPr>
  </w:style>
  <w:style w:type="paragraph" w:customStyle="1" w:styleId="Prognotes">
    <w:name w:val="Prog notes"/>
    <w:basedOn w:val="Normal"/>
    <w:link w:val="PrognotesChar"/>
    <w:qFormat/>
    <w:rsid w:val="00400EDC"/>
    <w:pPr>
      <w:widowControl/>
      <w:jc w:val="left"/>
    </w:pPr>
    <w:rPr>
      <w:rFonts w:ascii="Times New Roman" w:eastAsia="Times New Roman" w:hAnsi="Times New Roman" w:cs="Times New Roman"/>
      <w:i/>
      <w:color w:val="auto"/>
      <w:kern w:val="0"/>
      <w:sz w:val="16"/>
      <w:szCs w:val="16"/>
      <w:lang w:eastAsia="en-US"/>
    </w:rPr>
  </w:style>
  <w:style w:type="character" w:customStyle="1" w:styleId="PrognotesChar">
    <w:name w:val="Prog notes Char"/>
    <w:basedOn w:val="DefaultParagraphFont"/>
    <w:link w:val="Prognotes"/>
    <w:rsid w:val="00400EDC"/>
    <w:rPr>
      <w:rFonts w:ascii="Times New Roman" w:eastAsia="Times New Roman" w:hAnsi="Times New Roman" w:cs="Times New Roman"/>
      <w:i/>
      <w:kern w:val="0"/>
      <w:sz w:val="16"/>
      <w:szCs w:val="16"/>
      <w:lang w:eastAsia="en-US"/>
    </w:rPr>
  </w:style>
  <w:style w:type="paragraph" w:customStyle="1" w:styleId="Normal8pt">
    <w:name w:val="Normal + 8 pt"/>
    <w:basedOn w:val="Normal"/>
    <w:link w:val="Normal8ptChar"/>
    <w:rsid w:val="00B853A9"/>
    <w:pPr>
      <w:widowControl/>
      <w:jc w:val="left"/>
    </w:pPr>
    <w:rPr>
      <w:rFonts w:ascii="Times New Roman" w:eastAsia="Times New Roman" w:hAnsi="Times New Roman" w:cs="Times New Roman"/>
      <w:color w:val="auto"/>
      <w:kern w:val="0"/>
      <w:sz w:val="16"/>
      <w:szCs w:val="16"/>
      <w:lang w:eastAsia="en-US"/>
    </w:rPr>
  </w:style>
  <w:style w:type="paragraph" w:customStyle="1" w:styleId="Tablecolumn">
    <w:name w:val="Table column"/>
    <w:basedOn w:val="Normal8pt"/>
    <w:link w:val="TablecolumnChar"/>
    <w:qFormat/>
    <w:rsid w:val="00B853A9"/>
    <w:pPr>
      <w:ind w:left="-29" w:firstLine="29"/>
    </w:pPr>
    <w:rPr>
      <w:b/>
      <w:sz w:val="18"/>
      <w:szCs w:val="20"/>
    </w:rPr>
  </w:style>
  <w:style w:type="paragraph" w:customStyle="1" w:styleId="tabletext1">
    <w:name w:val="table text"/>
    <w:basedOn w:val="Normal8pt"/>
    <w:link w:val="tabletextChar0"/>
    <w:qFormat/>
    <w:rsid w:val="00B853A9"/>
    <w:pPr>
      <w:tabs>
        <w:tab w:val="left" w:pos="306"/>
      </w:tabs>
      <w:ind w:left="411"/>
    </w:pPr>
    <w:rPr>
      <w:sz w:val="18"/>
      <w:szCs w:val="20"/>
    </w:rPr>
  </w:style>
  <w:style w:type="character" w:customStyle="1" w:styleId="Normal8ptChar">
    <w:name w:val="Normal + 8 pt Char"/>
    <w:basedOn w:val="DefaultParagraphFont"/>
    <w:link w:val="Normal8pt"/>
    <w:rsid w:val="00B853A9"/>
    <w:rPr>
      <w:rFonts w:ascii="Times New Roman" w:eastAsia="Times New Roman" w:hAnsi="Times New Roman" w:cs="Times New Roman"/>
      <w:kern w:val="0"/>
      <w:sz w:val="16"/>
      <w:szCs w:val="16"/>
      <w:lang w:eastAsia="en-US"/>
    </w:rPr>
  </w:style>
  <w:style w:type="character" w:customStyle="1" w:styleId="TablecolumnChar">
    <w:name w:val="Table column Char"/>
    <w:basedOn w:val="Normal8ptChar"/>
    <w:link w:val="Tablecolumn"/>
    <w:rsid w:val="00B853A9"/>
    <w:rPr>
      <w:rFonts w:ascii="Times New Roman" w:eastAsia="Times New Roman" w:hAnsi="Times New Roman" w:cs="Times New Roman"/>
      <w:b/>
      <w:kern w:val="0"/>
      <w:sz w:val="18"/>
      <w:szCs w:val="20"/>
      <w:lang w:eastAsia="en-US"/>
    </w:rPr>
  </w:style>
  <w:style w:type="paragraph" w:customStyle="1" w:styleId="Treatmentcolumn">
    <w:name w:val="Treatment column"/>
    <w:basedOn w:val="Tablecolumn"/>
    <w:link w:val="TreatmentcolumnChar"/>
    <w:qFormat/>
    <w:rsid w:val="00B853A9"/>
    <w:pPr>
      <w:jc w:val="center"/>
    </w:pPr>
  </w:style>
  <w:style w:type="character" w:customStyle="1" w:styleId="tabletextChar0">
    <w:name w:val="table text Char"/>
    <w:basedOn w:val="Normal8ptChar"/>
    <w:link w:val="tabletext1"/>
    <w:rsid w:val="00B853A9"/>
    <w:rPr>
      <w:rFonts w:ascii="Times New Roman" w:eastAsia="Times New Roman" w:hAnsi="Times New Roman" w:cs="Times New Roman"/>
      <w:kern w:val="0"/>
      <w:sz w:val="18"/>
      <w:szCs w:val="20"/>
      <w:lang w:eastAsia="en-US"/>
    </w:rPr>
  </w:style>
  <w:style w:type="character" w:customStyle="1" w:styleId="TreatmentcolumnChar">
    <w:name w:val="Treatment column Char"/>
    <w:basedOn w:val="TablecolumnChar"/>
    <w:link w:val="Treatmentcolumn"/>
    <w:rsid w:val="00B853A9"/>
    <w:rPr>
      <w:rFonts w:ascii="Times New Roman" w:eastAsia="Times New Roman" w:hAnsi="Times New Roman" w:cs="Times New Roman"/>
      <w:b/>
      <w:kern w:val="0"/>
      <w:sz w:val="18"/>
      <w:szCs w:val="20"/>
      <w:lang w:eastAsia="en-US"/>
    </w:rPr>
  </w:style>
  <w:style w:type="paragraph" w:customStyle="1" w:styleId="bigNPercent">
    <w:name w:val="bigNPercent"/>
    <w:basedOn w:val="Treatmentcolumn"/>
    <w:link w:val="bigNPercentChar"/>
    <w:rsid w:val="00B853A9"/>
    <w:rPr>
      <w:rFonts w:eastAsia="MS PGothic"/>
    </w:rPr>
  </w:style>
  <w:style w:type="character" w:customStyle="1" w:styleId="bigNPercentChar">
    <w:name w:val="bigNPercent Char"/>
    <w:basedOn w:val="TreatmentcolumnChar"/>
    <w:link w:val="bigNPercent"/>
    <w:rsid w:val="00B853A9"/>
    <w:rPr>
      <w:rFonts w:ascii="Times New Roman" w:eastAsia="MS PGothic" w:hAnsi="Times New Roman" w:cs="Times New Roman"/>
      <w:b/>
      <w:kern w:val="0"/>
      <w:sz w:val="18"/>
      <w:szCs w:val="20"/>
      <w:lang w:eastAsia="en-US"/>
    </w:rPr>
  </w:style>
  <w:style w:type="table" w:styleId="PlainTable2">
    <w:name w:val="Plain Table 2"/>
    <w:basedOn w:val="TableNormal"/>
    <w:uiPriority w:val="42"/>
    <w:rsid w:val="00B853A9"/>
    <w:rPr>
      <w:rFonts w:eastAsia="MS Mincho"/>
      <w:kern w:val="0"/>
      <w:sz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9C5F94"/>
    <w:pPr>
      <w:widowControl/>
      <w:spacing w:before="100" w:beforeAutospacing="1" w:after="100" w:afterAutospacing="1"/>
      <w:jc w:val="left"/>
    </w:pPr>
    <w:rPr>
      <w:rFonts w:cs="宋体"/>
      <w:color w:val="auto"/>
      <w:kern w:val="0"/>
      <w:sz w:val="24"/>
      <w:szCs w:val="24"/>
    </w:rPr>
  </w:style>
  <w:style w:type="character" w:styleId="Mention">
    <w:name w:val="Mention"/>
    <w:basedOn w:val="DefaultParagraphFont"/>
    <w:uiPriority w:val="99"/>
    <w:unhideWhenUsed/>
    <w:rsid w:val="00776CD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0147">
      <w:bodyDiv w:val="1"/>
      <w:marLeft w:val="0"/>
      <w:marRight w:val="0"/>
      <w:marTop w:val="0"/>
      <w:marBottom w:val="0"/>
      <w:divBdr>
        <w:top w:val="none" w:sz="0" w:space="0" w:color="auto"/>
        <w:left w:val="none" w:sz="0" w:space="0" w:color="auto"/>
        <w:bottom w:val="none" w:sz="0" w:space="0" w:color="auto"/>
        <w:right w:val="none" w:sz="0" w:space="0" w:color="auto"/>
      </w:divBdr>
    </w:div>
    <w:div w:id="233006339">
      <w:bodyDiv w:val="1"/>
      <w:marLeft w:val="0"/>
      <w:marRight w:val="0"/>
      <w:marTop w:val="0"/>
      <w:marBottom w:val="0"/>
      <w:divBdr>
        <w:top w:val="none" w:sz="0" w:space="0" w:color="auto"/>
        <w:left w:val="none" w:sz="0" w:space="0" w:color="auto"/>
        <w:bottom w:val="none" w:sz="0" w:space="0" w:color="auto"/>
        <w:right w:val="none" w:sz="0" w:space="0" w:color="auto"/>
      </w:divBdr>
    </w:div>
    <w:div w:id="241918544">
      <w:bodyDiv w:val="1"/>
      <w:marLeft w:val="0"/>
      <w:marRight w:val="0"/>
      <w:marTop w:val="0"/>
      <w:marBottom w:val="0"/>
      <w:divBdr>
        <w:top w:val="none" w:sz="0" w:space="0" w:color="auto"/>
        <w:left w:val="none" w:sz="0" w:space="0" w:color="auto"/>
        <w:bottom w:val="none" w:sz="0" w:space="0" w:color="auto"/>
        <w:right w:val="none" w:sz="0" w:space="0" w:color="auto"/>
      </w:divBdr>
    </w:div>
    <w:div w:id="262416425">
      <w:bodyDiv w:val="1"/>
      <w:marLeft w:val="0"/>
      <w:marRight w:val="0"/>
      <w:marTop w:val="0"/>
      <w:marBottom w:val="0"/>
      <w:divBdr>
        <w:top w:val="none" w:sz="0" w:space="0" w:color="auto"/>
        <w:left w:val="none" w:sz="0" w:space="0" w:color="auto"/>
        <w:bottom w:val="none" w:sz="0" w:space="0" w:color="auto"/>
        <w:right w:val="none" w:sz="0" w:space="0" w:color="auto"/>
      </w:divBdr>
    </w:div>
    <w:div w:id="356391835">
      <w:bodyDiv w:val="1"/>
      <w:marLeft w:val="0"/>
      <w:marRight w:val="0"/>
      <w:marTop w:val="0"/>
      <w:marBottom w:val="0"/>
      <w:divBdr>
        <w:top w:val="none" w:sz="0" w:space="0" w:color="auto"/>
        <w:left w:val="none" w:sz="0" w:space="0" w:color="auto"/>
        <w:bottom w:val="none" w:sz="0" w:space="0" w:color="auto"/>
        <w:right w:val="none" w:sz="0" w:space="0" w:color="auto"/>
      </w:divBdr>
    </w:div>
    <w:div w:id="369651718">
      <w:bodyDiv w:val="1"/>
      <w:marLeft w:val="0"/>
      <w:marRight w:val="0"/>
      <w:marTop w:val="0"/>
      <w:marBottom w:val="0"/>
      <w:divBdr>
        <w:top w:val="none" w:sz="0" w:space="0" w:color="auto"/>
        <w:left w:val="none" w:sz="0" w:space="0" w:color="auto"/>
        <w:bottom w:val="none" w:sz="0" w:space="0" w:color="auto"/>
        <w:right w:val="none" w:sz="0" w:space="0" w:color="auto"/>
      </w:divBdr>
    </w:div>
    <w:div w:id="591817793">
      <w:bodyDiv w:val="1"/>
      <w:marLeft w:val="0"/>
      <w:marRight w:val="0"/>
      <w:marTop w:val="0"/>
      <w:marBottom w:val="0"/>
      <w:divBdr>
        <w:top w:val="none" w:sz="0" w:space="0" w:color="auto"/>
        <w:left w:val="none" w:sz="0" w:space="0" w:color="auto"/>
        <w:bottom w:val="none" w:sz="0" w:space="0" w:color="auto"/>
        <w:right w:val="none" w:sz="0" w:space="0" w:color="auto"/>
      </w:divBdr>
    </w:div>
    <w:div w:id="681516871">
      <w:bodyDiv w:val="1"/>
      <w:marLeft w:val="0"/>
      <w:marRight w:val="0"/>
      <w:marTop w:val="0"/>
      <w:marBottom w:val="0"/>
      <w:divBdr>
        <w:top w:val="none" w:sz="0" w:space="0" w:color="auto"/>
        <w:left w:val="none" w:sz="0" w:space="0" w:color="auto"/>
        <w:bottom w:val="none" w:sz="0" w:space="0" w:color="auto"/>
        <w:right w:val="none" w:sz="0" w:space="0" w:color="auto"/>
      </w:divBdr>
    </w:div>
    <w:div w:id="766268869">
      <w:bodyDiv w:val="1"/>
      <w:marLeft w:val="0"/>
      <w:marRight w:val="0"/>
      <w:marTop w:val="0"/>
      <w:marBottom w:val="0"/>
      <w:divBdr>
        <w:top w:val="none" w:sz="0" w:space="0" w:color="auto"/>
        <w:left w:val="none" w:sz="0" w:space="0" w:color="auto"/>
        <w:bottom w:val="none" w:sz="0" w:space="0" w:color="auto"/>
        <w:right w:val="none" w:sz="0" w:space="0" w:color="auto"/>
      </w:divBdr>
    </w:div>
    <w:div w:id="1342782654">
      <w:bodyDiv w:val="1"/>
      <w:marLeft w:val="0"/>
      <w:marRight w:val="0"/>
      <w:marTop w:val="0"/>
      <w:marBottom w:val="0"/>
      <w:divBdr>
        <w:top w:val="none" w:sz="0" w:space="0" w:color="auto"/>
        <w:left w:val="none" w:sz="0" w:space="0" w:color="auto"/>
        <w:bottom w:val="none" w:sz="0" w:space="0" w:color="auto"/>
        <w:right w:val="none" w:sz="0" w:space="0" w:color="auto"/>
      </w:divBdr>
    </w:div>
    <w:div w:id="1407453756">
      <w:bodyDiv w:val="1"/>
      <w:marLeft w:val="0"/>
      <w:marRight w:val="0"/>
      <w:marTop w:val="0"/>
      <w:marBottom w:val="0"/>
      <w:divBdr>
        <w:top w:val="none" w:sz="0" w:space="0" w:color="auto"/>
        <w:left w:val="none" w:sz="0" w:space="0" w:color="auto"/>
        <w:bottom w:val="none" w:sz="0" w:space="0" w:color="auto"/>
        <w:right w:val="none" w:sz="0" w:space="0" w:color="auto"/>
      </w:divBdr>
    </w:div>
    <w:div w:id="1460418765">
      <w:bodyDiv w:val="1"/>
      <w:marLeft w:val="0"/>
      <w:marRight w:val="0"/>
      <w:marTop w:val="0"/>
      <w:marBottom w:val="0"/>
      <w:divBdr>
        <w:top w:val="none" w:sz="0" w:space="0" w:color="auto"/>
        <w:left w:val="none" w:sz="0" w:space="0" w:color="auto"/>
        <w:bottom w:val="none" w:sz="0" w:space="0" w:color="auto"/>
        <w:right w:val="none" w:sz="0" w:space="0" w:color="auto"/>
      </w:divBdr>
    </w:div>
    <w:div w:id="1748770887">
      <w:bodyDiv w:val="1"/>
      <w:marLeft w:val="0"/>
      <w:marRight w:val="0"/>
      <w:marTop w:val="0"/>
      <w:marBottom w:val="0"/>
      <w:divBdr>
        <w:top w:val="none" w:sz="0" w:space="0" w:color="auto"/>
        <w:left w:val="none" w:sz="0" w:space="0" w:color="auto"/>
        <w:bottom w:val="none" w:sz="0" w:space="0" w:color="auto"/>
        <w:right w:val="none" w:sz="0" w:space="0" w:color="auto"/>
      </w:divBdr>
    </w:div>
    <w:div w:id="1828351936">
      <w:bodyDiv w:val="1"/>
      <w:marLeft w:val="0"/>
      <w:marRight w:val="0"/>
      <w:marTop w:val="0"/>
      <w:marBottom w:val="0"/>
      <w:divBdr>
        <w:top w:val="none" w:sz="0" w:space="0" w:color="auto"/>
        <w:left w:val="none" w:sz="0" w:space="0" w:color="auto"/>
        <w:bottom w:val="none" w:sz="0" w:space="0" w:color="auto"/>
        <w:right w:val="none" w:sz="0" w:space="0" w:color="auto"/>
      </w:divBdr>
    </w:div>
    <w:div w:id="1837185743">
      <w:bodyDiv w:val="1"/>
      <w:marLeft w:val="0"/>
      <w:marRight w:val="0"/>
      <w:marTop w:val="0"/>
      <w:marBottom w:val="0"/>
      <w:divBdr>
        <w:top w:val="none" w:sz="0" w:space="0" w:color="auto"/>
        <w:left w:val="none" w:sz="0" w:space="0" w:color="auto"/>
        <w:bottom w:val="none" w:sz="0" w:space="0" w:color="auto"/>
        <w:right w:val="none" w:sz="0" w:space="0" w:color="auto"/>
      </w:divBdr>
    </w:div>
    <w:div w:id="1868330325">
      <w:bodyDiv w:val="1"/>
      <w:marLeft w:val="0"/>
      <w:marRight w:val="0"/>
      <w:marTop w:val="0"/>
      <w:marBottom w:val="0"/>
      <w:divBdr>
        <w:top w:val="none" w:sz="0" w:space="0" w:color="auto"/>
        <w:left w:val="none" w:sz="0" w:space="0" w:color="auto"/>
        <w:bottom w:val="none" w:sz="0" w:space="0" w:color="auto"/>
        <w:right w:val="none" w:sz="0" w:space="0" w:color="auto"/>
      </w:divBdr>
    </w:div>
    <w:div w:id="1938832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footer" Target="footer1.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b94cac55-503a-4701-8664-2f1797147843">
      <Terms xmlns="http://schemas.microsoft.com/office/infopath/2007/PartnerControls"/>
    </lcf76f155ced4ddcb4097134ff3c332f>
    <TaxCatchAll xmlns="8a3dae46-eabf-4822-a32a-b198edaa63d5" xsi:nil="true"/>
    <Descriptions xmlns="44a56295-c29e-4898-8136-a54736c65b82" xsi:nil="true"/>
  </documentManagement>
</p:properties>
</file>

<file path=customXml/item2.xml><?xml version="1.0" encoding="utf-8"?>
<?mso-contentType ?>
<SharedContentType xmlns="Microsoft.SharePoint.Taxonomy.ContentTypeSync" SourceId="1ee89e71-04cd-405e-9ca3-99e020c1694d" ContentTypeId="0x0101"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文档" ma:contentTypeID="0x010100D5CE6F1550544C4C8BB8907E3C2B6CF4" ma:contentTypeVersion="13" ma:contentTypeDescription="新建文档。" ma:contentTypeScope="" ma:versionID="020aafa7adbbf3cc5c2fafa7cb7dc8e9">
  <xsd:schema xmlns:xsd="http://www.w3.org/2001/XMLSchema" xmlns:xs="http://www.w3.org/2001/XMLSchema" xmlns:p="http://schemas.microsoft.com/office/2006/metadata/properties" xmlns:ns2="44a56295-c29e-4898-8136-a54736c65b82" xmlns:ns3="b94cac55-503a-4701-8664-2f1797147843" xmlns:ns4="8a3dae46-eabf-4822-a32a-b198edaa63d5" targetNamespace="http://schemas.microsoft.com/office/2006/metadata/properties" ma:root="true" ma:fieldsID="1e5005835ef07e9b2ea0a8c81837e4ae" ns2:_="" ns3:_="" ns4:_="">
    <xsd:import namespace="44a56295-c29e-4898-8136-a54736c65b82"/>
    <xsd:import namespace="b94cac55-503a-4701-8664-2f1797147843"/>
    <xsd:import namespace="8a3dae46-eabf-4822-a32a-b198edaa63d5"/>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4cac55-503a-4701-8664-2f179714784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图像标记"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3dae46-eabf-4822-a32a-b198edaa63d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3a80858-3d08-4c81-8ff7-16a076eb4b91}" ma:internalName="TaxCatchAll" ma:showField="CatchAllData" ma:web="8a3dae46-eabf-4822-a32a-b198edaa63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0633DA-EBBB-42C3-95C4-BC31FB061E43}">
  <ds:schemaRefs>
    <ds:schemaRef ds:uri="http://schemas.microsoft.com/office/2006/metadata/properties"/>
    <ds:schemaRef ds:uri="http://schemas.microsoft.com/office/infopath/2007/PartnerControls"/>
    <ds:schemaRef ds:uri="44a56295-c29e-4898-8136-a54736c65b82"/>
    <ds:schemaRef ds:uri="b94cac55-503a-4701-8664-2f1797147843"/>
    <ds:schemaRef ds:uri="8a3dae46-eabf-4822-a32a-b198edaa63d5"/>
  </ds:schemaRefs>
</ds:datastoreItem>
</file>

<file path=customXml/itemProps2.xml><?xml version="1.0" encoding="utf-8"?>
<ds:datastoreItem xmlns:ds="http://schemas.openxmlformats.org/officeDocument/2006/customXml" ds:itemID="{E673B760-C88C-4548-A5AA-F9F43E12E4D4}">
  <ds:schemaRefs>
    <ds:schemaRef ds:uri="Microsoft.SharePoint.Taxonomy.ContentTypeSync"/>
  </ds:schemaRefs>
</ds:datastoreItem>
</file>

<file path=customXml/itemProps3.xml><?xml version="1.0" encoding="utf-8"?>
<ds:datastoreItem xmlns:ds="http://schemas.openxmlformats.org/officeDocument/2006/customXml" ds:itemID="{44E70E27-171D-4A53-969B-CEFB0B7D2B03}">
  <ds:schemaRefs>
    <ds:schemaRef ds:uri="http://schemas.microsoft.com/sharepoint/v3/contenttype/forms"/>
  </ds:schemaRefs>
</ds:datastoreItem>
</file>

<file path=customXml/itemProps4.xml><?xml version="1.0" encoding="utf-8"?>
<ds:datastoreItem xmlns:ds="http://schemas.openxmlformats.org/officeDocument/2006/customXml" ds:itemID="{44C1DE24-14E5-477B-A2F7-A832B6BF5D8C}">
  <ds:schemaRefs>
    <ds:schemaRef ds:uri="http://schemas.openxmlformats.org/officeDocument/2006/bibliography"/>
  </ds:schemaRefs>
</ds:datastoreItem>
</file>

<file path=customXml/itemProps5.xml><?xml version="1.0" encoding="utf-8"?>
<ds:datastoreItem xmlns:ds="http://schemas.openxmlformats.org/officeDocument/2006/customXml" ds:itemID="{0C24F3C0-14B7-47A7-9B6E-E760233251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b94cac55-503a-4701-8664-2f1797147843"/>
    <ds:schemaRef ds:uri="8a3dae46-eabf-4822-a32a-b198edaa63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64</Pages>
  <Words>9273</Words>
  <Characters>50263</Characters>
  <Application>Microsoft Office Word</Application>
  <DocSecurity>2</DocSecurity>
  <Lines>3141</Lines>
  <Paragraphs>1920</Paragraphs>
  <ScaleCrop>false</ScaleCrop>
  <Company/>
  <LinksUpToDate>false</LinksUpToDate>
  <CharactersWithSpaces>57616</CharactersWithSpaces>
  <SharedDoc>false</SharedDoc>
  <HLinks>
    <vt:vector size="294" baseType="variant">
      <vt:variant>
        <vt:i4>1835060</vt:i4>
      </vt:variant>
      <vt:variant>
        <vt:i4>260</vt:i4>
      </vt:variant>
      <vt:variant>
        <vt:i4>0</vt:i4>
      </vt:variant>
      <vt:variant>
        <vt:i4>5</vt:i4>
      </vt:variant>
      <vt:variant>
        <vt:lpwstr/>
      </vt:variant>
      <vt:variant>
        <vt:lpwstr>_Toc216200083</vt:lpwstr>
      </vt:variant>
      <vt:variant>
        <vt:i4>1835060</vt:i4>
      </vt:variant>
      <vt:variant>
        <vt:i4>254</vt:i4>
      </vt:variant>
      <vt:variant>
        <vt:i4>0</vt:i4>
      </vt:variant>
      <vt:variant>
        <vt:i4>5</vt:i4>
      </vt:variant>
      <vt:variant>
        <vt:lpwstr/>
      </vt:variant>
      <vt:variant>
        <vt:lpwstr>_Toc216200082</vt:lpwstr>
      </vt:variant>
      <vt:variant>
        <vt:i4>1835060</vt:i4>
      </vt:variant>
      <vt:variant>
        <vt:i4>248</vt:i4>
      </vt:variant>
      <vt:variant>
        <vt:i4>0</vt:i4>
      </vt:variant>
      <vt:variant>
        <vt:i4>5</vt:i4>
      </vt:variant>
      <vt:variant>
        <vt:lpwstr/>
      </vt:variant>
      <vt:variant>
        <vt:lpwstr>_Toc216200081</vt:lpwstr>
      </vt:variant>
      <vt:variant>
        <vt:i4>1835060</vt:i4>
      </vt:variant>
      <vt:variant>
        <vt:i4>242</vt:i4>
      </vt:variant>
      <vt:variant>
        <vt:i4>0</vt:i4>
      </vt:variant>
      <vt:variant>
        <vt:i4>5</vt:i4>
      </vt:variant>
      <vt:variant>
        <vt:lpwstr/>
      </vt:variant>
      <vt:variant>
        <vt:lpwstr>_Toc216200080</vt:lpwstr>
      </vt:variant>
      <vt:variant>
        <vt:i4>1245236</vt:i4>
      </vt:variant>
      <vt:variant>
        <vt:i4>236</vt:i4>
      </vt:variant>
      <vt:variant>
        <vt:i4>0</vt:i4>
      </vt:variant>
      <vt:variant>
        <vt:i4>5</vt:i4>
      </vt:variant>
      <vt:variant>
        <vt:lpwstr/>
      </vt:variant>
      <vt:variant>
        <vt:lpwstr>_Toc216200079</vt:lpwstr>
      </vt:variant>
      <vt:variant>
        <vt:i4>1245236</vt:i4>
      </vt:variant>
      <vt:variant>
        <vt:i4>230</vt:i4>
      </vt:variant>
      <vt:variant>
        <vt:i4>0</vt:i4>
      </vt:variant>
      <vt:variant>
        <vt:i4>5</vt:i4>
      </vt:variant>
      <vt:variant>
        <vt:lpwstr/>
      </vt:variant>
      <vt:variant>
        <vt:lpwstr>_Toc216200078</vt:lpwstr>
      </vt:variant>
      <vt:variant>
        <vt:i4>1245236</vt:i4>
      </vt:variant>
      <vt:variant>
        <vt:i4>224</vt:i4>
      </vt:variant>
      <vt:variant>
        <vt:i4>0</vt:i4>
      </vt:variant>
      <vt:variant>
        <vt:i4>5</vt:i4>
      </vt:variant>
      <vt:variant>
        <vt:lpwstr/>
      </vt:variant>
      <vt:variant>
        <vt:lpwstr>_Toc216200077</vt:lpwstr>
      </vt:variant>
      <vt:variant>
        <vt:i4>1245236</vt:i4>
      </vt:variant>
      <vt:variant>
        <vt:i4>218</vt:i4>
      </vt:variant>
      <vt:variant>
        <vt:i4>0</vt:i4>
      </vt:variant>
      <vt:variant>
        <vt:i4>5</vt:i4>
      </vt:variant>
      <vt:variant>
        <vt:lpwstr/>
      </vt:variant>
      <vt:variant>
        <vt:lpwstr>_Toc216200076</vt:lpwstr>
      </vt:variant>
      <vt:variant>
        <vt:i4>1245236</vt:i4>
      </vt:variant>
      <vt:variant>
        <vt:i4>212</vt:i4>
      </vt:variant>
      <vt:variant>
        <vt:i4>0</vt:i4>
      </vt:variant>
      <vt:variant>
        <vt:i4>5</vt:i4>
      </vt:variant>
      <vt:variant>
        <vt:lpwstr/>
      </vt:variant>
      <vt:variant>
        <vt:lpwstr>_Toc216200075</vt:lpwstr>
      </vt:variant>
      <vt:variant>
        <vt:i4>1245236</vt:i4>
      </vt:variant>
      <vt:variant>
        <vt:i4>206</vt:i4>
      </vt:variant>
      <vt:variant>
        <vt:i4>0</vt:i4>
      </vt:variant>
      <vt:variant>
        <vt:i4>5</vt:i4>
      </vt:variant>
      <vt:variant>
        <vt:lpwstr/>
      </vt:variant>
      <vt:variant>
        <vt:lpwstr>_Toc216200074</vt:lpwstr>
      </vt:variant>
      <vt:variant>
        <vt:i4>1245236</vt:i4>
      </vt:variant>
      <vt:variant>
        <vt:i4>200</vt:i4>
      </vt:variant>
      <vt:variant>
        <vt:i4>0</vt:i4>
      </vt:variant>
      <vt:variant>
        <vt:i4>5</vt:i4>
      </vt:variant>
      <vt:variant>
        <vt:lpwstr/>
      </vt:variant>
      <vt:variant>
        <vt:lpwstr>_Toc216200073</vt:lpwstr>
      </vt:variant>
      <vt:variant>
        <vt:i4>1245236</vt:i4>
      </vt:variant>
      <vt:variant>
        <vt:i4>194</vt:i4>
      </vt:variant>
      <vt:variant>
        <vt:i4>0</vt:i4>
      </vt:variant>
      <vt:variant>
        <vt:i4>5</vt:i4>
      </vt:variant>
      <vt:variant>
        <vt:lpwstr/>
      </vt:variant>
      <vt:variant>
        <vt:lpwstr>_Toc216200072</vt:lpwstr>
      </vt:variant>
      <vt:variant>
        <vt:i4>1245236</vt:i4>
      </vt:variant>
      <vt:variant>
        <vt:i4>188</vt:i4>
      </vt:variant>
      <vt:variant>
        <vt:i4>0</vt:i4>
      </vt:variant>
      <vt:variant>
        <vt:i4>5</vt:i4>
      </vt:variant>
      <vt:variant>
        <vt:lpwstr/>
      </vt:variant>
      <vt:variant>
        <vt:lpwstr>_Toc216200071</vt:lpwstr>
      </vt:variant>
      <vt:variant>
        <vt:i4>1245236</vt:i4>
      </vt:variant>
      <vt:variant>
        <vt:i4>182</vt:i4>
      </vt:variant>
      <vt:variant>
        <vt:i4>0</vt:i4>
      </vt:variant>
      <vt:variant>
        <vt:i4>5</vt:i4>
      </vt:variant>
      <vt:variant>
        <vt:lpwstr/>
      </vt:variant>
      <vt:variant>
        <vt:lpwstr>_Toc216200070</vt:lpwstr>
      </vt:variant>
      <vt:variant>
        <vt:i4>1179700</vt:i4>
      </vt:variant>
      <vt:variant>
        <vt:i4>176</vt:i4>
      </vt:variant>
      <vt:variant>
        <vt:i4>0</vt:i4>
      </vt:variant>
      <vt:variant>
        <vt:i4>5</vt:i4>
      </vt:variant>
      <vt:variant>
        <vt:lpwstr/>
      </vt:variant>
      <vt:variant>
        <vt:lpwstr>_Toc216200069</vt:lpwstr>
      </vt:variant>
      <vt:variant>
        <vt:i4>1179700</vt:i4>
      </vt:variant>
      <vt:variant>
        <vt:i4>170</vt:i4>
      </vt:variant>
      <vt:variant>
        <vt:i4>0</vt:i4>
      </vt:variant>
      <vt:variant>
        <vt:i4>5</vt:i4>
      </vt:variant>
      <vt:variant>
        <vt:lpwstr/>
      </vt:variant>
      <vt:variant>
        <vt:lpwstr>_Toc216200068</vt:lpwstr>
      </vt:variant>
      <vt:variant>
        <vt:i4>1179700</vt:i4>
      </vt:variant>
      <vt:variant>
        <vt:i4>164</vt:i4>
      </vt:variant>
      <vt:variant>
        <vt:i4>0</vt:i4>
      </vt:variant>
      <vt:variant>
        <vt:i4>5</vt:i4>
      </vt:variant>
      <vt:variant>
        <vt:lpwstr/>
      </vt:variant>
      <vt:variant>
        <vt:lpwstr>_Toc216200067</vt:lpwstr>
      </vt:variant>
      <vt:variant>
        <vt:i4>1179700</vt:i4>
      </vt:variant>
      <vt:variant>
        <vt:i4>158</vt:i4>
      </vt:variant>
      <vt:variant>
        <vt:i4>0</vt:i4>
      </vt:variant>
      <vt:variant>
        <vt:i4>5</vt:i4>
      </vt:variant>
      <vt:variant>
        <vt:lpwstr/>
      </vt:variant>
      <vt:variant>
        <vt:lpwstr>_Toc216200066</vt:lpwstr>
      </vt:variant>
      <vt:variant>
        <vt:i4>1179700</vt:i4>
      </vt:variant>
      <vt:variant>
        <vt:i4>152</vt:i4>
      </vt:variant>
      <vt:variant>
        <vt:i4>0</vt:i4>
      </vt:variant>
      <vt:variant>
        <vt:i4>5</vt:i4>
      </vt:variant>
      <vt:variant>
        <vt:lpwstr/>
      </vt:variant>
      <vt:variant>
        <vt:lpwstr>_Toc216200065</vt:lpwstr>
      </vt:variant>
      <vt:variant>
        <vt:i4>1179700</vt:i4>
      </vt:variant>
      <vt:variant>
        <vt:i4>146</vt:i4>
      </vt:variant>
      <vt:variant>
        <vt:i4>0</vt:i4>
      </vt:variant>
      <vt:variant>
        <vt:i4>5</vt:i4>
      </vt:variant>
      <vt:variant>
        <vt:lpwstr/>
      </vt:variant>
      <vt:variant>
        <vt:lpwstr>_Toc216200064</vt:lpwstr>
      </vt:variant>
      <vt:variant>
        <vt:i4>1179700</vt:i4>
      </vt:variant>
      <vt:variant>
        <vt:i4>140</vt:i4>
      </vt:variant>
      <vt:variant>
        <vt:i4>0</vt:i4>
      </vt:variant>
      <vt:variant>
        <vt:i4>5</vt:i4>
      </vt:variant>
      <vt:variant>
        <vt:lpwstr/>
      </vt:variant>
      <vt:variant>
        <vt:lpwstr>_Toc216200063</vt:lpwstr>
      </vt:variant>
      <vt:variant>
        <vt:i4>1179700</vt:i4>
      </vt:variant>
      <vt:variant>
        <vt:i4>134</vt:i4>
      </vt:variant>
      <vt:variant>
        <vt:i4>0</vt:i4>
      </vt:variant>
      <vt:variant>
        <vt:i4>5</vt:i4>
      </vt:variant>
      <vt:variant>
        <vt:lpwstr/>
      </vt:variant>
      <vt:variant>
        <vt:lpwstr>_Toc216200062</vt:lpwstr>
      </vt:variant>
      <vt:variant>
        <vt:i4>1179700</vt:i4>
      </vt:variant>
      <vt:variant>
        <vt:i4>128</vt:i4>
      </vt:variant>
      <vt:variant>
        <vt:i4>0</vt:i4>
      </vt:variant>
      <vt:variant>
        <vt:i4>5</vt:i4>
      </vt:variant>
      <vt:variant>
        <vt:lpwstr/>
      </vt:variant>
      <vt:variant>
        <vt:lpwstr>_Toc216200061</vt:lpwstr>
      </vt:variant>
      <vt:variant>
        <vt:i4>1179700</vt:i4>
      </vt:variant>
      <vt:variant>
        <vt:i4>122</vt:i4>
      </vt:variant>
      <vt:variant>
        <vt:i4>0</vt:i4>
      </vt:variant>
      <vt:variant>
        <vt:i4>5</vt:i4>
      </vt:variant>
      <vt:variant>
        <vt:lpwstr/>
      </vt:variant>
      <vt:variant>
        <vt:lpwstr>_Toc216200060</vt:lpwstr>
      </vt:variant>
      <vt:variant>
        <vt:i4>1114164</vt:i4>
      </vt:variant>
      <vt:variant>
        <vt:i4>116</vt:i4>
      </vt:variant>
      <vt:variant>
        <vt:i4>0</vt:i4>
      </vt:variant>
      <vt:variant>
        <vt:i4>5</vt:i4>
      </vt:variant>
      <vt:variant>
        <vt:lpwstr/>
      </vt:variant>
      <vt:variant>
        <vt:lpwstr>_Toc216200059</vt:lpwstr>
      </vt:variant>
      <vt:variant>
        <vt:i4>1114164</vt:i4>
      </vt:variant>
      <vt:variant>
        <vt:i4>110</vt:i4>
      </vt:variant>
      <vt:variant>
        <vt:i4>0</vt:i4>
      </vt:variant>
      <vt:variant>
        <vt:i4>5</vt:i4>
      </vt:variant>
      <vt:variant>
        <vt:lpwstr/>
      </vt:variant>
      <vt:variant>
        <vt:lpwstr>_Toc216200058</vt:lpwstr>
      </vt:variant>
      <vt:variant>
        <vt:i4>1114164</vt:i4>
      </vt:variant>
      <vt:variant>
        <vt:i4>104</vt:i4>
      </vt:variant>
      <vt:variant>
        <vt:i4>0</vt:i4>
      </vt:variant>
      <vt:variant>
        <vt:i4>5</vt:i4>
      </vt:variant>
      <vt:variant>
        <vt:lpwstr/>
      </vt:variant>
      <vt:variant>
        <vt:lpwstr>_Toc216200057</vt:lpwstr>
      </vt:variant>
      <vt:variant>
        <vt:i4>1114164</vt:i4>
      </vt:variant>
      <vt:variant>
        <vt:i4>98</vt:i4>
      </vt:variant>
      <vt:variant>
        <vt:i4>0</vt:i4>
      </vt:variant>
      <vt:variant>
        <vt:i4>5</vt:i4>
      </vt:variant>
      <vt:variant>
        <vt:lpwstr/>
      </vt:variant>
      <vt:variant>
        <vt:lpwstr>_Toc216200056</vt:lpwstr>
      </vt:variant>
      <vt:variant>
        <vt:i4>1114164</vt:i4>
      </vt:variant>
      <vt:variant>
        <vt:i4>92</vt:i4>
      </vt:variant>
      <vt:variant>
        <vt:i4>0</vt:i4>
      </vt:variant>
      <vt:variant>
        <vt:i4>5</vt:i4>
      </vt:variant>
      <vt:variant>
        <vt:lpwstr/>
      </vt:variant>
      <vt:variant>
        <vt:lpwstr>_Toc216200055</vt:lpwstr>
      </vt:variant>
      <vt:variant>
        <vt:i4>1114164</vt:i4>
      </vt:variant>
      <vt:variant>
        <vt:i4>86</vt:i4>
      </vt:variant>
      <vt:variant>
        <vt:i4>0</vt:i4>
      </vt:variant>
      <vt:variant>
        <vt:i4>5</vt:i4>
      </vt:variant>
      <vt:variant>
        <vt:lpwstr/>
      </vt:variant>
      <vt:variant>
        <vt:lpwstr>_Toc216200054</vt:lpwstr>
      </vt:variant>
      <vt:variant>
        <vt:i4>1114164</vt:i4>
      </vt:variant>
      <vt:variant>
        <vt:i4>80</vt:i4>
      </vt:variant>
      <vt:variant>
        <vt:i4>0</vt:i4>
      </vt:variant>
      <vt:variant>
        <vt:i4>5</vt:i4>
      </vt:variant>
      <vt:variant>
        <vt:lpwstr/>
      </vt:variant>
      <vt:variant>
        <vt:lpwstr>_Toc216200053</vt:lpwstr>
      </vt:variant>
      <vt:variant>
        <vt:i4>1114164</vt:i4>
      </vt:variant>
      <vt:variant>
        <vt:i4>74</vt:i4>
      </vt:variant>
      <vt:variant>
        <vt:i4>0</vt:i4>
      </vt:variant>
      <vt:variant>
        <vt:i4>5</vt:i4>
      </vt:variant>
      <vt:variant>
        <vt:lpwstr/>
      </vt:variant>
      <vt:variant>
        <vt:lpwstr>_Toc216200052</vt:lpwstr>
      </vt:variant>
      <vt:variant>
        <vt:i4>1114164</vt:i4>
      </vt:variant>
      <vt:variant>
        <vt:i4>68</vt:i4>
      </vt:variant>
      <vt:variant>
        <vt:i4>0</vt:i4>
      </vt:variant>
      <vt:variant>
        <vt:i4>5</vt:i4>
      </vt:variant>
      <vt:variant>
        <vt:lpwstr/>
      </vt:variant>
      <vt:variant>
        <vt:lpwstr>_Toc216200051</vt:lpwstr>
      </vt:variant>
      <vt:variant>
        <vt:i4>1114164</vt:i4>
      </vt:variant>
      <vt:variant>
        <vt:i4>62</vt:i4>
      </vt:variant>
      <vt:variant>
        <vt:i4>0</vt:i4>
      </vt:variant>
      <vt:variant>
        <vt:i4>5</vt:i4>
      </vt:variant>
      <vt:variant>
        <vt:lpwstr/>
      </vt:variant>
      <vt:variant>
        <vt:lpwstr>_Toc216200050</vt:lpwstr>
      </vt:variant>
      <vt:variant>
        <vt:i4>1048628</vt:i4>
      </vt:variant>
      <vt:variant>
        <vt:i4>56</vt:i4>
      </vt:variant>
      <vt:variant>
        <vt:i4>0</vt:i4>
      </vt:variant>
      <vt:variant>
        <vt:i4>5</vt:i4>
      </vt:variant>
      <vt:variant>
        <vt:lpwstr/>
      </vt:variant>
      <vt:variant>
        <vt:lpwstr>_Toc216200049</vt:lpwstr>
      </vt:variant>
      <vt:variant>
        <vt:i4>1048628</vt:i4>
      </vt:variant>
      <vt:variant>
        <vt:i4>50</vt:i4>
      </vt:variant>
      <vt:variant>
        <vt:i4>0</vt:i4>
      </vt:variant>
      <vt:variant>
        <vt:i4>5</vt:i4>
      </vt:variant>
      <vt:variant>
        <vt:lpwstr/>
      </vt:variant>
      <vt:variant>
        <vt:lpwstr>_Toc216200048</vt:lpwstr>
      </vt:variant>
      <vt:variant>
        <vt:i4>1048628</vt:i4>
      </vt:variant>
      <vt:variant>
        <vt:i4>44</vt:i4>
      </vt:variant>
      <vt:variant>
        <vt:i4>0</vt:i4>
      </vt:variant>
      <vt:variant>
        <vt:i4>5</vt:i4>
      </vt:variant>
      <vt:variant>
        <vt:lpwstr/>
      </vt:variant>
      <vt:variant>
        <vt:lpwstr>_Toc216200047</vt:lpwstr>
      </vt:variant>
      <vt:variant>
        <vt:i4>1048628</vt:i4>
      </vt:variant>
      <vt:variant>
        <vt:i4>38</vt:i4>
      </vt:variant>
      <vt:variant>
        <vt:i4>0</vt:i4>
      </vt:variant>
      <vt:variant>
        <vt:i4>5</vt:i4>
      </vt:variant>
      <vt:variant>
        <vt:lpwstr/>
      </vt:variant>
      <vt:variant>
        <vt:lpwstr>_Toc216200046</vt:lpwstr>
      </vt:variant>
      <vt:variant>
        <vt:i4>1048628</vt:i4>
      </vt:variant>
      <vt:variant>
        <vt:i4>32</vt:i4>
      </vt:variant>
      <vt:variant>
        <vt:i4>0</vt:i4>
      </vt:variant>
      <vt:variant>
        <vt:i4>5</vt:i4>
      </vt:variant>
      <vt:variant>
        <vt:lpwstr/>
      </vt:variant>
      <vt:variant>
        <vt:lpwstr>_Toc216200045</vt:lpwstr>
      </vt:variant>
      <vt:variant>
        <vt:i4>1048628</vt:i4>
      </vt:variant>
      <vt:variant>
        <vt:i4>26</vt:i4>
      </vt:variant>
      <vt:variant>
        <vt:i4>0</vt:i4>
      </vt:variant>
      <vt:variant>
        <vt:i4>5</vt:i4>
      </vt:variant>
      <vt:variant>
        <vt:lpwstr/>
      </vt:variant>
      <vt:variant>
        <vt:lpwstr>_Toc216200044</vt:lpwstr>
      </vt:variant>
      <vt:variant>
        <vt:i4>1048628</vt:i4>
      </vt:variant>
      <vt:variant>
        <vt:i4>20</vt:i4>
      </vt:variant>
      <vt:variant>
        <vt:i4>0</vt:i4>
      </vt:variant>
      <vt:variant>
        <vt:i4>5</vt:i4>
      </vt:variant>
      <vt:variant>
        <vt:lpwstr/>
      </vt:variant>
      <vt:variant>
        <vt:lpwstr>_Toc216200043</vt:lpwstr>
      </vt:variant>
      <vt:variant>
        <vt:i4>1048628</vt:i4>
      </vt:variant>
      <vt:variant>
        <vt:i4>14</vt:i4>
      </vt:variant>
      <vt:variant>
        <vt:i4>0</vt:i4>
      </vt:variant>
      <vt:variant>
        <vt:i4>5</vt:i4>
      </vt:variant>
      <vt:variant>
        <vt:lpwstr/>
      </vt:variant>
      <vt:variant>
        <vt:lpwstr>_Toc216200042</vt:lpwstr>
      </vt:variant>
      <vt:variant>
        <vt:i4>1048628</vt:i4>
      </vt:variant>
      <vt:variant>
        <vt:i4>8</vt:i4>
      </vt:variant>
      <vt:variant>
        <vt:i4>0</vt:i4>
      </vt:variant>
      <vt:variant>
        <vt:i4>5</vt:i4>
      </vt:variant>
      <vt:variant>
        <vt:lpwstr/>
      </vt:variant>
      <vt:variant>
        <vt:lpwstr>_Toc216200041</vt:lpwstr>
      </vt:variant>
      <vt:variant>
        <vt:i4>1048628</vt:i4>
      </vt:variant>
      <vt:variant>
        <vt:i4>2</vt:i4>
      </vt:variant>
      <vt:variant>
        <vt:i4>0</vt:i4>
      </vt:variant>
      <vt:variant>
        <vt:i4>5</vt:i4>
      </vt:variant>
      <vt:variant>
        <vt:lpwstr/>
      </vt:variant>
      <vt:variant>
        <vt:lpwstr>_Toc216200040</vt:lpwstr>
      </vt:variant>
      <vt:variant>
        <vt:i4>7602178</vt:i4>
      </vt:variant>
      <vt:variant>
        <vt:i4>12</vt:i4>
      </vt:variant>
      <vt:variant>
        <vt:i4>0</vt:i4>
      </vt:variant>
      <vt:variant>
        <vt:i4>5</vt:i4>
      </vt:variant>
      <vt:variant>
        <vt:lpwstr>mailto:kqxs973@astrazeneca.net</vt:lpwstr>
      </vt:variant>
      <vt:variant>
        <vt:lpwstr/>
      </vt:variant>
      <vt:variant>
        <vt:i4>7077899</vt:i4>
      </vt:variant>
      <vt:variant>
        <vt:i4>9</vt:i4>
      </vt:variant>
      <vt:variant>
        <vt:i4>0</vt:i4>
      </vt:variant>
      <vt:variant>
        <vt:i4>5</vt:i4>
      </vt:variant>
      <vt:variant>
        <vt:lpwstr>mailto:kmhf173@astrazeneca.net</vt:lpwstr>
      </vt:variant>
      <vt:variant>
        <vt:lpwstr/>
      </vt:variant>
      <vt:variant>
        <vt:i4>7536671</vt:i4>
      </vt:variant>
      <vt:variant>
        <vt:i4>6</vt:i4>
      </vt:variant>
      <vt:variant>
        <vt:i4>0</vt:i4>
      </vt:variant>
      <vt:variant>
        <vt:i4>5</vt:i4>
      </vt:variant>
      <vt:variant>
        <vt:lpwstr>mailto:kgwv597@astrazeneca.net</vt:lpwstr>
      </vt:variant>
      <vt:variant>
        <vt:lpwstr/>
      </vt:variant>
      <vt:variant>
        <vt:i4>7733262</vt:i4>
      </vt:variant>
      <vt:variant>
        <vt:i4>3</vt:i4>
      </vt:variant>
      <vt:variant>
        <vt:i4>0</vt:i4>
      </vt:variant>
      <vt:variant>
        <vt:i4>5</vt:i4>
      </vt:variant>
      <vt:variant>
        <vt:lpwstr>mailto:krqs382@astrazeneca.net</vt:lpwstr>
      </vt:variant>
      <vt:variant>
        <vt:lpwstr/>
      </vt:variant>
      <vt:variant>
        <vt:i4>7733262</vt:i4>
      </vt:variant>
      <vt:variant>
        <vt:i4>0</vt:i4>
      </vt:variant>
      <vt:variant>
        <vt:i4>0</vt:i4>
      </vt:variant>
      <vt:variant>
        <vt:i4>5</vt:i4>
      </vt:variant>
      <vt:variant>
        <vt:lpwstr>mailto:krqs382@astrazeneca.net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 Xu</dc:creator>
  <cp:keywords/>
  <dc:description/>
  <cp:lastModifiedBy>Yang, Jimmy</cp:lastModifiedBy>
  <cp:revision>3</cp:revision>
  <dcterms:created xsi:type="dcterms:W3CDTF">2026-02-05T08:44:00Z</dcterms:created>
  <dcterms:modified xsi:type="dcterms:W3CDTF">2026-02-05T09:25:00Z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0x010100D5CE6F1550544C4C8BB8907E3C2B6CF4</vt:lpwstr>
  </property>
  <property fmtid="{D5CDD505-2E9C-101B-9397-08002B2CF9AE}" pid="3" name="MediaServiceImageTags">
    <vt:lpwstr/>
  </property>
</Properties>
</file>